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chart2.xml" ContentType="application/vnd.openxmlformats-officedocument.drawingml.chart+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08929" w14:textId="77777777" w:rsidR="00617E32" w:rsidRPr="002D77BE" w:rsidRDefault="00617E32" w:rsidP="0033116A">
      <w:pPr>
        <w:spacing w:after="0" w:line="240" w:lineRule="auto"/>
        <w:rPr>
          <w:rFonts w:ascii="Titillium" w:eastAsia="Calibri" w:hAnsi="Titillium"/>
        </w:rPr>
      </w:pPr>
      <w:bookmarkStart w:id="0" w:name="_Toc219154060"/>
      <w:bookmarkStart w:id="1" w:name="_Toc219232927"/>
      <w:bookmarkStart w:id="2" w:name="_Toc219154088"/>
      <w:bookmarkEnd w:id="0"/>
      <w:bookmarkEnd w:id="1"/>
      <w:bookmarkEnd w:id="2"/>
    </w:p>
    <w:p w14:paraId="6C0A96A0" w14:textId="77777777" w:rsidR="00617E32" w:rsidRPr="002D77BE" w:rsidRDefault="00617E32" w:rsidP="0033116A">
      <w:pPr>
        <w:spacing w:after="0" w:line="240" w:lineRule="auto"/>
        <w:rPr>
          <w:rFonts w:ascii="Titillium" w:eastAsia="Calibri" w:hAnsi="Titillium"/>
        </w:rPr>
      </w:pPr>
    </w:p>
    <w:p w14:paraId="6D4162D2" w14:textId="5DEFA1A1" w:rsidR="00617E32" w:rsidRPr="002D77BE" w:rsidRDefault="00617E32" w:rsidP="0033116A">
      <w:pPr>
        <w:spacing w:after="0" w:line="240" w:lineRule="auto"/>
        <w:jc w:val="center"/>
        <w:rPr>
          <w:rFonts w:ascii="Titillium" w:eastAsia="Calibri" w:hAnsi="Titillium"/>
        </w:rPr>
      </w:pPr>
      <w:r w:rsidRPr="002D77BE">
        <w:rPr>
          <w:rFonts w:ascii="Titillium" w:eastAsia="Calibri" w:hAnsi="Titillium"/>
          <w:noProof/>
          <w:lang w:eastAsia="pl-PL"/>
        </w:rPr>
        <w:drawing>
          <wp:inline distT="0" distB="0" distL="0" distR="0" wp14:anchorId="41CD9742" wp14:editId="02D91B0E">
            <wp:extent cx="5082540" cy="2466975"/>
            <wp:effectExtent l="0" t="0" r="3810" b="9525"/>
            <wp:docPr id="3" name="Picture 3" descr="agh_nzw_s_pl_1w_wbr_rgb_150p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 descr="agh_nzw_s_pl_1w_wbr_rgb_150ppi"/>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82540" cy="2466975"/>
                    </a:xfrm>
                    <a:prstGeom prst="rect">
                      <a:avLst/>
                    </a:prstGeom>
                    <a:noFill/>
                    <a:ln>
                      <a:noFill/>
                    </a:ln>
                  </pic:spPr>
                </pic:pic>
              </a:graphicData>
            </a:graphic>
          </wp:inline>
        </w:drawing>
      </w:r>
    </w:p>
    <w:p w14:paraId="493248B9" w14:textId="77777777" w:rsidR="009E3837" w:rsidRPr="002D77BE" w:rsidRDefault="009E3837" w:rsidP="009E3837">
      <w:pPr>
        <w:spacing w:before="240" w:after="0" w:line="240" w:lineRule="auto"/>
        <w:jc w:val="center"/>
        <w:rPr>
          <w:rFonts w:ascii="Titillium" w:eastAsia="Calibri" w:hAnsi="Titillium"/>
          <w:sz w:val="22"/>
        </w:rPr>
      </w:pPr>
      <w:r w:rsidRPr="002D77BE">
        <w:rPr>
          <w:rFonts w:ascii="Titillium" w:eastAsia="Calibri" w:hAnsi="Titillium"/>
          <w:b/>
          <w:sz w:val="22"/>
        </w:rPr>
        <w:t>WYDZIAŁ INŻYNIERII METALI I INFORMATYKI PRZEMYSŁOWEJ</w:t>
      </w:r>
      <w:r w:rsidRPr="002D77BE">
        <w:rPr>
          <w:rFonts w:ascii="Titillium" w:eastAsia="Calibri" w:hAnsi="Titillium"/>
          <w:sz w:val="22"/>
        </w:rPr>
        <w:t xml:space="preserve"> </w:t>
      </w:r>
    </w:p>
    <w:p w14:paraId="291CCA09" w14:textId="77777777" w:rsidR="009E3837" w:rsidRPr="002D77BE" w:rsidRDefault="009E3837" w:rsidP="009E3837">
      <w:pPr>
        <w:spacing w:before="240" w:after="0" w:line="240" w:lineRule="auto"/>
        <w:jc w:val="center"/>
        <w:rPr>
          <w:rFonts w:ascii="Titillium" w:eastAsia="Calibri" w:hAnsi="Titillium"/>
          <w:sz w:val="22"/>
        </w:rPr>
      </w:pPr>
      <w:r w:rsidRPr="002D77BE">
        <w:rPr>
          <w:rFonts w:ascii="Titillium" w:eastAsia="Calibri" w:hAnsi="Titillium"/>
          <w:sz w:val="22"/>
        </w:rPr>
        <w:t>KATEDRA INFORMATYKI STOSOWANEJ I MODELOWANIA</w:t>
      </w:r>
    </w:p>
    <w:p w14:paraId="507F732A" w14:textId="77777777" w:rsidR="009E3837" w:rsidRPr="002D77BE" w:rsidRDefault="009E3837" w:rsidP="009E3837">
      <w:pPr>
        <w:spacing w:after="0" w:line="240" w:lineRule="auto"/>
        <w:rPr>
          <w:rFonts w:ascii="Titillium" w:eastAsia="Calibri" w:hAnsi="Titillium"/>
        </w:rPr>
      </w:pPr>
    </w:p>
    <w:p w14:paraId="4471FF6E" w14:textId="77777777" w:rsidR="009E3837" w:rsidRPr="002D77BE" w:rsidRDefault="009E3837" w:rsidP="009E3837">
      <w:pPr>
        <w:spacing w:after="0" w:line="240" w:lineRule="auto"/>
        <w:rPr>
          <w:rFonts w:ascii="Titillium" w:eastAsia="Calibri" w:hAnsi="Titillium"/>
        </w:rPr>
      </w:pPr>
    </w:p>
    <w:p w14:paraId="6460EB63" w14:textId="77777777" w:rsidR="009E3837" w:rsidRPr="002D77BE" w:rsidRDefault="009E3837" w:rsidP="009E3837">
      <w:pPr>
        <w:spacing w:after="0" w:line="240" w:lineRule="auto"/>
        <w:rPr>
          <w:rFonts w:ascii="Titillium" w:eastAsia="Calibri" w:hAnsi="Titillium"/>
        </w:rPr>
      </w:pPr>
    </w:p>
    <w:p w14:paraId="7533194A" w14:textId="77777777" w:rsidR="009E3837" w:rsidRPr="002D77BE" w:rsidRDefault="009E3837" w:rsidP="009E3837">
      <w:pPr>
        <w:spacing w:before="120" w:after="0" w:line="240" w:lineRule="auto"/>
        <w:jc w:val="center"/>
        <w:rPr>
          <w:rFonts w:ascii="Titillium" w:eastAsia="Calibri" w:hAnsi="Titillium"/>
          <w:sz w:val="36"/>
        </w:rPr>
      </w:pPr>
      <w:r w:rsidRPr="002D77BE">
        <w:rPr>
          <w:rFonts w:ascii="Titillium" w:eastAsia="Calibri" w:hAnsi="Titillium"/>
          <w:sz w:val="36"/>
        </w:rPr>
        <w:t>Projekt dyplomowy</w:t>
      </w:r>
    </w:p>
    <w:p w14:paraId="445E3467" w14:textId="77777777" w:rsidR="009E3837" w:rsidRPr="002D77BE" w:rsidRDefault="009E3837" w:rsidP="009E3837">
      <w:pPr>
        <w:spacing w:before="200" w:after="0" w:line="240" w:lineRule="auto"/>
        <w:jc w:val="center"/>
        <w:rPr>
          <w:rFonts w:ascii="Titillium" w:eastAsia="Calibri" w:hAnsi="Titillium"/>
          <w:b/>
        </w:rPr>
      </w:pPr>
    </w:p>
    <w:p w14:paraId="6D0D2B75" w14:textId="576EB179" w:rsidR="009E3837" w:rsidRPr="002D77BE" w:rsidRDefault="0044129F" w:rsidP="009E3837">
      <w:pPr>
        <w:spacing w:after="0" w:line="240" w:lineRule="auto"/>
        <w:jc w:val="center"/>
        <w:rPr>
          <w:rFonts w:ascii="Titillium" w:eastAsia="Calibri" w:hAnsi="Titillium"/>
          <w:i/>
          <w:sz w:val="32"/>
          <w:szCs w:val="36"/>
        </w:rPr>
      </w:pPr>
      <w:r w:rsidRPr="0044129F">
        <w:rPr>
          <w:rFonts w:ascii="Titillium" w:eastAsia="Calibri" w:hAnsi="Titillium"/>
          <w:i/>
          <w:sz w:val="32"/>
          <w:szCs w:val="36"/>
        </w:rPr>
        <w:t>Opracowanie środowiska obliczeniowego ECS (Encja</w:t>
      </w:r>
      <w:ins w:id="3" w:author="Filip Rak" w:date="2026-01-21T23:49:00Z" w16du:dateUtc="2026-01-21T22:49:00Z">
        <w:r w:rsidR="0049243B" w:rsidRPr="00EA5F95">
          <w:rPr>
            <w:rFonts w:ascii="Titillium" w:eastAsia="Calibri" w:hAnsi="Titillium"/>
            <w:i/>
            <w:sz w:val="32"/>
            <w:szCs w:val="36"/>
          </w:rPr>
          <w:t>–</w:t>
        </w:r>
      </w:ins>
      <w:del w:id="4" w:author="Filip Rak" w:date="2026-01-21T23:47:00Z" w16du:dateUtc="2026-01-21T22:47:00Z">
        <w:r w:rsidRPr="0044129F" w:rsidDel="00046145">
          <w:rPr>
            <w:rFonts w:ascii="Titillium" w:eastAsia="Calibri" w:hAnsi="Titillium"/>
            <w:i/>
            <w:sz w:val="32"/>
            <w:szCs w:val="36"/>
          </w:rPr>
          <w:delText>-</w:delText>
        </w:r>
      </w:del>
      <w:r w:rsidRPr="0044129F">
        <w:rPr>
          <w:rFonts w:ascii="Titillium" w:eastAsia="Calibri" w:hAnsi="Titillium"/>
          <w:i/>
          <w:sz w:val="32"/>
          <w:szCs w:val="36"/>
        </w:rPr>
        <w:t>Komponent</w:t>
      </w:r>
      <w:ins w:id="5" w:author="Filip Rak" w:date="2026-01-21T23:49:00Z" w16du:dateUtc="2026-01-21T22:49:00Z">
        <w:r w:rsidR="0049243B" w:rsidRPr="00EA5F95">
          <w:rPr>
            <w:rFonts w:ascii="Titillium" w:eastAsia="Calibri" w:hAnsi="Titillium"/>
            <w:i/>
            <w:sz w:val="32"/>
            <w:szCs w:val="36"/>
          </w:rPr>
          <w:t>–</w:t>
        </w:r>
      </w:ins>
      <w:del w:id="6" w:author="Filip Rak" w:date="2026-01-21T23:48:00Z" w16du:dateUtc="2026-01-21T22:48:00Z">
        <w:r w:rsidRPr="0044129F" w:rsidDel="00EA5F95">
          <w:rPr>
            <w:rFonts w:ascii="Titillium" w:eastAsia="Calibri" w:hAnsi="Titillium"/>
            <w:i/>
            <w:sz w:val="32"/>
            <w:szCs w:val="36"/>
          </w:rPr>
          <w:delText>-</w:delText>
        </w:r>
      </w:del>
      <w:r w:rsidRPr="0044129F">
        <w:rPr>
          <w:rFonts w:ascii="Titillium" w:eastAsia="Calibri" w:hAnsi="Titillium"/>
          <w:i/>
          <w:sz w:val="32"/>
          <w:szCs w:val="36"/>
        </w:rPr>
        <w:t>System) do symulacji ekosystemu, modelowanie i analiza</w:t>
      </w:r>
    </w:p>
    <w:p w14:paraId="2D4911C1" w14:textId="77777777" w:rsidR="009E3837" w:rsidRPr="002D77BE" w:rsidRDefault="009E3837" w:rsidP="009E3837">
      <w:pPr>
        <w:spacing w:after="0" w:line="240" w:lineRule="auto"/>
        <w:jc w:val="center"/>
        <w:rPr>
          <w:rFonts w:ascii="Titillium" w:eastAsia="Calibri" w:hAnsi="Titillium"/>
          <w:i/>
          <w:sz w:val="32"/>
          <w:szCs w:val="36"/>
        </w:rPr>
      </w:pPr>
    </w:p>
    <w:p w14:paraId="2C047282" w14:textId="70FC5586" w:rsidR="009E3837" w:rsidRPr="00EF213D" w:rsidRDefault="0004063E" w:rsidP="00E56017">
      <w:pPr>
        <w:spacing w:after="0" w:line="240" w:lineRule="auto"/>
        <w:jc w:val="center"/>
        <w:rPr>
          <w:rFonts w:ascii="Titillium" w:hAnsi="Titillium"/>
          <w:lang w:val="en-US"/>
        </w:rPr>
      </w:pPr>
      <w:r w:rsidRPr="0004063E">
        <w:rPr>
          <w:rFonts w:ascii="Titillium" w:hAnsi="Titillium"/>
          <w:i/>
          <w:sz w:val="32"/>
          <w:szCs w:val="32"/>
          <w:lang w:val="en-US"/>
        </w:rPr>
        <w:t>Development of an ECS (Entity</w:t>
      </w:r>
      <w:ins w:id="7" w:author="Filip Rak" w:date="2026-01-21T23:48:00Z">
        <w:r w:rsidR="00EA5F95" w:rsidRPr="00EA5F95">
          <w:rPr>
            <w:rFonts w:ascii="Titillium" w:hAnsi="Titillium"/>
            <w:i/>
            <w:sz w:val="32"/>
            <w:szCs w:val="32"/>
          </w:rPr>
          <w:t>–</w:t>
        </w:r>
      </w:ins>
      <w:del w:id="8" w:author="Filip Rak" w:date="2026-01-21T23:48:00Z" w16du:dateUtc="2026-01-21T22:48:00Z">
        <w:r w:rsidRPr="0004063E" w:rsidDel="00EA5F95">
          <w:rPr>
            <w:rFonts w:ascii="Titillium" w:hAnsi="Titillium"/>
            <w:i/>
            <w:sz w:val="32"/>
            <w:szCs w:val="32"/>
            <w:lang w:val="en-US"/>
          </w:rPr>
          <w:delText>-</w:delText>
        </w:r>
      </w:del>
      <w:r w:rsidRPr="0004063E">
        <w:rPr>
          <w:rFonts w:ascii="Titillium" w:hAnsi="Titillium"/>
          <w:i/>
          <w:sz w:val="32"/>
          <w:szCs w:val="32"/>
          <w:lang w:val="en-US"/>
        </w:rPr>
        <w:t>Component</w:t>
      </w:r>
      <w:ins w:id="9" w:author="Filip Rak" w:date="2026-01-21T23:48:00Z">
        <w:r w:rsidR="00EA5F95" w:rsidRPr="00EA5F95">
          <w:rPr>
            <w:rFonts w:ascii="Titillium" w:hAnsi="Titillium"/>
            <w:i/>
            <w:sz w:val="32"/>
            <w:szCs w:val="32"/>
          </w:rPr>
          <w:t>–</w:t>
        </w:r>
      </w:ins>
      <w:del w:id="10" w:author="Filip Rak" w:date="2026-01-21T23:48:00Z" w16du:dateUtc="2026-01-21T22:48:00Z">
        <w:r w:rsidRPr="0004063E" w:rsidDel="00EA5F95">
          <w:rPr>
            <w:rFonts w:ascii="Titillium" w:hAnsi="Titillium"/>
            <w:i/>
            <w:sz w:val="32"/>
            <w:szCs w:val="32"/>
            <w:lang w:val="en-US"/>
          </w:rPr>
          <w:delText>-</w:delText>
        </w:r>
      </w:del>
      <w:r w:rsidRPr="0004063E">
        <w:rPr>
          <w:rFonts w:ascii="Titillium" w:hAnsi="Titillium"/>
          <w:i/>
          <w:sz w:val="32"/>
          <w:szCs w:val="32"/>
          <w:lang w:val="en-US"/>
        </w:rPr>
        <w:t>System) computing environment for ecosystem simulation; modeling and analysis</w:t>
      </w:r>
    </w:p>
    <w:p w14:paraId="41A9ADC2" w14:textId="77777777" w:rsidR="009E3837" w:rsidRPr="00EF213D" w:rsidRDefault="009E3837" w:rsidP="009E3837">
      <w:pPr>
        <w:spacing w:after="0" w:line="240" w:lineRule="auto"/>
        <w:rPr>
          <w:rFonts w:ascii="Titillium" w:hAnsi="Titillium"/>
          <w:lang w:val="en-US"/>
        </w:rPr>
      </w:pPr>
    </w:p>
    <w:p w14:paraId="1750917B" w14:textId="77777777" w:rsidR="009E3837" w:rsidRPr="00EF213D" w:rsidRDefault="009E3837" w:rsidP="009E3837">
      <w:pPr>
        <w:spacing w:after="0" w:line="240" w:lineRule="auto"/>
        <w:rPr>
          <w:rFonts w:ascii="Titillium" w:hAnsi="Titillium"/>
          <w:lang w:val="en-US"/>
        </w:rPr>
      </w:pPr>
    </w:p>
    <w:p w14:paraId="08E9E019" w14:textId="77777777" w:rsidR="009E3837" w:rsidRPr="00EF213D" w:rsidRDefault="009E3837" w:rsidP="009E3837">
      <w:pPr>
        <w:spacing w:after="0" w:line="240" w:lineRule="auto"/>
        <w:rPr>
          <w:rFonts w:ascii="Titillium" w:hAnsi="Titillium"/>
          <w:lang w:val="en-US"/>
        </w:rPr>
      </w:pPr>
    </w:p>
    <w:p w14:paraId="0F46CC58" w14:textId="77777777" w:rsidR="009E3837" w:rsidRPr="00EF213D" w:rsidRDefault="009E3837" w:rsidP="009E3837">
      <w:pPr>
        <w:spacing w:after="0" w:line="240" w:lineRule="auto"/>
        <w:rPr>
          <w:rFonts w:ascii="Titillium" w:hAnsi="Titillium"/>
          <w:lang w:val="en-US"/>
        </w:rPr>
      </w:pPr>
    </w:p>
    <w:p w14:paraId="2A19F45B" w14:textId="77777777" w:rsidR="009E3837" w:rsidRPr="00EF213D" w:rsidRDefault="009E3837" w:rsidP="009E3837">
      <w:pPr>
        <w:spacing w:after="0" w:line="240" w:lineRule="auto"/>
        <w:rPr>
          <w:rFonts w:ascii="Titillium" w:hAnsi="Titillium"/>
          <w:lang w:val="en-US"/>
        </w:rPr>
      </w:pPr>
    </w:p>
    <w:p w14:paraId="40C01D3A" w14:textId="77777777" w:rsidR="009E3837" w:rsidRPr="002D77BE" w:rsidRDefault="009E3837" w:rsidP="009E3837">
      <w:pPr>
        <w:tabs>
          <w:tab w:val="left" w:pos="2835"/>
        </w:tabs>
        <w:spacing w:after="0" w:line="240" w:lineRule="auto"/>
        <w:rPr>
          <w:rFonts w:ascii="Titillium" w:eastAsia="Calibri" w:hAnsi="Titillium"/>
          <w:b/>
          <w:i/>
          <w:sz w:val="22"/>
        </w:rPr>
      </w:pPr>
      <w:r w:rsidRPr="002D77BE">
        <w:rPr>
          <w:rFonts w:ascii="Titillium" w:eastAsia="Calibri" w:hAnsi="Titillium"/>
          <w:sz w:val="22"/>
        </w:rPr>
        <w:t>Autor:</w:t>
      </w:r>
      <w:r w:rsidRPr="002D77BE">
        <w:rPr>
          <w:rFonts w:ascii="Titillium" w:eastAsia="Calibri" w:hAnsi="Titillium"/>
          <w:sz w:val="22"/>
        </w:rPr>
        <w:tab/>
      </w:r>
      <w:r w:rsidRPr="002D77BE">
        <w:rPr>
          <w:rFonts w:ascii="Titillium" w:eastAsia="Calibri" w:hAnsi="Titillium"/>
          <w:iCs/>
          <w:sz w:val="22"/>
        </w:rPr>
        <w:t>Filip Rak</w:t>
      </w:r>
    </w:p>
    <w:p w14:paraId="252E0F91" w14:textId="77777777" w:rsidR="009E3837" w:rsidRPr="002D77BE" w:rsidRDefault="009E3837" w:rsidP="009E3837">
      <w:pPr>
        <w:tabs>
          <w:tab w:val="left" w:pos="2835"/>
        </w:tabs>
        <w:spacing w:after="0" w:line="240" w:lineRule="auto"/>
        <w:rPr>
          <w:rFonts w:ascii="Titillium" w:eastAsia="Calibri" w:hAnsi="Titillium"/>
          <w:sz w:val="22"/>
        </w:rPr>
      </w:pPr>
      <w:r w:rsidRPr="002D77BE">
        <w:rPr>
          <w:rFonts w:ascii="Titillium" w:eastAsia="Calibri" w:hAnsi="Titillium"/>
          <w:sz w:val="22"/>
        </w:rPr>
        <w:t>Kierunek studiów:</w:t>
      </w:r>
      <w:r w:rsidRPr="002D77BE">
        <w:rPr>
          <w:rFonts w:ascii="Titillium" w:eastAsia="Calibri" w:hAnsi="Titillium"/>
          <w:sz w:val="22"/>
        </w:rPr>
        <w:tab/>
        <w:t>Inżynieria Obliczeniowa</w:t>
      </w:r>
    </w:p>
    <w:p w14:paraId="7317EAD1" w14:textId="77777777" w:rsidR="009E3837" w:rsidRPr="002D77BE" w:rsidRDefault="009E3837" w:rsidP="009E3837">
      <w:pPr>
        <w:tabs>
          <w:tab w:val="left" w:pos="2835"/>
        </w:tabs>
        <w:spacing w:after="0" w:line="240" w:lineRule="auto"/>
        <w:rPr>
          <w:rFonts w:ascii="Titillium" w:eastAsia="Calibri" w:hAnsi="Titillium"/>
          <w:i/>
          <w:sz w:val="22"/>
        </w:rPr>
      </w:pPr>
      <w:r w:rsidRPr="002D77BE">
        <w:rPr>
          <w:rFonts w:ascii="Titillium" w:eastAsia="Calibri" w:hAnsi="Titillium"/>
          <w:sz w:val="22"/>
        </w:rPr>
        <w:t>Opiekun projektu:</w:t>
      </w:r>
      <w:r w:rsidRPr="002D77BE">
        <w:rPr>
          <w:rFonts w:ascii="Titillium" w:eastAsia="Calibri" w:hAnsi="Titillium"/>
          <w:sz w:val="22"/>
        </w:rPr>
        <w:tab/>
        <w:t>prof. dr hab. Inż. Dmytro Svyetlichnyy</w:t>
      </w:r>
    </w:p>
    <w:p w14:paraId="77983627" w14:textId="77777777" w:rsidR="009E3837" w:rsidRPr="002D77BE" w:rsidRDefault="009E3837" w:rsidP="009E3837">
      <w:pPr>
        <w:spacing w:after="0" w:line="240" w:lineRule="auto"/>
        <w:rPr>
          <w:rFonts w:ascii="Titillium" w:eastAsia="Calibri" w:hAnsi="Titillium"/>
        </w:rPr>
      </w:pPr>
    </w:p>
    <w:p w14:paraId="25627B78" w14:textId="77777777" w:rsidR="009E3837" w:rsidRPr="002D77BE" w:rsidRDefault="009E3837" w:rsidP="009E3837">
      <w:pPr>
        <w:spacing w:after="0" w:line="240" w:lineRule="auto"/>
        <w:rPr>
          <w:rFonts w:ascii="Titillium" w:eastAsia="Calibri" w:hAnsi="Titillium"/>
        </w:rPr>
      </w:pPr>
    </w:p>
    <w:p w14:paraId="4E276377" w14:textId="77777777" w:rsidR="009E3837" w:rsidRPr="002D77BE" w:rsidRDefault="009E3837" w:rsidP="009E3837">
      <w:pPr>
        <w:spacing w:after="0" w:line="240" w:lineRule="auto"/>
        <w:rPr>
          <w:rFonts w:ascii="Titillium" w:eastAsia="Calibri" w:hAnsi="Titillium"/>
        </w:rPr>
      </w:pPr>
    </w:p>
    <w:p w14:paraId="14CB4931" w14:textId="77777777" w:rsidR="009E3837" w:rsidRPr="002D77BE" w:rsidRDefault="009E3837" w:rsidP="009E3837">
      <w:pPr>
        <w:spacing w:after="0" w:line="240" w:lineRule="auto"/>
        <w:rPr>
          <w:rFonts w:ascii="Titillium" w:eastAsia="Calibri" w:hAnsi="Titillium"/>
        </w:rPr>
      </w:pPr>
    </w:p>
    <w:p w14:paraId="581FA0E6" w14:textId="77777777" w:rsidR="009E3837" w:rsidRPr="002D77BE" w:rsidRDefault="009E3837" w:rsidP="009E3837">
      <w:pPr>
        <w:spacing w:after="0" w:line="240" w:lineRule="auto"/>
        <w:rPr>
          <w:rFonts w:ascii="Titillium" w:eastAsia="Calibri" w:hAnsi="Titillium"/>
        </w:rPr>
      </w:pPr>
    </w:p>
    <w:p w14:paraId="506C7B22" w14:textId="77777777" w:rsidR="009E3837" w:rsidRPr="002D77BE" w:rsidRDefault="009E3837" w:rsidP="009E3837">
      <w:pPr>
        <w:spacing w:after="0" w:line="240" w:lineRule="auto"/>
        <w:rPr>
          <w:rFonts w:ascii="Titillium" w:eastAsia="Calibri" w:hAnsi="Titillium"/>
        </w:rPr>
      </w:pPr>
    </w:p>
    <w:p w14:paraId="1DCDEBF7" w14:textId="77777777" w:rsidR="009E3837" w:rsidRPr="002D77BE" w:rsidRDefault="009E3837" w:rsidP="009E3837">
      <w:pPr>
        <w:spacing w:after="0" w:line="240" w:lineRule="auto"/>
        <w:rPr>
          <w:rFonts w:ascii="Titillium" w:eastAsia="Calibri" w:hAnsi="Titillium"/>
        </w:rPr>
      </w:pPr>
    </w:p>
    <w:p w14:paraId="5EE17F63" w14:textId="77777777" w:rsidR="009E3837" w:rsidRPr="002D77BE" w:rsidDel="004D78B5" w:rsidRDefault="009E3837" w:rsidP="009E3837">
      <w:pPr>
        <w:spacing w:after="0" w:line="240" w:lineRule="auto"/>
        <w:rPr>
          <w:del w:id="11" w:author="Filip Rak" w:date="2026-01-21T23:50:00Z" w16du:dateUtc="2026-01-21T22:50:00Z"/>
          <w:rFonts w:ascii="Titillium" w:eastAsia="Calibri" w:hAnsi="Titillium"/>
        </w:rPr>
      </w:pPr>
    </w:p>
    <w:p w14:paraId="0BE0CF23" w14:textId="77777777" w:rsidR="009E3837" w:rsidRPr="002D77BE" w:rsidRDefault="009E3837" w:rsidP="009E3837">
      <w:pPr>
        <w:spacing w:after="0" w:line="240" w:lineRule="auto"/>
        <w:rPr>
          <w:rFonts w:ascii="Titillium" w:eastAsia="Calibri" w:hAnsi="Titillium"/>
        </w:rPr>
      </w:pPr>
    </w:p>
    <w:p w14:paraId="4EB6D839" w14:textId="7D911E05" w:rsidR="00617E32" w:rsidRPr="002D77BE" w:rsidRDefault="009E3837" w:rsidP="009E3837">
      <w:pPr>
        <w:spacing w:after="0" w:line="240" w:lineRule="auto"/>
        <w:jc w:val="center"/>
        <w:rPr>
          <w:rFonts w:ascii="Titillium" w:eastAsia="Calibri" w:hAnsi="Titillium"/>
          <w:sz w:val="22"/>
        </w:rPr>
      </w:pPr>
      <w:r w:rsidRPr="002D77BE">
        <w:rPr>
          <w:rFonts w:ascii="Titillium" w:eastAsia="Calibri" w:hAnsi="Titillium"/>
          <w:sz w:val="22"/>
        </w:rPr>
        <w:t>Kraków, 2026</w:t>
      </w:r>
    </w:p>
    <w:p w14:paraId="3D3CCCA6" w14:textId="77777777" w:rsidR="00361606" w:rsidRPr="002D77BE" w:rsidRDefault="00361606" w:rsidP="002D0374">
      <w:pPr>
        <w:pStyle w:val="BodyText"/>
        <w:sectPr w:rsidR="00361606" w:rsidRPr="002D77BE">
          <w:headerReference w:type="default" r:id="rId12"/>
          <w:footerReference w:type="default" r:id="rId13"/>
          <w:pgSz w:w="11906" w:h="16838"/>
          <w:pgMar w:top="1134" w:right="1134" w:bottom="1134" w:left="1701" w:header="709" w:footer="709" w:gutter="0"/>
          <w:cols w:space="708"/>
        </w:sectPr>
      </w:pPr>
    </w:p>
    <w:bookmarkStart w:id="12" w:name="_Toc219849150" w:displacedByCustomXml="next"/>
    <w:sdt>
      <w:sdtPr>
        <w:rPr>
          <w:rFonts w:asciiTheme="minorHAnsi" w:eastAsiaTheme="minorEastAsia" w:hAnsiTheme="minorHAnsi" w:cstheme="minorBidi"/>
          <w:b w:val="0"/>
          <w:bCs w:val="0"/>
          <w:color w:val="auto"/>
          <w:sz w:val="22"/>
          <w:szCs w:val="22"/>
        </w:rPr>
        <w:id w:val="-2087915784"/>
        <w:docPartObj>
          <w:docPartGallery w:val="Table of Contents"/>
          <w:docPartUnique/>
        </w:docPartObj>
      </w:sdtPr>
      <w:sdtEndPr>
        <w:rPr>
          <w:sz w:val="24"/>
          <w:szCs w:val="24"/>
        </w:rPr>
      </w:sdtEndPr>
      <w:sdtContent>
        <w:p w14:paraId="558E1E03" w14:textId="13CC5170" w:rsidR="00F0101D" w:rsidRPr="002D77BE" w:rsidRDefault="000703E3" w:rsidP="00074AD8">
          <w:pPr>
            <w:pStyle w:val="NNH1"/>
            <w:spacing w:before="240"/>
            <w:rPr>
              <w:sz w:val="24"/>
            </w:rPr>
          </w:pPr>
          <w:r w:rsidRPr="002D77BE">
            <w:rPr>
              <w:sz w:val="24"/>
            </w:rPr>
            <w:t>Spis Treści</w:t>
          </w:r>
          <w:bookmarkEnd w:id="12"/>
        </w:p>
        <w:p w14:paraId="2B13E845" w14:textId="0E1A484A" w:rsidR="00B33452" w:rsidRDefault="00C972DA">
          <w:pPr>
            <w:pStyle w:val="TOC1"/>
            <w:rPr>
              <w:rFonts w:asciiTheme="minorHAnsi" w:eastAsiaTheme="minorEastAsia" w:hAnsiTheme="minorHAnsi"/>
              <w:noProof/>
              <w:kern w:val="2"/>
              <w:szCs w:val="24"/>
              <w:lang w:val="en-GB" w:eastAsia="en-GB"/>
              <w14:ligatures w14:val="standardContextual"/>
            </w:rPr>
          </w:pPr>
          <w:r w:rsidRPr="002D77BE">
            <w:rPr>
              <w:rFonts w:cs="Times New Roman"/>
              <w:szCs w:val="24"/>
            </w:rPr>
            <w:fldChar w:fldCharType="begin"/>
          </w:r>
          <w:r w:rsidRPr="002D77BE">
            <w:rPr>
              <w:rFonts w:cs="Times New Roman"/>
              <w:szCs w:val="24"/>
            </w:rPr>
            <w:instrText xml:space="preserve"> TOC \o "1-3" \h \z \u </w:instrText>
          </w:r>
          <w:r w:rsidRPr="002D77BE">
            <w:rPr>
              <w:rFonts w:cs="Times New Roman"/>
              <w:szCs w:val="24"/>
            </w:rPr>
            <w:fldChar w:fldCharType="separate"/>
          </w:r>
          <w:hyperlink w:anchor="_Toc219849150" w:history="1">
            <w:r w:rsidR="00B33452" w:rsidRPr="00346A81">
              <w:rPr>
                <w:rStyle w:val="Hyperlink"/>
                <w:noProof/>
              </w:rPr>
              <w:t>Spis Treści</w:t>
            </w:r>
            <w:r w:rsidR="00B33452">
              <w:rPr>
                <w:noProof/>
                <w:webHidden/>
              </w:rPr>
              <w:tab/>
            </w:r>
            <w:r w:rsidR="00B33452">
              <w:rPr>
                <w:noProof/>
                <w:webHidden/>
              </w:rPr>
              <w:fldChar w:fldCharType="begin"/>
            </w:r>
            <w:r w:rsidR="00B33452">
              <w:rPr>
                <w:noProof/>
                <w:webHidden/>
              </w:rPr>
              <w:instrText xml:space="preserve"> PAGEREF _Toc219849150 \h </w:instrText>
            </w:r>
            <w:r w:rsidR="00B33452">
              <w:rPr>
                <w:noProof/>
                <w:webHidden/>
              </w:rPr>
            </w:r>
            <w:r w:rsidR="00B33452">
              <w:rPr>
                <w:noProof/>
                <w:webHidden/>
              </w:rPr>
              <w:fldChar w:fldCharType="separate"/>
            </w:r>
            <w:r w:rsidR="00B33452">
              <w:rPr>
                <w:noProof/>
                <w:webHidden/>
              </w:rPr>
              <w:t>2</w:t>
            </w:r>
            <w:r w:rsidR="00B33452">
              <w:rPr>
                <w:noProof/>
                <w:webHidden/>
              </w:rPr>
              <w:fldChar w:fldCharType="end"/>
            </w:r>
          </w:hyperlink>
        </w:p>
        <w:p w14:paraId="35C26A12" w14:textId="2BFB8B4E" w:rsidR="00B33452" w:rsidRDefault="00B33452">
          <w:pPr>
            <w:pStyle w:val="TOC1"/>
            <w:rPr>
              <w:rFonts w:asciiTheme="minorHAnsi" w:eastAsiaTheme="minorEastAsia" w:hAnsiTheme="minorHAnsi"/>
              <w:noProof/>
              <w:kern w:val="2"/>
              <w:szCs w:val="24"/>
              <w:lang w:val="en-GB" w:eastAsia="en-GB"/>
              <w14:ligatures w14:val="standardContextual"/>
            </w:rPr>
          </w:pPr>
          <w:hyperlink w:anchor="_Toc219849151" w:history="1">
            <w:r w:rsidRPr="00346A81">
              <w:rPr>
                <w:rStyle w:val="Hyperlink"/>
                <w:noProof/>
              </w:rPr>
              <w:t>1.</w:t>
            </w:r>
            <w:r>
              <w:rPr>
                <w:rFonts w:asciiTheme="minorHAnsi" w:eastAsiaTheme="minorEastAsia" w:hAnsiTheme="minorHAnsi"/>
                <w:noProof/>
                <w:kern w:val="2"/>
                <w:szCs w:val="24"/>
                <w:lang w:val="en-GB" w:eastAsia="en-GB"/>
                <w14:ligatures w14:val="standardContextual"/>
              </w:rPr>
              <w:tab/>
            </w:r>
            <w:r w:rsidRPr="00346A81">
              <w:rPr>
                <w:rStyle w:val="Hyperlink"/>
                <w:noProof/>
              </w:rPr>
              <w:t>Wstęp</w:t>
            </w:r>
            <w:r>
              <w:rPr>
                <w:noProof/>
                <w:webHidden/>
              </w:rPr>
              <w:tab/>
            </w:r>
            <w:r>
              <w:rPr>
                <w:noProof/>
                <w:webHidden/>
              </w:rPr>
              <w:fldChar w:fldCharType="begin"/>
            </w:r>
            <w:r>
              <w:rPr>
                <w:noProof/>
                <w:webHidden/>
              </w:rPr>
              <w:instrText xml:space="preserve"> PAGEREF _Toc219849151 \h </w:instrText>
            </w:r>
            <w:r>
              <w:rPr>
                <w:noProof/>
                <w:webHidden/>
              </w:rPr>
            </w:r>
            <w:r>
              <w:rPr>
                <w:noProof/>
                <w:webHidden/>
              </w:rPr>
              <w:fldChar w:fldCharType="separate"/>
            </w:r>
            <w:r>
              <w:rPr>
                <w:noProof/>
                <w:webHidden/>
              </w:rPr>
              <w:t>4</w:t>
            </w:r>
            <w:r>
              <w:rPr>
                <w:noProof/>
                <w:webHidden/>
              </w:rPr>
              <w:fldChar w:fldCharType="end"/>
            </w:r>
          </w:hyperlink>
        </w:p>
        <w:p w14:paraId="7E6C078E" w14:textId="05ADCDAB" w:rsidR="00B33452" w:rsidRDefault="00B33452">
          <w:pPr>
            <w:pStyle w:val="TOC2"/>
            <w:rPr>
              <w:rFonts w:asciiTheme="minorHAnsi" w:eastAsiaTheme="minorEastAsia" w:hAnsiTheme="minorHAnsi"/>
              <w:noProof/>
              <w:kern w:val="2"/>
              <w:szCs w:val="24"/>
              <w:lang w:val="en-GB" w:eastAsia="en-GB"/>
              <w14:ligatures w14:val="standardContextual"/>
            </w:rPr>
          </w:pPr>
          <w:hyperlink w:anchor="_Toc219849152" w:history="1">
            <w:r w:rsidRPr="00346A81">
              <w:rPr>
                <w:rStyle w:val="Hyperlink"/>
                <w:noProof/>
              </w:rPr>
              <w:t>1.1.</w:t>
            </w:r>
            <w:r>
              <w:rPr>
                <w:rFonts w:asciiTheme="minorHAnsi" w:eastAsiaTheme="minorEastAsia" w:hAnsiTheme="minorHAnsi"/>
                <w:noProof/>
                <w:kern w:val="2"/>
                <w:szCs w:val="24"/>
                <w:lang w:val="en-GB" w:eastAsia="en-GB"/>
                <w14:ligatures w14:val="standardContextual"/>
              </w:rPr>
              <w:tab/>
            </w:r>
            <w:r w:rsidRPr="00346A81">
              <w:rPr>
                <w:rStyle w:val="Hyperlink"/>
                <w:noProof/>
              </w:rPr>
              <w:t>Architektura Entity-Component-System</w:t>
            </w:r>
            <w:r>
              <w:rPr>
                <w:noProof/>
                <w:webHidden/>
              </w:rPr>
              <w:tab/>
            </w:r>
            <w:r>
              <w:rPr>
                <w:noProof/>
                <w:webHidden/>
              </w:rPr>
              <w:fldChar w:fldCharType="begin"/>
            </w:r>
            <w:r>
              <w:rPr>
                <w:noProof/>
                <w:webHidden/>
              </w:rPr>
              <w:instrText xml:space="preserve"> PAGEREF _Toc219849152 \h </w:instrText>
            </w:r>
            <w:r>
              <w:rPr>
                <w:noProof/>
                <w:webHidden/>
              </w:rPr>
            </w:r>
            <w:r>
              <w:rPr>
                <w:noProof/>
                <w:webHidden/>
              </w:rPr>
              <w:fldChar w:fldCharType="separate"/>
            </w:r>
            <w:r>
              <w:rPr>
                <w:noProof/>
                <w:webHidden/>
              </w:rPr>
              <w:t>4</w:t>
            </w:r>
            <w:r>
              <w:rPr>
                <w:noProof/>
                <w:webHidden/>
              </w:rPr>
              <w:fldChar w:fldCharType="end"/>
            </w:r>
          </w:hyperlink>
        </w:p>
        <w:p w14:paraId="116ADCAF" w14:textId="616A58AA" w:rsidR="00B33452" w:rsidRDefault="00B33452">
          <w:pPr>
            <w:pStyle w:val="TOC2"/>
            <w:rPr>
              <w:rFonts w:asciiTheme="minorHAnsi" w:eastAsiaTheme="minorEastAsia" w:hAnsiTheme="minorHAnsi"/>
              <w:noProof/>
              <w:kern w:val="2"/>
              <w:szCs w:val="24"/>
              <w:lang w:val="en-GB" w:eastAsia="en-GB"/>
              <w14:ligatures w14:val="standardContextual"/>
            </w:rPr>
          </w:pPr>
          <w:hyperlink w:anchor="_Toc219849153" w:history="1">
            <w:r w:rsidRPr="00346A81">
              <w:rPr>
                <w:rStyle w:val="Hyperlink"/>
                <w:noProof/>
              </w:rPr>
              <w:t>1.2.</w:t>
            </w:r>
            <w:r>
              <w:rPr>
                <w:rFonts w:asciiTheme="minorHAnsi" w:eastAsiaTheme="minorEastAsia" w:hAnsiTheme="minorHAnsi"/>
                <w:noProof/>
                <w:kern w:val="2"/>
                <w:szCs w:val="24"/>
                <w:lang w:val="en-GB" w:eastAsia="en-GB"/>
                <w14:ligatures w14:val="standardContextual"/>
              </w:rPr>
              <w:tab/>
            </w:r>
            <w:r w:rsidRPr="00346A81">
              <w:rPr>
                <w:rStyle w:val="Hyperlink"/>
                <w:noProof/>
              </w:rPr>
              <w:t>Automaty komórkowe</w:t>
            </w:r>
            <w:r>
              <w:rPr>
                <w:noProof/>
                <w:webHidden/>
              </w:rPr>
              <w:tab/>
            </w:r>
            <w:r>
              <w:rPr>
                <w:noProof/>
                <w:webHidden/>
              </w:rPr>
              <w:fldChar w:fldCharType="begin"/>
            </w:r>
            <w:r>
              <w:rPr>
                <w:noProof/>
                <w:webHidden/>
              </w:rPr>
              <w:instrText xml:space="preserve"> PAGEREF _Toc219849153 \h </w:instrText>
            </w:r>
            <w:r>
              <w:rPr>
                <w:noProof/>
                <w:webHidden/>
              </w:rPr>
            </w:r>
            <w:r>
              <w:rPr>
                <w:noProof/>
                <w:webHidden/>
              </w:rPr>
              <w:fldChar w:fldCharType="separate"/>
            </w:r>
            <w:r>
              <w:rPr>
                <w:noProof/>
                <w:webHidden/>
              </w:rPr>
              <w:t>5</w:t>
            </w:r>
            <w:r>
              <w:rPr>
                <w:noProof/>
                <w:webHidden/>
              </w:rPr>
              <w:fldChar w:fldCharType="end"/>
            </w:r>
          </w:hyperlink>
        </w:p>
        <w:p w14:paraId="4BA0D00F" w14:textId="54B2C662" w:rsidR="00B33452" w:rsidRDefault="00B33452">
          <w:pPr>
            <w:pStyle w:val="TOC2"/>
            <w:rPr>
              <w:rFonts w:asciiTheme="minorHAnsi" w:eastAsiaTheme="minorEastAsia" w:hAnsiTheme="minorHAnsi"/>
              <w:noProof/>
              <w:kern w:val="2"/>
              <w:szCs w:val="24"/>
              <w:lang w:val="en-GB" w:eastAsia="en-GB"/>
              <w14:ligatures w14:val="standardContextual"/>
            </w:rPr>
          </w:pPr>
          <w:hyperlink w:anchor="_Toc219849154" w:history="1">
            <w:r w:rsidRPr="00346A81">
              <w:rPr>
                <w:rStyle w:val="Hyperlink"/>
                <w:noProof/>
              </w:rPr>
              <w:t>1.3.</w:t>
            </w:r>
            <w:r>
              <w:rPr>
                <w:rFonts w:asciiTheme="minorHAnsi" w:eastAsiaTheme="minorEastAsia" w:hAnsiTheme="minorHAnsi"/>
                <w:noProof/>
                <w:kern w:val="2"/>
                <w:szCs w:val="24"/>
                <w:lang w:val="en-GB" w:eastAsia="en-GB"/>
                <w14:ligatures w14:val="standardContextual"/>
              </w:rPr>
              <w:tab/>
            </w:r>
            <w:r w:rsidRPr="00346A81">
              <w:rPr>
                <w:rStyle w:val="Hyperlink"/>
                <w:noProof/>
              </w:rPr>
              <w:t>Systemy wieloagentowe</w:t>
            </w:r>
            <w:r>
              <w:rPr>
                <w:noProof/>
                <w:webHidden/>
              </w:rPr>
              <w:tab/>
            </w:r>
            <w:r>
              <w:rPr>
                <w:noProof/>
                <w:webHidden/>
              </w:rPr>
              <w:fldChar w:fldCharType="begin"/>
            </w:r>
            <w:r>
              <w:rPr>
                <w:noProof/>
                <w:webHidden/>
              </w:rPr>
              <w:instrText xml:space="preserve"> PAGEREF _Toc219849154 \h </w:instrText>
            </w:r>
            <w:r>
              <w:rPr>
                <w:noProof/>
                <w:webHidden/>
              </w:rPr>
            </w:r>
            <w:r>
              <w:rPr>
                <w:noProof/>
                <w:webHidden/>
              </w:rPr>
              <w:fldChar w:fldCharType="separate"/>
            </w:r>
            <w:r>
              <w:rPr>
                <w:noProof/>
                <w:webHidden/>
              </w:rPr>
              <w:t>5</w:t>
            </w:r>
            <w:r>
              <w:rPr>
                <w:noProof/>
                <w:webHidden/>
              </w:rPr>
              <w:fldChar w:fldCharType="end"/>
            </w:r>
          </w:hyperlink>
        </w:p>
        <w:p w14:paraId="735AA8E9" w14:textId="4458952F" w:rsidR="00B33452" w:rsidRDefault="00B33452">
          <w:pPr>
            <w:pStyle w:val="TOC2"/>
            <w:rPr>
              <w:rFonts w:asciiTheme="minorHAnsi" w:eastAsiaTheme="minorEastAsia" w:hAnsiTheme="minorHAnsi"/>
              <w:noProof/>
              <w:kern w:val="2"/>
              <w:szCs w:val="24"/>
              <w:lang w:val="en-GB" w:eastAsia="en-GB"/>
              <w14:ligatures w14:val="standardContextual"/>
            </w:rPr>
          </w:pPr>
          <w:hyperlink w:anchor="_Toc219849155" w:history="1">
            <w:r w:rsidRPr="00346A81">
              <w:rPr>
                <w:rStyle w:val="Hyperlink"/>
                <w:noProof/>
              </w:rPr>
              <w:t>1.4.</w:t>
            </w:r>
            <w:r>
              <w:rPr>
                <w:rFonts w:asciiTheme="minorHAnsi" w:eastAsiaTheme="minorEastAsia" w:hAnsiTheme="minorHAnsi"/>
                <w:noProof/>
                <w:kern w:val="2"/>
                <w:szCs w:val="24"/>
                <w:lang w:val="en-GB" w:eastAsia="en-GB"/>
                <w14:ligatures w14:val="standardContextual"/>
              </w:rPr>
              <w:tab/>
            </w:r>
            <w:r w:rsidRPr="00346A81">
              <w:rPr>
                <w:rStyle w:val="Hyperlink"/>
                <w:noProof/>
              </w:rPr>
              <w:t>Struktura pracy</w:t>
            </w:r>
            <w:r>
              <w:rPr>
                <w:noProof/>
                <w:webHidden/>
              </w:rPr>
              <w:tab/>
            </w:r>
            <w:r>
              <w:rPr>
                <w:noProof/>
                <w:webHidden/>
              </w:rPr>
              <w:fldChar w:fldCharType="begin"/>
            </w:r>
            <w:r>
              <w:rPr>
                <w:noProof/>
                <w:webHidden/>
              </w:rPr>
              <w:instrText xml:space="preserve"> PAGEREF _Toc219849155 \h </w:instrText>
            </w:r>
            <w:r>
              <w:rPr>
                <w:noProof/>
                <w:webHidden/>
              </w:rPr>
            </w:r>
            <w:r>
              <w:rPr>
                <w:noProof/>
                <w:webHidden/>
              </w:rPr>
              <w:fldChar w:fldCharType="separate"/>
            </w:r>
            <w:r>
              <w:rPr>
                <w:noProof/>
                <w:webHidden/>
              </w:rPr>
              <w:t>6</w:t>
            </w:r>
            <w:r>
              <w:rPr>
                <w:noProof/>
                <w:webHidden/>
              </w:rPr>
              <w:fldChar w:fldCharType="end"/>
            </w:r>
          </w:hyperlink>
        </w:p>
        <w:p w14:paraId="780EEE33" w14:textId="1FAD353C" w:rsidR="00B33452" w:rsidRDefault="00B33452">
          <w:pPr>
            <w:pStyle w:val="TOC1"/>
            <w:rPr>
              <w:rFonts w:asciiTheme="minorHAnsi" w:eastAsiaTheme="minorEastAsia" w:hAnsiTheme="minorHAnsi"/>
              <w:noProof/>
              <w:kern w:val="2"/>
              <w:szCs w:val="24"/>
              <w:lang w:val="en-GB" w:eastAsia="en-GB"/>
              <w14:ligatures w14:val="standardContextual"/>
            </w:rPr>
          </w:pPr>
          <w:hyperlink w:anchor="_Toc219849156" w:history="1">
            <w:r w:rsidRPr="00346A81">
              <w:rPr>
                <w:rStyle w:val="Hyperlink"/>
                <w:noProof/>
              </w:rPr>
              <w:t>2.</w:t>
            </w:r>
            <w:r>
              <w:rPr>
                <w:rFonts w:asciiTheme="minorHAnsi" w:eastAsiaTheme="minorEastAsia" w:hAnsiTheme="minorHAnsi"/>
                <w:noProof/>
                <w:kern w:val="2"/>
                <w:szCs w:val="24"/>
                <w:lang w:val="en-GB" w:eastAsia="en-GB"/>
                <w14:ligatures w14:val="standardContextual"/>
              </w:rPr>
              <w:tab/>
            </w:r>
            <w:r w:rsidRPr="00346A81">
              <w:rPr>
                <w:rStyle w:val="Hyperlink"/>
                <w:noProof/>
              </w:rPr>
              <w:t>Cel pracy</w:t>
            </w:r>
            <w:r>
              <w:rPr>
                <w:noProof/>
                <w:webHidden/>
              </w:rPr>
              <w:tab/>
            </w:r>
            <w:r>
              <w:rPr>
                <w:noProof/>
                <w:webHidden/>
              </w:rPr>
              <w:fldChar w:fldCharType="begin"/>
            </w:r>
            <w:r>
              <w:rPr>
                <w:noProof/>
                <w:webHidden/>
              </w:rPr>
              <w:instrText xml:space="preserve"> PAGEREF _Toc219849156 \h </w:instrText>
            </w:r>
            <w:r>
              <w:rPr>
                <w:noProof/>
                <w:webHidden/>
              </w:rPr>
            </w:r>
            <w:r>
              <w:rPr>
                <w:noProof/>
                <w:webHidden/>
              </w:rPr>
              <w:fldChar w:fldCharType="separate"/>
            </w:r>
            <w:r>
              <w:rPr>
                <w:noProof/>
                <w:webHidden/>
              </w:rPr>
              <w:t>7</w:t>
            </w:r>
            <w:r>
              <w:rPr>
                <w:noProof/>
                <w:webHidden/>
              </w:rPr>
              <w:fldChar w:fldCharType="end"/>
            </w:r>
          </w:hyperlink>
        </w:p>
        <w:p w14:paraId="6FD50898" w14:textId="75F666BC" w:rsidR="00B33452" w:rsidRDefault="00B33452">
          <w:pPr>
            <w:pStyle w:val="TOC2"/>
            <w:rPr>
              <w:rFonts w:asciiTheme="minorHAnsi" w:eastAsiaTheme="minorEastAsia" w:hAnsiTheme="minorHAnsi"/>
              <w:noProof/>
              <w:kern w:val="2"/>
              <w:szCs w:val="24"/>
              <w:lang w:val="en-GB" w:eastAsia="en-GB"/>
              <w14:ligatures w14:val="standardContextual"/>
            </w:rPr>
          </w:pPr>
          <w:hyperlink w:anchor="_Toc219849157" w:history="1">
            <w:r w:rsidRPr="00346A81">
              <w:rPr>
                <w:rStyle w:val="Hyperlink"/>
                <w:noProof/>
              </w:rPr>
              <w:t>2.1.</w:t>
            </w:r>
            <w:r>
              <w:rPr>
                <w:rFonts w:asciiTheme="minorHAnsi" w:eastAsiaTheme="minorEastAsia" w:hAnsiTheme="minorHAnsi"/>
                <w:noProof/>
                <w:kern w:val="2"/>
                <w:szCs w:val="24"/>
                <w:lang w:val="en-GB" w:eastAsia="en-GB"/>
                <w14:ligatures w14:val="standardContextual"/>
              </w:rPr>
              <w:tab/>
            </w:r>
            <w:r w:rsidRPr="00346A81">
              <w:rPr>
                <w:rStyle w:val="Hyperlink"/>
                <w:noProof/>
              </w:rPr>
              <w:t>Zadanie inżynierskie</w:t>
            </w:r>
            <w:r>
              <w:rPr>
                <w:noProof/>
                <w:webHidden/>
              </w:rPr>
              <w:tab/>
            </w:r>
            <w:r>
              <w:rPr>
                <w:noProof/>
                <w:webHidden/>
              </w:rPr>
              <w:fldChar w:fldCharType="begin"/>
            </w:r>
            <w:r>
              <w:rPr>
                <w:noProof/>
                <w:webHidden/>
              </w:rPr>
              <w:instrText xml:space="preserve"> PAGEREF _Toc219849157 \h </w:instrText>
            </w:r>
            <w:r>
              <w:rPr>
                <w:noProof/>
                <w:webHidden/>
              </w:rPr>
            </w:r>
            <w:r>
              <w:rPr>
                <w:noProof/>
                <w:webHidden/>
              </w:rPr>
              <w:fldChar w:fldCharType="separate"/>
            </w:r>
            <w:r>
              <w:rPr>
                <w:noProof/>
                <w:webHidden/>
              </w:rPr>
              <w:t>7</w:t>
            </w:r>
            <w:r>
              <w:rPr>
                <w:noProof/>
                <w:webHidden/>
              </w:rPr>
              <w:fldChar w:fldCharType="end"/>
            </w:r>
          </w:hyperlink>
        </w:p>
        <w:p w14:paraId="5AB7A8FA" w14:textId="35DA23D6" w:rsidR="00B33452" w:rsidRDefault="00B33452">
          <w:pPr>
            <w:pStyle w:val="TOC2"/>
            <w:rPr>
              <w:rFonts w:asciiTheme="minorHAnsi" w:eastAsiaTheme="minorEastAsia" w:hAnsiTheme="minorHAnsi"/>
              <w:noProof/>
              <w:kern w:val="2"/>
              <w:szCs w:val="24"/>
              <w:lang w:val="en-GB" w:eastAsia="en-GB"/>
              <w14:ligatures w14:val="standardContextual"/>
            </w:rPr>
          </w:pPr>
          <w:hyperlink w:anchor="_Toc219849158" w:history="1">
            <w:r w:rsidRPr="00346A81">
              <w:rPr>
                <w:rStyle w:val="Hyperlink"/>
                <w:noProof/>
              </w:rPr>
              <w:t>2.2.</w:t>
            </w:r>
            <w:r>
              <w:rPr>
                <w:rFonts w:asciiTheme="minorHAnsi" w:eastAsiaTheme="minorEastAsia" w:hAnsiTheme="minorHAnsi"/>
                <w:noProof/>
                <w:kern w:val="2"/>
                <w:szCs w:val="24"/>
                <w:lang w:val="en-GB" w:eastAsia="en-GB"/>
                <w14:ligatures w14:val="standardContextual"/>
              </w:rPr>
              <w:tab/>
            </w:r>
            <w:r w:rsidRPr="00346A81">
              <w:rPr>
                <w:rStyle w:val="Hyperlink"/>
                <w:noProof/>
              </w:rPr>
              <w:t>Zadanie modelowe</w:t>
            </w:r>
            <w:r>
              <w:rPr>
                <w:noProof/>
                <w:webHidden/>
              </w:rPr>
              <w:tab/>
            </w:r>
            <w:r>
              <w:rPr>
                <w:noProof/>
                <w:webHidden/>
              </w:rPr>
              <w:fldChar w:fldCharType="begin"/>
            </w:r>
            <w:r>
              <w:rPr>
                <w:noProof/>
                <w:webHidden/>
              </w:rPr>
              <w:instrText xml:space="preserve"> PAGEREF _Toc219849158 \h </w:instrText>
            </w:r>
            <w:r>
              <w:rPr>
                <w:noProof/>
                <w:webHidden/>
              </w:rPr>
            </w:r>
            <w:r>
              <w:rPr>
                <w:noProof/>
                <w:webHidden/>
              </w:rPr>
              <w:fldChar w:fldCharType="separate"/>
            </w:r>
            <w:r>
              <w:rPr>
                <w:noProof/>
                <w:webHidden/>
              </w:rPr>
              <w:t>7</w:t>
            </w:r>
            <w:r>
              <w:rPr>
                <w:noProof/>
                <w:webHidden/>
              </w:rPr>
              <w:fldChar w:fldCharType="end"/>
            </w:r>
          </w:hyperlink>
        </w:p>
        <w:p w14:paraId="52DA5F1A" w14:textId="152E2E6B" w:rsidR="00B33452" w:rsidRDefault="00B33452">
          <w:pPr>
            <w:pStyle w:val="TOC1"/>
            <w:rPr>
              <w:rFonts w:asciiTheme="minorHAnsi" w:eastAsiaTheme="minorEastAsia" w:hAnsiTheme="minorHAnsi"/>
              <w:noProof/>
              <w:kern w:val="2"/>
              <w:szCs w:val="24"/>
              <w:lang w:val="en-GB" w:eastAsia="en-GB"/>
              <w14:ligatures w14:val="standardContextual"/>
            </w:rPr>
          </w:pPr>
          <w:hyperlink w:anchor="_Toc219849159" w:history="1">
            <w:r w:rsidRPr="00346A81">
              <w:rPr>
                <w:rStyle w:val="Hyperlink"/>
                <w:noProof/>
              </w:rPr>
              <w:t>3.</w:t>
            </w:r>
            <w:r>
              <w:rPr>
                <w:rFonts w:asciiTheme="minorHAnsi" w:eastAsiaTheme="minorEastAsia" w:hAnsiTheme="minorHAnsi"/>
                <w:noProof/>
                <w:kern w:val="2"/>
                <w:szCs w:val="24"/>
                <w:lang w:val="en-GB" w:eastAsia="en-GB"/>
                <w14:ligatures w14:val="standardContextual"/>
              </w:rPr>
              <w:tab/>
            </w:r>
            <w:r w:rsidRPr="00346A81">
              <w:rPr>
                <w:rStyle w:val="Hyperlink"/>
                <w:noProof/>
              </w:rPr>
              <w:t>Architektura i technologie</w:t>
            </w:r>
            <w:r>
              <w:rPr>
                <w:noProof/>
                <w:webHidden/>
              </w:rPr>
              <w:tab/>
            </w:r>
            <w:r>
              <w:rPr>
                <w:noProof/>
                <w:webHidden/>
              </w:rPr>
              <w:fldChar w:fldCharType="begin"/>
            </w:r>
            <w:r>
              <w:rPr>
                <w:noProof/>
                <w:webHidden/>
              </w:rPr>
              <w:instrText xml:space="preserve"> PAGEREF _Toc219849159 \h </w:instrText>
            </w:r>
            <w:r>
              <w:rPr>
                <w:noProof/>
                <w:webHidden/>
              </w:rPr>
            </w:r>
            <w:r>
              <w:rPr>
                <w:noProof/>
                <w:webHidden/>
              </w:rPr>
              <w:fldChar w:fldCharType="separate"/>
            </w:r>
            <w:r>
              <w:rPr>
                <w:noProof/>
                <w:webHidden/>
              </w:rPr>
              <w:t>8</w:t>
            </w:r>
            <w:r>
              <w:rPr>
                <w:noProof/>
                <w:webHidden/>
              </w:rPr>
              <w:fldChar w:fldCharType="end"/>
            </w:r>
          </w:hyperlink>
        </w:p>
        <w:p w14:paraId="1E7F51F2" w14:textId="44656999" w:rsidR="00B33452" w:rsidRDefault="00B33452">
          <w:pPr>
            <w:pStyle w:val="TOC2"/>
            <w:rPr>
              <w:rFonts w:asciiTheme="minorHAnsi" w:eastAsiaTheme="minorEastAsia" w:hAnsiTheme="minorHAnsi"/>
              <w:noProof/>
              <w:kern w:val="2"/>
              <w:szCs w:val="24"/>
              <w:lang w:val="en-GB" w:eastAsia="en-GB"/>
              <w14:ligatures w14:val="standardContextual"/>
            </w:rPr>
          </w:pPr>
          <w:hyperlink w:anchor="_Toc219849160" w:history="1">
            <w:r w:rsidRPr="00346A81">
              <w:rPr>
                <w:rStyle w:val="Hyperlink"/>
                <w:noProof/>
              </w:rPr>
              <w:t>3.1.</w:t>
            </w:r>
            <w:r>
              <w:rPr>
                <w:rFonts w:asciiTheme="minorHAnsi" w:eastAsiaTheme="minorEastAsia" w:hAnsiTheme="minorHAnsi"/>
                <w:noProof/>
                <w:kern w:val="2"/>
                <w:szCs w:val="24"/>
                <w:lang w:val="en-GB" w:eastAsia="en-GB"/>
                <w14:ligatures w14:val="standardContextual"/>
              </w:rPr>
              <w:tab/>
            </w:r>
            <w:r w:rsidRPr="00346A81">
              <w:rPr>
                <w:rStyle w:val="Hyperlink"/>
                <w:noProof/>
              </w:rPr>
              <w:t>Wykorzystane technologie</w:t>
            </w:r>
            <w:r>
              <w:rPr>
                <w:noProof/>
                <w:webHidden/>
              </w:rPr>
              <w:tab/>
            </w:r>
            <w:r>
              <w:rPr>
                <w:noProof/>
                <w:webHidden/>
              </w:rPr>
              <w:fldChar w:fldCharType="begin"/>
            </w:r>
            <w:r>
              <w:rPr>
                <w:noProof/>
                <w:webHidden/>
              </w:rPr>
              <w:instrText xml:space="preserve"> PAGEREF _Toc219849160 \h </w:instrText>
            </w:r>
            <w:r>
              <w:rPr>
                <w:noProof/>
                <w:webHidden/>
              </w:rPr>
            </w:r>
            <w:r>
              <w:rPr>
                <w:noProof/>
                <w:webHidden/>
              </w:rPr>
              <w:fldChar w:fldCharType="separate"/>
            </w:r>
            <w:r>
              <w:rPr>
                <w:noProof/>
                <w:webHidden/>
              </w:rPr>
              <w:t>8</w:t>
            </w:r>
            <w:r>
              <w:rPr>
                <w:noProof/>
                <w:webHidden/>
              </w:rPr>
              <w:fldChar w:fldCharType="end"/>
            </w:r>
          </w:hyperlink>
        </w:p>
        <w:p w14:paraId="1577812A" w14:textId="2FD35C85" w:rsidR="00B33452" w:rsidRDefault="00B33452">
          <w:pPr>
            <w:pStyle w:val="TOC2"/>
            <w:rPr>
              <w:rFonts w:asciiTheme="minorHAnsi" w:eastAsiaTheme="minorEastAsia" w:hAnsiTheme="minorHAnsi"/>
              <w:noProof/>
              <w:kern w:val="2"/>
              <w:szCs w:val="24"/>
              <w:lang w:val="en-GB" w:eastAsia="en-GB"/>
              <w14:ligatures w14:val="standardContextual"/>
            </w:rPr>
          </w:pPr>
          <w:hyperlink w:anchor="_Toc219849161" w:history="1">
            <w:r w:rsidRPr="00346A81">
              <w:rPr>
                <w:rStyle w:val="Hyperlink"/>
                <w:noProof/>
              </w:rPr>
              <w:t>3.2.</w:t>
            </w:r>
            <w:r>
              <w:rPr>
                <w:rFonts w:asciiTheme="minorHAnsi" w:eastAsiaTheme="minorEastAsia" w:hAnsiTheme="minorHAnsi"/>
                <w:noProof/>
                <w:kern w:val="2"/>
                <w:szCs w:val="24"/>
                <w:lang w:val="en-GB" w:eastAsia="en-GB"/>
                <w14:ligatures w14:val="standardContextual"/>
              </w:rPr>
              <w:tab/>
            </w:r>
            <w:r w:rsidRPr="00346A81">
              <w:rPr>
                <w:rStyle w:val="Hyperlink"/>
                <w:noProof/>
              </w:rPr>
              <w:t>Porównanie OOP i ECS</w:t>
            </w:r>
            <w:r>
              <w:rPr>
                <w:noProof/>
                <w:webHidden/>
              </w:rPr>
              <w:tab/>
            </w:r>
            <w:r>
              <w:rPr>
                <w:noProof/>
                <w:webHidden/>
              </w:rPr>
              <w:fldChar w:fldCharType="begin"/>
            </w:r>
            <w:r>
              <w:rPr>
                <w:noProof/>
                <w:webHidden/>
              </w:rPr>
              <w:instrText xml:space="preserve"> PAGEREF _Toc219849161 \h </w:instrText>
            </w:r>
            <w:r>
              <w:rPr>
                <w:noProof/>
                <w:webHidden/>
              </w:rPr>
            </w:r>
            <w:r>
              <w:rPr>
                <w:noProof/>
                <w:webHidden/>
              </w:rPr>
              <w:fldChar w:fldCharType="separate"/>
            </w:r>
            <w:r>
              <w:rPr>
                <w:noProof/>
                <w:webHidden/>
              </w:rPr>
              <w:t>9</w:t>
            </w:r>
            <w:r>
              <w:rPr>
                <w:noProof/>
                <w:webHidden/>
              </w:rPr>
              <w:fldChar w:fldCharType="end"/>
            </w:r>
          </w:hyperlink>
        </w:p>
        <w:p w14:paraId="24A2F057" w14:textId="0D9F35D3" w:rsidR="00B33452" w:rsidRDefault="00B33452">
          <w:pPr>
            <w:pStyle w:val="TOC2"/>
            <w:rPr>
              <w:rFonts w:asciiTheme="minorHAnsi" w:eastAsiaTheme="minorEastAsia" w:hAnsiTheme="minorHAnsi"/>
              <w:noProof/>
              <w:kern w:val="2"/>
              <w:szCs w:val="24"/>
              <w:lang w:val="en-GB" w:eastAsia="en-GB"/>
              <w14:ligatures w14:val="standardContextual"/>
            </w:rPr>
          </w:pPr>
          <w:hyperlink w:anchor="_Toc219849162" w:history="1">
            <w:r w:rsidRPr="00346A81">
              <w:rPr>
                <w:rStyle w:val="Hyperlink"/>
                <w:noProof/>
              </w:rPr>
              <w:t>3.3.</w:t>
            </w:r>
            <w:r>
              <w:rPr>
                <w:rFonts w:asciiTheme="minorHAnsi" w:eastAsiaTheme="minorEastAsia" w:hAnsiTheme="minorHAnsi"/>
                <w:noProof/>
                <w:kern w:val="2"/>
                <w:szCs w:val="24"/>
                <w:lang w:val="en-GB" w:eastAsia="en-GB"/>
                <w14:ligatures w14:val="standardContextual"/>
              </w:rPr>
              <w:tab/>
            </w:r>
            <w:r w:rsidRPr="00346A81">
              <w:rPr>
                <w:rStyle w:val="Hyperlink"/>
                <w:noProof/>
              </w:rPr>
              <w:t>Architektura modularna oprogramowania</w:t>
            </w:r>
            <w:r>
              <w:rPr>
                <w:noProof/>
                <w:webHidden/>
              </w:rPr>
              <w:tab/>
            </w:r>
            <w:r>
              <w:rPr>
                <w:noProof/>
                <w:webHidden/>
              </w:rPr>
              <w:fldChar w:fldCharType="begin"/>
            </w:r>
            <w:r>
              <w:rPr>
                <w:noProof/>
                <w:webHidden/>
              </w:rPr>
              <w:instrText xml:space="preserve"> PAGEREF _Toc219849162 \h </w:instrText>
            </w:r>
            <w:r>
              <w:rPr>
                <w:noProof/>
                <w:webHidden/>
              </w:rPr>
            </w:r>
            <w:r>
              <w:rPr>
                <w:noProof/>
                <w:webHidden/>
              </w:rPr>
              <w:fldChar w:fldCharType="separate"/>
            </w:r>
            <w:r>
              <w:rPr>
                <w:noProof/>
                <w:webHidden/>
              </w:rPr>
              <w:t>10</w:t>
            </w:r>
            <w:r>
              <w:rPr>
                <w:noProof/>
                <w:webHidden/>
              </w:rPr>
              <w:fldChar w:fldCharType="end"/>
            </w:r>
          </w:hyperlink>
        </w:p>
        <w:p w14:paraId="19EB0968" w14:textId="53FADBDC" w:rsidR="00B33452" w:rsidRDefault="00B33452">
          <w:pPr>
            <w:pStyle w:val="TOC3"/>
            <w:rPr>
              <w:rFonts w:asciiTheme="minorHAnsi" w:eastAsiaTheme="minorEastAsia" w:hAnsiTheme="minorHAnsi"/>
              <w:noProof/>
              <w:kern w:val="2"/>
              <w:szCs w:val="24"/>
              <w:lang w:val="en-GB" w:eastAsia="en-GB"/>
              <w14:ligatures w14:val="standardContextual"/>
            </w:rPr>
          </w:pPr>
          <w:hyperlink w:anchor="_Toc219849163" w:history="1">
            <w:r w:rsidRPr="00346A81">
              <w:rPr>
                <w:rStyle w:val="Hyperlink"/>
                <w:noProof/>
              </w:rPr>
              <w:t>3.3.1.</w:t>
            </w:r>
            <w:r>
              <w:rPr>
                <w:rFonts w:asciiTheme="minorHAnsi" w:eastAsiaTheme="minorEastAsia" w:hAnsiTheme="minorHAnsi"/>
                <w:noProof/>
                <w:kern w:val="2"/>
                <w:szCs w:val="24"/>
                <w:lang w:val="en-GB" w:eastAsia="en-GB"/>
                <w14:ligatures w14:val="standardContextual"/>
              </w:rPr>
              <w:tab/>
            </w:r>
            <w:r w:rsidRPr="00346A81">
              <w:rPr>
                <w:rStyle w:val="Hyperlink"/>
                <w:noProof/>
              </w:rPr>
              <w:t>Mechanizm serwisów i zarządzanie cyklem życia aplikacji</w:t>
            </w:r>
            <w:r>
              <w:rPr>
                <w:noProof/>
                <w:webHidden/>
              </w:rPr>
              <w:tab/>
            </w:r>
            <w:r>
              <w:rPr>
                <w:noProof/>
                <w:webHidden/>
              </w:rPr>
              <w:fldChar w:fldCharType="begin"/>
            </w:r>
            <w:r>
              <w:rPr>
                <w:noProof/>
                <w:webHidden/>
              </w:rPr>
              <w:instrText xml:space="preserve"> PAGEREF _Toc219849163 \h </w:instrText>
            </w:r>
            <w:r>
              <w:rPr>
                <w:noProof/>
                <w:webHidden/>
              </w:rPr>
            </w:r>
            <w:r>
              <w:rPr>
                <w:noProof/>
                <w:webHidden/>
              </w:rPr>
              <w:fldChar w:fldCharType="separate"/>
            </w:r>
            <w:r>
              <w:rPr>
                <w:noProof/>
                <w:webHidden/>
              </w:rPr>
              <w:t>11</w:t>
            </w:r>
            <w:r>
              <w:rPr>
                <w:noProof/>
                <w:webHidden/>
              </w:rPr>
              <w:fldChar w:fldCharType="end"/>
            </w:r>
          </w:hyperlink>
        </w:p>
        <w:p w14:paraId="68D49F6A" w14:textId="520F3847" w:rsidR="00B33452" w:rsidRDefault="00B33452">
          <w:pPr>
            <w:pStyle w:val="TOC3"/>
            <w:rPr>
              <w:rFonts w:asciiTheme="minorHAnsi" w:eastAsiaTheme="minorEastAsia" w:hAnsiTheme="minorHAnsi"/>
              <w:noProof/>
              <w:kern w:val="2"/>
              <w:szCs w:val="24"/>
              <w:lang w:val="en-GB" w:eastAsia="en-GB"/>
              <w14:ligatures w14:val="standardContextual"/>
            </w:rPr>
          </w:pPr>
          <w:hyperlink w:anchor="_Toc219849164" w:history="1">
            <w:r w:rsidRPr="00346A81">
              <w:rPr>
                <w:rStyle w:val="Hyperlink"/>
                <w:noProof/>
              </w:rPr>
              <w:t>3.3.2.</w:t>
            </w:r>
            <w:r>
              <w:rPr>
                <w:rFonts w:asciiTheme="minorHAnsi" w:eastAsiaTheme="minorEastAsia" w:hAnsiTheme="minorHAnsi"/>
                <w:noProof/>
                <w:kern w:val="2"/>
                <w:szCs w:val="24"/>
                <w:lang w:val="en-GB" w:eastAsia="en-GB"/>
                <w14:ligatures w14:val="standardContextual"/>
              </w:rPr>
              <w:tab/>
            </w:r>
            <w:r w:rsidRPr="00346A81">
              <w:rPr>
                <w:rStyle w:val="Hyperlink"/>
                <w:noProof/>
              </w:rPr>
              <w:t>Warstwa aplikacji, systemy i ich rejestracja</w:t>
            </w:r>
            <w:r>
              <w:rPr>
                <w:noProof/>
                <w:webHidden/>
              </w:rPr>
              <w:tab/>
            </w:r>
            <w:r>
              <w:rPr>
                <w:noProof/>
                <w:webHidden/>
              </w:rPr>
              <w:fldChar w:fldCharType="begin"/>
            </w:r>
            <w:r>
              <w:rPr>
                <w:noProof/>
                <w:webHidden/>
              </w:rPr>
              <w:instrText xml:space="preserve"> PAGEREF _Toc219849164 \h </w:instrText>
            </w:r>
            <w:r>
              <w:rPr>
                <w:noProof/>
                <w:webHidden/>
              </w:rPr>
            </w:r>
            <w:r>
              <w:rPr>
                <w:noProof/>
                <w:webHidden/>
              </w:rPr>
              <w:fldChar w:fldCharType="separate"/>
            </w:r>
            <w:r>
              <w:rPr>
                <w:noProof/>
                <w:webHidden/>
              </w:rPr>
              <w:t>13</w:t>
            </w:r>
            <w:r>
              <w:rPr>
                <w:noProof/>
                <w:webHidden/>
              </w:rPr>
              <w:fldChar w:fldCharType="end"/>
            </w:r>
          </w:hyperlink>
        </w:p>
        <w:p w14:paraId="3FF48E08" w14:textId="609DA3FF" w:rsidR="00B33452" w:rsidRDefault="00B33452">
          <w:pPr>
            <w:pStyle w:val="TOC3"/>
            <w:rPr>
              <w:rFonts w:asciiTheme="minorHAnsi" w:eastAsiaTheme="minorEastAsia" w:hAnsiTheme="minorHAnsi"/>
              <w:noProof/>
              <w:kern w:val="2"/>
              <w:szCs w:val="24"/>
              <w:lang w:val="en-GB" w:eastAsia="en-GB"/>
              <w14:ligatures w14:val="standardContextual"/>
            </w:rPr>
          </w:pPr>
          <w:hyperlink w:anchor="_Toc219849165" w:history="1">
            <w:r w:rsidRPr="00346A81">
              <w:rPr>
                <w:rStyle w:val="Hyperlink"/>
                <w:noProof/>
              </w:rPr>
              <w:t>3.3.3.</w:t>
            </w:r>
            <w:r>
              <w:rPr>
                <w:rFonts w:asciiTheme="minorHAnsi" w:eastAsiaTheme="minorEastAsia" w:hAnsiTheme="minorHAnsi"/>
                <w:noProof/>
                <w:kern w:val="2"/>
                <w:szCs w:val="24"/>
                <w:lang w:val="en-GB" w:eastAsia="en-GB"/>
                <w14:ligatures w14:val="standardContextual"/>
              </w:rPr>
              <w:tab/>
            </w:r>
            <w:r w:rsidRPr="00346A81">
              <w:rPr>
                <w:rStyle w:val="Hyperlink"/>
                <w:noProof/>
              </w:rPr>
              <w:t>Orkiestracja systemów symulacyjnych</w:t>
            </w:r>
            <w:r>
              <w:rPr>
                <w:noProof/>
                <w:webHidden/>
              </w:rPr>
              <w:tab/>
            </w:r>
            <w:r>
              <w:rPr>
                <w:noProof/>
                <w:webHidden/>
              </w:rPr>
              <w:fldChar w:fldCharType="begin"/>
            </w:r>
            <w:r>
              <w:rPr>
                <w:noProof/>
                <w:webHidden/>
              </w:rPr>
              <w:instrText xml:space="preserve"> PAGEREF _Toc219849165 \h </w:instrText>
            </w:r>
            <w:r>
              <w:rPr>
                <w:noProof/>
                <w:webHidden/>
              </w:rPr>
            </w:r>
            <w:r>
              <w:rPr>
                <w:noProof/>
                <w:webHidden/>
              </w:rPr>
              <w:fldChar w:fldCharType="separate"/>
            </w:r>
            <w:r>
              <w:rPr>
                <w:noProof/>
                <w:webHidden/>
              </w:rPr>
              <w:t>14</w:t>
            </w:r>
            <w:r>
              <w:rPr>
                <w:noProof/>
                <w:webHidden/>
              </w:rPr>
              <w:fldChar w:fldCharType="end"/>
            </w:r>
          </w:hyperlink>
        </w:p>
        <w:p w14:paraId="23F9B1A8" w14:textId="6F1E9756" w:rsidR="00B33452" w:rsidRDefault="00B33452">
          <w:pPr>
            <w:pStyle w:val="TOC3"/>
            <w:rPr>
              <w:rFonts w:asciiTheme="minorHAnsi" w:eastAsiaTheme="minorEastAsia" w:hAnsiTheme="minorHAnsi"/>
              <w:noProof/>
              <w:kern w:val="2"/>
              <w:szCs w:val="24"/>
              <w:lang w:val="en-GB" w:eastAsia="en-GB"/>
              <w14:ligatures w14:val="standardContextual"/>
            </w:rPr>
          </w:pPr>
          <w:hyperlink w:anchor="_Toc219849166" w:history="1">
            <w:r w:rsidRPr="00346A81">
              <w:rPr>
                <w:rStyle w:val="Hyperlink"/>
                <w:noProof/>
              </w:rPr>
              <w:t>3.3.4.</w:t>
            </w:r>
            <w:r>
              <w:rPr>
                <w:rFonts w:asciiTheme="minorHAnsi" w:eastAsiaTheme="minorEastAsia" w:hAnsiTheme="minorHAnsi"/>
                <w:noProof/>
                <w:kern w:val="2"/>
                <w:szCs w:val="24"/>
                <w:lang w:val="en-GB" w:eastAsia="en-GB"/>
                <w14:ligatures w14:val="standardContextual"/>
              </w:rPr>
              <w:tab/>
            </w:r>
            <w:r w:rsidRPr="00346A81">
              <w:rPr>
                <w:rStyle w:val="Hyperlink"/>
                <w:noProof/>
              </w:rPr>
              <w:t>Komunikacja między systemami</w:t>
            </w:r>
            <w:r>
              <w:rPr>
                <w:noProof/>
                <w:webHidden/>
              </w:rPr>
              <w:tab/>
            </w:r>
            <w:r>
              <w:rPr>
                <w:noProof/>
                <w:webHidden/>
              </w:rPr>
              <w:fldChar w:fldCharType="begin"/>
            </w:r>
            <w:r>
              <w:rPr>
                <w:noProof/>
                <w:webHidden/>
              </w:rPr>
              <w:instrText xml:space="preserve"> PAGEREF _Toc219849166 \h </w:instrText>
            </w:r>
            <w:r>
              <w:rPr>
                <w:noProof/>
                <w:webHidden/>
              </w:rPr>
            </w:r>
            <w:r>
              <w:rPr>
                <w:noProof/>
                <w:webHidden/>
              </w:rPr>
              <w:fldChar w:fldCharType="separate"/>
            </w:r>
            <w:r>
              <w:rPr>
                <w:noProof/>
                <w:webHidden/>
              </w:rPr>
              <w:t>15</w:t>
            </w:r>
            <w:r>
              <w:rPr>
                <w:noProof/>
                <w:webHidden/>
              </w:rPr>
              <w:fldChar w:fldCharType="end"/>
            </w:r>
          </w:hyperlink>
        </w:p>
        <w:p w14:paraId="3D215153" w14:textId="491B88B6" w:rsidR="00B33452" w:rsidRDefault="00B33452">
          <w:pPr>
            <w:pStyle w:val="TOC3"/>
            <w:rPr>
              <w:rFonts w:asciiTheme="minorHAnsi" w:eastAsiaTheme="minorEastAsia" w:hAnsiTheme="minorHAnsi"/>
              <w:noProof/>
              <w:kern w:val="2"/>
              <w:szCs w:val="24"/>
              <w:lang w:val="en-GB" w:eastAsia="en-GB"/>
              <w14:ligatures w14:val="standardContextual"/>
            </w:rPr>
          </w:pPr>
          <w:hyperlink w:anchor="_Toc219849167" w:history="1">
            <w:r w:rsidRPr="00346A81">
              <w:rPr>
                <w:rStyle w:val="Hyperlink"/>
                <w:noProof/>
              </w:rPr>
              <w:t>3.3.5.</w:t>
            </w:r>
            <w:r>
              <w:rPr>
                <w:rFonts w:asciiTheme="minorHAnsi" w:eastAsiaTheme="minorEastAsia" w:hAnsiTheme="minorHAnsi"/>
                <w:noProof/>
                <w:kern w:val="2"/>
                <w:szCs w:val="24"/>
                <w:lang w:val="en-GB" w:eastAsia="en-GB"/>
                <w14:ligatures w14:val="standardContextual"/>
              </w:rPr>
              <w:tab/>
            </w:r>
            <w:r w:rsidRPr="00346A81">
              <w:rPr>
                <w:rStyle w:val="Hyperlink"/>
                <w:noProof/>
              </w:rPr>
              <w:t>Konfiguracja aplikacji i interfejsy wejścia/wyjścia</w:t>
            </w:r>
            <w:r>
              <w:rPr>
                <w:noProof/>
                <w:webHidden/>
              </w:rPr>
              <w:tab/>
            </w:r>
            <w:r>
              <w:rPr>
                <w:noProof/>
                <w:webHidden/>
              </w:rPr>
              <w:fldChar w:fldCharType="begin"/>
            </w:r>
            <w:r>
              <w:rPr>
                <w:noProof/>
                <w:webHidden/>
              </w:rPr>
              <w:instrText xml:space="preserve"> PAGEREF _Toc219849167 \h </w:instrText>
            </w:r>
            <w:r>
              <w:rPr>
                <w:noProof/>
                <w:webHidden/>
              </w:rPr>
            </w:r>
            <w:r>
              <w:rPr>
                <w:noProof/>
                <w:webHidden/>
              </w:rPr>
              <w:fldChar w:fldCharType="separate"/>
            </w:r>
            <w:r>
              <w:rPr>
                <w:noProof/>
                <w:webHidden/>
              </w:rPr>
              <w:t>18</w:t>
            </w:r>
            <w:r>
              <w:rPr>
                <w:noProof/>
                <w:webHidden/>
              </w:rPr>
              <w:fldChar w:fldCharType="end"/>
            </w:r>
          </w:hyperlink>
        </w:p>
        <w:p w14:paraId="4239A815" w14:textId="1D0BCEB5" w:rsidR="00B33452" w:rsidRDefault="00B33452">
          <w:pPr>
            <w:pStyle w:val="TOC1"/>
            <w:rPr>
              <w:rFonts w:asciiTheme="minorHAnsi" w:eastAsiaTheme="minorEastAsia" w:hAnsiTheme="minorHAnsi"/>
              <w:noProof/>
              <w:kern w:val="2"/>
              <w:szCs w:val="24"/>
              <w:lang w:val="en-GB" w:eastAsia="en-GB"/>
              <w14:ligatures w14:val="standardContextual"/>
            </w:rPr>
          </w:pPr>
          <w:hyperlink w:anchor="_Toc219849168" w:history="1">
            <w:r w:rsidRPr="00346A81">
              <w:rPr>
                <w:rStyle w:val="Hyperlink"/>
                <w:noProof/>
              </w:rPr>
              <w:t>4.</w:t>
            </w:r>
            <w:r>
              <w:rPr>
                <w:rFonts w:asciiTheme="minorHAnsi" w:eastAsiaTheme="minorEastAsia" w:hAnsiTheme="minorHAnsi"/>
                <w:noProof/>
                <w:kern w:val="2"/>
                <w:szCs w:val="24"/>
                <w:lang w:val="en-GB" w:eastAsia="en-GB"/>
                <w14:ligatures w14:val="standardContextual"/>
              </w:rPr>
              <w:tab/>
            </w:r>
            <w:r w:rsidRPr="00346A81">
              <w:rPr>
                <w:rStyle w:val="Hyperlink"/>
                <w:noProof/>
              </w:rPr>
              <w:t>Model ekosystemu</w:t>
            </w:r>
            <w:r>
              <w:rPr>
                <w:noProof/>
                <w:webHidden/>
              </w:rPr>
              <w:tab/>
            </w:r>
            <w:r>
              <w:rPr>
                <w:noProof/>
                <w:webHidden/>
              </w:rPr>
              <w:fldChar w:fldCharType="begin"/>
            </w:r>
            <w:r>
              <w:rPr>
                <w:noProof/>
                <w:webHidden/>
              </w:rPr>
              <w:instrText xml:space="preserve"> PAGEREF _Toc219849168 \h </w:instrText>
            </w:r>
            <w:r>
              <w:rPr>
                <w:noProof/>
                <w:webHidden/>
              </w:rPr>
            </w:r>
            <w:r>
              <w:rPr>
                <w:noProof/>
                <w:webHidden/>
              </w:rPr>
              <w:fldChar w:fldCharType="separate"/>
            </w:r>
            <w:r>
              <w:rPr>
                <w:noProof/>
                <w:webHidden/>
              </w:rPr>
              <w:t>21</w:t>
            </w:r>
            <w:r>
              <w:rPr>
                <w:noProof/>
                <w:webHidden/>
              </w:rPr>
              <w:fldChar w:fldCharType="end"/>
            </w:r>
          </w:hyperlink>
        </w:p>
        <w:p w14:paraId="38F1F9AF" w14:textId="1BC0D102" w:rsidR="00B33452" w:rsidRDefault="00B33452">
          <w:pPr>
            <w:pStyle w:val="TOC2"/>
            <w:rPr>
              <w:rFonts w:asciiTheme="minorHAnsi" w:eastAsiaTheme="minorEastAsia" w:hAnsiTheme="minorHAnsi"/>
              <w:noProof/>
              <w:kern w:val="2"/>
              <w:szCs w:val="24"/>
              <w:lang w:val="en-GB" w:eastAsia="en-GB"/>
              <w14:ligatures w14:val="standardContextual"/>
            </w:rPr>
          </w:pPr>
          <w:hyperlink w:anchor="_Toc219849169" w:history="1">
            <w:r w:rsidRPr="00346A81">
              <w:rPr>
                <w:rStyle w:val="Hyperlink"/>
                <w:noProof/>
              </w:rPr>
              <w:t>4.1.</w:t>
            </w:r>
            <w:r>
              <w:rPr>
                <w:rFonts w:asciiTheme="minorHAnsi" w:eastAsiaTheme="minorEastAsia" w:hAnsiTheme="minorHAnsi"/>
                <w:noProof/>
                <w:kern w:val="2"/>
                <w:szCs w:val="24"/>
                <w:lang w:val="en-GB" w:eastAsia="en-GB"/>
                <w14:ligatures w14:val="standardContextual"/>
              </w:rPr>
              <w:tab/>
            </w:r>
            <w:r w:rsidRPr="00346A81">
              <w:rPr>
                <w:rStyle w:val="Hyperlink"/>
                <w:noProof/>
              </w:rPr>
              <w:t>Dynamika środowiska</w:t>
            </w:r>
            <w:r>
              <w:rPr>
                <w:noProof/>
                <w:webHidden/>
              </w:rPr>
              <w:tab/>
            </w:r>
            <w:r>
              <w:rPr>
                <w:noProof/>
                <w:webHidden/>
              </w:rPr>
              <w:fldChar w:fldCharType="begin"/>
            </w:r>
            <w:r>
              <w:rPr>
                <w:noProof/>
                <w:webHidden/>
              </w:rPr>
              <w:instrText xml:space="preserve"> PAGEREF _Toc219849169 \h </w:instrText>
            </w:r>
            <w:r>
              <w:rPr>
                <w:noProof/>
                <w:webHidden/>
              </w:rPr>
            </w:r>
            <w:r>
              <w:rPr>
                <w:noProof/>
                <w:webHidden/>
              </w:rPr>
              <w:fldChar w:fldCharType="separate"/>
            </w:r>
            <w:r>
              <w:rPr>
                <w:noProof/>
                <w:webHidden/>
              </w:rPr>
              <w:t>21</w:t>
            </w:r>
            <w:r>
              <w:rPr>
                <w:noProof/>
                <w:webHidden/>
              </w:rPr>
              <w:fldChar w:fldCharType="end"/>
            </w:r>
          </w:hyperlink>
        </w:p>
        <w:p w14:paraId="36047010" w14:textId="75331F5F" w:rsidR="00B33452" w:rsidRDefault="00B33452">
          <w:pPr>
            <w:pStyle w:val="TOC3"/>
            <w:rPr>
              <w:rFonts w:asciiTheme="minorHAnsi" w:eastAsiaTheme="minorEastAsia" w:hAnsiTheme="minorHAnsi"/>
              <w:noProof/>
              <w:kern w:val="2"/>
              <w:szCs w:val="24"/>
              <w:lang w:val="en-GB" w:eastAsia="en-GB"/>
              <w14:ligatures w14:val="standardContextual"/>
            </w:rPr>
          </w:pPr>
          <w:hyperlink w:anchor="_Toc219849170" w:history="1">
            <w:r w:rsidRPr="00346A81">
              <w:rPr>
                <w:rStyle w:val="Hyperlink"/>
                <w:noProof/>
              </w:rPr>
              <w:t>4.1.1.</w:t>
            </w:r>
            <w:r>
              <w:rPr>
                <w:rFonts w:asciiTheme="minorHAnsi" w:eastAsiaTheme="minorEastAsia" w:hAnsiTheme="minorHAnsi"/>
                <w:noProof/>
                <w:kern w:val="2"/>
                <w:szCs w:val="24"/>
                <w:lang w:val="en-GB" w:eastAsia="en-GB"/>
                <w14:ligatures w14:val="standardContextual"/>
              </w:rPr>
              <w:tab/>
            </w:r>
            <w:r w:rsidRPr="00346A81">
              <w:rPr>
                <w:rStyle w:val="Hyperlink"/>
                <w:noProof/>
              </w:rPr>
              <w:t>Pojemność środowiska i regeneracja</w:t>
            </w:r>
            <w:r>
              <w:rPr>
                <w:noProof/>
                <w:webHidden/>
              </w:rPr>
              <w:tab/>
            </w:r>
            <w:r>
              <w:rPr>
                <w:noProof/>
                <w:webHidden/>
              </w:rPr>
              <w:fldChar w:fldCharType="begin"/>
            </w:r>
            <w:r>
              <w:rPr>
                <w:noProof/>
                <w:webHidden/>
              </w:rPr>
              <w:instrText xml:space="preserve"> PAGEREF _Toc219849170 \h </w:instrText>
            </w:r>
            <w:r>
              <w:rPr>
                <w:noProof/>
                <w:webHidden/>
              </w:rPr>
            </w:r>
            <w:r>
              <w:rPr>
                <w:noProof/>
                <w:webHidden/>
              </w:rPr>
              <w:fldChar w:fldCharType="separate"/>
            </w:r>
            <w:r>
              <w:rPr>
                <w:noProof/>
                <w:webHidden/>
              </w:rPr>
              <w:t>21</w:t>
            </w:r>
            <w:r>
              <w:rPr>
                <w:noProof/>
                <w:webHidden/>
              </w:rPr>
              <w:fldChar w:fldCharType="end"/>
            </w:r>
          </w:hyperlink>
        </w:p>
        <w:p w14:paraId="634BE635" w14:textId="62DBC293" w:rsidR="00B33452" w:rsidRDefault="00B33452">
          <w:pPr>
            <w:pStyle w:val="TOC3"/>
            <w:rPr>
              <w:rFonts w:asciiTheme="minorHAnsi" w:eastAsiaTheme="minorEastAsia" w:hAnsiTheme="minorHAnsi"/>
              <w:noProof/>
              <w:kern w:val="2"/>
              <w:szCs w:val="24"/>
              <w:lang w:val="en-GB" w:eastAsia="en-GB"/>
              <w14:ligatures w14:val="standardContextual"/>
            </w:rPr>
          </w:pPr>
          <w:hyperlink w:anchor="_Toc219849171" w:history="1">
            <w:r w:rsidRPr="00346A81">
              <w:rPr>
                <w:rStyle w:val="Hyperlink"/>
                <w:noProof/>
              </w:rPr>
              <w:t>4.1.2.</w:t>
            </w:r>
            <w:r>
              <w:rPr>
                <w:rFonts w:asciiTheme="minorHAnsi" w:eastAsiaTheme="minorEastAsia" w:hAnsiTheme="minorHAnsi"/>
                <w:noProof/>
                <w:kern w:val="2"/>
                <w:szCs w:val="24"/>
                <w:lang w:val="en-GB" w:eastAsia="en-GB"/>
                <w14:ligatures w14:val="standardContextual"/>
              </w:rPr>
              <w:tab/>
            </w:r>
            <w:r w:rsidRPr="00346A81">
              <w:rPr>
                <w:rStyle w:val="Hyperlink"/>
                <w:noProof/>
              </w:rPr>
              <w:t>Model agenta i gospodarka energetyczna</w:t>
            </w:r>
            <w:r>
              <w:rPr>
                <w:noProof/>
                <w:webHidden/>
              </w:rPr>
              <w:tab/>
            </w:r>
            <w:r>
              <w:rPr>
                <w:noProof/>
                <w:webHidden/>
              </w:rPr>
              <w:fldChar w:fldCharType="begin"/>
            </w:r>
            <w:r>
              <w:rPr>
                <w:noProof/>
                <w:webHidden/>
              </w:rPr>
              <w:instrText xml:space="preserve"> PAGEREF _Toc219849171 \h </w:instrText>
            </w:r>
            <w:r>
              <w:rPr>
                <w:noProof/>
                <w:webHidden/>
              </w:rPr>
            </w:r>
            <w:r>
              <w:rPr>
                <w:noProof/>
                <w:webHidden/>
              </w:rPr>
              <w:fldChar w:fldCharType="separate"/>
            </w:r>
            <w:r>
              <w:rPr>
                <w:noProof/>
                <w:webHidden/>
              </w:rPr>
              <w:t>21</w:t>
            </w:r>
            <w:r>
              <w:rPr>
                <w:noProof/>
                <w:webHidden/>
              </w:rPr>
              <w:fldChar w:fldCharType="end"/>
            </w:r>
          </w:hyperlink>
        </w:p>
        <w:p w14:paraId="71CB7BA2" w14:textId="3FE73FF2" w:rsidR="00B33452" w:rsidRDefault="00B33452">
          <w:pPr>
            <w:pStyle w:val="TOC2"/>
            <w:rPr>
              <w:rFonts w:asciiTheme="minorHAnsi" w:eastAsiaTheme="minorEastAsia" w:hAnsiTheme="minorHAnsi"/>
              <w:noProof/>
              <w:kern w:val="2"/>
              <w:szCs w:val="24"/>
              <w:lang w:val="en-GB" w:eastAsia="en-GB"/>
              <w14:ligatures w14:val="standardContextual"/>
            </w:rPr>
          </w:pPr>
          <w:hyperlink w:anchor="_Toc219849172" w:history="1">
            <w:r w:rsidRPr="00346A81">
              <w:rPr>
                <w:rStyle w:val="Hyperlink"/>
                <w:noProof/>
              </w:rPr>
              <w:t>4.2.</w:t>
            </w:r>
            <w:r>
              <w:rPr>
                <w:rFonts w:asciiTheme="minorHAnsi" w:eastAsiaTheme="minorEastAsia" w:hAnsiTheme="minorHAnsi"/>
                <w:noProof/>
                <w:kern w:val="2"/>
                <w:szCs w:val="24"/>
                <w:lang w:val="en-GB" w:eastAsia="en-GB"/>
                <w14:ligatures w14:val="standardContextual"/>
              </w:rPr>
              <w:tab/>
            </w:r>
            <w:r w:rsidRPr="00346A81">
              <w:rPr>
                <w:rStyle w:val="Hyperlink"/>
                <w:noProof/>
              </w:rPr>
              <w:t>Mechanizm adaptacji i dziedziczenia</w:t>
            </w:r>
            <w:r>
              <w:rPr>
                <w:noProof/>
                <w:webHidden/>
              </w:rPr>
              <w:tab/>
            </w:r>
            <w:r>
              <w:rPr>
                <w:noProof/>
                <w:webHidden/>
              </w:rPr>
              <w:fldChar w:fldCharType="begin"/>
            </w:r>
            <w:r>
              <w:rPr>
                <w:noProof/>
                <w:webHidden/>
              </w:rPr>
              <w:instrText xml:space="preserve"> PAGEREF _Toc219849172 \h </w:instrText>
            </w:r>
            <w:r>
              <w:rPr>
                <w:noProof/>
                <w:webHidden/>
              </w:rPr>
            </w:r>
            <w:r>
              <w:rPr>
                <w:noProof/>
                <w:webHidden/>
              </w:rPr>
              <w:fldChar w:fldCharType="separate"/>
            </w:r>
            <w:r>
              <w:rPr>
                <w:noProof/>
                <w:webHidden/>
              </w:rPr>
              <w:t>22</w:t>
            </w:r>
            <w:r>
              <w:rPr>
                <w:noProof/>
                <w:webHidden/>
              </w:rPr>
              <w:fldChar w:fldCharType="end"/>
            </w:r>
          </w:hyperlink>
        </w:p>
        <w:p w14:paraId="2652E3C6" w14:textId="2B54B574" w:rsidR="00B33452" w:rsidRDefault="00B33452">
          <w:pPr>
            <w:pStyle w:val="TOC3"/>
            <w:rPr>
              <w:rFonts w:asciiTheme="minorHAnsi" w:eastAsiaTheme="minorEastAsia" w:hAnsiTheme="minorHAnsi"/>
              <w:noProof/>
              <w:kern w:val="2"/>
              <w:szCs w:val="24"/>
              <w:lang w:val="en-GB" w:eastAsia="en-GB"/>
              <w14:ligatures w14:val="standardContextual"/>
            </w:rPr>
          </w:pPr>
          <w:hyperlink w:anchor="_Toc219849173" w:history="1">
            <w:r w:rsidRPr="00346A81">
              <w:rPr>
                <w:rStyle w:val="Hyperlink"/>
                <w:noProof/>
              </w:rPr>
              <w:t>4.2.1.</w:t>
            </w:r>
            <w:r>
              <w:rPr>
                <w:rFonts w:asciiTheme="minorHAnsi" w:eastAsiaTheme="minorEastAsia" w:hAnsiTheme="minorHAnsi"/>
                <w:noProof/>
                <w:kern w:val="2"/>
                <w:szCs w:val="24"/>
                <w:lang w:val="en-GB" w:eastAsia="en-GB"/>
                <w14:ligatures w14:val="standardContextual"/>
              </w:rPr>
              <w:tab/>
            </w:r>
            <w:r w:rsidRPr="00346A81">
              <w:rPr>
                <w:rStyle w:val="Hyperlink"/>
                <w:noProof/>
              </w:rPr>
              <w:t>Plastyczność międzypokoleniowa</w:t>
            </w:r>
            <w:r>
              <w:rPr>
                <w:noProof/>
                <w:webHidden/>
              </w:rPr>
              <w:tab/>
            </w:r>
            <w:r>
              <w:rPr>
                <w:noProof/>
                <w:webHidden/>
              </w:rPr>
              <w:fldChar w:fldCharType="begin"/>
            </w:r>
            <w:r>
              <w:rPr>
                <w:noProof/>
                <w:webHidden/>
              </w:rPr>
              <w:instrText xml:space="preserve"> PAGEREF _Toc219849173 \h </w:instrText>
            </w:r>
            <w:r>
              <w:rPr>
                <w:noProof/>
                <w:webHidden/>
              </w:rPr>
            </w:r>
            <w:r>
              <w:rPr>
                <w:noProof/>
                <w:webHidden/>
              </w:rPr>
              <w:fldChar w:fldCharType="separate"/>
            </w:r>
            <w:r>
              <w:rPr>
                <w:noProof/>
                <w:webHidden/>
              </w:rPr>
              <w:t>22</w:t>
            </w:r>
            <w:r>
              <w:rPr>
                <w:noProof/>
                <w:webHidden/>
              </w:rPr>
              <w:fldChar w:fldCharType="end"/>
            </w:r>
          </w:hyperlink>
        </w:p>
        <w:p w14:paraId="54F8E863" w14:textId="0A0AB244" w:rsidR="00B33452" w:rsidRDefault="00B33452">
          <w:pPr>
            <w:pStyle w:val="TOC3"/>
            <w:rPr>
              <w:rFonts w:asciiTheme="minorHAnsi" w:eastAsiaTheme="minorEastAsia" w:hAnsiTheme="minorHAnsi"/>
              <w:noProof/>
              <w:kern w:val="2"/>
              <w:szCs w:val="24"/>
              <w:lang w:val="en-GB" w:eastAsia="en-GB"/>
              <w14:ligatures w14:val="standardContextual"/>
            </w:rPr>
          </w:pPr>
          <w:hyperlink w:anchor="_Toc219849174" w:history="1">
            <w:r w:rsidRPr="00346A81">
              <w:rPr>
                <w:rStyle w:val="Hyperlink"/>
                <w:noProof/>
              </w:rPr>
              <w:t>4.2.2.</w:t>
            </w:r>
            <w:r>
              <w:rPr>
                <w:rFonts w:asciiTheme="minorHAnsi" w:eastAsiaTheme="minorEastAsia" w:hAnsiTheme="minorHAnsi"/>
                <w:noProof/>
                <w:kern w:val="2"/>
                <w:szCs w:val="24"/>
                <w:lang w:val="en-GB" w:eastAsia="en-GB"/>
                <w14:ligatures w14:val="standardContextual"/>
              </w:rPr>
              <w:tab/>
            </w:r>
            <w:r w:rsidRPr="00346A81">
              <w:rPr>
                <w:rStyle w:val="Hyperlink"/>
                <w:noProof/>
              </w:rPr>
              <w:t>Selekcja przedrozrodcza i bariery energetyczne</w:t>
            </w:r>
            <w:r>
              <w:rPr>
                <w:noProof/>
                <w:webHidden/>
              </w:rPr>
              <w:tab/>
            </w:r>
            <w:r>
              <w:rPr>
                <w:noProof/>
                <w:webHidden/>
              </w:rPr>
              <w:fldChar w:fldCharType="begin"/>
            </w:r>
            <w:r>
              <w:rPr>
                <w:noProof/>
                <w:webHidden/>
              </w:rPr>
              <w:instrText xml:space="preserve"> PAGEREF _Toc219849174 \h </w:instrText>
            </w:r>
            <w:r>
              <w:rPr>
                <w:noProof/>
                <w:webHidden/>
              </w:rPr>
            </w:r>
            <w:r>
              <w:rPr>
                <w:noProof/>
                <w:webHidden/>
              </w:rPr>
              <w:fldChar w:fldCharType="separate"/>
            </w:r>
            <w:r>
              <w:rPr>
                <w:noProof/>
                <w:webHidden/>
              </w:rPr>
              <w:t>22</w:t>
            </w:r>
            <w:r>
              <w:rPr>
                <w:noProof/>
                <w:webHidden/>
              </w:rPr>
              <w:fldChar w:fldCharType="end"/>
            </w:r>
          </w:hyperlink>
        </w:p>
        <w:p w14:paraId="6BF8066A" w14:textId="708A6FAB" w:rsidR="00B33452" w:rsidRDefault="00B33452">
          <w:pPr>
            <w:pStyle w:val="TOC3"/>
            <w:rPr>
              <w:rFonts w:asciiTheme="minorHAnsi" w:eastAsiaTheme="minorEastAsia" w:hAnsiTheme="minorHAnsi"/>
              <w:noProof/>
              <w:kern w:val="2"/>
              <w:szCs w:val="24"/>
              <w:lang w:val="en-GB" w:eastAsia="en-GB"/>
              <w14:ligatures w14:val="standardContextual"/>
            </w:rPr>
          </w:pPr>
          <w:hyperlink w:anchor="_Toc219849175" w:history="1">
            <w:r w:rsidRPr="00346A81">
              <w:rPr>
                <w:rStyle w:val="Hyperlink"/>
                <w:noProof/>
              </w:rPr>
              <w:t>4.2.3.</w:t>
            </w:r>
            <w:r>
              <w:rPr>
                <w:rFonts w:asciiTheme="minorHAnsi" w:eastAsiaTheme="minorEastAsia" w:hAnsiTheme="minorHAnsi"/>
                <w:noProof/>
                <w:kern w:val="2"/>
                <w:szCs w:val="24"/>
                <w:lang w:val="en-GB" w:eastAsia="en-GB"/>
                <w14:ligatures w14:val="standardContextual"/>
              </w:rPr>
              <w:tab/>
            </w:r>
            <w:r w:rsidRPr="00346A81">
              <w:rPr>
                <w:rStyle w:val="Hyperlink"/>
                <w:noProof/>
              </w:rPr>
              <w:t>Mutacja losowa i ekonomia przetrwania</w:t>
            </w:r>
            <w:r>
              <w:rPr>
                <w:noProof/>
                <w:webHidden/>
              </w:rPr>
              <w:tab/>
            </w:r>
            <w:r>
              <w:rPr>
                <w:noProof/>
                <w:webHidden/>
              </w:rPr>
              <w:fldChar w:fldCharType="begin"/>
            </w:r>
            <w:r>
              <w:rPr>
                <w:noProof/>
                <w:webHidden/>
              </w:rPr>
              <w:instrText xml:space="preserve"> PAGEREF _Toc219849175 \h </w:instrText>
            </w:r>
            <w:r>
              <w:rPr>
                <w:noProof/>
                <w:webHidden/>
              </w:rPr>
            </w:r>
            <w:r>
              <w:rPr>
                <w:noProof/>
                <w:webHidden/>
              </w:rPr>
              <w:fldChar w:fldCharType="separate"/>
            </w:r>
            <w:r>
              <w:rPr>
                <w:noProof/>
                <w:webHidden/>
              </w:rPr>
              <w:t>23</w:t>
            </w:r>
            <w:r>
              <w:rPr>
                <w:noProof/>
                <w:webHidden/>
              </w:rPr>
              <w:fldChar w:fldCharType="end"/>
            </w:r>
          </w:hyperlink>
        </w:p>
        <w:p w14:paraId="251AF24B" w14:textId="16547F97" w:rsidR="00B33452" w:rsidRDefault="00B33452">
          <w:pPr>
            <w:pStyle w:val="TOC2"/>
            <w:rPr>
              <w:rFonts w:asciiTheme="minorHAnsi" w:eastAsiaTheme="minorEastAsia" w:hAnsiTheme="minorHAnsi"/>
              <w:noProof/>
              <w:kern w:val="2"/>
              <w:szCs w:val="24"/>
              <w:lang w:val="en-GB" w:eastAsia="en-GB"/>
              <w14:ligatures w14:val="standardContextual"/>
            </w:rPr>
          </w:pPr>
          <w:hyperlink w:anchor="_Toc219849176" w:history="1">
            <w:r w:rsidRPr="00346A81">
              <w:rPr>
                <w:rStyle w:val="Hyperlink"/>
                <w:noProof/>
              </w:rPr>
              <w:t>4.3.</w:t>
            </w:r>
            <w:r>
              <w:rPr>
                <w:rFonts w:asciiTheme="minorHAnsi" w:eastAsiaTheme="minorEastAsia" w:hAnsiTheme="minorHAnsi"/>
                <w:noProof/>
                <w:kern w:val="2"/>
                <w:szCs w:val="24"/>
                <w:lang w:val="en-GB" w:eastAsia="en-GB"/>
                <w14:ligatures w14:val="standardContextual"/>
              </w:rPr>
              <w:tab/>
            </w:r>
            <w:r w:rsidRPr="00346A81">
              <w:rPr>
                <w:rStyle w:val="Hyperlink"/>
                <w:noProof/>
              </w:rPr>
              <w:t>Ograniczenia biologiczne</w:t>
            </w:r>
            <w:r>
              <w:rPr>
                <w:noProof/>
                <w:webHidden/>
              </w:rPr>
              <w:tab/>
            </w:r>
            <w:r>
              <w:rPr>
                <w:noProof/>
                <w:webHidden/>
              </w:rPr>
              <w:fldChar w:fldCharType="begin"/>
            </w:r>
            <w:r>
              <w:rPr>
                <w:noProof/>
                <w:webHidden/>
              </w:rPr>
              <w:instrText xml:space="preserve"> PAGEREF _Toc219849176 \h </w:instrText>
            </w:r>
            <w:r>
              <w:rPr>
                <w:noProof/>
                <w:webHidden/>
              </w:rPr>
            </w:r>
            <w:r>
              <w:rPr>
                <w:noProof/>
                <w:webHidden/>
              </w:rPr>
              <w:fldChar w:fldCharType="separate"/>
            </w:r>
            <w:r>
              <w:rPr>
                <w:noProof/>
                <w:webHidden/>
              </w:rPr>
              <w:t>23</w:t>
            </w:r>
            <w:r>
              <w:rPr>
                <w:noProof/>
                <w:webHidden/>
              </w:rPr>
              <w:fldChar w:fldCharType="end"/>
            </w:r>
          </w:hyperlink>
        </w:p>
        <w:p w14:paraId="15CDDC60" w14:textId="6302CCB6" w:rsidR="00B33452" w:rsidRDefault="00B33452">
          <w:pPr>
            <w:pStyle w:val="TOC2"/>
            <w:rPr>
              <w:rFonts w:asciiTheme="minorHAnsi" w:eastAsiaTheme="minorEastAsia" w:hAnsiTheme="minorHAnsi"/>
              <w:noProof/>
              <w:kern w:val="2"/>
              <w:szCs w:val="24"/>
              <w:lang w:val="en-GB" w:eastAsia="en-GB"/>
              <w14:ligatures w14:val="standardContextual"/>
            </w:rPr>
          </w:pPr>
          <w:hyperlink w:anchor="_Toc219849177" w:history="1">
            <w:r w:rsidRPr="00346A81">
              <w:rPr>
                <w:rStyle w:val="Hyperlink"/>
                <w:noProof/>
              </w:rPr>
              <w:t>4.4.</w:t>
            </w:r>
            <w:r>
              <w:rPr>
                <w:rFonts w:asciiTheme="minorHAnsi" w:eastAsiaTheme="minorEastAsia" w:hAnsiTheme="minorHAnsi"/>
                <w:noProof/>
                <w:kern w:val="2"/>
                <w:szCs w:val="24"/>
                <w:lang w:val="en-GB" w:eastAsia="en-GB"/>
                <w14:ligatures w14:val="standardContextual"/>
              </w:rPr>
              <w:tab/>
            </w:r>
            <w:r w:rsidRPr="00346A81">
              <w:rPr>
                <w:rStyle w:val="Hyperlink"/>
                <w:noProof/>
              </w:rPr>
              <w:t>Założenia badawcze</w:t>
            </w:r>
            <w:r>
              <w:rPr>
                <w:noProof/>
                <w:webHidden/>
              </w:rPr>
              <w:tab/>
            </w:r>
            <w:r>
              <w:rPr>
                <w:noProof/>
                <w:webHidden/>
              </w:rPr>
              <w:fldChar w:fldCharType="begin"/>
            </w:r>
            <w:r>
              <w:rPr>
                <w:noProof/>
                <w:webHidden/>
              </w:rPr>
              <w:instrText xml:space="preserve"> PAGEREF _Toc219849177 \h </w:instrText>
            </w:r>
            <w:r>
              <w:rPr>
                <w:noProof/>
                <w:webHidden/>
              </w:rPr>
            </w:r>
            <w:r>
              <w:rPr>
                <w:noProof/>
                <w:webHidden/>
              </w:rPr>
              <w:fldChar w:fldCharType="separate"/>
            </w:r>
            <w:r>
              <w:rPr>
                <w:noProof/>
                <w:webHidden/>
              </w:rPr>
              <w:t>24</w:t>
            </w:r>
            <w:r>
              <w:rPr>
                <w:noProof/>
                <w:webHidden/>
              </w:rPr>
              <w:fldChar w:fldCharType="end"/>
            </w:r>
          </w:hyperlink>
        </w:p>
        <w:p w14:paraId="158BFA09" w14:textId="6F5DD57A" w:rsidR="00B33452" w:rsidRDefault="00B33452">
          <w:pPr>
            <w:pStyle w:val="TOC1"/>
            <w:rPr>
              <w:rFonts w:asciiTheme="minorHAnsi" w:eastAsiaTheme="minorEastAsia" w:hAnsiTheme="minorHAnsi"/>
              <w:noProof/>
              <w:kern w:val="2"/>
              <w:szCs w:val="24"/>
              <w:lang w:val="en-GB" w:eastAsia="en-GB"/>
              <w14:ligatures w14:val="standardContextual"/>
            </w:rPr>
          </w:pPr>
          <w:hyperlink w:anchor="_Toc219849178" w:history="1">
            <w:r w:rsidRPr="00346A81">
              <w:rPr>
                <w:rStyle w:val="Hyperlink"/>
                <w:noProof/>
              </w:rPr>
              <w:t>5.</w:t>
            </w:r>
            <w:r>
              <w:rPr>
                <w:rFonts w:asciiTheme="minorHAnsi" w:eastAsiaTheme="minorEastAsia" w:hAnsiTheme="minorHAnsi"/>
                <w:noProof/>
                <w:kern w:val="2"/>
                <w:szCs w:val="24"/>
                <w:lang w:val="en-GB" w:eastAsia="en-GB"/>
                <w14:ligatures w14:val="standardContextual"/>
              </w:rPr>
              <w:tab/>
            </w:r>
            <w:r w:rsidRPr="00346A81">
              <w:rPr>
                <w:rStyle w:val="Hyperlink"/>
                <w:noProof/>
              </w:rPr>
              <w:t>Środowisko testowe</w:t>
            </w:r>
            <w:r>
              <w:rPr>
                <w:noProof/>
                <w:webHidden/>
              </w:rPr>
              <w:tab/>
            </w:r>
            <w:r>
              <w:rPr>
                <w:noProof/>
                <w:webHidden/>
              </w:rPr>
              <w:fldChar w:fldCharType="begin"/>
            </w:r>
            <w:r>
              <w:rPr>
                <w:noProof/>
                <w:webHidden/>
              </w:rPr>
              <w:instrText xml:space="preserve"> PAGEREF _Toc219849178 \h </w:instrText>
            </w:r>
            <w:r>
              <w:rPr>
                <w:noProof/>
                <w:webHidden/>
              </w:rPr>
            </w:r>
            <w:r>
              <w:rPr>
                <w:noProof/>
                <w:webHidden/>
              </w:rPr>
              <w:fldChar w:fldCharType="separate"/>
            </w:r>
            <w:r>
              <w:rPr>
                <w:noProof/>
                <w:webHidden/>
              </w:rPr>
              <w:t>25</w:t>
            </w:r>
            <w:r>
              <w:rPr>
                <w:noProof/>
                <w:webHidden/>
              </w:rPr>
              <w:fldChar w:fldCharType="end"/>
            </w:r>
          </w:hyperlink>
        </w:p>
        <w:p w14:paraId="3603F6B9" w14:textId="374D02C7" w:rsidR="00B33452" w:rsidRDefault="00B33452">
          <w:pPr>
            <w:pStyle w:val="TOC2"/>
            <w:rPr>
              <w:rFonts w:asciiTheme="minorHAnsi" w:eastAsiaTheme="minorEastAsia" w:hAnsiTheme="minorHAnsi"/>
              <w:noProof/>
              <w:kern w:val="2"/>
              <w:szCs w:val="24"/>
              <w:lang w:val="en-GB" w:eastAsia="en-GB"/>
              <w14:ligatures w14:val="standardContextual"/>
            </w:rPr>
          </w:pPr>
          <w:hyperlink w:anchor="_Toc219849179" w:history="1">
            <w:r w:rsidRPr="00346A81">
              <w:rPr>
                <w:rStyle w:val="Hyperlink"/>
                <w:noProof/>
              </w:rPr>
              <w:t>5.1.</w:t>
            </w:r>
            <w:r>
              <w:rPr>
                <w:rFonts w:asciiTheme="minorHAnsi" w:eastAsiaTheme="minorEastAsia" w:hAnsiTheme="minorHAnsi"/>
                <w:noProof/>
                <w:kern w:val="2"/>
                <w:szCs w:val="24"/>
                <w:lang w:val="en-GB" w:eastAsia="en-GB"/>
                <w14:ligatures w14:val="standardContextual"/>
              </w:rPr>
              <w:tab/>
            </w:r>
            <w:r w:rsidRPr="00346A81">
              <w:rPr>
                <w:rStyle w:val="Hyperlink"/>
                <w:noProof/>
              </w:rPr>
              <w:t>Konfiguracja sprzętowa</w:t>
            </w:r>
            <w:r>
              <w:rPr>
                <w:noProof/>
                <w:webHidden/>
              </w:rPr>
              <w:tab/>
            </w:r>
            <w:r>
              <w:rPr>
                <w:noProof/>
                <w:webHidden/>
              </w:rPr>
              <w:fldChar w:fldCharType="begin"/>
            </w:r>
            <w:r>
              <w:rPr>
                <w:noProof/>
                <w:webHidden/>
              </w:rPr>
              <w:instrText xml:space="preserve"> PAGEREF _Toc219849179 \h </w:instrText>
            </w:r>
            <w:r>
              <w:rPr>
                <w:noProof/>
                <w:webHidden/>
              </w:rPr>
            </w:r>
            <w:r>
              <w:rPr>
                <w:noProof/>
                <w:webHidden/>
              </w:rPr>
              <w:fldChar w:fldCharType="separate"/>
            </w:r>
            <w:r>
              <w:rPr>
                <w:noProof/>
                <w:webHidden/>
              </w:rPr>
              <w:t>25</w:t>
            </w:r>
            <w:r>
              <w:rPr>
                <w:noProof/>
                <w:webHidden/>
              </w:rPr>
              <w:fldChar w:fldCharType="end"/>
            </w:r>
          </w:hyperlink>
        </w:p>
        <w:p w14:paraId="511CEDAC" w14:textId="13E56E33" w:rsidR="00B33452" w:rsidRDefault="00B33452">
          <w:pPr>
            <w:pStyle w:val="TOC2"/>
            <w:rPr>
              <w:rFonts w:asciiTheme="minorHAnsi" w:eastAsiaTheme="minorEastAsia" w:hAnsiTheme="minorHAnsi"/>
              <w:noProof/>
              <w:kern w:val="2"/>
              <w:szCs w:val="24"/>
              <w:lang w:val="en-GB" w:eastAsia="en-GB"/>
              <w14:ligatures w14:val="standardContextual"/>
            </w:rPr>
          </w:pPr>
          <w:hyperlink w:anchor="_Toc219849180" w:history="1">
            <w:r w:rsidRPr="00346A81">
              <w:rPr>
                <w:rStyle w:val="Hyperlink"/>
                <w:noProof/>
              </w:rPr>
              <w:t>5.2.</w:t>
            </w:r>
            <w:r>
              <w:rPr>
                <w:rFonts w:asciiTheme="minorHAnsi" w:eastAsiaTheme="minorEastAsia" w:hAnsiTheme="minorHAnsi"/>
                <w:noProof/>
                <w:kern w:val="2"/>
                <w:szCs w:val="24"/>
                <w:lang w:val="en-GB" w:eastAsia="en-GB"/>
                <w14:ligatures w14:val="standardContextual"/>
              </w:rPr>
              <w:tab/>
            </w:r>
            <w:r w:rsidRPr="00346A81">
              <w:rPr>
                <w:rStyle w:val="Hyperlink"/>
                <w:noProof/>
              </w:rPr>
              <w:t>Konfiguracja oprogramowania i kompilacja</w:t>
            </w:r>
            <w:r>
              <w:rPr>
                <w:noProof/>
                <w:webHidden/>
              </w:rPr>
              <w:tab/>
            </w:r>
            <w:r>
              <w:rPr>
                <w:noProof/>
                <w:webHidden/>
              </w:rPr>
              <w:fldChar w:fldCharType="begin"/>
            </w:r>
            <w:r>
              <w:rPr>
                <w:noProof/>
                <w:webHidden/>
              </w:rPr>
              <w:instrText xml:space="preserve"> PAGEREF _Toc219849180 \h </w:instrText>
            </w:r>
            <w:r>
              <w:rPr>
                <w:noProof/>
                <w:webHidden/>
              </w:rPr>
            </w:r>
            <w:r>
              <w:rPr>
                <w:noProof/>
                <w:webHidden/>
              </w:rPr>
              <w:fldChar w:fldCharType="separate"/>
            </w:r>
            <w:r>
              <w:rPr>
                <w:noProof/>
                <w:webHidden/>
              </w:rPr>
              <w:t>25</w:t>
            </w:r>
            <w:r>
              <w:rPr>
                <w:noProof/>
                <w:webHidden/>
              </w:rPr>
              <w:fldChar w:fldCharType="end"/>
            </w:r>
          </w:hyperlink>
        </w:p>
        <w:p w14:paraId="5DD6D0D9" w14:textId="08D799AE" w:rsidR="00B33452" w:rsidRDefault="00B33452">
          <w:pPr>
            <w:pStyle w:val="TOC1"/>
            <w:rPr>
              <w:rFonts w:asciiTheme="minorHAnsi" w:eastAsiaTheme="minorEastAsia" w:hAnsiTheme="minorHAnsi"/>
              <w:noProof/>
              <w:kern w:val="2"/>
              <w:szCs w:val="24"/>
              <w:lang w:val="en-GB" w:eastAsia="en-GB"/>
              <w14:ligatures w14:val="standardContextual"/>
            </w:rPr>
          </w:pPr>
          <w:hyperlink w:anchor="_Toc219849181" w:history="1">
            <w:r w:rsidRPr="00346A81">
              <w:rPr>
                <w:rStyle w:val="Hyperlink"/>
                <w:noProof/>
              </w:rPr>
              <w:t>6.</w:t>
            </w:r>
            <w:r>
              <w:rPr>
                <w:rFonts w:asciiTheme="minorHAnsi" w:eastAsiaTheme="minorEastAsia" w:hAnsiTheme="minorHAnsi"/>
                <w:noProof/>
                <w:kern w:val="2"/>
                <w:szCs w:val="24"/>
                <w:lang w:val="en-GB" w:eastAsia="en-GB"/>
                <w14:ligatures w14:val="standardContextual"/>
              </w:rPr>
              <w:tab/>
            </w:r>
            <w:r w:rsidRPr="00346A81">
              <w:rPr>
                <w:rStyle w:val="Hyperlink"/>
                <w:noProof/>
              </w:rPr>
              <w:t>Ocena architektury</w:t>
            </w:r>
            <w:r>
              <w:rPr>
                <w:noProof/>
                <w:webHidden/>
              </w:rPr>
              <w:tab/>
            </w:r>
            <w:r>
              <w:rPr>
                <w:noProof/>
                <w:webHidden/>
              </w:rPr>
              <w:fldChar w:fldCharType="begin"/>
            </w:r>
            <w:r>
              <w:rPr>
                <w:noProof/>
                <w:webHidden/>
              </w:rPr>
              <w:instrText xml:space="preserve"> PAGEREF _Toc219849181 \h </w:instrText>
            </w:r>
            <w:r>
              <w:rPr>
                <w:noProof/>
                <w:webHidden/>
              </w:rPr>
            </w:r>
            <w:r>
              <w:rPr>
                <w:noProof/>
                <w:webHidden/>
              </w:rPr>
              <w:fldChar w:fldCharType="separate"/>
            </w:r>
            <w:r>
              <w:rPr>
                <w:noProof/>
                <w:webHidden/>
              </w:rPr>
              <w:t>26</w:t>
            </w:r>
            <w:r>
              <w:rPr>
                <w:noProof/>
                <w:webHidden/>
              </w:rPr>
              <w:fldChar w:fldCharType="end"/>
            </w:r>
          </w:hyperlink>
        </w:p>
        <w:p w14:paraId="15170E38" w14:textId="7BE3575E" w:rsidR="00B33452" w:rsidRDefault="00B33452">
          <w:pPr>
            <w:pStyle w:val="TOC2"/>
            <w:rPr>
              <w:rFonts w:asciiTheme="minorHAnsi" w:eastAsiaTheme="minorEastAsia" w:hAnsiTheme="minorHAnsi"/>
              <w:noProof/>
              <w:kern w:val="2"/>
              <w:szCs w:val="24"/>
              <w:lang w:val="en-GB" w:eastAsia="en-GB"/>
              <w14:ligatures w14:val="standardContextual"/>
            </w:rPr>
          </w:pPr>
          <w:hyperlink w:anchor="_Toc219849182" w:history="1">
            <w:r w:rsidRPr="00346A81">
              <w:rPr>
                <w:rStyle w:val="Hyperlink"/>
                <w:noProof/>
              </w:rPr>
              <w:t>6.1.</w:t>
            </w:r>
            <w:r>
              <w:rPr>
                <w:rFonts w:asciiTheme="minorHAnsi" w:eastAsiaTheme="minorEastAsia" w:hAnsiTheme="minorHAnsi"/>
                <w:noProof/>
                <w:kern w:val="2"/>
                <w:szCs w:val="24"/>
                <w:lang w:val="en-GB" w:eastAsia="en-GB"/>
                <w14:ligatures w14:val="standardContextual"/>
              </w:rPr>
              <w:tab/>
            </w:r>
            <w:r w:rsidRPr="00346A81">
              <w:rPr>
                <w:rStyle w:val="Hyperlink"/>
                <w:noProof/>
              </w:rPr>
              <w:t>Testy wydajnościowe</w:t>
            </w:r>
            <w:r>
              <w:rPr>
                <w:noProof/>
                <w:webHidden/>
              </w:rPr>
              <w:tab/>
            </w:r>
            <w:r>
              <w:rPr>
                <w:noProof/>
                <w:webHidden/>
              </w:rPr>
              <w:fldChar w:fldCharType="begin"/>
            </w:r>
            <w:r>
              <w:rPr>
                <w:noProof/>
                <w:webHidden/>
              </w:rPr>
              <w:instrText xml:space="preserve"> PAGEREF _Toc219849182 \h </w:instrText>
            </w:r>
            <w:r>
              <w:rPr>
                <w:noProof/>
                <w:webHidden/>
              </w:rPr>
            </w:r>
            <w:r>
              <w:rPr>
                <w:noProof/>
                <w:webHidden/>
              </w:rPr>
              <w:fldChar w:fldCharType="separate"/>
            </w:r>
            <w:r>
              <w:rPr>
                <w:noProof/>
                <w:webHidden/>
              </w:rPr>
              <w:t>26</w:t>
            </w:r>
            <w:r>
              <w:rPr>
                <w:noProof/>
                <w:webHidden/>
              </w:rPr>
              <w:fldChar w:fldCharType="end"/>
            </w:r>
          </w:hyperlink>
        </w:p>
        <w:p w14:paraId="308937B6" w14:textId="7E54626C" w:rsidR="00B33452" w:rsidRDefault="00B33452">
          <w:pPr>
            <w:pStyle w:val="TOC3"/>
            <w:rPr>
              <w:rFonts w:asciiTheme="minorHAnsi" w:eastAsiaTheme="minorEastAsia" w:hAnsiTheme="minorHAnsi"/>
              <w:noProof/>
              <w:kern w:val="2"/>
              <w:szCs w:val="24"/>
              <w:lang w:val="en-GB" w:eastAsia="en-GB"/>
              <w14:ligatures w14:val="standardContextual"/>
            </w:rPr>
          </w:pPr>
          <w:hyperlink w:anchor="_Toc219849183" w:history="1">
            <w:r w:rsidRPr="00346A81">
              <w:rPr>
                <w:rStyle w:val="Hyperlink"/>
                <w:noProof/>
              </w:rPr>
              <w:t>6.1.1.</w:t>
            </w:r>
            <w:r>
              <w:rPr>
                <w:rFonts w:asciiTheme="minorHAnsi" w:eastAsiaTheme="minorEastAsia" w:hAnsiTheme="minorHAnsi"/>
                <w:noProof/>
                <w:kern w:val="2"/>
                <w:szCs w:val="24"/>
                <w:lang w:val="en-GB" w:eastAsia="en-GB"/>
                <w14:ligatures w14:val="standardContextual"/>
              </w:rPr>
              <w:tab/>
            </w:r>
            <w:r w:rsidRPr="00346A81">
              <w:rPr>
                <w:rStyle w:val="Hyperlink"/>
                <w:noProof/>
              </w:rPr>
              <w:t>Wyniki testów wydajnościowych</w:t>
            </w:r>
            <w:r>
              <w:rPr>
                <w:noProof/>
                <w:webHidden/>
              </w:rPr>
              <w:tab/>
            </w:r>
            <w:r>
              <w:rPr>
                <w:noProof/>
                <w:webHidden/>
              </w:rPr>
              <w:fldChar w:fldCharType="begin"/>
            </w:r>
            <w:r>
              <w:rPr>
                <w:noProof/>
                <w:webHidden/>
              </w:rPr>
              <w:instrText xml:space="preserve"> PAGEREF _Toc219849183 \h </w:instrText>
            </w:r>
            <w:r>
              <w:rPr>
                <w:noProof/>
                <w:webHidden/>
              </w:rPr>
            </w:r>
            <w:r>
              <w:rPr>
                <w:noProof/>
                <w:webHidden/>
              </w:rPr>
              <w:fldChar w:fldCharType="separate"/>
            </w:r>
            <w:r>
              <w:rPr>
                <w:noProof/>
                <w:webHidden/>
              </w:rPr>
              <w:t>26</w:t>
            </w:r>
            <w:r>
              <w:rPr>
                <w:noProof/>
                <w:webHidden/>
              </w:rPr>
              <w:fldChar w:fldCharType="end"/>
            </w:r>
          </w:hyperlink>
        </w:p>
        <w:p w14:paraId="1B2B11E4" w14:textId="6421814C" w:rsidR="00B33452" w:rsidRDefault="00B33452">
          <w:pPr>
            <w:pStyle w:val="TOC3"/>
            <w:rPr>
              <w:rFonts w:asciiTheme="minorHAnsi" w:eastAsiaTheme="minorEastAsia" w:hAnsiTheme="minorHAnsi"/>
              <w:noProof/>
              <w:kern w:val="2"/>
              <w:szCs w:val="24"/>
              <w:lang w:val="en-GB" w:eastAsia="en-GB"/>
              <w14:ligatures w14:val="standardContextual"/>
            </w:rPr>
          </w:pPr>
          <w:hyperlink w:anchor="_Toc219849184" w:history="1">
            <w:r w:rsidRPr="00346A81">
              <w:rPr>
                <w:rStyle w:val="Hyperlink"/>
                <w:noProof/>
              </w:rPr>
              <w:t>6.1.2.</w:t>
            </w:r>
            <w:r>
              <w:rPr>
                <w:rFonts w:asciiTheme="minorHAnsi" w:eastAsiaTheme="minorEastAsia" w:hAnsiTheme="minorHAnsi"/>
                <w:noProof/>
                <w:kern w:val="2"/>
                <w:szCs w:val="24"/>
                <w:lang w:val="en-GB" w:eastAsia="en-GB"/>
                <w14:ligatures w14:val="standardContextual"/>
              </w:rPr>
              <w:tab/>
            </w:r>
            <w:r w:rsidRPr="00346A81">
              <w:rPr>
                <w:rStyle w:val="Hyperlink"/>
                <w:noProof/>
              </w:rPr>
              <w:t>Analiza czasu iteracji</w:t>
            </w:r>
            <w:r>
              <w:rPr>
                <w:noProof/>
                <w:webHidden/>
              </w:rPr>
              <w:tab/>
            </w:r>
            <w:r>
              <w:rPr>
                <w:noProof/>
                <w:webHidden/>
              </w:rPr>
              <w:fldChar w:fldCharType="begin"/>
            </w:r>
            <w:r>
              <w:rPr>
                <w:noProof/>
                <w:webHidden/>
              </w:rPr>
              <w:instrText xml:space="preserve"> PAGEREF _Toc219849184 \h </w:instrText>
            </w:r>
            <w:r>
              <w:rPr>
                <w:noProof/>
                <w:webHidden/>
              </w:rPr>
            </w:r>
            <w:r>
              <w:rPr>
                <w:noProof/>
                <w:webHidden/>
              </w:rPr>
              <w:fldChar w:fldCharType="separate"/>
            </w:r>
            <w:r>
              <w:rPr>
                <w:noProof/>
                <w:webHidden/>
              </w:rPr>
              <w:t>27</w:t>
            </w:r>
            <w:r>
              <w:rPr>
                <w:noProof/>
                <w:webHidden/>
              </w:rPr>
              <w:fldChar w:fldCharType="end"/>
            </w:r>
          </w:hyperlink>
        </w:p>
        <w:p w14:paraId="5E5A2A53" w14:textId="28F7F7BF" w:rsidR="00B33452" w:rsidRDefault="00B33452">
          <w:pPr>
            <w:pStyle w:val="TOC3"/>
            <w:rPr>
              <w:rFonts w:asciiTheme="minorHAnsi" w:eastAsiaTheme="minorEastAsia" w:hAnsiTheme="minorHAnsi"/>
              <w:noProof/>
              <w:kern w:val="2"/>
              <w:szCs w:val="24"/>
              <w:lang w:val="en-GB" w:eastAsia="en-GB"/>
              <w14:ligatures w14:val="standardContextual"/>
            </w:rPr>
          </w:pPr>
          <w:hyperlink w:anchor="_Toc219849185" w:history="1">
            <w:r w:rsidRPr="00346A81">
              <w:rPr>
                <w:rStyle w:val="Hyperlink"/>
                <w:noProof/>
              </w:rPr>
              <w:t>6.1.3.</w:t>
            </w:r>
            <w:r>
              <w:rPr>
                <w:rFonts w:asciiTheme="minorHAnsi" w:eastAsiaTheme="minorEastAsia" w:hAnsiTheme="minorHAnsi"/>
                <w:noProof/>
                <w:kern w:val="2"/>
                <w:szCs w:val="24"/>
                <w:lang w:val="en-GB" w:eastAsia="en-GB"/>
                <w14:ligatures w14:val="standardContextual"/>
              </w:rPr>
              <w:tab/>
            </w:r>
            <w:r w:rsidRPr="00346A81">
              <w:rPr>
                <w:rStyle w:val="Hyperlink"/>
                <w:noProof/>
              </w:rPr>
              <w:t>Analiza przepustowości</w:t>
            </w:r>
            <w:r>
              <w:rPr>
                <w:noProof/>
                <w:webHidden/>
              </w:rPr>
              <w:tab/>
            </w:r>
            <w:r>
              <w:rPr>
                <w:noProof/>
                <w:webHidden/>
              </w:rPr>
              <w:fldChar w:fldCharType="begin"/>
            </w:r>
            <w:r>
              <w:rPr>
                <w:noProof/>
                <w:webHidden/>
              </w:rPr>
              <w:instrText xml:space="preserve"> PAGEREF _Toc219849185 \h </w:instrText>
            </w:r>
            <w:r>
              <w:rPr>
                <w:noProof/>
                <w:webHidden/>
              </w:rPr>
            </w:r>
            <w:r>
              <w:rPr>
                <w:noProof/>
                <w:webHidden/>
              </w:rPr>
              <w:fldChar w:fldCharType="separate"/>
            </w:r>
            <w:r>
              <w:rPr>
                <w:noProof/>
                <w:webHidden/>
              </w:rPr>
              <w:t>28</w:t>
            </w:r>
            <w:r>
              <w:rPr>
                <w:noProof/>
                <w:webHidden/>
              </w:rPr>
              <w:fldChar w:fldCharType="end"/>
            </w:r>
          </w:hyperlink>
        </w:p>
        <w:p w14:paraId="44168B78" w14:textId="2639A5F8" w:rsidR="00B33452" w:rsidRDefault="00B33452">
          <w:pPr>
            <w:pStyle w:val="TOC3"/>
            <w:rPr>
              <w:rFonts w:asciiTheme="minorHAnsi" w:eastAsiaTheme="minorEastAsia" w:hAnsiTheme="minorHAnsi"/>
              <w:noProof/>
              <w:kern w:val="2"/>
              <w:szCs w:val="24"/>
              <w:lang w:val="en-GB" w:eastAsia="en-GB"/>
              <w14:ligatures w14:val="standardContextual"/>
            </w:rPr>
          </w:pPr>
          <w:hyperlink w:anchor="_Toc219849186" w:history="1">
            <w:r w:rsidRPr="00346A81">
              <w:rPr>
                <w:rStyle w:val="Hyperlink"/>
                <w:noProof/>
              </w:rPr>
              <w:t>6.1.4.</w:t>
            </w:r>
            <w:r>
              <w:rPr>
                <w:rFonts w:asciiTheme="minorHAnsi" w:eastAsiaTheme="minorEastAsia" w:hAnsiTheme="minorHAnsi"/>
                <w:noProof/>
                <w:kern w:val="2"/>
                <w:szCs w:val="24"/>
                <w:lang w:val="en-GB" w:eastAsia="en-GB"/>
                <w14:ligatures w14:val="standardContextual"/>
              </w:rPr>
              <w:tab/>
            </w:r>
            <w:r w:rsidRPr="00346A81">
              <w:rPr>
                <w:rStyle w:val="Hyperlink"/>
                <w:noProof/>
              </w:rPr>
              <w:t>Analiza wpływu trybu graficznego na wydajność</w:t>
            </w:r>
            <w:r>
              <w:rPr>
                <w:noProof/>
                <w:webHidden/>
              </w:rPr>
              <w:tab/>
            </w:r>
            <w:r>
              <w:rPr>
                <w:noProof/>
                <w:webHidden/>
              </w:rPr>
              <w:fldChar w:fldCharType="begin"/>
            </w:r>
            <w:r>
              <w:rPr>
                <w:noProof/>
                <w:webHidden/>
              </w:rPr>
              <w:instrText xml:space="preserve"> PAGEREF _Toc219849186 \h </w:instrText>
            </w:r>
            <w:r>
              <w:rPr>
                <w:noProof/>
                <w:webHidden/>
              </w:rPr>
            </w:r>
            <w:r>
              <w:rPr>
                <w:noProof/>
                <w:webHidden/>
              </w:rPr>
              <w:fldChar w:fldCharType="separate"/>
            </w:r>
            <w:r>
              <w:rPr>
                <w:noProof/>
                <w:webHidden/>
              </w:rPr>
              <w:t>29</w:t>
            </w:r>
            <w:r>
              <w:rPr>
                <w:noProof/>
                <w:webHidden/>
              </w:rPr>
              <w:fldChar w:fldCharType="end"/>
            </w:r>
          </w:hyperlink>
        </w:p>
        <w:p w14:paraId="2FF141DA" w14:textId="121B71F4" w:rsidR="00B33452" w:rsidRDefault="00B33452">
          <w:pPr>
            <w:pStyle w:val="TOC2"/>
            <w:rPr>
              <w:rFonts w:asciiTheme="minorHAnsi" w:eastAsiaTheme="minorEastAsia" w:hAnsiTheme="minorHAnsi"/>
              <w:noProof/>
              <w:kern w:val="2"/>
              <w:szCs w:val="24"/>
              <w:lang w:val="en-GB" w:eastAsia="en-GB"/>
              <w14:ligatures w14:val="standardContextual"/>
            </w:rPr>
          </w:pPr>
          <w:hyperlink w:anchor="_Toc219849187" w:history="1">
            <w:r w:rsidRPr="00346A81">
              <w:rPr>
                <w:rStyle w:val="Hyperlink"/>
                <w:noProof/>
              </w:rPr>
              <w:t>6.2.</w:t>
            </w:r>
            <w:r>
              <w:rPr>
                <w:rFonts w:asciiTheme="minorHAnsi" w:eastAsiaTheme="minorEastAsia" w:hAnsiTheme="minorHAnsi"/>
                <w:noProof/>
                <w:kern w:val="2"/>
                <w:szCs w:val="24"/>
                <w:lang w:val="en-GB" w:eastAsia="en-GB"/>
                <w14:ligatures w14:val="standardContextual"/>
              </w:rPr>
              <w:tab/>
            </w:r>
            <w:r w:rsidRPr="00346A81">
              <w:rPr>
                <w:rStyle w:val="Hyperlink"/>
                <w:noProof/>
              </w:rPr>
              <w:t>Test deterministyczności</w:t>
            </w:r>
            <w:r>
              <w:rPr>
                <w:noProof/>
                <w:webHidden/>
              </w:rPr>
              <w:tab/>
            </w:r>
            <w:r>
              <w:rPr>
                <w:noProof/>
                <w:webHidden/>
              </w:rPr>
              <w:fldChar w:fldCharType="begin"/>
            </w:r>
            <w:r>
              <w:rPr>
                <w:noProof/>
                <w:webHidden/>
              </w:rPr>
              <w:instrText xml:space="preserve"> PAGEREF _Toc219849187 \h </w:instrText>
            </w:r>
            <w:r>
              <w:rPr>
                <w:noProof/>
                <w:webHidden/>
              </w:rPr>
            </w:r>
            <w:r>
              <w:rPr>
                <w:noProof/>
                <w:webHidden/>
              </w:rPr>
              <w:fldChar w:fldCharType="separate"/>
            </w:r>
            <w:r>
              <w:rPr>
                <w:noProof/>
                <w:webHidden/>
              </w:rPr>
              <w:t>30</w:t>
            </w:r>
            <w:r>
              <w:rPr>
                <w:noProof/>
                <w:webHidden/>
              </w:rPr>
              <w:fldChar w:fldCharType="end"/>
            </w:r>
          </w:hyperlink>
        </w:p>
        <w:p w14:paraId="55781811" w14:textId="15807824" w:rsidR="00B33452" w:rsidRDefault="00B33452">
          <w:pPr>
            <w:pStyle w:val="TOC2"/>
            <w:rPr>
              <w:rFonts w:asciiTheme="minorHAnsi" w:eastAsiaTheme="minorEastAsia" w:hAnsiTheme="minorHAnsi"/>
              <w:noProof/>
              <w:kern w:val="2"/>
              <w:szCs w:val="24"/>
              <w:lang w:val="en-GB" w:eastAsia="en-GB"/>
              <w14:ligatures w14:val="standardContextual"/>
            </w:rPr>
          </w:pPr>
          <w:hyperlink w:anchor="_Toc219849188" w:history="1">
            <w:r w:rsidRPr="00346A81">
              <w:rPr>
                <w:rStyle w:val="Hyperlink"/>
                <w:noProof/>
              </w:rPr>
              <w:t>6.3.</w:t>
            </w:r>
            <w:r>
              <w:rPr>
                <w:rFonts w:asciiTheme="minorHAnsi" w:eastAsiaTheme="minorEastAsia" w:hAnsiTheme="minorHAnsi"/>
                <w:noProof/>
                <w:kern w:val="2"/>
                <w:szCs w:val="24"/>
                <w:lang w:val="en-GB" w:eastAsia="en-GB"/>
                <w14:ligatures w14:val="standardContextual"/>
              </w:rPr>
              <w:tab/>
            </w:r>
            <w:r w:rsidRPr="00346A81">
              <w:rPr>
                <w:rStyle w:val="Hyperlink"/>
                <w:noProof/>
              </w:rPr>
              <w:t>Wnioski z oceny architektury</w:t>
            </w:r>
            <w:r>
              <w:rPr>
                <w:noProof/>
                <w:webHidden/>
              </w:rPr>
              <w:tab/>
            </w:r>
            <w:r>
              <w:rPr>
                <w:noProof/>
                <w:webHidden/>
              </w:rPr>
              <w:fldChar w:fldCharType="begin"/>
            </w:r>
            <w:r>
              <w:rPr>
                <w:noProof/>
                <w:webHidden/>
              </w:rPr>
              <w:instrText xml:space="preserve"> PAGEREF _Toc219849188 \h </w:instrText>
            </w:r>
            <w:r>
              <w:rPr>
                <w:noProof/>
                <w:webHidden/>
              </w:rPr>
            </w:r>
            <w:r>
              <w:rPr>
                <w:noProof/>
                <w:webHidden/>
              </w:rPr>
              <w:fldChar w:fldCharType="separate"/>
            </w:r>
            <w:r>
              <w:rPr>
                <w:noProof/>
                <w:webHidden/>
              </w:rPr>
              <w:t>30</w:t>
            </w:r>
            <w:r>
              <w:rPr>
                <w:noProof/>
                <w:webHidden/>
              </w:rPr>
              <w:fldChar w:fldCharType="end"/>
            </w:r>
          </w:hyperlink>
        </w:p>
        <w:p w14:paraId="7B403623" w14:textId="657869B3" w:rsidR="00B33452" w:rsidRDefault="00B33452">
          <w:pPr>
            <w:pStyle w:val="TOC1"/>
            <w:rPr>
              <w:rFonts w:asciiTheme="minorHAnsi" w:eastAsiaTheme="minorEastAsia" w:hAnsiTheme="minorHAnsi"/>
              <w:noProof/>
              <w:kern w:val="2"/>
              <w:szCs w:val="24"/>
              <w:lang w:val="en-GB" w:eastAsia="en-GB"/>
              <w14:ligatures w14:val="standardContextual"/>
            </w:rPr>
          </w:pPr>
          <w:hyperlink w:anchor="_Toc219849189" w:history="1">
            <w:r w:rsidRPr="00346A81">
              <w:rPr>
                <w:rStyle w:val="Hyperlink"/>
                <w:noProof/>
              </w:rPr>
              <w:t>7.</w:t>
            </w:r>
            <w:r>
              <w:rPr>
                <w:rFonts w:asciiTheme="minorHAnsi" w:eastAsiaTheme="minorEastAsia" w:hAnsiTheme="minorHAnsi"/>
                <w:noProof/>
                <w:kern w:val="2"/>
                <w:szCs w:val="24"/>
                <w:lang w:val="en-GB" w:eastAsia="en-GB"/>
                <w14:ligatures w14:val="standardContextual"/>
              </w:rPr>
              <w:tab/>
            </w:r>
            <w:r w:rsidRPr="00346A81">
              <w:rPr>
                <w:rStyle w:val="Hyperlink"/>
                <w:noProof/>
              </w:rPr>
              <w:t>Ocena modelu ekosystemu</w:t>
            </w:r>
            <w:r>
              <w:rPr>
                <w:noProof/>
                <w:webHidden/>
              </w:rPr>
              <w:tab/>
            </w:r>
            <w:r>
              <w:rPr>
                <w:noProof/>
                <w:webHidden/>
              </w:rPr>
              <w:fldChar w:fldCharType="begin"/>
            </w:r>
            <w:r>
              <w:rPr>
                <w:noProof/>
                <w:webHidden/>
              </w:rPr>
              <w:instrText xml:space="preserve"> PAGEREF _Toc219849189 \h </w:instrText>
            </w:r>
            <w:r>
              <w:rPr>
                <w:noProof/>
                <w:webHidden/>
              </w:rPr>
            </w:r>
            <w:r>
              <w:rPr>
                <w:noProof/>
                <w:webHidden/>
              </w:rPr>
              <w:fldChar w:fldCharType="separate"/>
            </w:r>
            <w:r>
              <w:rPr>
                <w:noProof/>
                <w:webHidden/>
              </w:rPr>
              <w:t>33</w:t>
            </w:r>
            <w:r>
              <w:rPr>
                <w:noProof/>
                <w:webHidden/>
              </w:rPr>
              <w:fldChar w:fldCharType="end"/>
            </w:r>
          </w:hyperlink>
        </w:p>
        <w:p w14:paraId="6969E77B" w14:textId="48ACCF97" w:rsidR="00B33452" w:rsidRDefault="00B33452">
          <w:pPr>
            <w:pStyle w:val="TOC2"/>
            <w:rPr>
              <w:rFonts w:asciiTheme="minorHAnsi" w:eastAsiaTheme="minorEastAsia" w:hAnsiTheme="minorHAnsi"/>
              <w:noProof/>
              <w:kern w:val="2"/>
              <w:szCs w:val="24"/>
              <w:lang w:val="en-GB" w:eastAsia="en-GB"/>
              <w14:ligatures w14:val="standardContextual"/>
            </w:rPr>
          </w:pPr>
          <w:hyperlink w:anchor="_Toc219849190" w:history="1">
            <w:r w:rsidRPr="00346A81">
              <w:rPr>
                <w:rStyle w:val="Hyperlink"/>
                <w:noProof/>
              </w:rPr>
              <w:t>7.1.</w:t>
            </w:r>
            <w:r>
              <w:rPr>
                <w:rFonts w:asciiTheme="minorHAnsi" w:eastAsiaTheme="minorEastAsia" w:hAnsiTheme="minorHAnsi"/>
                <w:noProof/>
                <w:kern w:val="2"/>
                <w:szCs w:val="24"/>
                <w:lang w:val="en-GB" w:eastAsia="en-GB"/>
                <w14:ligatures w14:val="standardContextual"/>
              </w:rPr>
              <w:tab/>
            </w:r>
            <w:r w:rsidRPr="00346A81">
              <w:rPr>
                <w:rStyle w:val="Hyperlink"/>
                <w:noProof/>
              </w:rPr>
              <w:t>Konfiguracja eksperymentów</w:t>
            </w:r>
            <w:r>
              <w:rPr>
                <w:noProof/>
                <w:webHidden/>
              </w:rPr>
              <w:tab/>
            </w:r>
            <w:r>
              <w:rPr>
                <w:noProof/>
                <w:webHidden/>
              </w:rPr>
              <w:fldChar w:fldCharType="begin"/>
            </w:r>
            <w:r>
              <w:rPr>
                <w:noProof/>
                <w:webHidden/>
              </w:rPr>
              <w:instrText xml:space="preserve"> PAGEREF _Toc219849190 \h </w:instrText>
            </w:r>
            <w:r>
              <w:rPr>
                <w:noProof/>
                <w:webHidden/>
              </w:rPr>
            </w:r>
            <w:r>
              <w:rPr>
                <w:noProof/>
                <w:webHidden/>
              </w:rPr>
              <w:fldChar w:fldCharType="separate"/>
            </w:r>
            <w:r>
              <w:rPr>
                <w:noProof/>
                <w:webHidden/>
              </w:rPr>
              <w:t>33</w:t>
            </w:r>
            <w:r>
              <w:rPr>
                <w:noProof/>
                <w:webHidden/>
              </w:rPr>
              <w:fldChar w:fldCharType="end"/>
            </w:r>
          </w:hyperlink>
        </w:p>
        <w:p w14:paraId="1EE242CF" w14:textId="50C5160B" w:rsidR="00B33452" w:rsidRDefault="00B33452">
          <w:pPr>
            <w:pStyle w:val="TOC2"/>
            <w:rPr>
              <w:rFonts w:asciiTheme="minorHAnsi" w:eastAsiaTheme="minorEastAsia" w:hAnsiTheme="minorHAnsi"/>
              <w:noProof/>
              <w:kern w:val="2"/>
              <w:szCs w:val="24"/>
              <w:lang w:val="en-GB" w:eastAsia="en-GB"/>
              <w14:ligatures w14:val="standardContextual"/>
            </w:rPr>
          </w:pPr>
          <w:hyperlink w:anchor="_Toc219849191" w:history="1">
            <w:r w:rsidRPr="00346A81">
              <w:rPr>
                <w:rStyle w:val="Hyperlink"/>
                <w:noProof/>
              </w:rPr>
              <w:t>7.2.</w:t>
            </w:r>
            <w:r>
              <w:rPr>
                <w:rFonts w:asciiTheme="minorHAnsi" w:eastAsiaTheme="minorEastAsia" w:hAnsiTheme="minorHAnsi"/>
                <w:noProof/>
                <w:kern w:val="2"/>
                <w:szCs w:val="24"/>
                <w:lang w:val="en-GB" w:eastAsia="en-GB"/>
                <w14:ligatures w14:val="standardContextual"/>
              </w:rPr>
              <w:tab/>
            </w:r>
            <w:r w:rsidRPr="00346A81">
              <w:rPr>
                <w:rStyle w:val="Hyperlink"/>
                <w:noProof/>
              </w:rPr>
              <w:t>Pierwszy eksperyment</w:t>
            </w:r>
            <w:r>
              <w:rPr>
                <w:noProof/>
                <w:webHidden/>
              </w:rPr>
              <w:tab/>
            </w:r>
            <w:r>
              <w:rPr>
                <w:noProof/>
                <w:webHidden/>
              </w:rPr>
              <w:fldChar w:fldCharType="begin"/>
            </w:r>
            <w:r>
              <w:rPr>
                <w:noProof/>
                <w:webHidden/>
              </w:rPr>
              <w:instrText xml:space="preserve"> PAGEREF _Toc219849191 \h </w:instrText>
            </w:r>
            <w:r>
              <w:rPr>
                <w:noProof/>
                <w:webHidden/>
              </w:rPr>
            </w:r>
            <w:r>
              <w:rPr>
                <w:noProof/>
                <w:webHidden/>
              </w:rPr>
              <w:fldChar w:fldCharType="separate"/>
            </w:r>
            <w:r>
              <w:rPr>
                <w:noProof/>
                <w:webHidden/>
              </w:rPr>
              <w:t>34</w:t>
            </w:r>
            <w:r>
              <w:rPr>
                <w:noProof/>
                <w:webHidden/>
              </w:rPr>
              <w:fldChar w:fldCharType="end"/>
            </w:r>
          </w:hyperlink>
        </w:p>
        <w:p w14:paraId="6929D2F8" w14:textId="6BC8D21A" w:rsidR="00B33452" w:rsidRDefault="00B33452">
          <w:pPr>
            <w:pStyle w:val="TOC3"/>
            <w:rPr>
              <w:rFonts w:asciiTheme="minorHAnsi" w:eastAsiaTheme="minorEastAsia" w:hAnsiTheme="minorHAnsi"/>
              <w:noProof/>
              <w:kern w:val="2"/>
              <w:szCs w:val="24"/>
              <w:lang w:val="en-GB" w:eastAsia="en-GB"/>
              <w14:ligatures w14:val="standardContextual"/>
            </w:rPr>
          </w:pPr>
          <w:hyperlink w:anchor="_Toc219849192" w:history="1">
            <w:r w:rsidRPr="00346A81">
              <w:rPr>
                <w:rStyle w:val="Hyperlink"/>
                <w:noProof/>
              </w:rPr>
              <w:t>7.2.1.</w:t>
            </w:r>
            <w:r>
              <w:rPr>
                <w:rFonts w:asciiTheme="minorHAnsi" w:eastAsiaTheme="minorEastAsia" w:hAnsiTheme="minorHAnsi"/>
                <w:noProof/>
                <w:kern w:val="2"/>
                <w:szCs w:val="24"/>
                <w:lang w:val="en-GB" w:eastAsia="en-GB"/>
                <w14:ligatures w14:val="standardContextual"/>
              </w:rPr>
              <w:tab/>
            </w:r>
            <w:r w:rsidRPr="00346A81">
              <w:rPr>
                <w:rStyle w:val="Hyperlink"/>
                <w:noProof/>
              </w:rPr>
              <w:t>Szybki wzrost populacji i dojrzewanie energetyczne</w:t>
            </w:r>
            <w:r>
              <w:rPr>
                <w:noProof/>
                <w:webHidden/>
              </w:rPr>
              <w:tab/>
            </w:r>
            <w:r>
              <w:rPr>
                <w:noProof/>
                <w:webHidden/>
              </w:rPr>
              <w:fldChar w:fldCharType="begin"/>
            </w:r>
            <w:r>
              <w:rPr>
                <w:noProof/>
                <w:webHidden/>
              </w:rPr>
              <w:instrText xml:space="preserve"> PAGEREF _Toc219849192 \h </w:instrText>
            </w:r>
            <w:r>
              <w:rPr>
                <w:noProof/>
                <w:webHidden/>
              </w:rPr>
            </w:r>
            <w:r>
              <w:rPr>
                <w:noProof/>
                <w:webHidden/>
              </w:rPr>
              <w:fldChar w:fldCharType="separate"/>
            </w:r>
            <w:r>
              <w:rPr>
                <w:noProof/>
                <w:webHidden/>
              </w:rPr>
              <w:t>35</w:t>
            </w:r>
            <w:r>
              <w:rPr>
                <w:noProof/>
                <w:webHidden/>
              </w:rPr>
              <w:fldChar w:fldCharType="end"/>
            </w:r>
          </w:hyperlink>
        </w:p>
        <w:p w14:paraId="048F50C9" w14:textId="025A17F0" w:rsidR="00B33452" w:rsidRDefault="00B33452">
          <w:pPr>
            <w:pStyle w:val="TOC3"/>
            <w:rPr>
              <w:rFonts w:asciiTheme="minorHAnsi" w:eastAsiaTheme="minorEastAsia" w:hAnsiTheme="minorHAnsi"/>
              <w:noProof/>
              <w:kern w:val="2"/>
              <w:szCs w:val="24"/>
              <w:lang w:val="en-GB" w:eastAsia="en-GB"/>
              <w14:ligatures w14:val="standardContextual"/>
            </w:rPr>
          </w:pPr>
          <w:hyperlink w:anchor="_Toc219849193" w:history="1">
            <w:r w:rsidRPr="00346A81">
              <w:rPr>
                <w:rStyle w:val="Hyperlink"/>
                <w:noProof/>
              </w:rPr>
              <w:t>7.2.2.</w:t>
            </w:r>
            <w:r>
              <w:rPr>
                <w:rFonts w:asciiTheme="minorHAnsi" w:eastAsiaTheme="minorEastAsia" w:hAnsiTheme="minorHAnsi"/>
                <w:noProof/>
                <w:kern w:val="2"/>
                <w:szCs w:val="24"/>
                <w:lang w:val="en-GB" w:eastAsia="en-GB"/>
                <w14:ligatures w14:val="standardContextual"/>
              </w:rPr>
              <w:tab/>
            </w:r>
            <w:r w:rsidRPr="00346A81">
              <w:rPr>
                <w:rStyle w:val="Hyperlink"/>
                <w:noProof/>
              </w:rPr>
              <w:t>Nieudane ekspedycje i przełomy kolonizacyjne</w:t>
            </w:r>
            <w:r>
              <w:rPr>
                <w:noProof/>
                <w:webHidden/>
              </w:rPr>
              <w:tab/>
            </w:r>
            <w:r>
              <w:rPr>
                <w:noProof/>
                <w:webHidden/>
              </w:rPr>
              <w:fldChar w:fldCharType="begin"/>
            </w:r>
            <w:r>
              <w:rPr>
                <w:noProof/>
                <w:webHidden/>
              </w:rPr>
              <w:instrText xml:space="preserve"> PAGEREF _Toc219849193 \h </w:instrText>
            </w:r>
            <w:r>
              <w:rPr>
                <w:noProof/>
                <w:webHidden/>
              </w:rPr>
            </w:r>
            <w:r>
              <w:rPr>
                <w:noProof/>
                <w:webHidden/>
              </w:rPr>
              <w:fldChar w:fldCharType="separate"/>
            </w:r>
            <w:r>
              <w:rPr>
                <w:noProof/>
                <w:webHidden/>
              </w:rPr>
              <w:t>36</w:t>
            </w:r>
            <w:r>
              <w:rPr>
                <w:noProof/>
                <w:webHidden/>
              </w:rPr>
              <w:fldChar w:fldCharType="end"/>
            </w:r>
          </w:hyperlink>
        </w:p>
        <w:p w14:paraId="091AD696" w14:textId="38EF8622" w:rsidR="00B33452" w:rsidRDefault="00B33452">
          <w:pPr>
            <w:pStyle w:val="TOC3"/>
            <w:rPr>
              <w:rFonts w:asciiTheme="minorHAnsi" w:eastAsiaTheme="minorEastAsia" w:hAnsiTheme="minorHAnsi"/>
              <w:noProof/>
              <w:kern w:val="2"/>
              <w:szCs w:val="24"/>
              <w:lang w:val="en-GB" w:eastAsia="en-GB"/>
              <w14:ligatures w14:val="standardContextual"/>
            </w:rPr>
          </w:pPr>
          <w:hyperlink w:anchor="_Toc219849194" w:history="1">
            <w:r w:rsidRPr="00346A81">
              <w:rPr>
                <w:rStyle w:val="Hyperlink"/>
                <w:noProof/>
              </w:rPr>
              <w:t>7.2.3.</w:t>
            </w:r>
            <w:r>
              <w:rPr>
                <w:rFonts w:asciiTheme="minorHAnsi" w:eastAsiaTheme="minorEastAsia" w:hAnsiTheme="minorHAnsi"/>
                <w:noProof/>
                <w:kern w:val="2"/>
                <w:szCs w:val="24"/>
                <w:lang w:val="en-GB" w:eastAsia="en-GB"/>
                <w14:ligatures w14:val="standardContextual"/>
              </w:rPr>
              <w:tab/>
            </w:r>
            <w:r w:rsidRPr="00346A81">
              <w:rPr>
                <w:rStyle w:val="Hyperlink"/>
                <w:noProof/>
              </w:rPr>
              <w:t>Kolonizacja północy i wtórna ekspansja na region zachodni</w:t>
            </w:r>
            <w:r>
              <w:rPr>
                <w:noProof/>
                <w:webHidden/>
              </w:rPr>
              <w:tab/>
            </w:r>
            <w:r>
              <w:rPr>
                <w:noProof/>
                <w:webHidden/>
              </w:rPr>
              <w:fldChar w:fldCharType="begin"/>
            </w:r>
            <w:r>
              <w:rPr>
                <w:noProof/>
                <w:webHidden/>
              </w:rPr>
              <w:instrText xml:space="preserve"> PAGEREF _Toc219849194 \h </w:instrText>
            </w:r>
            <w:r>
              <w:rPr>
                <w:noProof/>
                <w:webHidden/>
              </w:rPr>
            </w:r>
            <w:r>
              <w:rPr>
                <w:noProof/>
                <w:webHidden/>
              </w:rPr>
              <w:fldChar w:fldCharType="separate"/>
            </w:r>
            <w:r>
              <w:rPr>
                <w:noProof/>
                <w:webHidden/>
              </w:rPr>
              <w:t>37</w:t>
            </w:r>
            <w:r>
              <w:rPr>
                <w:noProof/>
                <w:webHidden/>
              </w:rPr>
              <w:fldChar w:fldCharType="end"/>
            </w:r>
          </w:hyperlink>
        </w:p>
        <w:p w14:paraId="65A6E85F" w14:textId="1C782103" w:rsidR="00B33452" w:rsidRDefault="00B33452">
          <w:pPr>
            <w:pStyle w:val="TOC3"/>
            <w:rPr>
              <w:rFonts w:asciiTheme="minorHAnsi" w:eastAsiaTheme="minorEastAsia" w:hAnsiTheme="minorHAnsi"/>
              <w:noProof/>
              <w:kern w:val="2"/>
              <w:szCs w:val="24"/>
              <w:lang w:val="en-GB" w:eastAsia="en-GB"/>
              <w14:ligatures w14:val="standardContextual"/>
            </w:rPr>
          </w:pPr>
          <w:hyperlink w:anchor="_Toc219849195" w:history="1">
            <w:r w:rsidRPr="00346A81">
              <w:rPr>
                <w:rStyle w:val="Hyperlink"/>
                <w:noProof/>
              </w:rPr>
              <w:t>7.2.4.</w:t>
            </w:r>
            <w:r>
              <w:rPr>
                <w:rFonts w:asciiTheme="minorHAnsi" w:eastAsiaTheme="minorEastAsia" w:hAnsiTheme="minorHAnsi"/>
                <w:noProof/>
                <w:kern w:val="2"/>
                <w:szCs w:val="24"/>
                <w:lang w:val="en-GB" w:eastAsia="en-GB"/>
                <w14:ligatures w14:val="standardContextual"/>
              </w:rPr>
              <w:tab/>
            </w:r>
            <w:r w:rsidRPr="00346A81">
              <w:rPr>
                <w:rStyle w:val="Hyperlink"/>
                <w:noProof/>
              </w:rPr>
              <w:t>Stabilizacja długoterminowa</w:t>
            </w:r>
            <w:r>
              <w:rPr>
                <w:noProof/>
                <w:webHidden/>
              </w:rPr>
              <w:tab/>
            </w:r>
            <w:r>
              <w:rPr>
                <w:noProof/>
                <w:webHidden/>
              </w:rPr>
              <w:fldChar w:fldCharType="begin"/>
            </w:r>
            <w:r>
              <w:rPr>
                <w:noProof/>
                <w:webHidden/>
              </w:rPr>
              <w:instrText xml:space="preserve"> PAGEREF _Toc219849195 \h </w:instrText>
            </w:r>
            <w:r>
              <w:rPr>
                <w:noProof/>
                <w:webHidden/>
              </w:rPr>
            </w:r>
            <w:r>
              <w:rPr>
                <w:noProof/>
                <w:webHidden/>
              </w:rPr>
              <w:fldChar w:fldCharType="separate"/>
            </w:r>
            <w:r>
              <w:rPr>
                <w:noProof/>
                <w:webHidden/>
              </w:rPr>
              <w:t>38</w:t>
            </w:r>
            <w:r>
              <w:rPr>
                <w:noProof/>
                <w:webHidden/>
              </w:rPr>
              <w:fldChar w:fldCharType="end"/>
            </w:r>
          </w:hyperlink>
        </w:p>
        <w:p w14:paraId="4F2D60F9" w14:textId="0F559FA8" w:rsidR="00B33452" w:rsidRDefault="00B33452">
          <w:pPr>
            <w:pStyle w:val="TOC3"/>
            <w:rPr>
              <w:rFonts w:asciiTheme="minorHAnsi" w:eastAsiaTheme="minorEastAsia" w:hAnsiTheme="minorHAnsi"/>
              <w:noProof/>
              <w:kern w:val="2"/>
              <w:szCs w:val="24"/>
              <w:lang w:val="en-GB" w:eastAsia="en-GB"/>
              <w14:ligatures w14:val="standardContextual"/>
            </w:rPr>
          </w:pPr>
          <w:hyperlink w:anchor="_Toc219849196" w:history="1">
            <w:r w:rsidRPr="00346A81">
              <w:rPr>
                <w:rStyle w:val="Hyperlink"/>
                <w:noProof/>
              </w:rPr>
              <w:t>7.2.5.</w:t>
            </w:r>
            <w:r>
              <w:rPr>
                <w:rFonts w:asciiTheme="minorHAnsi" w:eastAsiaTheme="minorEastAsia" w:hAnsiTheme="minorHAnsi"/>
                <w:noProof/>
                <w:kern w:val="2"/>
                <w:szCs w:val="24"/>
                <w:lang w:val="en-GB" w:eastAsia="en-GB"/>
                <w14:ligatures w14:val="standardContextual"/>
              </w:rPr>
              <w:tab/>
            </w:r>
            <w:r w:rsidRPr="00346A81">
              <w:rPr>
                <w:rStyle w:val="Hyperlink"/>
                <w:noProof/>
              </w:rPr>
              <w:t>Podsumowanie</w:t>
            </w:r>
            <w:r>
              <w:rPr>
                <w:noProof/>
                <w:webHidden/>
              </w:rPr>
              <w:tab/>
            </w:r>
            <w:r>
              <w:rPr>
                <w:noProof/>
                <w:webHidden/>
              </w:rPr>
              <w:fldChar w:fldCharType="begin"/>
            </w:r>
            <w:r>
              <w:rPr>
                <w:noProof/>
                <w:webHidden/>
              </w:rPr>
              <w:instrText xml:space="preserve"> PAGEREF _Toc219849196 \h </w:instrText>
            </w:r>
            <w:r>
              <w:rPr>
                <w:noProof/>
                <w:webHidden/>
              </w:rPr>
            </w:r>
            <w:r>
              <w:rPr>
                <w:noProof/>
                <w:webHidden/>
              </w:rPr>
              <w:fldChar w:fldCharType="separate"/>
            </w:r>
            <w:r>
              <w:rPr>
                <w:noProof/>
                <w:webHidden/>
              </w:rPr>
              <w:t>40</w:t>
            </w:r>
            <w:r>
              <w:rPr>
                <w:noProof/>
                <w:webHidden/>
              </w:rPr>
              <w:fldChar w:fldCharType="end"/>
            </w:r>
          </w:hyperlink>
        </w:p>
        <w:p w14:paraId="1AEE0FD8" w14:textId="7AB3AD64" w:rsidR="00B33452" w:rsidRDefault="00B33452">
          <w:pPr>
            <w:pStyle w:val="TOC2"/>
            <w:rPr>
              <w:rFonts w:asciiTheme="minorHAnsi" w:eastAsiaTheme="minorEastAsia" w:hAnsiTheme="minorHAnsi"/>
              <w:noProof/>
              <w:kern w:val="2"/>
              <w:szCs w:val="24"/>
              <w:lang w:val="en-GB" w:eastAsia="en-GB"/>
              <w14:ligatures w14:val="standardContextual"/>
            </w:rPr>
          </w:pPr>
          <w:hyperlink w:anchor="_Toc219849197" w:history="1">
            <w:r w:rsidRPr="00346A81">
              <w:rPr>
                <w:rStyle w:val="Hyperlink"/>
                <w:noProof/>
              </w:rPr>
              <w:t>7.3.</w:t>
            </w:r>
            <w:r>
              <w:rPr>
                <w:rFonts w:asciiTheme="minorHAnsi" w:eastAsiaTheme="minorEastAsia" w:hAnsiTheme="minorHAnsi"/>
                <w:noProof/>
                <w:kern w:val="2"/>
                <w:szCs w:val="24"/>
                <w:lang w:val="en-GB" w:eastAsia="en-GB"/>
                <w14:ligatures w14:val="standardContextual"/>
              </w:rPr>
              <w:tab/>
            </w:r>
            <w:r w:rsidRPr="00346A81">
              <w:rPr>
                <w:rStyle w:val="Hyperlink"/>
                <w:noProof/>
              </w:rPr>
              <w:t>Drugi, walidacyjny eksperyment</w:t>
            </w:r>
            <w:r>
              <w:rPr>
                <w:noProof/>
                <w:webHidden/>
              </w:rPr>
              <w:tab/>
            </w:r>
            <w:r>
              <w:rPr>
                <w:noProof/>
                <w:webHidden/>
              </w:rPr>
              <w:fldChar w:fldCharType="begin"/>
            </w:r>
            <w:r>
              <w:rPr>
                <w:noProof/>
                <w:webHidden/>
              </w:rPr>
              <w:instrText xml:space="preserve"> PAGEREF _Toc219849197 \h </w:instrText>
            </w:r>
            <w:r>
              <w:rPr>
                <w:noProof/>
                <w:webHidden/>
              </w:rPr>
            </w:r>
            <w:r>
              <w:rPr>
                <w:noProof/>
                <w:webHidden/>
              </w:rPr>
              <w:fldChar w:fldCharType="separate"/>
            </w:r>
            <w:r>
              <w:rPr>
                <w:noProof/>
                <w:webHidden/>
              </w:rPr>
              <w:t>40</w:t>
            </w:r>
            <w:r>
              <w:rPr>
                <w:noProof/>
                <w:webHidden/>
              </w:rPr>
              <w:fldChar w:fldCharType="end"/>
            </w:r>
          </w:hyperlink>
        </w:p>
        <w:p w14:paraId="39E28DB6" w14:textId="2E34807F" w:rsidR="00B33452" w:rsidRDefault="00B33452">
          <w:pPr>
            <w:pStyle w:val="TOC3"/>
            <w:rPr>
              <w:rFonts w:asciiTheme="minorHAnsi" w:eastAsiaTheme="minorEastAsia" w:hAnsiTheme="minorHAnsi"/>
              <w:noProof/>
              <w:kern w:val="2"/>
              <w:szCs w:val="24"/>
              <w:lang w:val="en-GB" w:eastAsia="en-GB"/>
              <w14:ligatures w14:val="standardContextual"/>
            </w:rPr>
          </w:pPr>
          <w:hyperlink w:anchor="_Toc219849198" w:history="1">
            <w:r w:rsidRPr="00346A81">
              <w:rPr>
                <w:rStyle w:val="Hyperlink"/>
                <w:noProof/>
              </w:rPr>
              <w:t>7.3.1.</w:t>
            </w:r>
            <w:r>
              <w:rPr>
                <w:rFonts w:asciiTheme="minorHAnsi" w:eastAsiaTheme="minorEastAsia" w:hAnsiTheme="minorHAnsi"/>
                <w:noProof/>
                <w:kern w:val="2"/>
                <w:szCs w:val="24"/>
                <w:lang w:val="en-GB" w:eastAsia="en-GB"/>
                <w14:ligatures w14:val="standardContextual"/>
              </w:rPr>
              <w:tab/>
            </w:r>
            <w:r w:rsidRPr="00346A81">
              <w:rPr>
                <w:rStyle w:val="Hyperlink"/>
                <w:noProof/>
              </w:rPr>
              <w:t>Wzrost populacji i szybka stabilizacja układu</w:t>
            </w:r>
            <w:r>
              <w:rPr>
                <w:noProof/>
                <w:webHidden/>
              </w:rPr>
              <w:tab/>
            </w:r>
            <w:r>
              <w:rPr>
                <w:noProof/>
                <w:webHidden/>
              </w:rPr>
              <w:fldChar w:fldCharType="begin"/>
            </w:r>
            <w:r>
              <w:rPr>
                <w:noProof/>
                <w:webHidden/>
              </w:rPr>
              <w:instrText xml:space="preserve"> PAGEREF _Toc219849198 \h </w:instrText>
            </w:r>
            <w:r>
              <w:rPr>
                <w:noProof/>
                <w:webHidden/>
              </w:rPr>
            </w:r>
            <w:r>
              <w:rPr>
                <w:noProof/>
                <w:webHidden/>
              </w:rPr>
              <w:fldChar w:fldCharType="separate"/>
            </w:r>
            <w:r>
              <w:rPr>
                <w:noProof/>
                <w:webHidden/>
              </w:rPr>
              <w:t>41</w:t>
            </w:r>
            <w:r>
              <w:rPr>
                <w:noProof/>
                <w:webHidden/>
              </w:rPr>
              <w:fldChar w:fldCharType="end"/>
            </w:r>
          </w:hyperlink>
        </w:p>
        <w:p w14:paraId="43635A74" w14:textId="39FCAFF8" w:rsidR="00B33452" w:rsidRDefault="00B33452">
          <w:pPr>
            <w:pStyle w:val="TOC3"/>
            <w:rPr>
              <w:rFonts w:asciiTheme="minorHAnsi" w:eastAsiaTheme="minorEastAsia" w:hAnsiTheme="minorHAnsi"/>
              <w:noProof/>
              <w:kern w:val="2"/>
              <w:szCs w:val="24"/>
              <w:lang w:val="en-GB" w:eastAsia="en-GB"/>
              <w14:ligatures w14:val="standardContextual"/>
            </w:rPr>
          </w:pPr>
          <w:hyperlink w:anchor="_Toc219849199" w:history="1">
            <w:r w:rsidRPr="00346A81">
              <w:rPr>
                <w:rStyle w:val="Hyperlink"/>
                <w:noProof/>
              </w:rPr>
              <w:t>7.3.2.</w:t>
            </w:r>
            <w:r>
              <w:rPr>
                <w:rFonts w:asciiTheme="minorHAnsi" w:eastAsiaTheme="minorEastAsia" w:hAnsiTheme="minorHAnsi"/>
                <w:noProof/>
                <w:kern w:val="2"/>
                <w:szCs w:val="24"/>
                <w:lang w:val="en-GB" w:eastAsia="en-GB"/>
                <w14:ligatures w14:val="standardContextual"/>
              </w:rPr>
              <w:tab/>
            </w:r>
            <w:r w:rsidRPr="00346A81">
              <w:rPr>
                <w:rStyle w:val="Hyperlink"/>
                <w:noProof/>
              </w:rPr>
              <w:t>Rozmieszczenie przestrzenne populacji i rola gradientu środowiskowego</w:t>
            </w:r>
            <w:r>
              <w:rPr>
                <w:noProof/>
                <w:webHidden/>
              </w:rPr>
              <w:tab/>
            </w:r>
            <w:r>
              <w:rPr>
                <w:noProof/>
                <w:webHidden/>
              </w:rPr>
              <w:fldChar w:fldCharType="begin"/>
            </w:r>
            <w:r>
              <w:rPr>
                <w:noProof/>
                <w:webHidden/>
              </w:rPr>
              <w:instrText xml:space="preserve"> PAGEREF _Toc219849199 \h </w:instrText>
            </w:r>
            <w:r>
              <w:rPr>
                <w:noProof/>
                <w:webHidden/>
              </w:rPr>
            </w:r>
            <w:r>
              <w:rPr>
                <w:noProof/>
                <w:webHidden/>
              </w:rPr>
              <w:fldChar w:fldCharType="separate"/>
            </w:r>
            <w:r>
              <w:rPr>
                <w:noProof/>
                <w:webHidden/>
              </w:rPr>
              <w:t>42</w:t>
            </w:r>
            <w:r>
              <w:rPr>
                <w:noProof/>
                <w:webHidden/>
              </w:rPr>
              <w:fldChar w:fldCharType="end"/>
            </w:r>
          </w:hyperlink>
        </w:p>
        <w:p w14:paraId="5591FE17" w14:textId="0C9D1510" w:rsidR="00B33452" w:rsidRDefault="00B33452">
          <w:pPr>
            <w:pStyle w:val="TOC3"/>
            <w:rPr>
              <w:rFonts w:asciiTheme="minorHAnsi" w:eastAsiaTheme="minorEastAsia" w:hAnsiTheme="minorHAnsi"/>
              <w:noProof/>
              <w:kern w:val="2"/>
              <w:szCs w:val="24"/>
              <w:lang w:val="en-GB" w:eastAsia="en-GB"/>
              <w14:ligatures w14:val="standardContextual"/>
            </w:rPr>
          </w:pPr>
          <w:hyperlink w:anchor="_Toc219849200" w:history="1">
            <w:r w:rsidRPr="00346A81">
              <w:rPr>
                <w:rStyle w:val="Hyperlink"/>
                <w:noProof/>
              </w:rPr>
              <w:t>7.3.3.</w:t>
            </w:r>
            <w:r>
              <w:rPr>
                <w:rFonts w:asciiTheme="minorHAnsi" w:eastAsiaTheme="minorEastAsia" w:hAnsiTheme="minorHAnsi"/>
                <w:noProof/>
                <w:kern w:val="2"/>
                <w:szCs w:val="24"/>
                <w:lang w:val="en-GB" w:eastAsia="en-GB"/>
                <w14:ligatures w14:val="standardContextual"/>
              </w:rPr>
              <w:tab/>
            </w:r>
            <w:r w:rsidRPr="00346A81">
              <w:rPr>
                <w:rStyle w:val="Hyperlink"/>
                <w:noProof/>
              </w:rPr>
              <w:t>Zróżnicowanie energii i mieszanie populacji</w:t>
            </w:r>
            <w:r>
              <w:rPr>
                <w:noProof/>
                <w:webHidden/>
              </w:rPr>
              <w:tab/>
            </w:r>
            <w:r>
              <w:rPr>
                <w:noProof/>
                <w:webHidden/>
              </w:rPr>
              <w:fldChar w:fldCharType="begin"/>
            </w:r>
            <w:r>
              <w:rPr>
                <w:noProof/>
                <w:webHidden/>
              </w:rPr>
              <w:instrText xml:space="preserve"> PAGEREF _Toc219849200 \h </w:instrText>
            </w:r>
            <w:r>
              <w:rPr>
                <w:noProof/>
                <w:webHidden/>
              </w:rPr>
            </w:r>
            <w:r>
              <w:rPr>
                <w:noProof/>
                <w:webHidden/>
              </w:rPr>
              <w:fldChar w:fldCharType="separate"/>
            </w:r>
            <w:r>
              <w:rPr>
                <w:noProof/>
                <w:webHidden/>
              </w:rPr>
              <w:t>43</w:t>
            </w:r>
            <w:r>
              <w:rPr>
                <w:noProof/>
                <w:webHidden/>
              </w:rPr>
              <w:fldChar w:fldCharType="end"/>
            </w:r>
          </w:hyperlink>
        </w:p>
        <w:p w14:paraId="5CCD8C0D" w14:textId="38851607" w:rsidR="00B33452" w:rsidRDefault="00B33452">
          <w:pPr>
            <w:pStyle w:val="TOC3"/>
            <w:rPr>
              <w:rFonts w:asciiTheme="minorHAnsi" w:eastAsiaTheme="minorEastAsia" w:hAnsiTheme="minorHAnsi"/>
              <w:noProof/>
              <w:kern w:val="2"/>
              <w:szCs w:val="24"/>
              <w:lang w:val="en-GB" w:eastAsia="en-GB"/>
              <w14:ligatures w14:val="standardContextual"/>
            </w:rPr>
          </w:pPr>
          <w:hyperlink w:anchor="_Toc219849201" w:history="1">
            <w:r w:rsidRPr="00346A81">
              <w:rPr>
                <w:rStyle w:val="Hyperlink"/>
                <w:noProof/>
              </w:rPr>
              <w:t>7.3.4.</w:t>
            </w:r>
            <w:r>
              <w:rPr>
                <w:rFonts w:asciiTheme="minorHAnsi" w:eastAsiaTheme="minorEastAsia" w:hAnsiTheme="minorHAnsi"/>
                <w:noProof/>
                <w:kern w:val="2"/>
                <w:szCs w:val="24"/>
                <w:lang w:val="en-GB" w:eastAsia="en-GB"/>
                <w14:ligatures w14:val="standardContextual"/>
              </w:rPr>
              <w:tab/>
            </w:r>
            <w:r w:rsidRPr="00346A81">
              <w:rPr>
                <w:rStyle w:val="Hyperlink"/>
                <w:noProof/>
              </w:rPr>
              <w:t>Adaptacja abiotyczna w środowisku bez barier</w:t>
            </w:r>
            <w:r>
              <w:rPr>
                <w:noProof/>
                <w:webHidden/>
              </w:rPr>
              <w:tab/>
            </w:r>
            <w:r>
              <w:rPr>
                <w:noProof/>
                <w:webHidden/>
              </w:rPr>
              <w:fldChar w:fldCharType="begin"/>
            </w:r>
            <w:r>
              <w:rPr>
                <w:noProof/>
                <w:webHidden/>
              </w:rPr>
              <w:instrText xml:space="preserve"> PAGEREF _Toc219849201 \h </w:instrText>
            </w:r>
            <w:r>
              <w:rPr>
                <w:noProof/>
                <w:webHidden/>
              </w:rPr>
            </w:r>
            <w:r>
              <w:rPr>
                <w:noProof/>
                <w:webHidden/>
              </w:rPr>
              <w:fldChar w:fldCharType="separate"/>
            </w:r>
            <w:r>
              <w:rPr>
                <w:noProof/>
                <w:webHidden/>
              </w:rPr>
              <w:t>45</w:t>
            </w:r>
            <w:r>
              <w:rPr>
                <w:noProof/>
                <w:webHidden/>
              </w:rPr>
              <w:fldChar w:fldCharType="end"/>
            </w:r>
          </w:hyperlink>
        </w:p>
        <w:p w14:paraId="5482A471" w14:textId="0C58B19C" w:rsidR="00B33452" w:rsidRDefault="00B33452">
          <w:pPr>
            <w:pStyle w:val="TOC3"/>
            <w:rPr>
              <w:rFonts w:asciiTheme="minorHAnsi" w:eastAsiaTheme="minorEastAsia" w:hAnsiTheme="minorHAnsi"/>
              <w:noProof/>
              <w:kern w:val="2"/>
              <w:szCs w:val="24"/>
              <w:lang w:val="en-GB" w:eastAsia="en-GB"/>
              <w14:ligatures w14:val="standardContextual"/>
            </w:rPr>
          </w:pPr>
          <w:hyperlink w:anchor="_Toc219849202" w:history="1">
            <w:r w:rsidRPr="00346A81">
              <w:rPr>
                <w:rStyle w:val="Hyperlink"/>
                <w:noProof/>
              </w:rPr>
              <w:t>7.3.5.</w:t>
            </w:r>
            <w:r>
              <w:rPr>
                <w:rFonts w:asciiTheme="minorHAnsi" w:eastAsiaTheme="minorEastAsia" w:hAnsiTheme="minorHAnsi"/>
                <w:noProof/>
                <w:kern w:val="2"/>
                <w:szCs w:val="24"/>
                <w:lang w:val="en-GB" w:eastAsia="en-GB"/>
                <w14:ligatures w14:val="standardContextual"/>
              </w:rPr>
              <w:tab/>
            </w:r>
            <w:r w:rsidRPr="00346A81">
              <w:rPr>
                <w:rStyle w:val="Hyperlink"/>
                <w:noProof/>
              </w:rPr>
              <w:t>Wniosek walidacyjny</w:t>
            </w:r>
            <w:r>
              <w:rPr>
                <w:noProof/>
                <w:webHidden/>
              </w:rPr>
              <w:tab/>
            </w:r>
            <w:r>
              <w:rPr>
                <w:noProof/>
                <w:webHidden/>
              </w:rPr>
              <w:fldChar w:fldCharType="begin"/>
            </w:r>
            <w:r>
              <w:rPr>
                <w:noProof/>
                <w:webHidden/>
              </w:rPr>
              <w:instrText xml:space="preserve"> PAGEREF _Toc219849202 \h </w:instrText>
            </w:r>
            <w:r>
              <w:rPr>
                <w:noProof/>
                <w:webHidden/>
              </w:rPr>
            </w:r>
            <w:r>
              <w:rPr>
                <w:noProof/>
                <w:webHidden/>
              </w:rPr>
              <w:fldChar w:fldCharType="separate"/>
            </w:r>
            <w:r>
              <w:rPr>
                <w:noProof/>
                <w:webHidden/>
              </w:rPr>
              <w:t>45</w:t>
            </w:r>
            <w:r>
              <w:rPr>
                <w:noProof/>
                <w:webHidden/>
              </w:rPr>
              <w:fldChar w:fldCharType="end"/>
            </w:r>
          </w:hyperlink>
        </w:p>
        <w:p w14:paraId="32EB5519" w14:textId="0EAC3283" w:rsidR="00B33452" w:rsidRDefault="00B33452">
          <w:pPr>
            <w:pStyle w:val="TOC2"/>
            <w:rPr>
              <w:rFonts w:asciiTheme="minorHAnsi" w:eastAsiaTheme="minorEastAsia" w:hAnsiTheme="minorHAnsi"/>
              <w:noProof/>
              <w:kern w:val="2"/>
              <w:szCs w:val="24"/>
              <w:lang w:val="en-GB" w:eastAsia="en-GB"/>
              <w14:ligatures w14:val="standardContextual"/>
            </w:rPr>
          </w:pPr>
          <w:hyperlink w:anchor="_Toc219849203" w:history="1">
            <w:r w:rsidRPr="00346A81">
              <w:rPr>
                <w:rStyle w:val="Hyperlink"/>
                <w:noProof/>
              </w:rPr>
              <w:t>7.4.</w:t>
            </w:r>
            <w:r>
              <w:rPr>
                <w:rFonts w:asciiTheme="minorHAnsi" w:eastAsiaTheme="minorEastAsia" w:hAnsiTheme="minorHAnsi"/>
                <w:noProof/>
                <w:kern w:val="2"/>
                <w:szCs w:val="24"/>
                <w:lang w:val="en-GB" w:eastAsia="en-GB"/>
                <w14:ligatures w14:val="standardContextual"/>
              </w:rPr>
              <w:tab/>
            </w:r>
            <w:r w:rsidRPr="00346A81">
              <w:rPr>
                <w:rStyle w:val="Hyperlink"/>
                <w:noProof/>
              </w:rPr>
              <w:t>Wnioski z oceny modelu ekosystemu</w:t>
            </w:r>
            <w:r>
              <w:rPr>
                <w:noProof/>
                <w:webHidden/>
              </w:rPr>
              <w:tab/>
            </w:r>
            <w:r>
              <w:rPr>
                <w:noProof/>
                <w:webHidden/>
              </w:rPr>
              <w:fldChar w:fldCharType="begin"/>
            </w:r>
            <w:r>
              <w:rPr>
                <w:noProof/>
                <w:webHidden/>
              </w:rPr>
              <w:instrText xml:space="preserve"> PAGEREF _Toc219849203 \h </w:instrText>
            </w:r>
            <w:r>
              <w:rPr>
                <w:noProof/>
                <w:webHidden/>
              </w:rPr>
            </w:r>
            <w:r>
              <w:rPr>
                <w:noProof/>
                <w:webHidden/>
              </w:rPr>
              <w:fldChar w:fldCharType="separate"/>
            </w:r>
            <w:r>
              <w:rPr>
                <w:noProof/>
                <w:webHidden/>
              </w:rPr>
              <w:t>46</w:t>
            </w:r>
            <w:r>
              <w:rPr>
                <w:noProof/>
                <w:webHidden/>
              </w:rPr>
              <w:fldChar w:fldCharType="end"/>
            </w:r>
          </w:hyperlink>
        </w:p>
        <w:p w14:paraId="092C75F4" w14:textId="38C2A73E" w:rsidR="00B33452" w:rsidRDefault="00B33452">
          <w:pPr>
            <w:pStyle w:val="TOC1"/>
            <w:rPr>
              <w:rFonts w:asciiTheme="minorHAnsi" w:eastAsiaTheme="minorEastAsia" w:hAnsiTheme="minorHAnsi"/>
              <w:noProof/>
              <w:kern w:val="2"/>
              <w:szCs w:val="24"/>
              <w:lang w:val="en-GB" w:eastAsia="en-GB"/>
              <w14:ligatures w14:val="standardContextual"/>
            </w:rPr>
          </w:pPr>
          <w:hyperlink w:anchor="_Toc219849204" w:history="1">
            <w:r w:rsidRPr="00346A81">
              <w:rPr>
                <w:rStyle w:val="Hyperlink"/>
                <w:noProof/>
              </w:rPr>
              <w:t>8.</w:t>
            </w:r>
            <w:r>
              <w:rPr>
                <w:rFonts w:asciiTheme="minorHAnsi" w:eastAsiaTheme="minorEastAsia" w:hAnsiTheme="minorHAnsi"/>
                <w:noProof/>
                <w:kern w:val="2"/>
                <w:szCs w:val="24"/>
                <w:lang w:val="en-GB" w:eastAsia="en-GB"/>
                <w14:ligatures w14:val="standardContextual"/>
              </w:rPr>
              <w:tab/>
            </w:r>
            <w:r w:rsidRPr="00346A81">
              <w:rPr>
                <w:rStyle w:val="Hyperlink"/>
                <w:noProof/>
              </w:rPr>
              <w:t>Podsumowanie</w:t>
            </w:r>
            <w:r>
              <w:rPr>
                <w:noProof/>
                <w:webHidden/>
              </w:rPr>
              <w:tab/>
            </w:r>
            <w:r>
              <w:rPr>
                <w:noProof/>
                <w:webHidden/>
              </w:rPr>
              <w:fldChar w:fldCharType="begin"/>
            </w:r>
            <w:r>
              <w:rPr>
                <w:noProof/>
                <w:webHidden/>
              </w:rPr>
              <w:instrText xml:space="preserve"> PAGEREF _Toc219849204 \h </w:instrText>
            </w:r>
            <w:r>
              <w:rPr>
                <w:noProof/>
                <w:webHidden/>
              </w:rPr>
            </w:r>
            <w:r>
              <w:rPr>
                <w:noProof/>
                <w:webHidden/>
              </w:rPr>
              <w:fldChar w:fldCharType="separate"/>
            </w:r>
            <w:r>
              <w:rPr>
                <w:noProof/>
                <w:webHidden/>
              </w:rPr>
              <w:t>47</w:t>
            </w:r>
            <w:r>
              <w:rPr>
                <w:noProof/>
                <w:webHidden/>
              </w:rPr>
              <w:fldChar w:fldCharType="end"/>
            </w:r>
          </w:hyperlink>
        </w:p>
        <w:p w14:paraId="09B5CB44" w14:textId="19000715" w:rsidR="00B33452" w:rsidRDefault="00B33452">
          <w:pPr>
            <w:pStyle w:val="TOC2"/>
            <w:rPr>
              <w:rFonts w:asciiTheme="minorHAnsi" w:eastAsiaTheme="minorEastAsia" w:hAnsiTheme="minorHAnsi"/>
              <w:noProof/>
              <w:kern w:val="2"/>
              <w:szCs w:val="24"/>
              <w:lang w:val="en-GB" w:eastAsia="en-GB"/>
              <w14:ligatures w14:val="standardContextual"/>
            </w:rPr>
          </w:pPr>
          <w:hyperlink w:anchor="_Toc219849205" w:history="1">
            <w:r w:rsidRPr="00346A81">
              <w:rPr>
                <w:rStyle w:val="Hyperlink"/>
                <w:noProof/>
                <w:lang w:eastAsia="en-GB"/>
              </w:rPr>
              <w:t>8.1.</w:t>
            </w:r>
            <w:r>
              <w:rPr>
                <w:rFonts w:asciiTheme="minorHAnsi" w:eastAsiaTheme="minorEastAsia" w:hAnsiTheme="minorHAnsi"/>
                <w:noProof/>
                <w:kern w:val="2"/>
                <w:szCs w:val="24"/>
                <w:lang w:val="en-GB" w:eastAsia="en-GB"/>
                <w14:ligatures w14:val="standardContextual"/>
              </w:rPr>
              <w:tab/>
            </w:r>
            <w:r w:rsidRPr="00346A81">
              <w:rPr>
                <w:rStyle w:val="Hyperlink"/>
                <w:noProof/>
                <w:lang w:eastAsia="en-GB"/>
              </w:rPr>
              <w:t>Osiągnięcia inżynierskie</w:t>
            </w:r>
            <w:r>
              <w:rPr>
                <w:noProof/>
                <w:webHidden/>
              </w:rPr>
              <w:tab/>
            </w:r>
            <w:r>
              <w:rPr>
                <w:noProof/>
                <w:webHidden/>
              </w:rPr>
              <w:fldChar w:fldCharType="begin"/>
            </w:r>
            <w:r>
              <w:rPr>
                <w:noProof/>
                <w:webHidden/>
              </w:rPr>
              <w:instrText xml:space="preserve"> PAGEREF _Toc219849205 \h </w:instrText>
            </w:r>
            <w:r>
              <w:rPr>
                <w:noProof/>
                <w:webHidden/>
              </w:rPr>
            </w:r>
            <w:r>
              <w:rPr>
                <w:noProof/>
                <w:webHidden/>
              </w:rPr>
              <w:fldChar w:fldCharType="separate"/>
            </w:r>
            <w:r>
              <w:rPr>
                <w:noProof/>
                <w:webHidden/>
              </w:rPr>
              <w:t>47</w:t>
            </w:r>
            <w:r>
              <w:rPr>
                <w:noProof/>
                <w:webHidden/>
              </w:rPr>
              <w:fldChar w:fldCharType="end"/>
            </w:r>
          </w:hyperlink>
        </w:p>
        <w:p w14:paraId="1E4396F8" w14:textId="2BD9D338" w:rsidR="00B33452" w:rsidRDefault="00B33452">
          <w:pPr>
            <w:pStyle w:val="TOC2"/>
            <w:rPr>
              <w:rFonts w:asciiTheme="minorHAnsi" w:eastAsiaTheme="minorEastAsia" w:hAnsiTheme="minorHAnsi"/>
              <w:noProof/>
              <w:kern w:val="2"/>
              <w:szCs w:val="24"/>
              <w:lang w:val="en-GB" w:eastAsia="en-GB"/>
              <w14:ligatures w14:val="standardContextual"/>
            </w:rPr>
          </w:pPr>
          <w:hyperlink w:anchor="_Toc219849206" w:history="1">
            <w:r w:rsidRPr="00346A81">
              <w:rPr>
                <w:rStyle w:val="Hyperlink"/>
                <w:noProof/>
                <w:lang w:eastAsia="en-GB"/>
              </w:rPr>
              <w:t>8.2.</w:t>
            </w:r>
            <w:r>
              <w:rPr>
                <w:rFonts w:asciiTheme="minorHAnsi" w:eastAsiaTheme="minorEastAsia" w:hAnsiTheme="minorHAnsi"/>
                <w:noProof/>
                <w:kern w:val="2"/>
                <w:szCs w:val="24"/>
                <w:lang w:val="en-GB" w:eastAsia="en-GB"/>
                <w14:ligatures w14:val="standardContextual"/>
              </w:rPr>
              <w:tab/>
            </w:r>
            <w:r w:rsidRPr="00346A81">
              <w:rPr>
                <w:rStyle w:val="Hyperlink"/>
                <w:noProof/>
                <w:lang w:eastAsia="en-GB"/>
              </w:rPr>
              <w:t>Wnioski modelowe</w:t>
            </w:r>
            <w:r>
              <w:rPr>
                <w:noProof/>
                <w:webHidden/>
              </w:rPr>
              <w:tab/>
            </w:r>
            <w:r>
              <w:rPr>
                <w:noProof/>
                <w:webHidden/>
              </w:rPr>
              <w:fldChar w:fldCharType="begin"/>
            </w:r>
            <w:r>
              <w:rPr>
                <w:noProof/>
                <w:webHidden/>
              </w:rPr>
              <w:instrText xml:space="preserve"> PAGEREF _Toc219849206 \h </w:instrText>
            </w:r>
            <w:r>
              <w:rPr>
                <w:noProof/>
                <w:webHidden/>
              </w:rPr>
            </w:r>
            <w:r>
              <w:rPr>
                <w:noProof/>
                <w:webHidden/>
              </w:rPr>
              <w:fldChar w:fldCharType="separate"/>
            </w:r>
            <w:r>
              <w:rPr>
                <w:noProof/>
                <w:webHidden/>
              </w:rPr>
              <w:t>47</w:t>
            </w:r>
            <w:r>
              <w:rPr>
                <w:noProof/>
                <w:webHidden/>
              </w:rPr>
              <w:fldChar w:fldCharType="end"/>
            </w:r>
          </w:hyperlink>
        </w:p>
        <w:p w14:paraId="22036277" w14:textId="43F29793" w:rsidR="00B33452" w:rsidRDefault="00B33452">
          <w:pPr>
            <w:pStyle w:val="TOC2"/>
            <w:rPr>
              <w:rFonts w:asciiTheme="minorHAnsi" w:eastAsiaTheme="minorEastAsia" w:hAnsiTheme="minorHAnsi"/>
              <w:noProof/>
              <w:kern w:val="2"/>
              <w:szCs w:val="24"/>
              <w:lang w:val="en-GB" w:eastAsia="en-GB"/>
              <w14:ligatures w14:val="standardContextual"/>
            </w:rPr>
          </w:pPr>
          <w:hyperlink w:anchor="_Toc219849207" w:history="1">
            <w:r w:rsidRPr="00346A81">
              <w:rPr>
                <w:rStyle w:val="Hyperlink"/>
                <w:noProof/>
                <w:lang w:eastAsia="en-GB"/>
              </w:rPr>
              <w:t>8.3.</w:t>
            </w:r>
            <w:r>
              <w:rPr>
                <w:rFonts w:asciiTheme="minorHAnsi" w:eastAsiaTheme="minorEastAsia" w:hAnsiTheme="minorHAnsi"/>
                <w:noProof/>
                <w:kern w:val="2"/>
                <w:szCs w:val="24"/>
                <w:lang w:val="en-GB" w:eastAsia="en-GB"/>
                <w14:ligatures w14:val="standardContextual"/>
              </w:rPr>
              <w:tab/>
            </w:r>
            <w:r w:rsidRPr="00346A81">
              <w:rPr>
                <w:rStyle w:val="Hyperlink"/>
                <w:noProof/>
                <w:lang w:eastAsia="en-GB"/>
              </w:rPr>
              <w:t>Ograniczenia i kierunki dalszego rozwoju</w:t>
            </w:r>
            <w:r>
              <w:rPr>
                <w:noProof/>
                <w:webHidden/>
              </w:rPr>
              <w:tab/>
            </w:r>
            <w:r>
              <w:rPr>
                <w:noProof/>
                <w:webHidden/>
              </w:rPr>
              <w:fldChar w:fldCharType="begin"/>
            </w:r>
            <w:r>
              <w:rPr>
                <w:noProof/>
                <w:webHidden/>
              </w:rPr>
              <w:instrText xml:space="preserve"> PAGEREF _Toc219849207 \h </w:instrText>
            </w:r>
            <w:r>
              <w:rPr>
                <w:noProof/>
                <w:webHidden/>
              </w:rPr>
            </w:r>
            <w:r>
              <w:rPr>
                <w:noProof/>
                <w:webHidden/>
              </w:rPr>
              <w:fldChar w:fldCharType="separate"/>
            </w:r>
            <w:r>
              <w:rPr>
                <w:noProof/>
                <w:webHidden/>
              </w:rPr>
              <w:t>48</w:t>
            </w:r>
            <w:r>
              <w:rPr>
                <w:noProof/>
                <w:webHidden/>
              </w:rPr>
              <w:fldChar w:fldCharType="end"/>
            </w:r>
          </w:hyperlink>
        </w:p>
        <w:p w14:paraId="76E535CF" w14:textId="40FB9E1C" w:rsidR="00B33452" w:rsidRDefault="00B33452">
          <w:pPr>
            <w:pStyle w:val="TOC2"/>
            <w:rPr>
              <w:rFonts w:asciiTheme="minorHAnsi" w:eastAsiaTheme="minorEastAsia" w:hAnsiTheme="minorHAnsi"/>
              <w:noProof/>
              <w:kern w:val="2"/>
              <w:szCs w:val="24"/>
              <w:lang w:val="en-GB" w:eastAsia="en-GB"/>
              <w14:ligatures w14:val="standardContextual"/>
            </w:rPr>
          </w:pPr>
          <w:hyperlink w:anchor="_Toc219849208" w:history="1">
            <w:r w:rsidRPr="00346A81">
              <w:rPr>
                <w:rStyle w:val="Hyperlink"/>
                <w:noProof/>
                <w:lang w:eastAsia="en-GB"/>
              </w:rPr>
              <w:t>8.4.</w:t>
            </w:r>
            <w:r>
              <w:rPr>
                <w:rFonts w:asciiTheme="minorHAnsi" w:eastAsiaTheme="minorEastAsia" w:hAnsiTheme="minorHAnsi"/>
                <w:noProof/>
                <w:kern w:val="2"/>
                <w:szCs w:val="24"/>
                <w:lang w:val="en-GB" w:eastAsia="en-GB"/>
                <w14:ligatures w14:val="standardContextual"/>
              </w:rPr>
              <w:tab/>
            </w:r>
            <w:r w:rsidRPr="00346A81">
              <w:rPr>
                <w:rStyle w:val="Hyperlink"/>
                <w:noProof/>
                <w:lang w:eastAsia="en-GB"/>
              </w:rPr>
              <w:t>Podsumowanie pracy</w:t>
            </w:r>
            <w:r>
              <w:rPr>
                <w:noProof/>
                <w:webHidden/>
              </w:rPr>
              <w:tab/>
            </w:r>
            <w:r>
              <w:rPr>
                <w:noProof/>
                <w:webHidden/>
              </w:rPr>
              <w:fldChar w:fldCharType="begin"/>
            </w:r>
            <w:r>
              <w:rPr>
                <w:noProof/>
                <w:webHidden/>
              </w:rPr>
              <w:instrText xml:space="preserve"> PAGEREF _Toc219849208 \h </w:instrText>
            </w:r>
            <w:r>
              <w:rPr>
                <w:noProof/>
                <w:webHidden/>
              </w:rPr>
            </w:r>
            <w:r>
              <w:rPr>
                <w:noProof/>
                <w:webHidden/>
              </w:rPr>
              <w:fldChar w:fldCharType="separate"/>
            </w:r>
            <w:r>
              <w:rPr>
                <w:noProof/>
                <w:webHidden/>
              </w:rPr>
              <w:t>48</w:t>
            </w:r>
            <w:r>
              <w:rPr>
                <w:noProof/>
                <w:webHidden/>
              </w:rPr>
              <w:fldChar w:fldCharType="end"/>
            </w:r>
          </w:hyperlink>
        </w:p>
        <w:p w14:paraId="524E4A72" w14:textId="20FCC8A1" w:rsidR="00B33452" w:rsidRDefault="00B33452">
          <w:pPr>
            <w:pStyle w:val="TOC1"/>
            <w:rPr>
              <w:rFonts w:asciiTheme="minorHAnsi" w:eastAsiaTheme="minorEastAsia" w:hAnsiTheme="minorHAnsi"/>
              <w:noProof/>
              <w:kern w:val="2"/>
              <w:szCs w:val="24"/>
              <w:lang w:val="en-GB" w:eastAsia="en-GB"/>
              <w14:ligatures w14:val="standardContextual"/>
            </w:rPr>
          </w:pPr>
          <w:hyperlink w:anchor="_Toc219849209" w:history="1">
            <w:r w:rsidRPr="00346A81">
              <w:rPr>
                <w:rStyle w:val="Hyperlink"/>
                <w:noProof/>
              </w:rPr>
              <w:t>Bibliografia</w:t>
            </w:r>
            <w:r>
              <w:rPr>
                <w:noProof/>
                <w:webHidden/>
              </w:rPr>
              <w:tab/>
            </w:r>
            <w:r>
              <w:rPr>
                <w:noProof/>
                <w:webHidden/>
              </w:rPr>
              <w:fldChar w:fldCharType="begin"/>
            </w:r>
            <w:r>
              <w:rPr>
                <w:noProof/>
                <w:webHidden/>
              </w:rPr>
              <w:instrText xml:space="preserve"> PAGEREF _Toc219849209 \h </w:instrText>
            </w:r>
            <w:r>
              <w:rPr>
                <w:noProof/>
                <w:webHidden/>
              </w:rPr>
            </w:r>
            <w:r>
              <w:rPr>
                <w:noProof/>
                <w:webHidden/>
              </w:rPr>
              <w:fldChar w:fldCharType="separate"/>
            </w:r>
            <w:r>
              <w:rPr>
                <w:noProof/>
                <w:webHidden/>
              </w:rPr>
              <w:t>49</w:t>
            </w:r>
            <w:r>
              <w:rPr>
                <w:noProof/>
                <w:webHidden/>
              </w:rPr>
              <w:fldChar w:fldCharType="end"/>
            </w:r>
          </w:hyperlink>
        </w:p>
        <w:p w14:paraId="2CFF78EE" w14:textId="3AB37C33" w:rsidR="000703E3" w:rsidRPr="002D77BE" w:rsidRDefault="00C972DA" w:rsidP="002715B3">
          <w:pPr>
            <w:spacing w:line="360" w:lineRule="auto"/>
            <w:rPr>
              <w:b/>
              <w:bCs/>
            </w:rPr>
          </w:pPr>
          <w:r w:rsidRPr="002D77BE">
            <w:rPr>
              <w:rFonts w:cs="Times New Roman"/>
              <w:szCs w:val="24"/>
            </w:rPr>
            <w:fldChar w:fldCharType="end"/>
          </w:r>
        </w:p>
      </w:sdtContent>
    </w:sdt>
    <w:p w14:paraId="449D9D8A" w14:textId="77777777" w:rsidR="006F1C97" w:rsidRDefault="006F1C97">
      <w:pPr>
        <w:jc w:val="left"/>
        <w:rPr>
          <w:rFonts w:eastAsiaTheme="majorEastAsia" w:cstheme="majorBidi"/>
          <w:b/>
          <w:bCs/>
          <w:color w:val="2E74B5" w:themeColor="accent1" w:themeShade="BF"/>
          <w:sz w:val="32"/>
          <w:szCs w:val="28"/>
        </w:rPr>
      </w:pPr>
      <w:bookmarkStart w:id="13" w:name="_Toc219154061"/>
      <w:bookmarkStart w:id="14" w:name="_Toc219232928"/>
      <w:r>
        <w:br w:type="page"/>
      </w:r>
    </w:p>
    <w:p w14:paraId="4A989BF0" w14:textId="45BED27B" w:rsidR="000703E3" w:rsidRPr="002D77BE" w:rsidRDefault="0091479F">
      <w:pPr>
        <w:pStyle w:val="Heading1"/>
      </w:pPr>
      <w:bookmarkStart w:id="15" w:name="_Toc219849151"/>
      <w:r w:rsidRPr="002D77BE">
        <w:t>Wstęp</w:t>
      </w:r>
      <w:bookmarkEnd w:id="13"/>
      <w:bookmarkEnd w:id="14"/>
      <w:bookmarkEnd w:id="15"/>
    </w:p>
    <w:p w14:paraId="6C6ACCC5" w14:textId="381CDACA" w:rsidR="00CD6547" w:rsidRPr="002D77BE" w:rsidRDefault="00CD6547" w:rsidP="00B4347A">
      <w:pPr>
        <w:spacing w:line="360" w:lineRule="auto"/>
      </w:pPr>
      <w:r w:rsidRPr="002D77BE">
        <w:t xml:space="preserve">Złożone systemy biologiczne, takie jak ekosystemy, charakteryzują się silnymi sprzężeniami zwrotnymi, nieliniowością oraz wrażliwością na warunki środowiskowe. Analiza ich zachowania </w:t>
      </w:r>
      <w:r w:rsidR="004A5F74" w:rsidRPr="004A5F74">
        <w:t>metodami analitycznym</w:t>
      </w:r>
      <w:r w:rsidR="004A5F74">
        <w:t xml:space="preserve">i </w:t>
      </w:r>
      <w:r w:rsidRPr="002D77BE">
        <w:t>jest w wielu przypadkach niewystarczająca lub wręcz niemożliwa. Z tego powodu w badaniach nad dynamiką populacji oraz zjawiskami ekologicznymi coraz częściej wykorzystuje się modele komputerowe i symulacje numeryczne, które pozwalają na obserwację emergentnych wzorców zachowania w kontrolowanych warunkach</w:t>
      </w:r>
      <w:r w:rsidR="00CC67F7">
        <w:t xml:space="preserve"> </w:t>
      </w:r>
      <w:sdt>
        <w:sdtPr>
          <w:id w:val="428939198"/>
          <w:citation/>
        </w:sdtPr>
        <w:sdtEndPr/>
        <w:sdtContent>
          <w:r w:rsidR="00F03BF8" w:rsidRPr="002D77BE">
            <w:fldChar w:fldCharType="begin"/>
          </w:r>
          <w:r w:rsidR="009F65E6">
            <w:instrText xml:space="preserve">CITATION Jon13 \l 2057 </w:instrText>
          </w:r>
          <w:r w:rsidR="00F03BF8" w:rsidRPr="002D77BE">
            <w:fldChar w:fldCharType="separate"/>
          </w:r>
          <w:r w:rsidR="00AC6B85" w:rsidRPr="00AC6B85">
            <w:rPr>
              <w:noProof/>
            </w:rPr>
            <w:t>[1]</w:t>
          </w:r>
          <w:r w:rsidR="00F03BF8" w:rsidRPr="002D77BE">
            <w:fldChar w:fldCharType="end"/>
          </w:r>
        </w:sdtContent>
      </w:sdt>
      <w:r w:rsidRPr="002D77BE">
        <w:t>.</w:t>
      </w:r>
    </w:p>
    <w:p w14:paraId="54915262" w14:textId="29A99236" w:rsidR="00F30C1E" w:rsidRPr="002D77BE" w:rsidRDefault="00F30C1E" w:rsidP="00B4347A">
      <w:pPr>
        <w:spacing w:line="360" w:lineRule="auto"/>
      </w:pPr>
      <w:r w:rsidRPr="002D77BE">
        <w:t>Jednym z podejść dobrze przystosowanych do opisu takich systemów są modele oparte na automatach komórkowych oraz systemach wieloagentowych. Automaty komórkowe umożliwiają dyskretną reprezentację przestrzeni i lokalnych reguł oddziaływania, natomiast modele agentowe pozwalają na odwzorowanie zróżnicowanych strategii przetrwania, zachowań oraz mechanizmów adaptacyjnych poszczególnych organizmów</w:t>
      </w:r>
      <w:sdt>
        <w:sdtPr>
          <w:id w:val="87052275"/>
          <w:citation/>
        </w:sdtPr>
        <w:sdtEndPr/>
        <w:sdtContent>
          <w:r w:rsidR="00F03BF8" w:rsidRPr="002D77BE">
            <w:fldChar w:fldCharType="begin"/>
          </w:r>
          <w:r w:rsidR="00F03BF8" w:rsidRPr="00562DC8">
            <w:instrText xml:space="preserve"> CITATION Bre11 \l 2057 </w:instrText>
          </w:r>
          <w:r w:rsidR="00F03BF8" w:rsidRPr="002D77BE">
            <w:fldChar w:fldCharType="separate"/>
          </w:r>
          <w:r w:rsidR="00AC6B85">
            <w:rPr>
              <w:noProof/>
            </w:rPr>
            <w:t xml:space="preserve"> </w:t>
          </w:r>
          <w:r w:rsidR="00AC6B85" w:rsidRPr="00AC6B85">
            <w:rPr>
              <w:noProof/>
            </w:rPr>
            <w:t>[2]</w:t>
          </w:r>
          <w:r w:rsidR="00F03BF8" w:rsidRPr="002D77BE">
            <w:fldChar w:fldCharType="end"/>
          </w:r>
        </w:sdtContent>
      </w:sdt>
      <w:r w:rsidRPr="002D77BE">
        <w:t>. Połączenie tych dwóch perspektyw tworzy elastyczne środowisko do badania procesów ekologicznych, takich jak kształtowanie nisz, konkurencja o zasoby czy ewolucja cech dziedzicznych</w:t>
      </w:r>
      <w:sdt>
        <w:sdtPr>
          <w:id w:val="-379405309"/>
          <w:citation/>
        </w:sdtPr>
        <w:sdtEndPr/>
        <w:sdtContent>
          <w:r w:rsidR="00F03BF8" w:rsidRPr="002D77BE">
            <w:fldChar w:fldCharType="begin"/>
          </w:r>
          <w:r w:rsidR="009F65E6">
            <w:instrText xml:space="preserve">CITATION Jon13 \l 2057 </w:instrText>
          </w:r>
          <w:r w:rsidR="00F03BF8" w:rsidRPr="002D77BE">
            <w:fldChar w:fldCharType="separate"/>
          </w:r>
          <w:r w:rsidR="00AC6B85">
            <w:rPr>
              <w:noProof/>
            </w:rPr>
            <w:t xml:space="preserve"> </w:t>
          </w:r>
          <w:r w:rsidR="00AC6B85" w:rsidRPr="00AC6B85">
            <w:rPr>
              <w:noProof/>
            </w:rPr>
            <w:t>[1]</w:t>
          </w:r>
          <w:r w:rsidR="00F03BF8" w:rsidRPr="002D77BE">
            <w:fldChar w:fldCharType="end"/>
          </w:r>
        </w:sdtContent>
      </w:sdt>
      <w:r w:rsidRPr="002D77BE">
        <w:t>.</w:t>
      </w:r>
    </w:p>
    <w:p w14:paraId="6455E357" w14:textId="56B32903" w:rsidR="004C1FA5" w:rsidRPr="002D77BE" w:rsidRDefault="004C1FA5" w:rsidP="008E2E1A">
      <w:pPr>
        <w:spacing w:line="360" w:lineRule="auto"/>
      </w:pPr>
      <w:r w:rsidRPr="002D77BE">
        <w:t>Z perspektywy inżynierskiej realizacja tego typu modelu wymaga wydajnego, skalowalnego i łatwo rozszerzalnego środowiska symulacyjnego. Wraz ze wzrostem liczby agentów oraz złożoności reguł dynamiki środowiska rosną wymagania obliczeniowe oraz potrzeba zachowania czytelnej, modularnej architektury oprogramowania</w:t>
      </w:r>
      <w:sdt>
        <w:sdtPr>
          <w:id w:val="179179794"/>
          <w:citation/>
        </w:sdtPr>
        <w:sdtEndPr/>
        <w:sdtContent>
          <w:r w:rsidR="00EC01A4" w:rsidRPr="002D77BE">
            <w:fldChar w:fldCharType="begin"/>
          </w:r>
          <w:r w:rsidR="009F65E6">
            <w:instrText xml:space="preserve">CITATION Jon13 \l 2057 </w:instrText>
          </w:r>
          <w:r w:rsidR="00EC01A4" w:rsidRPr="002D77BE">
            <w:fldChar w:fldCharType="separate"/>
          </w:r>
          <w:r w:rsidR="00AC6B85">
            <w:rPr>
              <w:noProof/>
            </w:rPr>
            <w:t xml:space="preserve"> </w:t>
          </w:r>
          <w:r w:rsidR="00AC6B85" w:rsidRPr="00AC6B85">
            <w:rPr>
              <w:noProof/>
            </w:rPr>
            <w:t>[1]</w:t>
          </w:r>
          <w:r w:rsidR="00EC01A4" w:rsidRPr="002D77BE">
            <w:fldChar w:fldCharType="end"/>
          </w:r>
        </w:sdtContent>
      </w:sdt>
      <w:r w:rsidRPr="002D77BE">
        <w:t xml:space="preserve">. </w:t>
      </w:r>
      <w:r w:rsidR="00893471" w:rsidRPr="00893471">
        <w:t>Oznacza to konieczność zaprojektowania rozwiązania zdolnego do obsługi dużych populacji i złożonych map środowiskowych, a jednocześnie umożliwiającego swobodne modyfikowanie modelu oraz prowadzenie serii eksperymentów numerycznych bez</w:t>
      </w:r>
      <w:r w:rsidR="00893471" w:rsidRPr="00580ECF">
        <w:rPr>
          <w:b/>
        </w:rPr>
        <w:t xml:space="preserve"> </w:t>
      </w:r>
      <w:r w:rsidRPr="002D77BE">
        <w:t>ingerencji w kod źródłowy.</w:t>
      </w:r>
    </w:p>
    <w:p w14:paraId="08FA5429" w14:textId="4091D34E" w:rsidR="004C1FA5" w:rsidRDefault="004C1FA5" w:rsidP="008E2E1A">
      <w:pPr>
        <w:spacing w:line="360" w:lineRule="auto"/>
      </w:pPr>
      <w:r w:rsidRPr="002D77BE">
        <w:t xml:space="preserve">Niniejsza praca łączy oba te aspekty: z jednej strony koncentruje się na opracowaniu modelu ekosystemu opartego na automacie komórkowym i populacji agentów, z drugiej zaś na zaprojektowaniu i implementacji wieloplatformowego środowiska symulacyjnego, wykorzystującego nowoczesną architekturę oprogramowania opartą na wzorcu </w:t>
      </w:r>
      <w:r w:rsidRPr="002D77BE">
        <w:rPr>
          <w:i/>
          <w:iCs/>
        </w:rPr>
        <w:t>Entity–Component–System</w:t>
      </w:r>
      <w:r w:rsidRPr="002D77BE">
        <w:t xml:space="preserve"> (ECS)</w:t>
      </w:r>
      <w:sdt>
        <w:sdtPr>
          <w:id w:val="-519306259"/>
          <w:citation/>
        </w:sdtPr>
        <w:sdtEndPr/>
        <w:sdtContent>
          <w:r w:rsidR="00A12A8E" w:rsidRPr="002D77BE">
            <w:fldChar w:fldCharType="begin"/>
          </w:r>
          <w:r w:rsidR="00A12A8E" w:rsidRPr="003B4302">
            <w:instrText xml:space="preserve"> CITATION Fil26 \l 2057 </w:instrText>
          </w:r>
          <w:r w:rsidR="00A12A8E" w:rsidRPr="002D77BE">
            <w:fldChar w:fldCharType="separate"/>
          </w:r>
          <w:r w:rsidR="00AC6B85">
            <w:rPr>
              <w:noProof/>
            </w:rPr>
            <w:t xml:space="preserve"> </w:t>
          </w:r>
          <w:r w:rsidR="00AC6B85" w:rsidRPr="00AC6B85">
            <w:rPr>
              <w:noProof/>
            </w:rPr>
            <w:t>[3]</w:t>
          </w:r>
          <w:r w:rsidR="00A12A8E" w:rsidRPr="002D77BE">
            <w:fldChar w:fldCharType="end"/>
          </w:r>
        </w:sdtContent>
      </w:sdt>
      <w:r w:rsidRPr="002D77BE">
        <w:t>. Model ekosystemu uwzględnia mechanizmy gospodarki energetycznej, presji selekcji abiotycznej oraz adaptacji międzypokoleniowej</w:t>
      </w:r>
      <w:r w:rsidR="0049002D" w:rsidRPr="002D77BE">
        <w:t>.</w:t>
      </w:r>
    </w:p>
    <w:p w14:paraId="587D13A5" w14:textId="50AA3801" w:rsidR="004B159E" w:rsidRDefault="00B06BBE" w:rsidP="00B06BBE">
      <w:pPr>
        <w:pStyle w:val="Heading2"/>
      </w:pPr>
      <w:bookmarkStart w:id="16" w:name="_Toc219849152"/>
      <w:r>
        <w:t xml:space="preserve">Architektura </w:t>
      </w:r>
      <w:r w:rsidR="004B159E">
        <w:t>Entity-C</w:t>
      </w:r>
      <w:r>
        <w:t>omponent-System</w:t>
      </w:r>
      <w:bookmarkEnd w:id="16"/>
    </w:p>
    <w:p w14:paraId="2C814454" w14:textId="28FF525F" w:rsidR="00B06BBE" w:rsidRPr="005140B3" w:rsidRDefault="002E1495" w:rsidP="00B35C20">
      <w:pPr>
        <w:spacing w:line="360" w:lineRule="auto"/>
      </w:pPr>
      <w:r w:rsidRPr="002E1495">
        <w:t xml:space="preserve">Architektura </w:t>
      </w:r>
      <w:r w:rsidRPr="000339F6">
        <w:t>Entity–Component–System (ECS)</w:t>
      </w:r>
      <w:r w:rsidRPr="002E1495">
        <w:t xml:space="preserve"> stanowi wzorzec projektowy w którym następuje konsekwentne rozdzielenie stanu od zachowania.</w:t>
      </w:r>
      <w:r>
        <w:t xml:space="preserve"> </w:t>
      </w:r>
      <w:r w:rsidR="00C377E0" w:rsidRPr="00C377E0">
        <w:t xml:space="preserve">W odróżnieniu od klasycznego podejścia obiektowego, w którym dane i logika są enkapsulowane w ramach pojedynczych obiektów, ECS organizuje system wokół </w:t>
      </w:r>
      <w:r w:rsidR="00C377E0" w:rsidRPr="005140B3">
        <w:t>przetwarzania danych</w:t>
      </w:r>
      <w:r w:rsidR="00B64977">
        <w:t xml:space="preserve"> </w:t>
      </w:r>
      <w:sdt>
        <w:sdtPr>
          <w:id w:val="947670907"/>
          <w:citation/>
        </w:sdtPr>
        <w:sdtEndPr/>
        <w:sdtContent>
          <w:r w:rsidR="00B64977">
            <w:fldChar w:fldCharType="begin"/>
          </w:r>
          <w:r w:rsidR="00B64977">
            <w:rPr>
              <w:lang w:val="en-GB"/>
            </w:rPr>
            <w:instrText xml:space="preserve"> CITATION ECSPerf \l 2057 </w:instrText>
          </w:r>
          <w:r w:rsidR="00B64977">
            <w:fldChar w:fldCharType="separate"/>
          </w:r>
          <w:r w:rsidR="00AC6B85" w:rsidRPr="00AC6B85">
            <w:rPr>
              <w:noProof/>
              <w:lang w:val="en-GB"/>
            </w:rPr>
            <w:t>[4]</w:t>
          </w:r>
          <w:r w:rsidR="00B64977">
            <w:fldChar w:fldCharType="end"/>
          </w:r>
        </w:sdtContent>
      </w:sdt>
      <w:r w:rsidR="005140B3" w:rsidRPr="005140B3">
        <w:t>.</w:t>
      </w:r>
    </w:p>
    <w:p w14:paraId="7BB0C37D" w14:textId="495BCF0D" w:rsidR="005140B3" w:rsidRDefault="005140B3" w:rsidP="00B35C20">
      <w:pPr>
        <w:spacing w:line="360" w:lineRule="auto"/>
      </w:pPr>
      <w:r w:rsidRPr="005140B3">
        <w:t xml:space="preserve">Podstawową jednostką identyfikacji w ECS jest </w:t>
      </w:r>
      <w:r w:rsidRPr="000339F6">
        <w:t>encja</w:t>
      </w:r>
      <w:r w:rsidR="006F6599">
        <w:t xml:space="preserve"> (ang. </w:t>
      </w:r>
      <w:r w:rsidR="006F6599" w:rsidRPr="000339F6">
        <w:rPr>
          <w:i/>
        </w:rPr>
        <w:t>entity</w:t>
      </w:r>
      <w:r w:rsidR="006F6599">
        <w:t>)</w:t>
      </w:r>
      <w:r w:rsidRPr="005140B3">
        <w:t xml:space="preserve">, rozumiana jako lekki identyfikator reprezentujący byt </w:t>
      </w:r>
      <w:r w:rsidR="007363EE">
        <w:t xml:space="preserve">w świecie </w:t>
      </w:r>
      <w:r w:rsidRPr="005140B3">
        <w:t xml:space="preserve">symulacji. Encje same w sobie nie posiadają stanu ani zachowania, a ich właściwości są określane przez przypisane </w:t>
      </w:r>
      <w:r w:rsidRPr="000339F6">
        <w:t>komponenty</w:t>
      </w:r>
      <w:r w:rsidR="006F6599">
        <w:t xml:space="preserve"> (ang. </w:t>
      </w:r>
      <w:r w:rsidR="006F6599" w:rsidRPr="00343E24">
        <w:rPr>
          <w:i/>
        </w:rPr>
        <w:t>component</w:t>
      </w:r>
      <w:r w:rsidR="004C5290">
        <w:rPr>
          <w:i/>
          <w:iCs/>
        </w:rPr>
        <w:t>s</w:t>
      </w:r>
      <w:r w:rsidR="006F6599">
        <w:t>)</w:t>
      </w:r>
      <w:r w:rsidRPr="005140B3">
        <w:t xml:space="preserve"> – niezależne struktury danych opisujące pojedyncze aspekty stanu, takie jak pozycja, energia czy parametry środowiskowe. </w:t>
      </w:r>
      <w:r w:rsidRPr="00343E24">
        <w:t>Systemy</w:t>
      </w:r>
      <w:r w:rsidR="006F6599">
        <w:t xml:space="preserve"> (ang. </w:t>
      </w:r>
      <w:r w:rsidR="006F6599" w:rsidRPr="00343E24">
        <w:rPr>
          <w:i/>
        </w:rPr>
        <w:t>system</w:t>
      </w:r>
      <w:r w:rsidR="004C5290">
        <w:rPr>
          <w:i/>
        </w:rPr>
        <w:t>s</w:t>
      </w:r>
      <w:r w:rsidR="006F6599">
        <w:t>)</w:t>
      </w:r>
      <w:r w:rsidRPr="005140B3">
        <w:t xml:space="preserve"> realizują logikę obliczeniową, operując na zbiorach encji posiadających określone zestawy komponentów</w:t>
      </w:r>
      <w:r w:rsidR="00BB264A">
        <w:t xml:space="preserve"> [4, 5]</w:t>
      </w:r>
      <w:r w:rsidRPr="005140B3">
        <w:t>.</w:t>
      </w:r>
    </w:p>
    <w:p w14:paraId="7E84C1DD" w14:textId="0A2C5391" w:rsidR="00E71498" w:rsidRDefault="00E71498" w:rsidP="00D37BD2">
      <w:pPr>
        <w:spacing w:line="360" w:lineRule="auto"/>
      </w:pPr>
      <w:r w:rsidRPr="00E71498">
        <w:t xml:space="preserve">Taki </w:t>
      </w:r>
      <w:r>
        <w:t xml:space="preserve">podział </w:t>
      </w:r>
      <w:r w:rsidRPr="00E71498">
        <w:t xml:space="preserve">sprzyja jednorodnemu przetwarzaniu dużych zbiorów danych </w:t>
      </w:r>
      <w:r w:rsidR="0053351F">
        <w:t xml:space="preserve">i w efekcie </w:t>
      </w:r>
      <w:r w:rsidR="00B8176E" w:rsidRPr="00B8176E">
        <w:t>lepszemu wykorzystaniu pamięci podręcznej procesora oraz ograniczeniu kosztów pośrednich związanych z wywołaniami wirtualnymi i rozproszonym dostępem do danych</w:t>
      </w:r>
      <w:r w:rsidRPr="00E71498">
        <w:t xml:space="preserve">. </w:t>
      </w:r>
      <w:r w:rsidR="00435EC2" w:rsidRPr="00435EC2">
        <w:t xml:space="preserve">Z tego względu podejście to znalazło szerokie zastosowanie w nowoczesnych silnikach gier komputerowych oraz systemach symulacyjnych czasu rzeczywistego, w których istotna jest </w:t>
      </w:r>
      <w:r w:rsidR="00435EC2">
        <w:t>wydajność</w:t>
      </w:r>
      <w:r w:rsidR="00435EC2" w:rsidRPr="00435EC2">
        <w:t xml:space="preserve"> i możliwość elastycznego rozszerzania </w:t>
      </w:r>
      <w:r w:rsidR="001129FE">
        <w:t>logiki</w:t>
      </w:r>
      <w:r w:rsidR="003A6EF0">
        <w:t xml:space="preserve"> </w:t>
      </w:r>
      <w:sdt>
        <w:sdtPr>
          <w:id w:val="-165715185"/>
          <w:citation/>
        </w:sdtPr>
        <w:sdtEndPr/>
        <w:sdtContent>
          <w:r w:rsidR="003A6EF0">
            <w:fldChar w:fldCharType="begin"/>
          </w:r>
          <w:r w:rsidR="003A6EF0">
            <w:rPr>
              <w:lang w:val="en-GB"/>
            </w:rPr>
            <w:instrText xml:space="preserve"> CITATION ECSPerf \l 2057 </w:instrText>
          </w:r>
          <w:r w:rsidR="003A6EF0">
            <w:fldChar w:fldCharType="separate"/>
          </w:r>
          <w:r w:rsidR="00AC6B85" w:rsidRPr="00AC6B85">
            <w:rPr>
              <w:noProof/>
              <w:lang w:val="en-GB"/>
            </w:rPr>
            <w:t>[4]</w:t>
          </w:r>
          <w:r w:rsidR="003A6EF0">
            <w:fldChar w:fldCharType="end"/>
          </w:r>
        </w:sdtContent>
      </w:sdt>
      <w:r w:rsidRPr="00E71498">
        <w:t>.</w:t>
      </w:r>
    </w:p>
    <w:p w14:paraId="3E7B5CCD" w14:textId="16F9398A" w:rsidR="00D37BD2" w:rsidRPr="005140B3" w:rsidRDefault="00D37BD2" w:rsidP="00D37BD2">
      <w:pPr>
        <w:spacing w:line="360" w:lineRule="auto"/>
      </w:pPr>
      <w:r w:rsidRPr="00D37BD2">
        <w:t>W kontekście systemów wieloagentowych ECS umożliwia naturalne modelowanie populacji złożonych z wielu bytów o zróżnicowanych cechach poprzez dynamiczne komponowanie encji z komponentów, bez konieczności tworzenia rozbudowanych hierarchii klas.</w:t>
      </w:r>
    </w:p>
    <w:p w14:paraId="048FBF55" w14:textId="062736FC" w:rsidR="008E2E1A" w:rsidRPr="002D77BE" w:rsidRDefault="008E2E1A" w:rsidP="008E2E1A">
      <w:pPr>
        <w:pStyle w:val="Heading2"/>
        <w:spacing w:line="360" w:lineRule="auto"/>
      </w:pPr>
      <w:bookmarkStart w:id="17" w:name="_Toc219232929"/>
      <w:bookmarkStart w:id="18" w:name="_Toc219849153"/>
      <w:r w:rsidRPr="002D77BE">
        <w:t>Automaty komórkowe</w:t>
      </w:r>
      <w:bookmarkEnd w:id="17"/>
      <w:bookmarkEnd w:id="18"/>
    </w:p>
    <w:p w14:paraId="210B5407" w14:textId="4B734061" w:rsidR="008E2E1A" w:rsidRPr="002D77BE" w:rsidRDefault="008E2E1A" w:rsidP="008E2E1A">
      <w:pPr>
        <w:spacing w:line="360" w:lineRule="auto"/>
      </w:pPr>
      <w:r w:rsidRPr="002D77BE">
        <w:t xml:space="preserve">Automaty komórkowe stanowią klasę dyskretnych modeli dynamicznych, w których przestrzeń reprezentowana jest przez regularną siatkę komórek, a czas przebiega w krokach. Każda komórka posiada stan, a jego wartość w kolejnym kroku czasu zależy wyłącznie od aktualnego stanu tej komórki oraz stanów komórek w jej lokalnym sąsiedztwie, według ustalonej reguły przejścia. Dzięki prostocie lokalnych reguł oraz bogactwu możliwych zachowań emergentnych automaty komórkowe są powszechnie stosowane do modelowania zjawisk przestrzennych, takich jak rozprzestrzenianie się populacji, dyfuzja substancji czy dynamika ekosystemów </w:t>
      </w:r>
      <w:sdt>
        <w:sdtPr>
          <w:id w:val="83030776"/>
          <w:citation/>
        </w:sdtPr>
        <w:sdtEndPr/>
        <w:sdtContent>
          <w:r w:rsidR="0062636B" w:rsidRPr="002D77BE">
            <w:fldChar w:fldCharType="begin"/>
          </w:r>
          <w:r w:rsidR="0062636B" w:rsidRPr="003B4302">
            <w:instrText xml:space="preserve"> CITATION Bre11 \l 2057 </w:instrText>
          </w:r>
          <w:r w:rsidR="0062636B" w:rsidRPr="002D77BE">
            <w:fldChar w:fldCharType="separate"/>
          </w:r>
          <w:r w:rsidR="00AC6B85" w:rsidRPr="00AC6B85">
            <w:rPr>
              <w:noProof/>
            </w:rPr>
            <w:t>[2]</w:t>
          </w:r>
          <w:r w:rsidR="0062636B" w:rsidRPr="002D77BE">
            <w:fldChar w:fldCharType="end"/>
          </w:r>
        </w:sdtContent>
      </w:sdt>
      <w:r w:rsidRPr="002D77BE">
        <w:t>.</w:t>
      </w:r>
    </w:p>
    <w:p w14:paraId="3895BC9B" w14:textId="0C2F08FD" w:rsidR="008E2E1A" w:rsidRPr="002D77BE" w:rsidRDefault="008E2E1A" w:rsidP="008E2E1A">
      <w:pPr>
        <w:spacing w:line="360" w:lineRule="auto"/>
      </w:pPr>
      <w:r w:rsidRPr="002D77BE">
        <w:t>W niniejszej pracy automat komórkowy wykorzystywany jest do reprezentacji środowiska, natomiast organizmy modelowane są jako agenci osadzeni w tej przestrzeni.</w:t>
      </w:r>
    </w:p>
    <w:p w14:paraId="4231B22C" w14:textId="11D28924" w:rsidR="008E2E1A" w:rsidRPr="002D77BE" w:rsidRDefault="008E2E1A" w:rsidP="00580ECF">
      <w:pPr>
        <w:pStyle w:val="Heading2"/>
        <w:spacing w:line="360" w:lineRule="auto"/>
      </w:pPr>
      <w:bookmarkStart w:id="19" w:name="_Toc219154063"/>
      <w:bookmarkStart w:id="20" w:name="_Toc219232930"/>
      <w:bookmarkStart w:id="21" w:name="_Toc219849154"/>
      <w:r w:rsidRPr="002D77BE">
        <w:t>Systemy wieloagentowe</w:t>
      </w:r>
      <w:bookmarkEnd w:id="19"/>
      <w:bookmarkEnd w:id="20"/>
      <w:bookmarkEnd w:id="21"/>
    </w:p>
    <w:p w14:paraId="04A19E41" w14:textId="38EF3C21" w:rsidR="005D0394" w:rsidRPr="002D77BE" w:rsidRDefault="005D0394" w:rsidP="00C17F7F">
      <w:pPr>
        <w:spacing w:line="360" w:lineRule="auto"/>
      </w:pPr>
      <w:r w:rsidRPr="002D77BE">
        <w:t xml:space="preserve">Systemy wieloagentowe (ang. </w:t>
      </w:r>
      <w:r w:rsidRPr="002D77BE">
        <w:rPr>
          <w:i/>
          <w:iCs/>
        </w:rPr>
        <w:t>multi-agent systems</w:t>
      </w:r>
      <w:r w:rsidRPr="002D77BE">
        <w:t>) stanowią klasę modeli, w których złożone zachowanie całego układu wynika z interakcji wielu autonomicznych jednostek podejmujących decyzje na podstawie lokalnych informacji. W kontekście ekologii rolę agentów pełnią zazwyczaj organizmy lub ich uproszczone reprezentacje, wyposażone w zestaw cech, strategii oraz reguł zachowania. Takie podejście umożliwia badanie zjawisk emergentnych, takich jak samoorganizacja, powstawanie struktur przestrzennych czy adaptacja do zmiennych warunków środowiskowych</w:t>
      </w:r>
      <w:sdt>
        <w:sdtPr>
          <w:id w:val="1744679775"/>
          <w:citation/>
        </w:sdtPr>
        <w:sdtEndPr/>
        <w:sdtContent>
          <w:r w:rsidR="0062636B" w:rsidRPr="002D77BE">
            <w:fldChar w:fldCharType="begin"/>
          </w:r>
          <w:r w:rsidR="009F65E6">
            <w:instrText xml:space="preserve">CITATION Jon13 \l 2057 </w:instrText>
          </w:r>
          <w:r w:rsidR="0062636B" w:rsidRPr="002D77BE">
            <w:fldChar w:fldCharType="separate"/>
          </w:r>
          <w:r w:rsidR="00AC6B85">
            <w:rPr>
              <w:noProof/>
            </w:rPr>
            <w:t xml:space="preserve"> </w:t>
          </w:r>
          <w:r w:rsidR="00AC6B85" w:rsidRPr="00AC6B85">
            <w:rPr>
              <w:noProof/>
            </w:rPr>
            <w:t>[1]</w:t>
          </w:r>
          <w:r w:rsidR="0062636B" w:rsidRPr="002D77BE">
            <w:fldChar w:fldCharType="end"/>
          </w:r>
        </w:sdtContent>
      </w:sdt>
      <w:r w:rsidRPr="002D77BE">
        <w:t>.</w:t>
      </w:r>
    </w:p>
    <w:p w14:paraId="0873C81A" w14:textId="248B1D0D" w:rsidR="008E2E1A" w:rsidRPr="002D77BE" w:rsidRDefault="005D0394" w:rsidP="008E2E1A">
      <w:pPr>
        <w:spacing w:line="360" w:lineRule="auto"/>
      </w:pPr>
      <w:r w:rsidRPr="002D77BE">
        <w:t xml:space="preserve">Zastosowanie modeli wieloagentowych w połączeniu z automatem komórkowym pozwala na naturalne odzwierciedlenie przestrzennej heterogeniczności środowiska oraz lokalnych interakcji między organizmami. W projektowanej w ramach niniejszej pracy symulacji </w:t>
      </w:r>
      <w:r w:rsidR="00A4609E" w:rsidRPr="002D77BE">
        <w:t>agenci</w:t>
      </w:r>
      <w:r w:rsidRPr="002D77BE">
        <w:t xml:space="preserve"> reprezentują organizmy podlegające presji selekcji abiotycznej i gospodarce energetycznej</w:t>
      </w:r>
      <w:r w:rsidR="00C25AB8">
        <w:t>.</w:t>
      </w:r>
      <w:r w:rsidRPr="002D77BE">
        <w:t xml:space="preserve"> </w:t>
      </w:r>
      <w:r w:rsidR="00C25AB8">
        <w:t>I</w:t>
      </w:r>
      <w:r w:rsidRPr="002D77BE">
        <w:t>ch zachowanie</w:t>
      </w:r>
      <w:r w:rsidR="00A4609E" w:rsidRPr="002D77BE">
        <w:t xml:space="preserve"> </w:t>
      </w:r>
      <w:r w:rsidRPr="002D77BE">
        <w:t xml:space="preserve">determinowane </w:t>
      </w:r>
      <w:r w:rsidR="00D95AA1" w:rsidRPr="002D77BE">
        <w:t xml:space="preserve">jest </w:t>
      </w:r>
      <w:r w:rsidRPr="002D77BE">
        <w:t xml:space="preserve">przez genotyp, </w:t>
      </w:r>
      <w:r w:rsidR="00A4609E" w:rsidRPr="002D77BE">
        <w:t xml:space="preserve">na który wpływ mają </w:t>
      </w:r>
      <w:r w:rsidRPr="002D77BE">
        <w:t>doświadczenia życiowe</w:t>
      </w:r>
      <w:r w:rsidR="00A4609E" w:rsidRPr="002D77BE">
        <w:t xml:space="preserve"> przodka</w:t>
      </w:r>
      <w:r w:rsidRPr="002D77BE">
        <w:t>, modelowane za pomocą mechanizmu plastyczności międzypokoleniowej</w:t>
      </w:r>
      <w:r w:rsidR="0036643C" w:rsidRPr="002D77BE">
        <w:t xml:space="preserve"> </w:t>
      </w:r>
      <w:sdt>
        <w:sdtPr>
          <w:id w:val="-751199929"/>
          <w:citation/>
        </w:sdtPr>
        <w:sdtEndPr/>
        <w:sdtContent>
          <w:r w:rsidR="0062636B" w:rsidRPr="002D77BE">
            <w:fldChar w:fldCharType="begin"/>
          </w:r>
          <w:r w:rsidR="009F65E6">
            <w:instrText xml:space="preserve">CITATION Jon13 \l 2057 </w:instrText>
          </w:r>
          <w:r w:rsidR="0062636B" w:rsidRPr="002D77BE">
            <w:fldChar w:fldCharType="separate"/>
          </w:r>
          <w:r w:rsidR="00AC6B85" w:rsidRPr="00AC6B85">
            <w:rPr>
              <w:noProof/>
            </w:rPr>
            <w:t>[1]</w:t>
          </w:r>
          <w:r w:rsidR="0062636B" w:rsidRPr="002D77BE">
            <w:fldChar w:fldCharType="end"/>
          </w:r>
        </w:sdtContent>
      </w:sdt>
      <w:r w:rsidR="0062636B" w:rsidRPr="002D77BE">
        <w:t>.</w:t>
      </w:r>
    </w:p>
    <w:p w14:paraId="5ED09ECB" w14:textId="64113E4B" w:rsidR="00B4347A" w:rsidRPr="002D77BE" w:rsidRDefault="00B4347A" w:rsidP="008E2E1A">
      <w:pPr>
        <w:pStyle w:val="Heading2"/>
        <w:spacing w:line="360" w:lineRule="auto"/>
      </w:pPr>
      <w:bookmarkStart w:id="22" w:name="_Toc219726929"/>
      <w:bookmarkStart w:id="23" w:name="_Toc219232931"/>
      <w:bookmarkStart w:id="24" w:name="_Toc219849155"/>
      <w:bookmarkEnd w:id="22"/>
      <w:r w:rsidRPr="002D77BE">
        <w:t>Struktura pracy</w:t>
      </w:r>
      <w:bookmarkEnd w:id="23"/>
      <w:bookmarkEnd w:id="24"/>
    </w:p>
    <w:p w14:paraId="70DAA1CD" w14:textId="2EED247A" w:rsidR="00122C79" w:rsidDel="00EC5F57" w:rsidRDefault="00122C79" w:rsidP="00122C79">
      <w:pPr>
        <w:spacing w:line="360" w:lineRule="auto"/>
        <w:rPr>
          <w:del w:id="25" w:author="Filip Rak" w:date="2026-01-21T23:44:00Z" w16du:dateUtc="2026-01-21T22:44:00Z"/>
        </w:rPr>
      </w:pPr>
      <w:r>
        <w:t>W rozdziale drugim przedstawiono cel pracy, z podziałem na zadanie inżynierskie związane z budową środowiska symulacyjnego oraz zadanie modelowe dotyczące konstrukcji i analizy modelu ekosystemu. Rozdział trzeci poświęcono opisowi zastosowanego stosu technologicznego oraz zaprojektowanej architektury oprogramowania, ze szczególnym uwzględnieniem hybrydowego podejścia łączącego elementy programowania obiektowego z architekturą opartą na wzorcu ECS.</w:t>
      </w:r>
      <w:ins w:id="26" w:author="Filip Rak" w:date="2026-01-21T23:44:00Z" w16du:dateUtc="2026-01-21T22:44:00Z">
        <w:r w:rsidR="00EC5F57">
          <w:t xml:space="preserve"> </w:t>
        </w:r>
      </w:ins>
    </w:p>
    <w:p w14:paraId="183ECFBA" w14:textId="77777777" w:rsidR="00EF25C5" w:rsidRDefault="00122C79" w:rsidP="00122C79">
      <w:pPr>
        <w:spacing w:line="360" w:lineRule="auto"/>
        <w:rPr>
          <w:ins w:id="27" w:author="Filip Rak" w:date="2026-01-21T23:46:00Z" w16du:dateUtc="2026-01-21T22:46:00Z"/>
        </w:rPr>
      </w:pPr>
      <w:r>
        <w:t xml:space="preserve">W rozdziale czwartym omówiono szczegółowo model ekosystemu, w tym dynamikę środowiska, agenta oraz mechanizmy adaptacji i dziedziczenia. </w:t>
      </w:r>
    </w:p>
    <w:p w14:paraId="3A9EFD2C" w14:textId="318A0DC3" w:rsidR="0032688C" w:rsidRDefault="00122C79" w:rsidP="00122C79">
      <w:pPr>
        <w:spacing w:line="360" w:lineRule="auto"/>
      </w:pPr>
      <w:r>
        <w:t xml:space="preserve">Rozdział piąty dotyczy metodologii testowej, natomiast w rozdziale </w:t>
      </w:r>
      <w:ins w:id="28" w:author="Filip Rak" w:date="2026-01-21T23:44:00Z" w16du:dateUtc="2026-01-21T22:44:00Z">
        <w:r w:rsidR="00C9451F">
          <w:t xml:space="preserve">szóstym </w:t>
        </w:r>
      </w:ins>
      <w:del w:id="29" w:author="Filip Rak" w:date="2026-01-21T23:43:00Z" w16du:dateUtc="2026-01-21T22:43:00Z">
        <w:r w:rsidDel="00224DF9">
          <w:delText xml:space="preserve">szóstym zaprezentowano </w:delText>
        </w:r>
      </w:del>
      <w:ins w:id="30" w:author="Filip Rak" w:date="2026-01-21T23:43:00Z" w16du:dateUtc="2026-01-21T22:43:00Z">
        <w:r w:rsidR="00224DF9">
          <w:t xml:space="preserve">oceniono architekturę </w:t>
        </w:r>
      </w:ins>
      <w:r>
        <w:t xml:space="preserve">i omówiono wyniki </w:t>
      </w:r>
      <w:del w:id="31" w:author="Filip Rak" w:date="2026-01-21T23:42:00Z" w16du:dateUtc="2026-01-21T22:42:00Z">
        <w:r w:rsidDel="009C377C">
          <w:delText>wybranych eksperymentów symulacyjnych</w:delText>
        </w:r>
      </w:del>
      <w:ins w:id="32" w:author="Filip Rak" w:date="2026-01-21T23:42:00Z" w16du:dateUtc="2026-01-21T22:42:00Z">
        <w:r w:rsidR="009C377C">
          <w:t>testów wydajnościowych</w:t>
        </w:r>
      </w:ins>
      <w:ins w:id="33" w:author="Filip Rak" w:date="2026-01-21T23:43:00Z" w16du:dateUtc="2026-01-21T22:43:00Z">
        <w:r w:rsidR="00CA2A24">
          <w:t xml:space="preserve"> oraz determini</w:t>
        </w:r>
      </w:ins>
      <w:ins w:id="34" w:author="Filip Rak" w:date="2026-01-21T23:44:00Z" w16du:dateUtc="2026-01-21T22:44:00Z">
        <w:r w:rsidR="00CA2A24">
          <w:t>styczności</w:t>
        </w:r>
      </w:ins>
      <w:r>
        <w:t xml:space="preserve">. W rozdziale siódmym dokonano oceny modelu ekosystemu na podstawie </w:t>
      </w:r>
      <w:del w:id="35" w:author="Filip Rak" w:date="2026-01-21T23:45:00Z" w16du:dateUtc="2026-01-21T22:45:00Z">
        <w:r w:rsidDel="002A04FE">
          <w:delText xml:space="preserve">uzyskanych </w:delText>
        </w:r>
      </w:del>
      <w:r>
        <w:t>wyników</w:t>
      </w:r>
      <w:ins w:id="36" w:author="Filip Rak" w:date="2026-01-21T23:45:00Z" w16du:dateUtc="2026-01-21T22:45:00Z">
        <w:r w:rsidR="002A04FE" w:rsidRPr="002A04FE">
          <w:t xml:space="preserve"> </w:t>
        </w:r>
        <w:r w:rsidR="002A04FE">
          <w:t>uzyskanych w przeprowadzonych eksperymentach</w:t>
        </w:r>
      </w:ins>
      <w:r>
        <w:t>, a rozdział ósmy zawiera podsumowanie pracy oraz wnioski końcowe.</w:t>
      </w:r>
    </w:p>
    <w:p w14:paraId="67DCA652" w14:textId="0519756E" w:rsidR="00B4347A" w:rsidRPr="002D77BE" w:rsidRDefault="0032688C" w:rsidP="0032688C">
      <w:pPr>
        <w:jc w:val="left"/>
      </w:pPr>
      <w:r>
        <w:br w:type="page"/>
      </w:r>
    </w:p>
    <w:p w14:paraId="51C14B3A" w14:textId="5F2AA4DB" w:rsidR="00B43DAE" w:rsidRPr="002D77BE" w:rsidRDefault="00B43DAE" w:rsidP="00F9540C">
      <w:pPr>
        <w:pStyle w:val="Heading1"/>
      </w:pPr>
      <w:bookmarkStart w:id="37" w:name="_Toc219154064"/>
      <w:bookmarkStart w:id="38" w:name="_Toc219849156"/>
      <w:r w:rsidRPr="002D77BE">
        <w:t>Cel</w:t>
      </w:r>
      <w:bookmarkEnd w:id="37"/>
      <w:r w:rsidR="004F0B30" w:rsidRPr="002D77BE">
        <w:t xml:space="preserve"> pracy</w:t>
      </w:r>
      <w:bookmarkEnd w:id="38"/>
    </w:p>
    <w:p w14:paraId="4389B5D4" w14:textId="4BFB71FD" w:rsidR="00B66A03" w:rsidRDefault="00B66A03" w:rsidP="00B66A03">
      <w:pPr>
        <w:spacing w:line="360" w:lineRule="auto"/>
      </w:pPr>
      <w:r>
        <w:t>Celem pracy jest opracowanie oraz analiza komputerowego modelu ekosystemu, a także implementacja środowiska symulacyjnego umożliwiającego prowadzenie eksperymentów numerycznych z jego wykorzystaniem.</w:t>
      </w:r>
    </w:p>
    <w:p w14:paraId="6A76416C" w14:textId="7D4BD87C" w:rsidR="004F5432" w:rsidRPr="002D77BE" w:rsidRDefault="00B66A03" w:rsidP="00B66A03">
      <w:pPr>
        <w:spacing w:line="360" w:lineRule="auto"/>
      </w:pPr>
      <w:r>
        <w:t>W ramach realizacji celu sformułowano dwa</w:t>
      </w:r>
      <w:r w:rsidR="002F4170">
        <w:t xml:space="preserve"> główne</w:t>
      </w:r>
      <w:r>
        <w:t xml:space="preserve"> zadania, obejmujące część inżynierską oraz modelowo-badawczą.</w:t>
      </w:r>
    </w:p>
    <w:p w14:paraId="538C3A5C" w14:textId="7A7C0E33" w:rsidR="00DE0161" w:rsidRPr="002D77BE" w:rsidRDefault="00883D74" w:rsidP="005F5551">
      <w:pPr>
        <w:pStyle w:val="Heading2"/>
        <w:spacing w:line="360" w:lineRule="auto"/>
      </w:pPr>
      <w:bookmarkStart w:id="39" w:name="_Toc219232933"/>
      <w:bookmarkStart w:id="40" w:name="_Toc219849157"/>
      <w:r w:rsidRPr="002D77BE">
        <w:t>Zadanie</w:t>
      </w:r>
      <w:r w:rsidR="00D81388" w:rsidRPr="002D77BE">
        <w:t xml:space="preserve"> inżynierski</w:t>
      </w:r>
      <w:r w:rsidRPr="002D77BE">
        <w:t>e</w:t>
      </w:r>
      <w:bookmarkEnd w:id="39"/>
      <w:bookmarkEnd w:id="40"/>
    </w:p>
    <w:p w14:paraId="344B34AE" w14:textId="00B51B4F" w:rsidR="00EF66F9" w:rsidRPr="002D77BE" w:rsidRDefault="00B73ACC" w:rsidP="005F5551">
      <w:pPr>
        <w:spacing w:line="360" w:lineRule="auto"/>
      </w:pPr>
      <w:r w:rsidRPr="00B73ACC">
        <w:t>Zadanie inżynierskie polega na zaprojektowaniu i implementacji wieloplatformowego, wydajnego oraz modularnego środowiska symulacyjnego. Oprogramowanie powinno umożliwiać łatwe rozszerzanie logiki systemu oraz zapewniać szeroką konfigurowalność parametrów eksperymentów, pracę w trybie graficznym i konsolowym wspierającą automatyzację badań, a także możliwie deterministyczny przebieg symulacji w obrębie danej platformy sprzętowo-kompilacyjnej.</w:t>
      </w:r>
    </w:p>
    <w:p w14:paraId="362066DA" w14:textId="78EC8E5F" w:rsidR="00B43DAE" w:rsidRPr="002D77BE" w:rsidRDefault="00883D74" w:rsidP="005F5551">
      <w:pPr>
        <w:pStyle w:val="Heading2"/>
        <w:spacing w:line="360" w:lineRule="auto"/>
      </w:pPr>
      <w:bookmarkStart w:id="41" w:name="_Toc219232934"/>
      <w:bookmarkStart w:id="42" w:name="_Toc219849158"/>
      <w:r w:rsidRPr="002D77BE">
        <w:t>Zadanie</w:t>
      </w:r>
      <w:r w:rsidR="00B43DAE" w:rsidRPr="002D77BE">
        <w:t xml:space="preserve"> modelow</w:t>
      </w:r>
      <w:r w:rsidR="002D544F" w:rsidRPr="002D77BE">
        <w:t>e</w:t>
      </w:r>
      <w:bookmarkEnd w:id="41"/>
      <w:bookmarkEnd w:id="42"/>
    </w:p>
    <w:p w14:paraId="25F67455" w14:textId="1E91D74B" w:rsidR="00F77A37" w:rsidRPr="00994B74" w:rsidRDefault="00485D62" w:rsidP="00485D62">
      <w:pPr>
        <w:spacing w:line="360" w:lineRule="auto"/>
        <w:rPr>
          <w:b/>
          <w:color w:val="2E74B5" w:themeColor="accent1" w:themeShade="BF"/>
          <w:sz w:val="32"/>
        </w:rPr>
      </w:pPr>
      <w:bookmarkStart w:id="43" w:name="_Toc219154067"/>
      <w:r w:rsidRPr="00485D62">
        <w:t>Zadanie modelowe polega na implementacji oraz analizie modelu ekosystemu opartego na automacie komórkowym</w:t>
      </w:r>
      <w:r w:rsidR="00FF387A">
        <w:t xml:space="preserve"> i populacji agentów</w:t>
      </w:r>
      <w:r w:rsidR="00A546C6">
        <w:t xml:space="preserve">. </w:t>
      </w:r>
      <w:r w:rsidR="00A546C6" w:rsidRPr="00A546C6">
        <w:t>Automat komórkowy służy do dyskretnej reprezentacji środowiska i jego parametrów abiotycznych, natomiast agenci stanowią autonomiczne byty podlegające mechanizmom gospodarki energetycznej oraz presji selekcji abiotycznej.</w:t>
      </w:r>
      <w:r w:rsidRPr="00485D62">
        <w:t xml:space="preserve"> Analiza obejmuje ocenę wpływu tych mechanizmów na kształtowanie nisz ekologicznych, różnicowanie genotypów oraz dynamikę migracji populacji.</w:t>
      </w:r>
      <w:r w:rsidR="00F77A37" w:rsidRPr="002D77BE">
        <w:br w:type="page"/>
      </w:r>
    </w:p>
    <w:p w14:paraId="243807AF" w14:textId="36A2FDFC" w:rsidR="00B43DAE" w:rsidRDefault="00B43DAE">
      <w:pPr>
        <w:pStyle w:val="Heading1"/>
      </w:pPr>
      <w:bookmarkStart w:id="44" w:name="_Toc219232935"/>
      <w:bookmarkStart w:id="45" w:name="_Toc219849159"/>
      <w:r w:rsidRPr="002D77BE">
        <w:t xml:space="preserve">Architektura </w:t>
      </w:r>
      <w:r w:rsidR="0033116A" w:rsidRPr="002D77BE">
        <w:t xml:space="preserve">i </w:t>
      </w:r>
      <w:r w:rsidRPr="002D77BE">
        <w:t>technologie</w:t>
      </w:r>
      <w:bookmarkEnd w:id="43"/>
      <w:bookmarkEnd w:id="44"/>
      <w:bookmarkEnd w:id="45"/>
    </w:p>
    <w:p w14:paraId="12360782" w14:textId="0EA10594" w:rsidR="00B217CD" w:rsidRPr="00B217CD" w:rsidRDefault="00FD3899" w:rsidP="00B217CD">
      <w:pPr>
        <w:spacing w:line="360" w:lineRule="auto"/>
      </w:pPr>
      <w:r w:rsidRPr="00FD3899">
        <w:t>W rozdziale omówiono zastosowane technologie oraz architekturę oprogramowania symulacyjnego, ze szczególnym uwzględnieniem hybrydowego podejścia łączącego programowanie obiektowe z architekturą opartą na wzorcu ECS.</w:t>
      </w:r>
    </w:p>
    <w:p w14:paraId="70E003D0" w14:textId="3CBB5090" w:rsidR="00B43DAE" w:rsidRPr="002D77BE" w:rsidRDefault="009B5C3C" w:rsidP="00A63966">
      <w:pPr>
        <w:pStyle w:val="Heading2"/>
        <w:spacing w:line="360" w:lineRule="auto"/>
      </w:pPr>
      <w:bookmarkStart w:id="46" w:name="_Ref219399027"/>
      <w:bookmarkStart w:id="47" w:name="_Toc219232936"/>
      <w:bookmarkStart w:id="48" w:name="_Toc219849160"/>
      <w:r w:rsidRPr="002D77BE">
        <w:t>Wykorzystane</w:t>
      </w:r>
      <w:r w:rsidR="00A12A8E" w:rsidRPr="002D77BE">
        <w:t xml:space="preserve"> technologie</w:t>
      </w:r>
      <w:bookmarkEnd w:id="46"/>
      <w:bookmarkEnd w:id="47"/>
      <w:bookmarkEnd w:id="48"/>
    </w:p>
    <w:p w14:paraId="4CFE281E" w14:textId="77F568CC" w:rsidR="002A45EE" w:rsidRPr="002D77BE" w:rsidRDefault="00A12A8E" w:rsidP="00A63966">
      <w:pPr>
        <w:pStyle w:val="BodyText"/>
        <w:spacing w:line="360" w:lineRule="auto"/>
      </w:pPr>
      <w:r w:rsidRPr="002D77BE">
        <w:t>Projekt realizowano</w:t>
      </w:r>
      <w:r w:rsidR="00A63966" w:rsidRPr="002D77BE">
        <w:t xml:space="preserve"> </w:t>
      </w:r>
      <w:r w:rsidRPr="002D77BE">
        <w:t xml:space="preserve">w ramach </w:t>
      </w:r>
      <w:r w:rsidR="007E4F47" w:rsidRPr="002D77BE">
        <w:t xml:space="preserve">nowoczesnego stosu technologicznego opartego na języku </w:t>
      </w:r>
      <w:r w:rsidR="007E4F47" w:rsidRPr="000D6C79">
        <w:rPr>
          <w:i/>
          <w:iCs/>
        </w:rPr>
        <w:t>C++23</w:t>
      </w:r>
      <w:r w:rsidR="007E4F47" w:rsidRPr="002D77BE">
        <w:t xml:space="preserve">. Wybór ten podyktowany był koniecznością zapewnienia najwyższej wydajności obliczeniowej przy jednoczesnym dostępie do nowoczesnych mechanizmów </w:t>
      </w:r>
      <w:r w:rsidR="007756FA" w:rsidRPr="002D77BE">
        <w:t>abstrakcji</w:t>
      </w:r>
      <w:r w:rsidR="00E57179" w:rsidRPr="002D77BE">
        <w:t xml:space="preserve"> oraz dojrzałego ekosystemu bibliotek</w:t>
      </w:r>
      <w:r w:rsidR="007E4F47" w:rsidRPr="002D77BE">
        <w:t xml:space="preserve">. </w:t>
      </w:r>
    </w:p>
    <w:p w14:paraId="255DDAD5" w14:textId="2EAEE558" w:rsidR="0082752A" w:rsidRPr="002D77BE" w:rsidRDefault="00E57179" w:rsidP="009C055B">
      <w:pPr>
        <w:pStyle w:val="BodyText"/>
        <w:spacing w:line="360" w:lineRule="auto"/>
      </w:pPr>
      <w:r w:rsidRPr="002D77BE">
        <w:t xml:space="preserve">W projekcie wykorzystano następujące </w:t>
      </w:r>
      <w:r w:rsidR="00CA1BF3" w:rsidRPr="002D77BE">
        <w:t>główne</w:t>
      </w:r>
      <w:r w:rsidRPr="002D77BE">
        <w:t xml:space="preserve"> biblioteki</w:t>
      </w:r>
      <w:sdt>
        <w:sdtPr>
          <w:id w:val="1756708001"/>
          <w:citation/>
        </w:sdtPr>
        <w:sdtEndPr/>
        <w:sdtContent>
          <w:r w:rsidR="00D7740F" w:rsidRPr="002D77BE">
            <w:fldChar w:fldCharType="begin"/>
          </w:r>
          <w:r w:rsidR="00D7740F" w:rsidRPr="002D77BE">
            <w:instrText xml:space="preserve"> CITATION Fil26 \l 2057 </w:instrText>
          </w:r>
          <w:r w:rsidR="00D7740F" w:rsidRPr="002D77BE">
            <w:fldChar w:fldCharType="separate"/>
          </w:r>
          <w:r w:rsidR="00AC6B85">
            <w:rPr>
              <w:noProof/>
            </w:rPr>
            <w:t xml:space="preserve"> [3]</w:t>
          </w:r>
          <w:r w:rsidR="00D7740F" w:rsidRPr="002D77BE">
            <w:fldChar w:fldCharType="end"/>
          </w:r>
        </w:sdtContent>
      </w:sdt>
      <w:r w:rsidR="0082752A" w:rsidRPr="002D77BE">
        <w:t xml:space="preserve">: </w:t>
      </w:r>
    </w:p>
    <w:p w14:paraId="062EE566" w14:textId="4216EA46" w:rsidR="0082752A" w:rsidRPr="002D77BE" w:rsidRDefault="0082752A">
      <w:pPr>
        <w:pStyle w:val="ListParagraph"/>
        <w:numPr>
          <w:ilvl w:val="0"/>
          <w:numId w:val="5"/>
        </w:numPr>
        <w:spacing w:line="360" w:lineRule="auto"/>
        <w:ind w:left="714" w:hanging="357"/>
        <w:rPr>
          <w:rFonts w:cs="Times New Roman"/>
          <w:szCs w:val="24"/>
        </w:rPr>
      </w:pPr>
      <w:r w:rsidRPr="002D77BE">
        <w:rPr>
          <w:rFonts w:cs="Times New Roman"/>
          <w:b/>
          <w:bCs/>
          <w:i/>
          <w:iCs/>
          <w:szCs w:val="24"/>
        </w:rPr>
        <w:t>EnTT</w:t>
      </w:r>
      <w:r w:rsidRPr="002D77BE">
        <w:rPr>
          <w:rFonts w:cs="Times New Roman"/>
          <w:szCs w:val="24"/>
        </w:rPr>
        <w:t xml:space="preserve"> – </w:t>
      </w:r>
      <w:r w:rsidR="00E2534A" w:rsidRPr="002D77BE">
        <w:rPr>
          <w:rFonts w:cs="Times New Roman"/>
          <w:szCs w:val="24"/>
        </w:rPr>
        <w:t xml:space="preserve">biblioteka dostarczająca wysokowydajne, nowoczesne i </w:t>
      </w:r>
      <w:r w:rsidRPr="002D77BE">
        <w:rPr>
          <w:rFonts w:cs="Times New Roman"/>
          <w:szCs w:val="24"/>
        </w:rPr>
        <w:t xml:space="preserve">elastyczne </w:t>
      </w:r>
      <w:r w:rsidR="00E2534A" w:rsidRPr="002D77BE">
        <w:rPr>
          <w:rFonts w:cs="Times New Roman"/>
          <w:szCs w:val="24"/>
        </w:rPr>
        <w:t xml:space="preserve">narzędzia do programowania w paradygmacie </w:t>
      </w:r>
      <w:r w:rsidRPr="002D77BE">
        <w:rPr>
          <w:rFonts w:cs="Times New Roman"/>
          <w:szCs w:val="24"/>
        </w:rPr>
        <w:t>ECS</w:t>
      </w:r>
      <w:sdt>
        <w:sdtPr>
          <w:rPr>
            <w:rFonts w:cs="Times New Roman"/>
            <w:szCs w:val="24"/>
          </w:rPr>
          <w:id w:val="611707185"/>
          <w:citation/>
        </w:sdtPr>
        <w:sdtEndPr/>
        <w:sdtContent>
          <w:r w:rsidR="007E449A" w:rsidRPr="002D77BE">
            <w:rPr>
              <w:rFonts w:cs="Times New Roman"/>
              <w:szCs w:val="24"/>
            </w:rPr>
            <w:fldChar w:fldCharType="begin"/>
          </w:r>
          <w:r w:rsidR="007E449A" w:rsidRPr="002D77BE">
            <w:rPr>
              <w:rFonts w:cs="Times New Roman"/>
              <w:szCs w:val="24"/>
            </w:rPr>
            <w:instrText xml:space="preserve"> CITATION Cai26 \l 2057 </w:instrText>
          </w:r>
          <w:r w:rsidR="007E449A" w:rsidRPr="002D77BE">
            <w:rPr>
              <w:rFonts w:cs="Times New Roman"/>
              <w:szCs w:val="24"/>
            </w:rPr>
            <w:fldChar w:fldCharType="separate"/>
          </w:r>
          <w:r w:rsidR="00AC6B85">
            <w:rPr>
              <w:rFonts w:cs="Times New Roman"/>
              <w:noProof/>
              <w:szCs w:val="24"/>
            </w:rPr>
            <w:t xml:space="preserve"> </w:t>
          </w:r>
          <w:r w:rsidR="00AC6B85" w:rsidRPr="00AC6B85">
            <w:rPr>
              <w:rFonts w:cs="Times New Roman"/>
              <w:noProof/>
              <w:szCs w:val="24"/>
            </w:rPr>
            <w:t>[6]</w:t>
          </w:r>
          <w:r w:rsidR="007E449A" w:rsidRPr="002D77BE">
            <w:rPr>
              <w:rFonts w:cs="Times New Roman"/>
              <w:szCs w:val="24"/>
            </w:rPr>
            <w:fldChar w:fldCharType="end"/>
          </w:r>
        </w:sdtContent>
      </w:sdt>
      <w:r w:rsidR="00FB1BC6" w:rsidRPr="002D77BE">
        <w:rPr>
          <w:rFonts w:cs="Times New Roman"/>
          <w:szCs w:val="24"/>
        </w:rPr>
        <w:t>,</w:t>
      </w:r>
    </w:p>
    <w:p w14:paraId="640BDE4E" w14:textId="76DADEAD" w:rsidR="0082752A" w:rsidRPr="002D77BE" w:rsidRDefault="0082752A">
      <w:pPr>
        <w:pStyle w:val="ListParagraph"/>
        <w:numPr>
          <w:ilvl w:val="0"/>
          <w:numId w:val="5"/>
        </w:numPr>
        <w:spacing w:line="360" w:lineRule="auto"/>
        <w:ind w:left="714" w:hanging="357"/>
        <w:rPr>
          <w:rFonts w:cs="Times New Roman"/>
          <w:szCs w:val="24"/>
        </w:rPr>
      </w:pPr>
      <w:r w:rsidRPr="002D77BE">
        <w:rPr>
          <w:rFonts w:cs="Times New Roman"/>
          <w:b/>
          <w:bCs/>
          <w:i/>
          <w:iCs/>
          <w:szCs w:val="24"/>
        </w:rPr>
        <w:t>SFML</w:t>
      </w:r>
      <w:r w:rsidR="00E57179" w:rsidRPr="002D77BE">
        <w:rPr>
          <w:rFonts w:cs="Times New Roman"/>
          <w:i/>
          <w:iCs/>
          <w:szCs w:val="24"/>
        </w:rPr>
        <w:t xml:space="preserve"> – </w:t>
      </w:r>
      <w:r w:rsidR="00FB1BC6" w:rsidRPr="002D77BE">
        <w:rPr>
          <w:rFonts w:cs="Times New Roman"/>
          <w:szCs w:val="24"/>
        </w:rPr>
        <w:t>biblioteka multimedialna zapewniająca obsługę renderowania obrazu oraz zdarzeń wejściowych użytkownika</w:t>
      </w:r>
      <w:sdt>
        <w:sdtPr>
          <w:rPr>
            <w:rFonts w:cs="Times New Roman"/>
            <w:szCs w:val="24"/>
          </w:rPr>
          <w:id w:val="-1334528344"/>
          <w:citation/>
        </w:sdtPr>
        <w:sdtEndPr/>
        <w:sdtContent>
          <w:r w:rsidR="007E449A" w:rsidRPr="002D77BE">
            <w:rPr>
              <w:rFonts w:cs="Times New Roman"/>
              <w:szCs w:val="24"/>
            </w:rPr>
            <w:fldChar w:fldCharType="begin"/>
          </w:r>
          <w:r w:rsidR="007E449A" w:rsidRPr="002D77BE">
            <w:rPr>
              <w:rFonts w:cs="Times New Roman"/>
              <w:szCs w:val="24"/>
            </w:rPr>
            <w:instrText xml:space="preserve"> CITATION Gom26 \l 2057 </w:instrText>
          </w:r>
          <w:r w:rsidR="007E449A" w:rsidRPr="002D77BE">
            <w:rPr>
              <w:rFonts w:cs="Times New Roman"/>
              <w:szCs w:val="24"/>
            </w:rPr>
            <w:fldChar w:fldCharType="separate"/>
          </w:r>
          <w:r w:rsidR="00AC6B85">
            <w:rPr>
              <w:rFonts w:cs="Times New Roman"/>
              <w:noProof/>
              <w:szCs w:val="24"/>
            </w:rPr>
            <w:t xml:space="preserve"> </w:t>
          </w:r>
          <w:r w:rsidR="00AC6B85" w:rsidRPr="00AC6B85">
            <w:rPr>
              <w:rFonts w:cs="Times New Roman"/>
              <w:noProof/>
              <w:szCs w:val="24"/>
            </w:rPr>
            <w:t>[7]</w:t>
          </w:r>
          <w:r w:rsidR="007E449A" w:rsidRPr="002D77BE">
            <w:rPr>
              <w:rFonts w:cs="Times New Roman"/>
              <w:szCs w:val="24"/>
            </w:rPr>
            <w:fldChar w:fldCharType="end"/>
          </w:r>
        </w:sdtContent>
      </w:sdt>
      <w:r w:rsidR="00FB1BC6" w:rsidRPr="002D77BE">
        <w:rPr>
          <w:rFonts w:cs="Times New Roman"/>
          <w:szCs w:val="24"/>
        </w:rPr>
        <w:t>,</w:t>
      </w:r>
    </w:p>
    <w:p w14:paraId="526C7186" w14:textId="31F67C34" w:rsidR="0082752A" w:rsidRPr="002D77BE" w:rsidRDefault="00EA31D4">
      <w:pPr>
        <w:pStyle w:val="ListParagraph"/>
        <w:numPr>
          <w:ilvl w:val="0"/>
          <w:numId w:val="5"/>
        </w:numPr>
        <w:spacing w:line="360" w:lineRule="auto"/>
        <w:ind w:left="714" w:hanging="357"/>
        <w:rPr>
          <w:rFonts w:cs="Times New Roman"/>
          <w:szCs w:val="24"/>
        </w:rPr>
      </w:pPr>
      <w:r w:rsidRPr="002D77BE">
        <w:rPr>
          <w:rFonts w:cs="Times New Roman"/>
          <w:b/>
          <w:bCs/>
          <w:i/>
          <w:iCs/>
          <w:szCs w:val="24"/>
        </w:rPr>
        <w:t xml:space="preserve">Dear </w:t>
      </w:r>
      <w:r w:rsidR="0082752A" w:rsidRPr="002D77BE">
        <w:rPr>
          <w:rFonts w:cs="Times New Roman"/>
          <w:b/>
          <w:bCs/>
          <w:i/>
          <w:iCs/>
          <w:szCs w:val="24"/>
        </w:rPr>
        <w:t>ImGui</w:t>
      </w:r>
      <w:r w:rsidR="00E2534A" w:rsidRPr="002D77BE">
        <w:rPr>
          <w:rFonts w:cs="Times New Roman"/>
          <w:i/>
          <w:iCs/>
          <w:szCs w:val="24"/>
        </w:rPr>
        <w:t xml:space="preserve"> – </w:t>
      </w:r>
      <w:r w:rsidR="00E2534A" w:rsidRPr="002D77BE">
        <w:rPr>
          <w:rFonts w:cs="Times New Roman"/>
          <w:szCs w:val="24"/>
        </w:rPr>
        <w:t xml:space="preserve">biblioteka do tworzenia </w:t>
      </w:r>
      <w:r w:rsidR="00FB1BC6" w:rsidRPr="002D77BE">
        <w:rPr>
          <w:rFonts w:cs="Times New Roman"/>
          <w:szCs w:val="24"/>
        </w:rPr>
        <w:t xml:space="preserve">graficznego </w:t>
      </w:r>
      <w:r w:rsidR="00E2534A" w:rsidRPr="002D77BE">
        <w:rPr>
          <w:rFonts w:cs="Times New Roman"/>
          <w:szCs w:val="24"/>
        </w:rPr>
        <w:t xml:space="preserve">interfejsu </w:t>
      </w:r>
      <w:r w:rsidR="00FB1BC6" w:rsidRPr="002D77BE">
        <w:rPr>
          <w:rFonts w:cs="Times New Roman"/>
          <w:szCs w:val="24"/>
        </w:rPr>
        <w:t xml:space="preserve">użytkownika </w:t>
      </w:r>
      <w:r w:rsidR="00E2534A" w:rsidRPr="002D77BE">
        <w:rPr>
          <w:rFonts w:cs="Times New Roman"/>
          <w:szCs w:val="24"/>
        </w:rPr>
        <w:t xml:space="preserve">w trybie </w:t>
      </w:r>
      <w:r w:rsidR="00E2534A" w:rsidRPr="002D77BE">
        <w:rPr>
          <w:rFonts w:cs="Times New Roman"/>
          <w:i/>
          <w:iCs/>
          <w:szCs w:val="24"/>
        </w:rPr>
        <w:t>immediate</w:t>
      </w:r>
      <w:r w:rsidR="00302BBD">
        <w:rPr>
          <w:rFonts w:cs="Times New Roman"/>
          <w:i/>
          <w:iCs/>
          <w:szCs w:val="24"/>
        </w:rPr>
        <w:t xml:space="preserve"> </w:t>
      </w:r>
      <w:r w:rsidR="00E2534A" w:rsidRPr="002D77BE">
        <w:rPr>
          <w:rFonts w:cs="Times New Roman"/>
          <w:i/>
          <w:iCs/>
          <w:szCs w:val="24"/>
        </w:rPr>
        <w:t>mode</w:t>
      </w:r>
      <w:sdt>
        <w:sdtPr>
          <w:rPr>
            <w:rFonts w:cs="Times New Roman"/>
            <w:i/>
            <w:iCs/>
            <w:szCs w:val="24"/>
          </w:rPr>
          <w:id w:val="-2595754"/>
          <w:citation/>
        </w:sdtPr>
        <w:sdtEndPr/>
        <w:sdtContent>
          <w:r w:rsidR="007E449A" w:rsidRPr="002D77BE">
            <w:rPr>
              <w:rFonts w:cs="Times New Roman"/>
              <w:i/>
              <w:iCs/>
              <w:szCs w:val="24"/>
            </w:rPr>
            <w:fldChar w:fldCharType="begin"/>
          </w:r>
          <w:r w:rsidR="007E449A" w:rsidRPr="002D77BE">
            <w:rPr>
              <w:rFonts w:cs="Times New Roman"/>
              <w:i/>
              <w:iCs/>
              <w:szCs w:val="24"/>
            </w:rPr>
            <w:instrText xml:space="preserve"> CITATION Cor26 \l 2057 </w:instrText>
          </w:r>
          <w:r w:rsidR="007E449A" w:rsidRPr="002D77BE">
            <w:rPr>
              <w:rFonts w:cs="Times New Roman"/>
              <w:i/>
              <w:iCs/>
              <w:szCs w:val="24"/>
            </w:rPr>
            <w:fldChar w:fldCharType="separate"/>
          </w:r>
          <w:r w:rsidR="00AC6B85">
            <w:rPr>
              <w:rFonts w:cs="Times New Roman"/>
              <w:i/>
              <w:iCs/>
              <w:noProof/>
              <w:szCs w:val="24"/>
            </w:rPr>
            <w:t xml:space="preserve"> </w:t>
          </w:r>
          <w:r w:rsidR="00AC6B85" w:rsidRPr="00AC6B85">
            <w:rPr>
              <w:rFonts w:cs="Times New Roman"/>
              <w:noProof/>
              <w:szCs w:val="24"/>
            </w:rPr>
            <w:t>[8]</w:t>
          </w:r>
          <w:r w:rsidR="007E449A" w:rsidRPr="002D77BE">
            <w:rPr>
              <w:rFonts w:cs="Times New Roman"/>
              <w:i/>
              <w:iCs/>
              <w:szCs w:val="24"/>
            </w:rPr>
            <w:fldChar w:fldCharType="end"/>
          </w:r>
        </w:sdtContent>
      </w:sdt>
      <w:r w:rsidR="00FB1BC6" w:rsidRPr="002D77BE">
        <w:rPr>
          <w:rFonts w:cs="Times New Roman"/>
          <w:szCs w:val="24"/>
        </w:rPr>
        <w:t>,</w:t>
      </w:r>
    </w:p>
    <w:p w14:paraId="475F3CA4" w14:textId="0E5FFB69" w:rsidR="0082752A" w:rsidRPr="002D77BE" w:rsidRDefault="0082752A">
      <w:pPr>
        <w:pStyle w:val="ListParagraph"/>
        <w:numPr>
          <w:ilvl w:val="0"/>
          <w:numId w:val="5"/>
        </w:numPr>
        <w:spacing w:line="360" w:lineRule="auto"/>
        <w:ind w:left="714" w:hanging="357"/>
        <w:rPr>
          <w:rFonts w:cs="Times New Roman"/>
          <w:szCs w:val="24"/>
        </w:rPr>
      </w:pPr>
      <w:r w:rsidRPr="002D77BE">
        <w:rPr>
          <w:rFonts w:cs="Times New Roman"/>
          <w:b/>
          <w:bCs/>
          <w:i/>
          <w:iCs/>
          <w:szCs w:val="24"/>
        </w:rPr>
        <w:t>CLI11</w:t>
      </w:r>
      <w:r w:rsidR="002A45EE" w:rsidRPr="002D77BE">
        <w:rPr>
          <w:rFonts w:cs="Times New Roman"/>
          <w:szCs w:val="24"/>
        </w:rPr>
        <w:t xml:space="preserve"> – </w:t>
      </w:r>
      <w:r w:rsidR="00EA31D4" w:rsidRPr="002D77BE">
        <w:rPr>
          <w:rFonts w:cs="Times New Roman"/>
          <w:szCs w:val="24"/>
        </w:rPr>
        <w:t xml:space="preserve">biblioteka pełniąca funkcje </w:t>
      </w:r>
      <w:r w:rsidR="002A45EE" w:rsidRPr="002D77BE">
        <w:rPr>
          <w:rFonts w:cs="Times New Roman"/>
          <w:szCs w:val="24"/>
        </w:rPr>
        <w:t>parser</w:t>
      </w:r>
      <w:r w:rsidR="00DF59EC" w:rsidRPr="002D77BE">
        <w:rPr>
          <w:rFonts w:cs="Times New Roman"/>
          <w:szCs w:val="24"/>
        </w:rPr>
        <w:t>a</w:t>
      </w:r>
      <w:r w:rsidR="002A45EE" w:rsidRPr="002D77BE">
        <w:rPr>
          <w:rFonts w:cs="Times New Roman"/>
          <w:szCs w:val="24"/>
        </w:rPr>
        <w:t xml:space="preserve"> argumentów wiersza poleceń</w:t>
      </w:r>
      <w:sdt>
        <w:sdtPr>
          <w:rPr>
            <w:rFonts w:cs="Times New Roman"/>
            <w:szCs w:val="24"/>
          </w:rPr>
          <w:id w:val="425160429"/>
          <w:citation/>
        </w:sdtPr>
        <w:sdtEndPr/>
        <w:sdtContent>
          <w:r w:rsidR="002A2684" w:rsidRPr="002D77BE">
            <w:rPr>
              <w:rFonts w:cs="Times New Roman"/>
              <w:szCs w:val="24"/>
            </w:rPr>
            <w:fldChar w:fldCharType="begin"/>
          </w:r>
          <w:r w:rsidR="002A2684" w:rsidRPr="002D77BE">
            <w:rPr>
              <w:rFonts w:cs="Times New Roman"/>
              <w:szCs w:val="24"/>
            </w:rPr>
            <w:instrText xml:space="preserve"> CITATION Hen26 \l 2057 </w:instrText>
          </w:r>
          <w:r w:rsidR="002A2684" w:rsidRPr="002D77BE">
            <w:rPr>
              <w:rFonts w:cs="Times New Roman"/>
              <w:szCs w:val="24"/>
            </w:rPr>
            <w:fldChar w:fldCharType="separate"/>
          </w:r>
          <w:r w:rsidR="00AC6B85">
            <w:rPr>
              <w:rFonts w:cs="Times New Roman"/>
              <w:noProof/>
              <w:szCs w:val="24"/>
            </w:rPr>
            <w:t xml:space="preserve"> </w:t>
          </w:r>
          <w:r w:rsidR="00AC6B85" w:rsidRPr="00AC6B85">
            <w:rPr>
              <w:rFonts w:cs="Times New Roman"/>
              <w:noProof/>
              <w:szCs w:val="24"/>
            </w:rPr>
            <w:t>[9]</w:t>
          </w:r>
          <w:r w:rsidR="002A2684" w:rsidRPr="002D77BE">
            <w:rPr>
              <w:rFonts w:cs="Times New Roman"/>
              <w:szCs w:val="24"/>
            </w:rPr>
            <w:fldChar w:fldCharType="end"/>
          </w:r>
        </w:sdtContent>
      </w:sdt>
      <w:r w:rsidR="00FB1BC6" w:rsidRPr="002D77BE">
        <w:rPr>
          <w:rFonts w:cs="Times New Roman"/>
          <w:szCs w:val="24"/>
        </w:rPr>
        <w:t>,</w:t>
      </w:r>
    </w:p>
    <w:p w14:paraId="34A3D1BD" w14:textId="461C4E71" w:rsidR="002A45EE" w:rsidRPr="002D77BE" w:rsidRDefault="002A45EE">
      <w:pPr>
        <w:pStyle w:val="ListParagraph"/>
        <w:numPr>
          <w:ilvl w:val="0"/>
          <w:numId w:val="5"/>
        </w:numPr>
        <w:spacing w:line="360" w:lineRule="auto"/>
        <w:ind w:left="714" w:hanging="357"/>
        <w:rPr>
          <w:rFonts w:cs="Times New Roman"/>
          <w:szCs w:val="24"/>
        </w:rPr>
      </w:pPr>
      <w:r w:rsidRPr="002D77BE">
        <w:rPr>
          <w:rFonts w:cs="Times New Roman"/>
          <w:b/>
          <w:bCs/>
          <w:i/>
          <w:iCs/>
          <w:szCs w:val="24"/>
        </w:rPr>
        <w:t>n</w:t>
      </w:r>
      <w:r w:rsidR="0082752A" w:rsidRPr="002D77BE">
        <w:rPr>
          <w:rFonts w:cs="Times New Roman"/>
          <w:b/>
          <w:bCs/>
          <w:i/>
          <w:iCs/>
          <w:szCs w:val="24"/>
        </w:rPr>
        <w:t>lohmann</w:t>
      </w:r>
      <w:r w:rsidRPr="002D77BE">
        <w:rPr>
          <w:rFonts w:cs="Times New Roman"/>
          <w:b/>
          <w:bCs/>
          <w:i/>
          <w:iCs/>
          <w:szCs w:val="24"/>
        </w:rPr>
        <w:t>/json</w:t>
      </w:r>
      <w:r w:rsidRPr="002D77BE">
        <w:rPr>
          <w:rFonts w:cs="Times New Roman"/>
          <w:i/>
          <w:iCs/>
          <w:szCs w:val="24"/>
        </w:rPr>
        <w:t xml:space="preserve"> – </w:t>
      </w:r>
      <w:r w:rsidRPr="002D77BE">
        <w:rPr>
          <w:rFonts w:cs="Times New Roman"/>
          <w:szCs w:val="24"/>
        </w:rPr>
        <w:t xml:space="preserve">narzędzie </w:t>
      </w:r>
      <w:r w:rsidR="00EA31D4" w:rsidRPr="002D77BE">
        <w:rPr>
          <w:rFonts w:cs="Times New Roman"/>
          <w:szCs w:val="24"/>
        </w:rPr>
        <w:t xml:space="preserve">przeznaczone </w:t>
      </w:r>
      <w:r w:rsidRPr="002D77BE">
        <w:rPr>
          <w:rFonts w:cs="Times New Roman"/>
          <w:szCs w:val="24"/>
        </w:rPr>
        <w:t>do przetwarzania danych w formacie JSON</w:t>
      </w:r>
      <w:sdt>
        <w:sdtPr>
          <w:rPr>
            <w:rFonts w:cs="Times New Roman"/>
            <w:szCs w:val="24"/>
          </w:rPr>
          <w:id w:val="-49547935"/>
          <w:citation/>
        </w:sdtPr>
        <w:sdtEndPr/>
        <w:sdtContent>
          <w:r w:rsidR="002A2684" w:rsidRPr="002D77BE">
            <w:rPr>
              <w:rFonts w:cs="Times New Roman"/>
              <w:szCs w:val="24"/>
            </w:rPr>
            <w:fldChar w:fldCharType="begin"/>
          </w:r>
          <w:r w:rsidR="002A2684" w:rsidRPr="002D77BE">
            <w:rPr>
              <w:rFonts w:cs="Times New Roman"/>
              <w:szCs w:val="24"/>
            </w:rPr>
            <w:instrText xml:space="preserve"> CITATION Nie26 \l 2057 </w:instrText>
          </w:r>
          <w:r w:rsidR="002A2684" w:rsidRPr="002D77BE">
            <w:rPr>
              <w:rFonts w:cs="Times New Roman"/>
              <w:szCs w:val="24"/>
            </w:rPr>
            <w:fldChar w:fldCharType="separate"/>
          </w:r>
          <w:r w:rsidR="00AC6B85">
            <w:rPr>
              <w:rFonts w:cs="Times New Roman"/>
              <w:noProof/>
              <w:szCs w:val="24"/>
            </w:rPr>
            <w:t xml:space="preserve"> </w:t>
          </w:r>
          <w:r w:rsidR="00AC6B85" w:rsidRPr="00AC6B85">
            <w:rPr>
              <w:rFonts w:cs="Times New Roman"/>
              <w:noProof/>
              <w:szCs w:val="24"/>
            </w:rPr>
            <w:t>[10]</w:t>
          </w:r>
          <w:r w:rsidR="002A2684" w:rsidRPr="002D77BE">
            <w:rPr>
              <w:rFonts w:cs="Times New Roman"/>
              <w:szCs w:val="24"/>
            </w:rPr>
            <w:fldChar w:fldCharType="end"/>
          </w:r>
        </w:sdtContent>
      </w:sdt>
      <w:r w:rsidRPr="002D77BE">
        <w:rPr>
          <w:rFonts w:cs="Times New Roman"/>
          <w:szCs w:val="24"/>
        </w:rPr>
        <w:t xml:space="preserve">. </w:t>
      </w:r>
    </w:p>
    <w:p w14:paraId="654E4AC8" w14:textId="11418D5E" w:rsidR="007E4F47" w:rsidRPr="002D77BE" w:rsidRDefault="007E4F47" w:rsidP="009C055B">
      <w:pPr>
        <w:pStyle w:val="BodyText"/>
        <w:spacing w:line="360" w:lineRule="auto"/>
      </w:pPr>
      <w:r w:rsidRPr="002D77BE">
        <w:t xml:space="preserve">Do zarządzania procesem budowania aplikacji wykorzystano </w:t>
      </w:r>
      <w:r w:rsidR="007756FA" w:rsidRPr="002D77BE">
        <w:t xml:space="preserve">wieloplatformowe </w:t>
      </w:r>
      <w:r w:rsidRPr="002D77BE">
        <w:t xml:space="preserve">narzędzie </w:t>
      </w:r>
      <w:r w:rsidRPr="002D77BE">
        <w:rPr>
          <w:b/>
          <w:bCs/>
          <w:i/>
          <w:iCs/>
        </w:rPr>
        <w:t>CMake</w:t>
      </w:r>
      <w:r w:rsidR="007756FA" w:rsidRPr="002D77BE">
        <w:rPr>
          <w:i/>
          <w:iCs/>
        </w:rPr>
        <w:t>,</w:t>
      </w:r>
      <w:r w:rsidR="007756FA" w:rsidRPr="002D77BE">
        <w:t xml:space="preserve"> pozwalające na kompilacj</w:t>
      </w:r>
      <w:r w:rsidR="00F704D3" w:rsidRPr="002D77BE">
        <w:t>ę</w:t>
      </w:r>
      <w:r w:rsidR="007756FA" w:rsidRPr="002D77BE">
        <w:t xml:space="preserve"> kodu źródłowego</w:t>
      </w:r>
      <w:r w:rsidR="00E56C28" w:rsidRPr="002D77BE">
        <w:t xml:space="preserve"> niezależnie od platformy sprzętowej</w:t>
      </w:r>
      <w:r w:rsidR="00C772B5" w:rsidRPr="002D77BE">
        <w:t xml:space="preserve"> oraz </w:t>
      </w:r>
      <w:r w:rsidR="00E56C28" w:rsidRPr="002D77BE">
        <w:t>systemu operacyjneg</w:t>
      </w:r>
      <w:r w:rsidR="00C772B5" w:rsidRPr="002D77BE">
        <w:t>o</w:t>
      </w:r>
      <w:r w:rsidR="00E56C28" w:rsidRPr="002D77BE">
        <w:t xml:space="preserve">. </w:t>
      </w:r>
      <w:r w:rsidR="00C772B5" w:rsidRPr="002D77BE">
        <w:t>Narzędzie to umożliwia ponadto scentralizowane zarządzanie i pobieranie zewnętrznych zależności wymaganych przez projekt</w:t>
      </w:r>
      <w:r w:rsidRPr="002D77BE">
        <w:t>.</w:t>
      </w:r>
    </w:p>
    <w:p w14:paraId="747003B4" w14:textId="73F1F1B6" w:rsidR="00C92C0D" w:rsidRPr="002D77BE" w:rsidRDefault="00C92C0D" w:rsidP="009C055B">
      <w:pPr>
        <w:pStyle w:val="BodyText"/>
        <w:spacing w:line="360" w:lineRule="auto"/>
      </w:pPr>
      <w:r w:rsidRPr="002D77BE">
        <w:t>W celu zapewnienia wysokiej jakości kodu źródłowego oraz zgodności z nowoczesnymi standardami programistycznymi wykorzystywano narzędzia analizy i automatyzacji:</w:t>
      </w:r>
    </w:p>
    <w:p w14:paraId="53E5B789" w14:textId="23DFA2BD" w:rsidR="00C92C0D" w:rsidRPr="002D77BE" w:rsidRDefault="00C92C0D">
      <w:pPr>
        <w:pStyle w:val="ListParagraph"/>
        <w:numPr>
          <w:ilvl w:val="0"/>
          <w:numId w:val="6"/>
        </w:numPr>
        <w:spacing w:line="360" w:lineRule="auto"/>
        <w:rPr>
          <w:rFonts w:cs="Times New Roman"/>
          <w:szCs w:val="24"/>
        </w:rPr>
      </w:pPr>
      <w:r w:rsidRPr="00A15F9E">
        <w:rPr>
          <w:rFonts w:cs="Times New Roman"/>
          <w:b/>
          <w:i/>
          <w:szCs w:val="24"/>
        </w:rPr>
        <w:t>LLVM Clang</w:t>
      </w:r>
      <w:r w:rsidRPr="002D77BE">
        <w:rPr>
          <w:rFonts w:cs="Times New Roman"/>
          <w:szCs w:val="24"/>
        </w:rPr>
        <w:t xml:space="preserve"> – kompilator oferujący precyzyjne komunikaty o błędach będący podstawą innych wykorzystywanych narzędzi</w:t>
      </w:r>
      <w:r w:rsidR="00D810E8" w:rsidRPr="002D77BE">
        <w:rPr>
          <w:rFonts w:cs="Times New Roman"/>
          <w:szCs w:val="24"/>
        </w:rPr>
        <w:t xml:space="preserve"> </w:t>
      </w:r>
      <w:sdt>
        <w:sdtPr>
          <w:rPr>
            <w:rFonts w:cs="Times New Roman"/>
            <w:szCs w:val="24"/>
          </w:rPr>
          <w:id w:val="1860318452"/>
          <w:citation/>
        </w:sdtPr>
        <w:sdtEndPr/>
        <w:sdtContent>
          <w:r w:rsidR="00D810E8" w:rsidRPr="002D77BE">
            <w:rPr>
              <w:rFonts w:cs="Times New Roman"/>
              <w:szCs w:val="24"/>
            </w:rPr>
            <w:fldChar w:fldCharType="begin"/>
          </w:r>
          <w:r w:rsidR="00D810E8" w:rsidRPr="002D77BE">
            <w:rPr>
              <w:rFonts w:cs="Times New Roman"/>
              <w:szCs w:val="24"/>
            </w:rPr>
            <w:instrText xml:space="preserve"> CITATION Lat08 \l 2057 </w:instrText>
          </w:r>
          <w:r w:rsidR="00D810E8" w:rsidRPr="002D77BE">
            <w:rPr>
              <w:rFonts w:cs="Times New Roman"/>
              <w:szCs w:val="24"/>
            </w:rPr>
            <w:fldChar w:fldCharType="separate"/>
          </w:r>
          <w:r w:rsidR="00AC6B85" w:rsidRPr="00AC6B85">
            <w:rPr>
              <w:rFonts w:cs="Times New Roman"/>
              <w:noProof/>
              <w:szCs w:val="24"/>
            </w:rPr>
            <w:t>[11]</w:t>
          </w:r>
          <w:r w:rsidR="00D810E8" w:rsidRPr="002D77BE">
            <w:rPr>
              <w:rFonts w:cs="Times New Roman"/>
              <w:szCs w:val="24"/>
            </w:rPr>
            <w:fldChar w:fldCharType="end"/>
          </w:r>
        </w:sdtContent>
      </w:sdt>
      <w:r w:rsidR="002772BE" w:rsidRPr="002D77BE">
        <w:rPr>
          <w:rFonts w:cs="Times New Roman"/>
          <w:szCs w:val="24"/>
        </w:rPr>
        <w:t>,</w:t>
      </w:r>
    </w:p>
    <w:p w14:paraId="5E6EBE6E" w14:textId="2CE7717E" w:rsidR="00C92C0D" w:rsidRPr="002D77BE" w:rsidRDefault="00C92C0D">
      <w:pPr>
        <w:pStyle w:val="ListParagraph"/>
        <w:numPr>
          <w:ilvl w:val="0"/>
          <w:numId w:val="6"/>
        </w:numPr>
        <w:spacing w:line="360" w:lineRule="auto"/>
        <w:rPr>
          <w:rFonts w:cs="Times New Roman"/>
          <w:szCs w:val="24"/>
        </w:rPr>
      </w:pPr>
      <w:r w:rsidRPr="00A15F9E">
        <w:rPr>
          <w:rFonts w:cs="Times New Roman"/>
          <w:b/>
          <w:i/>
          <w:szCs w:val="24"/>
        </w:rPr>
        <w:t>Clang-tidy</w:t>
      </w:r>
      <w:r w:rsidRPr="002D77BE">
        <w:rPr>
          <w:rFonts w:cs="Times New Roman"/>
          <w:szCs w:val="24"/>
        </w:rPr>
        <w:t xml:space="preserve"> </w:t>
      </w:r>
      <w:r w:rsidR="002772BE" w:rsidRPr="002D77BE">
        <w:rPr>
          <w:rFonts w:cs="Times New Roman"/>
          <w:szCs w:val="24"/>
        </w:rPr>
        <w:t>–</w:t>
      </w:r>
      <w:r w:rsidRPr="002D77BE">
        <w:rPr>
          <w:rFonts w:cs="Times New Roman"/>
          <w:szCs w:val="24"/>
        </w:rPr>
        <w:t xml:space="preserve"> </w:t>
      </w:r>
      <w:r w:rsidR="002772BE" w:rsidRPr="002D77BE">
        <w:rPr>
          <w:rFonts w:cs="Times New Roman"/>
          <w:szCs w:val="24"/>
        </w:rPr>
        <w:t xml:space="preserve">narzędzie do statycznej analizy kodu (ang. </w:t>
      </w:r>
      <w:r w:rsidR="002772BE" w:rsidRPr="002D77BE">
        <w:rPr>
          <w:rFonts w:cs="Times New Roman"/>
          <w:i/>
          <w:iCs/>
          <w:szCs w:val="24"/>
        </w:rPr>
        <w:t>static analysis</w:t>
      </w:r>
      <w:r w:rsidR="002772BE" w:rsidRPr="002D77BE">
        <w:rPr>
          <w:rFonts w:cs="Times New Roman"/>
          <w:szCs w:val="24"/>
        </w:rPr>
        <w:t xml:space="preserve">), służące do wykrywania błędów logicznych, naruszeń standardów bezpieczeństwa oraz </w:t>
      </w:r>
      <w:r w:rsidR="00771F92" w:rsidRPr="002D77BE">
        <w:rPr>
          <w:rFonts w:cs="Times New Roman"/>
          <w:szCs w:val="24"/>
        </w:rPr>
        <w:t xml:space="preserve">egzekwowania reguł nowoczesnego C++ </w:t>
      </w:r>
      <w:r w:rsidR="002772BE" w:rsidRPr="002D77BE">
        <w:rPr>
          <w:rFonts w:cs="Times New Roman"/>
          <w:szCs w:val="24"/>
        </w:rPr>
        <w:t xml:space="preserve">zgodnych </w:t>
      </w:r>
      <w:r w:rsidR="00D81388" w:rsidRPr="002D77BE">
        <w:rPr>
          <w:rFonts w:cs="Times New Roman"/>
          <w:szCs w:val="24"/>
        </w:rPr>
        <w:t xml:space="preserve">z </w:t>
      </w:r>
      <w:r w:rsidR="00D81388" w:rsidRPr="002D77BE">
        <w:t>C++</w:t>
      </w:r>
      <w:r w:rsidR="002772BE" w:rsidRPr="002D77BE">
        <w:rPr>
          <w:rFonts w:cs="Times New Roman"/>
          <w:i/>
          <w:iCs/>
          <w:szCs w:val="24"/>
        </w:rPr>
        <w:t xml:space="preserve"> Core Guidelines</w:t>
      </w:r>
      <w:r w:rsidR="004E37B7">
        <w:rPr>
          <w:rFonts w:cs="Times New Roman"/>
          <w:i/>
          <w:iCs/>
          <w:szCs w:val="24"/>
        </w:rPr>
        <w:t xml:space="preserve"> </w:t>
      </w:r>
      <w:r w:rsidR="004E37B7" w:rsidRPr="00343E24">
        <w:rPr>
          <w:rFonts w:cs="Times New Roman"/>
          <w:szCs w:val="24"/>
        </w:rPr>
        <w:t>[11</w:t>
      </w:r>
      <w:r w:rsidR="004E37B7">
        <w:rPr>
          <w:rFonts w:cs="Times New Roman"/>
          <w:szCs w:val="24"/>
        </w:rPr>
        <w:t>, 12</w:t>
      </w:r>
      <w:r w:rsidR="004E37B7" w:rsidRPr="00343E24">
        <w:rPr>
          <w:rFonts w:cs="Times New Roman"/>
          <w:szCs w:val="24"/>
        </w:rPr>
        <w:t>]</w:t>
      </w:r>
      <w:r w:rsidR="002772BE" w:rsidRPr="002D77BE">
        <w:rPr>
          <w:rFonts w:cs="Times New Roman"/>
          <w:i/>
          <w:iCs/>
          <w:szCs w:val="24"/>
        </w:rPr>
        <w:t>,</w:t>
      </w:r>
    </w:p>
    <w:p w14:paraId="3EA0856F" w14:textId="36602BE4" w:rsidR="002772BE" w:rsidRPr="002D77BE" w:rsidRDefault="002772BE">
      <w:pPr>
        <w:pStyle w:val="ListParagraph"/>
        <w:numPr>
          <w:ilvl w:val="0"/>
          <w:numId w:val="6"/>
        </w:numPr>
        <w:spacing w:line="360" w:lineRule="auto"/>
        <w:rPr>
          <w:rFonts w:cs="Times New Roman"/>
          <w:szCs w:val="24"/>
        </w:rPr>
      </w:pPr>
      <w:r w:rsidRPr="0082628F">
        <w:rPr>
          <w:rFonts w:cs="Times New Roman"/>
          <w:b/>
          <w:i/>
          <w:szCs w:val="24"/>
        </w:rPr>
        <w:t>Clang-</w:t>
      </w:r>
      <w:r w:rsidR="00D81388" w:rsidRPr="0082628F">
        <w:rPr>
          <w:rFonts w:cs="Times New Roman"/>
          <w:b/>
          <w:i/>
          <w:szCs w:val="24"/>
        </w:rPr>
        <w:t>format</w:t>
      </w:r>
      <w:r w:rsidR="00D81388" w:rsidRPr="002D77BE">
        <w:rPr>
          <w:rFonts w:cs="Times New Roman"/>
          <w:szCs w:val="24"/>
        </w:rPr>
        <w:t xml:space="preserve"> –</w:t>
      </w:r>
      <w:r w:rsidRPr="002D77BE">
        <w:rPr>
          <w:rFonts w:cs="Times New Roman"/>
          <w:szCs w:val="24"/>
        </w:rPr>
        <w:t xml:space="preserve"> parser zapewniający automatyczne i spójne formatowanie kodu</w:t>
      </w:r>
      <w:r w:rsidR="00D810E8" w:rsidRPr="002D77BE">
        <w:rPr>
          <w:rFonts w:cs="Times New Roman"/>
          <w:szCs w:val="24"/>
        </w:rPr>
        <w:t xml:space="preserve"> </w:t>
      </w:r>
      <w:sdt>
        <w:sdtPr>
          <w:rPr>
            <w:rFonts w:cs="Times New Roman"/>
            <w:szCs w:val="24"/>
          </w:rPr>
          <w:id w:val="1755709778"/>
          <w:citation/>
        </w:sdtPr>
        <w:sdtEndPr/>
        <w:sdtContent>
          <w:r w:rsidR="00D810E8" w:rsidRPr="002D77BE">
            <w:rPr>
              <w:rFonts w:cs="Times New Roman"/>
              <w:szCs w:val="24"/>
            </w:rPr>
            <w:fldChar w:fldCharType="begin"/>
          </w:r>
          <w:r w:rsidR="00D810E8" w:rsidRPr="002D77BE">
            <w:rPr>
              <w:rFonts w:cs="Times New Roman"/>
              <w:szCs w:val="24"/>
            </w:rPr>
            <w:instrText xml:space="preserve"> CITATION Lat08 \l 2057 </w:instrText>
          </w:r>
          <w:r w:rsidR="00D810E8" w:rsidRPr="002D77BE">
            <w:rPr>
              <w:rFonts w:cs="Times New Roman"/>
              <w:szCs w:val="24"/>
            </w:rPr>
            <w:fldChar w:fldCharType="separate"/>
          </w:r>
          <w:r w:rsidR="00AC6B85" w:rsidRPr="00AC6B85">
            <w:rPr>
              <w:rFonts w:cs="Times New Roman"/>
              <w:noProof/>
              <w:szCs w:val="24"/>
            </w:rPr>
            <w:t>[11]</w:t>
          </w:r>
          <w:r w:rsidR="00D810E8" w:rsidRPr="002D77BE">
            <w:rPr>
              <w:rFonts w:cs="Times New Roman"/>
              <w:szCs w:val="24"/>
            </w:rPr>
            <w:fldChar w:fldCharType="end"/>
          </w:r>
        </w:sdtContent>
      </w:sdt>
      <w:r w:rsidRPr="002D77BE">
        <w:rPr>
          <w:rFonts w:cs="Times New Roman"/>
          <w:szCs w:val="24"/>
        </w:rPr>
        <w:t>,</w:t>
      </w:r>
    </w:p>
    <w:p w14:paraId="4F2D50AC" w14:textId="5F3874ED" w:rsidR="002772BE" w:rsidRPr="002D77BE" w:rsidRDefault="002772BE">
      <w:pPr>
        <w:pStyle w:val="ListParagraph"/>
        <w:numPr>
          <w:ilvl w:val="0"/>
          <w:numId w:val="6"/>
        </w:numPr>
        <w:spacing w:line="360" w:lineRule="auto"/>
        <w:rPr>
          <w:rFonts w:cs="Times New Roman"/>
          <w:szCs w:val="24"/>
        </w:rPr>
      </w:pPr>
      <w:r w:rsidRPr="0082628F">
        <w:rPr>
          <w:rFonts w:cs="Times New Roman"/>
          <w:b/>
          <w:i/>
          <w:szCs w:val="24"/>
        </w:rPr>
        <w:t>Clangd</w:t>
      </w:r>
      <w:r w:rsidRPr="002D77BE">
        <w:rPr>
          <w:rFonts w:cs="Times New Roman"/>
          <w:szCs w:val="24"/>
        </w:rPr>
        <w:t xml:space="preserve"> – serwer językowy (ang. </w:t>
      </w:r>
      <w:r w:rsidRPr="002D77BE">
        <w:rPr>
          <w:rFonts w:cs="Times New Roman"/>
          <w:i/>
          <w:iCs/>
          <w:szCs w:val="24"/>
        </w:rPr>
        <w:t>Language Server Protocol</w:t>
      </w:r>
      <w:r w:rsidRPr="002D77BE">
        <w:rPr>
          <w:rFonts w:cs="Times New Roman"/>
          <w:szCs w:val="24"/>
        </w:rPr>
        <w:t>) w</w:t>
      </w:r>
      <w:r w:rsidR="00DA5175" w:rsidRPr="002D77BE">
        <w:rPr>
          <w:rFonts w:cs="Times New Roman"/>
          <w:szCs w:val="24"/>
        </w:rPr>
        <w:t>s</w:t>
      </w:r>
      <w:r w:rsidRPr="002D77BE">
        <w:rPr>
          <w:rFonts w:cs="Times New Roman"/>
          <w:szCs w:val="24"/>
        </w:rPr>
        <w:t>pierający proces programowania przez inteligentne uzupełnianie kodu, nawigacj</w:t>
      </w:r>
      <w:r w:rsidR="00F704D3" w:rsidRPr="002D77BE">
        <w:rPr>
          <w:rFonts w:cs="Times New Roman"/>
          <w:szCs w:val="24"/>
        </w:rPr>
        <w:t>ę</w:t>
      </w:r>
      <w:r w:rsidRPr="002D77BE">
        <w:rPr>
          <w:rFonts w:cs="Times New Roman"/>
          <w:szCs w:val="24"/>
        </w:rPr>
        <w:t xml:space="preserve"> oraz analizę semantyczną w czasie rzeczywistym</w:t>
      </w:r>
      <w:r w:rsidR="004E2711" w:rsidRPr="002D77BE" w:rsidDel="005D184A">
        <w:rPr>
          <w:rFonts w:cs="Times New Roman"/>
          <w:szCs w:val="24"/>
        </w:rPr>
        <w:t xml:space="preserve"> </w:t>
      </w:r>
      <w:r w:rsidR="005D184A">
        <w:rPr>
          <w:rFonts w:cs="Times New Roman"/>
          <w:szCs w:val="24"/>
        </w:rPr>
        <w:t>[11, 13]</w:t>
      </w:r>
      <w:r w:rsidRPr="002D77BE">
        <w:rPr>
          <w:rFonts w:cs="Times New Roman"/>
          <w:szCs w:val="24"/>
        </w:rPr>
        <w:t>.</w:t>
      </w:r>
    </w:p>
    <w:p w14:paraId="2FB13C3A" w14:textId="427E0D47" w:rsidR="001B5805" w:rsidRPr="002D77BE" w:rsidRDefault="00DE0EDB" w:rsidP="009C055B">
      <w:pPr>
        <w:pStyle w:val="BodyText"/>
        <w:spacing w:line="360" w:lineRule="auto"/>
      </w:pPr>
      <w:r w:rsidRPr="00DE0EDB">
        <w:t>Zastosowanie wymienionych technologii pozwala na ograniczenie długu technicznego, zwiększenie utrzymywalności projektu oraz usprawnienie</w:t>
      </w:r>
      <w:r w:rsidR="00234F35" w:rsidRPr="00BD765A">
        <w:t xml:space="preserve"> </w:t>
      </w:r>
      <w:r w:rsidRPr="00DE0EDB">
        <w:t>procesu wytwarzania i wdrażania oprogramowania</w:t>
      </w:r>
      <w:r w:rsidR="00234F35" w:rsidRPr="002D77BE">
        <w:t>.</w:t>
      </w:r>
    </w:p>
    <w:p w14:paraId="7B40FCB5" w14:textId="5CEA5E54" w:rsidR="00ED0109" w:rsidRPr="002D77BE" w:rsidRDefault="001B5805" w:rsidP="009C055B">
      <w:pPr>
        <w:pStyle w:val="Heading2"/>
        <w:spacing w:line="360" w:lineRule="auto"/>
      </w:pPr>
      <w:bookmarkStart w:id="49" w:name="_Toc219154069"/>
      <w:bookmarkStart w:id="50" w:name="_Toc219232937"/>
      <w:bookmarkStart w:id="51" w:name="_Toc219849161"/>
      <w:r w:rsidRPr="002D77BE">
        <w:t>Porównanie OOP i ECS</w:t>
      </w:r>
      <w:bookmarkEnd w:id="49"/>
      <w:bookmarkEnd w:id="50"/>
      <w:bookmarkEnd w:id="51"/>
    </w:p>
    <w:p w14:paraId="42B09CF3" w14:textId="6E548579" w:rsidR="00DE7216" w:rsidRPr="002D77BE" w:rsidRDefault="00ED0109" w:rsidP="009C055B">
      <w:pPr>
        <w:pStyle w:val="BodyText"/>
        <w:spacing w:line="360" w:lineRule="auto"/>
      </w:pPr>
      <w:r w:rsidRPr="002D77BE">
        <w:t>Projektowanie oprogramowania symulacyjnego może być realizowane w oparciu o różne paradygmaty programowania.</w:t>
      </w:r>
      <w:r w:rsidR="00721379" w:rsidRPr="002D77BE">
        <w:t xml:space="preserve"> </w:t>
      </w:r>
      <w:r w:rsidR="00D966FA" w:rsidRPr="002D77BE">
        <w:t>W praktyce inżynierskiej</w:t>
      </w:r>
      <w:r w:rsidR="00137A30" w:rsidRPr="002D77BE">
        <w:t xml:space="preserve">, zwłaszcza w dziedzinie gier i symulacji czasu rzeczywistego szczególnie często stosuje się </w:t>
      </w:r>
      <w:r w:rsidR="00D966FA" w:rsidRPr="002D77BE">
        <w:t xml:space="preserve">dwa podejścia: klasyczne programowanie obiektowe (ang. </w:t>
      </w:r>
      <w:r w:rsidR="00D966FA" w:rsidRPr="002D77BE">
        <w:rPr>
          <w:i/>
          <w:iCs/>
        </w:rPr>
        <w:t>OOP, Object-Oriented Programming</w:t>
      </w:r>
      <w:r w:rsidR="00D966FA" w:rsidRPr="002D77BE">
        <w:t>)</w:t>
      </w:r>
      <w:r w:rsidR="007966EB" w:rsidRPr="002D77BE">
        <w:t xml:space="preserve"> </w:t>
      </w:r>
      <w:sdt>
        <w:sdtPr>
          <w:id w:val="-1542357547"/>
          <w:citation/>
        </w:sdtPr>
        <w:sdtEndPr/>
        <w:sdtContent>
          <w:r w:rsidR="007966EB" w:rsidRPr="002D77BE">
            <w:fldChar w:fldCharType="begin"/>
          </w:r>
          <w:r w:rsidR="007966EB" w:rsidRPr="002D77BE">
            <w:instrText xml:space="preserve">CITATION SeekingGrace \l 2057 </w:instrText>
          </w:r>
          <w:r w:rsidR="007966EB" w:rsidRPr="002D77BE">
            <w:fldChar w:fldCharType="separate"/>
          </w:r>
          <w:r w:rsidR="00AC6B85">
            <w:rPr>
              <w:noProof/>
            </w:rPr>
            <w:t>[14]</w:t>
          </w:r>
          <w:r w:rsidR="007966EB" w:rsidRPr="002D77BE">
            <w:fldChar w:fldCharType="end"/>
          </w:r>
        </w:sdtContent>
      </w:sdt>
      <w:r w:rsidR="00D966FA" w:rsidRPr="002D77BE">
        <w:t xml:space="preserve"> oraz architektury zorientowane na dane</w:t>
      </w:r>
      <w:r w:rsidR="007F0604">
        <w:t>. W</w:t>
      </w:r>
      <w:r w:rsidR="00D966FA" w:rsidRPr="002D77BE">
        <w:t xml:space="preserve">śród </w:t>
      </w:r>
      <w:r w:rsidR="007F0604">
        <w:t xml:space="preserve">tych </w:t>
      </w:r>
      <w:r w:rsidR="00054538">
        <w:t xml:space="preserve">architektur </w:t>
      </w:r>
      <w:r w:rsidR="00D966FA" w:rsidRPr="002D77BE">
        <w:t xml:space="preserve">szczególną popularność uzyskał wzorzec ECS powszechnie obecny w </w:t>
      </w:r>
      <w:r w:rsidR="00712F19" w:rsidRPr="002D77BE">
        <w:t xml:space="preserve">nowoczesnych silnikach </w:t>
      </w:r>
      <w:r w:rsidR="00D966FA" w:rsidRPr="002D77BE">
        <w:t xml:space="preserve">gier komputerowych, gdzie wysoka wydajność jest </w:t>
      </w:r>
      <w:r w:rsidR="00DE7216" w:rsidRPr="002D77BE">
        <w:t>priorytetowa</w:t>
      </w:r>
      <w:sdt>
        <w:sdtPr>
          <w:id w:val="1343274053"/>
          <w:citation/>
        </w:sdtPr>
        <w:sdtEndPr/>
        <w:sdtContent>
          <w:r w:rsidR="00974837" w:rsidRPr="002D77BE">
            <w:fldChar w:fldCharType="begin"/>
          </w:r>
          <w:r w:rsidR="002D3B6C" w:rsidRPr="002D77BE">
            <w:instrText xml:space="preserve">CITATION ECSPerf \l 2057 </w:instrText>
          </w:r>
          <w:r w:rsidR="00974837" w:rsidRPr="002D77BE">
            <w:fldChar w:fldCharType="separate"/>
          </w:r>
          <w:r w:rsidR="00AC6B85">
            <w:rPr>
              <w:noProof/>
            </w:rPr>
            <w:t xml:space="preserve"> [4]</w:t>
          </w:r>
          <w:r w:rsidR="00974837" w:rsidRPr="002D77BE">
            <w:fldChar w:fldCharType="end"/>
          </w:r>
        </w:sdtContent>
      </w:sdt>
      <w:r w:rsidR="00974837" w:rsidRPr="002D77BE">
        <w:t>.</w:t>
      </w:r>
      <w:r w:rsidR="00DE7216" w:rsidRPr="002D77BE">
        <w:t xml:space="preserve"> </w:t>
      </w:r>
    </w:p>
    <w:p w14:paraId="74A4A509" w14:textId="77759E88" w:rsidR="00E90897" w:rsidRPr="002D77BE" w:rsidRDefault="002A12A6" w:rsidP="009C055B">
      <w:pPr>
        <w:pStyle w:val="BodyText"/>
        <w:spacing w:line="360" w:lineRule="auto"/>
      </w:pPr>
      <w:r w:rsidRPr="002D77BE">
        <w:t xml:space="preserve">Wybór odpowiedniego modelu architektury ma istotny wpływ na stabilność i </w:t>
      </w:r>
      <w:r w:rsidR="009D406A" w:rsidRPr="009D406A">
        <w:t xml:space="preserve">skalowalność </w:t>
      </w:r>
      <w:r w:rsidRPr="002D77BE">
        <w:t>oprogramowania, w tym systemów symulacyjnych. Tradycyjne podejście obiektowe opiera się na odwzorowaniu bytów świata rzeczywistego na obiekty, co sprzyja enkapsulacji i czytelnemu modelowaniu skomplikowanych relacji. Jednakże, jak zauważa się w badaniach nad systemami czasu rzeczywistego</w:t>
      </w:r>
      <w:sdt>
        <w:sdtPr>
          <w:id w:val="-633329304"/>
          <w:citation/>
        </w:sdtPr>
        <w:sdtEndPr/>
        <w:sdtContent>
          <w:r w:rsidR="00CA50C3" w:rsidRPr="002D77BE">
            <w:fldChar w:fldCharType="begin"/>
          </w:r>
          <w:r w:rsidR="00CA50C3" w:rsidRPr="002D77BE">
            <w:instrText xml:space="preserve"> CITATION Wie15 \l 2057 </w:instrText>
          </w:r>
          <w:r w:rsidR="00CA50C3" w:rsidRPr="002D77BE">
            <w:fldChar w:fldCharType="separate"/>
          </w:r>
          <w:r w:rsidR="00AC6B85">
            <w:rPr>
              <w:noProof/>
            </w:rPr>
            <w:t xml:space="preserve"> [5]</w:t>
          </w:r>
          <w:r w:rsidR="00CA50C3" w:rsidRPr="002D77BE">
            <w:fldChar w:fldCharType="end"/>
          </w:r>
        </w:sdtContent>
      </w:sdt>
      <w:r w:rsidRPr="002D77BE">
        <w:t>, silne powiązanie danych z logiką wewnętrzną obiektów może prowadzić do usztywnienia struktury i utraty elastyczności, utrudniając</w:t>
      </w:r>
      <w:r w:rsidR="00CA50C3" w:rsidRPr="002D77BE">
        <w:t xml:space="preserve"> rozwój, utrzymanie </w:t>
      </w:r>
      <w:r w:rsidR="00D81388" w:rsidRPr="002D77BE">
        <w:t>i ponowne</w:t>
      </w:r>
      <w:r w:rsidRPr="002D77BE">
        <w:t xml:space="preserve"> wykorzyst</w:t>
      </w:r>
      <w:r w:rsidR="00D81388" w:rsidRPr="002D77BE">
        <w:t>yw</w:t>
      </w:r>
      <w:r w:rsidRPr="002D77BE">
        <w:t>anie kodu w dynamicznie rozwijającym się oprogramowaniu</w:t>
      </w:r>
      <w:r w:rsidR="000040F5" w:rsidRPr="002D77BE">
        <w:t xml:space="preserve"> </w:t>
      </w:r>
      <w:r w:rsidR="0081475B">
        <w:t>[4, 5]</w:t>
      </w:r>
      <w:r w:rsidRPr="002D77BE">
        <w:t xml:space="preserve">. </w:t>
      </w:r>
    </w:p>
    <w:p w14:paraId="44D620C9" w14:textId="620BFFF1" w:rsidR="000040F5" w:rsidRPr="002D77BE" w:rsidRDefault="00CA50C3" w:rsidP="009C055B">
      <w:pPr>
        <w:pStyle w:val="BodyText"/>
        <w:spacing w:line="360" w:lineRule="auto"/>
      </w:pPr>
      <w:r w:rsidRPr="002D77BE">
        <w:t xml:space="preserve">Znaczącą zaletą OOP jest niewątpliwie łatwość zarządzania logiką na poziomie pojedynczych obiektów. Niemniej jednak, w przypadku symulacji o dużej skali, gdzie uzyskanie wysokiej wydajności stanowi istotne wyzwanie, model ten ujawnia wady wynikające z nieoptymalnych wzorców dostępu do pamięci. Jak wskazują badania </w:t>
      </w:r>
      <w:sdt>
        <w:sdtPr>
          <w:id w:val="1971547375"/>
          <w:citation/>
        </w:sdtPr>
        <w:sdtEndPr/>
        <w:sdtContent>
          <w:r w:rsidRPr="002D77BE">
            <w:fldChar w:fldCharType="begin"/>
          </w:r>
          <w:r w:rsidRPr="002D77BE">
            <w:instrText xml:space="preserve"> CITATION ECSPerf \l 2057 </w:instrText>
          </w:r>
          <w:r w:rsidRPr="002D77BE">
            <w:fldChar w:fldCharType="separate"/>
          </w:r>
          <w:r w:rsidR="00AC6B85">
            <w:rPr>
              <w:noProof/>
            </w:rPr>
            <w:t>[4]</w:t>
          </w:r>
          <w:r w:rsidRPr="002D77BE">
            <w:fldChar w:fldCharType="end"/>
          </w:r>
        </w:sdtContent>
      </w:sdt>
      <w:r w:rsidRPr="002D77BE">
        <w:t>, enkapsulacja w OOP utrudnia optymalizację lokalności danych i efektywnego wykorzystania pamięci podręcznej procesora, co prowadzi do obniżenia wydajności przy dużej liczbie bytów.</w:t>
      </w:r>
    </w:p>
    <w:p w14:paraId="208A5F6A" w14:textId="679230C2" w:rsidR="000040F5" w:rsidRPr="002D77BE" w:rsidRDefault="000040F5" w:rsidP="009C055B">
      <w:pPr>
        <w:pStyle w:val="BodyText"/>
        <w:spacing w:line="360" w:lineRule="auto"/>
      </w:pPr>
      <w:r w:rsidRPr="002D77BE">
        <w:t>W odpowiedzi na te ograniczenia, w nowoczesnych systemach coraz częściej stosuje się architekturę zorientowaną na dan</w:t>
      </w:r>
      <w:r w:rsidR="005916EE" w:rsidRPr="002D77BE">
        <w:t>e</w:t>
      </w:r>
      <w:r w:rsidRPr="002D77BE">
        <w:t xml:space="preserve"> realizowaną przez wzorzec ECS. Podejście to promuje pełną separacj</w:t>
      </w:r>
      <w:r w:rsidR="00F704D3" w:rsidRPr="002D77BE">
        <w:t>ę</w:t>
      </w:r>
      <w:r w:rsidRPr="002D77BE">
        <w:t xml:space="preserve"> stanu od zachowania. co pozwala uniknąć problemów wynikających ze sztywnych hierarchii typów oraz silnej enkapsulacji danych charakterystycznych dla OOP</w:t>
      </w:r>
      <w:sdt>
        <w:sdtPr>
          <w:id w:val="3873189"/>
          <w:citation/>
        </w:sdtPr>
        <w:sdtEndPr/>
        <w:sdtContent>
          <w:r w:rsidR="00D37B2E" w:rsidRPr="002D77BE">
            <w:fldChar w:fldCharType="begin"/>
          </w:r>
          <w:r w:rsidR="00D37B2E" w:rsidRPr="002D77BE">
            <w:instrText xml:space="preserve"> CITATION Wie15 \l 2057 </w:instrText>
          </w:r>
          <w:r w:rsidR="00D37B2E" w:rsidRPr="002D77BE">
            <w:fldChar w:fldCharType="separate"/>
          </w:r>
          <w:r w:rsidR="00AC6B85">
            <w:rPr>
              <w:noProof/>
            </w:rPr>
            <w:t xml:space="preserve"> [5]</w:t>
          </w:r>
          <w:r w:rsidR="00D37B2E" w:rsidRPr="002D77BE">
            <w:fldChar w:fldCharType="end"/>
          </w:r>
        </w:sdtContent>
      </w:sdt>
      <w:r w:rsidRPr="002D77BE">
        <w:t>. W przeciwieństwie do obiektowego modelu reprezentacji, w którym dane są rozproszone w wielu obiektach, ECS porządkuje je w struktury zoptymalizowane pod jednorodne przetwarzanie.</w:t>
      </w:r>
    </w:p>
    <w:p w14:paraId="3DBB5F4E" w14:textId="706C1E94" w:rsidR="000040F5" w:rsidRPr="002D77BE" w:rsidRDefault="000040F5" w:rsidP="009C055B">
      <w:pPr>
        <w:pStyle w:val="BodyText"/>
        <w:spacing w:line="360" w:lineRule="auto"/>
      </w:pPr>
      <w:r w:rsidRPr="002D77BE">
        <w:t xml:space="preserve">Jak wykazano w analizach wydajnościowych </w:t>
      </w:r>
      <w:sdt>
        <w:sdtPr>
          <w:id w:val="-2108264976"/>
          <w:citation/>
        </w:sdtPr>
        <w:sdtEndPr/>
        <w:sdtContent>
          <w:r w:rsidRPr="002D77BE">
            <w:fldChar w:fldCharType="begin"/>
          </w:r>
          <w:r w:rsidRPr="002D77BE">
            <w:instrText xml:space="preserve"> CITATION ECSPerf \l 2057 </w:instrText>
          </w:r>
          <w:r w:rsidRPr="002D77BE">
            <w:fldChar w:fldCharType="separate"/>
          </w:r>
          <w:r w:rsidR="00AC6B85">
            <w:rPr>
              <w:noProof/>
            </w:rPr>
            <w:t>[4]</w:t>
          </w:r>
          <w:r w:rsidRPr="002D77BE">
            <w:fldChar w:fldCharType="end"/>
          </w:r>
        </w:sdtContent>
      </w:sdt>
      <w:r w:rsidRPr="002D77BE">
        <w:t xml:space="preserve">, taki układ umożliwia znacznie wyższy stopień zrównoleglenia obliczeń - szczególnie w symulacjach o dużej liczbie bytów - oraz poprawia lokalność danych (ang. </w:t>
      </w:r>
      <w:r w:rsidRPr="002D77BE">
        <w:rPr>
          <w:i/>
          <w:iCs/>
        </w:rPr>
        <w:t>cache locality</w:t>
      </w:r>
      <w:r w:rsidRPr="002D77BE">
        <w:t xml:space="preserve">), co przekłada się na bardziej efektywne wykorzystanie pamięci podręcznej procesora i wyraźny wzrost skalowalności. Badania te </w:t>
      </w:r>
      <w:r w:rsidR="00615C79">
        <w:t>wskazują</w:t>
      </w:r>
      <w:r w:rsidRPr="002D77BE">
        <w:t xml:space="preserve">, że architektura ECS lepiej odpowiada potrzebom współczesnych symulacji, w których </w:t>
      </w:r>
      <w:r w:rsidR="00191565" w:rsidRPr="002D77BE">
        <w:t>krytyczne</w:t>
      </w:r>
      <w:r w:rsidRPr="002D77BE">
        <w:t xml:space="preserve"> znaczenie ma efektywne przetwarzanie dużych, jednorodnych zbiorów danych.</w:t>
      </w:r>
    </w:p>
    <w:p w14:paraId="6C25BBB6" w14:textId="24954EEE" w:rsidR="005916EE" w:rsidRPr="002D77BE" w:rsidRDefault="005916EE" w:rsidP="009C055B">
      <w:pPr>
        <w:pStyle w:val="BodyText"/>
        <w:spacing w:line="360" w:lineRule="auto"/>
      </w:pPr>
      <w:r w:rsidRPr="002D77BE">
        <w:t xml:space="preserve">W praktyce czysta architektura ECS, mimo wysokiej wydajności, bywa mniej intuicyjna w zarządzaniu unikalnymi podsystemami infrastrukturalnymi (np. obsługą okna graficznego czy integracją z systemem plików). Zadania te często naturalnie wpisują się w paradygmat obiektowy, przez co ich implementacja w czystym ECS może prowadzić do nadmiernego </w:t>
      </w:r>
      <w:commentRangeStart w:id="52"/>
      <w:r w:rsidRPr="002D77BE">
        <w:t>komplikowania kodu</w:t>
      </w:r>
      <w:commentRangeEnd w:id="52"/>
      <w:r w:rsidR="00463B5A" w:rsidRPr="002D77BE">
        <w:rPr>
          <w:rStyle w:val="CommentReference"/>
          <w:sz w:val="24"/>
          <w:szCs w:val="20"/>
        </w:rPr>
        <w:commentReference w:id="52"/>
      </w:r>
      <w:r w:rsidRPr="002D77BE">
        <w:t>.</w:t>
      </w:r>
      <w:r w:rsidR="00EC6A25" w:rsidRPr="002D77BE">
        <w:t xml:space="preserve"> </w:t>
      </w:r>
    </w:p>
    <w:p w14:paraId="4258FA76" w14:textId="0EA5C09B" w:rsidR="00EC6A25" w:rsidRPr="002D77BE" w:rsidRDefault="00AA43A9" w:rsidP="009C055B">
      <w:pPr>
        <w:pStyle w:val="BodyText"/>
        <w:spacing w:line="360" w:lineRule="auto"/>
      </w:pPr>
      <w:r w:rsidRPr="002D77BE">
        <w:t xml:space="preserve">W związku z tym w projektowanej aplikacji przyjęto architekturę hybrydową, gdyż najlepiej łączy wysoką wydajność przetwarzania </w:t>
      </w:r>
      <w:r w:rsidR="000603F4">
        <w:t xml:space="preserve">i skalowalność </w:t>
      </w:r>
      <w:r w:rsidRPr="002D77BE">
        <w:t>charakterystyczną dla ECS z czytelną i naturalną obsługą podsystemów infrastrukturalnych oferowaną przez paradygmat obiektowy.</w:t>
      </w:r>
    </w:p>
    <w:p w14:paraId="170DA163" w14:textId="5238BB74" w:rsidR="001B2846" w:rsidRPr="002D77BE" w:rsidRDefault="00343AC3" w:rsidP="009C055B">
      <w:pPr>
        <w:pStyle w:val="Heading2"/>
        <w:spacing w:line="360" w:lineRule="auto"/>
      </w:pPr>
      <w:bookmarkStart w:id="53" w:name="_Toc219154070"/>
      <w:bookmarkStart w:id="54" w:name="_Toc219232938"/>
      <w:bookmarkStart w:id="55" w:name="_Toc219849162"/>
      <w:r w:rsidRPr="002D77BE">
        <w:t>Architektura modularna oprogramowania</w:t>
      </w:r>
      <w:bookmarkEnd w:id="53"/>
      <w:bookmarkEnd w:id="54"/>
      <w:bookmarkEnd w:id="55"/>
    </w:p>
    <w:p w14:paraId="289B24DC" w14:textId="4253CC73" w:rsidR="009A6D28" w:rsidRPr="002D77BE" w:rsidRDefault="00487A87" w:rsidP="009C055B">
      <w:pPr>
        <w:pStyle w:val="BodyText"/>
        <w:spacing w:line="360" w:lineRule="auto"/>
      </w:pPr>
      <w:r w:rsidRPr="002D77BE">
        <w:t xml:space="preserve">Projektowane oprogramowanie zostało oparte na dwupoziomowej architekturze hybrydowej, w </w:t>
      </w:r>
      <w:r w:rsidR="00D96B4D">
        <w:t xml:space="preserve">ramach </w:t>
      </w:r>
      <w:r w:rsidRPr="002D77BE">
        <w:t>której wyróżniono dwie główne warstwy</w:t>
      </w:r>
      <w:sdt>
        <w:sdtPr>
          <w:id w:val="1950121731"/>
          <w:citation/>
        </w:sdtPr>
        <w:sdtEndPr/>
        <w:sdtContent>
          <w:r w:rsidR="00D7740F" w:rsidRPr="002D77BE">
            <w:fldChar w:fldCharType="begin"/>
          </w:r>
          <w:r w:rsidR="00D7740F" w:rsidRPr="002D77BE">
            <w:instrText xml:space="preserve"> CITATION Fil26 \l 2057 </w:instrText>
          </w:r>
          <w:r w:rsidR="00D7740F" w:rsidRPr="002D77BE">
            <w:fldChar w:fldCharType="separate"/>
          </w:r>
          <w:r w:rsidR="00AC6B85">
            <w:rPr>
              <w:noProof/>
            </w:rPr>
            <w:t xml:space="preserve"> [3]</w:t>
          </w:r>
          <w:r w:rsidR="00D7740F" w:rsidRPr="002D77BE">
            <w:fldChar w:fldCharType="end"/>
          </w:r>
        </w:sdtContent>
      </w:sdt>
      <w:r w:rsidR="009A6D28" w:rsidRPr="002D77BE">
        <w:t>:</w:t>
      </w:r>
    </w:p>
    <w:p w14:paraId="1866D8E6" w14:textId="04A0696F" w:rsidR="00487A87" w:rsidRPr="002D77BE" w:rsidRDefault="00487A87">
      <w:pPr>
        <w:pStyle w:val="ListParagraph"/>
        <w:numPr>
          <w:ilvl w:val="0"/>
          <w:numId w:val="7"/>
        </w:numPr>
        <w:spacing w:line="360" w:lineRule="auto"/>
        <w:rPr>
          <w:rFonts w:cs="Times New Roman"/>
          <w:szCs w:val="24"/>
        </w:rPr>
      </w:pPr>
      <w:r w:rsidRPr="002D77BE">
        <w:rPr>
          <w:rFonts w:cs="Times New Roman"/>
          <w:b/>
          <w:bCs/>
          <w:szCs w:val="24"/>
        </w:rPr>
        <w:t xml:space="preserve">warstwę silnika – </w:t>
      </w:r>
      <w:r w:rsidR="00717330" w:rsidRPr="00717330">
        <w:rPr>
          <w:rFonts w:cs="Times New Roman"/>
          <w:szCs w:val="24"/>
        </w:rPr>
        <w:t xml:space="preserve">dostarczającą niezbędną infrastrukturę systemową oraz izolującą logikę aplikacji od szczegółów implementacyjnych zaplecza graficznego </w:t>
      </w:r>
      <w:r w:rsidRPr="002D77BE">
        <w:rPr>
          <w:rFonts w:cs="Times New Roman"/>
          <w:szCs w:val="24"/>
        </w:rPr>
        <w:t>(</w:t>
      </w:r>
      <w:r w:rsidRPr="002D77BE">
        <w:rPr>
          <w:rFonts w:cs="Times New Roman"/>
          <w:i/>
          <w:iCs/>
          <w:szCs w:val="24"/>
        </w:rPr>
        <w:t>ang. backend</w:t>
      </w:r>
      <w:r w:rsidRPr="002D77BE">
        <w:rPr>
          <w:rFonts w:cs="Times New Roman"/>
          <w:szCs w:val="24"/>
        </w:rPr>
        <w:t>);</w:t>
      </w:r>
    </w:p>
    <w:p w14:paraId="4DA2069F" w14:textId="4F0EE25F" w:rsidR="00487A87" w:rsidRPr="002D77BE" w:rsidRDefault="00487A87">
      <w:pPr>
        <w:pStyle w:val="ListParagraph"/>
        <w:numPr>
          <w:ilvl w:val="0"/>
          <w:numId w:val="7"/>
        </w:numPr>
        <w:spacing w:line="360" w:lineRule="auto"/>
        <w:rPr>
          <w:rFonts w:cs="Times New Roman"/>
          <w:szCs w:val="24"/>
        </w:rPr>
      </w:pPr>
      <w:r w:rsidRPr="002D77BE">
        <w:rPr>
          <w:rFonts w:cs="Times New Roman"/>
          <w:b/>
          <w:bCs/>
          <w:szCs w:val="24"/>
        </w:rPr>
        <w:t xml:space="preserve">warstwę aplikacji – </w:t>
      </w:r>
      <w:r w:rsidRPr="002D77BE">
        <w:rPr>
          <w:rFonts w:cs="Times New Roman"/>
          <w:szCs w:val="24"/>
        </w:rPr>
        <w:t xml:space="preserve">stanowiącą warstwę logiczną oprogramowania, realizowaną poprzez rejestrację systemów w silniku z wykorzystaniem wzorca wstrzykiwania zależności (ang. </w:t>
      </w:r>
      <w:r w:rsidRPr="002D77BE">
        <w:rPr>
          <w:rFonts w:cs="Times New Roman"/>
          <w:i/>
          <w:iCs/>
          <w:szCs w:val="24"/>
        </w:rPr>
        <w:t>dependency injection</w:t>
      </w:r>
      <w:r w:rsidRPr="002D77BE">
        <w:rPr>
          <w:rFonts w:cs="Times New Roman"/>
          <w:szCs w:val="24"/>
        </w:rPr>
        <w:t>)</w:t>
      </w:r>
      <w:sdt>
        <w:sdtPr>
          <w:rPr>
            <w:rFonts w:cs="Times New Roman"/>
            <w:szCs w:val="24"/>
          </w:rPr>
          <w:id w:val="460622386"/>
          <w:citation/>
        </w:sdtPr>
        <w:sdtEndPr/>
        <w:sdtContent>
          <w:r w:rsidR="00D90E9B" w:rsidRPr="002D77BE">
            <w:rPr>
              <w:rFonts w:cs="Times New Roman"/>
              <w:szCs w:val="24"/>
            </w:rPr>
            <w:fldChar w:fldCharType="begin"/>
          </w:r>
          <w:r w:rsidR="00D90E9B" w:rsidRPr="002D77BE">
            <w:rPr>
              <w:rFonts w:cs="Times New Roman"/>
              <w:szCs w:val="24"/>
            </w:rPr>
            <w:instrText xml:space="preserve"> CITATION Mar17 \l 2057 </w:instrText>
          </w:r>
          <w:r w:rsidR="00D90E9B" w:rsidRPr="002D77BE">
            <w:rPr>
              <w:rFonts w:cs="Times New Roman"/>
              <w:szCs w:val="24"/>
            </w:rPr>
            <w:fldChar w:fldCharType="separate"/>
          </w:r>
          <w:r w:rsidR="00AC6B85">
            <w:rPr>
              <w:rFonts w:cs="Times New Roman"/>
              <w:noProof/>
              <w:szCs w:val="24"/>
            </w:rPr>
            <w:t xml:space="preserve"> </w:t>
          </w:r>
          <w:r w:rsidR="00AC6B85" w:rsidRPr="00AC6B85">
            <w:rPr>
              <w:rFonts w:cs="Times New Roman"/>
              <w:noProof/>
              <w:szCs w:val="24"/>
            </w:rPr>
            <w:t>[15]</w:t>
          </w:r>
          <w:r w:rsidR="00D90E9B" w:rsidRPr="002D77BE">
            <w:rPr>
              <w:rFonts w:cs="Times New Roman"/>
              <w:szCs w:val="24"/>
            </w:rPr>
            <w:fldChar w:fldCharType="end"/>
          </w:r>
        </w:sdtContent>
      </w:sdt>
      <w:r w:rsidR="006D121F" w:rsidRPr="002D77BE">
        <w:rPr>
          <w:rFonts w:cs="Times New Roman"/>
          <w:szCs w:val="24"/>
        </w:rPr>
        <w:t xml:space="preserve">. </w:t>
      </w:r>
    </w:p>
    <w:p w14:paraId="54174535" w14:textId="6777F673" w:rsidR="006D121F" w:rsidRPr="002D77BE" w:rsidRDefault="00487A87" w:rsidP="009C055B">
      <w:pPr>
        <w:pStyle w:val="BodyText"/>
        <w:spacing w:line="360" w:lineRule="auto"/>
      </w:pPr>
      <w:r w:rsidRPr="002D77BE">
        <w:t>Zastosowane podejście pozwala na wykorzystanie zalet paradygmatu obiektowego w zarządzaniu zasobami systemowymi przy jednoczesnym zachowaniu wydajności modelu ECS</w:t>
      </w:r>
      <w:r w:rsidRPr="002D77BE" w:rsidDel="003347AC">
        <w:t xml:space="preserve"> </w:t>
      </w:r>
      <w:r w:rsidRPr="002D77BE">
        <w:t>w przetwarzaniu populacji agentów.</w:t>
      </w:r>
    </w:p>
    <w:p w14:paraId="4F4A9DC9" w14:textId="7A2D3FB0" w:rsidR="006D121F" w:rsidRPr="002D77BE" w:rsidRDefault="00343AC3" w:rsidP="009C055B">
      <w:pPr>
        <w:pStyle w:val="Heading3"/>
      </w:pPr>
      <w:bookmarkStart w:id="56" w:name="_Toc219154071"/>
      <w:bookmarkStart w:id="57" w:name="_Toc219232939"/>
      <w:bookmarkStart w:id="58" w:name="_Toc219849163"/>
      <w:r w:rsidRPr="002D77BE">
        <w:t>Mechanizm serwisów i zarządzanie cyklem życia aplikacji</w:t>
      </w:r>
      <w:bookmarkEnd w:id="56"/>
      <w:bookmarkEnd w:id="57"/>
      <w:bookmarkEnd w:id="58"/>
    </w:p>
    <w:p w14:paraId="5D4D8ABE" w14:textId="46AE750A" w:rsidR="00EE6D86" w:rsidRPr="002D77BE" w:rsidRDefault="00A77AA0" w:rsidP="009C055B">
      <w:pPr>
        <w:pStyle w:val="BodyText"/>
        <w:spacing w:line="360" w:lineRule="auto"/>
      </w:pPr>
      <w:r w:rsidRPr="002D77BE">
        <w:t>Fundamentem silnika</w:t>
      </w:r>
      <w:sdt>
        <w:sdtPr>
          <w:id w:val="-667405448"/>
          <w:citation/>
        </w:sdtPr>
        <w:sdtEndPr/>
        <w:sdtContent>
          <w:r w:rsidR="00D7740F" w:rsidRPr="002D77BE">
            <w:fldChar w:fldCharType="begin"/>
          </w:r>
          <w:r w:rsidR="00D7740F" w:rsidRPr="002D77BE">
            <w:instrText xml:space="preserve"> CITATION Fil26 \l 2057 </w:instrText>
          </w:r>
          <w:r w:rsidR="00D7740F" w:rsidRPr="002D77BE">
            <w:fldChar w:fldCharType="separate"/>
          </w:r>
          <w:r w:rsidR="00AC6B85">
            <w:rPr>
              <w:noProof/>
            </w:rPr>
            <w:t xml:space="preserve"> [3]</w:t>
          </w:r>
          <w:r w:rsidR="00D7740F" w:rsidRPr="002D77BE">
            <w:fldChar w:fldCharType="end"/>
          </w:r>
        </w:sdtContent>
      </w:sdt>
      <w:r w:rsidRPr="002D77BE">
        <w:t xml:space="preserve"> jest rejestr biblioteki EnTT </w:t>
      </w:r>
      <w:sdt>
        <w:sdtPr>
          <w:id w:val="1621097359"/>
          <w:citation/>
        </w:sdtPr>
        <w:sdtEndPr/>
        <w:sdtContent>
          <w:r w:rsidRPr="002D77BE">
            <w:fldChar w:fldCharType="begin"/>
          </w:r>
          <w:r w:rsidRPr="002D77BE">
            <w:instrText xml:space="preserve"> CITATION Cai26 \l 2057 </w:instrText>
          </w:r>
          <w:r w:rsidRPr="002D77BE">
            <w:fldChar w:fldCharType="separate"/>
          </w:r>
          <w:r w:rsidR="00AC6B85">
            <w:rPr>
              <w:noProof/>
            </w:rPr>
            <w:t>[6]</w:t>
          </w:r>
          <w:r w:rsidRPr="002D77BE">
            <w:fldChar w:fldCharType="end"/>
          </w:r>
        </w:sdtContent>
      </w:sdt>
      <w:r w:rsidRPr="002D77BE">
        <w:t>, który wykorzystując mechanizm kontekstu, pozwala na realizacj</w:t>
      </w:r>
      <w:r w:rsidR="00F704D3" w:rsidRPr="002D77BE">
        <w:t>ę</w:t>
      </w:r>
      <w:r w:rsidRPr="002D77BE">
        <w:t xml:space="preserve"> wzorca lokalizatora usług (ang. </w:t>
      </w:r>
      <w:r w:rsidR="000F4B54" w:rsidRPr="002D77BE">
        <w:rPr>
          <w:i/>
          <w:iCs/>
        </w:rPr>
        <w:t>s</w:t>
      </w:r>
      <w:r w:rsidRPr="002D77BE">
        <w:rPr>
          <w:i/>
          <w:iCs/>
        </w:rPr>
        <w:t xml:space="preserve">ervice </w:t>
      </w:r>
      <w:r w:rsidR="000F4B54" w:rsidRPr="002D77BE">
        <w:rPr>
          <w:i/>
          <w:iCs/>
        </w:rPr>
        <w:t>l</w:t>
      </w:r>
      <w:r w:rsidRPr="002D77BE">
        <w:rPr>
          <w:i/>
          <w:iCs/>
        </w:rPr>
        <w:t>ocator</w:t>
      </w:r>
      <w:r w:rsidRPr="002D77BE">
        <w:t>)</w:t>
      </w:r>
      <w:r w:rsidR="000D21A0" w:rsidRPr="002D77BE">
        <w:t xml:space="preserve"> </w:t>
      </w:r>
      <w:sdt>
        <w:sdtPr>
          <w:id w:val="-1832509379"/>
          <w:citation/>
        </w:sdtPr>
        <w:sdtEndPr/>
        <w:sdtContent>
          <w:r w:rsidR="00484286" w:rsidRPr="002D77BE">
            <w:fldChar w:fldCharType="begin"/>
          </w:r>
          <w:r w:rsidR="00484286" w:rsidRPr="002D77BE">
            <w:instrText xml:space="preserve"> CITATION Nys14 \l 2057 </w:instrText>
          </w:r>
          <w:r w:rsidR="00484286" w:rsidRPr="002D77BE">
            <w:fldChar w:fldCharType="separate"/>
          </w:r>
          <w:r w:rsidR="00AC6B85">
            <w:rPr>
              <w:noProof/>
            </w:rPr>
            <w:t>[16]</w:t>
          </w:r>
          <w:r w:rsidR="00484286" w:rsidRPr="002D77BE">
            <w:fldChar w:fldCharType="end"/>
          </w:r>
        </w:sdtContent>
      </w:sdt>
      <w:r w:rsidRPr="002D77BE">
        <w:t xml:space="preserve">. Dzięki temu każda usługa i system mają dostęp do globalnych zasobów bez konieczności stosowania </w:t>
      </w:r>
      <w:r w:rsidR="00D224C8" w:rsidRPr="002D77BE">
        <w:t xml:space="preserve">antywzorca </w:t>
      </w:r>
      <w:r w:rsidR="00E1382B">
        <w:rPr>
          <w:i/>
          <w:iCs/>
        </w:rPr>
        <w:t>S</w:t>
      </w:r>
      <w:r w:rsidRPr="002D77BE">
        <w:rPr>
          <w:i/>
          <w:iCs/>
        </w:rPr>
        <w:t>ingleton</w:t>
      </w:r>
      <w:r w:rsidR="00590FCC" w:rsidRPr="002D77BE">
        <w:rPr>
          <w:i/>
          <w:iCs/>
        </w:rPr>
        <w:t xml:space="preserve"> </w:t>
      </w:r>
      <w:sdt>
        <w:sdtPr>
          <w:rPr>
            <w:i/>
            <w:iCs/>
          </w:rPr>
          <w:id w:val="-571122844"/>
          <w:citation/>
        </w:sdtPr>
        <w:sdtEndPr/>
        <w:sdtContent>
          <w:r w:rsidR="00590FCC" w:rsidRPr="002D77BE">
            <w:rPr>
              <w:i/>
              <w:iCs/>
            </w:rPr>
            <w:fldChar w:fldCharType="begin"/>
          </w:r>
          <w:r w:rsidR="00590FCC" w:rsidRPr="002D77BE">
            <w:instrText xml:space="preserve"> CITATION Nys14 \l 2057 </w:instrText>
          </w:r>
          <w:r w:rsidR="00590FCC" w:rsidRPr="002D77BE">
            <w:rPr>
              <w:i/>
              <w:iCs/>
            </w:rPr>
            <w:fldChar w:fldCharType="separate"/>
          </w:r>
          <w:r w:rsidR="00AC6B85">
            <w:rPr>
              <w:noProof/>
            </w:rPr>
            <w:t>[16]</w:t>
          </w:r>
          <w:r w:rsidR="00590FCC" w:rsidRPr="002D77BE">
            <w:rPr>
              <w:i/>
              <w:iCs/>
            </w:rPr>
            <w:fldChar w:fldCharType="end"/>
          </w:r>
        </w:sdtContent>
      </w:sdt>
      <w:r w:rsidR="00590FCC" w:rsidRPr="002D77BE">
        <w:rPr>
          <w:i/>
          <w:iCs/>
        </w:rPr>
        <w:t xml:space="preserve"> </w:t>
      </w:r>
      <w:r w:rsidRPr="002D77BE">
        <w:t xml:space="preserve">lub nadmiarowego przekazywania wskaźników przez </w:t>
      </w:r>
      <w:r w:rsidR="007168A0" w:rsidRPr="002D77BE">
        <w:t>kolejne poziomy hierarchii wywołań</w:t>
      </w:r>
      <w:r w:rsidRPr="002D77BE">
        <w:t xml:space="preserve"> (ang. </w:t>
      </w:r>
      <w:r w:rsidRPr="002D77BE">
        <w:rPr>
          <w:i/>
          <w:iCs/>
        </w:rPr>
        <w:t>dependency drilling</w:t>
      </w:r>
      <w:r w:rsidRPr="002D77BE">
        <w:t>)</w:t>
      </w:r>
      <w:sdt>
        <w:sdtPr>
          <w:id w:val="1920673460"/>
          <w:citation/>
        </w:sdtPr>
        <w:sdtEndPr/>
        <w:sdtContent>
          <w:r w:rsidR="002059C5" w:rsidRPr="002D77BE">
            <w:fldChar w:fldCharType="begin"/>
          </w:r>
          <w:r w:rsidR="002059C5" w:rsidRPr="002D77BE">
            <w:instrText xml:space="preserve"> CITATION Nys14 \l 2057 </w:instrText>
          </w:r>
          <w:r w:rsidR="002059C5" w:rsidRPr="002D77BE">
            <w:fldChar w:fldCharType="separate"/>
          </w:r>
          <w:r w:rsidR="00AC6B85">
            <w:rPr>
              <w:noProof/>
            </w:rPr>
            <w:t xml:space="preserve"> [16]</w:t>
          </w:r>
          <w:r w:rsidR="002059C5" w:rsidRPr="002D77BE">
            <w:fldChar w:fldCharType="end"/>
          </w:r>
        </w:sdtContent>
      </w:sdt>
      <w:r w:rsidRPr="002D77BE">
        <w:t xml:space="preserve">. </w:t>
      </w:r>
    </w:p>
    <w:p w14:paraId="26B730EA" w14:textId="51683EAE" w:rsidR="00590FCC" w:rsidRDefault="00484286" w:rsidP="009C055B">
      <w:pPr>
        <w:pStyle w:val="BodyText"/>
        <w:spacing w:line="360" w:lineRule="auto"/>
      </w:pPr>
      <w:r w:rsidRPr="002D77BE">
        <w:t xml:space="preserve">W literaturze wzorzec </w:t>
      </w:r>
      <w:r w:rsidRPr="00DD0C8A">
        <w:t>Service Locator</w:t>
      </w:r>
      <w:r w:rsidRPr="002D77BE">
        <w:t xml:space="preserve"> bywa określany jako kontrowersyjny, gdyż może prowadzić do ukrywania zależności oraz utrudniać testowanie w tradycyjnych aplikacjach biznesowych </w:t>
      </w:r>
      <w:sdt>
        <w:sdtPr>
          <w:id w:val="-564801726"/>
          <w:citation/>
        </w:sdtPr>
        <w:sdtEndPr/>
        <w:sdtContent>
          <w:r w:rsidR="00590FCC" w:rsidRPr="002D77BE">
            <w:fldChar w:fldCharType="begin"/>
          </w:r>
          <w:r w:rsidR="00590FCC" w:rsidRPr="002D77BE">
            <w:instrText xml:space="preserve"> CITATION Nys14 \l 2057 </w:instrText>
          </w:r>
          <w:r w:rsidR="00590FCC" w:rsidRPr="002D77BE">
            <w:fldChar w:fldCharType="separate"/>
          </w:r>
          <w:r w:rsidR="00AC6B85">
            <w:rPr>
              <w:noProof/>
            </w:rPr>
            <w:t>[16]</w:t>
          </w:r>
          <w:r w:rsidR="00590FCC" w:rsidRPr="002D77BE">
            <w:fldChar w:fldCharType="end"/>
          </w:r>
        </w:sdtContent>
      </w:sdt>
      <w:r w:rsidRPr="002D77BE">
        <w:t>.</w:t>
      </w:r>
      <w:r w:rsidR="00590FCC" w:rsidRPr="002D77BE">
        <w:t xml:space="preserve"> W przypadku silników gier i systemów symulacyjnych kompromis ten jest jednak powszechnie akceptowany</w:t>
      </w:r>
      <w:r w:rsidR="00C13A12" w:rsidRPr="002D77BE">
        <w:t xml:space="preserve"> </w:t>
      </w:r>
      <w:sdt>
        <w:sdtPr>
          <w:id w:val="249318192"/>
          <w:citation/>
        </w:sdtPr>
        <w:sdtEndPr/>
        <w:sdtContent>
          <w:r w:rsidR="00C13A12" w:rsidRPr="002D77BE">
            <w:fldChar w:fldCharType="begin"/>
          </w:r>
          <w:r w:rsidR="00D054EE" w:rsidRPr="002D77BE">
            <w:instrText xml:space="preserve">CITATION Bev26 \l 2057 </w:instrText>
          </w:r>
          <w:r w:rsidR="00C13A12" w:rsidRPr="002D77BE">
            <w:fldChar w:fldCharType="separate"/>
          </w:r>
          <w:r w:rsidR="00AC6B85">
            <w:rPr>
              <w:noProof/>
            </w:rPr>
            <w:t>[17]</w:t>
          </w:r>
          <w:r w:rsidR="00C13A12" w:rsidRPr="002D77BE">
            <w:fldChar w:fldCharType="end"/>
          </w:r>
        </w:sdtContent>
      </w:sdt>
      <w:r w:rsidR="00590FCC" w:rsidRPr="002D77BE">
        <w:t xml:space="preserve">, </w:t>
      </w:r>
      <w:r w:rsidRPr="002D77BE">
        <w:t>ponieważ wiele komponentów infrastrukturalnych (np. wejście, czas, renderowanie, zarządzanie zasobami) ma naturalnie globalny zakres oraz wspólny cykl życia powiązany z główną pętlą aplikacji. W takich architekturach jawne wstrzykiwanie zależności prowadziłoby do istotnego wzrostu złożoności kodu i obniżenia jego czytelności</w:t>
      </w:r>
      <w:r w:rsidR="00C90343" w:rsidRPr="002D77BE">
        <w:t xml:space="preserve">. Zachowując jednak odpowiednie zasady </w:t>
      </w:r>
      <w:r w:rsidR="00C90343" w:rsidRPr="00EB140F">
        <w:t>Service Locato</w:t>
      </w:r>
      <w:r w:rsidR="00C90343" w:rsidRPr="002339EE">
        <w:t>r</w:t>
      </w:r>
      <w:r w:rsidR="00C90343" w:rsidRPr="002D77BE">
        <w:t xml:space="preserve"> staje się nie tylko </w:t>
      </w:r>
      <w:r w:rsidR="009125BF" w:rsidRPr="002D77BE">
        <w:t>wygodnym,</w:t>
      </w:r>
      <w:r w:rsidR="00C90343" w:rsidRPr="002D77BE">
        <w:t xml:space="preserve"> ale także najbardziej rozsądnym rozwiązaniem</w:t>
      </w:r>
      <w:r w:rsidRPr="002D77BE" w:rsidDel="007B7A81">
        <w:t xml:space="preserve"> </w:t>
      </w:r>
      <w:r w:rsidR="007B7A81">
        <w:t>[6, 16]</w:t>
      </w:r>
      <w:r w:rsidR="00590FCC" w:rsidRPr="002D77BE">
        <w:t>.</w:t>
      </w:r>
      <w:r w:rsidR="002A75DB">
        <w:t xml:space="preserve"> Implementację wykorzystującą</w:t>
      </w:r>
      <w:r w:rsidR="003F21DA">
        <w:t xml:space="preserve"> opisany mechanizm lokalizatora</w:t>
      </w:r>
      <w:r w:rsidR="00061A3C">
        <w:t xml:space="preserve"> usług przedstawiono w fragmencie kodu 1.</w:t>
      </w:r>
    </w:p>
    <w:p w14:paraId="5F762144" w14:textId="77777777" w:rsidR="0015417C" w:rsidRPr="002D77BE" w:rsidRDefault="0015417C" w:rsidP="009C055B">
      <w:pPr>
        <w:pStyle w:val="BodyText"/>
        <w:spacing w:line="360" w:lineRule="auto"/>
      </w:pPr>
    </w:p>
    <w:p w14:paraId="56CB09E3" w14:textId="0E4D91B1" w:rsidR="00A83447" w:rsidRPr="00A83447" w:rsidRDefault="008D3F2D" w:rsidP="0015417C">
      <w:pPr>
        <w:pStyle w:val="Caption"/>
      </w:pPr>
      <w:r>
        <w:rPr>
          <w:noProof/>
        </w:rPr>
        <mc:AlternateContent>
          <mc:Choice Requires="wps">
            <w:drawing>
              <wp:inline distT="0" distB="0" distL="0" distR="0" wp14:anchorId="77161C53" wp14:editId="238D15B1">
                <wp:extent cx="5396400" cy="1551600"/>
                <wp:effectExtent l="0" t="0" r="13970" b="10795"/>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6400" cy="1551600"/>
                        </a:xfrm>
                        <a:prstGeom prst="rect">
                          <a:avLst/>
                        </a:prstGeom>
                        <a:solidFill>
                          <a:srgbClr val="F8F8F8"/>
                        </a:solidFill>
                        <a:ln w="9525">
                          <a:solidFill>
                            <a:schemeClr val="bg1"/>
                          </a:solidFill>
                          <a:miter lim="800000"/>
                          <a:headEnd/>
                          <a:tailEnd/>
                        </a:ln>
                      </wps:spPr>
                      <wps:txbx>
                        <w:txbxContent>
                          <w:p w14:paraId="0CFB5EB2" w14:textId="093BE4B9" w:rsidR="00E7153E" w:rsidRPr="00C33213" w:rsidRDefault="00E7153E" w:rsidP="00C33213">
                            <w:pPr>
                              <w:pStyle w:val="HTMLPreformatted"/>
                              <w:rPr>
                                <w:rFonts w:ascii="Courier New" w:eastAsia="Times New Roman" w:hAnsi="Courier New" w:cs="Courier New"/>
                                <w:noProof/>
                                <w:lang w:val="en-GB" w:eastAsia="en-GB"/>
                              </w:rPr>
                            </w:pPr>
                            <w:r w:rsidRPr="00C33213">
                              <w:rPr>
                                <w:rFonts w:ascii="Courier New" w:eastAsia="Times New Roman" w:hAnsi="Courier New" w:cs="Courier New"/>
                                <w:noProof/>
                                <w:color w:val="D73A49"/>
                                <w:lang w:val="en-GB" w:eastAsia="en-GB"/>
                              </w:rPr>
                              <w:t>const</w:t>
                            </w:r>
                            <w:r w:rsidRPr="00C33213">
                              <w:rPr>
                                <w:rFonts w:ascii="Courier New" w:eastAsia="Times New Roman" w:hAnsi="Courier New" w:cs="Courier New"/>
                                <w:noProof/>
                                <w:lang w:val="en-GB" w:eastAsia="en-GB"/>
                              </w:rPr>
                              <w:t xml:space="preserve"> </w:t>
                            </w:r>
                            <w:r w:rsidRPr="00C33213">
                              <w:rPr>
                                <w:rFonts w:ascii="Courier New" w:eastAsia="Times New Roman" w:hAnsi="Courier New" w:cs="Courier New"/>
                                <w:noProof/>
                                <w:color w:val="D73A49"/>
                                <w:lang w:val="en-GB" w:eastAsia="en-GB"/>
                              </w:rPr>
                              <w:t>auto</w:t>
                            </w:r>
                            <w:r w:rsidRPr="00C33213">
                              <w:rPr>
                                <w:rFonts w:ascii="Courier New" w:eastAsia="Times New Roman" w:hAnsi="Courier New" w:cs="Courier New"/>
                                <w:noProof/>
                                <w:lang w:val="en-GB" w:eastAsia="en-GB"/>
                              </w:rPr>
                              <w:t>&amp; input = m_registry.</w:t>
                            </w:r>
                            <w:r w:rsidRPr="00C33213">
                              <w:rPr>
                                <w:rFonts w:ascii="Courier New" w:eastAsia="Times New Roman" w:hAnsi="Courier New" w:cs="Courier New"/>
                                <w:noProof/>
                                <w:color w:val="E36209"/>
                                <w:lang w:val="en-GB" w:eastAsia="en-GB"/>
                              </w:rPr>
                              <w:t>ctx</w:t>
                            </w:r>
                            <w:r w:rsidRPr="00C33213">
                              <w:rPr>
                                <w:rFonts w:ascii="Courier New" w:eastAsia="Times New Roman" w:hAnsi="Courier New" w:cs="Courier New"/>
                                <w:noProof/>
                                <w:lang w:val="en-GB" w:eastAsia="en-GB"/>
                              </w:rPr>
                              <w:t>().</w:t>
                            </w:r>
                            <w:r w:rsidRPr="00C33213">
                              <w:rPr>
                                <w:rFonts w:ascii="Courier New" w:eastAsia="Times New Roman" w:hAnsi="Courier New" w:cs="Courier New"/>
                                <w:noProof/>
                                <w:color w:val="E36209"/>
                                <w:lang w:val="en-GB" w:eastAsia="en-GB"/>
                              </w:rPr>
                              <w:t>get</w:t>
                            </w:r>
                            <w:r w:rsidRPr="00C33213">
                              <w:rPr>
                                <w:rFonts w:ascii="Courier New" w:eastAsia="Times New Roman" w:hAnsi="Courier New" w:cs="Courier New"/>
                                <w:noProof/>
                                <w:lang w:val="en-GB" w:eastAsia="en-GB"/>
                              </w:rPr>
                              <w:t>&lt; InputService &gt;();</w:t>
                            </w:r>
                          </w:p>
                          <w:p w14:paraId="226C7AFA" w14:textId="77777777" w:rsidR="00E7153E" w:rsidRPr="00E7153E" w:rsidRDefault="00E7153E" w:rsidP="00C33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GB" w:eastAsia="en-GB"/>
                              </w:rPr>
                            </w:pPr>
                            <w:r w:rsidRPr="00E7153E">
                              <w:rPr>
                                <w:rFonts w:ascii="Courier New" w:eastAsia="Times New Roman" w:hAnsi="Courier New" w:cs="Courier New"/>
                                <w:noProof/>
                                <w:color w:val="D73A49"/>
                                <w:sz w:val="20"/>
                                <w:szCs w:val="20"/>
                                <w:lang w:val="en-GB" w:eastAsia="en-GB"/>
                              </w:rPr>
                              <w:t>auto</w:t>
                            </w:r>
                            <w:r w:rsidRPr="00E7153E">
                              <w:rPr>
                                <w:rFonts w:ascii="Courier New" w:eastAsia="Times New Roman" w:hAnsi="Courier New" w:cs="Courier New"/>
                                <w:noProof/>
                                <w:sz w:val="20"/>
                                <w:szCs w:val="20"/>
                                <w:lang w:val="en-GB" w:eastAsia="en-GB"/>
                              </w:rPr>
                              <w:t>&amp; camera      = m_registry.</w:t>
                            </w:r>
                            <w:r w:rsidRPr="00E7153E">
                              <w:rPr>
                                <w:rFonts w:ascii="Courier New" w:eastAsia="Times New Roman" w:hAnsi="Courier New" w:cs="Courier New"/>
                                <w:noProof/>
                                <w:color w:val="E36209"/>
                                <w:sz w:val="20"/>
                                <w:szCs w:val="20"/>
                                <w:lang w:val="en-GB" w:eastAsia="en-GB"/>
                              </w:rPr>
                              <w:t>ctx</w:t>
                            </w:r>
                            <w:r w:rsidRPr="00E7153E">
                              <w:rPr>
                                <w:rFonts w:ascii="Courier New" w:eastAsia="Times New Roman" w:hAnsi="Courier New" w:cs="Courier New"/>
                                <w:noProof/>
                                <w:sz w:val="20"/>
                                <w:szCs w:val="20"/>
                                <w:lang w:val="en-GB" w:eastAsia="en-GB"/>
                              </w:rPr>
                              <w:t>().</w:t>
                            </w:r>
                            <w:r w:rsidRPr="00E7153E">
                              <w:rPr>
                                <w:rFonts w:ascii="Courier New" w:eastAsia="Times New Roman" w:hAnsi="Courier New" w:cs="Courier New"/>
                                <w:noProof/>
                                <w:color w:val="E36209"/>
                                <w:sz w:val="20"/>
                                <w:szCs w:val="20"/>
                                <w:lang w:val="en-GB" w:eastAsia="en-GB"/>
                              </w:rPr>
                              <w:t>get</w:t>
                            </w:r>
                            <w:r w:rsidRPr="00E7153E">
                              <w:rPr>
                                <w:rFonts w:ascii="Courier New" w:eastAsia="Times New Roman" w:hAnsi="Courier New" w:cs="Courier New"/>
                                <w:noProof/>
                                <w:sz w:val="20"/>
                                <w:szCs w:val="20"/>
                                <w:lang w:val="en-GB" w:eastAsia="en-GB"/>
                              </w:rPr>
                              <w:t>&lt; Camera &gt;();</w:t>
                            </w:r>
                          </w:p>
                          <w:p w14:paraId="36B69805" w14:textId="77777777" w:rsidR="00E7153E" w:rsidRPr="00E7153E" w:rsidRDefault="00E7153E" w:rsidP="00C33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GB" w:eastAsia="en-GB"/>
                              </w:rPr>
                            </w:pPr>
                          </w:p>
                          <w:p w14:paraId="15F2D16F" w14:textId="77777777" w:rsidR="00E7153E" w:rsidRPr="00E7153E" w:rsidRDefault="00E7153E" w:rsidP="00C33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GB" w:eastAsia="en-GB"/>
                              </w:rPr>
                            </w:pPr>
                            <w:r w:rsidRPr="00E7153E">
                              <w:rPr>
                                <w:rFonts w:ascii="Courier New" w:eastAsia="Times New Roman" w:hAnsi="Courier New" w:cs="Courier New"/>
                                <w:noProof/>
                                <w:color w:val="D73A49"/>
                                <w:sz w:val="20"/>
                                <w:szCs w:val="20"/>
                                <w:lang w:val="en-GB" w:eastAsia="en-GB"/>
                              </w:rPr>
                              <w:t>using</w:t>
                            </w:r>
                            <w:r w:rsidRPr="00E7153E">
                              <w:rPr>
                                <w:rFonts w:ascii="Courier New" w:eastAsia="Times New Roman" w:hAnsi="Courier New" w:cs="Courier New"/>
                                <w:noProof/>
                                <w:sz w:val="20"/>
                                <w:szCs w:val="20"/>
                                <w:lang w:val="en-GB" w:eastAsia="en-GB"/>
                              </w:rPr>
                              <w:t xml:space="preserve"> </w:t>
                            </w:r>
                            <w:r w:rsidRPr="00E7153E">
                              <w:rPr>
                                <w:rFonts w:ascii="Courier New" w:eastAsia="Times New Roman" w:hAnsi="Courier New" w:cs="Courier New"/>
                                <w:noProof/>
                                <w:color w:val="D73A49"/>
                                <w:sz w:val="20"/>
                                <w:szCs w:val="20"/>
                                <w:lang w:val="en-GB" w:eastAsia="en-GB"/>
                              </w:rPr>
                              <w:t>namespace</w:t>
                            </w:r>
                            <w:r w:rsidRPr="00E7153E">
                              <w:rPr>
                                <w:rFonts w:ascii="Courier New" w:eastAsia="Times New Roman" w:hAnsi="Courier New" w:cs="Courier New"/>
                                <w:noProof/>
                                <w:sz w:val="20"/>
                                <w:szCs w:val="20"/>
                                <w:lang w:val="en-GB" w:eastAsia="en-GB"/>
                              </w:rPr>
                              <w:t xml:space="preserve"> keyboard;</w:t>
                            </w:r>
                          </w:p>
                          <w:p w14:paraId="1F594C18" w14:textId="77777777" w:rsidR="00E7153E" w:rsidRPr="00E7153E" w:rsidRDefault="00E7153E" w:rsidP="00C33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GB" w:eastAsia="en-GB"/>
                              </w:rPr>
                            </w:pPr>
                          </w:p>
                          <w:p w14:paraId="3FC8F41C" w14:textId="77777777" w:rsidR="00E7153E" w:rsidRPr="00E7153E" w:rsidRDefault="00E7153E" w:rsidP="00C33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GB" w:eastAsia="en-GB"/>
                              </w:rPr>
                            </w:pPr>
                            <w:r w:rsidRPr="00E7153E">
                              <w:rPr>
                                <w:rFonts w:ascii="Courier New" w:eastAsia="Times New Roman" w:hAnsi="Courier New" w:cs="Courier New"/>
                                <w:noProof/>
                                <w:sz w:val="20"/>
                                <w:szCs w:val="20"/>
                                <w:lang w:val="en-GB" w:eastAsia="en-GB"/>
                              </w:rPr>
                              <w:t xml:space="preserve">camera.keyboardMovementInput = { </w:t>
                            </w:r>
                            <w:r w:rsidRPr="00E7153E">
                              <w:rPr>
                                <w:rFonts w:ascii="Courier New" w:eastAsia="Times New Roman" w:hAnsi="Courier New" w:cs="Courier New"/>
                                <w:noProof/>
                                <w:color w:val="005CC5"/>
                                <w:sz w:val="20"/>
                                <w:szCs w:val="20"/>
                                <w:lang w:val="en-GB" w:eastAsia="en-GB"/>
                              </w:rPr>
                              <w:t>0.f</w:t>
                            </w:r>
                            <w:r w:rsidRPr="00E7153E">
                              <w:rPr>
                                <w:rFonts w:ascii="Courier New" w:eastAsia="Times New Roman" w:hAnsi="Courier New" w:cs="Courier New"/>
                                <w:noProof/>
                                <w:sz w:val="20"/>
                                <w:szCs w:val="20"/>
                                <w:lang w:val="en-GB" w:eastAsia="en-GB"/>
                              </w:rPr>
                              <w:t xml:space="preserve">, </w:t>
                            </w:r>
                            <w:r w:rsidRPr="00E7153E">
                              <w:rPr>
                                <w:rFonts w:ascii="Courier New" w:eastAsia="Times New Roman" w:hAnsi="Courier New" w:cs="Courier New"/>
                                <w:noProof/>
                                <w:color w:val="005CC5"/>
                                <w:sz w:val="20"/>
                                <w:szCs w:val="20"/>
                                <w:lang w:val="en-GB" w:eastAsia="en-GB"/>
                              </w:rPr>
                              <w:t>0.f</w:t>
                            </w:r>
                            <w:r w:rsidRPr="00E7153E">
                              <w:rPr>
                                <w:rFonts w:ascii="Courier New" w:eastAsia="Times New Roman" w:hAnsi="Courier New" w:cs="Courier New"/>
                                <w:noProof/>
                                <w:sz w:val="20"/>
                                <w:szCs w:val="20"/>
                                <w:lang w:val="en-GB" w:eastAsia="en-GB"/>
                              </w:rPr>
                              <w:t xml:space="preserve"> };</w:t>
                            </w:r>
                          </w:p>
                          <w:p w14:paraId="1B49A347" w14:textId="77777777" w:rsidR="00E7153E" w:rsidRPr="00E7153E" w:rsidRDefault="00E7153E" w:rsidP="00C33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GB" w:eastAsia="en-GB"/>
                              </w:rPr>
                            </w:pPr>
                            <w:r w:rsidRPr="00E7153E">
                              <w:rPr>
                                <w:rFonts w:ascii="Courier New" w:eastAsia="Times New Roman" w:hAnsi="Courier New" w:cs="Courier New"/>
                                <w:noProof/>
                                <w:color w:val="D73A49"/>
                                <w:sz w:val="20"/>
                                <w:szCs w:val="20"/>
                                <w:lang w:val="en-GB" w:eastAsia="en-GB"/>
                              </w:rPr>
                              <w:t>if</w:t>
                            </w:r>
                            <w:r w:rsidRPr="00E7153E">
                              <w:rPr>
                                <w:rFonts w:ascii="Courier New" w:eastAsia="Times New Roman" w:hAnsi="Courier New" w:cs="Courier New"/>
                                <w:noProof/>
                                <w:sz w:val="20"/>
                                <w:szCs w:val="20"/>
                                <w:lang w:val="en-GB" w:eastAsia="en-GB"/>
                              </w:rPr>
                              <w:t xml:space="preserve"> ( input.</w:t>
                            </w:r>
                            <w:r w:rsidRPr="00E7153E">
                              <w:rPr>
                                <w:rFonts w:ascii="Courier New" w:eastAsia="Times New Roman" w:hAnsi="Courier New" w:cs="Courier New"/>
                                <w:noProof/>
                                <w:color w:val="E36209"/>
                                <w:sz w:val="20"/>
                                <w:szCs w:val="20"/>
                                <w:lang w:val="en-GB" w:eastAsia="en-GB"/>
                              </w:rPr>
                              <w:t>isDown</w:t>
                            </w:r>
                            <w:r w:rsidRPr="00E7153E">
                              <w:rPr>
                                <w:rFonts w:ascii="Courier New" w:eastAsia="Times New Roman" w:hAnsi="Courier New" w:cs="Courier New"/>
                                <w:noProof/>
                                <w:sz w:val="20"/>
                                <w:szCs w:val="20"/>
                                <w:lang w:val="en-GB" w:eastAsia="en-GB"/>
                              </w:rPr>
                              <w:t xml:space="preserve">( Key::W ) ) camera.keyboardMovementInput.y -= </w:t>
                            </w:r>
                            <w:r w:rsidRPr="00E7153E">
                              <w:rPr>
                                <w:rFonts w:ascii="Courier New" w:eastAsia="Times New Roman" w:hAnsi="Courier New" w:cs="Courier New"/>
                                <w:noProof/>
                                <w:color w:val="005CC5"/>
                                <w:sz w:val="20"/>
                                <w:szCs w:val="20"/>
                                <w:lang w:val="en-GB" w:eastAsia="en-GB"/>
                              </w:rPr>
                              <w:t>1.f</w:t>
                            </w:r>
                            <w:r w:rsidRPr="00E7153E">
                              <w:rPr>
                                <w:rFonts w:ascii="Courier New" w:eastAsia="Times New Roman" w:hAnsi="Courier New" w:cs="Courier New"/>
                                <w:noProof/>
                                <w:sz w:val="20"/>
                                <w:szCs w:val="20"/>
                                <w:lang w:val="en-GB" w:eastAsia="en-GB"/>
                              </w:rPr>
                              <w:t>;</w:t>
                            </w:r>
                          </w:p>
                          <w:p w14:paraId="73098ABF" w14:textId="77777777" w:rsidR="00E7153E" w:rsidRPr="00E7153E" w:rsidRDefault="00E7153E" w:rsidP="00C33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GB" w:eastAsia="en-GB"/>
                              </w:rPr>
                            </w:pPr>
                            <w:r w:rsidRPr="00E7153E">
                              <w:rPr>
                                <w:rFonts w:ascii="Courier New" w:eastAsia="Times New Roman" w:hAnsi="Courier New" w:cs="Courier New"/>
                                <w:noProof/>
                                <w:color w:val="D73A49"/>
                                <w:sz w:val="20"/>
                                <w:szCs w:val="20"/>
                                <w:lang w:val="en-GB" w:eastAsia="en-GB"/>
                              </w:rPr>
                              <w:t>if</w:t>
                            </w:r>
                            <w:r w:rsidRPr="00E7153E">
                              <w:rPr>
                                <w:rFonts w:ascii="Courier New" w:eastAsia="Times New Roman" w:hAnsi="Courier New" w:cs="Courier New"/>
                                <w:noProof/>
                                <w:sz w:val="20"/>
                                <w:szCs w:val="20"/>
                                <w:lang w:val="en-GB" w:eastAsia="en-GB"/>
                              </w:rPr>
                              <w:t xml:space="preserve"> ( input.</w:t>
                            </w:r>
                            <w:r w:rsidRPr="00E7153E">
                              <w:rPr>
                                <w:rFonts w:ascii="Courier New" w:eastAsia="Times New Roman" w:hAnsi="Courier New" w:cs="Courier New"/>
                                <w:noProof/>
                                <w:color w:val="E36209"/>
                                <w:sz w:val="20"/>
                                <w:szCs w:val="20"/>
                                <w:lang w:val="en-GB" w:eastAsia="en-GB"/>
                              </w:rPr>
                              <w:t>isDown</w:t>
                            </w:r>
                            <w:r w:rsidRPr="00E7153E">
                              <w:rPr>
                                <w:rFonts w:ascii="Courier New" w:eastAsia="Times New Roman" w:hAnsi="Courier New" w:cs="Courier New"/>
                                <w:noProof/>
                                <w:sz w:val="20"/>
                                <w:szCs w:val="20"/>
                                <w:lang w:val="en-GB" w:eastAsia="en-GB"/>
                              </w:rPr>
                              <w:t xml:space="preserve">( Key::S ) ) camera.keyboardMovementInput.y += </w:t>
                            </w:r>
                            <w:r w:rsidRPr="00E7153E">
                              <w:rPr>
                                <w:rFonts w:ascii="Courier New" w:eastAsia="Times New Roman" w:hAnsi="Courier New" w:cs="Courier New"/>
                                <w:noProof/>
                                <w:color w:val="005CC5"/>
                                <w:sz w:val="20"/>
                                <w:szCs w:val="20"/>
                                <w:lang w:val="en-GB" w:eastAsia="en-GB"/>
                              </w:rPr>
                              <w:t>1.f</w:t>
                            </w:r>
                            <w:r w:rsidRPr="00E7153E">
                              <w:rPr>
                                <w:rFonts w:ascii="Courier New" w:eastAsia="Times New Roman" w:hAnsi="Courier New" w:cs="Courier New"/>
                                <w:noProof/>
                                <w:sz w:val="20"/>
                                <w:szCs w:val="20"/>
                                <w:lang w:val="en-GB" w:eastAsia="en-GB"/>
                              </w:rPr>
                              <w:t>;</w:t>
                            </w:r>
                          </w:p>
                          <w:p w14:paraId="501CA4D1" w14:textId="77777777" w:rsidR="00E7153E" w:rsidRPr="00E7153E" w:rsidRDefault="00E7153E" w:rsidP="00C33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GB" w:eastAsia="en-GB"/>
                              </w:rPr>
                            </w:pPr>
                            <w:r w:rsidRPr="00E7153E">
                              <w:rPr>
                                <w:rFonts w:ascii="Courier New" w:eastAsia="Times New Roman" w:hAnsi="Courier New" w:cs="Courier New"/>
                                <w:noProof/>
                                <w:color w:val="D73A49"/>
                                <w:sz w:val="20"/>
                                <w:szCs w:val="20"/>
                                <w:lang w:val="en-GB" w:eastAsia="en-GB"/>
                              </w:rPr>
                              <w:t>if</w:t>
                            </w:r>
                            <w:r w:rsidRPr="00E7153E">
                              <w:rPr>
                                <w:rFonts w:ascii="Courier New" w:eastAsia="Times New Roman" w:hAnsi="Courier New" w:cs="Courier New"/>
                                <w:noProof/>
                                <w:sz w:val="20"/>
                                <w:szCs w:val="20"/>
                                <w:lang w:val="en-GB" w:eastAsia="en-GB"/>
                              </w:rPr>
                              <w:t xml:space="preserve"> ( input.</w:t>
                            </w:r>
                            <w:r w:rsidRPr="00E7153E">
                              <w:rPr>
                                <w:rFonts w:ascii="Courier New" w:eastAsia="Times New Roman" w:hAnsi="Courier New" w:cs="Courier New"/>
                                <w:noProof/>
                                <w:color w:val="E36209"/>
                                <w:sz w:val="20"/>
                                <w:szCs w:val="20"/>
                                <w:lang w:val="en-GB" w:eastAsia="en-GB"/>
                              </w:rPr>
                              <w:t>isDown</w:t>
                            </w:r>
                            <w:r w:rsidRPr="00E7153E">
                              <w:rPr>
                                <w:rFonts w:ascii="Courier New" w:eastAsia="Times New Roman" w:hAnsi="Courier New" w:cs="Courier New"/>
                                <w:noProof/>
                                <w:sz w:val="20"/>
                                <w:szCs w:val="20"/>
                                <w:lang w:val="en-GB" w:eastAsia="en-GB"/>
                              </w:rPr>
                              <w:t xml:space="preserve">( Key::A ) ) camera.keyboardMovementInput.x -= </w:t>
                            </w:r>
                            <w:r w:rsidRPr="00E7153E">
                              <w:rPr>
                                <w:rFonts w:ascii="Courier New" w:eastAsia="Times New Roman" w:hAnsi="Courier New" w:cs="Courier New"/>
                                <w:noProof/>
                                <w:color w:val="005CC5"/>
                                <w:sz w:val="20"/>
                                <w:szCs w:val="20"/>
                                <w:lang w:val="en-GB" w:eastAsia="en-GB"/>
                              </w:rPr>
                              <w:t>1.f</w:t>
                            </w:r>
                            <w:r w:rsidRPr="00E7153E">
                              <w:rPr>
                                <w:rFonts w:ascii="Courier New" w:eastAsia="Times New Roman" w:hAnsi="Courier New" w:cs="Courier New"/>
                                <w:noProof/>
                                <w:sz w:val="20"/>
                                <w:szCs w:val="20"/>
                                <w:lang w:val="en-GB" w:eastAsia="en-GB"/>
                              </w:rPr>
                              <w:t>;</w:t>
                            </w:r>
                          </w:p>
                          <w:p w14:paraId="75EBC143" w14:textId="77777777" w:rsidR="00E7153E" w:rsidRPr="00E7153E" w:rsidRDefault="00E7153E" w:rsidP="00C33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GB" w:eastAsia="en-GB"/>
                              </w:rPr>
                            </w:pPr>
                            <w:r w:rsidRPr="00E7153E">
                              <w:rPr>
                                <w:rFonts w:ascii="Courier New" w:eastAsia="Times New Roman" w:hAnsi="Courier New" w:cs="Courier New"/>
                                <w:noProof/>
                                <w:color w:val="D73A49"/>
                                <w:sz w:val="20"/>
                                <w:szCs w:val="20"/>
                                <w:lang w:val="en-GB" w:eastAsia="en-GB"/>
                              </w:rPr>
                              <w:t>if</w:t>
                            </w:r>
                            <w:r w:rsidRPr="00E7153E">
                              <w:rPr>
                                <w:rFonts w:ascii="Courier New" w:eastAsia="Times New Roman" w:hAnsi="Courier New" w:cs="Courier New"/>
                                <w:noProof/>
                                <w:sz w:val="20"/>
                                <w:szCs w:val="20"/>
                                <w:lang w:val="en-GB" w:eastAsia="en-GB"/>
                              </w:rPr>
                              <w:t xml:space="preserve"> ( input.</w:t>
                            </w:r>
                            <w:r w:rsidRPr="00E7153E">
                              <w:rPr>
                                <w:rFonts w:ascii="Courier New" w:eastAsia="Times New Roman" w:hAnsi="Courier New" w:cs="Courier New"/>
                                <w:noProof/>
                                <w:color w:val="E36209"/>
                                <w:sz w:val="20"/>
                                <w:szCs w:val="20"/>
                                <w:lang w:val="en-GB" w:eastAsia="en-GB"/>
                              </w:rPr>
                              <w:t>isDown</w:t>
                            </w:r>
                            <w:r w:rsidRPr="00E7153E">
                              <w:rPr>
                                <w:rFonts w:ascii="Courier New" w:eastAsia="Times New Roman" w:hAnsi="Courier New" w:cs="Courier New"/>
                                <w:noProof/>
                                <w:sz w:val="20"/>
                                <w:szCs w:val="20"/>
                                <w:lang w:val="en-GB" w:eastAsia="en-GB"/>
                              </w:rPr>
                              <w:t xml:space="preserve">( Key::D ) ) camera.keyboardMovementInput.x += </w:t>
                            </w:r>
                            <w:r w:rsidRPr="00E7153E">
                              <w:rPr>
                                <w:rFonts w:ascii="Courier New" w:eastAsia="Times New Roman" w:hAnsi="Courier New" w:cs="Courier New"/>
                                <w:noProof/>
                                <w:color w:val="005CC5"/>
                                <w:sz w:val="20"/>
                                <w:szCs w:val="20"/>
                                <w:lang w:val="en-GB" w:eastAsia="en-GB"/>
                              </w:rPr>
                              <w:t>1.f</w:t>
                            </w:r>
                            <w:r w:rsidRPr="00E7153E">
                              <w:rPr>
                                <w:rFonts w:ascii="Courier New" w:eastAsia="Times New Roman" w:hAnsi="Courier New" w:cs="Courier New"/>
                                <w:noProof/>
                                <w:sz w:val="20"/>
                                <w:szCs w:val="20"/>
                                <w:lang w:val="en-GB" w:eastAsia="en-GB"/>
                              </w:rPr>
                              <w:t>;</w:t>
                            </w:r>
                          </w:p>
                          <w:p w14:paraId="4D464F31" w14:textId="7CEC1DB0" w:rsidR="00E7153E" w:rsidRPr="00C33213" w:rsidRDefault="00E7153E" w:rsidP="00C33213">
                            <w:pPr>
                              <w:rPr>
                                <w:noProof/>
                                <w:lang w:val="en-GB"/>
                              </w:rPr>
                            </w:pPr>
                          </w:p>
                        </w:txbxContent>
                      </wps:txbx>
                      <wps:bodyPr rot="0" vert="horz" wrap="square" lIns="91440" tIns="45720" rIns="91440" bIns="45720" anchor="t" anchorCtr="0">
                        <a:noAutofit/>
                      </wps:bodyPr>
                    </wps:wsp>
                  </a:graphicData>
                </a:graphic>
              </wp:inline>
            </w:drawing>
          </mc:Choice>
          <mc:Fallback>
            <w:pict>
              <v:shapetype w14:anchorId="77161C53" id="_x0000_t202" coordsize="21600,21600" o:spt="202" path="m,l,21600r21600,l21600,xe">
                <v:stroke joinstyle="miter"/>
                <v:path gradientshapeok="t" o:connecttype="rect"/>
              </v:shapetype>
              <v:shape id="Text Box 2" o:spid="_x0000_s1026" type="#_x0000_t202" style="width:424.9pt;height:122.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" fillcolor="#f8f8f8" strokecolor="white [3212]">
                <v:textbox>
                  <w:txbxContent>
                    <w:p w14:paraId="0CFB5EB2" w14:textId="093BE4B9" w:rsidR="00E7153E" w:rsidRPr="00C33213" w:rsidRDefault="00E7153E" w:rsidP="00C33213">
                      <w:pPr>
                        <w:pStyle w:val="HTMLPreformatted"/>
                        <w:rPr>
                          <w:rFonts w:ascii="Courier New" w:eastAsia="Times New Roman" w:hAnsi="Courier New" w:cs="Courier New"/>
                          <w:noProof/>
                          <w:lang w:val="en-GB" w:eastAsia="en-GB"/>
                        </w:rPr>
                      </w:pPr>
                      <w:r w:rsidRPr="00C33213">
                        <w:rPr>
                          <w:rFonts w:ascii="Courier New" w:eastAsia="Times New Roman" w:hAnsi="Courier New" w:cs="Courier New"/>
                          <w:noProof/>
                          <w:color w:val="D73A49"/>
                          <w:lang w:val="en-GB" w:eastAsia="en-GB"/>
                        </w:rPr>
                        <w:t>const</w:t>
                      </w:r>
                      <w:r w:rsidRPr="00C33213">
                        <w:rPr>
                          <w:rFonts w:ascii="Courier New" w:eastAsia="Times New Roman" w:hAnsi="Courier New" w:cs="Courier New"/>
                          <w:noProof/>
                          <w:lang w:val="en-GB" w:eastAsia="en-GB"/>
                        </w:rPr>
                        <w:t xml:space="preserve"> </w:t>
                      </w:r>
                      <w:r w:rsidRPr="00C33213">
                        <w:rPr>
                          <w:rFonts w:ascii="Courier New" w:eastAsia="Times New Roman" w:hAnsi="Courier New" w:cs="Courier New"/>
                          <w:noProof/>
                          <w:color w:val="D73A49"/>
                          <w:lang w:val="en-GB" w:eastAsia="en-GB"/>
                        </w:rPr>
                        <w:t>auto</w:t>
                      </w:r>
                      <w:r w:rsidRPr="00C33213">
                        <w:rPr>
                          <w:rFonts w:ascii="Courier New" w:eastAsia="Times New Roman" w:hAnsi="Courier New" w:cs="Courier New"/>
                          <w:noProof/>
                          <w:lang w:val="en-GB" w:eastAsia="en-GB"/>
                        </w:rPr>
                        <w:t>&amp; input = m_registry.</w:t>
                      </w:r>
                      <w:r w:rsidRPr="00C33213">
                        <w:rPr>
                          <w:rFonts w:ascii="Courier New" w:eastAsia="Times New Roman" w:hAnsi="Courier New" w:cs="Courier New"/>
                          <w:noProof/>
                          <w:color w:val="E36209"/>
                          <w:lang w:val="en-GB" w:eastAsia="en-GB"/>
                        </w:rPr>
                        <w:t>ctx</w:t>
                      </w:r>
                      <w:r w:rsidRPr="00C33213">
                        <w:rPr>
                          <w:rFonts w:ascii="Courier New" w:eastAsia="Times New Roman" w:hAnsi="Courier New" w:cs="Courier New"/>
                          <w:noProof/>
                          <w:lang w:val="en-GB" w:eastAsia="en-GB"/>
                        </w:rPr>
                        <w:t>().</w:t>
                      </w:r>
                      <w:r w:rsidRPr="00C33213">
                        <w:rPr>
                          <w:rFonts w:ascii="Courier New" w:eastAsia="Times New Roman" w:hAnsi="Courier New" w:cs="Courier New"/>
                          <w:noProof/>
                          <w:color w:val="E36209"/>
                          <w:lang w:val="en-GB" w:eastAsia="en-GB"/>
                        </w:rPr>
                        <w:t>get</w:t>
                      </w:r>
                      <w:r w:rsidRPr="00C33213">
                        <w:rPr>
                          <w:rFonts w:ascii="Courier New" w:eastAsia="Times New Roman" w:hAnsi="Courier New" w:cs="Courier New"/>
                          <w:noProof/>
                          <w:lang w:val="en-GB" w:eastAsia="en-GB"/>
                        </w:rPr>
                        <w:t>&lt; InputService &gt;();</w:t>
                      </w:r>
                    </w:p>
                    <w:p w14:paraId="226C7AFA" w14:textId="77777777" w:rsidR="00E7153E" w:rsidRPr="00E7153E" w:rsidRDefault="00E7153E" w:rsidP="00C33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GB" w:eastAsia="en-GB"/>
                        </w:rPr>
                      </w:pPr>
                      <w:r w:rsidRPr="00E7153E">
                        <w:rPr>
                          <w:rFonts w:ascii="Courier New" w:eastAsia="Times New Roman" w:hAnsi="Courier New" w:cs="Courier New"/>
                          <w:noProof/>
                          <w:color w:val="D73A49"/>
                          <w:sz w:val="20"/>
                          <w:szCs w:val="20"/>
                          <w:lang w:val="en-GB" w:eastAsia="en-GB"/>
                        </w:rPr>
                        <w:t>auto</w:t>
                      </w:r>
                      <w:r w:rsidRPr="00E7153E">
                        <w:rPr>
                          <w:rFonts w:ascii="Courier New" w:eastAsia="Times New Roman" w:hAnsi="Courier New" w:cs="Courier New"/>
                          <w:noProof/>
                          <w:sz w:val="20"/>
                          <w:szCs w:val="20"/>
                          <w:lang w:val="en-GB" w:eastAsia="en-GB"/>
                        </w:rPr>
                        <w:t>&amp; camera      = m_registry.</w:t>
                      </w:r>
                      <w:r w:rsidRPr="00E7153E">
                        <w:rPr>
                          <w:rFonts w:ascii="Courier New" w:eastAsia="Times New Roman" w:hAnsi="Courier New" w:cs="Courier New"/>
                          <w:noProof/>
                          <w:color w:val="E36209"/>
                          <w:sz w:val="20"/>
                          <w:szCs w:val="20"/>
                          <w:lang w:val="en-GB" w:eastAsia="en-GB"/>
                        </w:rPr>
                        <w:t>ctx</w:t>
                      </w:r>
                      <w:r w:rsidRPr="00E7153E">
                        <w:rPr>
                          <w:rFonts w:ascii="Courier New" w:eastAsia="Times New Roman" w:hAnsi="Courier New" w:cs="Courier New"/>
                          <w:noProof/>
                          <w:sz w:val="20"/>
                          <w:szCs w:val="20"/>
                          <w:lang w:val="en-GB" w:eastAsia="en-GB"/>
                        </w:rPr>
                        <w:t>().</w:t>
                      </w:r>
                      <w:r w:rsidRPr="00E7153E">
                        <w:rPr>
                          <w:rFonts w:ascii="Courier New" w:eastAsia="Times New Roman" w:hAnsi="Courier New" w:cs="Courier New"/>
                          <w:noProof/>
                          <w:color w:val="E36209"/>
                          <w:sz w:val="20"/>
                          <w:szCs w:val="20"/>
                          <w:lang w:val="en-GB" w:eastAsia="en-GB"/>
                        </w:rPr>
                        <w:t>get</w:t>
                      </w:r>
                      <w:r w:rsidRPr="00E7153E">
                        <w:rPr>
                          <w:rFonts w:ascii="Courier New" w:eastAsia="Times New Roman" w:hAnsi="Courier New" w:cs="Courier New"/>
                          <w:noProof/>
                          <w:sz w:val="20"/>
                          <w:szCs w:val="20"/>
                          <w:lang w:val="en-GB" w:eastAsia="en-GB"/>
                        </w:rPr>
                        <w:t>&lt; Camera &gt;();</w:t>
                      </w:r>
                    </w:p>
                    <w:p w14:paraId="36B69805" w14:textId="77777777" w:rsidR="00E7153E" w:rsidRPr="00E7153E" w:rsidRDefault="00E7153E" w:rsidP="00C33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GB" w:eastAsia="en-GB"/>
                        </w:rPr>
                      </w:pPr>
                    </w:p>
                    <w:p w14:paraId="15F2D16F" w14:textId="77777777" w:rsidR="00E7153E" w:rsidRPr="00E7153E" w:rsidRDefault="00E7153E" w:rsidP="00C33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GB" w:eastAsia="en-GB"/>
                        </w:rPr>
                      </w:pPr>
                      <w:r w:rsidRPr="00E7153E">
                        <w:rPr>
                          <w:rFonts w:ascii="Courier New" w:eastAsia="Times New Roman" w:hAnsi="Courier New" w:cs="Courier New"/>
                          <w:noProof/>
                          <w:color w:val="D73A49"/>
                          <w:sz w:val="20"/>
                          <w:szCs w:val="20"/>
                          <w:lang w:val="en-GB" w:eastAsia="en-GB"/>
                        </w:rPr>
                        <w:t>using</w:t>
                      </w:r>
                      <w:r w:rsidRPr="00E7153E">
                        <w:rPr>
                          <w:rFonts w:ascii="Courier New" w:eastAsia="Times New Roman" w:hAnsi="Courier New" w:cs="Courier New"/>
                          <w:noProof/>
                          <w:sz w:val="20"/>
                          <w:szCs w:val="20"/>
                          <w:lang w:val="en-GB" w:eastAsia="en-GB"/>
                        </w:rPr>
                        <w:t xml:space="preserve"> </w:t>
                      </w:r>
                      <w:r w:rsidRPr="00E7153E">
                        <w:rPr>
                          <w:rFonts w:ascii="Courier New" w:eastAsia="Times New Roman" w:hAnsi="Courier New" w:cs="Courier New"/>
                          <w:noProof/>
                          <w:color w:val="D73A49"/>
                          <w:sz w:val="20"/>
                          <w:szCs w:val="20"/>
                          <w:lang w:val="en-GB" w:eastAsia="en-GB"/>
                        </w:rPr>
                        <w:t>namespace</w:t>
                      </w:r>
                      <w:r w:rsidRPr="00E7153E">
                        <w:rPr>
                          <w:rFonts w:ascii="Courier New" w:eastAsia="Times New Roman" w:hAnsi="Courier New" w:cs="Courier New"/>
                          <w:noProof/>
                          <w:sz w:val="20"/>
                          <w:szCs w:val="20"/>
                          <w:lang w:val="en-GB" w:eastAsia="en-GB"/>
                        </w:rPr>
                        <w:t xml:space="preserve"> keyboard;</w:t>
                      </w:r>
                    </w:p>
                    <w:p w14:paraId="1F594C18" w14:textId="77777777" w:rsidR="00E7153E" w:rsidRPr="00E7153E" w:rsidRDefault="00E7153E" w:rsidP="00C33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GB" w:eastAsia="en-GB"/>
                        </w:rPr>
                      </w:pPr>
                    </w:p>
                    <w:p w14:paraId="3FC8F41C" w14:textId="77777777" w:rsidR="00E7153E" w:rsidRPr="00E7153E" w:rsidRDefault="00E7153E" w:rsidP="00C33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GB" w:eastAsia="en-GB"/>
                        </w:rPr>
                      </w:pPr>
                      <w:r w:rsidRPr="00E7153E">
                        <w:rPr>
                          <w:rFonts w:ascii="Courier New" w:eastAsia="Times New Roman" w:hAnsi="Courier New" w:cs="Courier New"/>
                          <w:noProof/>
                          <w:sz w:val="20"/>
                          <w:szCs w:val="20"/>
                          <w:lang w:val="en-GB" w:eastAsia="en-GB"/>
                        </w:rPr>
                        <w:t xml:space="preserve">camera.keyboardMovementInput = { </w:t>
                      </w:r>
                      <w:r w:rsidRPr="00E7153E">
                        <w:rPr>
                          <w:rFonts w:ascii="Courier New" w:eastAsia="Times New Roman" w:hAnsi="Courier New" w:cs="Courier New"/>
                          <w:noProof/>
                          <w:color w:val="005CC5"/>
                          <w:sz w:val="20"/>
                          <w:szCs w:val="20"/>
                          <w:lang w:val="en-GB" w:eastAsia="en-GB"/>
                        </w:rPr>
                        <w:t>0.f</w:t>
                      </w:r>
                      <w:r w:rsidRPr="00E7153E">
                        <w:rPr>
                          <w:rFonts w:ascii="Courier New" w:eastAsia="Times New Roman" w:hAnsi="Courier New" w:cs="Courier New"/>
                          <w:noProof/>
                          <w:sz w:val="20"/>
                          <w:szCs w:val="20"/>
                          <w:lang w:val="en-GB" w:eastAsia="en-GB"/>
                        </w:rPr>
                        <w:t xml:space="preserve">, </w:t>
                      </w:r>
                      <w:r w:rsidRPr="00E7153E">
                        <w:rPr>
                          <w:rFonts w:ascii="Courier New" w:eastAsia="Times New Roman" w:hAnsi="Courier New" w:cs="Courier New"/>
                          <w:noProof/>
                          <w:color w:val="005CC5"/>
                          <w:sz w:val="20"/>
                          <w:szCs w:val="20"/>
                          <w:lang w:val="en-GB" w:eastAsia="en-GB"/>
                        </w:rPr>
                        <w:t>0.f</w:t>
                      </w:r>
                      <w:r w:rsidRPr="00E7153E">
                        <w:rPr>
                          <w:rFonts w:ascii="Courier New" w:eastAsia="Times New Roman" w:hAnsi="Courier New" w:cs="Courier New"/>
                          <w:noProof/>
                          <w:sz w:val="20"/>
                          <w:szCs w:val="20"/>
                          <w:lang w:val="en-GB" w:eastAsia="en-GB"/>
                        </w:rPr>
                        <w:t xml:space="preserve"> };</w:t>
                      </w:r>
                    </w:p>
                    <w:p w14:paraId="1B49A347" w14:textId="77777777" w:rsidR="00E7153E" w:rsidRPr="00E7153E" w:rsidRDefault="00E7153E" w:rsidP="00C33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GB" w:eastAsia="en-GB"/>
                        </w:rPr>
                      </w:pPr>
                      <w:r w:rsidRPr="00E7153E">
                        <w:rPr>
                          <w:rFonts w:ascii="Courier New" w:eastAsia="Times New Roman" w:hAnsi="Courier New" w:cs="Courier New"/>
                          <w:noProof/>
                          <w:color w:val="D73A49"/>
                          <w:sz w:val="20"/>
                          <w:szCs w:val="20"/>
                          <w:lang w:val="en-GB" w:eastAsia="en-GB"/>
                        </w:rPr>
                        <w:t>if</w:t>
                      </w:r>
                      <w:r w:rsidRPr="00E7153E">
                        <w:rPr>
                          <w:rFonts w:ascii="Courier New" w:eastAsia="Times New Roman" w:hAnsi="Courier New" w:cs="Courier New"/>
                          <w:noProof/>
                          <w:sz w:val="20"/>
                          <w:szCs w:val="20"/>
                          <w:lang w:val="en-GB" w:eastAsia="en-GB"/>
                        </w:rPr>
                        <w:t xml:space="preserve"> ( input.</w:t>
                      </w:r>
                      <w:r w:rsidRPr="00E7153E">
                        <w:rPr>
                          <w:rFonts w:ascii="Courier New" w:eastAsia="Times New Roman" w:hAnsi="Courier New" w:cs="Courier New"/>
                          <w:noProof/>
                          <w:color w:val="E36209"/>
                          <w:sz w:val="20"/>
                          <w:szCs w:val="20"/>
                          <w:lang w:val="en-GB" w:eastAsia="en-GB"/>
                        </w:rPr>
                        <w:t>isDown</w:t>
                      </w:r>
                      <w:r w:rsidRPr="00E7153E">
                        <w:rPr>
                          <w:rFonts w:ascii="Courier New" w:eastAsia="Times New Roman" w:hAnsi="Courier New" w:cs="Courier New"/>
                          <w:noProof/>
                          <w:sz w:val="20"/>
                          <w:szCs w:val="20"/>
                          <w:lang w:val="en-GB" w:eastAsia="en-GB"/>
                        </w:rPr>
                        <w:t xml:space="preserve">( Key::W ) ) camera.keyboardMovementInput.y -= </w:t>
                      </w:r>
                      <w:r w:rsidRPr="00E7153E">
                        <w:rPr>
                          <w:rFonts w:ascii="Courier New" w:eastAsia="Times New Roman" w:hAnsi="Courier New" w:cs="Courier New"/>
                          <w:noProof/>
                          <w:color w:val="005CC5"/>
                          <w:sz w:val="20"/>
                          <w:szCs w:val="20"/>
                          <w:lang w:val="en-GB" w:eastAsia="en-GB"/>
                        </w:rPr>
                        <w:t>1.f</w:t>
                      </w:r>
                      <w:r w:rsidRPr="00E7153E">
                        <w:rPr>
                          <w:rFonts w:ascii="Courier New" w:eastAsia="Times New Roman" w:hAnsi="Courier New" w:cs="Courier New"/>
                          <w:noProof/>
                          <w:sz w:val="20"/>
                          <w:szCs w:val="20"/>
                          <w:lang w:val="en-GB" w:eastAsia="en-GB"/>
                        </w:rPr>
                        <w:t>;</w:t>
                      </w:r>
                    </w:p>
                    <w:p w14:paraId="73098ABF" w14:textId="77777777" w:rsidR="00E7153E" w:rsidRPr="00E7153E" w:rsidRDefault="00E7153E" w:rsidP="00C33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GB" w:eastAsia="en-GB"/>
                        </w:rPr>
                      </w:pPr>
                      <w:r w:rsidRPr="00E7153E">
                        <w:rPr>
                          <w:rFonts w:ascii="Courier New" w:eastAsia="Times New Roman" w:hAnsi="Courier New" w:cs="Courier New"/>
                          <w:noProof/>
                          <w:color w:val="D73A49"/>
                          <w:sz w:val="20"/>
                          <w:szCs w:val="20"/>
                          <w:lang w:val="en-GB" w:eastAsia="en-GB"/>
                        </w:rPr>
                        <w:t>if</w:t>
                      </w:r>
                      <w:r w:rsidRPr="00E7153E">
                        <w:rPr>
                          <w:rFonts w:ascii="Courier New" w:eastAsia="Times New Roman" w:hAnsi="Courier New" w:cs="Courier New"/>
                          <w:noProof/>
                          <w:sz w:val="20"/>
                          <w:szCs w:val="20"/>
                          <w:lang w:val="en-GB" w:eastAsia="en-GB"/>
                        </w:rPr>
                        <w:t xml:space="preserve"> ( input.</w:t>
                      </w:r>
                      <w:r w:rsidRPr="00E7153E">
                        <w:rPr>
                          <w:rFonts w:ascii="Courier New" w:eastAsia="Times New Roman" w:hAnsi="Courier New" w:cs="Courier New"/>
                          <w:noProof/>
                          <w:color w:val="E36209"/>
                          <w:sz w:val="20"/>
                          <w:szCs w:val="20"/>
                          <w:lang w:val="en-GB" w:eastAsia="en-GB"/>
                        </w:rPr>
                        <w:t>isDown</w:t>
                      </w:r>
                      <w:r w:rsidRPr="00E7153E">
                        <w:rPr>
                          <w:rFonts w:ascii="Courier New" w:eastAsia="Times New Roman" w:hAnsi="Courier New" w:cs="Courier New"/>
                          <w:noProof/>
                          <w:sz w:val="20"/>
                          <w:szCs w:val="20"/>
                          <w:lang w:val="en-GB" w:eastAsia="en-GB"/>
                        </w:rPr>
                        <w:t xml:space="preserve">( Key::S ) ) camera.keyboardMovementInput.y += </w:t>
                      </w:r>
                      <w:r w:rsidRPr="00E7153E">
                        <w:rPr>
                          <w:rFonts w:ascii="Courier New" w:eastAsia="Times New Roman" w:hAnsi="Courier New" w:cs="Courier New"/>
                          <w:noProof/>
                          <w:color w:val="005CC5"/>
                          <w:sz w:val="20"/>
                          <w:szCs w:val="20"/>
                          <w:lang w:val="en-GB" w:eastAsia="en-GB"/>
                        </w:rPr>
                        <w:t>1.f</w:t>
                      </w:r>
                      <w:r w:rsidRPr="00E7153E">
                        <w:rPr>
                          <w:rFonts w:ascii="Courier New" w:eastAsia="Times New Roman" w:hAnsi="Courier New" w:cs="Courier New"/>
                          <w:noProof/>
                          <w:sz w:val="20"/>
                          <w:szCs w:val="20"/>
                          <w:lang w:val="en-GB" w:eastAsia="en-GB"/>
                        </w:rPr>
                        <w:t>;</w:t>
                      </w:r>
                    </w:p>
                    <w:p w14:paraId="501CA4D1" w14:textId="77777777" w:rsidR="00E7153E" w:rsidRPr="00E7153E" w:rsidRDefault="00E7153E" w:rsidP="00C33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GB" w:eastAsia="en-GB"/>
                        </w:rPr>
                      </w:pPr>
                      <w:r w:rsidRPr="00E7153E">
                        <w:rPr>
                          <w:rFonts w:ascii="Courier New" w:eastAsia="Times New Roman" w:hAnsi="Courier New" w:cs="Courier New"/>
                          <w:noProof/>
                          <w:color w:val="D73A49"/>
                          <w:sz w:val="20"/>
                          <w:szCs w:val="20"/>
                          <w:lang w:val="en-GB" w:eastAsia="en-GB"/>
                        </w:rPr>
                        <w:t>if</w:t>
                      </w:r>
                      <w:r w:rsidRPr="00E7153E">
                        <w:rPr>
                          <w:rFonts w:ascii="Courier New" w:eastAsia="Times New Roman" w:hAnsi="Courier New" w:cs="Courier New"/>
                          <w:noProof/>
                          <w:sz w:val="20"/>
                          <w:szCs w:val="20"/>
                          <w:lang w:val="en-GB" w:eastAsia="en-GB"/>
                        </w:rPr>
                        <w:t xml:space="preserve"> ( input.</w:t>
                      </w:r>
                      <w:r w:rsidRPr="00E7153E">
                        <w:rPr>
                          <w:rFonts w:ascii="Courier New" w:eastAsia="Times New Roman" w:hAnsi="Courier New" w:cs="Courier New"/>
                          <w:noProof/>
                          <w:color w:val="E36209"/>
                          <w:sz w:val="20"/>
                          <w:szCs w:val="20"/>
                          <w:lang w:val="en-GB" w:eastAsia="en-GB"/>
                        </w:rPr>
                        <w:t>isDown</w:t>
                      </w:r>
                      <w:r w:rsidRPr="00E7153E">
                        <w:rPr>
                          <w:rFonts w:ascii="Courier New" w:eastAsia="Times New Roman" w:hAnsi="Courier New" w:cs="Courier New"/>
                          <w:noProof/>
                          <w:sz w:val="20"/>
                          <w:szCs w:val="20"/>
                          <w:lang w:val="en-GB" w:eastAsia="en-GB"/>
                        </w:rPr>
                        <w:t xml:space="preserve">( Key::A ) ) camera.keyboardMovementInput.x -= </w:t>
                      </w:r>
                      <w:r w:rsidRPr="00E7153E">
                        <w:rPr>
                          <w:rFonts w:ascii="Courier New" w:eastAsia="Times New Roman" w:hAnsi="Courier New" w:cs="Courier New"/>
                          <w:noProof/>
                          <w:color w:val="005CC5"/>
                          <w:sz w:val="20"/>
                          <w:szCs w:val="20"/>
                          <w:lang w:val="en-GB" w:eastAsia="en-GB"/>
                        </w:rPr>
                        <w:t>1.f</w:t>
                      </w:r>
                      <w:r w:rsidRPr="00E7153E">
                        <w:rPr>
                          <w:rFonts w:ascii="Courier New" w:eastAsia="Times New Roman" w:hAnsi="Courier New" w:cs="Courier New"/>
                          <w:noProof/>
                          <w:sz w:val="20"/>
                          <w:szCs w:val="20"/>
                          <w:lang w:val="en-GB" w:eastAsia="en-GB"/>
                        </w:rPr>
                        <w:t>;</w:t>
                      </w:r>
                    </w:p>
                    <w:p w14:paraId="75EBC143" w14:textId="77777777" w:rsidR="00E7153E" w:rsidRPr="00E7153E" w:rsidRDefault="00E7153E" w:rsidP="00C33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GB" w:eastAsia="en-GB"/>
                        </w:rPr>
                      </w:pPr>
                      <w:r w:rsidRPr="00E7153E">
                        <w:rPr>
                          <w:rFonts w:ascii="Courier New" w:eastAsia="Times New Roman" w:hAnsi="Courier New" w:cs="Courier New"/>
                          <w:noProof/>
                          <w:color w:val="D73A49"/>
                          <w:sz w:val="20"/>
                          <w:szCs w:val="20"/>
                          <w:lang w:val="en-GB" w:eastAsia="en-GB"/>
                        </w:rPr>
                        <w:t>if</w:t>
                      </w:r>
                      <w:r w:rsidRPr="00E7153E">
                        <w:rPr>
                          <w:rFonts w:ascii="Courier New" w:eastAsia="Times New Roman" w:hAnsi="Courier New" w:cs="Courier New"/>
                          <w:noProof/>
                          <w:sz w:val="20"/>
                          <w:szCs w:val="20"/>
                          <w:lang w:val="en-GB" w:eastAsia="en-GB"/>
                        </w:rPr>
                        <w:t xml:space="preserve"> ( input.</w:t>
                      </w:r>
                      <w:r w:rsidRPr="00E7153E">
                        <w:rPr>
                          <w:rFonts w:ascii="Courier New" w:eastAsia="Times New Roman" w:hAnsi="Courier New" w:cs="Courier New"/>
                          <w:noProof/>
                          <w:color w:val="E36209"/>
                          <w:sz w:val="20"/>
                          <w:szCs w:val="20"/>
                          <w:lang w:val="en-GB" w:eastAsia="en-GB"/>
                        </w:rPr>
                        <w:t>isDown</w:t>
                      </w:r>
                      <w:r w:rsidRPr="00E7153E">
                        <w:rPr>
                          <w:rFonts w:ascii="Courier New" w:eastAsia="Times New Roman" w:hAnsi="Courier New" w:cs="Courier New"/>
                          <w:noProof/>
                          <w:sz w:val="20"/>
                          <w:szCs w:val="20"/>
                          <w:lang w:val="en-GB" w:eastAsia="en-GB"/>
                        </w:rPr>
                        <w:t xml:space="preserve">( Key::D ) ) camera.keyboardMovementInput.x += </w:t>
                      </w:r>
                      <w:r w:rsidRPr="00E7153E">
                        <w:rPr>
                          <w:rFonts w:ascii="Courier New" w:eastAsia="Times New Roman" w:hAnsi="Courier New" w:cs="Courier New"/>
                          <w:noProof/>
                          <w:color w:val="005CC5"/>
                          <w:sz w:val="20"/>
                          <w:szCs w:val="20"/>
                          <w:lang w:val="en-GB" w:eastAsia="en-GB"/>
                        </w:rPr>
                        <w:t>1.f</w:t>
                      </w:r>
                      <w:r w:rsidRPr="00E7153E">
                        <w:rPr>
                          <w:rFonts w:ascii="Courier New" w:eastAsia="Times New Roman" w:hAnsi="Courier New" w:cs="Courier New"/>
                          <w:noProof/>
                          <w:sz w:val="20"/>
                          <w:szCs w:val="20"/>
                          <w:lang w:val="en-GB" w:eastAsia="en-GB"/>
                        </w:rPr>
                        <w:t>;</w:t>
                      </w:r>
                    </w:p>
                    <w:p w14:paraId="4D464F31" w14:textId="7CEC1DB0" w:rsidR="00E7153E" w:rsidRPr="00C33213" w:rsidRDefault="00E7153E" w:rsidP="00C33213">
                      <w:pPr>
                        <w:rPr>
                          <w:noProof/>
                          <w:lang w:val="en-GB"/>
                        </w:rPr>
                      </w:pPr>
                    </w:p>
                  </w:txbxContent>
                </v:textbox>
                <w10:anchorlock/>
              </v:shape>
            </w:pict>
          </mc:Fallback>
        </mc:AlternateContent>
      </w:r>
      <w:bookmarkStart w:id="59" w:name="_Ref219637076"/>
      <w:r w:rsidR="00987BB8">
        <w:t xml:space="preserve">Fragment kodu </w:t>
      </w:r>
      <w:r>
        <w:fldChar w:fldCharType="begin"/>
      </w:r>
      <w:r>
        <w:instrText>SEQ Fragment_kodu \* ARABIC</w:instrText>
      </w:r>
      <w:r>
        <w:fldChar w:fldCharType="separate"/>
      </w:r>
      <w:r w:rsidR="00314143">
        <w:rPr>
          <w:noProof/>
        </w:rPr>
        <w:t>1</w:t>
      </w:r>
      <w:r>
        <w:fldChar w:fldCharType="end"/>
      </w:r>
      <w:bookmarkEnd w:id="59"/>
      <w:r w:rsidR="00987BB8">
        <w:t xml:space="preserve">. Użycie </w:t>
      </w:r>
      <w:r w:rsidR="00FB1671">
        <w:t xml:space="preserve">wzorca </w:t>
      </w:r>
      <w:r w:rsidR="00FB1671" w:rsidRPr="00341DDC">
        <w:t>service locator</w:t>
      </w:r>
      <w:r w:rsidR="00FB1671">
        <w:t xml:space="preserve"> </w:t>
      </w:r>
      <w:r w:rsidR="00987BB8">
        <w:t xml:space="preserve">i </w:t>
      </w:r>
      <w:r w:rsidR="00987BB8" w:rsidRPr="00FB1671">
        <w:t>serwisu</w:t>
      </w:r>
    </w:p>
    <w:p w14:paraId="3D719CDA" w14:textId="02BEE8C0" w:rsidR="00BB3D37" w:rsidRPr="00A83447" w:rsidRDefault="00BB3D37" w:rsidP="000E79F4">
      <w:pPr>
        <w:pStyle w:val="Caption"/>
      </w:pPr>
      <w:r w:rsidRPr="00A83447">
        <w:t xml:space="preserve">Źródło: </w:t>
      </w:r>
      <w:r w:rsidR="000B60A7">
        <w:t>o</w:t>
      </w:r>
      <w:r w:rsidRPr="00A83447">
        <w:t>pracowanie własne</w:t>
      </w:r>
      <w:r w:rsidR="00AD5D7E">
        <w:t>.</w:t>
      </w:r>
    </w:p>
    <w:p w14:paraId="2D576CF8" w14:textId="30138EF5" w:rsidR="000E181A" w:rsidRDefault="000E181A" w:rsidP="009C055B">
      <w:pPr>
        <w:pStyle w:val="BodyText"/>
        <w:spacing w:line="360" w:lineRule="auto"/>
      </w:pPr>
    </w:p>
    <w:p w14:paraId="33E7006D" w14:textId="4C94E8A8" w:rsidR="00464933" w:rsidRDefault="00721F9C" w:rsidP="009C055B">
      <w:pPr>
        <w:pStyle w:val="BodyText"/>
        <w:spacing w:line="360" w:lineRule="auto"/>
      </w:pPr>
      <w:r w:rsidRPr="002D77BE">
        <w:t xml:space="preserve">Serwisy odpowiadają za przetwarzanie niskopoziomowych sygnałów takich jak zdarzenia użytej biblioteki graficznej (SFML </w:t>
      </w:r>
      <w:sdt>
        <w:sdtPr>
          <w:id w:val="355311689"/>
          <w:citation/>
        </w:sdtPr>
        <w:sdtEndPr/>
        <w:sdtContent>
          <w:r w:rsidRPr="002D77BE">
            <w:fldChar w:fldCharType="begin"/>
          </w:r>
          <w:r w:rsidRPr="002D77BE">
            <w:instrText xml:space="preserve"> CITATION Gom26 \l 2057 </w:instrText>
          </w:r>
          <w:r w:rsidRPr="002D77BE">
            <w:fldChar w:fldCharType="separate"/>
          </w:r>
          <w:r w:rsidR="00AC6B85">
            <w:rPr>
              <w:noProof/>
            </w:rPr>
            <w:t>[7]</w:t>
          </w:r>
          <w:r w:rsidRPr="002D77BE">
            <w:fldChar w:fldCharType="end"/>
          </w:r>
        </w:sdtContent>
      </w:sdt>
      <w:r w:rsidRPr="002D77BE">
        <w:t>) na wysokopoziomowe obiekty dostępne dla systemów aplikacji</w:t>
      </w:r>
      <w:sdt>
        <w:sdtPr>
          <w:id w:val="2031303643"/>
          <w:citation/>
        </w:sdtPr>
        <w:sdtEndPr/>
        <w:sdtContent>
          <w:r w:rsidRPr="002D77BE">
            <w:fldChar w:fldCharType="begin"/>
          </w:r>
          <w:r w:rsidRPr="002D77BE">
            <w:instrText xml:space="preserve"> CITATION Fil26 \l 2057 </w:instrText>
          </w:r>
          <w:r w:rsidRPr="002D77BE">
            <w:fldChar w:fldCharType="separate"/>
          </w:r>
          <w:r w:rsidR="00AC6B85">
            <w:rPr>
              <w:noProof/>
            </w:rPr>
            <w:t xml:space="preserve"> [3]</w:t>
          </w:r>
          <w:r w:rsidRPr="002D77BE">
            <w:fldChar w:fldCharType="end"/>
          </w:r>
        </w:sdtContent>
      </w:sdt>
      <w:r w:rsidRPr="002D77BE">
        <w:t xml:space="preserve">. Pozwala to na minimalizację powtarzalności kodu i poprawia jego czytelność. </w:t>
      </w:r>
      <w:r w:rsidR="00556DD7">
        <w:t xml:space="preserve">We fragmencie kodu 1 </w:t>
      </w:r>
      <w:r w:rsidR="001E1DF5">
        <w:t>przedstawiono</w:t>
      </w:r>
      <w:r w:rsidR="00556DD7">
        <w:t xml:space="preserve"> przykładową taką relację</w:t>
      </w:r>
      <w:r w:rsidR="003D68D2">
        <w:t xml:space="preserve">. </w:t>
      </w:r>
      <w:r w:rsidRPr="00624F12">
        <w:rPr>
          <w:rStyle w:val="CodeinlineChar"/>
          <w:rFonts w:eastAsiaTheme="minorHAnsi"/>
        </w:rPr>
        <w:t>InputSystem</w:t>
      </w:r>
      <w:r w:rsidR="00851409">
        <w:t xml:space="preserve"> </w:t>
      </w:r>
      <w:r w:rsidR="00851409" w:rsidRPr="002D77BE">
        <w:t xml:space="preserve">wykorzystuje usługę </w:t>
      </w:r>
      <w:r w:rsidR="00851409" w:rsidRPr="00624F12">
        <w:rPr>
          <w:rStyle w:val="CodeinlineChar"/>
          <w:rFonts w:eastAsiaTheme="minorHAnsi"/>
        </w:rPr>
        <w:t>InputService</w:t>
      </w:r>
      <w:r w:rsidR="00851409" w:rsidRPr="002D77BE">
        <w:t xml:space="preserve"> udostępniającą wysokopoziomowy interfejs wejścia</w:t>
      </w:r>
      <w:sdt>
        <w:sdtPr>
          <w:id w:val="-414698956"/>
          <w:citation/>
        </w:sdtPr>
        <w:sdtEndPr/>
        <w:sdtContent>
          <w:r w:rsidR="00851409" w:rsidRPr="002D77BE">
            <w:fldChar w:fldCharType="begin"/>
          </w:r>
          <w:r w:rsidR="00851409" w:rsidRPr="002D77BE">
            <w:instrText xml:space="preserve"> CITATION Fil26 \l 2057 </w:instrText>
          </w:r>
          <w:r w:rsidR="00851409" w:rsidRPr="002D77BE">
            <w:fldChar w:fldCharType="separate"/>
          </w:r>
          <w:r w:rsidR="00AC6B85">
            <w:rPr>
              <w:noProof/>
            </w:rPr>
            <w:t xml:space="preserve"> [3]</w:t>
          </w:r>
          <w:r w:rsidR="00851409" w:rsidRPr="002D77BE">
            <w:fldChar w:fldCharType="end"/>
          </w:r>
        </w:sdtContent>
      </w:sdt>
      <w:r w:rsidR="00A3715A">
        <w:t xml:space="preserve">. </w:t>
      </w:r>
      <w:r w:rsidRPr="002D77BE">
        <w:t xml:space="preserve"> </w:t>
      </w:r>
      <w:r w:rsidR="00A3715A">
        <w:t>Z</w:t>
      </w:r>
      <w:r w:rsidRPr="002D77BE">
        <w:t xml:space="preserve">adaniem </w:t>
      </w:r>
      <w:r w:rsidR="00A3715A">
        <w:t xml:space="preserve">tego systemy </w:t>
      </w:r>
      <w:r w:rsidRPr="002D77BE">
        <w:t xml:space="preserve">jest wywoływanie odpowiedniej logiki na podstawie </w:t>
      </w:r>
      <w:r w:rsidR="005069B0" w:rsidRPr="005069B0">
        <w:t>danych wejściowych od użytkownika</w:t>
      </w:r>
      <w:r w:rsidR="00664FB6">
        <w:t>.</w:t>
      </w:r>
      <w:r w:rsidRPr="002D77BE" w:rsidDel="00851409">
        <w:t xml:space="preserve"> </w:t>
      </w:r>
    </w:p>
    <w:p w14:paraId="4A6882F8" w14:textId="53BB90AA" w:rsidR="00464933" w:rsidRDefault="002D4188" w:rsidP="006401A0">
      <w:pPr>
        <w:spacing w:line="360" w:lineRule="auto"/>
      </w:pPr>
      <w:r w:rsidRPr="002D77BE">
        <w:t>Ze względu na to, że wiele serwisów wymaga wykonania dodatkowej logiki na początku lub końcu klatki (np. odczyt wejścia, czyszczenie buforów, renderowanie)</w:t>
      </w:r>
      <w:r w:rsidR="00FA5369">
        <w:t xml:space="preserve">, </w:t>
      </w:r>
      <w:r w:rsidRPr="002D77BE">
        <w:t xml:space="preserve">zdefiniowany został bazowy interfejs </w:t>
      </w:r>
      <w:r w:rsidRPr="00A11D30">
        <w:rPr>
          <w:rStyle w:val="CodeinlineChar"/>
          <w:rFonts w:eastAsiaTheme="minorHAnsi"/>
          <w:lang w:val="pl-PL"/>
        </w:rPr>
        <w:t>IService</w:t>
      </w:r>
      <w:r w:rsidRPr="002D77BE">
        <w:t>. Serwisy rejestrowane w silniku są przechowywane w kontenerze</w:t>
      </w:r>
      <w:r>
        <w:t xml:space="preserve"> </w:t>
      </w:r>
      <w:r w:rsidRPr="00EC3034">
        <w:t>a</w:t>
      </w:r>
      <w:r w:rsidRPr="002D77BE">
        <w:rPr>
          <w:i/>
          <w:iCs/>
        </w:rPr>
        <w:t xml:space="preserve"> </w:t>
      </w:r>
      <w:r w:rsidRPr="002D77BE">
        <w:t>ich referencje następnie umieszczane są w kontekście rejestru</w:t>
      </w:r>
      <w:sdt>
        <w:sdtPr>
          <w:id w:val="1014032471"/>
          <w:citation/>
        </w:sdtPr>
        <w:sdtEndPr/>
        <w:sdtContent>
          <w:r w:rsidRPr="002D77BE">
            <w:fldChar w:fldCharType="begin"/>
          </w:r>
          <w:r w:rsidRPr="002D77BE">
            <w:instrText xml:space="preserve"> CITATION Fil26 \l 2057 </w:instrText>
          </w:r>
          <w:r w:rsidRPr="002D77BE">
            <w:fldChar w:fldCharType="separate"/>
          </w:r>
          <w:r w:rsidR="00AC6B85">
            <w:rPr>
              <w:noProof/>
            </w:rPr>
            <w:t xml:space="preserve"> </w:t>
          </w:r>
          <w:r w:rsidR="00AC6B85" w:rsidRPr="00AC6B85">
            <w:rPr>
              <w:noProof/>
            </w:rPr>
            <w:t>[3]</w:t>
          </w:r>
          <w:r w:rsidRPr="002D77BE">
            <w:fldChar w:fldCharType="end"/>
          </w:r>
        </w:sdtContent>
      </w:sdt>
      <w:r w:rsidRPr="002D77BE">
        <w:t xml:space="preserve">. </w:t>
      </w:r>
      <w:r w:rsidR="00431382">
        <w:t>Pętla główna</w:t>
      </w:r>
      <w:r w:rsidR="00F34F54">
        <w:t>, przedstawiona</w:t>
      </w:r>
      <w:r w:rsidR="00431382">
        <w:t xml:space="preserve"> we fragmencie kodu 2</w:t>
      </w:r>
      <w:r w:rsidR="00F34F54">
        <w:t>,</w:t>
      </w:r>
      <w:r w:rsidR="00431382">
        <w:t xml:space="preserve"> zajmuje się cyklicz</w:t>
      </w:r>
      <w:r w:rsidR="00EB7304">
        <w:t xml:space="preserve">nym wywoływaniem </w:t>
      </w:r>
      <w:r w:rsidR="00446C34">
        <w:t xml:space="preserve">metod </w:t>
      </w:r>
      <w:r w:rsidR="00CC26EF">
        <w:t xml:space="preserve">aktualizujących stan serwisów oraz systemów. </w:t>
      </w:r>
    </w:p>
    <w:p w14:paraId="24AE7CDA" w14:textId="77777777" w:rsidR="00464933" w:rsidRPr="00464933" w:rsidRDefault="00464933" w:rsidP="00845A52"/>
    <w:p w14:paraId="4A0BF5D3" w14:textId="7DE80DDB" w:rsidR="00464933" w:rsidRPr="00A83447" w:rsidRDefault="00464933" w:rsidP="00464933">
      <w:pPr>
        <w:pStyle w:val="Caption"/>
      </w:pPr>
      <w:r>
        <w:rPr>
          <w:noProof/>
        </w:rPr>
        <mc:AlternateContent>
          <mc:Choice Requires="wps">
            <w:drawing>
              <wp:inline distT="0" distB="0" distL="0" distR="0" wp14:anchorId="351E7801" wp14:editId="6CEE7EE0">
                <wp:extent cx="5735320" cy="1821180"/>
                <wp:effectExtent l="0" t="0" r="17780" b="26670"/>
                <wp:docPr id="15186953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5320" cy="1821180"/>
                        </a:xfrm>
                        <a:prstGeom prst="rect">
                          <a:avLst/>
                        </a:prstGeom>
                        <a:solidFill>
                          <a:srgbClr val="F8F8F8"/>
                        </a:solidFill>
                        <a:ln w="9525">
                          <a:solidFill>
                            <a:schemeClr val="bg1"/>
                          </a:solidFill>
                          <a:miter lim="800000"/>
                          <a:headEnd/>
                          <a:tailEnd/>
                        </a:ln>
                      </wps:spPr>
                      <wps:txbx>
                        <w:txbxContent>
                          <w:p w14:paraId="26B87097" w14:textId="77777777" w:rsidR="00464933" w:rsidRPr="00AD21BF" w:rsidRDefault="00464933" w:rsidP="00464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noProof/>
                                <w:color w:val="24292E"/>
                                <w:sz w:val="20"/>
                                <w:szCs w:val="20"/>
                                <w:lang w:val="en-GB" w:eastAsia="en-GB"/>
                              </w:rPr>
                            </w:pPr>
                            <w:r w:rsidRPr="00AD21BF">
                              <w:rPr>
                                <w:rFonts w:ascii="Courier New" w:eastAsia="Times New Roman" w:hAnsi="Courier New" w:cs="Courier New"/>
                                <w:noProof/>
                                <w:color w:val="D73A49"/>
                                <w:sz w:val="20"/>
                                <w:szCs w:val="20"/>
                                <w:lang w:val="en-GB" w:eastAsia="en-GB"/>
                              </w:rPr>
                              <w:t>auto</w:t>
                            </w:r>
                            <w:r w:rsidRPr="00AD21BF">
                              <w:rPr>
                                <w:rFonts w:ascii="Courier New" w:eastAsia="Times New Roman" w:hAnsi="Courier New" w:cs="Courier New"/>
                                <w:noProof/>
                                <w:color w:val="24292E"/>
                                <w:sz w:val="20"/>
                                <w:szCs w:val="20"/>
                                <w:lang w:val="en-GB" w:eastAsia="en-GB"/>
                              </w:rPr>
                              <w:t xml:space="preserve"> </w:t>
                            </w:r>
                            <w:r w:rsidRPr="00AD21BF">
                              <w:rPr>
                                <w:rFonts w:ascii="Courier New" w:eastAsia="Times New Roman" w:hAnsi="Courier New" w:cs="Courier New"/>
                                <w:noProof/>
                                <w:color w:val="6F42C1"/>
                                <w:sz w:val="20"/>
                                <w:szCs w:val="20"/>
                                <w:lang w:val="en-GB" w:eastAsia="en-GB"/>
                              </w:rPr>
                              <w:t>Engine::run</w:t>
                            </w:r>
                            <w:r w:rsidRPr="00AD21BF">
                              <w:rPr>
                                <w:rFonts w:ascii="Courier New" w:eastAsia="Times New Roman" w:hAnsi="Courier New" w:cs="Courier New"/>
                                <w:noProof/>
                                <w:color w:val="24292E"/>
                                <w:sz w:val="20"/>
                                <w:szCs w:val="20"/>
                                <w:lang w:val="en-GB" w:eastAsia="en-GB"/>
                              </w:rPr>
                              <w:t xml:space="preserve">() -&gt; </w:t>
                            </w:r>
                            <w:r w:rsidRPr="00AD21BF">
                              <w:rPr>
                                <w:rFonts w:ascii="Courier New" w:eastAsia="Times New Roman" w:hAnsi="Courier New" w:cs="Courier New"/>
                                <w:noProof/>
                                <w:color w:val="D73A49"/>
                                <w:sz w:val="20"/>
                                <w:szCs w:val="20"/>
                                <w:lang w:val="en-GB" w:eastAsia="en-GB"/>
                              </w:rPr>
                              <w:t>void</w:t>
                            </w:r>
                          </w:p>
                          <w:p w14:paraId="0CC424DB" w14:textId="77777777" w:rsidR="00464933" w:rsidRPr="00AD21BF" w:rsidRDefault="00464933" w:rsidP="00464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noProof/>
                                <w:sz w:val="20"/>
                                <w:szCs w:val="20"/>
                                <w:lang w:val="en-GB" w:eastAsia="en-GB"/>
                              </w:rPr>
                            </w:pPr>
                            <w:r w:rsidRPr="00AD21BF">
                              <w:rPr>
                                <w:rFonts w:ascii="Courier New" w:eastAsia="Times New Roman" w:hAnsi="Courier New" w:cs="Courier New"/>
                                <w:noProof/>
                                <w:sz w:val="20"/>
                                <w:szCs w:val="20"/>
                                <w:lang w:val="en-GB" w:eastAsia="en-GB"/>
                              </w:rPr>
                              <w:t>{</w:t>
                            </w:r>
                          </w:p>
                          <w:p w14:paraId="5BC68A6C" w14:textId="77777777" w:rsidR="00464933" w:rsidRPr="00AD21BF" w:rsidRDefault="00464933" w:rsidP="00464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noProof/>
                                <w:sz w:val="20"/>
                                <w:szCs w:val="20"/>
                                <w:lang w:val="en-GB" w:eastAsia="en-GB"/>
                              </w:rPr>
                            </w:pPr>
                            <w:r w:rsidRPr="00AD21BF">
                              <w:rPr>
                                <w:rFonts w:ascii="Courier New" w:eastAsia="Times New Roman" w:hAnsi="Courier New" w:cs="Courier New"/>
                                <w:noProof/>
                                <w:sz w:val="20"/>
                                <w:szCs w:val="20"/>
                                <w:lang w:val="en-GB" w:eastAsia="en-GB"/>
                              </w:rPr>
                              <w:tab/>
                            </w:r>
                            <w:r w:rsidRPr="00AD21BF">
                              <w:rPr>
                                <w:rFonts w:ascii="Courier New" w:eastAsia="Times New Roman" w:hAnsi="Courier New" w:cs="Courier New"/>
                                <w:noProof/>
                                <w:color w:val="D73A49"/>
                                <w:sz w:val="20"/>
                                <w:szCs w:val="20"/>
                                <w:lang w:val="en-GB" w:eastAsia="en-GB"/>
                              </w:rPr>
                              <w:t>auto</w:t>
                            </w:r>
                            <w:r w:rsidRPr="00AD21BF">
                              <w:rPr>
                                <w:rFonts w:ascii="Courier New" w:eastAsia="Times New Roman" w:hAnsi="Courier New" w:cs="Courier New"/>
                                <w:noProof/>
                                <w:sz w:val="20"/>
                                <w:szCs w:val="20"/>
                                <w:lang w:val="en-GB" w:eastAsia="en-GB"/>
                              </w:rPr>
                              <w:t>&amp; dispatcher = m_registry.</w:t>
                            </w:r>
                            <w:r w:rsidRPr="00AD21BF">
                              <w:rPr>
                                <w:rFonts w:ascii="Courier New" w:eastAsia="Times New Roman" w:hAnsi="Courier New" w:cs="Courier New"/>
                                <w:noProof/>
                                <w:color w:val="E36209"/>
                                <w:sz w:val="20"/>
                                <w:szCs w:val="20"/>
                                <w:lang w:val="en-GB" w:eastAsia="en-GB"/>
                              </w:rPr>
                              <w:t>ctx</w:t>
                            </w:r>
                            <w:r w:rsidRPr="00AD21BF">
                              <w:rPr>
                                <w:rFonts w:ascii="Courier New" w:eastAsia="Times New Roman" w:hAnsi="Courier New" w:cs="Courier New"/>
                                <w:noProof/>
                                <w:sz w:val="20"/>
                                <w:szCs w:val="20"/>
                                <w:lang w:val="en-GB" w:eastAsia="en-GB"/>
                              </w:rPr>
                              <w:t>().</w:t>
                            </w:r>
                            <w:r w:rsidRPr="00AD21BF">
                              <w:rPr>
                                <w:rFonts w:ascii="Courier New" w:eastAsia="Times New Roman" w:hAnsi="Courier New" w:cs="Courier New"/>
                                <w:noProof/>
                                <w:color w:val="E36209"/>
                                <w:sz w:val="20"/>
                                <w:szCs w:val="20"/>
                                <w:lang w:val="en-GB" w:eastAsia="en-GB"/>
                              </w:rPr>
                              <w:t>get</w:t>
                            </w:r>
                            <w:r w:rsidRPr="00AD21BF">
                              <w:rPr>
                                <w:rFonts w:ascii="Courier New" w:eastAsia="Times New Roman" w:hAnsi="Courier New" w:cs="Courier New"/>
                                <w:noProof/>
                                <w:sz w:val="20"/>
                                <w:szCs w:val="20"/>
                                <w:lang w:val="en-GB" w:eastAsia="en-GB"/>
                              </w:rPr>
                              <w:t>&lt; entt::dispatcher &gt;();</w:t>
                            </w:r>
                          </w:p>
                          <w:p w14:paraId="6AB93928" w14:textId="77777777" w:rsidR="00464933" w:rsidRPr="00AD21BF" w:rsidRDefault="00464933" w:rsidP="00464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noProof/>
                                <w:sz w:val="20"/>
                                <w:szCs w:val="20"/>
                                <w:lang w:val="en-GB" w:eastAsia="en-GB"/>
                              </w:rPr>
                            </w:pPr>
                            <w:r w:rsidRPr="00AD21BF">
                              <w:rPr>
                                <w:rFonts w:ascii="Courier New" w:eastAsia="Times New Roman" w:hAnsi="Courier New" w:cs="Courier New"/>
                                <w:noProof/>
                                <w:sz w:val="20"/>
                                <w:szCs w:val="20"/>
                                <w:lang w:val="en-GB" w:eastAsia="en-GB"/>
                              </w:rPr>
                              <w:tab/>
                            </w:r>
                            <w:r w:rsidRPr="00AD21BF">
                              <w:rPr>
                                <w:rFonts w:ascii="Courier New" w:eastAsia="Times New Roman" w:hAnsi="Courier New" w:cs="Courier New"/>
                                <w:noProof/>
                                <w:color w:val="D73A49"/>
                                <w:sz w:val="20"/>
                                <w:szCs w:val="20"/>
                                <w:lang w:val="en-GB" w:eastAsia="en-GB"/>
                              </w:rPr>
                              <w:t>while</w:t>
                            </w:r>
                            <w:r w:rsidRPr="00AD21BF">
                              <w:rPr>
                                <w:rFonts w:ascii="Courier New" w:eastAsia="Times New Roman" w:hAnsi="Courier New" w:cs="Courier New"/>
                                <w:noProof/>
                                <w:sz w:val="20"/>
                                <w:szCs w:val="20"/>
                                <w:lang w:val="en-GB" w:eastAsia="en-GB"/>
                              </w:rPr>
                              <w:t xml:space="preserve"> ( m_isRunning )</w:t>
                            </w:r>
                          </w:p>
                          <w:p w14:paraId="5ED2B142" w14:textId="77777777" w:rsidR="00464933" w:rsidRPr="00AD21BF" w:rsidRDefault="00464933" w:rsidP="00464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noProof/>
                                <w:sz w:val="20"/>
                                <w:szCs w:val="20"/>
                                <w:lang w:val="en-GB" w:eastAsia="en-GB"/>
                              </w:rPr>
                            </w:pPr>
                            <w:r w:rsidRPr="00AD21BF">
                              <w:rPr>
                                <w:rFonts w:ascii="Courier New" w:eastAsia="Times New Roman" w:hAnsi="Courier New" w:cs="Courier New"/>
                                <w:noProof/>
                                <w:sz w:val="20"/>
                                <w:szCs w:val="20"/>
                                <w:lang w:val="en-GB" w:eastAsia="en-GB"/>
                              </w:rPr>
                              <w:tab/>
                              <w:t>{</w:t>
                            </w:r>
                          </w:p>
                          <w:p w14:paraId="53E7293C" w14:textId="77777777" w:rsidR="00464933" w:rsidRPr="00AD21BF" w:rsidRDefault="00464933" w:rsidP="00464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noProof/>
                                <w:sz w:val="20"/>
                                <w:szCs w:val="20"/>
                                <w:lang w:val="en-GB" w:eastAsia="en-GB"/>
                              </w:rPr>
                            </w:pPr>
                            <w:r w:rsidRPr="00AD21BF">
                              <w:rPr>
                                <w:rFonts w:ascii="Courier New" w:eastAsia="Times New Roman" w:hAnsi="Courier New" w:cs="Courier New"/>
                                <w:noProof/>
                                <w:sz w:val="20"/>
                                <w:szCs w:val="20"/>
                                <w:lang w:val="en-GB" w:eastAsia="en-GB"/>
                              </w:rPr>
                              <w:tab/>
                            </w:r>
                            <w:r w:rsidRPr="00AD21BF">
                              <w:rPr>
                                <w:rFonts w:ascii="Courier New" w:eastAsia="Times New Roman" w:hAnsi="Courier New" w:cs="Courier New"/>
                                <w:noProof/>
                                <w:sz w:val="20"/>
                                <w:szCs w:val="20"/>
                                <w:lang w:val="en-GB" w:eastAsia="en-GB"/>
                              </w:rPr>
                              <w:tab/>
                            </w:r>
                            <w:r w:rsidRPr="00AD21BF">
                              <w:rPr>
                                <w:rFonts w:ascii="Courier New" w:eastAsia="Times New Roman" w:hAnsi="Courier New" w:cs="Courier New"/>
                                <w:noProof/>
                                <w:color w:val="D73A49"/>
                                <w:sz w:val="20"/>
                                <w:szCs w:val="20"/>
                                <w:lang w:val="en-GB" w:eastAsia="en-GB"/>
                              </w:rPr>
                              <w:t>for</w:t>
                            </w:r>
                            <w:r w:rsidRPr="00AD21BF">
                              <w:rPr>
                                <w:rFonts w:ascii="Courier New" w:eastAsia="Times New Roman" w:hAnsi="Courier New" w:cs="Courier New"/>
                                <w:noProof/>
                                <w:sz w:val="20"/>
                                <w:szCs w:val="20"/>
                                <w:lang w:val="en-GB" w:eastAsia="en-GB"/>
                              </w:rPr>
                              <w:t xml:space="preserve"> ( </w:t>
                            </w:r>
                            <w:r w:rsidRPr="00AD21BF">
                              <w:rPr>
                                <w:rFonts w:ascii="Courier New" w:eastAsia="Times New Roman" w:hAnsi="Courier New" w:cs="Courier New"/>
                                <w:noProof/>
                                <w:color w:val="D73A49"/>
                                <w:sz w:val="20"/>
                                <w:szCs w:val="20"/>
                                <w:lang w:val="en-GB" w:eastAsia="en-GB"/>
                              </w:rPr>
                              <w:t>auto</w:t>
                            </w:r>
                            <w:r w:rsidRPr="00AD21BF">
                              <w:rPr>
                                <w:rFonts w:ascii="Courier New" w:eastAsia="Times New Roman" w:hAnsi="Courier New" w:cs="Courier New"/>
                                <w:noProof/>
                                <w:sz w:val="20"/>
                                <w:szCs w:val="20"/>
                                <w:lang w:val="en-GB" w:eastAsia="en-GB"/>
                              </w:rPr>
                              <w:t>&amp; service : m_services ) service-&gt;</w:t>
                            </w:r>
                            <w:r w:rsidRPr="00AD21BF">
                              <w:rPr>
                                <w:rFonts w:ascii="Courier New" w:eastAsia="Times New Roman" w:hAnsi="Courier New" w:cs="Courier New"/>
                                <w:noProof/>
                                <w:color w:val="E36209"/>
                                <w:sz w:val="20"/>
                                <w:szCs w:val="20"/>
                                <w:lang w:val="en-GB" w:eastAsia="en-GB"/>
                              </w:rPr>
                              <w:t>beginFrame</w:t>
                            </w:r>
                            <w:r w:rsidRPr="00AD21BF">
                              <w:rPr>
                                <w:rFonts w:ascii="Courier New" w:eastAsia="Times New Roman" w:hAnsi="Courier New" w:cs="Courier New"/>
                                <w:noProof/>
                                <w:sz w:val="20"/>
                                <w:szCs w:val="20"/>
                                <w:lang w:val="en-GB" w:eastAsia="en-GB"/>
                              </w:rPr>
                              <w:t>();</w:t>
                            </w:r>
                          </w:p>
                          <w:p w14:paraId="6625D117" w14:textId="77777777" w:rsidR="00464933" w:rsidRPr="00AD21BF" w:rsidRDefault="00464933" w:rsidP="00464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noProof/>
                                <w:sz w:val="20"/>
                                <w:szCs w:val="20"/>
                                <w:lang w:val="en-GB" w:eastAsia="en-GB"/>
                              </w:rPr>
                            </w:pPr>
                            <w:r w:rsidRPr="00AD21BF">
                              <w:rPr>
                                <w:rFonts w:ascii="Courier New" w:eastAsia="Times New Roman" w:hAnsi="Courier New" w:cs="Courier New"/>
                                <w:noProof/>
                                <w:sz w:val="20"/>
                                <w:szCs w:val="20"/>
                                <w:lang w:val="en-GB" w:eastAsia="en-GB"/>
                              </w:rPr>
                              <w:tab/>
                            </w:r>
                            <w:r w:rsidRPr="00AD21BF">
                              <w:rPr>
                                <w:rFonts w:ascii="Courier New" w:eastAsia="Times New Roman" w:hAnsi="Courier New" w:cs="Courier New"/>
                                <w:noProof/>
                                <w:sz w:val="20"/>
                                <w:szCs w:val="20"/>
                                <w:lang w:val="en-GB" w:eastAsia="en-GB"/>
                              </w:rPr>
                              <w:tab/>
                            </w:r>
                            <w:r w:rsidRPr="00AD21BF">
                              <w:rPr>
                                <w:rFonts w:ascii="Courier New" w:eastAsia="Times New Roman" w:hAnsi="Courier New" w:cs="Courier New"/>
                                <w:noProof/>
                                <w:color w:val="D73A49"/>
                                <w:sz w:val="20"/>
                                <w:szCs w:val="20"/>
                                <w:lang w:val="en-GB" w:eastAsia="en-GB"/>
                              </w:rPr>
                              <w:t>for</w:t>
                            </w:r>
                            <w:r w:rsidRPr="00AD21BF">
                              <w:rPr>
                                <w:rFonts w:ascii="Courier New" w:eastAsia="Times New Roman" w:hAnsi="Courier New" w:cs="Courier New"/>
                                <w:noProof/>
                                <w:sz w:val="20"/>
                                <w:szCs w:val="20"/>
                                <w:lang w:val="en-GB" w:eastAsia="en-GB"/>
                              </w:rPr>
                              <w:t xml:space="preserve"> ( </w:t>
                            </w:r>
                            <w:r w:rsidRPr="00AD21BF">
                              <w:rPr>
                                <w:rFonts w:ascii="Courier New" w:eastAsia="Times New Roman" w:hAnsi="Courier New" w:cs="Courier New"/>
                                <w:noProof/>
                                <w:color w:val="D73A49"/>
                                <w:sz w:val="20"/>
                                <w:szCs w:val="20"/>
                                <w:lang w:val="en-GB" w:eastAsia="en-GB"/>
                              </w:rPr>
                              <w:t>auto</w:t>
                            </w:r>
                            <w:r w:rsidRPr="00AD21BF">
                              <w:rPr>
                                <w:rFonts w:ascii="Courier New" w:eastAsia="Times New Roman" w:hAnsi="Courier New" w:cs="Courier New"/>
                                <w:noProof/>
                                <w:sz w:val="20"/>
                                <w:szCs w:val="20"/>
                                <w:lang w:val="en-GB" w:eastAsia="en-GB"/>
                              </w:rPr>
                              <w:t>&amp; system : m_systems ) system-&gt;</w:t>
                            </w:r>
                            <w:r w:rsidRPr="00AD21BF">
                              <w:rPr>
                                <w:rFonts w:ascii="Courier New" w:eastAsia="Times New Roman" w:hAnsi="Courier New" w:cs="Courier New"/>
                                <w:noProof/>
                                <w:color w:val="E36209"/>
                                <w:sz w:val="20"/>
                                <w:szCs w:val="20"/>
                                <w:lang w:val="en-GB" w:eastAsia="en-GB"/>
                              </w:rPr>
                              <w:t>update</w:t>
                            </w:r>
                            <w:r w:rsidRPr="00AD21BF">
                              <w:rPr>
                                <w:rFonts w:ascii="Courier New" w:eastAsia="Times New Roman" w:hAnsi="Courier New" w:cs="Courier New"/>
                                <w:noProof/>
                                <w:sz w:val="20"/>
                                <w:szCs w:val="20"/>
                                <w:lang w:val="en-GB" w:eastAsia="en-GB"/>
                              </w:rPr>
                              <w:t>();</w:t>
                            </w:r>
                          </w:p>
                          <w:p w14:paraId="53D34794" w14:textId="77777777" w:rsidR="00464933" w:rsidRPr="00AD21BF" w:rsidRDefault="00464933" w:rsidP="00464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noProof/>
                                <w:sz w:val="20"/>
                                <w:szCs w:val="20"/>
                                <w:lang w:val="en-GB" w:eastAsia="en-GB"/>
                              </w:rPr>
                            </w:pPr>
                            <w:r w:rsidRPr="00AD21BF">
                              <w:rPr>
                                <w:rFonts w:ascii="Courier New" w:eastAsia="Times New Roman" w:hAnsi="Courier New" w:cs="Courier New"/>
                                <w:noProof/>
                                <w:sz w:val="20"/>
                                <w:szCs w:val="20"/>
                                <w:lang w:val="en-GB" w:eastAsia="en-GB"/>
                              </w:rPr>
                              <w:tab/>
                            </w:r>
                            <w:r w:rsidRPr="00AD21BF">
                              <w:rPr>
                                <w:rFonts w:ascii="Courier New" w:eastAsia="Times New Roman" w:hAnsi="Courier New" w:cs="Courier New"/>
                                <w:noProof/>
                                <w:sz w:val="20"/>
                                <w:szCs w:val="20"/>
                                <w:lang w:val="en-GB" w:eastAsia="en-GB"/>
                              </w:rPr>
                              <w:tab/>
                            </w:r>
                            <w:r w:rsidRPr="00AD21BF">
                              <w:rPr>
                                <w:rFonts w:ascii="Courier New" w:eastAsia="Times New Roman" w:hAnsi="Courier New" w:cs="Courier New"/>
                                <w:noProof/>
                                <w:color w:val="D73A49"/>
                                <w:sz w:val="20"/>
                                <w:szCs w:val="20"/>
                                <w:lang w:val="en-GB" w:eastAsia="en-GB"/>
                              </w:rPr>
                              <w:t>for</w:t>
                            </w:r>
                            <w:r w:rsidRPr="00AD21BF">
                              <w:rPr>
                                <w:rFonts w:ascii="Courier New" w:eastAsia="Times New Roman" w:hAnsi="Courier New" w:cs="Courier New"/>
                                <w:noProof/>
                                <w:sz w:val="20"/>
                                <w:szCs w:val="20"/>
                                <w:lang w:val="en-GB" w:eastAsia="en-GB"/>
                              </w:rPr>
                              <w:t xml:space="preserve"> ( </w:t>
                            </w:r>
                            <w:r w:rsidRPr="00AD21BF">
                              <w:rPr>
                                <w:rFonts w:ascii="Courier New" w:eastAsia="Times New Roman" w:hAnsi="Courier New" w:cs="Courier New"/>
                                <w:noProof/>
                                <w:color w:val="D73A49"/>
                                <w:sz w:val="20"/>
                                <w:szCs w:val="20"/>
                                <w:lang w:val="en-GB" w:eastAsia="en-GB"/>
                              </w:rPr>
                              <w:t>auto</w:t>
                            </w:r>
                            <w:r w:rsidRPr="00AD21BF">
                              <w:rPr>
                                <w:rFonts w:ascii="Courier New" w:eastAsia="Times New Roman" w:hAnsi="Courier New" w:cs="Courier New"/>
                                <w:noProof/>
                                <w:sz w:val="20"/>
                                <w:szCs w:val="20"/>
                                <w:lang w:val="en-GB" w:eastAsia="en-GB"/>
                              </w:rPr>
                              <w:t>&amp; service : m_services ) service-&gt;</w:t>
                            </w:r>
                            <w:r w:rsidRPr="00AD21BF">
                              <w:rPr>
                                <w:rFonts w:ascii="Courier New" w:eastAsia="Times New Roman" w:hAnsi="Courier New" w:cs="Courier New"/>
                                <w:noProof/>
                                <w:color w:val="E36209"/>
                                <w:sz w:val="20"/>
                                <w:szCs w:val="20"/>
                                <w:lang w:val="en-GB" w:eastAsia="en-GB"/>
                              </w:rPr>
                              <w:t>endFrame</w:t>
                            </w:r>
                            <w:r w:rsidRPr="00AD21BF">
                              <w:rPr>
                                <w:rFonts w:ascii="Courier New" w:eastAsia="Times New Roman" w:hAnsi="Courier New" w:cs="Courier New"/>
                                <w:noProof/>
                                <w:sz w:val="20"/>
                                <w:szCs w:val="20"/>
                                <w:lang w:val="en-GB" w:eastAsia="en-GB"/>
                              </w:rPr>
                              <w:t>();</w:t>
                            </w:r>
                          </w:p>
                          <w:p w14:paraId="6B6DEC01" w14:textId="77777777" w:rsidR="00464933" w:rsidRPr="00AD21BF" w:rsidRDefault="00464933" w:rsidP="00464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noProof/>
                                <w:sz w:val="20"/>
                                <w:szCs w:val="20"/>
                                <w:lang w:val="en-GB" w:eastAsia="en-GB"/>
                              </w:rPr>
                            </w:pPr>
                          </w:p>
                          <w:p w14:paraId="7303CA23" w14:textId="77777777" w:rsidR="00464933" w:rsidRPr="00AD21BF" w:rsidRDefault="00464933" w:rsidP="00464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noProof/>
                                <w:sz w:val="20"/>
                                <w:szCs w:val="20"/>
                                <w:lang w:val="en-GB" w:eastAsia="en-GB"/>
                              </w:rPr>
                            </w:pPr>
                            <w:r w:rsidRPr="00AD21BF">
                              <w:rPr>
                                <w:rFonts w:ascii="Courier New" w:eastAsia="Times New Roman" w:hAnsi="Courier New" w:cs="Courier New"/>
                                <w:noProof/>
                                <w:sz w:val="20"/>
                                <w:szCs w:val="20"/>
                                <w:lang w:val="en-GB" w:eastAsia="en-GB"/>
                              </w:rPr>
                              <w:tab/>
                            </w:r>
                            <w:r w:rsidRPr="00AD21BF">
                              <w:rPr>
                                <w:rFonts w:ascii="Courier New" w:eastAsia="Times New Roman" w:hAnsi="Courier New" w:cs="Courier New"/>
                                <w:noProof/>
                                <w:sz w:val="20"/>
                                <w:szCs w:val="20"/>
                                <w:lang w:val="en-GB" w:eastAsia="en-GB"/>
                              </w:rPr>
                              <w:tab/>
                              <w:t>dispatcher.</w:t>
                            </w:r>
                            <w:r w:rsidRPr="00AD21BF">
                              <w:rPr>
                                <w:rFonts w:ascii="Courier New" w:eastAsia="Times New Roman" w:hAnsi="Courier New" w:cs="Courier New"/>
                                <w:noProof/>
                                <w:color w:val="E36209"/>
                                <w:sz w:val="20"/>
                                <w:szCs w:val="20"/>
                                <w:lang w:val="en-GB" w:eastAsia="en-GB"/>
                              </w:rPr>
                              <w:t>update</w:t>
                            </w:r>
                            <w:r w:rsidRPr="00AD21BF">
                              <w:rPr>
                                <w:rFonts w:ascii="Courier New" w:eastAsia="Times New Roman" w:hAnsi="Courier New" w:cs="Courier New"/>
                                <w:noProof/>
                                <w:sz w:val="20"/>
                                <w:szCs w:val="20"/>
                                <w:lang w:val="en-GB" w:eastAsia="en-GB"/>
                              </w:rPr>
                              <w:t>();</w:t>
                            </w:r>
                          </w:p>
                          <w:p w14:paraId="736E9094" w14:textId="77777777" w:rsidR="00464933" w:rsidRPr="00AD21BF" w:rsidRDefault="00464933" w:rsidP="00464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noProof/>
                                <w:sz w:val="20"/>
                                <w:szCs w:val="20"/>
                                <w:lang w:val="en-GB" w:eastAsia="en-GB"/>
                              </w:rPr>
                            </w:pPr>
                            <w:r w:rsidRPr="00AD21BF">
                              <w:rPr>
                                <w:rFonts w:ascii="Courier New" w:eastAsia="Times New Roman" w:hAnsi="Courier New" w:cs="Courier New"/>
                                <w:noProof/>
                                <w:sz w:val="20"/>
                                <w:szCs w:val="20"/>
                                <w:lang w:val="en-GB" w:eastAsia="en-GB"/>
                              </w:rPr>
                              <w:tab/>
                              <w:t>}</w:t>
                            </w:r>
                          </w:p>
                          <w:p w14:paraId="73AD854F" w14:textId="77777777" w:rsidR="00464933" w:rsidRPr="00AD21BF" w:rsidRDefault="00464933" w:rsidP="00464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noProof/>
                                <w:sz w:val="20"/>
                                <w:szCs w:val="20"/>
                                <w:lang w:val="en-GB" w:eastAsia="en-GB"/>
                              </w:rPr>
                            </w:pPr>
                            <w:r w:rsidRPr="00AD21BF">
                              <w:rPr>
                                <w:rFonts w:ascii="Courier New" w:eastAsia="Times New Roman" w:hAnsi="Courier New" w:cs="Courier New"/>
                                <w:noProof/>
                                <w:sz w:val="20"/>
                                <w:szCs w:val="20"/>
                                <w:lang w:val="en-GB" w:eastAsia="en-GB"/>
                              </w:rPr>
                              <w:t>}</w:t>
                            </w:r>
                          </w:p>
                          <w:p w14:paraId="62E0182A" w14:textId="77777777" w:rsidR="00A3715A" w:rsidRDefault="00A3715A" w:rsidP="00464933">
                            <w:pPr>
                              <w:rPr>
                                <w:noProof/>
                                <w:lang w:val="en-GB"/>
                              </w:rPr>
                            </w:pPr>
                          </w:p>
                          <w:p w14:paraId="53371F4F" w14:textId="1A7D3FEE" w:rsidR="00464933" w:rsidRPr="00C33213" w:rsidRDefault="00464933" w:rsidP="00464933">
                            <w:pPr>
                              <w:rPr>
                                <w:noProof/>
                                <w:lang w:val="en-GB"/>
                              </w:rPr>
                            </w:pPr>
                          </w:p>
                        </w:txbxContent>
                      </wps:txbx>
                      <wps:bodyPr rot="0" vert="horz" wrap="square" lIns="91440" tIns="45720" rIns="91440" bIns="45720" anchor="t" anchorCtr="0">
                        <a:noAutofit/>
                      </wps:bodyPr>
                    </wps:wsp>
                  </a:graphicData>
                </a:graphic>
              </wp:inline>
            </w:drawing>
          </mc:Choice>
          <mc:Fallback>
            <w:pict>
              <v:shape w14:anchorId="351E7801" id="_x0000_s1027" type="#_x0000_t202" style="width:451.6pt;height:143.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" fillcolor="#f8f8f8" strokecolor="white [3212]">
                <v:textbox>
                  <w:txbxContent>
                    <w:p w14:paraId="26B87097" w14:textId="77777777" w:rsidR="00464933" w:rsidRPr="00AD21BF" w:rsidRDefault="00464933" w:rsidP="00464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noProof/>
                          <w:color w:val="24292E"/>
                          <w:sz w:val="20"/>
                          <w:szCs w:val="20"/>
                          <w:lang w:val="en-GB" w:eastAsia="en-GB"/>
                        </w:rPr>
                      </w:pPr>
                      <w:r w:rsidRPr="00AD21BF">
                        <w:rPr>
                          <w:rFonts w:ascii="Courier New" w:eastAsia="Times New Roman" w:hAnsi="Courier New" w:cs="Courier New"/>
                          <w:noProof/>
                          <w:color w:val="D73A49"/>
                          <w:sz w:val="20"/>
                          <w:szCs w:val="20"/>
                          <w:lang w:val="en-GB" w:eastAsia="en-GB"/>
                        </w:rPr>
                        <w:t>auto</w:t>
                      </w:r>
                      <w:r w:rsidRPr="00AD21BF">
                        <w:rPr>
                          <w:rFonts w:ascii="Courier New" w:eastAsia="Times New Roman" w:hAnsi="Courier New" w:cs="Courier New"/>
                          <w:noProof/>
                          <w:color w:val="24292E"/>
                          <w:sz w:val="20"/>
                          <w:szCs w:val="20"/>
                          <w:lang w:val="en-GB" w:eastAsia="en-GB"/>
                        </w:rPr>
                        <w:t xml:space="preserve"> </w:t>
                      </w:r>
                      <w:r w:rsidRPr="00AD21BF">
                        <w:rPr>
                          <w:rFonts w:ascii="Courier New" w:eastAsia="Times New Roman" w:hAnsi="Courier New" w:cs="Courier New"/>
                          <w:noProof/>
                          <w:color w:val="6F42C1"/>
                          <w:sz w:val="20"/>
                          <w:szCs w:val="20"/>
                          <w:lang w:val="en-GB" w:eastAsia="en-GB"/>
                        </w:rPr>
                        <w:t>Engine::run</w:t>
                      </w:r>
                      <w:r w:rsidRPr="00AD21BF">
                        <w:rPr>
                          <w:rFonts w:ascii="Courier New" w:eastAsia="Times New Roman" w:hAnsi="Courier New" w:cs="Courier New"/>
                          <w:noProof/>
                          <w:color w:val="24292E"/>
                          <w:sz w:val="20"/>
                          <w:szCs w:val="20"/>
                          <w:lang w:val="en-GB" w:eastAsia="en-GB"/>
                        </w:rPr>
                        <w:t xml:space="preserve">() -&gt; </w:t>
                      </w:r>
                      <w:r w:rsidRPr="00AD21BF">
                        <w:rPr>
                          <w:rFonts w:ascii="Courier New" w:eastAsia="Times New Roman" w:hAnsi="Courier New" w:cs="Courier New"/>
                          <w:noProof/>
                          <w:color w:val="D73A49"/>
                          <w:sz w:val="20"/>
                          <w:szCs w:val="20"/>
                          <w:lang w:val="en-GB" w:eastAsia="en-GB"/>
                        </w:rPr>
                        <w:t>void</w:t>
                      </w:r>
                    </w:p>
                    <w:p w14:paraId="0CC424DB" w14:textId="77777777" w:rsidR="00464933" w:rsidRPr="00AD21BF" w:rsidRDefault="00464933" w:rsidP="00464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noProof/>
                          <w:sz w:val="20"/>
                          <w:szCs w:val="20"/>
                          <w:lang w:val="en-GB" w:eastAsia="en-GB"/>
                        </w:rPr>
                      </w:pPr>
                      <w:r w:rsidRPr="00AD21BF">
                        <w:rPr>
                          <w:rFonts w:ascii="Courier New" w:eastAsia="Times New Roman" w:hAnsi="Courier New" w:cs="Courier New"/>
                          <w:noProof/>
                          <w:sz w:val="20"/>
                          <w:szCs w:val="20"/>
                          <w:lang w:val="en-GB" w:eastAsia="en-GB"/>
                        </w:rPr>
                        <w:t>{</w:t>
                      </w:r>
                    </w:p>
                    <w:p w14:paraId="5BC68A6C" w14:textId="77777777" w:rsidR="00464933" w:rsidRPr="00AD21BF" w:rsidRDefault="00464933" w:rsidP="00464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noProof/>
                          <w:sz w:val="20"/>
                          <w:szCs w:val="20"/>
                          <w:lang w:val="en-GB" w:eastAsia="en-GB"/>
                        </w:rPr>
                      </w:pPr>
                      <w:r w:rsidRPr="00AD21BF">
                        <w:rPr>
                          <w:rFonts w:ascii="Courier New" w:eastAsia="Times New Roman" w:hAnsi="Courier New" w:cs="Courier New"/>
                          <w:noProof/>
                          <w:sz w:val="20"/>
                          <w:szCs w:val="20"/>
                          <w:lang w:val="en-GB" w:eastAsia="en-GB"/>
                        </w:rPr>
                        <w:tab/>
                      </w:r>
                      <w:r w:rsidRPr="00AD21BF">
                        <w:rPr>
                          <w:rFonts w:ascii="Courier New" w:eastAsia="Times New Roman" w:hAnsi="Courier New" w:cs="Courier New"/>
                          <w:noProof/>
                          <w:color w:val="D73A49"/>
                          <w:sz w:val="20"/>
                          <w:szCs w:val="20"/>
                          <w:lang w:val="en-GB" w:eastAsia="en-GB"/>
                        </w:rPr>
                        <w:t>auto</w:t>
                      </w:r>
                      <w:r w:rsidRPr="00AD21BF">
                        <w:rPr>
                          <w:rFonts w:ascii="Courier New" w:eastAsia="Times New Roman" w:hAnsi="Courier New" w:cs="Courier New"/>
                          <w:noProof/>
                          <w:sz w:val="20"/>
                          <w:szCs w:val="20"/>
                          <w:lang w:val="en-GB" w:eastAsia="en-GB"/>
                        </w:rPr>
                        <w:t>&amp; dispatcher = m_registry.</w:t>
                      </w:r>
                      <w:r w:rsidRPr="00AD21BF">
                        <w:rPr>
                          <w:rFonts w:ascii="Courier New" w:eastAsia="Times New Roman" w:hAnsi="Courier New" w:cs="Courier New"/>
                          <w:noProof/>
                          <w:color w:val="E36209"/>
                          <w:sz w:val="20"/>
                          <w:szCs w:val="20"/>
                          <w:lang w:val="en-GB" w:eastAsia="en-GB"/>
                        </w:rPr>
                        <w:t>ctx</w:t>
                      </w:r>
                      <w:r w:rsidRPr="00AD21BF">
                        <w:rPr>
                          <w:rFonts w:ascii="Courier New" w:eastAsia="Times New Roman" w:hAnsi="Courier New" w:cs="Courier New"/>
                          <w:noProof/>
                          <w:sz w:val="20"/>
                          <w:szCs w:val="20"/>
                          <w:lang w:val="en-GB" w:eastAsia="en-GB"/>
                        </w:rPr>
                        <w:t>().</w:t>
                      </w:r>
                      <w:r w:rsidRPr="00AD21BF">
                        <w:rPr>
                          <w:rFonts w:ascii="Courier New" w:eastAsia="Times New Roman" w:hAnsi="Courier New" w:cs="Courier New"/>
                          <w:noProof/>
                          <w:color w:val="E36209"/>
                          <w:sz w:val="20"/>
                          <w:szCs w:val="20"/>
                          <w:lang w:val="en-GB" w:eastAsia="en-GB"/>
                        </w:rPr>
                        <w:t>get</w:t>
                      </w:r>
                      <w:r w:rsidRPr="00AD21BF">
                        <w:rPr>
                          <w:rFonts w:ascii="Courier New" w:eastAsia="Times New Roman" w:hAnsi="Courier New" w:cs="Courier New"/>
                          <w:noProof/>
                          <w:sz w:val="20"/>
                          <w:szCs w:val="20"/>
                          <w:lang w:val="en-GB" w:eastAsia="en-GB"/>
                        </w:rPr>
                        <w:t>&lt; entt::dispatcher &gt;();</w:t>
                      </w:r>
                    </w:p>
                    <w:p w14:paraId="6AB93928" w14:textId="77777777" w:rsidR="00464933" w:rsidRPr="00AD21BF" w:rsidRDefault="00464933" w:rsidP="00464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noProof/>
                          <w:sz w:val="20"/>
                          <w:szCs w:val="20"/>
                          <w:lang w:val="en-GB" w:eastAsia="en-GB"/>
                        </w:rPr>
                      </w:pPr>
                      <w:r w:rsidRPr="00AD21BF">
                        <w:rPr>
                          <w:rFonts w:ascii="Courier New" w:eastAsia="Times New Roman" w:hAnsi="Courier New" w:cs="Courier New"/>
                          <w:noProof/>
                          <w:sz w:val="20"/>
                          <w:szCs w:val="20"/>
                          <w:lang w:val="en-GB" w:eastAsia="en-GB"/>
                        </w:rPr>
                        <w:tab/>
                      </w:r>
                      <w:r w:rsidRPr="00AD21BF">
                        <w:rPr>
                          <w:rFonts w:ascii="Courier New" w:eastAsia="Times New Roman" w:hAnsi="Courier New" w:cs="Courier New"/>
                          <w:noProof/>
                          <w:color w:val="D73A49"/>
                          <w:sz w:val="20"/>
                          <w:szCs w:val="20"/>
                          <w:lang w:val="en-GB" w:eastAsia="en-GB"/>
                        </w:rPr>
                        <w:t>while</w:t>
                      </w:r>
                      <w:r w:rsidRPr="00AD21BF">
                        <w:rPr>
                          <w:rFonts w:ascii="Courier New" w:eastAsia="Times New Roman" w:hAnsi="Courier New" w:cs="Courier New"/>
                          <w:noProof/>
                          <w:sz w:val="20"/>
                          <w:szCs w:val="20"/>
                          <w:lang w:val="en-GB" w:eastAsia="en-GB"/>
                        </w:rPr>
                        <w:t xml:space="preserve"> ( m_isRunning )</w:t>
                      </w:r>
                    </w:p>
                    <w:p w14:paraId="5ED2B142" w14:textId="77777777" w:rsidR="00464933" w:rsidRPr="00AD21BF" w:rsidRDefault="00464933" w:rsidP="00464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noProof/>
                          <w:sz w:val="20"/>
                          <w:szCs w:val="20"/>
                          <w:lang w:val="en-GB" w:eastAsia="en-GB"/>
                        </w:rPr>
                      </w:pPr>
                      <w:r w:rsidRPr="00AD21BF">
                        <w:rPr>
                          <w:rFonts w:ascii="Courier New" w:eastAsia="Times New Roman" w:hAnsi="Courier New" w:cs="Courier New"/>
                          <w:noProof/>
                          <w:sz w:val="20"/>
                          <w:szCs w:val="20"/>
                          <w:lang w:val="en-GB" w:eastAsia="en-GB"/>
                        </w:rPr>
                        <w:tab/>
                        <w:t>{</w:t>
                      </w:r>
                    </w:p>
                    <w:p w14:paraId="53E7293C" w14:textId="77777777" w:rsidR="00464933" w:rsidRPr="00AD21BF" w:rsidRDefault="00464933" w:rsidP="00464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noProof/>
                          <w:sz w:val="20"/>
                          <w:szCs w:val="20"/>
                          <w:lang w:val="en-GB" w:eastAsia="en-GB"/>
                        </w:rPr>
                      </w:pPr>
                      <w:r w:rsidRPr="00AD21BF">
                        <w:rPr>
                          <w:rFonts w:ascii="Courier New" w:eastAsia="Times New Roman" w:hAnsi="Courier New" w:cs="Courier New"/>
                          <w:noProof/>
                          <w:sz w:val="20"/>
                          <w:szCs w:val="20"/>
                          <w:lang w:val="en-GB" w:eastAsia="en-GB"/>
                        </w:rPr>
                        <w:tab/>
                      </w:r>
                      <w:r w:rsidRPr="00AD21BF">
                        <w:rPr>
                          <w:rFonts w:ascii="Courier New" w:eastAsia="Times New Roman" w:hAnsi="Courier New" w:cs="Courier New"/>
                          <w:noProof/>
                          <w:sz w:val="20"/>
                          <w:szCs w:val="20"/>
                          <w:lang w:val="en-GB" w:eastAsia="en-GB"/>
                        </w:rPr>
                        <w:tab/>
                      </w:r>
                      <w:r w:rsidRPr="00AD21BF">
                        <w:rPr>
                          <w:rFonts w:ascii="Courier New" w:eastAsia="Times New Roman" w:hAnsi="Courier New" w:cs="Courier New"/>
                          <w:noProof/>
                          <w:color w:val="D73A49"/>
                          <w:sz w:val="20"/>
                          <w:szCs w:val="20"/>
                          <w:lang w:val="en-GB" w:eastAsia="en-GB"/>
                        </w:rPr>
                        <w:t>for</w:t>
                      </w:r>
                      <w:r w:rsidRPr="00AD21BF">
                        <w:rPr>
                          <w:rFonts w:ascii="Courier New" w:eastAsia="Times New Roman" w:hAnsi="Courier New" w:cs="Courier New"/>
                          <w:noProof/>
                          <w:sz w:val="20"/>
                          <w:szCs w:val="20"/>
                          <w:lang w:val="en-GB" w:eastAsia="en-GB"/>
                        </w:rPr>
                        <w:t xml:space="preserve"> ( </w:t>
                      </w:r>
                      <w:r w:rsidRPr="00AD21BF">
                        <w:rPr>
                          <w:rFonts w:ascii="Courier New" w:eastAsia="Times New Roman" w:hAnsi="Courier New" w:cs="Courier New"/>
                          <w:noProof/>
                          <w:color w:val="D73A49"/>
                          <w:sz w:val="20"/>
                          <w:szCs w:val="20"/>
                          <w:lang w:val="en-GB" w:eastAsia="en-GB"/>
                        </w:rPr>
                        <w:t>auto</w:t>
                      </w:r>
                      <w:r w:rsidRPr="00AD21BF">
                        <w:rPr>
                          <w:rFonts w:ascii="Courier New" w:eastAsia="Times New Roman" w:hAnsi="Courier New" w:cs="Courier New"/>
                          <w:noProof/>
                          <w:sz w:val="20"/>
                          <w:szCs w:val="20"/>
                          <w:lang w:val="en-GB" w:eastAsia="en-GB"/>
                        </w:rPr>
                        <w:t>&amp; service : m_services ) service-&gt;</w:t>
                      </w:r>
                      <w:r w:rsidRPr="00AD21BF">
                        <w:rPr>
                          <w:rFonts w:ascii="Courier New" w:eastAsia="Times New Roman" w:hAnsi="Courier New" w:cs="Courier New"/>
                          <w:noProof/>
                          <w:color w:val="E36209"/>
                          <w:sz w:val="20"/>
                          <w:szCs w:val="20"/>
                          <w:lang w:val="en-GB" w:eastAsia="en-GB"/>
                        </w:rPr>
                        <w:t>beginFrame</w:t>
                      </w:r>
                      <w:r w:rsidRPr="00AD21BF">
                        <w:rPr>
                          <w:rFonts w:ascii="Courier New" w:eastAsia="Times New Roman" w:hAnsi="Courier New" w:cs="Courier New"/>
                          <w:noProof/>
                          <w:sz w:val="20"/>
                          <w:szCs w:val="20"/>
                          <w:lang w:val="en-GB" w:eastAsia="en-GB"/>
                        </w:rPr>
                        <w:t>();</w:t>
                      </w:r>
                    </w:p>
                    <w:p w14:paraId="6625D117" w14:textId="77777777" w:rsidR="00464933" w:rsidRPr="00AD21BF" w:rsidRDefault="00464933" w:rsidP="00464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noProof/>
                          <w:sz w:val="20"/>
                          <w:szCs w:val="20"/>
                          <w:lang w:val="en-GB" w:eastAsia="en-GB"/>
                        </w:rPr>
                      </w:pPr>
                      <w:r w:rsidRPr="00AD21BF">
                        <w:rPr>
                          <w:rFonts w:ascii="Courier New" w:eastAsia="Times New Roman" w:hAnsi="Courier New" w:cs="Courier New"/>
                          <w:noProof/>
                          <w:sz w:val="20"/>
                          <w:szCs w:val="20"/>
                          <w:lang w:val="en-GB" w:eastAsia="en-GB"/>
                        </w:rPr>
                        <w:tab/>
                      </w:r>
                      <w:r w:rsidRPr="00AD21BF">
                        <w:rPr>
                          <w:rFonts w:ascii="Courier New" w:eastAsia="Times New Roman" w:hAnsi="Courier New" w:cs="Courier New"/>
                          <w:noProof/>
                          <w:sz w:val="20"/>
                          <w:szCs w:val="20"/>
                          <w:lang w:val="en-GB" w:eastAsia="en-GB"/>
                        </w:rPr>
                        <w:tab/>
                      </w:r>
                      <w:r w:rsidRPr="00AD21BF">
                        <w:rPr>
                          <w:rFonts w:ascii="Courier New" w:eastAsia="Times New Roman" w:hAnsi="Courier New" w:cs="Courier New"/>
                          <w:noProof/>
                          <w:color w:val="D73A49"/>
                          <w:sz w:val="20"/>
                          <w:szCs w:val="20"/>
                          <w:lang w:val="en-GB" w:eastAsia="en-GB"/>
                        </w:rPr>
                        <w:t>for</w:t>
                      </w:r>
                      <w:r w:rsidRPr="00AD21BF">
                        <w:rPr>
                          <w:rFonts w:ascii="Courier New" w:eastAsia="Times New Roman" w:hAnsi="Courier New" w:cs="Courier New"/>
                          <w:noProof/>
                          <w:sz w:val="20"/>
                          <w:szCs w:val="20"/>
                          <w:lang w:val="en-GB" w:eastAsia="en-GB"/>
                        </w:rPr>
                        <w:t xml:space="preserve"> ( </w:t>
                      </w:r>
                      <w:r w:rsidRPr="00AD21BF">
                        <w:rPr>
                          <w:rFonts w:ascii="Courier New" w:eastAsia="Times New Roman" w:hAnsi="Courier New" w:cs="Courier New"/>
                          <w:noProof/>
                          <w:color w:val="D73A49"/>
                          <w:sz w:val="20"/>
                          <w:szCs w:val="20"/>
                          <w:lang w:val="en-GB" w:eastAsia="en-GB"/>
                        </w:rPr>
                        <w:t>auto</w:t>
                      </w:r>
                      <w:r w:rsidRPr="00AD21BF">
                        <w:rPr>
                          <w:rFonts w:ascii="Courier New" w:eastAsia="Times New Roman" w:hAnsi="Courier New" w:cs="Courier New"/>
                          <w:noProof/>
                          <w:sz w:val="20"/>
                          <w:szCs w:val="20"/>
                          <w:lang w:val="en-GB" w:eastAsia="en-GB"/>
                        </w:rPr>
                        <w:t>&amp; system : m_systems ) system-&gt;</w:t>
                      </w:r>
                      <w:r w:rsidRPr="00AD21BF">
                        <w:rPr>
                          <w:rFonts w:ascii="Courier New" w:eastAsia="Times New Roman" w:hAnsi="Courier New" w:cs="Courier New"/>
                          <w:noProof/>
                          <w:color w:val="E36209"/>
                          <w:sz w:val="20"/>
                          <w:szCs w:val="20"/>
                          <w:lang w:val="en-GB" w:eastAsia="en-GB"/>
                        </w:rPr>
                        <w:t>update</w:t>
                      </w:r>
                      <w:r w:rsidRPr="00AD21BF">
                        <w:rPr>
                          <w:rFonts w:ascii="Courier New" w:eastAsia="Times New Roman" w:hAnsi="Courier New" w:cs="Courier New"/>
                          <w:noProof/>
                          <w:sz w:val="20"/>
                          <w:szCs w:val="20"/>
                          <w:lang w:val="en-GB" w:eastAsia="en-GB"/>
                        </w:rPr>
                        <w:t>();</w:t>
                      </w:r>
                    </w:p>
                    <w:p w14:paraId="53D34794" w14:textId="77777777" w:rsidR="00464933" w:rsidRPr="00AD21BF" w:rsidRDefault="00464933" w:rsidP="00464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noProof/>
                          <w:sz w:val="20"/>
                          <w:szCs w:val="20"/>
                          <w:lang w:val="en-GB" w:eastAsia="en-GB"/>
                        </w:rPr>
                      </w:pPr>
                      <w:r w:rsidRPr="00AD21BF">
                        <w:rPr>
                          <w:rFonts w:ascii="Courier New" w:eastAsia="Times New Roman" w:hAnsi="Courier New" w:cs="Courier New"/>
                          <w:noProof/>
                          <w:sz w:val="20"/>
                          <w:szCs w:val="20"/>
                          <w:lang w:val="en-GB" w:eastAsia="en-GB"/>
                        </w:rPr>
                        <w:tab/>
                      </w:r>
                      <w:r w:rsidRPr="00AD21BF">
                        <w:rPr>
                          <w:rFonts w:ascii="Courier New" w:eastAsia="Times New Roman" w:hAnsi="Courier New" w:cs="Courier New"/>
                          <w:noProof/>
                          <w:sz w:val="20"/>
                          <w:szCs w:val="20"/>
                          <w:lang w:val="en-GB" w:eastAsia="en-GB"/>
                        </w:rPr>
                        <w:tab/>
                      </w:r>
                      <w:r w:rsidRPr="00AD21BF">
                        <w:rPr>
                          <w:rFonts w:ascii="Courier New" w:eastAsia="Times New Roman" w:hAnsi="Courier New" w:cs="Courier New"/>
                          <w:noProof/>
                          <w:color w:val="D73A49"/>
                          <w:sz w:val="20"/>
                          <w:szCs w:val="20"/>
                          <w:lang w:val="en-GB" w:eastAsia="en-GB"/>
                        </w:rPr>
                        <w:t>for</w:t>
                      </w:r>
                      <w:r w:rsidRPr="00AD21BF">
                        <w:rPr>
                          <w:rFonts w:ascii="Courier New" w:eastAsia="Times New Roman" w:hAnsi="Courier New" w:cs="Courier New"/>
                          <w:noProof/>
                          <w:sz w:val="20"/>
                          <w:szCs w:val="20"/>
                          <w:lang w:val="en-GB" w:eastAsia="en-GB"/>
                        </w:rPr>
                        <w:t xml:space="preserve"> ( </w:t>
                      </w:r>
                      <w:r w:rsidRPr="00AD21BF">
                        <w:rPr>
                          <w:rFonts w:ascii="Courier New" w:eastAsia="Times New Roman" w:hAnsi="Courier New" w:cs="Courier New"/>
                          <w:noProof/>
                          <w:color w:val="D73A49"/>
                          <w:sz w:val="20"/>
                          <w:szCs w:val="20"/>
                          <w:lang w:val="en-GB" w:eastAsia="en-GB"/>
                        </w:rPr>
                        <w:t>auto</w:t>
                      </w:r>
                      <w:r w:rsidRPr="00AD21BF">
                        <w:rPr>
                          <w:rFonts w:ascii="Courier New" w:eastAsia="Times New Roman" w:hAnsi="Courier New" w:cs="Courier New"/>
                          <w:noProof/>
                          <w:sz w:val="20"/>
                          <w:szCs w:val="20"/>
                          <w:lang w:val="en-GB" w:eastAsia="en-GB"/>
                        </w:rPr>
                        <w:t>&amp; service : m_services ) service-&gt;</w:t>
                      </w:r>
                      <w:r w:rsidRPr="00AD21BF">
                        <w:rPr>
                          <w:rFonts w:ascii="Courier New" w:eastAsia="Times New Roman" w:hAnsi="Courier New" w:cs="Courier New"/>
                          <w:noProof/>
                          <w:color w:val="E36209"/>
                          <w:sz w:val="20"/>
                          <w:szCs w:val="20"/>
                          <w:lang w:val="en-GB" w:eastAsia="en-GB"/>
                        </w:rPr>
                        <w:t>endFrame</w:t>
                      </w:r>
                      <w:r w:rsidRPr="00AD21BF">
                        <w:rPr>
                          <w:rFonts w:ascii="Courier New" w:eastAsia="Times New Roman" w:hAnsi="Courier New" w:cs="Courier New"/>
                          <w:noProof/>
                          <w:sz w:val="20"/>
                          <w:szCs w:val="20"/>
                          <w:lang w:val="en-GB" w:eastAsia="en-GB"/>
                        </w:rPr>
                        <w:t>();</w:t>
                      </w:r>
                    </w:p>
                    <w:p w14:paraId="6B6DEC01" w14:textId="77777777" w:rsidR="00464933" w:rsidRPr="00AD21BF" w:rsidRDefault="00464933" w:rsidP="00464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noProof/>
                          <w:sz w:val="20"/>
                          <w:szCs w:val="20"/>
                          <w:lang w:val="en-GB" w:eastAsia="en-GB"/>
                        </w:rPr>
                      </w:pPr>
                    </w:p>
                    <w:p w14:paraId="7303CA23" w14:textId="77777777" w:rsidR="00464933" w:rsidRPr="00AD21BF" w:rsidRDefault="00464933" w:rsidP="00464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noProof/>
                          <w:sz w:val="20"/>
                          <w:szCs w:val="20"/>
                          <w:lang w:val="en-GB" w:eastAsia="en-GB"/>
                        </w:rPr>
                      </w:pPr>
                      <w:r w:rsidRPr="00AD21BF">
                        <w:rPr>
                          <w:rFonts w:ascii="Courier New" w:eastAsia="Times New Roman" w:hAnsi="Courier New" w:cs="Courier New"/>
                          <w:noProof/>
                          <w:sz w:val="20"/>
                          <w:szCs w:val="20"/>
                          <w:lang w:val="en-GB" w:eastAsia="en-GB"/>
                        </w:rPr>
                        <w:tab/>
                      </w:r>
                      <w:r w:rsidRPr="00AD21BF">
                        <w:rPr>
                          <w:rFonts w:ascii="Courier New" w:eastAsia="Times New Roman" w:hAnsi="Courier New" w:cs="Courier New"/>
                          <w:noProof/>
                          <w:sz w:val="20"/>
                          <w:szCs w:val="20"/>
                          <w:lang w:val="en-GB" w:eastAsia="en-GB"/>
                        </w:rPr>
                        <w:tab/>
                        <w:t>dispatcher.</w:t>
                      </w:r>
                      <w:r w:rsidRPr="00AD21BF">
                        <w:rPr>
                          <w:rFonts w:ascii="Courier New" w:eastAsia="Times New Roman" w:hAnsi="Courier New" w:cs="Courier New"/>
                          <w:noProof/>
                          <w:color w:val="E36209"/>
                          <w:sz w:val="20"/>
                          <w:szCs w:val="20"/>
                          <w:lang w:val="en-GB" w:eastAsia="en-GB"/>
                        </w:rPr>
                        <w:t>update</w:t>
                      </w:r>
                      <w:r w:rsidRPr="00AD21BF">
                        <w:rPr>
                          <w:rFonts w:ascii="Courier New" w:eastAsia="Times New Roman" w:hAnsi="Courier New" w:cs="Courier New"/>
                          <w:noProof/>
                          <w:sz w:val="20"/>
                          <w:szCs w:val="20"/>
                          <w:lang w:val="en-GB" w:eastAsia="en-GB"/>
                        </w:rPr>
                        <w:t>();</w:t>
                      </w:r>
                    </w:p>
                    <w:p w14:paraId="736E9094" w14:textId="77777777" w:rsidR="00464933" w:rsidRPr="00AD21BF" w:rsidRDefault="00464933" w:rsidP="00464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noProof/>
                          <w:sz w:val="20"/>
                          <w:szCs w:val="20"/>
                          <w:lang w:val="en-GB" w:eastAsia="en-GB"/>
                        </w:rPr>
                      </w:pPr>
                      <w:r w:rsidRPr="00AD21BF">
                        <w:rPr>
                          <w:rFonts w:ascii="Courier New" w:eastAsia="Times New Roman" w:hAnsi="Courier New" w:cs="Courier New"/>
                          <w:noProof/>
                          <w:sz w:val="20"/>
                          <w:szCs w:val="20"/>
                          <w:lang w:val="en-GB" w:eastAsia="en-GB"/>
                        </w:rPr>
                        <w:tab/>
                        <w:t>}</w:t>
                      </w:r>
                    </w:p>
                    <w:p w14:paraId="73AD854F" w14:textId="77777777" w:rsidR="00464933" w:rsidRPr="00AD21BF" w:rsidRDefault="00464933" w:rsidP="00464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noProof/>
                          <w:sz w:val="20"/>
                          <w:szCs w:val="20"/>
                          <w:lang w:val="en-GB" w:eastAsia="en-GB"/>
                        </w:rPr>
                      </w:pPr>
                      <w:r w:rsidRPr="00AD21BF">
                        <w:rPr>
                          <w:rFonts w:ascii="Courier New" w:eastAsia="Times New Roman" w:hAnsi="Courier New" w:cs="Courier New"/>
                          <w:noProof/>
                          <w:sz w:val="20"/>
                          <w:szCs w:val="20"/>
                          <w:lang w:val="en-GB" w:eastAsia="en-GB"/>
                        </w:rPr>
                        <w:t>}</w:t>
                      </w:r>
                    </w:p>
                    <w:p w14:paraId="62E0182A" w14:textId="77777777" w:rsidR="00A3715A" w:rsidRDefault="00A3715A" w:rsidP="00464933">
                      <w:pPr>
                        <w:rPr>
                          <w:noProof/>
                          <w:lang w:val="en-GB"/>
                        </w:rPr>
                      </w:pPr>
                    </w:p>
                    <w:p w14:paraId="53371F4F" w14:textId="1A7D3FEE" w:rsidR="00464933" w:rsidRPr="00C33213" w:rsidRDefault="00464933" w:rsidP="00464933">
                      <w:pPr>
                        <w:rPr>
                          <w:noProof/>
                          <w:lang w:val="en-GB"/>
                        </w:rPr>
                      </w:pPr>
                    </w:p>
                  </w:txbxContent>
                </v:textbox>
                <w10:anchorlock/>
              </v:shape>
            </w:pict>
          </mc:Fallback>
        </mc:AlternateContent>
      </w:r>
      <w:r>
        <w:t xml:space="preserve">Fragment kodu </w:t>
      </w:r>
      <w:r>
        <w:fldChar w:fldCharType="begin"/>
      </w:r>
      <w:r>
        <w:instrText>SEQ Fragment_kodu \* ARABIC</w:instrText>
      </w:r>
      <w:r>
        <w:fldChar w:fldCharType="separate"/>
      </w:r>
      <w:r>
        <w:rPr>
          <w:noProof/>
        </w:rPr>
        <w:t>2</w:t>
      </w:r>
      <w:r>
        <w:fldChar w:fldCharType="end"/>
      </w:r>
      <w:r>
        <w:t>. Pętla główna silnika</w:t>
      </w:r>
    </w:p>
    <w:p w14:paraId="47E26F14" w14:textId="77777777" w:rsidR="00464933" w:rsidRDefault="00464933" w:rsidP="00464933">
      <w:pPr>
        <w:pStyle w:val="Caption"/>
        <w:rPr>
          <w:szCs w:val="20"/>
        </w:rPr>
      </w:pPr>
      <w:r w:rsidRPr="00A83447">
        <w:rPr>
          <w:szCs w:val="20"/>
        </w:rPr>
        <w:t xml:space="preserve">Źródło: </w:t>
      </w:r>
      <w:r>
        <w:rPr>
          <w:szCs w:val="20"/>
        </w:rPr>
        <w:t>o</w:t>
      </w:r>
      <w:r w:rsidRPr="00A83447">
        <w:rPr>
          <w:szCs w:val="20"/>
        </w:rPr>
        <w:t>pracowanie własne</w:t>
      </w:r>
      <w:r>
        <w:rPr>
          <w:szCs w:val="20"/>
        </w:rPr>
        <w:t>.</w:t>
      </w:r>
    </w:p>
    <w:p w14:paraId="44FA237B" w14:textId="54CC1A6C" w:rsidR="005365D8" w:rsidRDefault="005365D8" w:rsidP="00910973">
      <w:pPr>
        <w:pStyle w:val="BodyText"/>
        <w:spacing w:line="360" w:lineRule="auto"/>
      </w:pPr>
    </w:p>
    <w:p w14:paraId="68D3D16F" w14:textId="03AC4C0E" w:rsidR="00370AC0" w:rsidRPr="009027FB" w:rsidRDefault="002D4188" w:rsidP="009027FB">
      <w:pPr>
        <w:pStyle w:val="BodyText"/>
        <w:spacing w:line="360" w:lineRule="auto"/>
      </w:pPr>
      <w:r w:rsidRPr="002D77BE">
        <w:t xml:space="preserve">Warto zaznaczyć, że w projektowanej architekturze serwisy nie powinny pobierać się nawzajem z kontekstu. Mechanizm, w tym wypadku, </w:t>
      </w:r>
      <w:r w:rsidRPr="00EC3034">
        <w:t>Service Locator</w:t>
      </w:r>
      <w:r w:rsidRPr="002D77BE">
        <w:t xml:space="preserve"> przeznaczony jest wyłącznie do udostępniania infrastruktury warstwie aplikacji, natomiast serwisy powinny pozostawać względem siebie niezależne.</w:t>
      </w:r>
    </w:p>
    <w:p w14:paraId="4AB9DFA2" w14:textId="722A48F9" w:rsidR="008A1E73" w:rsidRPr="002D77BE" w:rsidRDefault="00D97FB9" w:rsidP="009C055B">
      <w:pPr>
        <w:pStyle w:val="BodyText"/>
        <w:spacing w:line="360" w:lineRule="auto"/>
      </w:pPr>
      <w:r>
        <w:t>Takie podejście umożliwia sekwencyjne i przewidywalne zarządzanie stanem aplikacji w głównej pętli sterującej</w:t>
      </w:r>
      <w:r w:rsidR="00A63550">
        <w:t xml:space="preserve"> (</w:t>
      </w:r>
      <w:r w:rsidR="401B5E99">
        <w:t>fragment kodu 2</w:t>
      </w:r>
      <w:r>
        <w:fldChar w:fldCharType="begin"/>
      </w:r>
      <w:r>
        <w:instrText xml:space="preserve"> REF _Ref219637095 \h </w:instrText>
      </w:r>
      <w:r>
        <w:fldChar w:fldCharType="separate"/>
      </w:r>
      <w:r>
        <w:fldChar w:fldCharType="end"/>
      </w:r>
      <w:r w:rsidR="00A63550">
        <w:t>)</w:t>
      </w:r>
      <w:r>
        <w:t xml:space="preserve">. Ponadto, separacja logiki od infrastruktury znacząco podnosi rozszerzalność (ang. </w:t>
      </w:r>
      <w:r w:rsidRPr="5AAE8B10">
        <w:rPr>
          <w:i/>
          <w:iCs/>
        </w:rPr>
        <w:t>extensibility</w:t>
      </w:r>
      <w:r>
        <w:t>) systemu</w:t>
      </w:r>
      <w:r w:rsidR="00D7740F">
        <w:t xml:space="preserve"> </w:t>
      </w:r>
      <w:r w:rsidR="00C738D0">
        <w:t>[15, 16]</w:t>
      </w:r>
      <w:r w:rsidR="008A1E73">
        <w:t>. Zastosowanie abstrakcyjnych interfejsów sprawia, że warstwa zaplecza graficznego jest w pełni wymienna; przykładowo, zastąpienie biblioteki SFML innym rozwiązaniem wymaga jedynie implementacji nowej klasy serwisu, bez ingerencji w logikę systemów aplikacji. D</w:t>
      </w:r>
      <w:r>
        <w:t xml:space="preserve">odanie nowej funkcjonalności, takiej jak moduł dźwiękowy czy alternatywny system renderowania, ogranicza się do implementacji interfejsu </w:t>
      </w:r>
      <w:r w:rsidRPr="5AAE8B10">
        <w:rPr>
          <w:rStyle w:val="CodeinlineChar"/>
          <w:lang w:val="pl-PL"/>
        </w:rPr>
        <w:t>IService</w:t>
      </w:r>
      <w:r>
        <w:t xml:space="preserve"> i rejestracji obiektu w silniku, bez konieczności modyfikacji istniejących mechanizmów sterujących</w:t>
      </w:r>
      <w:sdt>
        <w:sdtPr>
          <w:id w:val="405890455"/>
        </w:sdtPr>
        <w:sdtEndPr/>
        <w:sdtContent>
          <w:r>
            <w:fldChar w:fldCharType="begin"/>
          </w:r>
          <w:r>
            <w:instrText xml:space="preserve"> CITATION Fil26 \l 2057 </w:instrText>
          </w:r>
          <w:r>
            <w:fldChar w:fldCharType="separate"/>
          </w:r>
          <w:r w:rsidR="00AC6B85">
            <w:rPr>
              <w:noProof/>
            </w:rPr>
            <w:t xml:space="preserve"> [3]</w:t>
          </w:r>
          <w:r>
            <w:fldChar w:fldCharType="end"/>
          </w:r>
        </w:sdtContent>
      </w:sdt>
      <w:r>
        <w:t xml:space="preserve">. </w:t>
      </w:r>
    </w:p>
    <w:p w14:paraId="56409968" w14:textId="49D38183" w:rsidR="000E4C62" w:rsidRPr="002D77BE" w:rsidRDefault="000E4C62" w:rsidP="008172D9">
      <w:pPr>
        <w:pStyle w:val="BodyText"/>
        <w:spacing w:line="360" w:lineRule="auto"/>
      </w:pPr>
      <w:r w:rsidRPr="002D77BE">
        <w:t>Dodatkowym atutem wynikającym z zastosowania polimorficznego kontenera serwisów jest możliwość bardzo łatwego warunkowego i selektywnego zarządzania komponentami</w:t>
      </w:r>
      <w:r w:rsidR="00D7740F" w:rsidRPr="002D77BE">
        <w:t xml:space="preserve"> </w:t>
      </w:r>
      <w:sdt>
        <w:sdtPr>
          <w:id w:val="-854273307"/>
          <w:citation/>
        </w:sdtPr>
        <w:sdtEndPr/>
        <w:sdtContent>
          <w:r w:rsidR="00D7740F" w:rsidRPr="002D77BE">
            <w:fldChar w:fldCharType="begin"/>
          </w:r>
          <w:r w:rsidR="00D7740F" w:rsidRPr="002D77BE">
            <w:instrText xml:space="preserve"> CITATION Mar17 \l 2057 </w:instrText>
          </w:r>
          <w:r w:rsidR="00D7740F" w:rsidRPr="002D77BE">
            <w:fldChar w:fldCharType="separate"/>
          </w:r>
          <w:r w:rsidR="00AC6B85">
            <w:rPr>
              <w:noProof/>
            </w:rPr>
            <w:t>[15]</w:t>
          </w:r>
          <w:r w:rsidR="00D7740F" w:rsidRPr="002D77BE">
            <w:fldChar w:fldCharType="end"/>
          </w:r>
        </w:sdtContent>
      </w:sdt>
      <w:r w:rsidRPr="002D77BE">
        <w:t xml:space="preserve">. Pozwala to na uruchomienie aplikacji w różnych trybach </w:t>
      </w:r>
      <w:r w:rsidR="008172D9" w:rsidRPr="002D77BE">
        <w:t>operacyjnych</w:t>
      </w:r>
      <w:r w:rsidRPr="00BD765A">
        <w:t xml:space="preserve"> </w:t>
      </w:r>
      <w:r w:rsidR="008172D9" w:rsidRPr="002D77BE">
        <w:t>poprzez</w:t>
      </w:r>
      <w:r w:rsidRPr="002D77BE">
        <w:t xml:space="preserve"> pominięcie instancji serwisów odpowiedzialnych za renderowanie obrazu czy obsługę okna. W takim scenariuszu główna pętla sterująca pozostaje niezmieniona</w:t>
      </w:r>
      <w:sdt>
        <w:sdtPr>
          <w:id w:val="-1002891506"/>
          <w:citation/>
        </w:sdtPr>
        <w:sdtEndPr/>
        <w:sdtContent>
          <w:r w:rsidR="00D7740F" w:rsidRPr="002D77BE">
            <w:fldChar w:fldCharType="begin"/>
          </w:r>
          <w:r w:rsidR="00D7740F" w:rsidRPr="002D77BE">
            <w:instrText xml:space="preserve"> CITATION Fil26 \l 2057 </w:instrText>
          </w:r>
          <w:r w:rsidR="00D7740F" w:rsidRPr="002D77BE">
            <w:fldChar w:fldCharType="separate"/>
          </w:r>
          <w:r w:rsidR="00AC6B85">
            <w:rPr>
              <w:noProof/>
            </w:rPr>
            <w:t xml:space="preserve"> [3]</w:t>
          </w:r>
          <w:r w:rsidR="00D7740F" w:rsidRPr="002D77BE">
            <w:fldChar w:fldCharType="end"/>
          </w:r>
        </w:sdtContent>
      </w:sdt>
      <w:r w:rsidRPr="002D77BE">
        <w:t>.</w:t>
      </w:r>
    </w:p>
    <w:p w14:paraId="72A4705E" w14:textId="6CA6CAAE" w:rsidR="00635A43" w:rsidRPr="002D77BE" w:rsidRDefault="00D97FB9" w:rsidP="009C055B">
      <w:pPr>
        <w:pStyle w:val="BodyText"/>
        <w:spacing w:line="360" w:lineRule="auto"/>
      </w:pPr>
      <w:r w:rsidRPr="002D77BE">
        <w:t xml:space="preserve">Modularność ta pozytywnie wpływa również na utrzymywalność (ang. </w:t>
      </w:r>
      <w:r w:rsidRPr="002D77BE">
        <w:rPr>
          <w:i/>
          <w:iCs/>
        </w:rPr>
        <w:t>maintainability</w:t>
      </w:r>
      <w:r w:rsidRPr="002D77BE">
        <w:t>) kodu, ułatwiając diagnostykę błędów poprzez izolację poszczególnych serwisów i eliminację ukrytych zależności globalnych</w:t>
      </w:r>
      <w:r w:rsidR="002059C5" w:rsidRPr="002D77BE">
        <w:t xml:space="preserve"> </w:t>
      </w:r>
      <w:sdt>
        <w:sdtPr>
          <w:id w:val="-1064792221"/>
          <w:citation/>
        </w:sdtPr>
        <w:sdtEndPr/>
        <w:sdtContent>
          <w:r w:rsidR="002059C5" w:rsidRPr="002D77BE">
            <w:fldChar w:fldCharType="begin"/>
          </w:r>
          <w:r w:rsidR="002059C5" w:rsidRPr="002D77BE">
            <w:instrText xml:space="preserve"> CITATION Nys14 \l 2057 </w:instrText>
          </w:r>
          <w:r w:rsidR="002059C5" w:rsidRPr="002D77BE">
            <w:fldChar w:fldCharType="separate"/>
          </w:r>
          <w:r w:rsidR="00AC6B85">
            <w:rPr>
              <w:noProof/>
            </w:rPr>
            <w:t>[16]</w:t>
          </w:r>
          <w:r w:rsidR="002059C5" w:rsidRPr="002D77BE">
            <w:fldChar w:fldCharType="end"/>
          </w:r>
        </w:sdtContent>
      </w:sdt>
      <w:r w:rsidR="00C00B00" w:rsidRPr="002D77BE">
        <w:t>.</w:t>
      </w:r>
    </w:p>
    <w:p w14:paraId="22C1C163" w14:textId="7CDDDF82" w:rsidR="00357E76" w:rsidRPr="002D77BE" w:rsidRDefault="00357E76" w:rsidP="009C055B">
      <w:pPr>
        <w:pStyle w:val="Heading3"/>
      </w:pPr>
      <w:bookmarkStart w:id="60" w:name="_Toc219154072"/>
      <w:bookmarkStart w:id="61" w:name="_Ref219398915"/>
      <w:bookmarkStart w:id="62" w:name="_Toc219232940"/>
      <w:bookmarkStart w:id="63" w:name="_Toc219849164"/>
      <w:r w:rsidRPr="002D77BE">
        <w:t>Warstwa aplikacji</w:t>
      </w:r>
      <w:r w:rsidR="002D5A6E" w:rsidRPr="002D77BE">
        <w:t xml:space="preserve">, systemy </w:t>
      </w:r>
      <w:r w:rsidRPr="002D77BE">
        <w:t xml:space="preserve">i </w:t>
      </w:r>
      <w:r w:rsidR="002D5A6E" w:rsidRPr="002D77BE">
        <w:t xml:space="preserve">ich </w:t>
      </w:r>
      <w:r w:rsidRPr="002D77BE">
        <w:t>rejestracja</w:t>
      </w:r>
      <w:bookmarkEnd w:id="60"/>
      <w:bookmarkEnd w:id="61"/>
      <w:bookmarkEnd w:id="62"/>
      <w:bookmarkEnd w:id="63"/>
    </w:p>
    <w:p w14:paraId="4EC88F24" w14:textId="3FDD643D" w:rsidR="00F24D40" w:rsidRPr="0015417C" w:rsidRDefault="00357E76" w:rsidP="00A171F2">
      <w:pPr>
        <w:spacing w:line="360" w:lineRule="auto"/>
        <w:rPr>
          <w:szCs w:val="24"/>
        </w:rPr>
      </w:pPr>
      <w:r w:rsidRPr="002D77BE">
        <w:t>Podobnie jak w przypadku serwisów, wszystkie systemy logiczne posiadają wspólną bazową klasę abstrakcyjną</w:t>
      </w:r>
      <w:r w:rsidR="008660D5" w:rsidRPr="002D77BE">
        <w:t xml:space="preserve"> </w:t>
      </w:r>
      <w:r w:rsidRPr="00366992">
        <w:rPr>
          <w:rStyle w:val="CodeinlineChar"/>
          <w:rFonts w:eastAsiaTheme="minorHAnsi"/>
          <w:lang w:val="pl-PL"/>
        </w:rPr>
        <w:t>ISystem</w:t>
      </w:r>
      <w:r w:rsidRPr="002D77BE">
        <w:t xml:space="preserve">. </w:t>
      </w:r>
      <w:r w:rsidR="008660D5" w:rsidRPr="002D77BE">
        <w:t>Definiuje on</w:t>
      </w:r>
      <w:r w:rsidR="00E76BDA" w:rsidRPr="002D77BE">
        <w:t>a</w:t>
      </w:r>
      <w:r w:rsidR="008660D5" w:rsidRPr="002D77BE">
        <w:t xml:space="preserve"> ustandaryzowany interfejs z metodą </w:t>
      </w:r>
      <w:r w:rsidR="008660D5" w:rsidRPr="00366992">
        <w:rPr>
          <w:rStyle w:val="CodeinlineChar"/>
          <w:rFonts w:eastAsiaTheme="minorHAnsi"/>
          <w:lang w:val="pl-PL"/>
        </w:rPr>
        <w:t>update()</w:t>
      </w:r>
      <w:r w:rsidR="00A0234A" w:rsidRPr="002D77BE">
        <w:t>, co umożliwia silnikowi traktowanie zróżnicowanych modułów logiki w sposób polimorficzny</w:t>
      </w:r>
      <w:r w:rsidR="00523710">
        <w:t xml:space="preserve"> (</w:t>
      </w:r>
      <w:r w:rsidR="00523710">
        <w:fldChar w:fldCharType="begin"/>
      </w:r>
      <w:r w:rsidR="00523710">
        <w:instrText xml:space="preserve"> REF _Ref219637095 \h </w:instrText>
      </w:r>
      <w:r w:rsidR="00523710">
        <w:fldChar w:fldCharType="separate"/>
      </w:r>
      <w:r w:rsidR="00314143">
        <w:t xml:space="preserve"> kodu </w:t>
      </w:r>
      <w:r w:rsidR="00314143">
        <w:rPr>
          <w:noProof/>
        </w:rPr>
        <w:t>2</w:t>
      </w:r>
      <w:r w:rsidR="00523710">
        <w:fldChar w:fldCharType="end"/>
      </w:r>
      <w:r w:rsidR="00523710">
        <w:t>)</w:t>
      </w:r>
      <w:sdt>
        <w:sdtPr>
          <w:id w:val="1451441819"/>
          <w:citation/>
        </w:sdtPr>
        <w:sdtEndPr/>
        <w:sdtContent>
          <w:r w:rsidR="00926272" w:rsidRPr="002D77BE">
            <w:fldChar w:fldCharType="begin"/>
          </w:r>
          <w:r w:rsidR="00926272" w:rsidRPr="002D77BE">
            <w:instrText xml:space="preserve"> CITATION Fil26 \l 2057 </w:instrText>
          </w:r>
          <w:r w:rsidR="00926272" w:rsidRPr="002D77BE">
            <w:fldChar w:fldCharType="separate"/>
          </w:r>
          <w:r w:rsidR="00AC6B85">
            <w:rPr>
              <w:noProof/>
            </w:rPr>
            <w:t xml:space="preserve"> </w:t>
          </w:r>
          <w:r w:rsidR="00AC6B85" w:rsidRPr="00AC6B85">
            <w:rPr>
              <w:noProof/>
            </w:rPr>
            <w:t>[3]</w:t>
          </w:r>
          <w:r w:rsidR="00926272" w:rsidRPr="002D77BE">
            <w:fldChar w:fldCharType="end"/>
          </w:r>
        </w:sdtContent>
      </w:sdt>
      <w:r w:rsidR="00926272">
        <w:t>.</w:t>
      </w:r>
    </w:p>
    <w:p w14:paraId="210B0A0E" w14:textId="702C4B1B" w:rsidR="00F24D40" w:rsidRDefault="00F24D40" w:rsidP="009C055B">
      <w:pPr>
        <w:pStyle w:val="BodyText"/>
        <w:spacing w:line="360" w:lineRule="auto"/>
      </w:pPr>
      <w:r w:rsidRPr="002D77BE">
        <w:t xml:space="preserve">Fundamentalnym mechanizmem budowania logiki aplikacji jest wzorzec wstrzykiwania zależności (ang. </w:t>
      </w:r>
      <w:r w:rsidRPr="002D77BE">
        <w:rPr>
          <w:i/>
          <w:iCs/>
        </w:rPr>
        <w:t>Dependency Injection</w:t>
      </w:r>
      <w:r w:rsidRPr="002D77BE">
        <w:t>)</w:t>
      </w:r>
      <w:sdt>
        <w:sdtPr>
          <w:id w:val="-1551920283"/>
          <w:citation/>
        </w:sdtPr>
        <w:sdtEndPr/>
        <w:sdtContent>
          <w:r w:rsidRPr="002D77BE">
            <w:fldChar w:fldCharType="begin"/>
          </w:r>
          <w:r w:rsidRPr="002D77BE">
            <w:instrText xml:space="preserve"> CITATION Mar17 \l 2057 </w:instrText>
          </w:r>
          <w:r w:rsidRPr="002D77BE">
            <w:fldChar w:fldCharType="separate"/>
          </w:r>
          <w:r w:rsidR="00AC6B85">
            <w:rPr>
              <w:noProof/>
            </w:rPr>
            <w:t xml:space="preserve"> [15]</w:t>
          </w:r>
          <w:r w:rsidRPr="002D77BE">
            <w:fldChar w:fldCharType="end"/>
          </w:r>
        </w:sdtContent>
      </w:sdt>
      <w:r w:rsidRPr="002D77BE">
        <w:t>. Takie podejście zapewnia pełną separacje odpowiedzialności, ułatwia testowalność oraz zwiększa elastyczność konfiguracji, przy uzyskaniu luźnego</w:t>
      </w:r>
      <w:r w:rsidRPr="002D77BE">
        <w:rPr>
          <w:b/>
          <w:bCs/>
        </w:rPr>
        <w:t xml:space="preserve"> </w:t>
      </w:r>
      <w:r w:rsidRPr="002D77BE">
        <w:t xml:space="preserve">powiązania (ang. </w:t>
      </w:r>
      <w:r w:rsidRPr="002D77BE">
        <w:rPr>
          <w:i/>
          <w:iCs/>
        </w:rPr>
        <w:t>loose coupling</w:t>
      </w:r>
      <w:r w:rsidRPr="002D77BE">
        <w:t xml:space="preserve">) pomiędzy silnikiem a konkretną logiką symulacji.  Tworzenie systemów odbywa się w głównej klasie aplikacji na etapie inicjalizacji </w:t>
      </w:r>
      <w:r w:rsidR="00933332">
        <w:t xml:space="preserve">co </w:t>
      </w:r>
      <w:r w:rsidR="00DB050B">
        <w:t>zostało przedstawione</w:t>
      </w:r>
      <w:r w:rsidR="00933332">
        <w:t xml:space="preserve"> w</w:t>
      </w:r>
      <w:r w:rsidR="00C33A30">
        <w:t>e</w:t>
      </w:r>
      <w:r w:rsidR="00933332">
        <w:t xml:space="preserve"> fragmencie kodu 3</w:t>
      </w:r>
      <w:r w:rsidR="00C33A30">
        <w:t xml:space="preserve"> </w:t>
      </w:r>
      <w:sdt>
        <w:sdtPr>
          <w:id w:val="-713420605"/>
          <w:citation/>
        </w:sdtPr>
        <w:sdtEndPr/>
        <w:sdtContent>
          <w:r w:rsidR="00B456AA" w:rsidRPr="002D77BE">
            <w:fldChar w:fldCharType="begin"/>
          </w:r>
          <w:r w:rsidR="00B456AA" w:rsidRPr="002D77BE">
            <w:instrText xml:space="preserve"> CITATION Fil26 \l 2057 </w:instrText>
          </w:r>
          <w:r w:rsidR="00B456AA" w:rsidRPr="002D77BE">
            <w:fldChar w:fldCharType="separate"/>
          </w:r>
          <w:r w:rsidR="00AC6B85">
            <w:rPr>
              <w:noProof/>
            </w:rPr>
            <w:t>[3]</w:t>
          </w:r>
          <w:r w:rsidR="00B456AA" w:rsidRPr="002D77BE">
            <w:fldChar w:fldCharType="end"/>
          </w:r>
        </w:sdtContent>
      </w:sdt>
      <w:r w:rsidRPr="002D77BE">
        <w:t>.</w:t>
      </w:r>
    </w:p>
    <w:p w14:paraId="28765CB4" w14:textId="77777777" w:rsidR="00782313" w:rsidRPr="00796309" w:rsidRDefault="00782313" w:rsidP="00782313">
      <w:pPr>
        <w:pStyle w:val="Caption"/>
        <w:rPr>
          <w:sz w:val="24"/>
          <w:szCs w:val="24"/>
        </w:rPr>
      </w:pPr>
    </w:p>
    <w:p w14:paraId="59765260" w14:textId="2C6E8F26" w:rsidR="00782313" w:rsidRPr="002D77BE" w:rsidRDefault="00782313" w:rsidP="00782313">
      <w:pPr>
        <w:pStyle w:val="Caption"/>
      </w:pPr>
      <w:r w:rsidRPr="009504D7">
        <w:rPr>
          <w:noProof/>
        </w:rPr>
        <mc:AlternateContent>
          <mc:Choice Requires="wps">
            <w:drawing>
              <wp:inline distT="0" distB="0" distL="0" distR="0" wp14:anchorId="20B744F5" wp14:editId="31DD1D95">
                <wp:extent cx="5694045" cy="2174875"/>
                <wp:effectExtent l="0" t="0" r="20955" b="15875"/>
                <wp:docPr id="2005472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4045" cy="2174875"/>
                        </a:xfrm>
                        <a:prstGeom prst="rect">
                          <a:avLst/>
                        </a:prstGeom>
                        <a:solidFill>
                          <a:srgbClr val="F8F8F8"/>
                        </a:solidFill>
                        <a:ln w="9525">
                          <a:solidFill>
                            <a:schemeClr val="bg1"/>
                          </a:solidFill>
                          <a:miter lim="800000"/>
                          <a:headEnd/>
                          <a:tailEnd/>
                        </a:ln>
                      </wps:spPr>
                      <wps:txbx>
                        <w:txbxContent>
                          <w:p w14:paraId="5BA47F8F" w14:textId="77777777" w:rsidR="00782313" w:rsidRPr="009B7D5C" w:rsidRDefault="00782313" w:rsidP="00782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24292E"/>
                                <w:sz w:val="18"/>
                                <w:szCs w:val="18"/>
                                <w:lang w:val="en-GB" w:eastAsia="en-GB"/>
                              </w:rPr>
                            </w:pPr>
                            <w:r w:rsidRPr="009B7D5C">
                              <w:rPr>
                                <w:rFonts w:ascii="Courier New" w:eastAsia="Times New Roman" w:hAnsi="Courier New" w:cs="Courier New"/>
                                <w:noProof/>
                                <w:color w:val="D73A49"/>
                                <w:sz w:val="18"/>
                                <w:szCs w:val="18"/>
                                <w:lang w:val="en-GB" w:eastAsia="en-GB"/>
                              </w:rPr>
                              <w:t>auto</w:t>
                            </w:r>
                            <w:r w:rsidRPr="009B7D5C">
                              <w:rPr>
                                <w:rFonts w:ascii="Courier New" w:eastAsia="Times New Roman" w:hAnsi="Courier New" w:cs="Courier New"/>
                                <w:noProof/>
                                <w:color w:val="24292E"/>
                                <w:sz w:val="18"/>
                                <w:szCs w:val="18"/>
                                <w:lang w:val="en-GB" w:eastAsia="en-GB"/>
                              </w:rPr>
                              <w:t xml:space="preserve"> </w:t>
                            </w:r>
                            <w:r w:rsidRPr="009B7D5C">
                              <w:rPr>
                                <w:rFonts w:ascii="Courier New" w:eastAsia="Times New Roman" w:hAnsi="Courier New" w:cs="Courier New"/>
                                <w:noProof/>
                                <w:color w:val="6F42C1"/>
                                <w:sz w:val="18"/>
                                <w:szCs w:val="18"/>
                                <w:lang w:val="en-GB" w:eastAsia="en-GB"/>
                              </w:rPr>
                              <w:t>App::initSystems</w:t>
                            </w:r>
                            <w:r w:rsidRPr="009B7D5C">
                              <w:rPr>
                                <w:rFonts w:ascii="Courier New" w:eastAsia="Times New Roman" w:hAnsi="Courier New" w:cs="Courier New"/>
                                <w:noProof/>
                                <w:color w:val="24292E"/>
                                <w:sz w:val="18"/>
                                <w:szCs w:val="18"/>
                                <w:lang w:val="en-GB" w:eastAsia="en-GB"/>
                              </w:rPr>
                              <w:t xml:space="preserve">() -&gt; </w:t>
                            </w:r>
                            <w:r w:rsidRPr="009B7D5C">
                              <w:rPr>
                                <w:rFonts w:ascii="Courier New" w:eastAsia="Times New Roman" w:hAnsi="Courier New" w:cs="Courier New"/>
                                <w:noProof/>
                                <w:color w:val="D73A49"/>
                                <w:sz w:val="18"/>
                                <w:szCs w:val="18"/>
                                <w:lang w:val="en-GB" w:eastAsia="en-GB"/>
                              </w:rPr>
                              <w:t>void</w:t>
                            </w:r>
                          </w:p>
                          <w:p w14:paraId="50BE6E16" w14:textId="77777777" w:rsidR="00782313" w:rsidRPr="009B7D5C" w:rsidRDefault="00782313" w:rsidP="00782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18"/>
                                <w:szCs w:val="18"/>
                                <w:lang w:val="en-GB" w:eastAsia="en-GB"/>
                              </w:rPr>
                            </w:pPr>
                            <w:r w:rsidRPr="009B7D5C">
                              <w:rPr>
                                <w:rFonts w:ascii="Courier New" w:eastAsia="Times New Roman" w:hAnsi="Courier New" w:cs="Courier New"/>
                                <w:noProof/>
                                <w:sz w:val="18"/>
                                <w:szCs w:val="18"/>
                                <w:lang w:val="en-GB" w:eastAsia="en-GB"/>
                              </w:rPr>
                              <w:t>{</w:t>
                            </w:r>
                          </w:p>
                          <w:p w14:paraId="3492135E" w14:textId="77777777" w:rsidR="00782313" w:rsidRPr="009B7D5C" w:rsidRDefault="00782313" w:rsidP="00782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18"/>
                                <w:szCs w:val="18"/>
                                <w:lang w:val="en-GB" w:eastAsia="en-GB"/>
                              </w:rPr>
                            </w:pPr>
                            <w:r w:rsidRPr="009B7D5C">
                              <w:rPr>
                                <w:rFonts w:ascii="Courier New" w:eastAsia="Times New Roman" w:hAnsi="Courier New" w:cs="Courier New"/>
                                <w:noProof/>
                                <w:sz w:val="18"/>
                                <w:szCs w:val="18"/>
                                <w:lang w:val="en-GB" w:eastAsia="en-GB"/>
                              </w:rPr>
                              <w:tab/>
                            </w:r>
                            <w:r w:rsidRPr="009B7D5C">
                              <w:rPr>
                                <w:rFonts w:ascii="Courier New" w:eastAsia="Times New Roman" w:hAnsi="Courier New" w:cs="Courier New"/>
                                <w:noProof/>
                                <w:color w:val="D73A49"/>
                                <w:sz w:val="18"/>
                                <w:szCs w:val="18"/>
                                <w:lang w:val="en-GB" w:eastAsia="en-GB"/>
                              </w:rPr>
                              <w:t>auto</w:t>
                            </w:r>
                            <w:r w:rsidRPr="009B7D5C">
                              <w:rPr>
                                <w:rFonts w:ascii="Courier New" w:eastAsia="Times New Roman" w:hAnsi="Courier New" w:cs="Courier New"/>
                                <w:noProof/>
                                <w:sz w:val="18"/>
                                <w:szCs w:val="18"/>
                                <w:lang w:val="en-GB" w:eastAsia="en-GB"/>
                              </w:rPr>
                              <w:t>&amp; registry = m_engine.</w:t>
                            </w:r>
                            <w:r w:rsidRPr="009B7D5C">
                              <w:rPr>
                                <w:rFonts w:ascii="Courier New" w:eastAsia="Times New Roman" w:hAnsi="Courier New" w:cs="Courier New"/>
                                <w:noProof/>
                                <w:color w:val="E36209"/>
                                <w:sz w:val="18"/>
                                <w:szCs w:val="18"/>
                                <w:lang w:val="en-GB" w:eastAsia="en-GB"/>
                              </w:rPr>
                              <w:t>registry</w:t>
                            </w:r>
                            <w:r w:rsidRPr="009B7D5C">
                              <w:rPr>
                                <w:rFonts w:ascii="Courier New" w:eastAsia="Times New Roman" w:hAnsi="Courier New" w:cs="Courier New"/>
                                <w:noProof/>
                                <w:sz w:val="18"/>
                                <w:szCs w:val="18"/>
                                <w:lang w:val="en-GB" w:eastAsia="en-GB"/>
                              </w:rPr>
                              <w:t>();</w:t>
                            </w:r>
                          </w:p>
                          <w:p w14:paraId="62FDBAAA" w14:textId="77777777" w:rsidR="00782313" w:rsidRPr="009B7D5C" w:rsidRDefault="00782313" w:rsidP="00782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18"/>
                                <w:szCs w:val="18"/>
                                <w:lang w:val="en-GB" w:eastAsia="en-GB"/>
                              </w:rPr>
                            </w:pPr>
                            <w:r w:rsidRPr="009B7D5C">
                              <w:rPr>
                                <w:rFonts w:ascii="Courier New" w:eastAsia="Times New Roman" w:hAnsi="Courier New" w:cs="Courier New"/>
                                <w:noProof/>
                                <w:sz w:val="18"/>
                                <w:szCs w:val="18"/>
                                <w:lang w:val="en-GB" w:eastAsia="en-GB"/>
                              </w:rPr>
                              <w:tab/>
                            </w:r>
                            <w:r w:rsidRPr="009B7D5C">
                              <w:rPr>
                                <w:rFonts w:ascii="Courier New" w:eastAsia="Times New Roman" w:hAnsi="Courier New" w:cs="Courier New"/>
                                <w:noProof/>
                                <w:color w:val="D73A49"/>
                                <w:sz w:val="18"/>
                                <w:szCs w:val="18"/>
                                <w:lang w:val="en-GB" w:eastAsia="en-GB"/>
                              </w:rPr>
                              <w:t>if</w:t>
                            </w:r>
                            <w:r w:rsidRPr="009B7D5C">
                              <w:rPr>
                                <w:rFonts w:ascii="Courier New" w:eastAsia="Times New Roman" w:hAnsi="Courier New" w:cs="Courier New"/>
                                <w:noProof/>
                                <w:sz w:val="18"/>
                                <w:szCs w:val="18"/>
                                <w:lang w:val="en-GB" w:eastAsia="en-GB"/>
                              </w:rPr>
                              <w:t xml:space="preserve"> ( m_cliOptions.gui )</w:t>
                            </w:r>
                          </w:p>
                          <w:p w14:paraId="3AEEEA78" w14:textId="77777777" w:rsidR="00782313" w:rsidRPr="009B7D5C" w:rsidRDefault="00782313" w:rsidP="00782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18"/>
                                <w:szCs w:val="18"/>
                                <w:lang w:val="en-GB" w:eastAsia="en-GB"/>
                              </w:rPr>
                            </w:pPr>
                            <w:r w:rsidRPr="009B7D5C">
                              <w:rPr>
                                <w:rFonts w:ascii="Courier New" w:eastAsia="Times New Roman" w:hAnsi="Courier New" w:cs="Courier New"/>
                                <w:noProof/>
                                <w:sz w:val="18"/>
                                <w:szCs w:val="18"/>
                                <w:lang w:val="en-GB" w:eastAsia="en-GB"/>
                              </w:rPr>
                              <w:tab/>
                              <w:t>{</w:t>
                            </w:r>
                          </w:p>
                          <w:p w14:paraId="7AA5C7D8" w14:textId="77777777" w:rsidR="00782313" w:rsidRPr="009B7D5C" w:rsidRDefault="00782313" w:rsidP="00782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18"/>
                                <w:szCs w:val="18"/>
                                <w:lang w:val="en-GB" w:eastAsia="en-GB"/>
                              </w:rPr>
                            </w:pPr>
                            <w:r w:rsidRPr="009B7D5C">
                              <w:rPr>
                                <w:rFonts w:ascii="Courier New" w:eastAsia="Times New Roman" w:hAnsi="Courier New" w:cs="Courier New"/>
                                <w:noProof/>
                                <w:sz w:val="18"/>
                                <w:szCs w:val="18"/>
                                <w:lang w:val="en-GB" w:eastAsia="en-GB"/>
                              </w:rPr>
                              <w:tab/>
                            </w:r>
                            <w:r w:rsidRPr="009B7D5C">
                              <w:rPr>
                                <w:rFonts w:ascii="Courier New" w:eastAsia="Times New Roman" w:hAnsi="Courier New" w:cs="Courier New"/>
                                <w:noProof/>
                                <w:sz w:val="18"/>
                                <w:szCs w:val="18"/>
                                <w:lang w:val="en-GB" w:eastAsia="en-GB"/>
                              </w:rPr>
                              <w:tab/>
                              <w:t>m_engine.</w:t>
                            </w:r>
                            <w:r w:rsidRPr="009B7D5C">
                              <w:rPr>
                                <w:rFonts w:ascii="Courier New" w:eastAsia="Times New Roman" w:hAnsi="Courier New" w:cs="Courier New"/>
                                <w:noProof/>
                                <w:color w:val="E36209"/>
                                <w:sz w:val="18"/>
                                <w:szCs w:val="18"/>
                                <w:lang w:val="en-GB" w:eastAsia="en-GB"/>
                              </w:rPr>
                              <w:t>addSystem</w:t>
                            </w:r>
                            <w:r w:rsidRPr="009B7D5C">
                              <w:rPr>
                                <w:rFonts w:ascii="Courier New" w:eastAsia="Times New Roman" w:hAnsi="Courier New" w:cs="Courier New"/>
                                <w:noProof/>
                                <w:sz w:val="18"/>
                                <w:szCs w:val="18"/>
                                <w:lang w:val="en-GB" w:eastAsia="en-GB"/>
                              </w:rPr>
                              <w:t>&lt; InputSystem &gt;( registry );</w:t>
                            </w:r>
                          </w:p>
                          <w:p w14:paraId="44F0A9E5" w14:textId="77777777" w:rsidR="00782313" w:rsidRPr="009B7D5C" w:rsidRDefault="00782313" w:rsidP="00782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18"/>
                                <w:szCs w:val="18"/>
                                <w:lang w:val="en-GB" w:eastAsia="en-GB"/>
                              </w:rPr>
                            </w:pPr>
                            <w:r w:rsidRPr="009B7D5C">
                              <w:rPr>
                                <w:rFonts w:ascii="Courier New" w:eastAsia="Times New Roman" w:hAnsi="Courier New" w:cs="Courier New"/>
                                <w:noProof/>
                                <w:sz w:val="18"/>
                                <w:szCs w:val="18"/>
                                <w:lang w:val="en-GB" w:eastAsia="en-GB"/>
                              </w:rPr>
                              <w:tab/>
                            </w:r>
                            <w:r w:rsidRPr="009B7D5C">
                              <w:rPr>
                                <w:rFonts w:ascii="Courier New" w:eastAsia="Times New Roman" w:hAnsi="Courier New" w:cs="Courier New"/>
                                <w:noProof/>
                                <w:sz w:val="18"/>
                                <w:szCs w:val="18"/>
                                <w:lang w:val="en-GB" w:eastAsia="en-GB"/>
                              </w:rPr>
                              <w:tab/>
                              <w:t>m_engine.</w:t>
                            </w:r>
                            <w:r w:rsidRPr="009B7D5C">
                              <w:rPr>
                                <w:rFonts w:ascii="Courier New" w:eastAsia="Times New Roman" w:hAnsi="Courier New" w:cs="Courier New"/>
                                <w:noProof/>
                                <w:color w:val="E36209"/>
                                <w:sz w:val="18"/>
                                <w:szCs w:val="18"/>
                                <w:lang w:val="en-GB" w:eastAsia="en-GB"/>
                              </w:rPr>
                              <w:t>addSystem</w:t>
                            </w:r>
                            <w:r w:rsidRPr="009B7D5C">
                              <w:rPr>
                                <w:rFonts w:ascii="Courier New" w:eastAsia="Times New Roman" w:hAnsi="Courier New" w:cs="Courier New"/>
                                <w:noProof/>
                                <w:sz w:val="18"/>
                                <w:szCs w:val="18"/>
                                <w:lang w:val="en-GB" w:eastAsia="en-GB"/>
                              </w:rPr>
                              <w:t>&lt; CameraMovementSystem &gt;( registry );</w:t>
                            </w:r>
                          </w:p>
                          <w:p w14:paraId="5FB29CEB" w14:textId="77777777" w:rsidR="00782313" w:rsidRPr="009B7D5C" w:rsidRDefault="00782313" w:rsidP="00782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18"/>
                                <w:szCs w:val="18"/>
                                <w:lang w:val="en-GB" w:eastAsia="en-GB"/>
                              </w:rPr>
                            </w:pPr>
                            <w:r w:rsidRPr="009B7D5C">
                              <w:rPr>
                                <w:rFonts w:ascii="Courier New" w:eastAsia="Times New Roman" w:hAnsi="Courier New" w:cs="Courier New"/>
                                <w:noProof/>
                                <w:sz w:val="18"/>
                                <w:szCs w:val="18"/>
                                <w:lang w:val="en-GB" w:eastAsia="en-GB"/>
                              </w:rPr>
                              <w:tab/>
                            </w:r>
                            <w:r w:rsidRPr="009B7D5C">
                              <w:rPr>
                                <w:rFonts w:ascii="Courier New" w:eastAsia="Times New Roman" w:hAnsi="Courier New" w:cs="Courier New"/>
                                <w:noProof/>
                                <w:sz w:val="18"/>
                                <w:szCs w:val="18"/>
                                <w:lang w:val="en-GB" w:eastAsia="en-GB"/>
                              </w:rPr>
                              <w:tab/>
                              <w:t>m_engine.</w:t>
                            </w:r>
                            <w:r w:rsidRPr="009B7D5C">
                              <w:rPr>
                                <w:rFonts w:ascii="Courier New" w:eastAsia="Times New Roman" w:hAnsi="Courier New" w:cs="Courier New"/>
                                <w:noProof/>
                                <w:color w:val="E36209"/>
                                <w:sz w:val="18"/>
                                <w:szCs w:val="18"/>
                                <w:lang w:val="en-GB" w:eastAsia="en-GB"/>
                              </w:rPr>
                              <w:t>addSystem</w:t>
                            </w:r>
                            <w:r w:rsidRPr="009B7D5C">
                              <w:rPr>
                                <w:rFonts w:ascii="Courier New" w:eastAsia="Times New Roman" w:hAnsi="Courier New" w:cs="Courier New"/>
                                <w:noProof/>
                                <w:sz w:val="18"/>
                                <w:szCs w:val="18"/>
                                <w:lang w:val="en-GB" w:eastAsia="en-GB"/>
                              </w:rPr>
                              <w:t>&lt; SimRunnerSystem &gt;( registry, m_cliOptions );</w:t>
                            </w:r>
                          </w:p>
                          <w:p w14:paraId="623ABE55" w14:textId="77777777" w:rsidR="00782313" w:rsidRPr="009B7D5C" w:rsidRDefault="00782313" w:rsidP="00782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18"/>
                                <w:szCs w:val="18"/>
                                <w:lang w:val="en-GB" w:eastAsia="en-GB"/>
                              </w:rPr>
                            </w:pPr>
                            <w:r w:rsidRPr="009B7D5C">
                              <w:rPr>
                                <w:rFonts w:ascii="Courier New" w:eastAsia="Times New Roman" w:hAnsi="Courier New" w:cs="Courier New"/>
                                <w:noProof/>
                                <w:sz w:val="18"/>
                                <w:szCs w:val="18"/>
                                <w:lang w:val="en-GB" w:eastAsia="en-GB"/>
                              </w:rPr>
                              <w:tab/>
                            </w:r>
                            <w:r w:rsidRPr="009B7D5C">
                              <w:rPr>
                                <w:rFonts w:ascii="Courier New" w:eastAsia="Times New Roman" w:hAnsi="Courier New" w:cs="Courier New"/>
                                <w:noProof/>
                                <w:sz w:val="18"/>
                                <w:szCs w:val="18"/>
                                <w:lang w:val="en-GB" w:eastAsia="en-GB"/>
                              </w:rPr>
                              <w:tab/>
                              <w:t>m_engine.</w:t>
                            </w:r>
                            <w:r w:rsidRPr="009B7D5C">
                              <w:rPr>
                                <w:rFonts w:ascii="Courier New" w:eastAsia="Times New Roman" w:hAnsi="Courier New" w:cs="Courier New"/>
                                <w:noProof/>
                                <w:color w:val="E36209"/>
                                <w:sz w:val="18"/>
                                <w:szCs w:val="18"/>
                                <w:lang w:val="en-GB" w:eastAsia="en-GB"/>
                              </w:rPr>
                              <w:t>addSystem</w:t>
                            </w:r>
                            <w:r w:rsidRPr="009B7D5C">
                              <w:rPr>
                                <w:rFonts w:ascii="Courier New" w:eastAsia="Times New Roman" w:hAnsi="Courier New" w:cs="Courier New"/>
                                <w:noProof/>
                                <w:sz w:val="18"/>
                                <w:szCs w:val="18"/>
                                <w:lang w:val="en-GB" w:eastAsia="en-GB"/>
                              </w:rPr>
                              <w:t>&lt; UISystem &gt;( registry );</w:t>
                            </w:r>
                          </w:p>
                          <w:p w14:paraId="02A4B05A" w14:textId="77777777" w:rsidR="00782313" w:rsidRPr="009B7D5C" w:rsidRDefault="00782313" w:rsidP="00782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18"/>
                                <w:szCs w:val="18"/>
                                <w:lang w:val="en-GB" w:eastAsia="en-GB"/>
                              </w:rPr>
                            </w:pPr>
                            <w:r w:rsidRPr="009B7D5C">
                              <w:rPr>
                                <w:rFonts w:ascii="Courier New" w:eastAsia="Times New Roman" w:hAnsi="Courier New" w:cs="Courier New"/>
                                <w:noProof/>
                                <w:sz w:val="18"/>
                                <w:szCs w:val="18"/>
                                <w:lang w:val="en-GB" w:eastAsia="en-GB"/>
                              </w:rPr>
                              <w:tab/>
                            </w:r>
                            <w:r w:rsidRPr="009B7D5C">
                              <w:rPr>
                                <w:rFonts w:ascii="Courier New" w:eastAsia="Times New Roman" w:hAnsi="Courier New" w:cs="Courier New"/>
                                <w:noProof/>
                                <w:sz w:val="18"/>
                                <w:szCs w:val="18"/>
                                <w:lang w:val="en-GB" w:eastAsia="en-GB"/>
                              </w:rPr>
                              <w:tab/>
                              <w:t>m_engine.</w:t>
                            </w:r>
                            <w:r w:rsidRPr="009B7D5C">
                              <w:rPr>
                                <w:rFonts w:ascii="Courier New" w:eastAsia="Times New Roman" w:hAnsi="Courier New" w:cs="Courier New"/>
                                <w:noProof/>
                                <w:color w:val="E36209"/>
                                <w:sz w:val="18"/>
                                <w:szCs w:val="18"/>
                                <w:lang w:val="en-GB" w:eastAsia="en-GB"/>
                              </w:rPr>
                              <w:t>addSystem</w:t>
                            </w:r>
                            <w:r w:rsidRPr="009B7D5C">
                              <w:rPr>
                                <w:rFonts w:ascii="Courier New" w:eastAsia="Times New Roman" w:hAnsi="Courier New" w:cs="Courier New"/>
                                <w:noProof/>
                                <w:sz w:val="18"/>
                                <w:szCs w:val="18"/>
                                <w:lang w:val="en-GB" w:eastAsia="en-GB"/>
                              </w:rPr>
                              <w:t>&lt; RenderSystem &gt;( registry</w:t>
                            </w:r>
                            <w:r w:rsidRPr="00430F7C">
                              <w:rPr>
                                <w:rFonts w:ascii="Courier New" w:eastAsia="Times New Roman" w:hAnsi="Courier New" w:cs="Courier New"/>
                                <w:noProof/>
                                <w:sz w:val="18"/>
                                <w:szCs w:val="18"/>
                                <w:lang w:val="en-GB" w:eastAsia="en-GB"/>
                              </w:rPr>
                              <w:t xml:space="preserve"> </w:t>
                            </w:r>
                            <w:r w:rsidRPr="009B7D5C">
                              <w:rPr>
                                <w:rFonts w:ascii="Courier New" w:eastAsia="Times New Roman" w:hAnsi="Courier New" w:cs="Courier New"/>
                                <w:noProof/>
                                <w:sz w:val="18"/>
                                <w:szCs w:val="18"/>
                                <w:lang w:val="en-GB" w:eastAsia="en-GB"/>
                              </w:rPr>
                              <w:t>);</w:t>
                            </w:r>
                          </w:p>
                          <w:p w14:paraId="030E2EA3" w14:textId="77777777" w:rsidR="00782313" w:rsidRPr="009B7D5C" w:rsidRDefault="00782313" w:rsidP="00782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18"/>
                                <w:szCs w:val="18"/>
                                <w:lang w:val="en-GB" w:eastAsia="en-GB"/>
                              </w:rPr>
                            </w:pPr>
                            <w:r w:rsidRPr="009B7D5C">
                              <w:rPr>
                                <w:rFonts w:ascii="Courier New" w:eastAsia="Times New Roman" w:hAnsi="Courier New" w:cs="Courier New"/>
                                <w:noProof/>
                                <w:sz w:val="18"/>
                                <w:szCs w:val="18"/>
                                <w:lang w:val="en-GB" w:eastAsia="en-GB"/>
                              </w:rPr>
                              <w:tab/>
                              <w:t>}</w:t>
                            </w:r>
                          </w:p>
                          <w:p w14:paraId="521FD0B3" w14:textId="77777777" w:rsidR="00782313" w:rsidRPr="009B7D5C" w:rsidRDefault="00782313" w:rsidP="00782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18"/>
                                <w:szCs w:val="18"/>
                                <w:lang w:val="en-GB" w:eastAsia="en-GB"/>
                              </w:rPr>
                            </w:pPr>
                            <w:r w:rsidRPr="009B7D5C">
                              <w:rPr>
                                <w:rFonts w:ascii="Courier New" w:eastAsia="Times New Roman" w:hAnsi="Courier New" w:cs="Courier New"/>
                                <w:noProof/>
                                <w:sz w:val="18"/>
                                <w:szCs w:val="18"/>
                                <w:lang w:val="en-GB" w:eastAsia="en-GB"/>
                              </w:rPr>
                              <w:tab/>
                            </w:r>
                            <w:r w:rsidRPr="009B7D5C">
                              <w:rPr>
                                <w:rFonts w:ascii="Courier New" w:eastAsia="Times New Roman" w:hAnsi="Courier New" w:cs="Courier New"/>
                                <w:noProof/>
                                <w:color w:val="D73A49"/>
                                <w:sz w:val="18"/>
                                <w:szCs w:val="18"/>
                                <w:lang w:val="en-GB" w:eastAsia="en-GB"/>
                              </w:rPr>
                              <w:t>else</w:t>
                            </w:r>
                          </w:p>
                          <w:p w14:paraId="29963752" w14:textId="77777777" w:rsidR="00782313" w:rsidRPr="009B7D5C" w:rsidRDefault="00782313" w:rsidP="00782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18"/>
                                <w:szCs w:val="18"/>
                                <w:lang w:val="en-GB" w:eastAsia="en-GB"/>
                              </w:rPr>
                            </w:pPr>
                            <w:r w:rsidRPr="009B7D5C">
                              <w:rPr>
                                <w:rFonts w:ascii="Courier New" w:eastAsia="Times New Roman" w:hAnsi="Courier New" w:cs="Courier New"/>
                                <w:noProof/>
                                <w:sz w:val="18"/>
                                <w:szCs w:val="18"/>
                                <w:lang w:val="en-GB" w:eastAsia="en-GB"/>
                              </w:rPr>
                              <w:tab/>
                              <w:t>{</w:t>
                            </w:r>
                          </w:p>
                          <w:p w14:paraId="02D4FDE3" w14:textId="77777777" w:rsidR="00782313" w:rsidRPr="009B7D5C" w:rsidRDefault="00782313" w:rsidP="00782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18"/>
                                <w:szCs w:val="18"/>
                                <w:lang w:val="en-GB" w:eastAsia="en-GB"/>
                              </w:rPr>
                            </w:pPr>
                            <w:r w:rsidRPr="009B7D5C">
                              <w:rPr>
                                <w:rFonts w:ascii="Courier New" w:eastAsia="Times New Roman" w:hAnsi="Courier New" w:cs="Courier New"/>
                                <w:noProof/>
                                <w:sz w:val="18"/>
                                <w:szCs w:val="18"/>
                                <w:lang w:val="en-GB" w:eastAsia="en-GB"/>
                              </w:rPr>
                              <w:tab/>
                            </w:r>
                            <w:r w:rsidRPr="009B7D5C">
                              <w:rPr>
                                <w:rFonts w:ascii="Courier New" w:eastAsia="Times New Roman" w:hAnsi="Courier New" w:cs="Courier New"/>
                                <w:noProof/>
                                <w:sz w:val="18"/>
                                <w:szCs w:val="18"/>
                                <w:lang w:val="en-GB" w:eastAsia="en-GB"/>
                              </w:rPr>
                              <w:tab/>
                              <w:t>m_engine.</w:t>
                            </w:r>
                            <w:r w:rsidRPr="009B7D5C">
                              <w:rPr>
                                <w:rFonts w:ascii="Courier New" w:eastAsia="Times New Roman" w:hAnsi="Courier New" w:cs="Courier New"/>
                                <w:noProof/>
                                <w:color w:val="E36209"/>
                                <w:sz w:val="18"/>
                                <w:szCs w:val="18"/>
                                <w:lang w:val="en-GB" w:eastAsia="en-GB"/>
                              </w:rPr>
                              <w:t>addSystem</w:t>
                            </w:r>
                            <w:r w:rsidRPr="009B7D5C">
                              <w:rPr>
                                <w:rFonts w:ascii="Courier New" w:eastAsia="Times New Roman" w:hAnsi="Courier New" w:cs="Courier New"/>
                                <w:noProof/>
                                <w:sz w:val="18"/>
                                <w:szCs w:val="18"/>
                                <w:lang w:val="en-GB" w:eastAsia="en-GB"/>
                              </w:rPr>
                              <w:t>&lt; SimRunnerSystem &gt;( registry, m_cliOptions );</w:t>
                            </w:r>
                          </w:p>
                          <w:p w14:paraId="401CB0AD" w14:textId="77777777" w:rsidR="00782313" w:rsidRPr="009B7D5C" w:rsidRDefault="00782313" w:rsidP="00782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18"/>
                                <w:szCs w:val="18"/>
                                <w:lang w:val="en-GB" w:eastAsia="en-GB"/>
                              </w:rPr>
                            </w:pPr>
                            <w:r w:rsidRPr="009B7D5C">
                              <w:rPr>
                                <w:rFonts w:ascii="Courier New" w:eastAsia="Times New Roman" w:hAnsi="Courier New" w:cs="Courier New"/>
                                <w:noProof/>
                                <w:sz w:val="18"/>
                                <w:szCs w:val="18"/>
                                <w:lang w:val="en-GB" w:eastAsia="en-GB"/>
                              </w:rPr>
                              <w:tab/>
                              <w:t>}</w:t>
                            </w:r>
                          </w:p>
                          <w:p w14:paraId="27B2B411" w14:textId="77777777" w:rsidR="00782313" w:rsidRPr="009B7D5C" w:rsidRDefault="00782313" w:rsidP="00782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18"/>
                                <w:szCs w:val="18"/>
                                <w:lang w:val="en-GB" w:eastAsia="en-GB"/>
                              </w:rPr>
                            </w:pPr>
                            <w:r w:rsidRPr="009B7D5C">
                              <w:rPr>
                                <w:rFonts w:ascii="Courier New" w:eastAsia="Times New Roman" w:hAnsi="Courier New" w:cs="Courier New"/>
                                <w:noProof/>
                                <w:sz w:val="18"/>
                                <w:szCs w:val="18"/>
                                <w:lang w:val="en-GB" w:eastAsia="en-GB"/>
                              </w:rPr>
                              <w:t>}</w:t>
                            </w:r>
                          </w:p>
                          <w:p w14:paraId="0DB2CB24" w14:textId="77777777" w:rsidR="00782313" w:rsidRPr="00430F7C" w:rsidRDefault="00782313" w:rsidP="00782313">
                            <w:pPr>
                              <w:rPr>
                                <w:noProof/>
                                <w:sz w:val="18"/>
                                <w:szCs w:val="18"/>
                              </w:rPr>
                            </w:pPr>
                          </w:p>
                          <w:p w14:paraId="1F27EB30" w14:textId="77777777" w:rsidR="00782313" w:rsidRPr="00430F7C" w:rsidRDefault="00782313" w:rsidP="00782313">
                            <w:pPr>
                              <w:rPr>
                                <w:noProof/>
                                <w:sz w:val="18"/>
                                <w:szCs w:val="18"/>
                                <w:lang w:val="en-GB"/>
                              </w:rPr>
                            </w:pPr>
                          </w:p>
                        </w:txbxContent>
                      </wps:txbx>
                      <wps:bodyPr rot="0" vert="horz" wrap="square" lIns="91440" tIns="45720" rIns="91440" bIns="45720" anchor="t" anchorCtr="0">
                        <a:noAutofit/>
                      </wps:bodyPr>
                    </wps:wsp>
                  </a:graphicData>
                </a:graphic>
              </wp:inline>
            </w:drawing>
          </mc:Choice>
          <mc:Fallback>
            <w:pict>
              <v:shape w14:anchorId="20B744F5" id="_x0000_s1028" type="#_x0000_t202" style="width:448.35pt;height:17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" fillcolor="#f8f8f8" strokecolor="white [3212]">
                <v:textbox>
                  <w:txbxContent>
                    <w:p w14:paraId="5BA47F8F" w14:textId="77777777" w:rsidR="00782313" w:rsidRPr="009B7D5C" w:rsidRDefault="00782313" w:rsidP="00782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24292E"/>
                          <w:sz w:val="18"/>
                          <w:szCs w:val="18"/>
                          <w:lang w:val="en-GB" w:eastAsia="en-GB"/>
                        </w:rPr>
                      </w:pPr>
                      <w:r w:rsidRPr="009B7D5C">
                        <w:rPr>
                          <w:rFonts w:ascii="Courier New" w:eastAsia="Times New Roman" w:hAnsi="Courier New" w:cs="Courier New"/>
                          <w:noProof/>
                          <w:color w:val="D73A49"/>
                          <w:sz w:val="18"/>
                          <w:szCs w:val="18"/>
                          <w:lang w:val="en-GB" w:eastAsia="en-GB"/>
                        </w:rPr>
                        <w:t>auto</w:t>
                      </w:r>
                      <w:r w:rsidRPr="009B7D5C">
                        <w:rPr>
                          <w:rFonts w:ascii="Courier New" w:eastAsia="Times New Roman" w:hAnsi="Courier New" w:cs="Courier New"/>
                          <w:noProof/>
                          <w:color w:val="24292E"/>
                          <w:sz w:val="18"/>
                          <w:szCs w:val="18"/>
                          <w:lang w:val="en-GB" w:eastAsia="en-GB"/>
                        </w:rPr>
                        <w:t xml:space="preserve"> </w:t>
                      </w:r>
                      <w:r w:rsidRPr="009B7D5C">
                        <w:rPr>
                          <w:rFonts w:ascii="Courier New" w:eastAsia="Times New Roman" w:hAnsi="Courier New" w:cs="Courier New"/>
                          <w:noProof/>
                          <w:color w:val="6F42C1"/>
                          <w:sz w:val="18"/>
                          <w:szCs w:val="18"/>
                          <w:lang w:val="en-GB" w:eastAsia="en-GB"/>
                        </w:rPr>
                        <w:t>App::initSystems</w:t>
                      </w:r>
                      <w:r w:rsidRPr="009B7D5C">
                        <w:rPr>
                          <w:rFonts w:ascii="Courier New" w:eastAsia="Times New Roman" w:hAnsi="Courier New" w:cs="Courier New"/>
                          <w:noProof/>
                          <w:color w:val="24292E"/>
                          <w:sz w:val="18"/>
                          <w:szCs w:val="18"/>
                          <w:lang w:val="en-GB" w:eastAsia="en-GB"/>
                        </w:rPr>
                        <w:t xml:space="preserve">() -&gt; </w:t>
                      </w:r>
                      <w:r w:rsidRPr="009B7D5C">
                        <w:rPr>
                          <w:rFonts w:ascii="Courier New" w:eastAsia="Times New Roman" w:hAnsi="Courier New" w:cs="Courier New"/>
                          <w:noProof/>
                          <w:color w:val="D73A49"/>
                          <w:sz w:val="18"/>
                          <w:szCs w:val="18"/>
                          <w:lang w:val="en-GB" w:eastAsia="en-GB"/>
                        </w:rPr>
                        <w:t>void</w:t>
                      </w:r>
                    </w:p>
                    <w:p w14:paraId="50BE6E16" w14:textId="77777777" w:rsidR="00782313" w:rsidRPr="009B7D5C" w:rsidRDefault="00782313" w:rsidP="00782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18"/>
                          <w:szCs w:val="18"/>
                          <w:lang w:val="en-GB" w:eastAsia="en-GB"/>
                        </w:rPr>
                      </w:pPr>
                      <w:r w:rsidRPr="009B7D5C">
                        <w:rPr>
                          <w:rFonts w:ascii="Courier New" w:eastAsia="Times New Roman" w:hAnsi="Courier New" w:cs="Courier New"/>
                          <w:noProof/>
                          <w:sz w:val="18"/>
                          <w:szCs w:val="18"/>
                          <w:lang w:val="en-GB" w:eastAsia="en-GB"/>
                        </w:rPr>
                        <w:t>{</w:t>
                      </w:r>
                    </w:p>
                    <w:p w14:paraId="3492135E" w14:textId="77777777" w:rsidR="00782313" w:rsidRPr="009B7D5C" w:rsidRDefault="00782313" w:rsidP="00782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18"/>
                          <w:szCs w:val="18"/>
                          <w:lang w:val="en-GB" w:eastAsia="en-GB"/>
                        </w:rPr>
                      </w:pPr>
                      <w:r w:rsidRPr="009B7D5C">
                        <w:rPr>
                          <w:rFonts w:ascii="Courier New" w:eastAsia="Times New Roman" w:hAnsi="Courier New" w:cs="Courier New"/>
                          <w:noProof/>
                          <w:sz w:val="18"/>
                          <w:szCs w:val="18"/>
                          <w:lang w:val="en-GB" w:eastAsia="en-GB"/>
                        </w:rPr>
                        <w:tab/>
                      </w:r>
                      <w:r w:rsidRPr="009B7D5C">
                        <w:rPr>
                          <w:rFonts w:ascii="Courier New" w:eastAsia="Times New Roman" w:hAnsi="Courier New" w:cs="Courier New"/>
                          <w:noProof/>
                          <w:color w:val="D73A49"/>
                          <w:sz w:val="18"/>
                          <w:szCs w:val="18"/>
                          <w:lang w:val="en-GB" w:eastAsia="en-GB"/>
                        </w:rPr>
                        <w:t>auto</w:t>
                      </w:r>
                      <w:r w:rsidRPr="009B7D5C">
                        <w:rPr>
                          <w:rFonts w:ascii="Courier New" w:eastAsia="Times New Roman" w:hAnsi="Courier New" w:cs="Courier New"/>
                          <w:noProof/>
                          <w:sz w:val="18"/>
                          <w:szCs w:val="18"/>
                          <w:lang w:val="en-GB" w:eastAsia="en-GB"/>
                        </w:rPr>
                        <w:t>&amp; registry = m_engine.</w:t>
                      </w:r>
                      <w:r w:rsidRPr="009B7D5C">
                        <w:rPr>
                          <w:rFonts w:ascii="Courier New" w:eastAsia="Times New Roman" w:hAnsi="Courier New" w:cs="Courier New"/>
                          <w:noProof/>
                          <w:color w:val="E36209"/>
                          <w:sz w:val="18"/>
                          <w:szCs w:val="18"/>
                          <w:lang w:val="en-GB" w:eastAsia="en-GB"/>
                        </w:rPr>
                        <w:t>registry</w:t>
                      </w:r>
                      <w:r w:rsidRPr="009B7D5C">
                        <w:rPr>
                          <w:rFonts w:ascii="Courier New" w:eastAsia="Times New Roman" w:hAnsi="Courier New" w:cs="Courier New"/>
                          <w:noProof/>
                          <w:sz w:val="18"/>
                          <w:szCs w:val="18"/>
                          <w:lang w:val="en-GB" w:eastAsia="en-GB"/>
                        </w:rPr>
                        <w:t>();</w:t>
                      </w:r>
                    </w:p>
                    <w:p w14:paraId="62FDBAAA" w14:textId="77777777" w:rsidR="00782313" w:rsidRPr="009B7D5C" w:rsidRDefault="00782313" w:rsidP="00782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18"/>
                          <w:szCs w:val="18"/>
                          <w:lang w:val="en-GB" w:eastAsia="en-GB"/>
                        </w:rPr>
                      </w:pPr>
                      <w:r w:rsidRPr="009B7D5C">
                        <w:rPr>
                          <w:rFonts w:ascii="Courier New" w:eastAsia="Times New Roman" w:hAnsi="Courier New" w:cs="Courier New"/>
                          <w:noProof/>
                          <w:sz w:val="18"/>
                          <w:szCs w:val="18"/>
                          <w:lang w:val="en-GB" w:eastAsia="en-GB"/>
                        </w:rPr>
                        <w:tab/>
                      </w:r>
                      <w:r w:rsidRPr="009B7D5C">
                        <w:rPr>
                          <w:rFonts w:ascii="Courier New" w:eastAsia="Times New Roman" w:hAnsi="Courier New" w:cs="Courier New"/>
                          <w:noProof/>
                          <w:color w:val="D73A49"/>
                          <w:sz w:val="18"/>
                          <w:szCs w:val="18"/>
                          <w:lang w:val="en-GB" w:eastAsia="en-GB"/>
                        </w:rPr>
                        <w:t>if</w:t>
                      </w:r>
                      <w:r w:rsidRPr="009B7D5C">
                        <w:rPr>
                          <w:rFonts w:ascii="Courier New" w:eastAsia="Times New Roman" w:hAnsi="Courier New" w:cs="Courier New"/>
                          <w:noProof/>
                          <w:sz w:val="18"/>
                          <w:szCs w:val="18"/>
                          <w:lang w:val="en-GB" w:eastAsia="en-GB"/>
                        </w:rPr>
                        <w:t xml:space="preserve"> ( m_cliOptions.gui )</w:t>
                      </w:r>
                    </w:p>
                    <w:p w14:paraId="3AEEEA78" w14:textId="77777777" w:rsidR="00782313" w:rsidRPr="009B7D5C" w:rsidRDefault="00782313" w:rsidP="00782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18"/>
                          <w:szCs w:val="18"/>
                          <w:lang w:val="en-GB" w:eastAsia="en-GB"/>
                        </w:rPr>
                      </w:pPr>
                      <w:r w:rsidRPr="009B7D5C">
                        <w:rPr>
                          <w:rFonts w:ascii="Courier New" w:eastAsia="Times New Roman" w:hAnsi="Courier New" w:cs="Courier New"/>
                          <w:noProof/>
                          <w:sz w:val="18"/>
                          <w:szCs w:val="18"/>
                          <w:lang w:val="en-GB" w:eastAsia="en-GB"/>
                        </w:rPr>
                        <w:tab/>
                        <w:t>{</w:t>
                      </w:r>
                    </w:p>
                    <w:p w14:paraId="7AA5C7D8" w14:textId="77777777" w:rsidR="00782313" w:rsidRPr="009B7D5C" w:rsidRDefault="00782313" w:rsidP="00782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18"/>
                          <w:szCs w:val="18"/>
                          <w:lang w:val="en-GB" w:eastAsia="en-GB"/>
                        </w:rPr>
                      </w:pPr>
                      <w:r w:rsidRPr="009B7D5C">
                        <w:rPr>
                          <w:rFonts w:ascii="Courier New" w:eastAsia="Times New Roman" w:hAnsi="Courier New" w:cs="Courier New"/>
                          <w:noProof/>
                          <w:sz w:val="18"/>
                          <w:szCs w:val="18"/>
                          <w:lang w:val="en-GB" w:eastAsia="en-GB"/>
                        </w:rPr>
                        <w:tab/>
                      </w:r>
                      <w:r w:rsidRPr="009B7D5C">
                        <w:rPr>
                          <w:rFonts w:ascii="Courier New" w:eastAsia="Times New Roman" w:hAnsi="Courier New" w:cs="Courier New"/>
                          <w:noProof/>
                          <w:sz w:val="18"/>
                          <w:szCs w:val="18"/>
                          <w:lang w:val="en-GB" w:eastAsia="en-GB"/>
                        </w:rPr>
                        <w:tab/>
                        <w:t>m_engine.</w:t>
                      </w:r>
                      <w:r w:rsidRPr="009B7D5C">
                        <w:rPr>
                          <w:rFonts w:ascii="Courier New" w:eastAsia="Times New Roman" w:hAnsi="Courier New" w:cs="Courier New"/>
                          <w:noProof/>
                          <w:color w:val="E36209"/>
                          <w:sz w:val="18"/>
                          <w:szCs w:val="18"/>
                          <w:lang w:val="en-GB" w:eastAsia="en-GB"/>
                        </w:rPr>
                        <w:t>addSystem</w:t>
                      </w:r>
                      <w:r w:rsidRPr="009B7D5C">
                        <w:rPr>
                          <w:rFonts w:ascii="Courier New" w:eastAsia="Times New Roman" w:hAnsi="Courier New" w:cs="Courier New"/>
                          <w:noProof/>
                          <w:sz w:val="18"/>
                          <w:szCs w:val="18"/>
                          <w:lang w:val="en-GB" w:eastAsia="en-GB"/>
                        </w:rPr>
                        <w:t>&lt; InputSystem &gt;( registry );</w:t>
                      </w:r>
                    </w:p>
                    <w:p w14:paraId="44F0A9E5" w14:textId="77777777" w:rsidR="00782313" w:rsidRPr="009B7D5C" w:rsidRDefault="00782313" w:rsidP="00782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18"/>
                          <w:szCs w:val="18"/>
                          <w:lang w:val="en-GB" w:eastAsia="en-GB"/>
                        </w:rPr>
                      </w:pPr>
                      <w:r w:rsidRPr="009B7D5C">
                        <w:rPr>
                          <w:rFonts w:ascii="Courier New" w:eastAsia="Times New Roman" w:hAnsi="Courier New" w:cs="Courier New"/>
                          <w:noProof/>
                          <w:sz w:val="18"/>
                          <w:szCs w:val="18"/>
                          <w:lang w:val="en-GB" w:eastAsia="en-GB"/>
                        </w:rPr>
                        <w:tab/>
                      </w:r>
                      <w:r w:rsidRPr="009B7D5C">
                        <w:rPr>
                          <w:rFonts w:ascii="Courier New" w:eastAsia="Times New Roman" w:hAnsi="Courier New" w:cs="Courier New"/>
                          <w:noProof/>
                          <w:sz w:val="18"/>
                          <w:szCs w:val="18"/>
                          <w:lang w:val="en-GB" w:eastAsia="en-GB"/>
                        </w:rPr>
                        <w:tab/>
                        <w:t>m_engine.</w:t>
                      </w:r>
                      <w:r w:rsidRPr="009B7D5C">
                        <w:rPr>
                          <w:rFonts w:ascii="Courier New" w:eastAsia="Times New Roman" w:hAnsi="Courier New" w:cs="Courier New"/>
                          <w:noProof/>
                          <w:color w:val="E36209"/>
                          <w:sz w:val="18"/>
                          <w:szCs w:val="18"/>
                          <w:lang w:val="en-GB" w:eastAsia="en-GB"/>
                        </w:rPr>
                        <w:t>addSystem</w:t>
                      </w:r>
                      <w:r w:rsidRPr="009B7D5C">
                        <w:rPr>
                          <w:rFonts w:ascii="Courier New" w:eastAsia="Times New Roman" w:hAnsi="Courier New" w:cs="Courier New"/>
                          <w:noProof/>
                          <w:sz w:val="18"/>
                          <w:szCs w:val="18"/>
                          <w:lang w:val="en-GB" w:eastAsia="en-GB"/>
                        </w:rPr>
                        <w:t>&lt; CameraMovementSystem &gt;( registry );</w:t>
                      </w:r>
                    </w:p>
                    <w:p w14:paraId="5FB29CEB" w14:textId="77777777" w:rsidR="00782313" w:rsidRPr="009B7D5C" w:rsidRDefault="00782313" w:rsidP="00782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18"/>
                          <w:szCs w:val="18"/>
                          <w:lang w:val="en-GB" w:eastAsia="en-GB"/>
                        </w:rPr>
                      </w:pPr>
                      <w:r w:rsidRPr="009B7D5C">
                        <w:rPr>
                          <w:rFonts w:ascii="Courier New" w:eastAsia="Times New Roman" w:hAnsi="Courier New" w:cs="Courier New"/>
                          <w:noProof/>
                          <w:sz w:val="18"/>
                          <w:szCs w:val="18"/>
                          <w:lang w:val="en-GB" w:eastAsia="en-GB"/>
                        </w:rPr>
                        <w:tab/>
                      </w:r>
                      <w:r w:rsidRPr="009B7D5C">
                        <w:rPr>
                          <w:rFonts w:ascii="Courier New" w:eastAsia="Times New Roman" w:hAnsi="Courier New" w:cs="Courier New"/>
                          <w:noProof/>
                          <w:sz w:val="18"/>
                          <w:szCs w:val="18"/>
                          <w:lang w:val="en-GB" w:eastAsia="en-GB"/>
                        </w:rPr>
                        <w:tab/>
                        <w:t>m_engine.</w:t>
                      </w:r>
                      <w:r w:rsidRPr="009B7D5C">
                        <w:rPr>
                          <w:rFonts w:ascii="Courier New" w:eastAsia="Times New Roman" w:hAnsi="Courier New" w:cs="Courier New"/>
                          <w:noProof/>
                          <w:color w:val="E36209"/>
                          <w:sz w:val="18"/>
                          <w:szCs w:val="18"/>
                          <w:lang w:val="en-GB" w:eastAsia="en-GB"/>
                        </w:rPr>
                        <w:t>addSystem</w:t>
                      </w:r>
                      <w:r w:rsidRPr="009B7D5C">
                        <w:rPr>
                          <w:rFonts w:ascii="Courier New" w:eastAsia="Times New Roman" w:hAnsi="Courier New" w:cs="Courier New"/>
                          <w:noProof/>
                          <w:sz w:val="18"/>
                          <w:szCs w:val="18"/>
                          <w:lang w:val="en-GB" w:eastAsia="en-GB"/>
                        </w:rPr>
                        <w:t>&lt; SimRunnerSystem &gt;( registry, m_cliOptions );</w:t>
                      </w:r>
                    </w:p>
                    <w:p w14:paraId="623ABE55" w14:textId="77777777" w:rsidR="00782313" w:rsidRPr="009B7D5C" w:rsidRDefault="00782313" w:rsidP="00782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18"/>
                          <w:szCs w:val="18"/>
                          <w:lang w:val="en-GB" w:eastAsia="en-GB"/>
                        </w:rPr>
                      </w:pPr>
                      <w:r w:rsidRPr="009B7D5C">
                        <w:rPr>
                          <w:rFonts w:ascii="Courier New" w:eastAsia="Times New Roman" w:hAnsi="Courier New" w:cs="Courier New"/>
                          <w:noProof/>
                          <w:sz w:val="18"/>
                          <w:szCs w:val="18"/>
                          <w:lang w:val="en-GB" w:eastAsia="en-GB"/>
                        </w:rPr>
                        <w:tab/>
                      </w:r>
                      <w:r w:rsidRPr="009B7D5C">
                        <w:rPr>
                          <w:rFonts w:ascii="Courier New" w:eastAsia="Times New Roman" w:hAnsi="Courier New" w:cs="Courier New"/>
                          <w:noProof/>
                          <w:sz w:val="18"/>
                          <w:szCs w:val="18"/>
                          <w:lang w:val="en-GB" w:eastAsia="en-GB"/>
                        </w:rPr>
                        <w:tab/>
                        <w:t>m_engine.</w:t>
                      </w:r>
                      <w:r w:rsidRPr="009B7D5C">
                        <w:rPr>
                          <w:rFonts w:ascii="Courier New" w:eastAsia="Times New Roman" w:hAnsi="Courier New" w:cs="Courier New"/>
                          <w:noProof/>
                          <w:color w:val="E36209"/>
                          <w:sz w:val="18"/>
                          <w:szCs w:val="18"/>
                          <w:lang w:val="en-GB" w:eastAsia="en-GB"/>
                        </w:rPr>
                        <w:t>addSystem</w:t>
                      </w:r>
                      <w:r w:rsidRPr="009B7D5C">
                        <w:rPr>
                          <w:rFonts w:ascii="Courier New" w:eastAsia="Times New Roman" w:hAnsi="Courier New" w:cs="Courier New"/>
                          <w:noProof/>
                          <w:sz w:val="18"/>
                          <w:szCs w:val="18"/>
                          <w:lang w:val="en-GB" w:eastAsia="en-GB"/>
                        </w:rPr>
                        <w:t>&lt; UISystem &gt;( registry );</w:t>
                      </w:r>
                    </w:p>
                    <w:p w14:paraId="02A4B05A" w14:textId="77777777" w:rsidR="00782313" w:rsidRPr="009B7D5C" w:rsidRDefault="00782313" w:rsidP="00782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18"/>
                          <w:szCs w:val="18"/>
                          <w:lang w:val="en-GB" w:eastAsia="en-GB"/>
                        </w:rPr>
                      </w:pPr>
                      <w:r w:rsidRPr="009B7D5C">
                        <w:rPr>
                          <w:rFonts w:ascii="Courier New" w:eastAsia="Times New Roman" w:hAnsi="Courier New" w:cs="Courier New"/>
                          <w:noProof/>
                          <w:sz w:val="18"/>
                          <w:szCs w:val="18"/>
                          <w:lang w:val="en-GB" w:eastAsia="en-GB"/>
                        </w:rPr>
                        <w:tab/>
                      </w:r>
                      <w:r w:rsidRPr="009B7D5C">
                        <w:rPr>
                          <w:rFonts w:ascii="Courier New" w:eastAsia="Times New Roman" w:hAnsi="Courier New" w:cs="Courier New"/>
                          <w:noProof/>
                          <w:sz w:val="18"/>
                          <w:szCs w:val="18"/>
                          <w:lang w:val="en-GB" w:eastAsia="en-GB"/>
                        </w:rPr>
                        <w:tab/>
                        <w:t>m_engine.</w:t>
                      </w:r>
                      <w:r w:rsidRPr="009B7D5C">
                        <w:rPr>
                          <w:rFonts w:ascii="Courier New" w:eastAsia="Times New Roman" w:hAnsi="Courier New" w:cs="Courier New"/>
                          <w:noProof/>
                          <w:color w:val="E36209"/>
                          <w:sz w:val="18"/>
                          <w:szCs w:val="18"/>
                          <w:lang w:val="en-GB" w:eastAsia="en-GB"/>
                        </w:rPr>
                        <w:t>addSystem</w:t>
                      </w:r>
                      <w:r w:rsidRPr="009B7D5C">
                        <w:rPr>
                          <w:rFonts w:ascii="Courier New" w:eastAsia="Times New Roman" w:hAnsi="Courier New" w:cs="Courier New"/>
                          <w:noProof/>
                          <w:sz w:val="18"/>
                          <w:szCs w:val="18"/>
                          <w:lang w:val="en-GB" w:eastAsia="en-GB"/>
                        </w:rPr>
                        <w:t>&lt; RenderSystem &gt;( registry</w:t>
                      </w:r>
                      <w:r w:rsidRPr="00430F7C">
                        <w:rPr>
                          <w:rFonts w:ascii="Courier New" w:eastAsia="Times New Roman" w:hAnsi="Courier New" w:cs="Courier New"/>
                          <w:noProof/>
                          <w:sz w:val="18"/>
                          <w:szCs w:val="18"/>
                          <w:lang w:val="en-GB" w:eastAsia="en-GB"/>
                        </w:rPr>
                        <w:t xml:space="preserve"> </w:t>
                      </w:r>
                      <w:r w:rsidRPr="009B7D5C">
                        <w:rPr>
                          <w:rFonts w:ascii="Courier New" w:eastAsia="Times New Roman" w:hAnsi="Courier New" w:cs="Courier New"/>
                          <w:noProof/>
                          <w:sz w:val="18"/>
                          <w:szCs w:val="18"/>
                          <w:lang w:val="en-GB" w:eastAsia="en-GB"/>
                        </w:rPr>
                        <w:t>);</w:t>
                      </w:r>
                    </w:p>
                    <w:p w14:paraId="030E2EA3" w14:textId="77777777" w:rsidR="00782313" w:rsidRPr="009B7D5C" w:rsidRDefault="00782313" w:rsidP="00782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18"/>
                          <w:szCs w:val="18"/>
                          <w:lang w:val="en-GB" w:eastAsia="en-GB"/>
                        </w:rPr>
                      </w:pPr>
                      <w:r w:rsidRPr="009B7D5C">
                        <w:rPr>
                          <w:rFonts w:ascii="Courier New" w:eastAsia="Times New Roman" w:hAnsi="Courier New" w:cs="Courier New"/>
                          <w:noProof/>
                          <w:sz w:val="18"/>
                          <w:szCs w:val="18"/>
                          <w:lang w:val="en-GB" w:eastAsia="en-GB"/>
                        </w:rPr>
                        <w:tab/>
                        <w:t>}</w:t>
                      </w:r>
                    </w:p>
                    <w:p w14:paraId="521FD0B3" w14:textId="77777777" w:rsidR="00782313" w:rsidRPr="009B7D5C" w:rsidRDefault="00782313" w:rsidP="00782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18"/>
                          <w:szCs w:val="18"/>
                          <w:lang w:val="en-GB" w:eastAsia="en-GB"/>
                        </w:rPr>
                      </w:pPr>
                      <w:r w:rsidRPr="009B7D5C">
                        <w:rPr>
                          <w:rFonts w:ascii="Courier New" w:eastAsia="Times New Roman" w:hAnsi="Courier New" w:cs="Courier New"/>
                          <w:noProof/>
                          <w:sz w:val="18"/>
                          <w:szCs w:val="18"/>
                          <w:lang w:val="en-GB" w:eastAsia="en-GB"/>
                        </w:rPr>
                        <w:tab/>
                      </w:r>
                      <w:r w:rsidRPr="009B7D5C">
                        <w:rPr>
                          <w:rFonts w:ascii="Courier New" w:eastAsia="Times New Roman" w:hAnsi="Courier New" w:cs="Courier New"/>
                          <w:noProof/>
                          <w:color w:val="D73A49"/>
                          <w:sz w:val="18"/>
                          <w:szCs w:val="18"/>
                          <w:lang w:val="en-GB" w:eastAsia="en-GB"/>
                        </w:rPr>
                        <w:t>else</w:t>
                      </w:r>
                    </w:p>
                    <w:p w14:paraId="29963752" w14:textId="77777777" w:rsidR="00782313" w:rsidRPr="009B7D5C" w:rsidRDefault="00782313" w:rsidP="00782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18"/>
                          <w:szCs w:val="18"/>
                          <w:lang w:val="en-GB" w:eastAsia="en-GB"/>
                        </w:rPr>
                      </w:pPr>
                      <w:r w:rsidRPr="009B7D5C">
                        <w:rPr>
                          <w:rFonts w:ascii="Courier New" w:eastAsia="Times New Roman" w:hAnsi="Courier New" w:cs="Courier New"/>
                          <w:noProof/>
                          <w:sz w:val="18"/>
                          <w:szCs w:val="18"/>
                          <w:lang w:val="en-GB" w:eastAsia="en-GB"/>
                        </w:rPr>
                        <w:tab/>
                        <w:t>{</w:t>
                      </w:r>
                    </w:p>
                    <w:p w14:paraId="02D4FDE3" w14:textId="77777777" w:rsidR="00782313" w:rsidRPr="009B7D5C" w:rsidRDefault="00782313" w:rsidP="00782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18"/>
                          <w:szCs w:val="18"/>
                          <w:lang w:val="en-GB" w:eastAsia="en-GB"/>
                        </w:rPr>
                      </w:pPr>
                      <w:r w:rsidRPr="009B7D5C">
                        <w:rPr>
                          <w:rFonts w:ascii="Courier New" w:eastAsia="Times New Roman" w:hAnsi="Courier New" w:cs="Courier New"/>
                          <w:noProof/>
                          <w:sz w:val="18"/>
                          <w:szCs w:val="18"/>
                          <w:lang w:val="en-GB" w:eastAsia="en-GB"/>
                        </w:rPr>
                        <w:tab/>
                      </w:r>
                      <w:r w:rsidRPr="009B7D5C">
                        <w:rPr>
                          <w:rFonts w:ascii="Courier New" w:eastAsia="Times New Roman" w:hAnsi="Courier New" w:cs="Courier New"/>
                          <w:noProof/>
                          <w:sz w:val="18"/>
                          <w:szCs w:val="18"/>
                          <w:lang w:val="en-GB" w:eastAsia="en-GB"/>
                        </w:rPr>
                        <w:tab/>
                        <w:t>m_engine.</w:t>
                      </w:r>
                      <w:r w:rsidRPr="009B7D5C">
                        <w:rPr>
                          <w:rFonts w:ascii="Courier New" w:eastAsia="Times New Roman" w:hAnsi="Courier New" w:cs="Courier New"/>
                          <w:noProof/>
                          <w:color w:val="E36209"/>
                          <w:sz w:val="18"/>
                          <w:szCs w:val="18"/>
                          <w:lang w:val="en-GB" w:eastAsia="en-GB"/>
                        </w:rPr>
                        <w:t>addSystem</w:t>
                      </w:r>
                      <w:r w:rsidRPr="009B7D5C">
                        <w:rPr>
                          <w:rFonts w:ascii="Courier New" w:eastAsia="Times New Roman" w:hAnsi="Courier New" w:cs="Courier New"/>
                          <w:noProof/>
                          <w:sz w:val="18"/>
                          <w:szCs w:val="18"/>
                          <w:lang w:val="en-GB" w:eastAsia="en-GB"/>
                        </w:rPr>
                        <w:t>&lt; SimRunnerSystem &gt;( registry, m_cliOptions );</w:t>
                      </w:r>
                    </w:p>
                    <w:p w14:paraId="401CB0AD" w14:textId="77777777" w:rsidR="00782313" w:rsidRPr="009B7D5C" w:rsidRDefault="00782313" w:rsidP="00782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18"/>
                          <w:szCs w:val="18"/>
                          <w:lang w:val="en-GB" w:eastAsia="en-GB"/>
                        </w:rPr>
                      </w:pPr>
                      <w:r w:rsidRPr="009B7D5C">
                        <w:rPr>
                          <w:rFonts w:ascii="Courier New" w:eastAsia="Times New Roman" w:hAnsi="Courier New" w:cs="Courier New"/>
                          <w:noProof/>
                          <w:sz w:val="18"/>
                          <w:szCs w:val="18"/>
                          <w:lang w:val="en-GB" w:eastAsia="en-GB"/>
                        </w:rPr>
                        <w:tab/>
                        <w:t>}</w:t>
                      </w:r>
                    </w:p>
                    <w:p w14:paraId="27B2B411" w14:textId="77777777" w:rsidR="00782313" w:rsidRPr="009B7D5C" w:rsidRDefault="00782313" w:rsidP="00782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18"/>
                          <w:szCs w:val="18"/>
                          <w:lang w:val="en-GB" w:eastAsia="en-GB"/>
                        </w:rPr>
                      </w:pPr>
                      <w:r w:rsidRPr="009B7D5C">
                        <w:rPr>
                          <w:rFonts w:ascii="Courier New" w:eastAsia="Times New Roman" w:hAnsi="Courier New" w:cs="Courier New"/>
                          <w:noProof/>
                          <w:sz w:val="18"/>
                          <w:szCs w:val="18"/>
                          <w:lang w:val="en-GB" w:eastAsia="en-GB"/>
                        </w:rPr>
                        <w:t>}</w:t>
                      </w:r>
                    </w:p>
                    <w:p w14:paraId="0DB2CB24" w14:textId="77777777" w:rsidR="00782313" w:rsidRPr="00430F7C" w:rsidRDefault="00782313" w:rsidP="00782313">
                      <w:pPr>
                        <w:rPr>
                          <w:noProof/>
                          <w:sz w:val="18"/>
                          <w:szCs w:val="18"/>
                        </w:rPr>
                      </w:pPr>
                    </w:p>
                    <w:p w14:paraId="1F27EB30" w14:textId="77777777" w:rsidR="00782313" w:rsidRPr="00430F7C" w:rsidRDefault="00782313" w:rsidP="00782313">
                      <w:pPr>
                        <w:rPr>
                          <w:noProof/>
                          <w:sz w:val="18"/>
                          <w:szCs w:val="18"/>
                          <w:lang w:val="en-GB"/>
                        </w:rPr>
                      </w:pPr>
                    </w:p>
                  </w:txbxContent>
                </v:textbox>
                <w10:anchorlock/>
              </v:shape>
            </w:pict>
          </mc:Fallback>
        </mc:AlternateContent>
      </w:r>
    </w:p>
    <w:p w14:paraId="2B4300B9" w14:textId="77777777" w:rsidR="00782313" w:rsidRPr="00A83447" w:rsidRDefault="00782313" w:rsidP="00782313">
      <w:pPr>
        <w:pStyle w:val="Caption"/>
      </w:pPr>
      <w:r w:rsidRPr="00254CC5">
        <w:t>F</w:t>
      </w:r>
      <w:r>
        <w:t xml:space="preserve">ragment kodu </w:t>
      </w:r>
      <w:r>
        <w:fldChar w:fldCharType="begin"/>
      </w:r>
      <w:r>
        <w:instrText>SEQ Fragment_kodu \* ARABIC</w:instrText>
      </w:r>
      <w:r>
        <w:fldChar w:fldCharType="separate"/>
      </w:r>
      <w:r>
        <w:rPr>
          <w:noProof/>
        </w:rPr>
        <w:t>3</w:t>
      </w:r>
      <w:r>
        <w:fldChar w:fldCharType="end"/>
      </w:r>
      <w:r>
        <w:t xml:space="preserve">. </w:t>
      </w:r>
      <w:r w:rsidRPr="00A77F6B">
        <w:t>Inicjalizacja systemów aplikacji</w:t>
      </w:r>
    </w:p>
    <w:p w14:paraId="447F7680" w14:textId="77777777" w:rsidR="00782313" w:rsidRDefault="00782313" w:rsidP="00782313">
      <w:pPr>
        <w:pStyle w:val="Caption"/>
        <w:rPr>
          <w:szCs w:val="20"/>
        </w:rPr>
      </w:pPr>
      <w:r w:rsidRPr="00A83447">
        <w:rPr>
          <w:szCs w:val="20"/>
        </w:rPr>
        <w:t xml:space="preserve">Źródło: </w:t>
      </w:r>
      <w:r>
        <w:rPr>
          <w:szCs w:val="20"/>
        </w:rPr>
        <w:t>o</w:t>
      </w:r>
      <w:r w:rsidRPr="00A83447">
        <w:rPr>
          <w:szCs w:val="20"/>
        </w:rPr>
        <w:t>pracowanie własne</w:t>
      </w:r>
      <w:r>
        <w:rPr>
          <w:szCs w:val="20"/>
        </w:rPr>
        <w:t>.</w:t>
      </w:r>
    </w:p>
    <w:p w14:paraId="26836ADC" w14:textId="68F1D64D" w:rsidR="00782313" w:rsidRDefault="00782313" w:rsidP="009C055B">
      <w:pPr>
        <w:pStyle w:val="BodyText"/>
        <w:spacing w:line="360" w:lineRule="auto"/>
      </w:pPr>
    </w:p>
    <w:p w14:paraId="65DA8840" w14:textId="53A7BEAB" w:rsidR="008660D5" w:rsidRPr="002D77BE" w:rsidRDefault="008660D5" w:rsidP="009C055B">
      <w:pPr>
        <w:pStyle w:val="BodyText"/>
        <w:spacing w:line="360" w:lineRule="auto"/>
      </w:pPr>
      <w:r w:rsidRPr="002D77BE">
        <w:t>Zastosowanie wspólnej klasy bazowej i polimorficznego kontenera w silniku niesie ze sobą te sam</w:t>
      </w:r>
      <w:r w:rsidR="00460EB6">
        <w:t>e korzyści</w:t>
      </w:r>
      <w:r w:rsidRPr="002D77BE">
        <w:t xml:space="preserve"> </w:t>
      </w:r>
      <w:r w:rsidR="004A3DD1" w:rsidRPr="002D77BE">
        <w:t xml:space="preserve">co w przypadku serwisów </w:t>
      </w:r>
      <w:r w:rsidRPr="002D77BE">
        <w:t xml:space="preserve">w zakresie modularności. </w:t>
      </w:r>
      <w:r w:rsidR="004A3DD1" w:rsidRPr="002D77BE">
        <w:t>Możliwe</w:t>
      </w:r>
      <w:r w:rsidRPr="002D77BE">
        <w:t xml:space="preserve"> jest selektywne zarządzanie funkcjonalnościami aplikacji poprzez warunkowe instancjonowanie konkretnych systemów. </w:t>
      </w:r>
      <w:r w:rsidR="00DE1A4D">
        <w:t xml:space="preserve">We fragmencie kodu 3 </w:t>
      </w:r>
      <w:r w:rsidR="00DB050B">
        <w:t>przedstawiono</w:t>
      </w:r>
      <w:r w:rsidR="00EE174D">
        <w:t xml:space="preserve"> jak</w:t>
      </w:r>
      <w:r w:rsidRPr="002D77BE">
        <w:t xml:space="preserve"> w trybie </w:t>
      </w:r>
      <w:r w:rsidR="00E76BDA" w:rsidRPr="002D77BE">
        <w:t xml:space="preserve">konsolowym </w:t>
      </w:r>
      <w:r w:rsidRPr="002D77BE">
        <w:t>(</w:t>
      </w:r>
      <w:r w:rsidRPr="002D77BE">
        <w:rPr>
          <w:i/>
          <w:iCs/>
        </w:rPr>
        <w:t>headless</w:t>
      </w:r>
      <w:r w:rsidRPr="002D77BE">
        <w:t xml:space="preserve">), systemy takie jak </w:t>
      </w:r>
      <w:r w:rsidRPr="00295DE8">
        <w:rPr>
          <w:rStyle w:val="CodeinlineChar"/>
        </w:rPr>
        <w:t>RenderSystem</w:t>
      </w:r>
      <w:r w:rsidRPr="002D77BE">
        <w:t xml:space="preserve"> po prostu nie są dodawane do silnika</w:t>
      </w:r>
      <w:r w:rsidR="00DE623D">
        <w:t>. P</w:t>
      </w:r>
      <w:r w:rsidRPr="002D77BE">
        <w:t xml:space="preserve">ozwala </w:t>
      </w:r>
      <w:r w:rsidR="00DE623D">
        <w:t xml:space="preserve">to </w:t>
      </w:r>
      <w:r w:rsidRPr="002D77BE">
        <w:t xml:space="preserve">na </w:t>
      </w:r>
      <w:r w:rsidR="00E76BDA" w:rsidRPr="002D77BE">
        <w:t xml:space="preserve">nietrywialne </w:t>
      </w:r>
      <w:r w:rsidRPr="002D77BE">
        <w:t>przyspieszenie obliczeń bez modyfikacji logiki sterującej</w:t>
      </w:r>
      <w:r w:rsidR="00197AD3" w:rsidRPr="002D77BE">
        <w:t>. Istotną różnicą pomiędzy serwisami a systemami jest ich widoczność wewnątrz oprogramowania. Systemy nigdy nie są rejestrowane w kontekście rejestru. Wynika to z założenia, że system stanowi zamkniętą jednostkę wykonawczą</w:t>
      </w:r>
      <w:r w:rsidR="000D418B" w:rsidRPr="002D77BE">
        <w:t>, pracując</w:t>
      </w:r>
      <w:r w:rsidR="00D07A74" w:rsidRPr="002D77BE">
        <w:t>ą</w:t>
      </w:r>
      <w:r w:rsidR="000D418B" w:rsidRPr="002D77BE">
        <w:t xml:space="preserve"> nieustannie w każdej kolejnej klatce</w:t>
      </w:r>
      <w:r w:rsidR="001430E2">
        <w:t>. Jednostka ta</w:t>
      </w:r>
      <w:r w:rsidR="00197AD3" w:rsidRPr="002D77BE">
        <w:t xml:space="preserve"> nie powinna udostępniać swoich metod ani stanu innym elementom aplikacji. Taka restrykcyjna hermetyzacja zapobiega powstawaniu niekontrolowanych powiązań</w:t>
      </w:r>
      <w:sdt>
        <w:sdtPr>
          <w:id w:val="1032379806"/>
          <w:citation/>
        </w:sdtPr>
        <w:sdtEndPr/>
        <w:sdtContent>
          <w:r w:rsidR="004A3DD1" w:rsidRPr="002D77BE">
            <w:fldChar w:fldCharType="begin"/>
          </w:r>
          <w:r w:rsidR="004A3DD1" w:rsidRPr="002D77BE">
            <w:instrText xml:space="preserve"> CITATION Fil26 \l 2057 </w:instrText>
          </w:r>
          <w:r w:rsidR="004A3DD1" w:rsidRPr="002D77BE">
            <w:fldChar w:fldCharType="separate"/>
          </w:r>
          <w:r w:rsidR="00AC6B85">
            <w:rPr>
              <w:noProof/>
            </w:rPr>
            <w:t xml:space="preserve"> [3]</w:t>
          </w:r>
          <w:r w:rsidR="004A3DD1" w:rsidRPr="002D77BE">
            <w:fldChar w:fldCharType="end"/>
          </w:r>
        </w:sdtContent>
      </w:sdt>
      <w:r w:rsidR="00B2269B">
        <w:t xml:space="preserve"> </w:t>
      </w:r>
      <w:r w:rsidR="00B2269B" w:rsidRPr="00B2269B">
        <w:t>pomiędzy system</w:t>
      </w:r>
      <w:r w:rsidR="001A0176">
        <w:t>ami</w:t>
      </w:r>
      <w:r w:rsidR="00197AD3" w:rsidRPr="002D77BE">
        <w:t xml:space="preserve">. </w:t>
      </w:r>
    </w:p>
    <w:p w14:paraId="5212219B" w14:textId="6CF876C2" w:rsidR="00C71957" w:rsidRPr="002D77BE" w:rsidRDefault="00A30C85" w:rsidP="009C055B">
      <w:pPr>
        <w:pStyle w:val="BodyText"/>
        <w:spacing w:line="360" w:lineRule="auto"/>
      </w:pPr>
      <w:r>
        <w:t>Definicja</w:t>
      </w:r>
      <w:r w:rsidR="00C71957" w:rsidRPr="002D77BE">
        <w:t xml:space="preserve"> systemów jako klas, a nie wolnych funkcji jest </w:t>
      </w:r>
      <w:r w:rsidR="00555730" w:rsidRPr="002D77BE">
        <w:t>rozwiązaniem nietypowym na tle wielu popularnych implementacji architektury ECS</w:t>
      </w:r>
      <w:r>
        <w:t>. Z</w:t>
      </w:r>
      <w:r w:rsidR="00FF2B54">
        <w:t xml:space="preserve">azwyczaj systemy implementowane są </w:t>
      </w:r>
      <w:r w:rsidR="00555730" w:rsidRPr="002D77BE">
        <w:t>jako funkcje, lambdy lub funktory operujące na danych komponentów</w:t>
      </w:r>
      <w:r w:rsidR="00945040" w:rsidDel="000505C2">
        <w:t xml:space="preserve"> </w:t>
      </w:r>
      <w:r w:rsidR="000505C2">
        <w:t>[6, 17]</w:t>
      </w:r>
      <w:r w:rsidR="00C71957" w:rsidRPr="002D77BE">
        <w:t xml:space="preserve">.  </w:t>
      </w:r>
      <w:r w:rsidR="00104E4A">
        <w:t>Podejście obiektowe</w:t>
      </w:r>
      <w:r w:rsidR="00C71957" w:rsidRPr="002D77BE">
        <w:t xml:space="preserve"> </w:t>
      </w:r>
      <w:r w:rsidR="00104E4A">
        <w:t xml:space="preserve">pozwala </w:t>
      </w:r>
      <w:r w:rsidR="00C71957" w:rsidRPr="002D77BE">
        <w:t xml:space="preserve">jednak na wykorzystanie mechanizmu lokalnego buforowania danych (ang. </w:t>
      </w:r>
      <w:r w:rsidR="00C71957" w:rsidRPr="002D77BE">
        <w:rPr>
          <w:i/>
          <w:iCs/>
        </w:rPr>
        <w:t>caching</w:t>
      </w:r>
      <w:r w:rsidR="00C71957" w:rsidRPr="002D77BE">
        <w:t>). Ponieważ instancja systemu istnieje przez cały cykl życia aplikacji, może ona posiadać własne składowe (</w:t>
      </w:r>
      <w:r w:rsidR="00C71957" w:rsidRPr="002D77BE">
        <w:rPr>
          <w:i/>
          <w:iCs/>
        </w:rPr>
        <w:t>ang. member variables</w:t>
      </w:r>
      <w:r w:rsidR="00C71957" w:rsidRPr="002D77BE">
        <w:t>), które nie są częścią globalnego rejestru</w:t>
      </w:r>
      <w:sdt>
        <w:sdtPr>
          <w:id w:val="-2008660452"/>
          <w:citation/>
        </w:sdtPr>
        <w:sdtEndPr/>
        <w:sdtContent>
          <w:r w:rsidR="004A3DD1" w:rsidRPr="002D77BE">
            <w:fldChar w:fldCharType="begin"/>
          </w:r>
          <w:r w:rsidR="004A3DD1" w:rsidRPr="002D77BE">
            <w:instrText xml:space="preserve"> CITATION Fil26 \l 2057 </w:instrText>
          </w:r>
          <w:r w:rsidR="004A3DD1" w:rsidRPr="002D77BE">
            <w:fldChar w:fldCharType="separate"/>
          </w:r>
          <w:r w:rsidR="00AC6B85">
            <w:rPr>
              <w:noProof/>
            </w:rPr>
            <w:t xml:space="preserve"> [3]</w:t>
          </w:r>
          <w:r w:rsidR="004A3DD1" w:rsidRPr="002D77BE">
            <w:fldChar w:fldCharType="end"/>
          </w:r>
        </w:sdtContent>
      </w:sdt>
      <w:r w:rsidR="00AC678A" w:rsidRPr="002D77BE">
        <w:t xml:space="preserve">. </w:t>
      </w:r>
    </w:p>
    <w:p w14:paraId="46A8AF89" w14:textId="6F3AE387" w:rsidR="00C16210" w:rsidRPr="002D77BE" w:rsidRDefault="00C16210" w:rsidP="009C055B">
      <w:pPr>
        <w:pStyle w:val="BodyText"/>
        <w:spacing w:line="360" w:lineRule="auto"/>
      </w:pPr>
      <w:r w:rsidRPr="002D77BE">
        <w:t xml:space="preserve">Podejście to rozwiązuje </w:t>
      </w:r>
      <w:r w:rsidR="00CA1BF3" w:rsidRPr="002D77BE">
        <w:t xml:space="preserve">następujące </w:t>
      </w:r>
      <w:r w:rsidRPr="002D77BE">
        <w:t>problemy:</w:t>
      </w:r>
    </w:p>
    <w:p w14:paraId="068EDAD2" w14:textId="4DF05DC3" w:rsidR="00C16210" w:rsidRPr="002D77BE" w:rsidRDefault="00DD4C55">
      <w:pPr>
        <w:pStyle w:val="ListParagraph"/>
        <w:numPr>
          <w:ilvl w:val="0"/>
          <w:numId w:val="9"/>
        </w:numPr>
        <w:spacing w:line="360" w:lineRule="auto"/>
        <w:rPr>
          <w:rFonts w:cs="Times New Roman"/>
          <w:szCs w:val="24"/>
        </w:rPr>
      </w:pPr>
      <w:r>
        <w:rPr>
          <w:rFonts w:cs="Times New Roman"/>
          <w:b/>
          <w:bCs/>
          <w:szCs w:val="24"/>
        </w:rPr>
        <w:t>E</w:t>
      </w:r>
      <w:r w:rsidR="00C16210" w:rsidRPr="002D77BE">
        <w:rPr>
          <w:rFonts w:cs="Times New Roman"/>
          <w:b/>
          <w:bCs/>
          <w:szCs w:val="24"/>
        </w:rPr>
        <w:t>liminacja kosztownych alokacji</w:t>
      </w:r>
      <w:r>
        <w:rPr>
          <w:rFonts w:cs="Times New Roman"/>
          <w:szCs w:val="24"/>
        </w:rPr>
        <w:t>:</w:t>
      </w:r>
      <w:r w:rsidR="00C16210" w:rsidRPr="002D77BE">
        <w:rPr>
          <w:rFonts w:cs="Times New Roman"/>
          <w:szCs w:val="24"/>
        </w:rPr>
        <w:t xml:space="preserve"> wybrane systemy </w:t>
      </w:r>
      <w:r w:rsidR="009125BF" w:rsidRPr="002D77BE">
        <w:rPr>
          <w:rFonts w:cs="Times New Roman"/>
          <w:szCs w:val="24"/>
        </w:rPr>
        <w:t>obliczeniowe wymagają</w:t>
      </w:r>
      <w:r w:rsidR="00C16210" w:rsidRPr="002D77BE">
        <w:rPr>
          <w:rFonts w:cs="Times New Roman"/>
          <w:szCs w:val="24"/>
        </w:rPr>
        <w:t xml:space="preserve"> dodatkowej pamięci na operacje pośrednie. Zastosowanie klas pozwala na jednorazową alokację kontenerów na etapie konstrukcji systemu</w:t>
      </w:r>
      <w:r w:rsidR="000233FB">
        <w:rPr>
          <w:rFonts w:cs="Times New Roman"/>
          <w:szCs w:val="24"/>
        </w:rPr>
        <w:t xml:space="preserve"> </w:t>
      </w:r>
      <w:sdt>
        <w:sdtPr>
          <w:rPr>
            <w:rFonts w:cs="Times New Roman"/>
            <w:szCs w:val="24"/>
          </w:rPr>
          <w:id w:val="-1623682970"/>
          <w:citation/>
        </w:sdtPr>
        <w:sdtEndPr/>
        <w:sdtContent>
          <w:r w:rsidR="004A3DD1" w:rsidRPr="002D77BE">
            <w:rPr>
              <w:rFonts w:cs="Times New Roman"/>
              <w:szCs w:val="24"/>
            </w:rPr>
            <w:fldChar w:fldCharType="begin"/>
          </w:r>
          <w:r w:rsidR="004A3DD1" w:rsidRPr="002D77BE">
            <w:rPr>
              <w:rFonts w:cs="Times New Roman"/>
              <w:szCs w:val="24"/>
            </w:rPr>
            <w:instrText xml:space="preserve"> CITATION Fil26 \l 2057 </w:instrText>
          </w:r>
          <w:r w:rsidR="004A3DD1" w:rsidRPr="002D77BE">
            <w:rPr>
              <w:rFonts w:cs="Times New Roman"/>
              <w:szCs w:val="24"/>
            </w:rPr>
            <w:fldChar w:fldCharType="separate"/>
          </w:r>
          <w:r w:rsidR="00AC6B85" w:rsidRPr="00AC6B85">
            <w:rPr>
              <w:rFonts w:cs="Times New Roman"/>
              <w:noProof/>
              <w:szCs w:val="24"/>
            </w:rPr>
            <w:t>[3]</w:t>
          </w:r>
          <w:r w:rsidR="004A3DD1" w:rsidRPr="002D77BE">
            <w:rPr>
              <w:rFonts w:cs="Times New Roman"/>
              <w:szCs w:val="24"/>
            </w:rPr>
            <w:fldChar w:fldCharType="end"/>
          </w:r>
        </w:sdtContent>
      </w:sdt>
      <w:r w:rsidR="00C16210" w:rsidRPr="002D77BE">
        <w:rPr>
          <w:rFonts w:cs="Times New Roman"/>
          <w:szCs w:val="24"/>
        </w:rPr>
        <w:t xml:space="preserve">. Dzięki temu unika się cyklicznego przydzielania i zwalniania pamięci w każdej klatce, co w systemach czasu rzeczywistego jest krytyczne </w:t>
      </w:r>
      <w:r w:rsidR="005D6AFD" w:rsidRPr="002D77BE">
        <w:rPr>
          <w:rFonts w:cs="Times New Roman"/>
          <w:szCs w:val="24"/>
        </w:rPr>
        <w:t>z perspektywy wydajności</w:t>
      </w:r>
      <w:r w:rsidR="000233FB">
        <w:rPr>
          <w:rFonts w:cs="Times New Roman"/>
          <w:szCs w:val="24"/>
        </w:rPr>
        <w:t xml:space="preserve"> </w:t>
      </w:r>
      <w:sdt>
        <w:sdtPr>
          <w:rPr>
            <w:rFonts w:cs="Times New Roman"/>
            <w:szCs w:val="24"/>
          </w:rPr>
          <w:id w:val="513726048"/>
          <w:citation/>
        </w:sdtPr>
        <w:sdtEndPr/>
        <w:sdtContent>
          <w:r w:rsidR="0011285F" w:rsidRPr="002D77BE">
            <w:rPr>
              <w:rFonts w:cs="Times New Roman"/>
              <w:szCs w:val="24"/>
            </w:rPr>
            <w:fldChar w:fldCharType="begin"/>
          </w:r>
          <w:r w:rsidR="0011285F" w:rsidRPr="002D77BE">
            <w:rPr>
              <w:rFonts w:cs="Times New Roman"/>
              <w:szCs w:val="24"/>
            </w:rPr>
            <w:instrText xml:space="preserve"> CITATION ECSPerf \l 2057 </w:instrText>
          </w:r>
          <w:r w:rsidR="0011285F" w:rsidRPr="002D77BE">
            <w:rPr>
              <w:rFonts w:cs="Times New Roman"/>
              <w:szCs w:val="24"/>
            </w:rPr>
            <w:fldChar w:fldCharType="separate"/>
          </w:r>
          <w:r w:rsidR="00AC6B85" w:rsidRPr="00AC6B85">
            <w:rPr>
              <w:rFonts w:cs="Times New Roman"/>
              <w:noProof/>
              <w:szCs w:val="24"/>
            </w:rPr>
            <w:t>[4]</w:t>
          </w:r>
          <w:r w:rsidR="0011285F" w:rsidRPr="002D77BE">
            <w:rPr>
              <w:rFonts w:cs="Times New Roman"/>
              <w:szCs w:val="24"/>
            </w:rPr>
            <w:fldChar w:fldCharType="end"/>
          </w:r>
        </w:sdtContent>
      </w:sdt>
      <w:r>
        <w:rPr>
          <w:rFonts w:cs="Times New Roman"/>
          <w:szCs w:val="24"/>
        </w:rPr>
        <w:t>.</w:t>
      </w:r>
    </w:p>
    <w:p w14:paraId="1649D408" w14:textId="1B416D40" w:rsidR="00C16210" w:rsidRPr="002D77BE" w:rsidRDefault="00DD4C55">
      <w:pPr>
        <w:pStyle w:val="ListParagraph"/>
        <w:numPr>
          <w:ilvl w:val="0"/>
          <w:numId w:val="8"/>
        </w:numPr>
        <w:spacing w:line="360" w:lineRule="auto"/>
        <w:rPr>
          <w:rFonts w:cs="Times New Roman"/>
          <w:szCs w:val="24"/>
        </w:rPr>
      </w:pPr>
      <w:r>
        <w:rPr>
          <w:rFonts w:cs="Times New Roman"/>
          <w:b/>
          <w:bCs/>
          <w:szCs w:val="24"/>
        </w:rPr>
        <w:t>U</w:t>
      </w:r>
      <w:r w:rsidR="005D6AFD" w:rsidRPr="002D77BE">
        <w:rPr>
          <w:rFonts w:cs="Times New Roman"/>
          <w:b/>
          <w:bCs/>
          <w:szCs w:val="24"/>
        </w:rPr>
        <w:t>nikanie zanieczyszczania rejestru</w:t>
      </w:r>
      <w:r w:rsidR="002A3E6D">
        <w:rPr>
          <w:rFonts w:cs="Times New Roman"/>
          <w:szCs w:val="24"/>
        </w:rPr>
        <w:t xml:space="preserve">: </w:t>
      </w:r>
      <w:r w:rsidR="009125BF" w:rsidRPr="002D77BE">
        <w:rPr>
          <w:rFonts w:cs="Times New Roman"/>
          <w:szCs w:val="24"/>
        </w:rPr>
        <w:t>dane</w:t>
      </w:r>
      <w:r w:rsidR="005D6AFD" w:rsidRPr="002D77BE">
        <w:rPr>
          <w:rFonts w:cs="Times New Roman"/>
          <w:szCs w:val="24"/>
        </w:rPr>
        <w:t xml:space="preserve"> które nie są wykorzystywane przez więcej niż jeden element programu</w:t>
      </w:r>
      <w:r w:rsidR="005D6AFD" w:rsidRPr="00BD765A">
        <w:rPr>
          <w:rFonts w:cs="Times New Roman"/>
          <w:szCs w:val="24"/>
        </w:rPr>
        <w:t xml:space="preserve"> </w:t>
      </w:r>
      <w:r w:rsidR="005D6AFD" w:rsidRPr="002D77BE">
        <w:rPr>
          <w:rFonts w:cs="Times New Roman"/>
          <w:szCs w:val="24"/>
        </w:rPr>
        <w:t xml:space="preserve">pozostają prywatnymi składowymi klasy systemu. Umieszczanie ich w rejestrze i późniejsze pobieranie poprzez mechanizm </w:t>
      </w:r>
      <w:r w:rsidR="005D6AFD" w:rsidRPr="00326D44">
        <w:t>Service Locator</w:t>
      </w:r>
      <w:r w:rsidR="005D6AFD" w:rsidRPr="002D77BE">
        <w:rPr>
          <w:rFonts w:cs="Times New Roman"/>
          <w:szCs w:val="24"/>
        </w:rPr>
        <w:t xml:space="preserve"> byłoby architekturalnie nieuzasadnione i wprowadzałoby niepotrzebny narzut logiczny</w:t>
      </w:r>
      <w:r w:rsidR="00D90E9B" w:rsidRPr="002D77BE">
        <w:rPr>
          <w:rFonts w:cs="Times New Roman"/>
          <w:szCs w:val="24"/>
        </w:rPr>
        <w:t xml:space="preserve"> </w:t>
      </w:r>
      <w:sdt>
        <w:sdtPr>
          <w:rPr>
            <w:rFonts w:cs="Times New Roman"/>
            <w:szCs w:val="24"/>
          </w:rPr>
          <w:id w:val="1307589307"/>
          <w:citation/>
        </w:sdtPr>
        <w:sdtEndPr/>
        <w:sdtContent>
          <w:r w:rsidR="00D90E9B" w:rsidRPr="002D77BE">
            <w:rPr>
              <w:rFonts w:cs="Times New Roman"/>
              <w:szCs w:val="24"/>
            </w:rPr>
            <w:fldChar w:fldCharType="begin"/>
          </w:r>
          <w:r w:rsidR="00D90E9B" w:rsidRPr="002D77BE">
            <w:rPr>
              <w:rFonts w:cs="Times New Roman"/>
              <w:szCs w:val="24"/>
            </w:rPr>
            <w:instrText xml:space="preserve"> CITATION Fil26 \l 2057 </w:instrText>
          </w:r>
          <w:r w:rsidR="00D90E9B" w:rsidRPr="002D77BE">
            <w:rPr>
              <w:rFonts w:cs="Times New Roman"/>
              <w:szCs w:val="24"/>
            </w:rPr>
            <w:fldChar w:fldCharType="separate"/>
          </w:r>
          <w:r w:rsidR="00AC6B85" w:rsidRPr="00AC6B85">
            <w:rPr>
              <w:rFonts w:cs="Times New Roman"/>
              <w:noProof/>
              <w:szCs w:val="24"/>
            </w:rPr>
            <w:t>[3]</w:t>
          </w:r>
          <w:r w:rsidR="00D90E9B" w:rsidRPr="002D77BE">
            <w:rPr>
              <w:rFonts w:cs="Times New Roman"/>
              <w:szCs w:val="24"/>
            </w:rPr>
            <w:fldChar w:fldCharType="end"/>
          </w:r>
        </w:sdtContent>
      </w:sdt>
      <w:r w:rsidR="00F2654C">
        <w:rPr>
          <w:rFonts w:cs="Times New Roman"/>
          <w:szCs w:val="24"/>
        </w:rPr>
        <w:t>.</w:t>
      </w:r>
    </w:p>
    <w:p w14:paraId="6F55182D" w14:textId="2CEA7FB4" w:rsidR="005D6AFD" w:rsidRPr="002D77BE" w:rsidRDefault="002A3E6D">
      <w:pPr>
        <w:pStyle w:val="ListParagraph"/>
        <w:numPr>
          <w:ilvl w:val="0"/>
          <w:numId w:val="8"/>
        </w:numPr>
        <w:spacing w:line="360" w:lineRule="auto"/>
        <w:rPr>
          <w:rFonts w:cs="Times New Roman"/>
          <w:szCs w:val="24"/>
        </w:rPr>
      </w:pPr>
      <w:r>
        <w:rPr>
          <w:rFonts w:cs="Times New Roman"/>
          <w:b/>
          <w:bCs/>
          <w:szCs w:val="24"/>
        </w:rPr>
        <w:t>J</w:t>
      </w:r>
      <w:r w:rsidR="005D6AFD" w:rsidRPr="002D77BE">
        <w:rPr>
          <w:rFonts w:cs="Times New Roman"/>
          <w:b/>
          <w:bCs/>
          <w:szCs w:val="24"/>
        </w:rPr>
        <w:t>asność interfejsów</w:t>
      </w:r>
      <w:r>
        <w:rPr>
          <w:rFonts w:cs="Times New Roman"/>
          <w:b/>
          <w:bCs/>
          <w:szCs w:val="24"/>
        </w:rPr>
        <w:t>:</w:t>
      </w:r>
      <w:r w:rsidR="005D6AFD" w:rsidRPr="002D77BE">
        <w:rPr>
          <w:rFonts w:cs="Times New Roman"/>
          <w:b/>
          <w:bCs/>
          <w:szCs w:val="24"/>
        </w:rPr>
        <w:t xml:space="preserve"> </w:t>
      </w:r>
      <w:r w:rsidR="005D6AFD" w:rsidRPr="002D77BE">
        <w:rPr>
          <w:rFonts w:cs="Times New Roman"/>
          <w:szCs w:val="24"/>
        </w:rPr>
        <w:t>rejestr pozostaje czytelnym zbiorem danych domenowych oraz globalnych usług. Dzięki izolacji danych prywatnych wewnątrz klas systemów, programista ma pewność, że stan znajdujący się w rejestrze jest istotny dla całej aplikacji, a nie jest jedynie tymczasowym produktem ubocznym jednego z procesów</w:t>
      </w:r>
      <w:sdt>
        <w:sdtPr>
          <w:rPr>
            <w:rFonts w:cs="Times New Roman"/>
            <w:szCs w:val="24"/>
          </w:rPr>
          <w:id w:val="330955597"/>
          <w:citation/>
        </w:sdtPr>
        <w:sdtEndPr/>
        <w:sdtContent>
          <w:r w:rsidR="004A3DD1" w:rsidRPr="002D77BE">
            <w:rPr>
              <w:rFonts w:cs="Times New Roman"/>
              <w:szCs w:val="24"/>
            </w:rPr>
            <w:fldChar w:fldCharType="begin"/>
          </w:r>
          <w:r w:rsidR="004A3DD1" w:rsidRPr="002D77BE">
            <w:rPr>
              <w:rFonts w:cs="Times New Roman"/>
              <w:szCs w:val="24"/>
            </w:rPr>
            <w:instrText xml:space="preserve"> CITATION Fil26 \l 2057 </w:instrText>
          </w:r>
          <w:r w:rsidR="004A3DD1" w:rsidRPr="002D77BE">
            <w:rPr>
              <w:rFonts w:cs="Times New Roman"/>
              <w:szCs w:val="24"/>
            </w:rPr>
            <w:fldChar w:fldCharType="separate"/>
          </w:r>
          <w:r w:rsidR="00AC6B85">
            <w:rPr>
              <w:rFonts w:cs="Times New Roman"/>
              <w:noProof/>
              <w:szCs w:val="24"/>
            </w:rPr>
            <w:t xml:space="preserve"> </w:t>
          </w:r>
          <w:r w:rsidR="00AC6B85" w:rsidRPr="00AC6B85">
            <w:rPr>
              <w:rFonts w:cs="Times New Roman"/>
              <w:noProof/>
              <w:szCs w:val="24"/>
            </w:rPr>
            <w:t>[3]</w:t>
          </w:r>
          <w:r w:rsidR="004A3DD1" w:rsidRPr="002D77BE">
            <w:rPr>
              <w:rFonts w:cs="Times New Roman"/>
              <w:szCs w:val="24"/>
            </w:rPr>
            <w:fldChar w:fldCharType="end"/>
          </w:r>
        </w:sdtContent>
      </w:sdt>
      <w:r w:rsidR="005D6AFD" w:rsidRPr="002D77BE">
        <w:rPr>
          <w:rFonts w:cs="Times New Roman"/>
          <w:szCs w:val="24"/>
        </w:rPr>
        <w:t>.</w:t>
      </w:r>
    </w:p>
    <w:p w14:paraId="66E59CD5" w14:textId="6B3401CA" w:rsidR="00362E9F" w:rsidRPr="002D77BE" w:rsidRDefault="00362E9F" w:rsidP="009C055B">
      <w:pPr>
        <w:pStyle w:val="Heading3"/>
      </w:pPr>
      <w:bookmarkStart w:id="64" w:name="_Toc219154073"/>
      <w:bookmarkStart w:id="65" w:name="_Toc219232941"/>
      <w:bookmarkStart w:id="66" w:name="_Toc219849165"/>
      <w:r w:rsidRPr="002D77BE">
        <w:t xml:space="preserve">Orkiestracja </w:t>
      </w:r>
      <w:r w:rsidR="00AD1468" w:rsidRPr="002D77BE">
        <w:t>systemów</w:t>
      </w:r>
      <w:r w:rsidRPr="002D77BE">
        <w:t xml:space="preserve"> symulacyjnych</w:t>
      </w:r>
      <w:bookmarkEnd w:id="64"/>
      <w:bookmarkEnd w:id="65"/>
      <w:bookmarkEnd w:id="66"/>
    </w:p>
    <w:p w14:paraId="674B6965" w14:textId="5174810C" w:rsidR="008A1FCE" w:rsidRPr="002D77BE" w:rsidRDefault="008A1FCE" w:rsidP="009C055B">
      <w:pPr>
        <w:pStyle w:val="BodyText"/>
        <w:spacing w:line="360" w:lineRule="auto"/>
      </w:pPr>
      <w:r w:rsidRPr="002D77BE">
        <w:t>Podczas dodawania pierwszych systemów symulacyjnych do projektu zidentyfikowano dwa istotne wyzwania</w:t>
      </w:r>
      <w:sdt>
        <w:sdtPr>
          <w:id w:val="1593124320"/>
          <w:citation/>
        </w:sdtPr>
        <w:sdtEndPr/>
        <w:sdtContent>
          <w:r w:rsidR="00EF29F4" w:rsidRPr="002D77BE">
            <w:fldChar w:fldCharType="begin"/>
          </w:r>
          <w:r w:rsidR="00EF29F4" w:rsidRPr="002D77BE">
            <w:instrText xml:space="preserve"> CITATION Fil26 \l 2057 </w:instrText>
          </w:r>
          <w:r w:rsidR="00EF29F4" w:rsidRPr="002D77BE">
            <w:fldChar w:fldCharType="separate"/>
          </w:r>
          <w:r w:rsidR="00AC6B85">
            <w:rPr>
              <w:noProof/>
            </w:rPr>
            <w:t xml:space="preserve"> [3]</w:t>
          </w:r>
          <w:r w:rsidR="00EF29F4" w:rsidRPr="002D77BE">
            <w:fldChar w:fldCharType="end"/>
          </w:r>
        </w:sdtContent>
      </w:sdt>
      <w:r w:rsidR="009727E4" w:rsidRPr="002D77BE">
        <w:t>:</w:t>
      </w:r>
    </w:p>
    <w:p w14:paraId="52EF9310" w14:textId="2E384560" w:rsidR="009727E4" w:rsidRPr="002D77BE" w:rsidRDefault="00F25B4E">
      <w:pPr>
        <w:pStyle w:val="ListParagraph"/>
        <w:numPr>
          <w:ilvl w:val="0"/>
          <w:numId w:val="10"/>
        </w:numPr>
        <w:spacing w:line="360" w:lineRule="auto"/>
        <w:rPr>
          <w:rFonts w:cs="Times New Roman"/>
          <w:szCs w:val="24"/>
        </w:rPr>
      </w:pPr>
      <w:r>
        <w:rPr>
          <w:rFonts w:cs="Times New Roman"/>
          <w:b/>
          <w:bCs/>
          <w:szCs w:val="24"/>
        </w:rPr>
        <w:t>Z</w:t>
      </w:r>
      <w:r w:rsidR="009727E4" w:rsidRPr="002D77BE">
        <w:rPr>
          <w:rFonts w:cs="Times New Roman"/>
          <w:b/>
          <w:bCs/>
          <w:szCs w:val="24"/>
        </w:rPr>
        <w:t>łożoność</w:t>
      </w:r>
      <w:r>
        <w:rPr>
          <w:rFonts w:cs="Times New Roman"/>
          <w:szCs w:val="24"/>
        </w:rPr>
        <w:t xml:space="preserve">: </w:t>
      </w:r>
      <w:r w:rsidR="009727E4" w:rsidRPr="002D77BE">
        <w:rPr>
          <w:rFonts w:cs="Times New Roman"/>
          <w:szCs w:val="24"/>
        </w:rPr>
        <w:t xml:space="preserve">pewne systemy zajmują się logiką aplikacji, inne zaś logiką symulacji. </w:t>
      </w:r>
      <w:r>
        <w:rPr>
          <w:rFonts w:cs="Times New Roman"/>
          <w:szCs w:val="24"/>
        </w:rPr>
        <w:t>Instancjonowanie</w:t>
      </w:r>
      <w:r w:rsidR="009727E4" w:rsidRPr="002D77BE">
        <w:rPr>
          <w:rFonts w:cs="Times New Roman"/>
          <w:szCs w:val="24"/>
        </w:rPr>
        <w:t xml:space="preserve"> wszystkich tych systemów w głównej klasie aplikacji zmniejsza czytelność kodu</w:t>
      </w:r>
      <w:r>
        <w:rPr>
          <w:rFonts w:cs="Times New Roman"/>
          <w:szCs w:val="24"/>
        </w:rPr>
        <w:t>.</w:t>
      </w:r>
    </w:p>
    <w:p w14:paraId="7ED0D884" w14:textId="774FA689" w:rsidR="009727E4" w:rsidRPr="002D77BE" w:rsidRDefault="00F25B4E">
      <w:pPr>
        <w:pStyle w:val="ListParagraph"/>
        <w:numPr>
          <w:ilvl w:val="0"/>
          <w:numId w:val="10"/>
        </w:numPr>
        <w:spacing w:line="360" w:lineRule="auto"/>
        <w:rPr>
          <w:rFonts w:cs="Times New Roman"/>
          <w:szCs w:val="24"/>
        </w:rPr>
      </w:pPr>
      <w:r>
        <w:rPr>
          <w:rFonts w:cs="Times New Roman"/>
          <w:b/>
          <w:bCs/>
          <w:szCs w:val="24"/>
        </w:rPr>
        <w:t>B</w:t>
      </w:r>
      <w:r w:rsidR="009727E4" w:rsidRPr="002D77BE">
        <w:rPr>
          <w:rFonts w:cs="Times New Roman"/>
          <w:b/>
          <w:bCs/>
          <w:szCs w:val="24"/>
        </w:rPr>
        <w:t>rak kontroli nad główną pętlą</w:t>
      </w:r>
      <w:r>
        <w:rPr>
          <w:rFonts w:cs="Times New Roman"/>
          <w:szCs w:val="24"/>
        </w:rPr>
        <w:t xml:space="preserve">: </w:t>
      </w:r>
      <w:r w:rsidR="009727E4" w:rsidRPr="002D77BE">
        <w:rPr>
          <w:rFonts w:cs="Times New Roman"/>
          <w:szCs w:val="24"/>
        </w:rPr>
        <w:t xml:space="preserve">ze względu na to, że główna pętla sterująca ukryta jest przed aplikacją w warstwie silnika, </w:t>
      </w:r>
      <w:r w:rsidR="00C93A2D" w:rsidRPr="00C93A2D">
        <w:rPr>
          <w:rFonts w:cs="Times New Roman"/>
          <w:szCs w:val="24"/>
        </w:rPr>
        <w:t>staje się niemożliwe</w:t>
      </w:r>
      <w:r w:rsidR="009727E4" w:rsidRPr="002D77BE">
        <w:rPr>
          <w:rFonts w:cs="Times New Roman"/>
          <w:szCs w:val="24"/>
        </w:rPr>
        <w:t xml:space="preserve"> wprowadzenie mechanizmów pozwalających na kontrolę prędkości symulacji, w tym mechanizmu pauzy</w:t>
      </w:r>
      <w:r w:rsidR="009042C6" w:rsidRPr="002D77BE">
        <w:rPr>
          <w:rFonts w:cs="Times New Roman"/>
          <w:szCs w:val="24"/>
        </w:rPr>
        <w:t>. Mechanizmy t</w:t>
      </w:r>
      <w:r w:rsidR="00614F1A" w:rsidRPr="002D77BE">
        <w:rPr>
          <w:rFonts w:cs="Times New Roman"/>
          <w:szCs w:val="24"/>
        </w:rPr>
        <w:t>e</w:t>
      </w:r>
      <w:r w:rsidR="009042C6" w:rsidRPr="002D77BE">
        <w:rPr>
          <w:rFonts w:cs="Times New Roman"/>
          <w:szCs w:val="24"/>
        </w:rPr>
        <w:t xml:space="preserve"> są bardzo przydatne zarówno z perspektywy programisty, w celu </w:t>
      </w:r>
      <w:r w:rsidR="007D44CE" w:rsidRPr="002D77BE">
        <w:rPr>
          <w:rFonts w:cs="Times New Roman"/>
          <w:szCs w:val="24"/>
        </w:rPr>
        <w:t>debugowania</w:t>
      </w:r>
      <w:r w:rsidR="009042C6" w:rsidRPr="002D77BE">
        <w:rPr>
          <w:rFonts w:cs="Times New Roman"/>
          <w:szCs w:val="24"/>
        </w:rPr>
        <w:t xml:space="preserve"> </w:t>
      </w:r>
      <w:r w:rsidR="00A83CC0">
        <w:rPr>
          <w:rFonts w:cs="Times New Roman"/>
          <w:szCs w:val="24"/>
        </w:rPr>
        <w:t xml:space="preserve">oraz </w:t>
      </w:r>
      <w:r w:rsidR="009042C6" w:rsidRPr="002D77BE">
        <w:rPr>
          <w:rFonts w:cs="Times New Roman"/>
          <w:szCs w:val="24"/>
        </w:rPr>
        <w:t>z perspektywy użytkownika, w celu weryfikacji konkretnego modelu w trybie graficznym.</w:t>
      </w:r>
    </w:p>
    <w:p w14:paraId="43338E69" w14:textId="1572B96A" w:rsidR="00060949" w:rsidRPr="002D77BE" w:rsidRDefault="004E6847" w:rsidP="009C055B">
      <w:pPr>
        <w:pStyle w:val="BodyText"/>
        <w:spacing w:line="360" w:lineRule="auto"/>
      </w:pPr>
      <w:r>
        <w:t>Problem rozwiązano poprzez wykorzystanie</w:t>
      </w:r>
      <w:r w:rsidR="009042C6" w:rsidRPr="002D77BE">
        <w:t xml:space="preserve">, </w:t>
      </w:r>
      <w:r>
        <w:t>że</w:t>
      </w:r>
      <w:r w:rsidR="009042C6" w:rsidRPr="002D77BE">
        <w:t xml:space="preserve"> systemy są zdefiniowane jako klasy</w:t>
      </w:r>
      <w:r>
        <w:t>. P</w:t>
      </w:r>
      <w:r w:rsidR="009042C6" w:rsidRPr="002D77BE">
        <w:t xml:space="preserve">ozwala </w:t>
      </w:r>
      <w:r>
        <w:t xml:space="preserve">to </w:t>
      </w:r>
      <w:r w:rsidR="009042C6" w:rsidRPr="002D77BE">
        <w:t xml:space="preserve">im na przechowywanie własnego stanu i posiadanie złożonej logiki wewnętrznej. </w:t>
      </w:r>
    </w:p>
    <w:p w14:paraId="7F7EAB89" w14:textId="7834EDC6" w:rsidR="00EF29F4" w:rsidRPr="002D77BE" w:rsidRDefault="009042C6" w:rsidP="009C055B">
      <w:pPr>
        <w:pStyle w:val="BodyText"/>
        <w:spacing w:line="360" w:lineRule="auto"/>
      </w:pPr>
      <w:r w:rsidRPr="002D77BE">
        <w:t xml:space="preserve">Wprowadzono unikalny system – </w:t>
      </w:r>
      <w:r w:rsidR="007D44CE" w:rsidRPr="00295DE8">
        <w:rPr>
          <w:rStyle w:val="CodeinlineChar"/>
          <w:sz w:val="22"/>
        </w:rPr>
        <w:t>SimRunnerSystem</w:t>
      </w:r>
      <w:r w:rsidRPr="002D77BE">
        <w:t>. Z perspektywy silnika</w:t>
      </w:r>
      <w:r w:rsidRPr="00BD765A">
        <w:t xml:space="preserve"> </w:t>
      </w:r>
      <w:r w:rsidR="0006460A">
        <w:t xml:space="preserve">nie różni się </w:t>
      </w:r>
      <w:r w:rsidR="005E4FA7">
        <w:t xml:space="preserve">on </w:t>
      </w:r>
      <w:r w:rsidR="0006460A">
        <w:t xml:space="preserve">pod żadnym względem </w:t>
      </w:r>
      <w:r w:rsidRPr="002D77BE">
        <w:t xml:space="preserve">od innych systemów aplikacyjnych, również </w:t>
      </w:r>
      <w:r w:rsidR="00060949" w:rsidRPr="002D77BE">
        <w:t xml:space="preserve">implementując </w:t>
      </w:r>
      <w:r w:rsidRPr="002D77BE">
        <w:t xml:space="preserve">bazowy interfejs </w:t>
      </w:r>
      <w:r w:rsidRPr="00295DE8">
        <w:rPr>
          <w:rStyle w:val="CodeinlineChar"/>
          <w:sz w:val="22"/>
        </w:rPr>
        <w:t>ISystem</w:t>
      </w:r>
      <w:r w:rsidRPr="002D77BE">
        <w:t xml:space="preserve">. </w:t>
      </w:r>
      <w:r w:rsidR="00EF29F4" w:rsidRPr="002D77BE">
        <w:t xml:space="preserve">Pełni on rolę warstwy orkiestrującej (ang. </w:t>
      </w:r>
      <w:r w:rsidR="00EF29F4" w:rsidRPr="002D77BE">
        <w:rPr>
          <w:i/>
          <w:iCs/>
        </w:rPr>
        <w:t>orchestrator</w:t>
      </w:r>
      <w:r w:rsidR="00EF29F4" w:rsidRPr="002D77BE">
        <w:t>)</w:t>
      </w:r>
      <w:sdt>
        <w:sdtPr>
          <w:id w:val="684174031"/>
          <w:citation/>
        </w:sdtPr>
        <w:sdtEndPr/>
        <w:sdtContent>
          <w:r w:rsidR="00EF29F4" w:rsidRPr="002D77BE">
            <w:fldChar w:fldCharType="begin"/>
          </w:r>
          <w:r w:rsidR="00EF29F4" w:rsidRPr="002D77BE">
            <w:instrText xml:space="preserve"> CITATION Mar17 \l 2057 </w:instrText>
          </w:r>
          <w:r w:rsidR="00EF29F4" w:rsidRPr="002D77BE">
            <w:fldChar w:fldCharType="separate"/>
          </w:r>
          <w:r w:rsidR="00AC6B85">
            <w:rPr>
              <w:noProof/>
            </w:rPr>
            <w:t xml:space="preserve"> [15]</w:t>
          </w:r>
          <w:r w:rsidR="00EF29F4" w:rsidRPr="002D77BE">
            <w:fldChar w:fldCharType="end"/>
          </w:r>
        </w:sdtContent>
      </w:sdt>
      <w:r w:rsidR="00EF29F4" w:rsidRPr="002D77BE">
        <w:t>, która z punktu widzenia systemów symulacyjnych działa również jako uproszczona fasada, udostępniając jeden, spójny punkt wejścia do wykonywania całego potoku symulacji</w:t>
      </w:r>
      <w:sdt>
        <w:sdtPr>
          <w:id w:val="-608276773"/>
          <w:citation/>
        </w:sdtPr>
        <w:sdtEndPr/>
        <w:sdtContent>
          <w:r w:rsidR="00EF29F4" w:rsidRPr="002D77BE">
            <w:fldChar w:fldCharType="begin"/>
          </w:r>
          <w:r w:rsidR="00EF29F4" w:rsidRPr="002D77BE">
            <w:instrText xml:space="preserve"> CITATION Fil26 \l 2057 </w:instrText>
          </w:r>
          <w:r w:rsidR="00EF29F4" w:rsidRPr="002D77BE">
            <w:fldChar w:fldCharType="separate"/>
          </w:r>
          <w:r w:rsidR="00AC6B85">
            <w:rPr>
              <w:noProof/>
            </w:rPr>
            <w:t xml:space="preserve"> [3]</w:t>
          </w:r>
          <w:r w:rsidR="00EF29F4" w:rsidRPr="002D77BE">
            <w:fldChar w:fldCharType="end"/>
          </w:r>
        </w:sdtContent>
      </w:sdt>
      <w:r w:rsidR="00EF29F4" w:rsidRPr="002D77BE">
        <w:t>.</w:t>
      </w:r>
    </w:p>
    <w:p w14:paraId="3BB1F0F2" w14:textId="18A5A58B" w:rsidR="009042C6" w:rsidRPr="002D77BE" w:rsidRDefault="00EF29F4" w:rsidP="009C055B">
      <w:pPr>
        <w:pStyle w:val="BodyText"/>
        <w:spacing w:line="360" w:lineRule="auto"/>
      </w:pPr>
      <w:r w:rsidRPr="002D77BE">
        <w:t>N</w:t>
      </w:r>
      <w:r w:rsidR="009042C6" w:rsidRPr="002D77BE">
        <w:t xml:space="preserve">iesie </w:t>
      </w:r>
      <w:r w:rsidRPr="002D77BE">
        <w:t xml:space="preserve">to </w:t>
      </w:r>
      <w:r w:rsidR="009042C6" w:rsidRPr="002D77BE">
        <w:t>ze sobą następujące korzyści:</w:t>
      </w:r>
    </w:p>
    <w:p w14:paraId="7D3E98FA" w14:textId="7183C1C9" w:rsidR="009042C6" w:rsidRPr="002D77BE" w:rsidRDefault="00EC1076">
      <w:pPr>
        <w:pStyle w:val="ListParagraph"/>
        <w:numPr>
          <w:ilvl w:val="0"/>
          <w:numId w:val="11"/>
        </w:numPr>
        <w:spacing w:line="360" w:lineRule="auto"/>
        <w:rPr>
          <w:rFonts w:cs="Times New Roman"/>
          <w:szCs w:val="24"/>
        </w:rPr>
      </w:pPr>
      <w:r>
        <w:rPr>
          <w:rFonts w:cs="Times New Roman"/>
          <w:b/>
          <w:bCs/>
          <w:szCs w:val="24"/>
        </w:rPr>
        <w:t>E</w:t>
      </w:r>
      <w:r w:rsidR="009042C6" w:rsidRPr="002D77BE">
        <w:rPr>
          <w:rFonts w:cs="Times New Roman"/>
          <w:b/>
          <w:bCs/>
          <w:szCs w:val="24"/>
        </w:rPr>
        <w:t>nkapsulacja potoku symulacji</w:t>
      </w:r>
      <w:r>
        <w:rPr>
          <w:rFonts w:cs="Times New Roman"/>
          <w:szCs w:val="24"/>
        </w:rPr>
        <w:t>:</w:t>
      </w:r>
      <w:r w:rsidR="009042C6" w:rsidRPr="002D77BE">
        <w:rPr>
          <w:rFonts w:cs="Times New Roman"/>
          <w:szCs w:val="24"/>
        </w:rPr>
        <w:t xml:space="preserve"> system ten posiada własny wektor podsystemów symulacyjnych. Tworzy on wewnętrzną pętl</w:t>
      </w:r>
      <w:r w:rsidR="00AA648B">
        <w:rPr>
          <w:rFonts w:cs="Times New Roman"/>
          <w:szCs w:val="24"/>
        </w:rPr>
        <w:t>ę</w:t>
      </w:r>
      <w:r w:rsidR="009042C6" w:rsidRPr="002D77BE">
        <w:rPr>
          <w:rFonts w:cs="Times New Roman"/>
          <w:szCs w:val="24"/>
        </w:rPr>
        <w:t>, która – analogicznie do pętli głównej silnika – iteruje po wszystkich systemach biologicznych. Dzięki temu logika symulacji jest odseparowania od logiki infrastrukturalnej aplikacji</w:t>
      </w:r>
      <w:sdt>
        <w:sdtPr>
          <w:rPr>
            <w:rFonts w:cs="Times New Roman"/>
            <w:szCs w:val="24"/>
          </w:rPr>
          <w:id w:val="-517926891"/>
          <w:citation/>
        </w:sdtPr>
        <w:sdtEndPr/>
        <w:sdtContent>
          <w:r w:rsidR="00EF29F4" w:rsidRPr="002D77BE">
            <w:rPr>
              <w:rFonts w:cs="Times New Roman"/>
              <w:szCs w:val="24"/>
            </w:rPr>
            <w:fldChar w:fldCharType="begin"/>
          </w:r>
          <w:r w:rsidR="00EF29F4" w:rsidRPr="002D77BE">
            <w:rPr>
              <w:rFonts w:cs="Times New Roman"/>
              <w:szCs w:val="24"/>
            </w:rPr>
            <w:instrText xml:space="preserve"> CITATION Fil26 \l 2057 </w:instrText>
          </w:r>
          <w:r w:rsidR="00EF29F4" w:rsidRPr="002D77BE">
            <w:rPr>
              <w:rFonts w:cs="Times New Roman"/>
              <w:szCs w:val="24"/>
            </w:rPr>
            <w:fldChar w:fldCharType="separate"/>
          </w:r>
          <w:r w:rsidR="00AC6B85">
            <w:rPr>
              <w:rFonts w:cs="Times New Roman"/>
              <w:noProof/>
              <w:szCs w:val="24"/>
            </w:rPr>
            <w:t xml:space="preserve"> </w:t>
          </w:r>
          <w:r w:rsidR="00AC6B85" w:rsidRPr="00AC6B85">
            <w:rPr>
              <w:rFonts w:cs="Times New Roman"/>
              <w:noProof/>
              <w:szCs w:val="24"/>
            </w:rPr>
            <w:t>[3]</w:t>
          </w:r>
          <w:r w:rsidR="00EF29F4" w:rsidRPr="002D77BE">
            <w:rPr>
              <w:rFonts w:cs="Times New Roman"/>
              <w:szCs w:val="24"/>
            </w:rPr>
            <w:fldChar w:fldCharType="end"/>
          </w:r>
        </w:sdtContent>
      </w:sdt>
      <w:r>
        <w:rPr>
          <w:rFonts w:cs="Times New Roman"/>
          <w:szCs w:val="24"/>
        </w:rPr>
        <w:t>.</w:t>
      </w:r>
    </w:p>
    <w:p w14:paraId="76855E4B" w14:textId="301C8167" w:rsidR="009042C6" w:rsidRPr="002D77BE" w:rsidRDefault="00EC1076">
      <w:pPr>
        <w:pStyle w:val="ListParagraph"/>
        <w:numPr>
          <w:ilvl w:val="0"/>
          <w:numId w:val="11"/>
        </w:numPr>
        <w:spacing w:line="360" w:lineRule="auto"/>
        <w:rPr>
          <w:rFonts w:cs="Times New Roman"/>
          <w:szCs w:val="24"/>
        </w:rPr>
      </w:pPr>
      <w:r>
        <w:rPr>
          <w:rFonts w:cs="Times New Roman"/>
          <w:b/>
          <w:bCs/>
          <w:szCs w:val="24"/>
        </w:rPr>
        <w:t>A</w:t>
      </w:r>
      <w:r w:rsidR="002D0374" w:rsidRPr="002D77BE">
        <w:rPr>
          <w:rFonts w:cs="Times New Roman"/>
          <w:b/>
          <w:bCs/>
          <w:szCs w:val="24"/>
        </w:rPr>
        <w:t>utonomia czasu</w:t>
      </w:r>
      <w:r>
        <w:rPr>
          <w:rFonts w:cs="Times New Roman"/>
          <w:szCs w:val="24"/>
        </w:rPr>
        <w:t>:</w:t>
      </w:r>
      <w:r w:rsidR="002D0374" w:rsidRPr="002D77BE">
        <w:rPr>
          <w:rFonts w:cs="Times New Roman"/>
          <w:szCs w:val="24"/>
        </w:rPr>
        <w:t xml:space="preserve"> ponieważ system ten manualnie wywołuje swoje podsystemy biologiczne, możliwym stało się wprowadzenie logiki kontroli symulacji, w tym prędkości i pauzowania</w:t>
      </w:r>
      <w:sdt>
        <w:sdtPr>
          <w:rPr>
            <w:rFonts w:cs="Times New Roman"/>
            <w:szCs w:val="24"/>
          </w:rPr>
          <w:id w:val="1104695956"/>
          <w:citation/>
        </w:sdtPr>
        <w:sdtEndPr/>
        <w:sdtContent>
          <w:r w:rsidR="00EF29F4" w:rsidRPr="002D77BE">
            <w:rPr>
              <w:rFonts w:cs="Times New Roman"/>
              <w:szCs w:val="24"/>
            </w:rPr>
            <w:fldChar w:fldCharType="begin"/>
          </w:r>
          <w:r w:rsidR="00EF29F4" w:rsidRPr="002D77BE">
            <w:rPr>
              <w:rFonts w:cs="Times New Roman"/>
              <w:szCs w:val="24"/>
            </w:rPr>
            <w:instrText xml:space="preserve"> CITATION Fil26 \l 2057 </w:instrText>
          </w:r>
          <w:r w:rsidR="00EF29F4" w:rsidRPr="002D77BE">
            <w:rPr>
              <w:rFonts w:cs="Times New Roman"/>
              <w:szCs w:val="24"/>
            </w:rPr>
            <w:fldChar w:fldCharType="separate"/>
          </w:r>
          <w:r w:rsidR="00AC6B85">
            <w:rPr>
              <w:rFonts w:cs="Times New Roman"/>
              <w:noProof/>
              <w:szCs w:val="24"/>
            </w:rPr>
            <w:t xml:space="preserve"> </w:t>
          </w:r>
          <w:r w:rsidR="00AC6B85" w:rsidRPr="00AC6B85">
            <w:rPr>
              <w:rFonts w:cs="Times New Roman"/>
              <w:noProof/>
              <w:szCs w:val="24"/>
            </w:rPr>
            <w:t>[3]</w:t>
          </w:r>
          <w:r w:rsidR="00EF29F4" w:rsidRPr="002D77BE">
            <w:rPr>
              <w:rFonts w:cs="Times New Roman"/>
              <w:szCs w:val="24"/>
            </w:rPr>
            <w:fldChar w:fldCharType="end"/>
          </w:r>
        </w:sdtContent>
      </w:sdt>
      <w:r>
        <w:rPr>
          <w:rFonts w:cs="Times New Roman"/>
          <w:szCs w:val="24"/>
        </w:rPr>
        <w:t>.</w:t>
      </w:r>
    </w:p>
    <w:p w14:paraId="4E52B41F" w14:textId="13BE82AC" w:rsidR="002D0374" w:rsidRPr="002D77BE" w:rsidRDefault="00EC1076">
      <w:pPr>
        <w:pStyle w:val="ListParagraph"/>
        <w:numPr>
          <w:ilvl w:val="0"/>
          <w:numId w:val="11"/>
        </w:numPr>
        <w:spacing w:line="360" w:lineRule="auto"/>
        <w:rPr>
          <w:rFonts w:cs="Times New Roman"/>
          <w:szCs w:val="24"/>
        </w:rPr>
      </w:pPr>
      <w:r>
        <w:rPr>
          <w:rFonts w:cs="Times New Roman"/>
          <w:b/>
          <w:bCs/>
          <w:szCs w:val="24"/>
        </w:rPr>
        <w:t>C</w:t>
      </w:r>
      <w:r w:rsidR="002D0374" w:rsidRPr="002D77BE">
        <w:rPr>
          <w:rFonts w:cs="Times New Roman"/>
          <w:b/>
          <w:bCs/>
          <w:szCs w:val="24"/>
        </w:rPr>
        <w:t>entralizacja zarządzania stanem</w:t>
      </w:r>
      <w:r>
        <w:rPr>
          <w:rFonts w:cs="Times New Roman"/>
          <w:szCs w:val="24"/>
        </w:rPr>
        <w:t>:</w:t>
      </w:r>
      <w:r w:rsidR="002D0374" w:rsidRPr="002D77BE">
        <w:rPr>
          <w:rFonts w:cs="Times New Roman"/>
          <w:szCs w:val="24"/>
        </w:rPr>
        <w:t xml:space="preserve"> jako zarządca, system ten bierze na siebie odpowiedzialność resetowania symulacji do stanu początkowego. Zabieg ten pozwala na zachowanie czystości w głównej klasie aplikacji</w:t>
      </w:r>
      <w:sdt>
        <w:sdtPr>
          <w:rPr>
            <w:rFonts w:cs="Times New Roman"/>
            <w:szCs w:val="24"/>
          </w:rPr>
          <w:id w:val="-346949392"/>
          <w:citation/>
        </w:sdtPr>
        <w:sdtEndPr/>
        <w:sdtContent>
          <w:r w:rsidR="00EF29F4" w:rsidRPr="002D77BE">
            <w:rPr>
              <w:rFonts w:cs="Times New Roman"/>
              <w:szCs w:val="24"/>
            </w:rPr>
            <w:fldChar w:fldCharType="begin"/>
          </w:r>
          <w:r w:rsidR="00EF29F4" w:rsidRPr="002D77BE">
            <w:rPr>
              <w:rFonts w:cs="Times New Roman"/>
              <w:szCs w:val="24"/>
            </w:rPr>
            <w:instrText xml:space="preserve"> CITATION Fil26 \l 2057 </w:instrText>
          </w:r>
          <w:r w:rsidR="00EF29F4" w:rsidRPr="002D77BE">
            <w:rPr>
              <w:rFonts w:cs="Times New Roman"/>
              <w:szCs w:val="24"/>
            </w:rPr>
            <w:fldChar w:fldCharType="separate"/>
          </w:r>
          <w:r w:rsidR="00AC6B85">
            <w:rPr>
              <w:rFonts w:cs="Times New Roman"/>
              <w:noProof/>
              <w:szCs w:val="24"/>
            </w:rPr>
            <w:t xml:space="preserve"> </w:t>
          </w:r>
          <w:r w:rsidR="00AC6B85" w:rsidRPr="00AC6B85">
            <w:rPr>
              <w:rFonts w:cs="Times New Roman"/>
              <w:noProof/>
              <w:szCs w:val="24"/>
            </w:rPr>
            <w:t>[3]</w:t>
          </w:r>
          <w:r w:rsidR="00EF29F4" w:rsidRPr="002D77BE">
            <w:rPr>
              <w:rFonts w:cs="Times New Roman"/>
              <w:szCs w:val="24"/>
            </w:rPr>
            <w:fldChar w:fldCharType="end"/>
          </w:r>
        </w:sdtContent>
      </w:sdt>
      <w:r w:rsidR="002D0374" w:rsidRPr="002D77BE">
        <w:rPr>
          <w:rFonts w:cs="Times New Roman"/>
          <w:szCs w:val="24"/>
        </w:rPr>
        <w:t>.</w:t>
      </w:r>
    </w:p>
    <w:p w14:paraId="3FD4F89D" w14:textId="77777777" w:rsidR="00D6034D" w:rsidRPr="002D77BE" w:rsidRDefault="00D6034D" w:rsidP="009C055B">
      <w:pPr>
        <w:pStyle w:val="Heading3"/>
      </w:pPr>
      <w:bookmarkStart w:id="67" w:name="_Toc219154074"/>
      <w:bookmarkStart w:id="68" w:name="_Toc219232942"/>
      <w:bookmarkStart w:id="69" w:name="_Toc219849166"/>
      <w:r w:rsidRPr="002D77BE">
        <w:t>Komunikacja między systemami</w:t>
      </w:r>
      <w:bookmarkEnd w:id="67"/>
      <w:bookmarkEnd w:id="68"/>
      <w:bookmarkEnd w:id="69"/>
    </w:p>
    <w:p w14:paraId="65A84228" w14:textId="2E259C9C" w:rsidR="00AC029B" w:rsidRDefault="00D6034D" w:rsidP="009C055B">
      <w:pPr>
        <w:spacing w:line="360" w:lineRule="auto"/>
      </w:pPr>
      <w:r w:rsidRPr="002D77BE">
        <w:t xml:space="preserve">Rygorystyczna separacja systemów oraz ich hermetyzacja wymagają wprowadzenia ustandaryzowanych mechanizmów wymiany informacji. W projekcie zrezygnowano z bezpośrednich powiązań między systemami na rzecz dwóch uzupełniających się podejść: obiektów kontekstowych oraz magistrali zdarzeń (ang. </w:t>
      </w:r>
      <w:r w:rsidRPr="002D77BE">
        <w:rPr>
          <w:i/>
          <w:iCs/>
        </w:rPr>
        <w:t>event dispatcher</w:t>
      </w:r>
      <w:r w:rsidRPr="002D77BE">
        <w:t>)</w:t>
      </w:r>
      <w:sdt>
        <w:sdtPr>
          <w:id w:val="-870370184"/>
          <w:citation/>
        </w:sdtPr>
        <w:sdtEndPr/>
        <w:sdtContent>
          <w:r w:rsidR="00D50411" w:rsidRPr="002D77BE">
            <w:fldChar w:fldCharType="begin"/>
          </w:r>
          <w:r w:rsidR="00D50411" w:rsidRPr="002D77BE">
            <w:instrText xml:space="preserve"> CITATION Fil26 \l 2057 </w:instrText>
          </w:r>
          <w:r w:rsidR="00D50411" w:rsidRPr="002D77BE">
            <w:fldChar w:fldCharType="separate"/>
          </w:r>
          <w:r w:rsidR="00AC6B85">
            <w:rPr>
              <w:noProof/>
            </w:rPr>
            <w:t xml:space="preserve"> </w:t>
          </w:r>
          <w:r w:rsidR="00AC6B85" w:rsidRPr="00AC6B85">
            <w:rPr>
              <w:noProof/>
            </w:rPr>
            <w:t>[3]</w:t>
          </w:r>
          <w:r w:rsidR="00D50411" w:rsidRPr="002D77BE">
            <w:fldChar w:fldCharType="end"/>
          </w:r>
        </w:sdtContent>
      </w:sdt>
      <w:r w:rsidRPr="002D77BE">
        <w:t>.</w:t>
      </w:r>
    </w:p>
    <w:p w14:paraId="3F678129" w14:textId="77777777" w:rsidR="00C231A5" w:rsidRPr="002D77BE" w:rsidRDefault="00C231A5" w:rsidP="009C055B">
      <w:pPr>
        <w:spacing w:line="360" w:lineRule="auto"/>
      </w:pPr>
    </w:p>
    <w:p w14:paraId="328CC0C2" w14:textId="4AD067BA" w:rsidR="00C231A5" w:rsidRDefault="00C231A5" w:rsidP="00484218">
      <w:pPr>
        <w:spacing w:line="360" w:lineRule="auto"/>
      </w:pPr>
      <w:r w:rsidRPr="002D77BE">
        <w:t>W sytuacjach, gdy komunikacja jest rzadsza i ma charakter reaktywny</w:t>
      </w:r>
      <w:r w:rsidR="00656BED">
        <w:t>,</w:t>
      </w:r>
      <w:r w:rsidRPr="002D77BE">
        <w:t xml:space="preserve"> zastosowano wzorzec publikuj-subskrybuj (ang. </w:t>
      </w:r>
      <w:r w:rsidRPr="002D77BE">
        <w:rPr>
          <w:i/>
          <w:iCs/>
        </w:rPr>
        <w:t>publish-subscribe</w:t>
      </w:r>
      <w:r w:rsidRPr="002D77BE">
        <w:t xml:space="preserve">), realizowany przez </w:t>
      </w:r>
      <w:r w:rsidRPr="00295DE8">
        <w:rPr>
          <w:rStyle w:val="CodeinlineChar"/>
          <w:rFonts w:eastAsiaTheme="minorHAnsi"/>
        </w:rPr>
        <w:t>entt::dispatcher</w:t>
      </w:r>
      <w:r w:rsidRPr="002D77BE">
        <w:t>. Mechanizm ten pozwala na całkowite odizolowanie nadawcy od odbiorcy</w:t>
      </w:r>
      <w:r w:rsidR="007C01B4">
        <w:t xml:space="preserve">. </w:t>
      </w:r>
      <w:r w:rsidR="003846D1">
        <w:t>F</w:t>
      </w:r>
      <w:r w:rsidR="0045308F">
        <w:t>ragmen</w:t>
      </w:r>
      <w:r w:rsidR="003846D1">
        <w:t>t</w:t>
      </w:r>
      <w:r w:rsidR="0045308F">
        <w:t xml:space="preserve"> kodu 4</w:t>
      </w:r>
      <w:r w:rsidR="005C157E">
        <w:t xml:space="preserve"> </w:t>
      </w:r>
      <w:r w:rsidR="0010494C">
        <w:t>przedstawi</w:t>
      </w:r>
      <w:r w:rsidR="00CE1B64">
        <w:t>a</w:t>
      </w:r>
      <w:r w:rsidR="005C157E">
        <w:t xml:space="preserve"> </w:t>
      </w:r>
      <w:r w:rsidR="0010494C">
        <w:t xml:space="preserve">kod </w:t>
      </w:r>
      <w:r w:rsidR="00025B79">
        <w:t>wykonywany</w:t>
      </w:r>
      <w:r w:rsidR="006D09D8">
        <w:t xml:space="preserve"> po</w:t>
      </w:r>
      <w:r w:rsidRPr="002D77BE">
        <w:t xml:space="preserve"> klik</w:t>
      </w:r>
      <w:r w:rsidR="006D09D8">
        <w:t>nięciu</w:t>
      </w:r>
      <w:r w:rsidRPr="002D77BE">
        <w:t xml:space="preserve"> przycisk</w:t>
      </w:r>
      <w:r w:rsidR="006D09D8">
        <w:t>u</w:t>
      </w:r>
      <w:r w:rsidRPr="002D77BE">
        <w:t xml:space="preserve"> restartu symulacji</w:t>
      </w:r>
      <w:r w:rsidR="00734FA9">
        <w:t>. S</w:t>
      </w:r>
      <w:r w:rsidRPr="002D77BE">
        <w:t xml:space="preserve">ystem zajmujący się interfejsem użytkownika, wyszukuje obiekt </w:t>
      </w:r>
      <w:r w:rsidRPr="00A27CC3">
        <w:rPr>
          <w:rStyle w:val="CodeinlineChar"/>
          <w:rFonts w:eastAsiaTheme="minorHAnsi"/>
        </w:rPr>
        <w:t>entt::dispatcher</w:t>
      </w:r>
      <w:r w:rsidRPr="002D77BE">
        <w:t xml:space="preserve"> i kolejkuje </w:t>
      </w:r>
      <w:r w:rsidR="003004C1">
        <w:t>zdarzenie</w:t>
      </w:r>
      <w:r w:rsidR="00BC5484">
        <w:t xml:space="preserve">. </w:t>
      </w:r>
      <w:r w:rsidR="003B7D0D">
        <w:t>Zdarzanie</w:t>
      </w:r>
      <w:r w:rsidRPr="002D77BE">
        <w:t xml:space="preserve"> </w:t>
      </w:r>
      <w:r w:rsidRPr="00A27CC3">
        <w:rPr>
          <w:rStyle w:val="CodeinlineChar"/>
          <w:rFonts w:eastAsiaTheme="minorHAnsi"/>
        </w:rPr>
        <w:t>event::ResetSim</w:t>
      </w:r>
      <w:r w:rsidR="003B7D0D">
        <w:t xml:space="preserve"> </w:t>
      </w:r>
      <w:r w:rsidR="00690D53">
        <w:t xml:space="preserve">jest </w:t>
      </w:r>
      <w:r w:rsidRPr="002D77BE">
        <w:t>zdefiniowane jako pusta struktur</w:t>
      </w:r>
      <w:r w:rsidR="00B64B25">
        <w:t>a</w:t>
      </w:r>
      <w:r w:rsidRPr="002D77BE">
        <w:t xml:space="preserve"> danych (</w:t>
      </w:r>
      <w:r w:rsidRPr="002D77BE">
        <w:rPr>
          <w:i/>
          <w:iCs/>
        </w:rPr>
        <w:t>struct</w:t>
      </w:r>
      <w:r w:rsidRPr="002D77BE">
        <w:t>). Pozwala to na komunikacj</w:t>
      </w:r>
      <w:r w:rsidR="00846B4B">
        <w:t xml:space="preserve">ę </w:t>
      </w:r>
      <w:r w:rsidRPr="002D77BE">
        <w:t xml:space="preserve">między różnymi systemami bez tworzenia żadnych powiązań – </w:t>
      </w:r>
      <w:r w:rsidR="0070103B" w:rsidRPr="0070103B">
        <w:t>w tym na przekazywanie danych, a nie wyłącznie sygnałów</w:t>
      </w:r>
      <w:sdt>
        <w:sdtPr>
          <w:id w:val="-1233159586"/>
          <w:citation/>
        </w:sdtPr>
        <w:sdtEndPr/>
        <w:sdtContent>
          <w:r w:rsidRPr="002D77BE">
            <w:fldChar w:fldCharType="begin"/>
          </w:r>
          <w:r w:rsidRPr="002D77BE">
            <w:instrText xml:space="preserve"> CITATION Fil26 \l 2057 </w:instrText>
          </w:r>
          <w:r w:rsidRPr="002D77BE">
            <w:fldChar w:fldCharType="separate"/>
          </w:r>
          <w:r w:rsidR="00AC6B85">
            <w:rPr>
              <w:noProof/>
            </w:rPr>
            <w:t xml:space="preserve"> </w:t>
          </w:r>
          <w:r w:rsidR="00AC6B85" w:rsidRPr="00AC6B85">
            <w:rPr>
              <w:noProof/>
            </w:rPr>
            <w:t>[3]</w:t>
          </w:r>
          <w:r w:rsidRPr="002D77BE">
            <w:fldChar w:fldCharType="end"/>
          </w:r>
        </w:sdtContent>
      </w:sdt>
      <w:r w:rsidRPr="002D77BE">
        <w:t xml:space="preserve">. </w:t>
      </w:r>
    </w:p>
    <w:p w14:paraId="2BD4A6AC" w14:textId="77777777" w:rsidR="007144C9" w:rsidRDefault="007144C9" w:rsidP="00484218">
      <w:pPr>
        <w:spacing w:line="360" w:lineRule="auto"/>
      </w:pPr>
    </w:p>
    <w:p w14:paraId="7E6E3190" w14:textId="77777777" w:rsidR="007144C9" w:rsidRPr="0015417C" w:rsidRDefault="007144C9" w:rsidP="007144C9">
      <w:pPr>
        <w:pStyle w:val="Caption"/>
      </w:pPr>
      <w:bookmarkStart w:id="70" w:name="_Ref219639186"/>
      <w:r w:rsidRPr="008B4D4E">
        <w:rPr>
          <w:noProof/>
        </w:rPr>
        <mc:AlternateContent>
          <mc:Choice Requires="wps">
            <w:drawing>
              <wp:inline distT="0" distB="0" distL="0" distR="0" wp14:anchorId="46513703" wp14:editId="34B853D8">
                <wp:extent cx="5375275" cy="1156335"/>
                <wp:effectExtent l="0" t="0" r="15875" b="24765"/>
                <wp:docPr id="18693930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5275" cy="1156335"/>
                        </a:xfrm>
                        <a:prstGeom prst="rect">
                          <a:avLst/>
                        </a:prstGeom>
                        <a:solidFill>
                          <a:srgbClr val="F8F8F8"/>
                        </a:solidFill>
                        <a:ln w="9525">
                          <a:solidFill>
                            <a:schemeClr val="bg1"/>
                          </a:solidFill>
                          <a:miter lim="800000"/>
                          <a:headEnd/>
                          <a:tailEnd/>
                        </a:ln>
                      </wps:spPr>
                      <wps:txbx>
                        <w:txbxContent>
                          <w:p w14:paraId="3BA46FB0" w14:textId="77777777" w:rsidR="007144C9" w:rsidRPr="003B3CAB" w:rsidRDefault="007144C9" w:rsidP="00714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GB" w:eastAsia="en-GB"/>
                              </w:rPr>
                            </w:pPr>
                            <w:r w:rsidRPr="003B3CAB">
                              <w:rPr>
                                <w:rFonts w:ascii="Courier New" w:eastAsia="Times New Roman" w:hAnsi="Courier New" w:cs="Courier New"/>
                                <w:noProof/>
                                <w:sz w:val="20"/>
                                <w:szCs w:val="20"/>
                                <w:lang w:val="en-GB" w:eastAsia="en-GB"/>
                              </w:rPr>
                              <w:t>ImGui::</w:t>
                            </w:r>
                            <w:r w:rsidRPr="003B3CAB">
                              <w:rPr>
                                <w:rFonts w:ascii="Courier New" w:eastAsia="Times New Roman" w:hAnsi="Courier New" w:cs="Courier New"/>
                                <w:noProof/>
                                <w:color w:val="E36209"/>
                                <w:sz w:val="20"/>
                                <w:szCs w:val="20"/>
                                <w:lang w:val="en-GB" w:eastAsia="en-GB"/>
                              </w:rPr>
                              <w:t>BeginDisabled</w:t>
                            </w:r>
                            <w:r w:rsidRPr="003B3CAB">
                              <w:rPr>
                                <w:rFonts w:ascii="Courier New" w:eastAsia="Times New Roman" w:hAnsi="Courier New" w:cs="Courier New"/>
                                <w:noProof/>
                                <w:sz w:val="20"/>
                                <w:szCs w:val="20"/>
                                <w:lang w:val="en-GB" w:eastAsia="en-GB"/>
                              </w:rPr>
                              <w:t xml:space="preserve">( simRunnerData.iteration == </w:t>
                            </w:r>
                            <w:r w:rsidRPr="003B3CAB">
                              <w:rPr>
                                <w:rFonts w:ascii="Courier New" w:eastAsia="Times New Roman" w:hAnsi="Courier New" w:cs="Courier New"/>
                                <w:noProof/>
                                <w:color w:val="005CC5"/>
                                <w:sz w:val="20"/>
                                <w:szCs w:val="20"/>
                                <w:lang w:val="en-GB" w:eastAsia="en-GB"/>
                              </w:rPr>
                              <w:t>0</w:t>
                            </w:r>
                            <w:r w:rsidRPr="003B3CAB">
                              <w:rPr>
                                <w:rFonts w:ascii="Courier New" w:eastAsia="Times New Roman" w:hAnsi="Courier New" w:cs="Courier New"/>
                                <w:noProof/>
                                <w:sz w:val="20"/>
                                <w:szCs w:val="20"/>
                                <w:lang w:val="en-GB" w:eastAsia="en-GB"/>
                              </w:rPr>
                              <w:t xml:space="preserve"> );</w:t>
                            </w:r>
                          </w:p>
                          <w:p w14:paraId="2E5D7699" w14:textId="77777777" w:rsidR="007144C9" w:rsidRPr="003B3CAB" w:rsidRDefault="007144C9" w:rsidP="00714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GB" w:eastAsia="en-GB"/>
                              </w:rPr>
                            </w:pPr>
                            <w:r w:rsidRPr="003B3CAB">
                              <w:rPr>
                                <w:rFonts w:ascii="Courier New" w:eastAsia="Times New Roman" w:hAnsi="Courier New" w:cs="Courier New"/>
                                <w:noProof/>
                                <w:color w:val="D73A49"/>
                                <w:sz w:val="20"/>
                                <w:szCs w:val="20"/>
                                <w:lang w:val="en-GB" w:eastAsia="en-GB"/>
                              </w:rPr>
                              <w:t>if</w:t>
                            </w:r>
                            <w:r w:rsidRPr="003B3CAB">
                              <w:rPr>
                                <w:rFonts w:ascii="Courier New" w:eastAsia="Times New Roman" w:hAnsi="Courier New" w:cs="Courier New"/>
                                <w:noProof/>
                                <w:sz w:val="20"/>
                                <w:szCs w:val="20"/>
                                <w:lang w:val="en-GB" w:eastAsia="en-GB"/>
                              </w:rPr>
                              <w:t xml:space="preserve"> ( ImGui::</w:t>
                            </w:r>
                            <w:r w:rsidRPr="003B3CAB">
                              <w:rPr>
                                <w:rFonts w:ascii="Courier New" w:eastAsia="Times New Roman" w:hAnsi="Courier New" w:cs="Courier New"/>
                                <w:noProof/>
                                <w:color w:val="E36209"/>
                                <w:sz w:val="20"/>
                                <w:szCs w:val="20"/>
                                <w:lang w:val="en-GB" w:eastAsia="en-GB"/>
                              </w:rPr>
                              <w:t>Button</w:t>
                            </w:r>
                            <w:r w:rsidRPr="003B3CAB">
                              <w:rPr>
                                <w:rFonts w:ascii="Courier New" w:eastAsia="Times New Roman" w:hAnsi="Courier New" w:cs="Courier New"/>
                                <w:noProof/>
                                <w:sz w:val="20"/>
                                <w:szCs w:val="20"/>
                                <w:lang w:val="en-GB" w:eastAsia="en-GB"/>
                              </w:rPr>
                              <w:t>( labels.restartButton.</w:t>
                            </w:r>
                            <w:r w:rsidRPr="003B3CAB">
                              <w:rPr>
                                <w:rFonts w:ascii="Courier New" w:eastAsia="Times New Roman" w:hAnsi="Courier New" w:cs="Courier New"/>
                                <w:noProof/>
                                <w:color w:val="E36209"/>
                                <w:sz w:val="20"/>
                                <w:szCs w:val="20"/>
                                <w:lang w:val="en-GB" w:eastAsia="en-GB"/>
                              </w:rPr>
                              <w:t>data</w:t>
                            </w:r>
                            <w:r w:rsidRPr="003B3CAB">
                              <w:rPr>
                                <w:rFonts w:ascii="Courier New" w:eastAsia="Times New Roman" w:hAnsi="Courier New" w:cs="Courier New"/>
                                <w:noProof/>
                                <w:sz w:val="20"/>
                                <w:szCs w:val="20"/>
                                <w:lang w:val="en-GB" w:eastAsia="en-GB"/>
                              </w:rPr>
                              <w:t>() ) )</w:t>
                            </w:r>
                          </w:p>
                          <w:p w14:paraId="529BA63F" w14:textId="77777777" w:rsidR="007144C9" w:rsidRPr="003B3CAB" w:rsidRDefault="007144C9" w:rsidP="00714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GB" w:eastAsia="en-GB"/>
                              </w:rPr>
                            </w:pPr>
                            <w:r w:rsidRPr="003B3CAB">
                              <w:rPr>
                                <w:rFonts w:ascii="Courier New" w:eastAsia="Times New Roman" w:hAnsi="Courier New" w:cs="Courier New"/>
                                <w:noProof/>
                                <w:sz w:val="20"/>
                                <w:szCs w:val="20"/>
                                <w:lang w:val="en-GB" w:eastAsia="en-GB"/>
                              </w:rPr>
                              <w:t>{</w:t>
                            </w:r>
                          </w:p>
                          <w:p w14:paraId="3845907C" w14:textId="77777777" w:rsidR="007144C9" w:rsidRPr="003B3CAB" w:rsidRDefault="007144C9" w:rsidP="00714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GB" w:eastAsia="en-GB"/>
                              </w:rPr>
                            </w:pPr>
                            <w:r w:rsidRPr="003B3CAB">
                              <w:rPr>
                                <w:rFonts w:ascii="Courier New" w:eastAsia="Times New Roman" w:hAnsi="Courier New" w:cs="Courier New"/>
                                <w:noProof/>
                                <w:sz w:val="20"/>
                                <w:szCs w:val="20"/>
                                <w:lang w:val="en-GB" w:eastAsia="en-GB"/>
                              </w:rPr>
                              <w:tab/>
                            </w:r>
                            <w:r w:rsidRPr="003B3CAB">
                              <w:rPr>
                                <w:rFonts w:ascii="Courier New" w:eastAsia="Times New Roman" w:hAnsi="Courier New" w:cs="Courier New"/>
                                <w:noProof/>
                                <w:color w:val="D73A49"/>
                                <w:sz w:val="20"/>
                                <w:szCs w:val="20"/>
                                <w:lang w:val="en-GB" w:eastAsia="en-GB"/>
                              </w:rPr>
                              <w:t>auto</w:t>
                            </w:r>
                            <w:r w:rsidRPr="003B3CAB">
                              <w:rPr>
                                <w:rFonts w:ascii="Courier New" w:eastAsia="Times New Roman" w:hAnsi="Courier New" w:cs="Courier New"/>
                                <w:noProof/>
                                <w:sz w:val="20"/>
                                <w:szCs w:val="20"/>
                                <w:lang w:val="en-GB" w:eastAsia="en-GB"/>
                              </w:rPr>
                              <w:t>&amp; dispatcher = registry.</w:t>
                            </w:r>
                            <w:r w:rsidRPr="003B3CAB">
                              <w:rPr>
                                <w:rFonts w:ascii="Courier New" w:eastAsia="Times New Roman" w:hAnsi="Courier New" w:cs="Courier New"/>
                                <w:noProof/>
                                <w:color w:val="E36209"/>
                                <w:sz w:val="20"/>
                                <w:szCs w:val="20"/>
                                <w:lang w:val="en-GB" w:eastAsia="en-GB"/>
                              </w:rPr>
                              <w:t>ctx</w:t>
                            </w:r>
                            <w:r w:rsidRPr="003B3CAB">
                              <w:rPr>
                                <w:rFonts w:ascii="Courier New" w:eastAsia="Times New Roman" w:hAnsi="Courier New" w:cs="Courier New"/>
                                <w:noProof/>
                                <w:sz w:val="20"/>
                                <w:szCs w:val="20"/>
                                <w:lang w:val="en-GB" w:eastAsia="en-GB"/>
                              </w:rPr>
                              <w:t>().</w:t>
                            </w:r>
                            <w:r w:rsidRPr="003B3CAB">
                              <w:rPr>
                                <w:rFonts w:ascii="Courier New" w:eastAsia="Times New Roman" w:hAnsi="Courier New" w:cs="Courier New"/>
                                <w:noProof/>
                                <w:color w:val="E36209"/>
                                <w:sz w:val="20"/>
                                <w:szCs w:val="20"/>
                                <w:lang w:val="en-GB" w:eastAsia="en-GB"/>
                              </w:rPr>
                              <w:t>get</w:t>
                            </w:r>
                            <w:r w:rsidRPr="003B3CAB">
                              <w:rPr>
                                <w:rFonts w:ascii="Courier New" w:eastAsia="Times New Roman" w:hAnsi="Courier New" w:cs="Courier New"/>
                                <w:noProof/>
                                <w:sz w:val="20"/>
                                <w:szCs w:val="20"/>
                                <w:lang w:val="en-GB" w:eastAsia="en-GB"/>
                              </w:rPr>
                              <w:t>&lt; entt::dispatcher &gt;();</w:t>
                            </w:r>
                          </w:p>
                          <w:p w14:paraId="5FC4B777" w14:textId="77777777" w:rsidR="007144C9" w:rsidRPr="003B3CAB" w:rsidRDefault="007144C9" w:rsidP="00714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GB" w:eastAsia="en-GB"/>
                              </w:rPr>
                            </w:pPr>
                            <w:r w:rsidRPr="003B3CAB">
                              <w:rPr>
                                <w:rFonts w:ascii="Courier New" w:eastAsia="Times New Roman" w:hAnsi="Courier New" w:cs="Courier New"/>
                                <w:noProof/>
                                <w:sz w:val="20"/>
                                <w:szCs w:val="20"/>
                                <w:lang w:val="en-GB" w:eastAsia="en-GB"/>
                              </w:rPr>
                              <w:tab/>
                              <w:t>dispatcher.</w:t>
                            </w:r>
                            <w:r w:rsidRPr="003B3CAB">
                              <w:rPr>
                                <w:rFonts w:ascii="Courier New" w:eastAsia="Times New Roman" w:hAnsi="Courier New" w:cs="Courier New"/>
                                <w:noProof/>
                                <w:color w:val="E36209"/>
                                <w:sz w:val="20"/>
                                <w:szCs w:val="20"/>
                                <w:lang w:val="en-GB" w:eastAsia="en-GB"/>
                              </w:rPr>
                              <w:t>enqueue</w:t>
                            </w:r>
                            <w:r w:rsidRPr="003B3CAB">
                              <w:rPr>
                                <w:rFonts w:ascii="Courier New" w:eastAsia="Times New Roman" w:hAnsi="Courier New" w:cs="Courier New"/>
                                <w:noProof/>
                                <w:sz w:val="20"/>
                                <w:szCs w:val="20"/>
                                <w:lang w:val="en-GB" w:eastAsia="en-GB"/>
                              </w:rPr>
                              <w:t>&lt; event::ResetSim &gt;();</w:t>
                            </w:r>
                          </w:p>
                          <w:p w14:paraId="18BF48F1" w14:textId="77777777" w:rsidR="007144C9" w:rsidRPr="003B3CAB" w:rsidRDefault="007144C9" w:rsidP="00714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GB" w:eastAsia="en-GB"/>
                              </w:rPr>
                            </w:pPr>
                            <w:r w:rsidRPr="003B3CAB">
                              <w:rPr>
                                <w:rFonts w:ascii="Courier New" w:eastAsia="Times New Roman" w:hAnsi="Courier New" w:cs="Courier New"/>
                                <w:noProof/>
                                <w:sz w:val="20"/>
                                <w:szCs w:val="20"/>
                                <w:lang w:val="en-GB" w:eastAsia="en-GB"/>
                              </w:rPr>
                              <w:t>}</w:t>
                            </w:r>
                          </w:p>
                          <w:p w14:paraId="7D5E10ED" w14:textId="77777777" w:rsidR="007144C9" w:rsidRPr="003B3CAB" w:rsidRDefault="007144C9" w:rsidP="00714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GB" w:eastAsia="en-GB"/>
                              </w:rPr>
                            </w:pPr>
                            <w:r w:rsidRPr="003B3CAB">
                              <w:rPr>
                                <w:rFonts w:ascii="Courier New" w:eastAsia="Times New Roman" w:hAnsi="Courier New" w:cs="Courier New"/>
                                <w:noProof/>
                                <w:sz w:val="20"/>
                                <w:szCs w:val="20"/>
                                <w:lang w:val="en-GB" w:eastAsia="en-GB"/>
                              </w:rPr>
                              <w:t>ImGui::</w:t>
                            </w:r>
                            <w:r w:rsidRPr="003B3CAB">
                              <w:rPr>
                                <w:rFonts w:ascii="Courier New" w:eastAsia="Times New Roman" w:hAnsi="Courier New" w:cs="Courier New"/>
                                <w:noProof/>
                                <w:color w:val="E36209"/>
                                <w:sz w:val="20"/>
                                <w:szCs w:val="20"/>
                                <w:lang w:val="en-GB" w:eastAsia="en-GB"/>
                              </w:rPr>
                              <w:t>EndDisabled</w:t>
                            </w:r>
                            <w:r w:rsidRPr="003B3CAB">
                              <w:rPr>
                                <w:rFonts w:ascii="Courier New" w:eastAsia="Times New Roman" w:hAnsi="Courier New" w:cs="Courier New"/>
                                <w:noProof/>
                                <w:sz w:val="20"/>
                                <w:szCs w:val="20"/>
                                <w:lang w:val="en-GB" w:eastAsia="en-GB"/>
                              </w:rPr>
                              <w:t>();</w:t>
                            </w:r>
                          </w:p>
                          <w:p w14:paraId="1CBC49F6" w14:textId="77777777" w:rsidR="007144C9" w:rsidRPr="00C33213" w:rsidRDefault="007144C9" w:rsidP="007144C9">
                            <w:pPr>
                              <w:rPr>
                                <w:noProof/>
                                <w:lang w:val="en-GB"/>
                              </w:rPr>
                            </w:pPr>
                          </w:p>
                        </w:txbxContent>
                      </wps:txbx>
                      <wps:bodyPr rot="0" vert="horz" wrap="square" lIns="91440" tIns="45720" rIns="91440" bIns="45720" anchor="t" anchorCtr="0">
                        <a:noAutofit/>
                      </wps:bodyPr>
                    </wps:wsp>
                  </a:graphicData>
                </a:graphic>
              </wp:inline>
            </w:drawing>
          </mc:Choice>
          <mc:Fallback>
            <w:pict>
              <v:shape w14:anchorId="46513703" id="_x0000_s1029" type="#_x0000_t202" style="width:423.25pt;height:9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" fillcolor="#f8f8f8" strokecolor="white [3212]">
                <v:textbox>
                  <w:txbxContent>
                    <w:p w14:paraId="3BA46FB0" w14:textId="77777777" w:rsidR="007144C9" w:rsidRPr="003B3CAB" w:rsidRDefault="007144C9" w:rsidP="00714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GB" w:eastAsia="en-GB"/>
                        </w:rPr>
                      </w:pPr>
                      <w:r w:rsidRPr="003B3CAB">
                        <w:rPr>
                          <w:rFonts w:ascii="Courier New" w:eastAsia="Times New Roman" w:hAnsi="Courier New" w:cs="Courier New"/>
                          <w:noProof/>
                          <w:sz w:val="20"/>
                          <w:szCs w:val="20"/>
                          <w:lang w:val="en-GB" w:eastAsia="en-GB"/>
                        </w:rPr>
                        <w:t>ImGui::</w:t>
                      </w:r>
                      <w:r w:rsidRPr="003B3CAB">
                        <w:rPr>
                          <w:rFonts w:ascii="Courier New" w:eastAsia="Times New Roman" w:hAnsi="Courier New" w:cs="Courier New"/>
                          <w:noProof/>
                          <w:color w:val="E36209"/>
                          <w:sz w:val="20"/>
                          <w:szCs w:val="20"/>
                          <w:lang w:val="en-GB" w:eastAsia="en-GB"/>
                        </w:rPr>
                        <w:t>BeginDisabled</w:t>
                      </w:r>
                      <w:r w:rsidRPr="003B3CAB">
                        <w:rPr>
                          <w:rFonts w:ascii="Courier New" w:eastAsia="Times New Roman" w:hAnsi="Courier New" w:cs="Courier New"/>
                          <w:noProof/>
                          <w:sz w:val="20"/>
                          <w:szCs w:val="20"/>
                          <w:lang w:val="en-GB" w:eastAsia="en-GB"/>
                        </w:rPr>
                        <w:t xml:space="preserve">( simRunnerData.iteration == </w:t>
                      </w:r>
                      <w:r w:rsidRPr="003B3CAB">
                        <w:rPr>
                          <w:rFonts w:ascii="Courier New" w:eastAsia="Times New Roman" w:hAnsi="Courier New" w:cs="Courier New"/>
                          <w:noProof/>
                          <w:color w:val="005CC5"/>
                          <w:sz w:val="20"/>
                          <w:szCs w:val="20"/>
                          <w:lang w:val="en-GB" w:eastAsia="en-GB"/>
                        </w:rPr>
                        <w:t>0</w:t>
                      </w:r>
                      <w:r w:rsidRPr="003B3CAB">
                        <w:rPr>
                          <w:rFonts w:ascii="Courier New" w:eastAsia="Times New Roman" w:hAnsi="Courier New" w:cs="Courier New"/>
                          <w:noProof/>
                          <w:sz w:val="20"/>
                          <w:szCs w:val="20"/>
                          <w:lang w:val="en-GB" w:eastAsia="en-GB"/>
                        </w:rPr>
                        <w:t xml:space="preserve"> );</w:t>
                      </w:r>
                    </w:p>
                    <w:p w14:paraId="2E5D7699" w14:textId="77777777" w:rsidR="007144C9" w:rsidRPr="003B3CAB" w:rsidRDefault="007144C9" w:rsidP="00714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GB" w:eastAsia="en-GB"/>
                        </w:rPr>
                      </w:pPr>
                      <w:r w:rsidRPr="003B3CAB">
                        <w:rPr>
                          <w:rFonts w:ascii="Courier New" w:eastAsia="Times New Roman" w:hAnsi="Courier New" w:cs="Courier New"/>
                          <w:noProof/>
                          <w:color w:val="D73A49"/>
                          <w:sz w:val="20"/>
                          <w:szCs w:val="20"/>
                          <w:lang w:val="en-GB" w:eastAsia="en-GB"/>
                        </w:rPr>
                        <w:t>if</w:t>
                      </w:r>
                      <w:r w:rsidRPr="003B3CAB">
                        <w:rPr>
                          <w:rFonts w:ascii="Courier New" w:eastAsia="Times New Roman" w:hAnsi="Courier New" w:cs="Courier New"/>
                          <w:noProof/>
                          <w:sz w:val="20"/>
                          <w:szCs w:val="20"/>
                          <w:lang w:val="en-GB" w:eastAsia="en-GB"/>
                        </w:rPr>
                        <w:t xml:space="preserve"> ( ImGui::</w:t>
                      </w:r>
                      <w:r w:rsidRPr="003B3CAB">
                        <w:rPr>
                          <w:rFonts w:ascii="Courier New" w:eastAsia="Times New Roman" w:hAnsi="Courier New" w:cs="Courier New"/>
                          <w:noProof/>
                          <w:color w:val="E36209"/>
                          <w:sz w:val="20"/>
                          <w:szCs w:val="20"/>
                          <w:lang w:val="en-GB" w:eastAsia="en-GB"/>
                        </w:rPr>
                        <w:t>Button</w:t>
                      </w:r>
                      <w:r w:rsidRPr="003B3CAB">
                        <w:rPr>
                          <w:rFonts w:ascii="Courier New" w:eastAsia="Times New Roman" w:hAnsi="Courier New" w:cs="Courier New"/>
                          <w:noProof/>
                          <w:sz w:val="20"/>
                          <w:szCs w:val="20"/>
                          <w:lang w:val="en-GB" w:eastAsia="en-GB"/>
                        </w:rPr>
                        <w:t>( labels.restartButton.</w:t>
                      </w:r>
                      <w:r w:rsidRPr="003B3CAB">
                        <w:rPr>
                          <w:rFonts w:ascii="Courier New" w:eastAsia="Times New Roman" w:hAnsi="Courier New" w:cs="Courier New"/>
                          <w:noProof/>
                          <w:color w:val="E36209"/>
                          <w:sz w:val="20"/>
                          <w:szCs w:val="20"/>
                          <w:lang w:val="en-GB" w:eastAsia="en-GB"/>
                        </w:rPr>
                        <w:t>data</w:t>
                      </w:r>
                      <w:r w:rsidRPr="003B3CAB">
                        <w:rPr>
                          <w:rFonts w:ascii="Courier New" w:eastAsia="Times New Roman" w:hAnsi="Courier New" w:cs="Courier New"/>
                          <w:noProof/>
                          <w:sz w:val="20"/>
                          <w:szCs w:val="20"/>
                          <w:lang w:val="en-GB" w:eastAsia="en-GB"/>
                        </w:rPr>
                        <w:t>() ) )</w:t>
                      </w:r>
                    </w:p>
                    <w:p w14:paraId="529BA63F" w14:textId="77777777" w:rsidR="007144C9" w:rsidRPr="003B3CAB" w:rsidRDefault="007144C9" w:rsidP="00714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GB" w:eastAsia="en-GB"/>
                        </w:rPr>
                      </w:pPr>
                      <w:r w:rsidRPr="003B3CAB">
                        <w:rPr>
                          <w:rFonts w:ascii="Courier New" w:eastAsia="Times New Roman" w:hAnsi="Courier New" w:cs="Courier New"/>
                          <w:noProof/>
                          <w:sz w:val="20"/>
                          <w:szCs w:val="20"/>
                          <w:lang w:val="en-GB" w:eastAsia="en-GB"/>
                        </w:rPr>
                        <w:t>{</w:t>
                      </w:r>
                    </w:p>
                    <w:p w14:paraId="3845907C" w14:textId="77777777" w:rsidR="007144C9" w:rsidRPr="003B3CAB" w:rsidRDefault="007144C9" w:rsidP="00714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GB" w:eastAsia="en-GB"/>
                        </w:rPr>
                      </w:pPr>
                      <w:r w:rsidRPr="003B3CAB">
                        <w:rPr>
                          <w:rFonts w:ascii="Courier New" w:eastAsia="Times New Roman" w:hAnsi="Courier New" w:cs="Courier New"/>
                          <w:noProof/>
                          <w:sz w:val="20"/>
                          <w:szCs w:val="20"/>
                          <w:lang w:val="en-GB" w:eastAsia="en-GB"/>
                        </w:rPr>
                        <w:tab/>
                      </w:r>
                      <w:r w:rsidRPr="003B3CAB">
                        <w:rPr>
                          <w:rFonts w:ascii="Courier New" w:eastAsia="Times New Roman" w:hAnsi="Courier New" w:cs="Courier New"/>
                          <w:noProof/>
                          <w:color w:val="D73A49"/>
                          <w:sz w:val="20"/>
                          <w:szCs w:val="20"/>
                          <w:lang w:val="en-GB" w:eastAsia="en-GB"/>
                        </w:rPr>
                        <w:t>auto</w:t>
                      </w:r>
                      <w:r w:rsidRPr="003B3CAB">
                        <w:rPr>
                          <w:rFonts w:ascii="Courier New" w:eastAsia="Times New Roman" w:hAnsi="Courier New" w:cs="Courier New"/>
                          <w:noProof/>
                          <w:sz w:val="20"/>
                          <w:szCs w:val="20"/>
                          <w:lang w:val="en-GB" w:eastAsia="en-GB"/>
                        </w:rPr>
                        <w:t>&amp; dispatcher = registry.</w:t>
                      </w:r>
                      <w:r w:rsidRPr="003B3CAB">
                        <w:rPr>
                          <w:rFonts w:ascii="Courier New" w:eastAsia="Times New Roman" w:hAnsi="Courier New" w:cs="Courier New"/>
                          <w:noProof/>
                          <w:color w:val="E36209"/>
                          <w:sz w:val="20"/>
                          <w:szCs w:val="20"/>
                          <w:lang w:val="en-GB" w:eastAsia="en-GB"/>
                        </w:rPr>
                        <w:t>ctx</w:t>
                      </w:r>
                      <w:r w:rsidRPr="003B3CAB">
                        <w:rPr>
                          <w:rFonts w:ascii="Courier New" w:eastAsia="Times New Roman" w:hAnsi="Courier New" w:cs="Courier New"/>
                          <w:noProof/>
                          <w:sz w:val="20"/>
                          <w:szCs w:val="20"/>
                          <w:lang w:val="en-GB" w:eastAsia="en-GB"/>
                        </w:rPr>
                        <w:t>().</w:t>
                      </w:r>
                      <w:r w:rsidRPr="003B3CAB">
                        <w:rPr>
                          <w:rFonts w:ascii="Courier New" w:eastAsia="Times New Roman" w:hAnsi="Courier New" w:cs="Courier New"/>
                          <w:noProof/>
                          <w:color w:val="E36209"/>
                          <w:sz w:val="20"/>
                          <w:szCs w:val="20"/>
                          <w:lang w:val="en-GB" w:eastAsia="en-GB"/>
                        </w:rPr>
                        <w:t>get</w:t>
                      </w:r>
                      <w:r w:rsidRPr="003B3CAB">
                        <w:rPr>
                          <w:rFonts w:ascii="Courier New" w:eastAsia="Times New Roman" w:hAnsi="Courier New" w:cs="Courier New"/>
                          <w:noProof/>
                          <w:sz w:val="20"/>
                          <w:szCs w:val="20"/>
                          <w:lang w:val="en-GB" w:eastAsia="en-GB"/>
                        </w:rPr>
                        <w:t>&lt; entt::dispatcher &gt;();</w:t>
                      </w:r>
                    </w:p>
                    <w:p w14:paraId="5FC4B777" w14:textId="77777777" w:rsidR="007144C9" w:rsidRPr="003B3CAB" w:rsidRDefault="007144C9" w:rsidP="00714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GB" w:eastAsia="en-GB"/>
                        </w:rPr>
                      </w:pPr>
                      <w:r w:rsidRPr="003B3CAB">
                        <w:rPr>
                          <w:rFonts w:ascii="Courier New" w:eastAsia="Times New Roman" w:hAnsi="Courier New" w:cs="Courier New"/>
                          <w:noProof/>
                          <w:sz w:val="20"/>
                          <w:szCs w:val="20"/>
                          <w:lang w:val="en-GB" w:eastAsia="en-GB"/>
                        </w:rPr>
                        <w:tab/>
                        <w:t>dispatcher.</w:t>
                      </w:r>
                      <w:r w:rsidRPr="003B3CAB">
                        <w:rPr>
                          <w:rFonts w:ascii="Courier New" w:eastAsia="Times New Roman" w:hAnsi="Courier New" w:cs="Courier New"/>
                          <w:noProof/>
                          <w:color w:val="E36209"/>
                          <w:sz w:val="20"/>
                          <w:szCs w:val="20"/>
                          <w:lang w:val="en-GB" w:eastAsia="en-GB"/>
                        </w:rPr>
                        <w:t>enqueue</w:t>
                      </w:r>
                      <w:r w:rsidRPr="003B3CAB">
                        <w:rPr>
                          <w:rFonts w:ascii="Courier New" w:eastAsia="Times New Roman" w:hAnsi="Courier New" w:cs="Courier New"/>
                          <w:noProof/>
                          <w:sz w:val="20"/>
                          <w:szCs w:val="20"/>
                          <w:lang w:val="en-GB" w:eastAsia="en-GB"/>
                        </w:rPr>
                        <w:t>&lt; event::ResetSim &gt;();</w:t>
                      </w:r>
                    </w:p>
                    <w:p w14:paraId="18BF48F1" w14:textId="77777777" w:rsidR="007144C9" w:rsidRPr="003B3CAB" w:rsidRDefault="007144C9" w:rsidP="00714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GB" w:eastAsia="en-GB"/>
                        </w:rPr>
                      </w:pPr>
                      <w:r w:rsidRPr="003B3CAB">
                        <w:rPr>
                          <w:rFonts w:ascii="Courier New" w:eastAsia="Times New Roman" w:hAnsi="Courier New" w:cs="Courier New"/>
                          <w:noProof/>
                          <w:sz w:val="20"/>
                          <w:szCs w:val="20"/>
                          <w:lang w:val="en-GB" w:eastAsia="en-GB"/>
                        </w:rPr>
                        <w:t>}</w:t>
                      </w:r>
                    </w:p>
                    <w:p w14:paraId="7D5E10ED" w14:textId="77777777" w:rsidR="007144C9" w:rsidRPr="003B3CAB" w:rsidRDefault="007144C9" w:rsidP="00714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GB" w:eastAsia="en-GB"/>
                        </w:rPr>
                      </w:pPr>
                      <w:r w:rsidRPr="003B3CAB">
                        <w:rPr>
                          <w:rFonts w:ascii="Courier New" w:eastAsia="Times New Roman" w:hAnsi="Courier New" w:cs="Courier New"/>
                          <w:noProof/>
                          <w:sz w:val="20"/>
                          <w:szCs w:val="20"/>
                          <w:lang w:val="en-GB" w:eastAsia="en-GB"/>
                        </w:rPr>
                        <w:t>ImGui::</w:t>
                      </w:r>
                      <w:r w:rsidRPr="003B3CAB">
                        <w:rPr>
                          <w:rFonts w:ascii="Courier New" w:eastAsia="Times New Roman" w:hAnsi="Courier New" w:cs="Courier New"/>
                          <w:noProof/>
                          <w:color w:val="E36209"/>
                          <w:sz w:val="20"/>
                          <w:szCs w:val="20"/>
                          <w:lang w:val="en-GB" w:eastAsia="en-GB"/>
                        </w:rPr>
                        <w:t>EndDisabled</w:t>
                      </w:r>
                      <w:r w:rsidRPr="003B3CAB">
                        <w:rPr>
                          <w:rFonts w:ascii="Courier New" w:eastAsia="Times New Roman" w:hAnsi="Courier New" w:cs="Courier New"/>
                          <w:noProof/>
                          <w:sz w:val="20"/>
                          <w:szCs w:val="20"/>
                          <w:lang w:val="en-GB" w:eastAsia="en-GB"/>
                        </w:rPr>
                        <w:t>();</w:t>
                      </w:r>
                    </w:p>
                    <w:p w14:paraId="1CBC49F6" w14:textId="77777777" w:rsidR="007144C9" w:rsidRPr="00C33213" w:rsidRDefault="007144C9" w:rsidP="007144C9">
                      <w:pPr>
                        <w:rPr>
                          <w:noProof/>
                          <w:lang w:val="en-GB"/>
                        </w:rPr>
                      </w:pPr>
                    </w:p>
                  </w:txbxContent>
                </v:textbox>
                <w10:anchorlock/>
              </v:shape>
            </w:pict>
          </mc:Fallback>
        </mc:AlternateContent>
      </w:r>
      <w:r w:rsidRPr="0015417C">
        <w:t xml:space="preserve">Fragment kodu </w:t>
      </w:r>
      <w:r>
        <w:fldChar w:fldCharType="begin"/>
      </w:r>
      <w:r>
        <w:instrText>SEQ Fragment_kodu \* ARABIC</w:instrText>
      </w:r>
      <w:r>
        <w:fldChar w:fldCharType="separate"/>
      </w:r>
      <w:r>
        <w:rPr>
          <w:noProof/>
        </w:rPr>
        <w:t>4</w:t>
      </w:r>
      <w:r>
        <w:fldChar w:fldCharType="end"/>
      </w:r>
      <w:bookmarkEnd w:id="70"/>
      <w:r w:rsidRPr="0015417C">
        <w:t>. Wywoływanie wydarzenia</w:t>
      </w:r>
    </w:p>
    <w:p w14:paraId="6470614A" w14:textId="77777777" w:rsidR="007144C9" w:rsidRPr="0015417C" w:rsidRDefault="007144C9" w:rsidP="007144C9">
      <w:pPr>
        <w:pStyle w:val="Caption"/>
      </w:pPr>
      <w:r w:rsidRPr="0015417C">
        <w:t>Źródło: opracowanie własne</w:t>
      </w:r>
      <w:r>
        <w:t>.</w:t>
      </w:r>
    </w:p>
    <w:p w14:paraId="63B163BE" w14:textId="77777777" w:rsidR="007144C9" w:rsidRPr="00484218" w:rsidRDefault="007144C9" w:rsidP="00484218">
      <w:pPr>
        <w:spacing w:line="360" w:lineRule="auto"/>
      </w:pPr>
    </w:p>
    <w:p w14:paraId="4FBA05DC" w14:textId="0C581F2E" w:rsidR="00D50411" w:rsidRPr="002D77BE" w:rsidRDefault="00D50411" w:rsidP="009C055B">
      <w:pPr>
        <w:spacing w:line="360" w:lineRule="auto"/>
        <w:rPr>
          <w:rFonts w:eastAsia="Times New Roman" w:cs="Times New Roman"/>
          <w:szCs w:val="20"/>
        </w:rPr>
      </w:pPr>
      <w:r w:rsidRPr="002D77BE">
        <w:rPr>
          <w:rFonts w:eastAsia="Times New Roman" w:cs="Times New Roman"/>
          <w:szCs w:val="20"/>
        </w:rPr>
        <w:t xml:space="preserve">W bibliotece </w:t>
      </w:r>
      <w:r w:rsidRPr="007F7251">
        <w:t>EnTT</w:t>
      </w:r>
      <w:r w:rsidRPr="002D77BE">
        <w:rPr>
          <w:rFonts w:eastAsia="Times New Roman" w:cs="Times New Roman"/>
          <w:szCs w:val="20"/>
        </w:rPr>
        <w:t xml:space="preserve"> zdarzeniem może być dowolny typ danych, w tym typy trywialne takie jak </w:t>
      </w:r>
      <w:r w:rsidRPr="00A27CC3">
        <w:rPr>
          <w:rStyle w:val="CodeinlineChar"/>
          <w:rFonts w:eastAsiaTheme="minorHAnsi"/>
          <w:sz w:val="22"/>
        </w:rPr>
        <w:t>int</w:t>
      </w:r>
      <w:r w:rsidR="00B60472" w:rsidRPr="002D77BE">
        <w:rPr>
          <w:rFonts w:eastAsia="Times New Roman" w:cs="Times New Roman"/>
          <w:szCs w:val="20"/>
        </w:rPr>
        <w:t xml:space="preserve"> lub </w:t>
      </w:r>
      <w:r w:rsidR="00B60472" w:rsidRPr="00A27CC3">
        <w:rPr>
          <w:rStyle w:val="CodeinlineChar"/>
          <w:rFonts w:eastAsiaTheme="minorHAnsi"/>
          <w:sz w:val="22"/>
        </w:rPr>
        <w:t>float</w:t>
      </w:r>
      <w:r w:rsidRPr="002D77BE">
        <w:rPr>
          <w:rFonts w:eastAsia="Times New Roman" w:cs="Times New Roman"/>
          <w:szCs w:val="20"/>
        </w:rPr>
        <w:t xml:space="preserve">. Należy jednak pamiętać, że to właśnie typ służy do rozróżniania komunikatów </w:t>
      </w:r>
      <w:sdt>
        <w:sdtPr>
          <w:rPr>
            <w:rFonts w:eastAsia="Times New Roman" w:cs="Times New Roman"/>
            <w:szCs w:val="20"/>
          </w:rPr>
          <w:id w:val="297347470"/>
          <w:citation/>
        </w:sdtPr>
        <w:sdtEndPr/>
        <w:sdtContent>
          <w:r w:rsidRPr="002D77BE">
            <w:rPr>
              <w:rFonts w:eastAsia="Times New Roman" w:cs="Times New Roman"/>
              <w:szCs w:val="20"/>
            </w:rPr>
            <w:fldChar w:fldCharType="begin"/>
          </w:r>
          <w:r w:rsidRPr="002D77BE">
            <w:rPr>
              <w:rFonts w:eastAsia="Times New Roman" w:cs="Times New Roman"/>
              <w:szCs w:val="20"/>
            </w:rPr>
            <w:instrText xml:space="preserve"> CITATION Cai26 \l 2057 </w:instrText>
          </w:r>
          <w:r w:rsidRPr="002D77BE">
            <w:rPr>
              <w:rFonts w:eastAsia="Times New Roman" w:cs="Times New Roman"/>
              <w:szCs w:val="20"/>
            </w:rPr>
            <w:fldChar w:fldCharType="separate"/>
          </w:r>
          <w:r w:rsidR="00AC6B85" w:rsidRPr="00AC6B85">
            <w:rPr>
              <w:rFonts w:eastAsia="Times New Roman" w:cs="Times New Roman"/>
              <w:noProof/>
              <w:szCs w:val="20"/>
            </w:rPr>
            <w:t>[6]</w:t>
          </w:r>
          <w:r w:rsidRPr="002D77BE">
            <w:rPr>
              <w:rFonts w:eastAsia="Times New Roman" w:cs="Times New Roman"/>
              <w:szCs w:val="20"/>
            </w:rPr>
            <w:fldChar w:fldCharType="end"/>
          </w:r>
        </w:sdtContent>
      </w:sdt>
      <w:r w:rsidRPr="002D77BE">
        <w:rPr>
          <w:rFonts w:eastAsia="Times New Roman" w:cs="Times New Roman"/>
          <w:szCs w:val="20"/>
        </w:rPr>
        <w:t xml:space="preserve">. Z tego powodu odradza się stosowanie prymitywów na rzecz dedykowanych struktur, które poprawiają czytelność kodu i zapewniają unikalność zgodnie z zasadą identyfikacji nominalnej języka </w:t>
      </w:r>
      <w:r w:rsidRPr="002D77BE">
        <w:rPr>
          <w:rFonts w:eastAsia="Times New Roman" w:cs="Times New Roman"/>
          <w:i/>
          <w:iCs/>
          <w:szCs w:val="20"/>
        </w:rPr>
        <w:t>C++</w:t>
      </w:r>
      <w:r w:rsidRPr="002D77BE">
        <w:rPr>
          <w:rFonts w:eastAsia="Times New Roman" w:cs="Times New Roman"/>
          <w:szCs w:val="20"/>
        </w:rPr>
        <w:t xml:space="preserve"> (ang. </w:t>
      </w:r>
      <w:r w:rsidRPr="002D77BE">
        <w:rPr>
          <w:rFonts w:eastAsia="Times New Roman" w:cs="Times New Roman"/>
          <w:i/>
          <w:iCs/>
          <w:szCs w:val="20"/>
        </w:rPr>
        <w:t>nominal typing</w:t>
      </w:r>
      <w:r w:rsidRPr="002D77BE">
        <w:rPr>
          <w:rFonts w:eastAsia="Times New Roman" w:cs="Times New Roman"/>
          <w:szCs w:val="20"/>
        </w:rPr>
        <w:t>)</w:t>
      </w:r>
      <w:sdt>
        <w:sdtPr>
          <w:rPr>
            <w:rFonts w:eastAsia="Times New Roman" w:cs="Times New Roman"/>
            <w:szCs w:val="20"/>
          </w:rPr>
          <w:id w:val="148171242"/>
          <w:citation/>
        </w:sdtPr>
        <w:sdtEndPr/>
        <w:sdtContent>
          <w:r w:rsidRPr="002D77BE">
            <w:rPr>
              <w:rFonts w:eastAsia="Times New Roman" w:cs="Times New Roman"/>
              <w:szCs w:val="20"/>
            </w:rPr>
            <w:fldChar w:fldCharType="begin"/>
          </w:r>
          <w:r w:rsidRPr="002D77BE">
            <w:rPr>
              <w:rFonts w:eastAsia="Times New Roman" w:cs="Times New Roman"/>
              <w:szCs w:val="20"/>
            </w:rPr>
            <w:instrText xml:space="preserve"> CITATION CppCG \l 2057 </w:instrText>
          </w:r>
          <w:r w:rsidRPr="002D77BE">
            <w:rPr>
              <w:rFonts w:eastAsia="Times New Roman" w:cs="Times New Roman"/>
              <w:szCs w:val="20"/>
            </w:rPr>
            <w:fldChar w:fldCharType="separate"/>
          </w:r>
          <w:r w:rsidR="00AC6B85">
            <w:rPr>
              <w:rFonts w:eastAsia="Times New Roman" w:cs="Times New Roman"/>
              <w:noProof/>
              <w:szCs w:val="20"/>
            </w:rPr>
            <w:t xml:space="preserve"> </w:t>
          </w:r>
          <w:r w:rsidR="00AC6B85" w:rsidRPr="00AC6B85">
            <w:rPr>
              <w:rFonts w:eastAsia="Times New Roman" w:cs="Times New Roman"/>
              <w:noProof/>
              <w:szCs w:val="20"/>
            </w:rPr>
            <w:t>[12]</w:t>
          </w:r>
          <w:r w:rsidRPr="002D77BE">
            <w:rPr>
              <w:rFonts w:eastAsia="Times New Roman" w:cs="Times New Roman"/>
              <w:szCs w:val="20"/>
            </w:rPr>
            <w:fldChar w:fldCharType="end"/>
          </w:r>
        </w:sdtContent>
      </w:sdt>
      <w:r w:rsidRPr="002D77BE">
        <w:rPr>
          <w:rFonts w:eastAsia="Times New Roman" w:cs="Times New Roman"/>
          <w:szCs w:val="20"/>
        </w:rPr>
        <w:t>.</w:t>
      </w:r>
    </w:p>
    <w:p w14:paraId="08BD356B" w14:textId="5B7939AC" w:rsidR="00EE19DA" w:rsidRPr="002D77BE" w:rsidRDefault="00980E0D" w:rsidP="009C055B">
      <w:pPr>
        <w:spacing w:line="360" w:lineRule="auto"/>
      </w:pPr>
      <w:r>
        <w:t xml:space="preserve">Obiekt </w:t>
      </w:r>
      <w:r w:rsidRPr="5AAE8B10">
        <w:rPr>
          <w:rStyle w:val="CodeinlineChar"/>
          <w:rFonts w:eastAsiaTheme="minorEastAsia"/>
        </w:rPr>
        <w:t>entt::dispatcher</w:t>
      </w:r>
      <w:r>
        <w:t xml:space="preserve"> pozwala zarówno na </w:t>
      </w:r>
      <w:r w:rsidR="009125BF">
        <w:t>kolejkowanie</w:t>
      </w:r>
      <w:r>
        <w:t xml:space="preserve"> oraz natychmiastowe wywoływanie eventów</w:t>
      </w:r>
      <w:r w:rsidR="00A014C4">
        <w:t xml:space="preserve">. W </w:t>
      </w:r>
      <w:r>
        <w:t xml:space="preserve">wielu wypadkach </w:t>
      </w:r>
      <w:r w:rsidR="009125BF">
        <w:t>jednak rozsądniejszym</w:t>
      </w:r>
      <w:r>
        <w:t xml:space="preserve"> </w:t>
      </w:r>
      <w:r w:rsidR="00D50411">
        <w:t xml:space="preserve">jest </w:t>
      </w:r>
      <w:r w:rsidR="00FD083F">
        <w:t>drugie rozwiązanie</w:t>
      </w:r>
      <w:r w:rsidR="00A014C4">
        <w:t>,</w:t>
      </w:r>
      <w:r w:rsidR="00FD083F">
        <w:t xml:space="preserve"> </w:t>
      </w:r>
      <w:r>
        <w:t xml:space="preserve">co pozwala na zachowanie lepszej stabilności oprogramowania </w:t>
      </w:r>
      <w:sdt>
        <w:sdtPr>
          <w:id w:val="1912814608"/>
        </w:sdtPr>
        <w:sdtEndPr/>
        <w:sdtContent>
          <w:r>
            <w:fldChar w:fldCharType="begin"/>
          </w:r>
          <w:r>
            <w:instrText xml:space="preserve"> CITATION Nys14 \l 2057 </w:instrText>
          </w:r>
          <w:r>
            <w:fldChar w:fldCharType="separate"/>
          </w:r>
          <w:r w:rsidR="00AC6B85" w:rsidRPr="00AC6B85">
            <w:rPr>
              <w:noProof/>
            </w:rPr>
            <w:t>[16]</w:t>
          </w:r>
          <w:r>
            <w:fldChar w:fldCharType="end"/>
          </w:r>
        </w:sdtContent>
      </w:sdt>
      <w:r>
        <w:t>. W zaimplementowanej architekturze obie opcje są dostępne a wywoływanie zakolejkowanych wydarzeń następuje na końcu klatki, po zakończeniu wszystkich aktualizacji systemów i serwisów</w:t>
      </w:r>
      <w:r w:rsidR="00844F85">
        <w:t xml:space="preserve"> </w:t>
      </w:r>
      <w:r w:rsidR="00456731">
        <w:t>(</w:t>
      </w:r>
      <w:r>
        <w:fldChar w:fldCharType="begin"/>
      </w:r>
      <w:r>
        <w:instrText xml:space="preserve"> REF _Ref219639186 \h </w:instrText>
      </w:r>
      <w:r>
        <w:fldChar w:fldCharType="separate"/>
      </w:r>
      <w:r>
        <w:fldChar w:fldCharType="end"/>
      </w:r>
      <w:r w:rsidR="179FDD97">
        <w:t>fragment kodu 4</w:t>
      </w:r>
      <w:r w:rsidR="00456731">
        <w:t>)</w:t>
      </w:r>
      <w:r w:rsidR="00560BA2">
        <w:t>. Z</w:t>
      </w:r>
      <w:r w:rsidR="00D50411">
        <w:t>mniejsza</w:t>
      </w:r>
      <w:r w:rsidR="009907F8">
        <w:t xml:space="preserve"> to</w:t>
      </w:r>
      <w:r w:rsidR="00D50411">
        <w:t xml:space="preserve"> ryzyko korupcji</w:t>
      </w:r>
      <w:r w:rsidR="00E0675F">
        <w:t xml:space="preserve"> danych</w:t>
      </w:r>
      <w:r w:rsidR="00D50411">
        <w:t xml:space="preserve"> wynikającej z zakłócenia potoku logicznego</w:t>
      </w:r>
      <w:sdt>
        <w:sdtPr>
          <w:id w:val="-1758134510"/>
        </w:sdtPr>
        <w:sdtEndPr/>
        <w:sdtContent>
          <w:r>
            <w:fldChar w:fldCharType="begin"/>
          </w:r>
          <w:r>
            <w:instrText xml:space="preserve"> CITATION Fil26 \l 2057 </w:instrText>
          </w:r>
          <w:r>
            <w:fldChar w:fldCharType="separate"/>
          </w:r>
          <w:r w:rsidR="00AC6B85">
            <w:rPr>
              <w:noProof/>
            </w:rPr>
            <w:t xml:space="preserve"> </w:t>
          </w:r>
          <w:r w:rsidR="00AC6B85" w:rsidRPr="00AC6B85">
            <w:rPr>
              <w:noProof/>
            </w:rPr>
            <w:t>[3]</w:t>
          </w:r>
          <w:r>
            <w:fldChar w:fldCharType="end"/>
          </w:r>
        </w:sdtContent>
      </w:sdt>
      <w:r>
        <w:t xml:space="preserve">. </w:t>
      </w:r>
    </w:p>
    <w:p w14:paraId="6816169A" w14:textId="51D0D0CC" w:rsidR="00D6034D" w:rsidRPr="002D77BE" w:rsidRDefault="00C31DDD" w:rsidP="009C055B">
      <w:pPr>
        <w:spacing w:line="360" w:lineRule="auto"/>
      </w:pPr>
      <w:r w:rsidRPr="002D77BE">
        <w:t xml:space="preserve">W literaturze systemy zdarzeniowe są wskazywane jako naturalny sposób realizacji luźno powiązanej komunikacji pomiędzy niezależnymi </w:t>
      </w:r>
      <w:r w:rsidR="004B505D" w:rsidRPr="002D77BE">
        <w:t>podsystemami</w:t>
      </w:r>
      <w:r w:rsidRPr="002D77BE">
        <w:t xml:space="preserve"> silnika. Nystrom opisuje centralną kolejkę zdarzeń jako „kręgosłup nerwowy” pozwalający przekazywać komunikaty między modułami bez bezpośrednich zależności oraz z możliwością opóźnionego przetwarzania, co poprawia rozszerzalność i modularność architektury</w:t>
      </w:r>
      <w:r w:rsidR="0014204C">
        <w:t>. C</w:t>
      </w:r>
      <w:r w:rsidRPr="002D77BE">
        <w:t xml:space="preserve">hoć pomimo tego autor zwraca uwagę, że centralna kolejka zdarzeń pozostaje de facto globalną zmienną, co może wprowadzać ukryte zależności i komplikować architekturę </w:t>
      </w:r>
      <w:sdt>
        <w:sdtPr>
          <w:id w:val="-363294179"/>
          <w:citation/>
        </w:sdtPr>
        <w:sdtEndPr/>
        <w:sdtContent>
          <w:r w:rsidRPr="002D77BE">
            <w:fldChar w:fldCharType="begin"/>
          </w:r>
          <w:r w:rsidRPr="002D77BE">
            <w:instrText xml:space="preserve"> CITATION Nys14 \l 2057 </w:instrText>
          </w:r>
          <w:r w:rsidRPr="002D77BE">
            <w:fldChar w:fldCharType="separate"/>
          </w:r>
          <w:r w:rsidR="00AC6B85" w:rsidRPr="00AC6B85">
            <w:rPr>
              <w:noProof/>
            </w:rPr>
            <w:t>[16]</w:t>
          </w:r>
          <w:r w:rsidRPr="002D77BE">
            <w:fldChar w:fldCharType="end"/>
          </w:r>
        </w:sdtContent>
      </w:sdt>
      <w:r w:rsidRPr="002D77BE">
        <w:t>.</w:t>
      </w:r>
    </w:p>
    <w:p w14:paraId="4F6B27CF" w14:textId="1DDCC12C" w:rsidR="002D41A1" w:rsidRPr="002D77BE" w:rsidRDefault="001B4684" w:rsidP="009C055B">
      <w:pPr>
        <w:spacing w:line="360" w:lineRule="auto"/>
      </w:pPr>
      <w:r w:rsidRPr="002D77BE">
        <w:t>Innym sposobem komunikacji między systemami i modułami są obiekty kontekstowe. Są one zdefiniowane jako struktury inicjalizowane przez główną aplikacje klasy i umieszczane w kontekście rejestru, co pozwala na ich dostęp w</w:t>
      </w:r>
      <w:r w:rsidR="00424ACC" w:rsidRPr="002D77BE">
        <w:t>e</w:t>
      </w:r>
      <w:r w:rsidRPr="002D77BE">
        <w:t xml:space="preserve"> wszystkich modułach aplikacji. Przykładem takiego obiektu jest struktura </w:t>
      </w:r>
      <w:r w:rsidRPr="00A27CC3">
        <w:rPr>
          <w:rStyle w:val="CodeinlineChar"/>
          <w:rFonts w:eastAsiaTheme="minorHAnsi"/>
        </w:rPr>
        <w:t>Preset</w:t>
      </w:r>
      <w:r w:rsidRPr="002D77BE">
        <w:t xml:space="preserve">, która przechowuje ustawienia użytkownika odczytane z pliku konfiguracyjnego podczas uruchamiania aplikacji. Aplikacja ma dziesiątki ustawień, które modyfikują działania licznych systemów </w:t>
      </w:r>
      <w:r w:rsidR="004D39D0" w:rsidRPr="002D77BE">
        <w:t xml:space="preserve">co sprawia, że ustawienia tę muszą być ogólnodostępne. Podobną strukturą jest </w:t>
      </w:r>
      <w:r w:rsidR="004D39D0" w:rsidRPr="00A27CC3">
        <w:rPr>
          <w:rStyle w:val="CodeinlineChar"/>
          <w:rFonts w:eastAsiaTheme="minorHAnsi"/>
        </w:rPr>
        <w:t>SimRunnerData</w:t>
      </w:r>
      <w:r w:rsidR="004D39D0" w:rsidRPr="002D77BE">
        <w:t xml:space="preserve">, której rolą jest upublicznianie informacji na temat stanu symulacji do </w:t>
      </w:r>
      <w:r w:rsidR="00782BE9">
        <w:t xml:space="preserve">zainteresowanych systemów. </w:t>
      </w:r>
      <w:r w:rsidR="00D35236">
        <w:t>W tym</w:t>
      </w:r>
      <w:r w:rsidR="00BF416B" w:rsidRPr="002D77BE">
        <w:t xml:space="preserve"> </w:t>
      </w:r>
      <w:r w:rsidR="00A023D2" w:rsidRPr="002D77BE">
        <w:t xml:space="preserve">systemów zajmujących się </w:t>
      </w:r>
      <w:r w:rsidR="004D39D0" w:rsidRPr="002D77BE">
        <w:t>interfejs</w:t>
      </w:r>
      <w:r w:rsidR="00A023D2" w:rsidRPr="002D77BE">
        <w:t>em</w:t>
      </w:r>
      <w:r w:rsidR="004D39D0" w:rsidRPr="002D77BE">
        <w:t xml:space="preserve"> użytkownika oraz logowani</w:t>
      </w:r>
      <w:r w:rsidR="00BF416B" w:rsidRPr="002D77BE">
        <w:t>em</w:t>
      </w:r>
      <w:r w:rsidR="00ED75F6" w:rsidRPr="002D77BE">
        <w:t xml:space="preserve"> wyników</w:t>
      </w:r>
      <w:r w:rsidR="004D39D0" w:rsidRPr="002D77BE">
        <w:t>.</w:t>
      </w:r>
      <w:r w:rsidR="005365D4" w:rsidRPr="002D77BE">
        <w:t xml:space="preserve"> Nieco innym przykładem jest struktura </w:t>
      </w:r>
      <w:r w:rsidR="005365D4" w:rsidRPr="00A27CC3">
        <w:rPr>
          <w:rStyle w:val="CodeinlineChar"/>
          <w:rFonts w:eastAsiaTheme="minorHAnsi"/>
        </w:rPr>
        <w:t>TickDataCollection</w:t>
      </w:r>
      <w:r w:rsidR="005365D4" w:rsidRPr="002D77BE">
        <w:t>, używana przez różne systemy</w:t>
      </w:r>
      <w:r w:rsidR="007B0D83">
        <w:t>. Struktura ta</w:t>
      </w:r>
      <w:r w:rsidR="005365D4" w:rsidRPr="002D77BE">
        <w:t xml:space="preserve"> zbiera dane statystyczne które mogłyby zostać utracone pod koniec klatki</w:t>
      </w:r>
      <w:r w:rsidR="002B454A">
        <w:t>. P</w:t>
      </w:r>
      <w:r w:rsidR="005365D4" w:rsidRPr="002D77BE">
        <w:t>rzykładowo</w:t>
      </w:r>
      <w:r w:rsidR="00B80F52">
        <w:t>:</w:t>
      </w:r>
      <w:r w:rsidR="005365D4" w:rsidRPr="002D77BE">
        <w:t xml:space="preserve"> określenie powodu śmierci agenta nie jest </w:t>
      </w:r>
      <w:r w:rsidR="009125BF" w:rsidRPr="002D77BE">
        <w:t>możliwe,</w:t>
      </w:r>
      <w:r w:rsidR="005365D4" w:rsidRPr="002D77BE">
        <w:t xml:space="preserve"> jeżeli ten agent został już zdealokowany</w:t>
      </w:r>
      <w:sdt>
        <w:sdtPr>
          <w:id w:val="1070776421"/>
          <w:citation/>
        </w:sdtPr>
        <w:sdtEndPr/>
        <w:sdtContent>
          <w:r w:rsidR="00FA5B7F" w:rsidRPr="002D77BE">
            <w:fldChar w:fldCharType="begin"/>
          </w:r>
          <w:r w:rsidR="00FA5B7F" w:rsidRPr="007F7251">
            <w:instrText xml:space="preserve"> CITATION Fil26 \l 2057 </w:instrText>
          </w:r>
          <w:r w:rsidR="00FA5B7F" w:rsidRPr="002D77BE">
            <w:fldChar w:fldCharType="separate"/>
          </w:r>
          <w:r w:rsidR="00AC6B85">
            <w:rPr>
              <w:noProof/>
            </w:rPr>
            <w:t xml:space="preserve"> </w:t>
          </w:r>
          <w:r w:rsidR="00AC6B85" w:rsidRPr="00AC6B85">
            <w:rPr>
              <w:noProof/>
            </w:rPr>
            <w:t>[3]</w:t>
          </w:r>
          <w:r w:rsidR="00FA5B7F" w:rsidRPr="002D77BE">
            <w:fldChar w:fldCharType="end"/>
          </w:r>
        </w:sdtContent>
      </w:sdt>
      <w:r w:rsidR="005365D4" w:rsidRPr="002D77BE">
        <w:t xml:space="preserve">. </w:t>
      </w:r>
    </w:p>
    <w:p w14:paraId="5D833BAA" w14:textId="58962AF2" w:rsidR="00614F1A" w:rsidRPr="002D77BE" w:rsidRDefault="002D41A1" w:rsidP="009C055B">
      <w:pPr>
        <w:spacing w:line="360" w:lineRule="auto"/>
      </w:pPr>
      <w:r w:rsidRPr="002D77BE">
        <w:t>W kontekście rejestru można znaleźć jeszcze jeden typ obiektów. Podobnie jak wcześniej omówione serwisy, nie wpasowują się one nigdzie w purystyczną definicje modelu ECS.</w:t>
      </w:r>
      <w:r w:rsidR="00376DDB" w:rsidRPr="002D77BE">
        <w:t xml:space="preserve"> Już na początku prac nad oprogramowaniem problematycznym elementem okazał się automat komórkowy stanowiący podstawę świata symulacji. Siatka automatu, zależna od danych wejściowych podanych przez użytkownika, może składać się z tysięcy komórek. Komórki same w sobie mają bardzo proste reguły przejścia o zerowym promieniu. Definicja tychże komórek jako encje w rejestrze byłaby bardzo nierozsądna pod względem optymalizacyjnym. </w:t>
      </w:r>
      <w:r w:rsidR="00614F1A" w:rsidRPr="002D77BE">
        <w:t>Rejestr ECS, pomimo bycia wydajnym, wprowadza dodatkowy narzut związany z zarządzaniem identyfikatorami i rozproszoną alokacją komponentów w pamięci</w:t>
      </w:r>
      <w:sdt>
        <w:sdtPr>
          <w:id w:val="-168487416"/>
          <w:citation/>
        </w:sdtPr>
        <w:sdtEndPr/>
        <w:sdtContent>
          <w:r w:rsidR="002F292D" w:rsidRPr="002D77BE">
            <w:fldChar w:fldCharType="begin"/>
          </w:r>
          <w:r w:rsidR="002F292D" w:rsidRPr="007F7251">
            <w:instrText xml:space="preserve"> CITATION ECSPerf \l 2057 </w:instrText>
          </w:r>
          <w:r w:rsidR="002F292D" w:rsidRPr="002D77BE">
            <w:fldChar w:fldCharType="separate"/>
          </w:r>
          <w:r w:rsidR="00AC6B85">
            <w:rPr>
              <w:noProof/>
            </w:rPr>
            <w:t xml:space="preserve"> </w:t>
          </w:r>
          <w:r w:rsidR="00AC6B85" w:rsidRPr="00AC6B85">
            <w:rPr>
              <w:noProof/>
            </w:rPr>
            <w:t>[4]</w:t>
          </w:r>
          <w:r w:rsidR="002F292D" w:rsidRPr="002D77BE">
            <w:fldChar w:fldCharType="end"/>
          </w:r>
        </w:sdtContent>
      </w:sdt>
      <w:r w:rsidR="00614F1A" w:rsidRPr="002D77BE">
        <w:t xml:space="preserve">. Znacznie lepszym rozwiązaniem jest umieszczenie tych komórek w pojedynczej, ciągłej tablicy i opakowanie jej w strukturę umieszczoną w kontekście rejestru co zapewnia lokalność danych (ang. </w:t>
      </w:r>
      <w:r w:rsidR="00614F1A" w:rsidRPr="002D77BE">
        <w:rPr>
          <w:i/>
          <w:iCs/>
        </w:rPr>
        <w:t>cache locality</w:t>
      </w:r>
      <w:r w:rsidR="00614F1A" w:rsidRPr="002D77BE">
        <w:t>) i zwiększa wydajność</w:t>
      </w:r>
      <w:sdt>
        <w:sdtPr>
          <w:id w:val="140326190"/>
          <w:citation/>
        </w:sdtPr>
        <w:sdtEndPr/>
        <w:sdtContent>
          <w:r w:rsidR="002F292D" w:rsidRPr="002D77BE">
            <w:fldChar w:fldCharType="begin"/>
          </w:r>
          <w:r w:rsidR="002F292D" w:rsidRPr="007F7251">
            <w:instrText xml:space="preserve"> CITATION ECSPerf \l 2057 </w:instrText>
          </w:r>
          <w:r w:rsidR="002F292D" w:rsidRPr="002D77BE">
            <w:fldChar w:fldCharType="separate"/>
          </w:r>
          <w:r w:rsidR="00AC6B85">
            <w:rPr>
              <w:noProof/>
            </w:rPr>
            <w:t xml:space="preserve"> </w:t>
          </w:r>
          <w:r w:rsidR="00AC6B85" w:rsidRPr="00AC6B85">
            <w:rPr>
              <w:noProof/>
            </w:rPr>
            <w:t>[4]</w:t>
          </w:r>
          <w:r w:rsidR="002F292D" w:rsidRPr="002D77BE">
            <w:fldChar w:fldCharType="end"/>
          </w:r>
        </w:sdtContent>
      </w:sdt>
      <w:r w:rsidR="00376DDB" w:rsidRPr="002D77BE">
        <w:t>. W tym konkretnym przypadku, w miarę rozrostu symulacji, struktura zmieniła się w klasę z dodatkową funkcjonalnością</w:t>
      </w:r>
      <w:sdt>
        <w:sdtPr>
          <w:id w:val="-1417540440"/>
          <w:citation/>
        </w:sdtPr>
        <w:sdtEndPr/>
        <w:sdtContent>
          <w:r w:rsidR="00FA5B7F" w:rsidRPr="002D77BE">
            <w:fldChar w:fldCharType="begin"/>
          </w:r>
          <w:r w:rsidR="00FA5B7F" w:rsidRPr="007F7251">
            <w:instrText xml:space="preserve"> CITATION Fil26 \l 2057 </w:instrText>
          </w:r>
          <w:r w:rsidR="00FA5B7F" w:rsidRPr="002D77BE">
            <w:fldChar w:fldCharType="separate"/>
          </w:r>
          <w:r w:rsidR="00AC6B85">
            <w:rPr>
              <w:noProof/>
            </w:rPr>
            <w:t xml:space="preserve"> </w:t>
          </w:r>
          <w:r w:rsidR="00AC6B85" w:rsidRPr="00AC6B85">
            <w:rPr>
              <w:noProof/>
            </w:rPr>
            <w:t>[3]</w:t>
          </w:r>
          <w:r w:rsidR="00FA5B7F" w:rsidRPr="002D77BE">
            <w:fldChar w:fldCharType="end"/>
          </w:r>
        </w:sdtContent>
      </w:sdt>
      <w:r w:rsidR="00376DDB" w:rsidRPr="002D77BE">
        <w:t xml:space="preserve">. </w:t>
      </w:r>
    </w:p>
    <w:p w14:paraId="3BBF9696" w14:textId="1DE9737D" w:rsidR="00D937C3" w:rsidRPr="002D77BE" w:rsidRDefault="00D937C3" w:rsidP="009C055B">
      <w:pPr>
        <w:spacing w:line="360" w:lineRule="auto"/>
      </w:pPr>
      <w:r w:rsidRPr="002D77BE">
        <w:t xml:space="preserve">Ze względu na to, że symulacja zawiera elementy losowości w postaci mutacji genetycznej, istotne było zapewnienie możliwie deterministycznego przebiegu obliczeń. Język C++ definiuje generatory takie jak </w:t>
      </w:r>
      <w:r w:rsidRPr="00A171F2">
        <w:rPr>
          <w:rStyle w:val="CodeinlineChar"/>
          <w:rFonts w:eastAsiaTheme="minorHAnsi"/>
        </w:rPr>
        <w:t>std::mt19937</w:t>
      </w:r>
      <w:r w:rsidRPr="002D77BE">
        <w:t xml:space="preserve">, mające możliwość odtworzenia dokładnie tych samych wyników, o ile programista jest w stanie zaopatrzyć je w to samo ziarno </w:t>
      </w:r>
      <w:sdt>
        <w:sdtPr>
          <w:id w:val="-909465877"/>
          <w:citation/>
        </w:sdtPr>
        <w:sdtEndPr/>
        <w:sdtContent>
          <w:r w:rsidRPr="002D77BE">
            <w:fldChar w:fldCharType="begin"/>
          </w:r>
          <w:r w:rsidRPr="007F7251">
            <w:instrText xml:space="preserve"> CITATION cpp26 \l 2057 </w:instrText>
          </w:r>
          <w:r w:rsidRPr="002D77BE">
            <w:fldChar w:fldCharType="separate"/>
          </w:r>
          <w:r w:rsidR="00AC6B85" w:rsidRPr="00AC6B85">
            <w:rPr>
              <w:noProof/>
            </w:rPr>
            <w:t>[18]</w:t>
          </w:r>
          <w:r w:rsidRPr="002D77BE">
            <w:fldChar w:fldCharType="end"/>
          </w:r>
        </w:sdtContent>
      </w:sdt>
      <w:r w:rsidRPr="002D77BE">
        <w:t xml:space="preserve">. Plik konfiguracyjny daje użytkownikowi możliwość przekazania tej wartości, natomiast umieszczona w kontekście rejestru klasa </w:t>
      </w:r>
      <w:r w:rsidRPr="00A27CC3">
        <w:rPr>
          <w:rStyle w:val="CodeinlineChar"/>
          <w:rFonts w:eastAsiaTheme="minorHAnsi"/>
        </w:rPr>
        <w:t>Randomizer</w:t>
      </w:r>
      <w:r w:rsidRPr="002D77BE">
        <w:t xml:space="preserve"> pozwala udostępnić deterministyczne źródło liczb pseudolosowych wszystkim systemom</w:t>
      </w:r>
      <w:r w:rsidR="00A84A0D">
        <w:t>, które tego potrzebują</w:t>
      </w:r>
      <w:r w:rsidR="000701F9">
        <w:t xml:space="preserve"> </w:t>
      </w:r>
      <w:r w:rsidRPr="002D77BE">
        <w:t>[1].</w:t>
      </w:r>
      <w:r w:rsidRPr="002D77BE">
        <w:br/>
        <w:t xml:space="preserve">Należy jednak podkreślić, że pełna deterministyczność całej symulacji jest ograniczona przez własności arytmetyki zmiennoprzecinkowej. Standard </w:t>
      </w:r>
      <w:r w:rsidRPr="007F7251">
        <w:rPr>
          <w:i/>
        </w:rPr>
        <w:t>C++</w:t>
      </w:r>
      <w:r w:rsidRPr="002D77BE">
        <w:t xml:space="preserve"> nie gwarantuje bitowo identycznych wyników operacji na liczbach typu </w:t>
      </w:r>
      <w:r w:rsidRPr="00A171F2">
        <w:rPr>
          <w:rStyle w:val="CodeinlineChar"/>
          <w:rFonts w:eastAsiaTheme="minorHAnsi"/>
        </w:rPr>
        <w:t>float</w:t>
      </w:r>
      <w:r w:rsidRPr="002D77BE">
        <w:t xml:space="preserve"> i </w:t>
      </w:r>
      <w:r w:rsidRPr="00A171F2">
        <w:rPr>
          <w:rStyle w:val="CodeinlineChar"/>
          <w:rFonts w:eastAsiaTheme="minorHAnsi"/>
        </w:rPr>
        <w:t>double</w:t>
      </w:r>
      <w:r w:rsidRPr="006B0B91">
        <w:t xml:space="preserve"> </w:t>
      </w:r>
      <w:r w:rsidRPr="002D77BE">
        <w:t>między różnymi platformami sprzętowymi ani przy odmiennych ustawieniach kompilatora (np. poziomach optymalizacji, wykorzystaniu instrukcji wektorowych czy FMA)</w:t>
      </w:r>
      <w:r w:rsidR="003C498C" w:rsidDel="003C498C">
        <w:t xml:space="preserve"> </w:t>
      </w:r>
      <w:r w:rsidR="003C498C">
        <w:t>[18, 19, 20]</w:t>
      </w:r>
      <w:r w:rsidRPr="002D77BE">
        <w:t>. W praktyce oznacza to, że</w:t>
      </w:r>
      <w:r w:rsidRPr="00D937C3">
        <w:t xml:space="preserve"> </w:t>
      </w:r>
      <w:r w:rsidRPr="002D77BE">
        <w:t>model zachowuje się deterministycznie w obrębie tej samej konfiguracji sprzęt–kompilator, natomiast wyniki nie muszą być w pełni odtwarzalne na innych architekturach lub przy innej konfiguracji procesu kompilacji.</w:t>
      </w:r>
    </w:p>
    <w:p w14:paraId="331BC7F0" w14:textId="131F0F78" w:rsidR="004154EB" w:rsidRPr="002D77BE" w:rsidRDefault="001A2DFC" w:rsidP="004154EB">
      <w:pPr>
        <w:pStyle w:val="Heading3"/>
      </w:pPr>
      <w:bookmarkStart w:id="71" w:name="_Toc219154075"/>
      <w:bookmarkStart w:id="72" w:name="_Toc219232943"/>
      <w:bookmarkStart w:id="73" w:name="_Toc219849167"/>
      <w:r w:rsidRPr="002D77BE">
        <w:t>K</w:t>
      </w:r>
      <w:r w:rsidR="004154EB" w:rsidRPr="002D77BE">
        <w:t>onfiguracja aplikacji</w:t>
      </w:r>
      <w:r w:rsidRPr="002D77BE">
        <w:t xml:space="preserve"> i </w:t>
      </w:r>
      <w:r w:rsidR="00767796" w:rsidRPr="002D77BE">
        <w:t>i</w:t>
      </w:r>
      <w:r w:rsidRPr="002D77BE">
        <w:t>nterfejsy wejścia/wyjścia</w:t>
      </w:r>
      <w:bookmarkEnd w:id="71"/>
      <w:bookmarkEnd w:id="72"/>
      <w:bookmarkEnd w:id="73"/>
    </w:p>
    <w:p w14:paraId="664ACED8" w14:textId="0C8D1F2A" w:rsidR="004154EB" w:rsidRPr="002D77BE" w:rsidRDefault="004154EB" w:rsidP="004154EB">
      <w:pPr>
        <w:spacing w:line="360" w:lineRule="auto"/>
      </w:pPr>
      <w:r w:rsidRPr="002D77BE">
        <w:t>Warstwa odpowiedzialna za komunikację z użytkownikiem została zaprojektowana tak aby wspierać automatyzację badań oraz elastyczność w definiowaniu warunków początkowych</w:t>
      </w:r>
      <w:sdt>
        <w:sdtPr>
          <w:id w:val="-1605726910"/>
          <w:citation/>
        </w:sdtPr>
        <w:sdtEndPr/>
        <w:sdtContent>
          <w:r w:rsidR="004134BA" w:rsidRPr="002D77BE">
            <w:fldChar w:fldCharType="begin"/>
          </w:r>
          <w:r w:rsidR="004134BA" w:rsidRPr="007F7251">
            <w:instrText xml:space="preserve"> CITATION Fil26 \l 2057 </w:instrText>
          </w:r>
          <w:r w:rsidR="004134BA" w:rsidRPr="002D77BE">
            <w:fldChar w:fldCharType="separate"/>
          </w:r>
          <w:r w:rsidR="00AC6B85">
            <w:rPr>
              <w:noProof/>
            </w:rPr>
            <w:t xml:space="preserve"> </w:t>
          </w:r>
          <w:r w:rsidR="00AC6B85" w:rsidRPr="00AC6B85">
            <w:rPr>
              <w:noProof/>
            </w:rPr>
            <w:t>[3]</w:t>
          </w:r>
          <w:r w:rsidR="004134BA" w:rsidRPr="002D77BE">
            <w:fldChar w:fldCharType="end"/>
          </w:r>
        </w:sdtContent>
      </w:sdt>
      <w:r w:rsidRPr="002D77BE">
        <w:t xml:space="preserve">. </w:t>
      </w:r>
    </w:p>
    <w:p w14:paraId="7AB96131" w14:textId="0B5F8F63" w:rsidR="00801CB3" w:rsidRPr="002D77BE" w:rsidRDefault="004154EB" w:rsidP="004154EB">
      <w:pPr>
        <w:spacing w:line="360" w:lineRule="auto"/>
      </w:pPr>
      <w:r w:rsidRPr="002D77BE">
        <w:t xml:space="preserve">Konfiguracja aplikacji następuje w trzech krokach. Do obsługi parametrów linii komend wykorzystano bibliotekę </w:t>
      </w:r>
      <w:r w:rsidRPr="007F7251">
        <w:t>CLI11</w:t>
      </w:r>
      <w:sdt>
        <w:sdtPr>
          <w:id w:val="-1458714547"/>
          <w:citation/>
        </w:sdtPr>
        <w:sdtEndPr/>
        <w:sdtContent>
          <w:r w:rsidRPr="002D77BE">
            <w:fldChar w:fldCharType="begin"/>
          </w:r>
          <w:r w:rsidRPr="007F7251">
            <w:instrText xml:space="preserve"> CITATION Hen26 \l 2057 </w:instrText>
          </w:r>
          <w:r w:rsidRPr="002D77BE">
            <w:fldChar w:fldCharType="separate"/>
          </w:r>
          <w:r w:rsidR="00AC6B85">
            <w:rPr>
              <w:noProof/>
            </w:rPr>
            <w:t xml:space="preserve"> </w:t>
          </w:r>
          <w:r w:rsidR="00AC6B85" w:rsidRPr="00AC6B85">
            <w:rPr>
              <w:noProof/>
            </w:rPr>
            <w:t>[9]</w:t>
          </w:r>
          <w:r w:rsidRPr="002D77BE">
            <w:fldChar w:fldCharType="end"/>
          </w:r>
        </w:sdtContent>
      </w:sdt>
      <w:r w:rsidR="00EF6CE7" w:rsidRPr="002D77BE">
        <w:t>. Zdefiniowanych jest kilka podstawowych parametrów</w:t>
      </w:r>
      <w:r w:rsidR="004134BA" w:rsidRPr="002D77BE">
        <w:t xml:space="preserve">, w tym </w:t>
      </w:r>
      <w:r w:rsidR="00EF6CE7" w:rsidRPr="002D77BE">
        <w:t xml:space="preserve">opcja </w:t>
      </w:r>
      <w:r w:rsidR="00EF6CE7" w:rsidRPr="00A27CC3">
        <w:rPr>
          <w:rStyle w:val="CodeinlineChar"/>
          <w:rFonts w:eastAsiaTheme="minorHAnsi"/>
        </w:rPr>
        <w:t>--help</w:t>
      </w:r>
      <w:r w:rsidR="00EF6CE7" w:rsidRPr="002D77BE">
        <w:t xml:space="preserve"> oferująca pomoc użytkownikowi. Parametrem wymaganym do inicjalizacji aplikacji jest </w:t>
      </w:r>
      <w:r w:rsidR="001B2EDE" w:rsidRPr="00A27CC3">
        <w:rPr>
          <w:rStyle w:val="CodeinlineChar"/>
          <w:rFonts w:eastAsiaTheme="minorHAnsi"/>
        </w:rPr>
        <w:t>–</w:t>
      </w:r>
      <w:r w:rsidR="00EF6CE7" w:rsidRPr="00A27CC3">
        <w:rPr>
          <w:rStyle w:val="CodeinlineChar"/>
          <w:rFonts w:eastAsiaTheme="minorHAnsi"/>
        </w:rPr>
        <w:t>preset</w:t>
      </w:r>
      <w:r w:rsidR="001B2EDE">
        <w:t xml:space="preserve">, która </w:t>
      </w:r>
      <w:r w:rsidR="00EF6CE7" w:rsidRPr="002D77BE">
        <w:t xml:space="preserve">służy do wskazania pliku konfiguracyjnego w formacie </w:t>
      </w:r>
      <w:r w:rsidR="00B058A0">
        <w:t>JSON</w:t>
      </w:r>
      <w:r w:rsidR="00EF6CE7" w:rsidRPr="002D77BE">
        <w:t>.</w:t>
      </w:r>
      <w:r w:rsidR="00801CB3" w:rsidRPr="002D77BE">
        <w:t xml:space="preserve"> </w:t>
      </w:r>
    </w:p>
    <w:p w14:paraId="25E09440" w14:textId="52388BA4" w:rsidR="00801CB3" w:rsidRPr="002D77BE" w:rsidRDefault="00EF6CE7" w:rsidP="004154EB">
      <w:pPr>
        <w:spacing w:line="360" w:lineRule="auto"/>
      </w:pPr>
      <w:r w:rsidRPr="002D77BE">
        <w:t>Plik konfiguracyjny zawiera kilkadziesiąt różnych opcji pozwalających na modyfikacje symulacji. Opcje te pozwalają na zmianę rzeczy takich jak</w:t>
      </w:r>
      <w:r w:rsidR="00801CB3" w:rsidRPr="002D77BE">
        <w:t>:</w:t>
      </w:r>
    </w:p>
    <w:p w14:paraId="7A7CA862" w14:textId="68A36F45" w:rsidR="00801CB3" w:rsidRPr="002D77BE" w:rsidRDefault="003A7ECC">
      <w:pPr>
        <w:pStyle w:val="ListParagraph"/>
        <w:numPr>
          <w:ilvl w:val="0"/>
          <w:numId w:val="12"/>
        </w:numPr>
        <w:spacing w:line="360" w:lineRule="auto"/>
      </w:pPr>
      <w:r>
        <w:t>lokalizacje</w:t>
      </w:r>
      <w:r w:rsidR="00801CB3" w:rsidRPr="002D77BE">
        <w:t xml:space="preserve"> definic</w:t>
      </w:r>
      <w:r>
        <w:t xml:space="preserve">ji </w:t>
      </w:r>
      <w:r w:rsidR="00801CB3" w:rsidRPr="002D77BE">
        <w:t>siatki automatu komórkowego,</w:t>
      </w:r>
    </w:p>
    <w:p w14:paraId="4DC89C32" w14:textId="6F37ED69" w:rsidR="00801CB3" w:rsidRPr="002D77BE" w:rsidRDefault="00801CB3">
      <w:pPr>
        <w:pStyle w:val="ListParagraph"/>
        <w:numPr>
          <w:ilvl w:val="0"/>
          <w:numId w:val="12"/>
        </w:numPr>
        <w:spacing w:line="360" w:lineRule="auto"/>
      </w:pPr>
      <w:r w:rsidRPr="002D77BE">
        <w:t xml:space="preserve">docelowy </w:t>
      </w:r>
      <w:r w:rsidR="00EF6CE7" w:rsidRPr="002D77BE">
        <w:t xml:space="preserve">katalog </w:t>
      </w:r>
      <w:r w:rsidRPr="002D77BE">
        <w:t>na wyniki</w:t>
      </w:r>
      <w:r w:rsidR="00EF6CE7" w:rsidRPr="002D77BE">
        <w:t xml:space="preserve">, </w:t>
      </w:r>
    </w:p>
    <w:p w14:paraId="06694079" w14:textId="77777777" w:rsidR="00801CB3" w:rsidRPr="002D77BE" w:rsidRDefault="00EF6CE7">
      <w:pPr>
        <w:pStyle w:val="ListParagraph"/>
        <w:numPr>
          <w:ilvl w:val="0"/>
          <w:numId w:val="12"/>
        </w:numPr>
        <w:spacing w:line="360" w:lineRule="auto"/>
      </w:pPr>
      <w:r w:rsidRPr="002D77BE">
        <w:t xml:space="preserve">logowanie danych, </w:t>
      </w:r>
    </w:p>
    <w:p w14:paraId="473C3A86" w14:textId="77777777" w:rsidR="00801CB3" w:rsidRPr="002D77BE" w:rsidRDefault="00801CB3">
      <w:pPr>
        <w:pStyle w:val="ListParagraph"/>
        <w:numPr>
          <w:ilvl w:val="0"/>
          <w:numId w:val="12"/>
        </w:numPr>
        <w:spacing w:line="360" w:lineRule="auto"/>
      </w:pPr>
      <w:r w:rsidRPr="002D77BE">
        <w:t>ziarno dla generatora liczb losowych</w:t>
      </w:r>
      <w:r w:rsidR="00EF6CE7" w:rsidRPr="002D77BE">
        <w:t xml:space="preserve">, </w:t>
      </w:r>
    </w:p>
    <w:p w14:paraId="062D4CFB" w14:textId="51182D59" w:rsidR="00801CB3" w:rsidRPr="002D77BE" w:rsidRDefault="00CE4EA3">
      <w:pPr>
        <w:pStyle w:val="ListParagraph"/>
        <w:numPr>
          <w:ilvl w:val="0"/>
          <w:numId w:val="12"/>
        </w:numPr>
        <w:spacing w:line="360" w:lineRule="auto"/>
      </w:pPr>
      <w:r w:rsidRPr="002D77BE">
        <w:t>liczba</w:t>
      </w:r>
      <w:r w:rsidR="00EF6CE7" w:rsidRPr="002D77BE">
        <w:t xml:space="preserve"> iteracji do zasymulowania, </w:t>
      </w:r>
    </w:p>
    <w:p w14:paraId="280C5EE9" w14:textId="77777777" w:rsidR="00801CB3" w:rsidRPr="002D77BE" w:rsidRDefault="00EF6CE7">
      <w:pPr>
        <w:pStyle w:val="ListParagraph"/>
        <w:numPr>
          <w:ilvl w:val="0"/>
          <w:numId w:val="12"/>
        </w:numPr>
        <w:spacing w:line="360" w:lineRule="auto"/>
      </w:pPr>
      <w:r w:rsidRPr="002D77BE">
        <w:t>zmianę niemal wszystkich parametrów symulacyjnych</w:t>
      </w:r>
      <w:r w:rsidR="00801CB3" w:rsidRPr="002D77BE">
        <w:t>, w tym:</w:t>
      </w:r>
    </w:p>
    <w:p w14:paraId="46E151E7" w14:textId="77777777" w:rsidR="00801CB3" w:rsidRPr="002D77BE" w:rsidRDefault="00801CB3">
      <w:pPr>
        <w:pStyle w:val="ListParagraph"/>
        <w:numPr>
          <w:ilvl w:val="1"/>
          <w:numId w:val="12"/>
        </w:numPr>
        <w:spacing w:line="360" w:lineRule="auto"/>
      </w:pPr>
      <w:r w:rsidRPr="002D77BE">
        <w:t xml:space="preserve">startowych genów, </w:t>
      </w:r>
    </w:p>
    <w:p w14:paraId="4EC21BB5" w14:textId="77777777" w:rsidR="00801CB3" w:rsidRPr="002D77BE" w:rsidRDefault="00801CB3">
      <w:pPr>
        <w:pStyle w:val="ListParagraph"/>
        <w:numPr>
          <w:ilvl w:val="1"/>
          <w:numId w:val="12"/>
        </w:numPr>
        <w:spacing w:line="360" w:lineRule="auto"/>
      </w:pPr>
      <w:r w:rsidRPr="002D77BE">
        <w:t xml:space="preserve">ustawień rozrostu wegetacji, </w:t>
      </w:r>
    </w:p>
    <w:p w14:paraId="19D94251" w14:textId="77777777" w:rsidR="00801CB3" w:rsidRPr="002D77BE" w:rsidRDefault="00801CB3">
      <w:pPr>
        <w:pStyle w:val="ListParagraph"/>
        <w:numPr>
          <w:ilvl w:val="1"/>
          <w:numId w:val="12"/>
        </w:numPr>
        <w:spacing w:line="360" w:lineRule="auto"/>
      </w:pPr>
      <w:r w:rsidRPr="002D77BE">
        <w:t>wpływu środowiska na agentów,</w:t>
      </w:r>
    </w:p>
    <w:p w14:paraId="7F30AE60" w14:textId="726F6FC4" w:rsidR="00801CB3" w:rsidRPr="002D77BE" w:rsidRDefault="00801CB3">
      <w:pPr>
        <w:pStyle w:val="ListParagraph"/>
        <w:numPr>
          <w:ilvl w:val="1"/>
          <w:numId w:val="12"/>
        </w:numPr>
        <w:spacing w:line="360" w:lineRule="auto"/>
      </w:pPr>
      <w:r w:rsidRPr="002D77BE">
        <w:t xml:space="preserve">różnych innych modyfikatorów. </w:t>
      </w:r>
    </w:p>
    <w:p w14:paraId="30B06CB0" w14:textId="107BB378" w:rsidR="00801CB3" w:rsidRPr="002D77BE" w:rsidRDefault="007D5548" w:rsidP="00801CB3">
      <w:pPr>
        <w:spacing w:line="360" w:lineRule="auto"/>
      </w:pPr>
      <w:r w:rsidRPr="002D77BE">
        <w:t xml:space="preserve">Plik wczytywany jest z pomocą biblioteki nlohmann/json </w:t>
      </w:r>
      <w:sdt>
        <w:sdtPr>
          <w:id w:val="900947962"/>
          <w:citation/>
        </w:sdtPr>
        <w:sdtEndPr/>
        <w:sdtContent>
          <w:r w:rsidRPr="002D77BE">
            <w:fldChar w:fldCharType="begin"/>
          </w:r>
          <w:r w:rsidRPr="007F7251">
            <w:instrText xml:space="preserve"> CITATION Nie26 \l 2057 </w:instrText>
          </w:r>
          <w:r w:rsidRPr="002D77BE">
            <w:fldChar w:fldCharType="separate"/>
          </w:r>
          <w:r w:rsidR="00AC6B85" w:rsidRPr="00AC6B85">
            <w:rPr>
              <w:noProof/>
            </w:rPr>
            <w:t>[10]</w:t>
          </w:r>
          <w:r w:rsidRPr="002D77BE">
            <w:fldChar w:fldCharType="end"/>
          </w:r>
        </w:sdtContent>
      </w:sdt>
      <w:r w:rsidRPr="002D77BE">
        <w:t xml:space="preserve">. Zapisane w </w:t>
      </w:r>
      <w:r w:rsidR="00DB30EE">
        <w:t>pliku</w:t>
      </w:r>
      <w:r w:rsidRPr="002D77BE">
        <w:t xml:space="preserve"> opcje są parsowane i </w:t>
      </w:r>
      <w:r w:rsidR="004134BA" w:rsidRPr="002D77BE">
        <w:t>tłumaczone</w:t>
      </w:r>
      <w:r w:rsidRPr="002D77BE">
        <w:t xml:space="preserve"> na wewnętrzną reprezentacj</w:t>
      </w:r>
      <w:r w:rsidR="00CE4EA3" w:rsidRPr="002D77BE">
        <w:t>ę</w:t>
      </w:r>
      <w:r w:rsidR="00DB30EE">
        <w:t xml:space="preserve"> </w:t>
      </w:r>
      <w:r w:rsidR="001E3026">
        <w:t xml:space="preserve">w </w:t>
      </w:r>
      <w:r w:rsidRPr="002D77BE">
        <w:t>obiek</w:t>
      </w:r>
      <w:r w:rsidR="001E3026">
        <w:t>cie</w:t>
      </w:r>
      <w:r w:rsidRPr="002D77BE">
        <w:t xml:space="preserve"> kontekstowy</w:t>
      </w:r>
      <w:r w:rsidR="001E3026">
        <w:t>m</w:t>
      </w:r>
      <w:r w:rsidRPr="002D77BE">
        <w:t xml:space="preserve"> </w:t>
      </w:r>
      <w:r w:rsidRPr="00A27CC3">
        <w:rPr>
          <w:rStyle w:val="CodeinlineChar"/>
          <w:rFonts w:eastAsiaTheme="minorHAnsi"/>
        </w:rPr>
        <w:t>Preset</w:t>
      </w:r>
      <w:r w:rsidRPr="002D77BE">
        <w:t xml:space="preserve">. Jeżeli dane są niekompletne lub format jest niepoprawny to program zgłosi błąd i zatrzyma inicjalizacje aplikacji. </w:t>
      </w:r>
      <w:r w:rsidR="00801CB3" w:rsidRPr="002D77BE">
        <w:t>Podejście z niezależnym plikiem konfiguracyjnym pozwala na wersjonowanie ustawień i szybkie przełączanie się pomiędzy różnymi scenariuszami badawczymi bez potrzeby rekompilacji kodu</w:t>
      </w:r>
      <w:r w:rsidR="004134BA" w:rsidRPr="002D77BE">
        <w:t xml:space="preserve"> </w:t>
      </w:r>
      <w:sdt>
        <w:sdtPr>
          <w:id w:val="644634962"/>
          <w:citation/>
        </w:sdtPr>
        <w:sdtEndPr/>
        <w:sdtContent>
          <w:r w:rsidR="004134BA" w:rsidRPr="002D77BE">
            <w:fldChar w:fldCharType="begin"/>
          </w:r>
          <w:r w:rsidR="004134BA" w:rsidRPr="007F7251">
            <w:instrText xml:space="preserve"> CITATION Fil26 \l 2057 </w:instrText>
          </w:r>
          <w:r w:rsidR="004134BA" w:rsidRPr="002D77BE">
            <w:fldChar w:fldCharType="separate"/>
          </w:r>
          <w:r w:rsidR="00AC6B85" w:rsidRPr="00AC6B85">
            <w:rPr>
              <w:noProof/>
            </w:rPr>
            <w:t>[3]</w:t>
          </w:r>
          <w:r w:rsidR="004134BA" w:rsidRPr="002D77BE">
            <w:fldChar w:fldCharType="end"/>
          </w:r>
        </w:sdtContent>
      </w:sdt>
      <w:r w:rsidR="00801CB3" w:rsidRPr="002D77BE">
        <w:t>.</w:t>
      </w:r>
    </w:p>
    <w:p w14:paraId="0CCDC326" w14:textId="5F7555A3" w:rsidR="00801CB3" w:rsidRPr="002D77BE" w:rsidRDefault="00801CB3" w:rsidP="00801CB3">
      <w:pPr>
        <w:spacing w:line="360" w:lineRule="auto"/>
      </w:pPr>
      <w:r w:rsidRPr="002D77BE">
        <w:t xml:space="preserve">Środowisko symulacji jest wczytywane z zestawu obrazków w formacie </w:t>
      </w:r>
      <w:r w:rsidR="00B70023" w:rsidRPr="00B70023">
        <w:t>PNG</w:t>
      </w:r>
      <w:r w:rsidR="004134BA" w:rsidRPr="002D77BE">
        <w:t xml:space="preserve">, z pomocą biblioteki </w:t>
      </w:r>
      <w:r w:rsidR="004134BA" w:rsidRPr="007F7251">
        <w:t>stb</w:t>
      </w:r>
      <w:r w:rsidR="004134BA" w:rsidRPr="007F7251">
        <w:rPr>
          <w:i/>
        </w:rPr>
        <w:t>_</w:t>
      </w:r>
      <w:r w:rsidR="004134BA" w:rsidRPr="007F7251">
        <w:t>image</w:t>
      </w:r>
      <w:sdt>
        <w:sdtPr>
          <w:rPr>
            <w:i/>
          </w:rPr>
          <w:id w:val="1027835262"/>
          <w:citation/>
        </w:sdtPr>
        <w:sdtEndPr/>
        <w:sdtContent>
          <w:r w:rsidR="004134BA" w:rsidRPr="007F7251">
            <w:rPr>
              <w:i/>
            </w:rPr>
            <w:fldChar w:fldCharType="begin"/>
          </w:r>
          <w:r w:rsidR="004134BA" w:rsidRPr="007F7251">
            <w:instrText xml:space="preserve"> CITATION Sea26 \l 2057 </w:instrText>
          </w:r>
          <w:r w:rsidR="004134BA" w:rsidRPr="007F7251">
            <w:rPr>
              <w:i/>
            </w:rPr>
            <w:fldChar w:fldCharType="separate"/>
          </w:r>
          <w:r w:rsidR="00AC6B85">
            <w:rPr>
              <w:noProof/>
            </w:rPr>
            <w:t xml:space="preserve"> </w:t>
          </w:r>
          <w:r w:rsidR="00AC6B85" w:rsidRPr="00AC6B85">
            <w:rPr>
              <w:noProof/>
            </w:rPr>
            <w:t>[21]</w:t>
          </w:r>
          <w:r w:rsidR="004134BA" w:rsidRPr="007F7251">
            <w:rPr>
              <w:i/>
            </w:rPr>
            <w:fldChar w:fldCharType="end"/>
          </w:r>
        </w:sdtContent>
      </w:sdt>
      <w:r w:rsidRPr="002D77BE">
        <w:t xml:space="preserve">. Oprogramowanie sprawdza zawartość katalogu wskazanego w pliku konfiguracyjnym </w:t>
      </w:r>
      <w:r w:rsidR="00925598" w:rsidRPr="002D77BE">
        <w:t>i wyszukuje w nim cztery mapy w postaci obrazków:</w:t>
      </w:r>
    </w:p>
    <w:p w14:paraId="3D9752CC" w14:textId="6357F075" w:rsidR="00925598" w:rsidRPr="002D77BE" w:rsidRDefault="00925598">
      <w:pPr>
        <w:pStyle w:val="ListParagraph"/>
        <w:numPr>
          <w:ilvl w:val="0"/>
          <w:numId w:val="13"/>
        </w:numPr>
        <w:spacing w:line="360" w:lineRule="auto"/>
        <w:rPr>
          <w:b/>
          <w:bCs/>
          <w:i/>
          <w:iCs/>
        </w:rPr>
      </w:pPr>
      <w:r w:rsidRPr="00A27CC3">
        <w:rPr>
          <w:rStyle w:val="CodeinlineChar"/>
          <w:rFonts w:eastAsiaTheme="minorHAnsi"/>
        </w:rPr>
        <w:t>temperature.png</w:t>
      </w:r>
      <w:r w:rsidRPr="002D77BE">
        <w:t xml:space="preserve"> – definiuje temperaturę każdej komórki siatki, </w:t>
      </w:r>
    </w:p>
    <w:p w14:paraId="2739871D" w14:textId="334A39B3" w:rsidR="00925598" w:rsidRPr="002D77BE" w:rsidRDefault="00925598">
      <w:pPr>
        <w:pStyle w:val="ListParagraph"/>
        <w:numPr>
          <w:ilvl w:val="0"/>
          <w:numId w:val="13"/>
        </w:numPr>
        <w:spacing w:line="360" w:lineRule="auto"/>
        <w:rPr>
          <w:b/>
          <w:bCs/>
          <w:i/>
          <w:iCs/>
        </w:rPr>
      </w:pPr>
      <w:r w:rsidRPr="00A27CC3">
        <w:rPr>
          <w:rStyle w:val="CodeinlineChar"/>
          <w:rFonts w:eastAsiaTheme="minorHAnsi"/>
        </w:rPr>
        <w:t>humidity.png</w:t>
      </w:r>
      <w:r w:rsidRPr="002925DE">
        <w:t xml:space="preserve"> </w:t>
      </w:r>
      <w:r w:rsidRPr="002D77BE">
        <w:t xml:space="preserve">– definiuje wilgotność każdej komórki siatki, </w:t>
      </w:r>
    </w:p>
    <w:p w14:paraId="4E041C4F" w14:textId="39B33B04" w:rsidR="00925598" w:rsidRPr="002D77BE" w:rsidRDefault="00925598">
      <w:pPr>
        <w:pStyle w:val="ListParagraph"/>
        <w:numPr>
          <w:ilvl w:val="0"/>
          <w:numId w:val="13"/>
        </w:numPr>
        <w:spacing w:line="360" w:lineRule="auto"/>
        <w:rPr>
          <w:b/>
          <w:bCs/>
          <w:i/>
          <w:iCs/>
        </w:rPr>
      </w:pPr>
      <w:r w:rsidRPr="00A27CC3">
        <w:rPr>
          <w:rStyle w:val="CodeinlineChar"/>
          <w:rFonts w:eastAsiaTheme="minorHAnsi"/>
        </w:rPr>
        <w:t>elevation.png</w:t>
      </w:r>
      <w:r w:rsidRPr="002D77BE">
        <w:t xml:space="preserve"> – definiuje elewacje każdej komórki siatki, </w:t>
      </w:r>
    </w:p>
    <w:p w14:paraId="4A3325AF" w14:textId="4368CC28" w:rsidR="00925598" w:rsidRPr="002D77BE" w:rsidRDefault="00925598">
      <w:pPr>
        <w:pStyle w:val="ListParagraph"/>
        <w:numPr>
          <w:ilvl w:val="0"/>
          <w:numId w:val="13"/>
        </w:numPr>
        <w:spacing w:line="360" w:lineRule="auto"/>
        <w:rPr>
          <w:b/>
          <w:bCs/>
          <w:i/>
          <w:iCs/>
        </w:rPr>
      </w:pPr>
      <w:r w:rsidRPr="00A27CC3">
        <w:rPr>
          <w:rStyle w:val="CodeinlineChar"/>
          <w:rFonts w:eastAsiaTheme="minorHAnsi"/>
        </w:rPr>
        <w:t>population.png</w:t>
      </w:r>
      <w:r w:rsidRPr="002D77BE">
        <w:t xml:space="preserve"> – definiuje populacj</w:t>
      </w:r>
      <w:r w:rsidR="00D022B1">
        <w:t>ę</w:t>
      </w:r>
      <w:r w:rsidRPr="002D77BE">
        <w:t xml:space="preserve"> startową każdej komórki siatki. </w:t>
      </w:r>
    </w:p>
    <w:p w14:paraId="5F808C91" w14:textId="71B34A13" w:rsidR="00F14493" w:rsidRPr="002D77BE" w:rsidRDefault="00925598" w:rsidP="00925598">
      <w:pPr>
        <w:spacing w:line="360" w:lineRule="auto"/>
      </w:pPr>
      <w:r w:rsidRPr="002D77BE">
        <w:t xml:space="preserve">Program oczekuje, że wszystkie obrazki będą w ośmiobitowej skali szarości (ang. </w:t>
      </w:r>
      <w:r w:rsidRPr="002D77BE">
        <w:rPr>
          <w:i/>
          <w:iCs/>
        </w:rPr>
        <w:t>grayscale</w:t>
      </w:r>
      <w:r w:rsidRPr="002D77BE">
        <w:t>)</w:t>
      </w:r>
      <w:r w:rsidR="00F14493" w:rsidRPr="002D77BE">
        <w:t xml:space="preserve">. </w:t>
      </w:r>
      <w:r w:rsidRPr="002D77BE">
        <w:t xml:space="preserve">Wartości </w:t>
      </w:r>
      <w:r w:rsidR="00F14493" w:rsidRPr="002D77BE">
        <w:t xml:space="preserve">pikseli </w:t>
      </w:r>
      <w:r w:rsidRPr="002D77BE">
        <w:t>następnie mapowane są na wewnętrzna reprezentacj</w:t>
      </w:r>
      <w:r w:rsidR="00CE4EA3" w:rsidRPr="002D77BE">
        <w:t>ę</w:t>
      </w:r>
      <w:r w:rsidRPr="002D77BE">
        <w:t xml:space="preserve"> tych atrybutów</w:t>
      </w:r>
      <w:r w:rsidR="004134BA" w:rsidRPr="002D77BE">
        <w:t>,</w:t>
      </w:r>
      <w:r w:rsidRPr="002D77BE">
        <w:t xml:space="preserve"> na podstawie których tworzone są komórki. Oczekuje się, że wartości pojedynczego piksela </w:t>
      </w:r>
      <w:r w:rsidR="004134BA" w:rsidRPr="002D77BE">
        <w:t>będzie znajdować się</w:t>
      </w:r>
      <w:r w:rsidRPr="002D77BE">
        <w:t xml:space="preserve"> w przedziale </w:t>
      </w:r>
      <w:r w:rsidRPr="00A27CC3">
        <w:rPr>
          <w:rStyle w:val="CodeinlineChar"/>
          <w:rFonts w:eastAsiaTheme="minorHAnsi"/>
        </w:rPr>
        <w:t>&lt;0,255&gt;</w:t>
      </w:r>
      <w:r w:rsidRPr="002D77BE">
        <w:t xml:space="preserve">, z wartością </w:t>
      </w:r>
      <w:r w:rsidR="00DB1601">
        <w:t>zero</w:t>
      </w:r>
      <w:r w:rsidRPr="002D77BE">
        <w:t xml:space="preserve"> oznaczająca kolor w pełni czarny. Program </w:t>
      </w:r>
      <w:r w:rsidR="00CA3703" w:rsidRPr="002D77BE">
        <w:t>tłumaczy</w:t>
      </w:r>
      <w:r w:rsidRPr="002D77BE">
        <w:t xml:space="preserve"> </w:t>
      </w:r>
      <w:r w:rsidR="004134BA" w:rsidRPr="002D77BE">
        <w:t xml:space="preserve">piksele </w:t>
      </w:r>
      <w:r w:rsidRPr="002D77BE">
        <w:t xml:space="preserve">na liczby zmiennoprzecinkowe w przedziale </w:t>
      </w:r>
      <w:r w:rsidRPr="00A27CC3">
        <w:rPr>
          <w:rStyle w:val="CodeinlineChar"/>
          <w:rFonts w:eastAsiaTheme="minorHAnsi"/>
        </w:rPr>
        <w:t>&lt;0,1&gt;</w:t>
      </w:r>
      <w:r w:rsidR="00F14493" w:rsidRPr="002D77BE">
        <w:t>. Im intensywniejsza czerń piksela tym większa będzie wartość danego atrybutu odpowiadającej mu komórki. Jedynym wyjątkiem jest populacja, gdzie zastosowano uproszczenie</w:t>
      </w:r>
      <w:r w:rsidR="003323E1">
        <w:t>. P</w:t>
      </w:r>
      <w:r w:rsidR="004134BA" w:rsidRPr="002D77BE">
        <w:t>iksel</w:t>
      </w:r>
      <w:r w:rsidR="00F14493" w:rsidRPr="002D77BE">
        <w:t xml:space="preserve"> </w:t>
      </w:r>
      <w:r w:rsidR="00CA3703" w:rsidRPr="002D77BE">
        <w:t xml:space="preserve">o maksymalnej intensywności </w:t>
      </w:r>
      <w:r w:rsidR="00F14493" w:rsidRPr="002D77BE">
        <w:t xml:space="preserve">odpowiada </w:t>
      </w:r>
      <w:r w:rsidR="00CA3703" w:rsidRPr="002D77BE">
        <w:t xml:space="preserve">instancjowaniu pojedynczego </w:t>
      </w:r>
      <w:r w:rsidR="00F14493" w:rsidRPr="002D77BE">
        <w:t>agent</w:t>
      </w:r>
      <w:r w:rsidR="00CA3703" w:rsidRPr="002D77BE">
        <w:t>a</w:t>
      </w:r>
      <w:r w:rsidR="00F14493" w:rsidRPr="002D77BE">
        <w:t xml:space="preserve"> w wybranej </w:t>
      </w:r>
      <w:r w:rsidR="004134BA" w:rsidRPr="002D77BE">
        <w:t>komórce</w:t>
      </w:r>
      <w:r w:rsidR="00F14493" w:rsidRPr="002D77BE">
        <w:t xml:space="preserve">. Jeżeli obrazki nie będą </w:t>
      </w:r>
      <w:r w:rsidR="00902AD0" w:rsidRPr="002D77BE">
        <w:t>o</w:t>
      </w:r>
      <w:r w:rsidR="00F14493" w:rsidRPr="002D77BE">
        <w:t xml:space="preserve"> tych samych wymiarach lub zestaw będzie niekompletny</w:t>
      </w:r>
      <w:r w:rsidR="004134BA" w:rsidRPr="002D77BE">
        <w:t xml:space="preserve">, </w:t>
      </w:r>
      <w:r w:rsidR="00F14493" w:rsidRPr="002D77BE">
        <w:t>program uzna to za błąd użytkownika, zgłosi i przerwie inicjalizację</w:t>
      </w:r>
      <w:sdt>
        <w:sdtPr>
          <w:id w:val="-634340377"/>
          <w:citation/>
        </w:sdtPr>
        <w:sdtEndPr/>
        <w:sdtContent>
          <w:r w:rsidR="004134BA" w:rsidRPr="002D77BE">
            <w:fldChar w:fldCharType="begin"/>
          </w:r>
          <w:r w:rsidR="004134BA" w:rsidRPr="007F7251">
            <w:instrText xml:space="preserve"> CITATION Fil26 \l 2057 </w:instrText>
          </w:r>
          <w:r w:rsidR="004134BA" w:rsidRPr="002D77BE">
            <w:fldChar w:fldCharType="separate"/>
          </w:r>
          <w:r w:rsidR="00AC6B85">
            <w:rPr>
              <w:noProof/>
            </w:rPr>
            <w:t xml:space="preserve"> </w:t>
          </w:r>
          <w:r w:rsidR="00AC6B85" w:rsidRPr="00AC6B85">
            <w:rPr>
              <w:noProof/>
            </w:rPr>
            <w:t>[3]</w:t>
          </w:r>
          <w:r w:rsidR="004134BA" w:rsidRPr="002D77BE">
            <w:fldChar w:fldCharType="end"/>
          </w:r>
        </w:sdtContent>
      </w:sdt>
      <w:r w:rsidR="00F14493" w:rsidRPr="002D77BE">
        <w:t xml:space="preserve">. </w:t>
      </w:r>
    </w:p>
    <w:p w14:paraId="23715CBE" w14:textId="4610FA67" w:rsidR="00925598" w:rsidRPr="002D77BE" w:rsidRDefault="00F14493" w:rsidP="00925598">
      <w:pPr>
        <w:spacing w:line="360" w:lineRule="auto"/>
      </w:pPr>
      <w:r w:rsidRPr="002D77BE">
        <w:t xml:space="preserve">Rozwiązanie </w:t>
      </w:r>
      <w:r w:rsidR="001D3D47" w:rsidRPr="002D77BE">
        <w:t>to</w:t>
      </w:r>
      <w:r w:rsidRPr="002D77BE">
        <w:t xml:space="preserve"> pozwala na osiągnięcie precyzji, w projektowaniu środowisk symulacyjnych, poprzez możliwość „namalowania</w:t>
      </w:r>
      <w:r w:rsidR="001D3D47" w:rsidRPr="002D77BE">
        <w:t xml:space="preserve"> mapy</w:t>
      </w:r>
      <w:r w:rsidRPr="002D77BE">
        <w:t xml:space="preserve">” w dowolnym programie graficznym wspierającym eksport w formacie </w:t>
      </w:r>
      <w:r w:rsidR="00D62DB8" w:rsidRPr="008F7FD0">
        <w:t>PNG</w:t>
      </w:r>
      <w:r w:rsidR="00B27682" w:rsidRPr="002D77BE">
        <w:rPr>
          <w:i/>
          <w:iCs/>
        </w:rPr>
        <w:t>.</w:t>
      </w:r>
      <w:r w:rsidR="00B27682" w:rsidRPr="002D77BE">
        <w:t xml:space="preserve"> Uznano, że adaptacja istniejących już, zaawansowanych programów graficznych jest preferowana ponad tworzenie własnych, prostych narzędzi od podstaw. </w:t>
      </w:r>
    </w:p>
    <w:p w14:paraId="01F7D431" w14:textId="6A492A16" w:rsidR="0097211A" w:rsidRPr="002D77BE" w:rsidRDefault="0097211A" w:rsidP="009E3600">
      <w:pPr>
        <w:spacing w:line="360" w:lineRule="auto"/>
      </w:pPr>
      <w:r w:rsidRPr="002D77BE">
        <w:t>Aplikacja działa w dwóch trybach użytkowych</w:t>
      </w:r>
      <w:r w:rsidR="009E3600" w:rsidRPr="002D77BE">
        <w:t xml:space="preserve">. </w:t>
      </w:r>
      <w:r w:rsidR="00726369">
        <w:t>Tryb graficzny</w:t>
      </w:r>
      <w:r w:rsidR="009E3600" w:rsidRPr="002D77BE">
        <w:t xml:space="preserve"> wykorzystuj</w:t>
      </w:r>
      <w:r w:rsidR="00726369">
        <w:t xml:space="preserve">e </w:t>
      </w:r>
      <w:r w:rsidR="009E3600" w:rsidRPr="002D77BE">
        <w:t xml:space="preserve">biblioteki </w:t>
      </w:r>
      <w:r w:rsidR="009E3600" w:rsidRPr="007F7251">
        <w:t>SFML</w:t>
      </w:r>
      <w:sdt>
        <w:sdtPr>
          <w:rPr>
            <w:i/>
            <w:iCs/>
          </w:rPr>
          <w:id w:val="-336000212"/>
          <w:citation/>
        </w:sdtPr>
        <w:sdtEndPr/>
        <w:sdtContent>
          <w:r w:rsidR="009E3600" w:rsidRPr="002D77BE">
            <w:rPr>
              <w:i/>
              <w:iCs/>
            </w:rPr>
            <w:fldChar w:fldCharType="begin"/>
          </w:r>
          <w:r w:rsidR="009E3600" w:rsidRPr="007F7251">
            <w:rPr>
              <w:i/>
            </w:rPr>
            <w:instrText xml:space="preserve"> CITATION Gom26 \l 2057 </w:instrText>
          </w:r>
          <w:r w:rsidR="009E3600" w:rsidRPr="002D77BE">
            <w:rPr>
              <w:i/>
              <w:iCs/>
            </w:rPr>
            <w:fldChar w:fldCharType="separate"/>
          </w:r>
          <w:r w:rsidR="00AC6B85">
            <w:rPr>
              <w:i/>
              <w:noProof/>
            </w:rPr>
            <w:t xml:space="preserve"> </w:t>
          </w:r>
          <w:r w:rsidR="00AC6B85" w:rsidRPr="00AC6B85">
            <w:rPr>
              <w:noProof/>
            </w:rPr>
            <w:t>[7]</w:t>
          </w:r>
          <w:r w:rsidR="009E3600" w:rsidRPr="002D77BE">
            <w:rPr>
              <w:i/>
              <w:iCs/>
            </w:rPr>
            <w:fldChar w:fldCharType="end"/>
          </w:r>
        </w:sdtContent>
      </w:sdt>
      <w:r w:rsidR="009E3600" w:rsidRPr="002D77BE">
        <w:rPr>
          <w:i/>
          <w:iCs/>
        </w:rPr>
        <w:t xml:space="preserve">  </w:t>
      </w:r>
      <w:r w:rsidR="009E3600" w:rsidRPr="002D77BE">
        <w:t xml:space="preserve">i </w:t>
      </w:r>
      <w:r w:rsidR="009E3600" w:rsidRPr="007F7251">
        <w:t>Dear ImGui</w:t>
      </w:r>
      <w:sdt>
        <w:sdtPr>
          <w:id w:val="240538191"/>
          <w:citation/>
        </w:sdtPr>
        <w:sdtEndPr>
          <w:rPr>
            <w:i/>
            <w:iCs/>
          </w:rPr>
        </w:sdtEndPr>
        <w:sdtContent>
          <w:r w:rsidR="009E3600" w:rsidRPr="002D77BE">
            <w:rPr>
              <w:i/>
            </w:rPr>
            <w:fldChar w:fldCharType="begin"/>
          </w:r>
          <w:r w:rsidR="009E3600" w:rsidRPr="007F7251">
            <w:rPr>
              <w:i/>
            </w:rPr>
            <w:instrText xml:space="preserve"> CITATION Cor26 \l 2057 </w:instrText>
          </w:r>
          <w:r w:rsidR="009E3600" w:rsidRPr="002D77BE">
            <w:rPr>
              <w:i/>
              <w:iCs/>
            </w:rPr>
            <w:fldChar w:fldCharType="separate"/>
          </w:r>
          <w:r w:rsidR="00AC6B85">
            <w:rPr>
              <w:i/>
              <w:noProof/>
            </w:rPr>
            <w:t xml:space="preserve"> </w:t>
          </w:r>
          <w:r w:rsidR="00AC6B85" w:rsidRPr="00AC6B85">
            <w:rPr>
              <w:noProof/>
            </w:rPr>
            <w:t>[8]</w:t>
          </w:r>
          <w:r w:rsidR="009E3600" w:rsidRPr="002D77BE">
            <w:rPr>
              <w:i/>
              <w:iCs/>
            </w:rPr>
            <w:fldChar w:fldCharType="end"/>
          </w:r>
        </w:sdtContent>
      </w:sdt>
      <w:r w:rsidR="00726369">
        <w:t xml:space="preserve">. </w:t>
      </w:r>
      <w:r w:rsidR="008104B7">
        <w:t>Przechodzi się do niego poprzez przekazanie flagi</w:t>
      </w:r>
      <w:r w:rsidR="009E3600" w:rsidRPr="002D77BE">
        <w:t xml:space="preserve"> </w:t>
      </w:r>
      <w:r w:rsidRPr="00A27CC3">
        <w:rPr>
          <w:rStyle w:val="CodeinlineChar"/>
          <w:rFonts w:eastAsiaTheme="minorHAnsi"/>
        </w:rPr>
        <w:t>--gui</w:t>
      </w:r>
      <w:r w:rsidR="009E3600" w:rsidRPr="002D77BE">
        <w:t xml:space="preserve"> przy uruchamianiu programu. W trybie tym, użytkownik może w czasie rzeczywistym </w:t>
      </w:r>
      <w:r w:rsidRPr="002D77BE">
        <w:t>analiz</w:t>
      </w:r>
      <w:r w:rsidR="009E3600" w:rsidRPr="002D77BE">
        <w:t>ować</w:t>
      </w:r>
      <w:r w:rsidRPr="002D77BE">
        <w:t xml:space="preserve"> przebieg symulacji. Dostępne są mechanizmy </w:t>
      </w:r>
      <w:r w:rsidR="009E5548" w:rsidRPr="002D77BE">
        <w:t>kontrolne</w:t>
      </w:r>
      <w:r w:rsidRPr="002D77BE">
        <w:t>, w tym pauza, restart i ustawienie prędkości. Liczne filtry renderuj</w:t>
      </w:r>
      <w:r w:rsidR="009E3600" w:rsidRPr="002D77BE">
        <w:t>ą</w:t>
      </w:r>
      <w:r w:rsidRPr="002D77BE">
        <w:t xml:space="preserve"> komórki siatki w różnych kolorach, mapując różne statystyki środowiska oraz populacji na dwuwymiarową reprezentacj</w:t>
      </w:r>
      <w:r w:rsidR="00CE4EA3" w:rsidRPr="002D77BE">
        <w:t>ę</w:t>
      </w:r>
      <w:r w:rsidRPr="002D77BE">
        <w:t>. Dane statystyczne zmieniające się w czasie rzeczywistym pozwalają na wczesną ocenę wyników uzyskiwanych ze zdefiniowanej konfiguracji. Dodatkowo, możliwym jest przybliżanie, oddalanie i przemieszczanie kamery</w:t>
      </w:r>
      <w:r w:rsidR="00B95978" w:rsidRPr="002D77BE">
        <w:t xml:space="preserve"> oraz zmiana rozmiaru </w:t>
      </w:r>
      <w:r w:rsidR="00F237F5">
        <w:t>czcionki</w:t>
      </w:r>
      <w:r w:rsidR="00B95978" w:rsidRPr="002D77BE">
        <w:t xml:space="preserve"> interfejsu użytkownika.</w:t>
      </w:r>
      <w:r w:rsidR="009E5548" w:rsidRPr="002D77BE">
        <w:t xml:space="preserve"> Mimo wszystko użytkownik nie ma opcji wpływu na przebieg symulacji. Jest to uproszczenie jakie było konieczne ze względu na ograniczenia czasowe. Niemniej jednak, zastosowana architektura, pozwala na relatywnie szybką i łatwą rozbudowę funkcjonalności oprogramowania co </w:t>
      </w:r>
      <w:r w:rsidR="00E81FD0" w:rsidRPr="002D77BE">
        <w:t xml:space="preserve">pozwala </w:t>
      </w:r>
      <w:r w:rsidR="009E5548" w:rsidRPr="002D77BE">
        <w:t xml:space="preserve">na </w:t>
      </w:r>
      <w:r w:rsidR="00161426">
        <w:t xml:space="preserve">dalsze </w:t>
      </w:r>
      <w:r w:rsidR="009E5548" w:rsidRPr="002D77BE">
        <w:t>rozszerzenie aplikacji o tę</w:t>
      </w:r>
      <w:r w:rsidR="009E5548">
        <w:t xml:space="preserve"> </w:t>
      </w:r>
      <w:r w:rsidR="009E5548" w:rsidRPr="002D77BE">
        <w:t>możliwości</w:t>
      </w:r>
      <w:sdt>
        <w:sdtPr>
          <w:id w:val="996997503"/>
          <w:citation/>
        </w:sdtPr>
        <w:sdtEndPr/>
        <w:sdtContent>
          <w:r w:rsidR="004134BA" w:rsidRPr="002D77BE">
            <w:fldChar w:fldCharType="begin"/>
          </w:r>
          <w:r w:rsidR="004134BA" w:rsidRPr="007F7251">
            <w:instrText xml:space="preserve"> CITATION Fil26 \l 2057 </w:instrText>
          </w:r>
          <w:r w:rsidR="004134BA" w:rsidRPr="002D77BE">
            <w:fldChar w:fldCharType="separate"/>
          </w:r>
          <w:r w:rsidR="00AC6B85">
            <w:rPr>
              <w:noProof/>
            </w:rPr>
            <w:t xml:space="preserve"> </w:t>
          </w:r>
          <w:r w:rsidR="00AC6B85" w:rsidRPr="00AC6B85">
            <w:rPr>
              <w:noProof/>
            </w:rPr>
            <w:t>[3]</w:t>
          </w:r>
          <w:r w:rsidR="004134BA" w:rsidRPr="002D77BE">
            <w:fldChar w:fldCharType="end"/>
          </w:r>
        </w:sdtContent>
      </w:sdt>
      <w:r w:rsidR="009E5548" w:rsidRPr="002D77BE">
        <w:t>.</w:t>
      </w:r>
    </w:p>
    <w:p w14:paraId="073A0BB8" w14:textId="12BBD22F" w:rsidR="001A2DFC" w:rsidRPr="002D77BE" w:rsidRDefault="00A07C7E" w:rsidP="00F92415">
      <w:pPr>
        <w:spacing w:line="360" w:lineRule="auto"/>
      </w:pPr>
      <w:r w:rsidRPr="002D77BE">
        <w:t xml:space="preserve">Alternatywnym trybem działania </w:t>
      </w:r>
      <w:r w:rsidR="004E2AA4" w:rsidRPr="002D77BE">
        <w:t xml:space="preserve">aplikacji </w:t>
      </w:r>
      <w:r w:rsidRPr="002D77BE">
        <w:t>jest tryb konsolowy</w:t>
      </w:r>
      <w:r w:rsidR="004E2AA4" w:rsidRPr="002D77BE">
        <w:t>. Tryb ten maksymalizuje wydajność poprzez pominięcie instancjonowania wszelkich systemów, serwisów</w:t>
      </w:r>
      <w:r w:rsidR="001A2DFC" w:rsidRPr="002D77BE">
        <w:t xml:space="preserve"> i </w:t>
      </w:r>
      <w:r w:rsidR="004E2AA4" w:rsidRPr="002D77BE">
        <w:t xml:space="preserve">obiektów odpowiedzialnych za aspekty graficzne aplikacji co </w:t>
      </w:r>
      <w:r w:rsidR="001A2DFC" w:rsidRPr="002D77BE">
        <w:t xml:space="preserve">jest </w:t>
      </w:r>
      <w:r w:rsidR="004E2AA4" w:rsidRPr="002D77BE">
        <w:t>przydatne w przypadku długich symulacji.</w:t>
      </w:r>
      <w:r w:rsidR="001F6DBD" w:rsidRPr="002D77BE">
        <w:t xml:space="preserve"> </w:t>
      </w:r>
      <w:r w:rsidR="008102D3" w:rsidRPr="002D77BE">
        <w:t xml:space="preserve">Dane statystyczne uzyskiwane w trakcie przebiegu symulacji są buforowane i zapisywane w postaci plików formatu </w:t>
      </w:r>
      <w:r w:rsidR="00A552BD" w:rsidRPr="00A552BD">
        <w:t>CSV</w:t>
      </w:r>
      <w:r w:rsidR="008102D3" w:rsidRPr="002D77BE">
        <w:t xml:space="preserve"> do wskazanego przez użytkownika folderu docelowego. </w:t>
      </w:r>
    </w:p>
    <w:p w14:paraId="1A5C228B" w14:textId="77777777" w:rsidR="00F92415" w:rsidRDefault="00F92415">
      <w:pPr>
        <w:jc w:val="left"/>
        <w:rPr>
          <w:rFonts w:eastAsiaTheme="majorEastAsia" w:cstheme="majorBidi"/>
          <w:b/>
          <w:bCs/>
          <w:color w:val="2E74B5" w:themeColor="accent1" w:themeShade="BF"/>
          <w:sz w:val="32"/>
          <w:szCs w:val="28"/>
        </w:rPr>
      </w:pPr>
      <w:bookmarkStart w:id="74" w:name="_Toc219154076"/>
      <w:r>
        <w:br w:type="page"/>
      </w:r>
    </w:p>
    <w:p w14:paraId="4F9665FC" w14:textId="7FE8A057" w:rsidR="0033116A" w:rsidRPr="004E19E5" w:rsidRDefault="002032EA" w:rsidP="004E19E5">
      <w:pPr>
        <w:pStyle w:val="Heading1"/>
      </w:pPr>
      <w:bookmarkStart w:id="75" w:name="_Toc219232944"/>
      <w:bookmarkStart w:id="76" w:name="_Toc219849168"/>
      <w:r w:rsidRPr="004E19E5">
        <w:t>M</w:t>
      </w:r>
      <w:r w:rsidR="0033116A" w:rsidRPr="004E19E5">
        <w:t>odel ekosystemu</w:t>
      </w:r>
      <w:bookmarkEnd w:id="74"/>
      <w:bookmarkEnd w:id="75"/>
      <w:bookmarkEnd w:id="76"/>
    </w:p>
    <w:p w14:paraId="64DAABCC" w14:textId="7C54BF34" w:rsidR="002032EA" w:rsidRPr="002D77BE" w:rsidRDefault="002032EA" w:rsidP="004E19E5">
      <w:pPr>
        <w:spacing w:line="360" w:lineRule="auto"/>
      </w:pPr>
      <w:r w:rsidRPr="002D77BE">
        <w:t>Zrezygnowano z klasycznego modelu drapieżnictwa (relacja agent-agent) na rzecz drapieżnictwa abiotycznego, w którym głównym czynnikiem selekcyjnym jest presja nieożywionego środowiska oraz ograniczona podaż energii</w:t>
      </w:r>
      <w:r w:rsidR="00BC1129">
        <w:t xml:space="preserve"> [3, 22]</w:t>
      </w:r>
      <w:r w:rsidR="00BB078F" w:rsidRPr="002D77BE">
        <w:t>.</w:t>
      </w:r>
    </w:p>
    <w:p w14:paraId="73735C17" w14:textId="6ED376D5" w:rsidR="00B67163" w:rsidRPr="002D77BE" w:rsidRDefault="00B67163" w:rsidP="0037476A">
      <w:pPr>
        <w:pStyle w:val="Heading2"/>
        <w:spacing w:line="360" w:lineRule="auto"/>
      </w:pPr>
      <w:bookmarkStart w:id="77" w:name="_Toc219154077"/>
      <w:bookmarkStart w:id="78" w:name="_Toc219232945"/>
      <w:bookmarkStart w:id="79" w:name="_Toc219849169"/>
      <w:r w:rsidRPr="002D77BE">
        <w:t>Dynamika środowiska</w:t>
      </w:r>
      <w:bookmarkEnd w:id="77"/>
      <w:bookmarkEnd w:id="78"/>
      <w:bookmarkEnd w:id="79"/>
    </w:p>
    <w:p w14:paraId="6B3A88F0" w14:textId="71F68ADF" w:rsidR="00261A87" w:rsidRPr="002D77BE" w:rsidRDefault="00B67163" w:rsidP="0037476A">
      <w:pPr>
        <w:spacing w:line="360" w:lineRule="auto"/>
      </w:pPr>
      <w:r w:rsidRPr="002D77BE">
        <w:t>Środowisko symulacji stanowi automat komórkowy o zerowym promieniu, w którym każda komórka opisana jest przez trzy niezależne parametry: temperaturę, wilgotność i wysokość. Wartości te definiują lokalną niszę ekologiczną</w:t>
      </w:r>
      <w:sdt>
        <w:sdtPr>
          <w:id w:val="993074012"/>
          <w:citation/>
        </w:sdtPr>
        <w:sdtEndPr/>
        <w:sdtContent>
          <w:r w:rsidR="00BB078F" w:rsidRPr="002D77BE">
            <w:fldChar w:fldCharType="begin"/>
          </w:r>
          <w:r w:rsidR="00BB078F" w:rsidRPr="007F7251">
            <w:instrText xml:space="preserve"> CITATION Fil26 \l 2057 </w:instrText>
          </w:r>
          <w:r w:rsidR="00BB078F" w:rsidRPr="002D77BE">
            <w:fldChar w:fldCharType="separate"/>
          </w:r>
          <w:r w:rsidR="00AC6B85">
            <w:rPr>
              <w:noProof/>
            </w:rPr>
            <w:t xml:space="preserve"> </w:t>
          </w:r>
          <w:r w:rsidR="00AC6B85" w:rsidRPr="00AC6B85">
            <w:rPr>
              <w:noProof/>
            </w:rPr>
            <w:t>[3]</w:t>
          </w:r>
          <w:r w:rsidR="00BB078F" w:rsidRPr="002D77BE">
            <w:fldChar w:fldCharType="end"/>
          </w:r>
        </w:sdtContent>
      </w:sdt>
      <w:r w:rsidRPr="002D77BE">
        <w:t>.</w:t>
      </w:r>
    </w:p>
    <w:p w14:paraId="6A930D2A" w14:textId="68585F76" w:rsidR="00261A87" w:rsidRPr="002D77BE" w:rsidRDefault="00261A87" w:rsidP="0037476A">
      <w:pPr>
        <w:pStyle w:val="Heading3"/>
      </w:pPr>
      <w:bookmarkStart w:id="80" w:name="_Toc219154078"/>
      <w:bookmarkStart w:id="81" w:name="_Toc219232946"/>
      <w:bookmarkStart w:id="82" w:name="_Toc219849170"/>
      <w:r w:rsidRPr="002D77BE">
        <w:t>Pojemność środowiska i regeneracja</w:t>
      </w:r>
      <w:bookmarkEnd w:id="80"/>
      <w:bookmarkEnd w:id="81"/>
      <w:bookmarkEnd w:id="82"/>
    </w:p>
    <w:p w14:paraId="4D066AD1" w14:textId="45DCE05A" w:rsidR="00261A87" w:rsidRPr="002D77BE" w:rsidRDefault="00261A87" w:rsidP="0037476A">
      <w:pPr>
        <w:spacing w:line="360" w:lineRule="auto"/>
      </w:pPr>
      <w:r w:rsidRPr="002D77BE">
        <w:t>Każda komórka posiada dynamicznie odnawialny poziom wegetacji. Maksymalny limit pożywienia oraz tempo</w:t>
      </w:r>
      <w:r>
        <w:t xml:space="preserve"> </w:t>
      </w:r>
      <w:r w:rsidRPr="002D77BE">
        <w:t>wzrostu są obliczane na podstawie odchylenia parametrów komórki od wartości idealnych, zdefiniowanych przez użytkownika w konfiguracji</w:t>
      </w:r>
      <w:sdt>
        <w:sdtPr>
          <w:id w:val="-730457822"/>
          <w:citation/>
        </w:sdtPr>
        <w:sdtEndPr/>
        <w:sdtContent>
          <w:r w:rsidR="00BB078F" w:rsidRPr="002D77BE">
            <w:fldChar w:fldCharType="begin"/>
          </w:r>
          <w:r w:rsidR="00BB078F" w:rsidRPr="007F7251">
            <w:instrText xml:space="preserve"> CITATION Fil26 \l 2057 </w:instrText>
          </w:r>
          <w:r w:rsidR="00BB078F" w:rsidRPr="002D77BE">
            <w:fldChar w:fldCharType="separate"/>
          </w:r>
          <w:r w:rsidR="00AC6B85">
            <w:rPr>
              <w:noProof/>
            </w:rPr>
            <w:t xml:space="preserve"> </w:t>
          </w:r>
          <w:r w:rsidR="00AC6B85" w:rsidRPr="00AC6B85">
            <w:rPr>
              <w:noProof/>
            </w:rPr>
            <w:t>[3]</w:t>
          </w:r>
          <w:r w:rsidR="00BB078F" w:rsidRPr="002D77BE">
            <w:fldChar w:fldCharType="end"/>
          </w:r>
        </w:sdtContent>
      </w:sdt>
      <w:r w:rsidRPr="002D77BE">
        <w:t>.</w:t>
      </w:r>
    </w:p>
    <w:p w14:paraId="10868F8A" w14:textId="046BD27C" w:rsidR="00261A87" w:rsidRPr="002D77BE" w:rsidRDefault="00261A87" w:rsidP="0037476A">
      <w:pPr>
        <w:spacing w:line="360" w:lineRule="auto"/>
      </w:pPr>
      <w:r w:rsidRPr="002D77BE">
        <w:t>Do wyznaczenia optymalnych warunków wykorzystano rozkład normalny. Im parametry komórki są bliższe średniej, tym wyższa jest produktywność danej jednostki. Wysokość terenu pełni rolę dodatkowego modyfikatora (kary), symulującego trudne warunki wysokogórskie</w:t>
      </w:r>
      <w:sdt>
        <w:sdtPr>
          <w:id w:val="-382096255"/>
          <w:citation/>
        </w:sdtPr>
        <w:sdtEndPr/>
        <w:sdtContent>
          <w:r w:rsidR="00BB078F" w:rsidRPr="002D77BE">
            <w:fldChar w:fldCharType="begin"/>
          </w:r>
          <w:r w:rsidR="00BB078F" w:rsidRPr="007F7251">
            <w:instrText xml:space="preserve"> CITATION Fil26 \l 2057 </w:instrText>
          </w:r>
          <w:r w:rsidR="00BB078F" w:rsidRPr="002D77BE">
            <w:fldChar w:fldCharType="separate"/>
          </w:r>
          <w:r w:rsidR="00AC6B85">
            <w:rPr>
              <w:noProof/>
            </w:rPr>
            <w:t xml:space="preserve"> </w:t>
          </w:r>
          <w:r w:rsidR="00AC6B85" w:rsidRPr="00AC6B85">
            <w:rPr>
              <w:noProof/>
            </w:rPr>
            <w:t>[3]</w:t>
          </w:r>
          <w:r w:rsidR="00BB078F" w:rsidRPr="002D77BE">
            <w:fldChar w:fldCharType="end"/>
          </w:r>
        </w:sdtContent>
      </w:sdt>
      <w:r w:rsidR="00C747CB" w:rsidRPr="002D77BE">
        <w:t xml:space="preserve">. </w:t>
      </w:r>
    </w:p>
    <w:p w14:paraId="42169AEF" w14:textId="7F1623C0" w:rsidR="004D7CCF" w:rsidRPr="002D77BE" w:rsidRDefault="004D7CCF" w:rsidP="0037476A">
      <w:pPr>
        <w:pStyle w:val="Heading3"/>
      </w:pPr>
      <w:bookmarkStart w:id="83" w:name="_Toc219154079"/>
      <w:bookmarkStart w:id="84" w:name="_Toc219232947"/>
      <w:bookmarkStart w:id="85" w:name="_Toc219849171"/>
      <w:r w:rsidRPr="002D77BE">
        <w:t>Model agenta i gospodarka energetyczna</w:t>
      </w:r>
      <w:bookmarkEnd w:id="83"/>
      <w:bookmarkEnd w:id="84"/>
      <w:bookmarkEnd w:id="85"/>
    </w:p>
    <w:p w14:paraId="29977A87" w14:textId="4735F7C6" w:rsidR="004D7CCF" w:rsidRPr="002D77BE" w:rsidRDefault="004D7CCF" w:rsidP="0037476A">
      <w:pPr>
        <w:spacing w:line="360" w:lineRule="auto"/>
      </w:pPr>
      <w:r w:rsidRPr="002D77BE">
        <w:t>Agent w symulacji jest traktowany jako autonomiczny system dążący do maksymalizacji sukcesu reprodukcyjnego przy jednoczesnym minimalizowaniu kosztów metabolicznych</w:t>
      </w:r>
      <w:sdt>
        <w:sdtPr>
          <w:id w:val="327641095"/>
          <w:citation/>
        </w:sdtPr>
        <w:sdtEndPr/>
        <w:sdtContent>
          <w:r w:rsidR="00BB078F" w:rsidRPr="002D77BE">
            <w:fldChar w:fldCharType="begin"/>
          </w:r>
          <w:r w:rsidR="00BB078F" w:rsidRPr="007F7251">
            <w:instrText xml:space="preserve"> CITATION Fil26 \l 2057 </w:instrText>
          </w:r>
          <w:r w:rsidR="00BB078F" w:rsidRPr="002D77BE">
            <w:fldChar w:fldCharType="separate"/>
          </w:r>
          <w:r w:rsidR="00AC6B85">
            <w:rPr>
              <w:noProof/>
            </w:rPr>
            <w:t xml:space="preserve"> </w:t>
          </w:r>
          <w:r w:rsidR="00AC6B85" w:rsidRPr="00AC6B85">
            <w:rPr>
              <w:noProof/>
            </w:rPr>
            <w:t>[3]</w:t>
          </w:r>
          <w:r w:rsidR="00BB078F" w:rsidRPr="002D77BE">
            <w:fldChar w:fldCharType="end"/>
          </w:r>
        </w:sdtContent>
      </w:sdt>
      <w:r w:rsidRPr="002D77BE">
        <w:t>.</w:t>
      </w:r>
    </w:p>
    <w:p w14:paraId="197506C8" w14:textId="5537B358" w:rsidR="004D7CCF" w:rsidRPr="002D77BE" w:rsidRDefault="004D7CCF" w:rsidP="0037476A">
      <w:pPr>
        <w:spacing w:line="360" w:lineRule="auto"/>
      </w:pPr>
      <w:r w:rsidRPr="002D77BE">
        <w:t>Każdy agent posiada zestaw genów określających jego preferencje środowiskowe oraz maksymalny poziom energii. Zastosowano mechanizm plastyczności międzypokoleniowej: genotyp potomka nie jest identyczny z genotypem rodzica z chwili jego narodzin. Doświadczenia rodzica (np. przebywanie w skrajnych temperaturach) modyfikują parametry potencjalnego potomstwa przed etapem mutacji losowej</w:t>
      </w:r>
      <w:r w:rsidR="00E80FEC">
        <w:t xml:space="preserve"> [3, 23]</w:t>
      </w:r>
      <w:r w:rsidR="00BB078F" w:rsidRPr="002D77BE">
        <w:t>.</w:t>
      </w:r>
    </w:p>
    <w:p w14:paraId="586E0663" w14:textId="57CC47AD" w:rsidR="0095174F" w:rsidRPr="002D77BE" w:rsidRDefault="004D7CCF" w:rsidP="0037476A">
      <w:pPr>
        <w:spacing w:line="360" w:lineRule="auto"/>
      </w:pPr>
      <w:r w:rsidRPr="002D77BE">
        <w:t>Agent ponosi stały koszt energetyczny związany z bazowym metabolizmem oraz koszty zmienne wynikające z ruchu i niedopasowania do lokalnych warunków środowiska</w:t>
      </w:r>
      <w:r w:rsidR="0095174F" w:rsidRPr="002D77BE">
        <w:t>. Śmierć występuje w wyniku wyczerpania zasobów energii (wygłodzenia) lub osiągnięcia limitu wieku</w:t>
      </w:r>
      <w:sdt>
        <w:sdtPr>
          <w:id w:val="811913047"/>
          <w:citation/>
        </w:sdtPr>
        <w:sdtEndPr/>
        <w:sdtContent>
          <w:r w:rsidR="00BB078F" w:rsidRPr="002D77BE">
            <w:fldChar w:fldCharType="begin"/>
          </w:r>
          <w:r w:rsidR="00BB078F" w:rsidRPr="007F7251">
            <w:instrText xml:space="preserve"> CITATION Fil26 \l 2057 </w:instrText>
          </w:r>
          <w:r w:rsidR="00BB078F" w:rsidRPr="002D77BE">
            <w:fldChar w:fldCharType="separate"/>
          </w:r>
          <w:r w:rsidR="00AC6B85">
            <w:rPr>
              <w:noProof/>
            </w:rPr>
            <w:t xml:space="preserve"> </w:t>
          </w:r>
          <w:r w:rsidR="00AC6B85" w:rsidRPr="00AC6B85">
            <w:rPr>
              <w:noProof/>
            </w:rPr>
            <w:t>[3]</w:t>
          </w:r>
          <w:r w:rsidR="00BB078F" w:rsidRPr="002D77BE">
            <w:fldChar w:fldCharType="end"/>
          </w:r>
        </w:sdtContent>
      </w:sdt>
      <w:r w:rsidR="0095174F" w:rsidRPr="002D77BE">
        <w:t xml:space="preserve">. Proces prokreacji jest warunkowany nie tylko posiadaną </w:t>
      </w:r>
      <w:r w:rsidR="009125BF" w:rsidRPr="002D77BE">
        <w:t>energią,</w:t>
      </w:r>
      <w:r w:rsidR="0095174F" w:rsidRPr="002D77BE">
        <w:t xml:space="preserve"> ale również analizą otoczenia. Agent dokonuje oceny dostępności zasobów w najbliższej okolicy, co na celu ma zapobieganie nadmiernej eksploatacji lokalnego ekosystemu i stymuluje migracje w poszukiwaniu lepszych nisz</w:t>
      </w:r>
      <w:sdt>
        <w:sdtPr>
          <w:id w:val="-965041726"/>
          <w:citation/>
        </w:sdtPr>
        <w:sdtEndPr/>
        <w:sdtContent>
          <w:r w:rsidR="00BB078F" w:rsidRPr="002D77BE">
            <w:fldChar w:fldCharType="begin"/>
          </w:r>
          <w:r w:rsidR="00BB078F" w:rsidRPr="007F7251">
            <w:instrText xml:space="preserve"> CITATION Fil26 \l 2057 </w:instrText>
          </w:r>
          <w:r w:rsidR="00BB078F" w:rsidRPr="002D77BE">
            <w:fldChar w:fldCharType="separate"/>
          </w:r>
          <w:r w:rsidR="00AC6B85">
            <w:rPr>
              <w:noProof/>
            </w:rPr>
            <w:t xml:space="preserve"> </w:t>
          </w:r>
          <w:r w:rsidR="00AC6B85" w:rsidRPr="00AC6B85">
            <w:rPr>
              <w:noProof/>
            </w:rPr>
            <w:t>[3]</w:t>
          </w:r>
          <w:r w:rsidR="00BB078F" w:rsidRPr="002D77BE">
            <w:fldChar w:fldCharType="end"/>
          </w:r>
        </w:sdtContent>
      </w:sdt>
      <w:r w:rsidR="0095174F" w:rsidRPr="002D77BE">
        <w:t>.</w:t>
      </w:r>
    </w:p>
    <w:p w14:paraId="392F9243" w14:textId="63DEC5C9" w:rsidR="00CB6D7B" w:rsidRPr="002D77BE" w:rsidRDefault="00CB6D7B" w:rsidP="0037476A">
      <w:pPr>
        <w:pStyle w:val="Heading2"/>
        <w:spacing w:line="360" w:lineRule="auto"/>
      </w:pPr>
      <w:bookmarkStart w:id="86" w:name="_Toc219154080"/>
      <w:bookmarkStart w:id="87" w:name="_Toc219232948"/>
      <w:bookmarkStart w:id="88" w:name="_Toc219849172"/>
      <w:r w:rsidRPr="002D77BE">
        <w:t>Mechanizm adaptacji i dziedziczenia</w:t>
      </w:r>
      <w:bookmarkEnd w:id="86"/>
      <w:bookmarkEnd w:id="87"/>
      <w:bookmarkEnd w:id="88"/>
    </w:p>
    <w:p w14:paraId="32470646" w14:textId="7D332ACE" w:rsidR="00CB6D7B" w:rsidRPr="002D77BE" w:rsidRDefault="00B66799" w:rsidP="0037476A">
      <w:pPr>
        <w:spacing w:line="360" w:lineRule="auto"/>
      </w:pPr>
      <w:r w:rsidRPr="002D77BE">
        <w:t>Sercem procesu ewolucyjnego jest model dziedziczenia, który łączy klasyczną darwinowską mutację</w:t>
      </w:r>
      <w:r w:rsidRPr="002D77BE" w:rsidDel="00275FA3">
        <w:t xml:space="preserve"> </w:t>
      </w:r>
      <w:r w:rsidRPr="002D77BE">
        <w:t xml:space="preserve">z mechanizmem plastyczności międzypokoleniowej </w:t>
      </w:r>
      <w:sdt>
        <w:sdtPr>
          <w:id w:val="2136981050"/>
          <w:citation/>
        </w:sdtPr>
        <w:sdtEndPr/>
        <w:sdtContent>
          <w:r w:rsidR="00185F57" w:rsidRPr="002D77BE">
            <w:fldChar w:fldCharType="begin"/>
          </w:r>
          <w:r w:rsidR="00185F57" w:rsidRPr="007F237D">
            <w:instrText xml:space="preserve"> CITATION Jab09 \l 2057 </w:instrText>
          </w:r>
          <w:r w:rsidR="00185F57" w:rsidRPr="002D77BE">
            <w:fldChar w:fldCharType="separate"/>
          </w:r>
          <w:r w:rsidR="00AC6B85" w:rsidRPr="00AC6B85">
            <w:rPr>
              <w:noProof/>
            </w:rPr>
            <w:t>[23]</w:t>
          </w:r>
          <w:r w:rsidR="00185F57" w:rsidRPr="002D77BE">
            <w:fldChar w:fldCharType="end"/>
          </w:r>
        </w:sdtContent>
      </w:sdt>
      <w:r w:rsidRPr="002D77BE">
        <w:t>. Zastosowane podejście pozwala na badanie nie tylko losowych zmian w populacji, ale także kierunkowej odpowiedzi organizmów na konkretne warunki środowiskowe</w:t>
      </w:r>
      <w:sdt>
        <w:sdtPr>
          <w:id w:val="-680357709"/>
          <w:citation/>
        </w:sdtPr>
        <w:sdtEndPr/>
        <w:sdtContent>
          <w:r w:rsidR="00BB078F" w:rsidRPr="002D77BE">
            <w:fldChar w:fldCharType="begin"/>
          </w:r>
          <w:r w:rsidR="00BB078F" w:rsidRPr="007F237D">
            <w:instrText xml:space="preserve"> CITATION Fil26 \l 2057 </w:instrText>
          </w:r>
          <w:r w:rsidR="00BB078F" w:rsidRPr="002D77BE">
            <w:fldChar w:fldCharType="separate"/>
          </w:r>
          <w:r w:rsidR="00AC6B85">
            <w:rPr>
              <w:noProof/>
            </w:rPr>
            <w:t xml:space="preserve"> </w:t>
          </w:r>
          <w:r w:rsidR="00AC6B85" w:rsidRPr="00AC6B85">
            <w:rPr>
              <w:noProof/>
            </w:rPr>
            <w:t>[3]</w:t>
          </w:r>
          <w:r w:rsidR="00BB078F" w:rsidRPr="002D77BE">
            <w:fldChar w:fldCharType="end"/>
          </w:r>
        </w:sdtContent>
      </w:sdt>
      <w:r w:rsidR="00CB6D7B" w:rsidRPr="002D77BE">
        <w:t>.</w:t>
      </w:r>
    </w:p>
    <w:p w14:paraId="631FA4BB" w14:textId="7E3D2B1C" w:rsidR="00A94501" w:rsidRPr="002D77BE" w:rsidRDefault="00B66799" w:rsidP="0037476A">
      <w:pPr>
        <w:pStyle w:val="Heading3"/>
      </w:pPr>
      <w:bookmarkStart w:id="89" w:name="_Toc219154081"/>
      <w:bookmarkStart w:id="90" w:name="_Toc219232949"/>
      <w:bookmarkStart w:id="91" w:name="_Toc219849173"/>
      <w:r w:rsidRPr="002D77BE">
        <w:t>Plastyczność międzypokoleniowa</w:t>
      </w:r>
      <w:bookmarkEnd w:id="89"/>
      <w:bookmarkEnd w:id="90"/>
      <w:bookmarkEnd w:id="91"/>
    </w:p>
    <w:p w14:paraId="6CAE6095" w14:textId="2286A076" w:rsidR="00A94501" w:rsidRPr="002D77BE" w:rsidRDefault="00B66799" w:rsidP="0037476A">
      <w:pPr>
        <w:spacing w:line="360" w:lineRule="auto"/>
      </w:pPr>
      <w:r w:rsidRPr="002D77BE">
        <w:t>W odróżnieniu od modeli, w których genotyp jest statyczny, zaimplementowany system wprowadza mechanizm akumulacji doświadczenia. Agent w trakcie życia modyfikuje parametry, które przekaże potomstwu</w:t>
      </w:r>
      <w:r w:rsidR="00271922" w:rsidRPr="002D77BE">
        <w:t xml:space="preserve"> </w:t>
      </w:r>
      <w:sdt>
        <w:sdtPr>
          <w:id w:val="-690302568"/>
          <w:citation/>
        </w:sdtPr>
        <w:sdtEndPr/>
        <w:sdtContent>
          <w:r w:rsidR="00271922" w:rsidRPr="002D77BE">
            <w:fldChar w:fldCharType="begin"/>
          </w:r>
          <w:r w:rsidR="00271922" w:rsidRPr="007F237D">
            <w:instrText xml:space="preserve"> CITATION Fil26 \l 2057 </w:instrText>
          </w:r>
          <w:r w:rsidR="00271922" w:rsidRPr="002D77BE">
            <w:fldChar w:fldCharType="separate"/>
          </w:r>
          <w:r w:rsidR="00AC6B85" w:rsidRPr="00AC6B85">
            <w:rPr>
              <w:noProof/>
            </w:rPr>
            <w:t>[3]</w:t>
          </w:r>
          <w:r w:rsidR="00271922" w:rsidRPr="002D77BE">
            <w:fldChar w:fldCharType="end"/>
          </w:r>
        </w:sdtContent>
      </w:sdt>
      <w:r w:rsidR="00BB078F" w:rsidRPr="002D77BE">
        <w:t>:</w:t>
      </w:r>
    </w:p>
    <w:p w14:paraId="1DD889CE" w14:textId="7FEC53E9" w:rsidR="00A94501" w:rsidRPr="002D77BE" w:rsidRDefault="00353147" w:rsidP="0037476A">
      <w:pPr>
        <w:pStyle w:val="ListParagraph"/>
        <w:numPr>
          <w:ilvl w:val="0"/>
          <w:numId w:val="16"/>
        </w:numPr>
        <w:spacing w:line="360" w:lineRule="auto"/>
      </w:pPr>
      <w:r>
        <w:rPr>
          <w:b/>
          <w:bCs/>
        </w:rPr>
        <w:t>a</w:t>
      </w:r>
      <w:r w:rsidR="00A10240" w:rsidRPr="002D77BE">
        <w:rPr>
          <w:b/>
          <w:bCs/>
        </w:rPr>
        <w:t>daptacja do niszy</w:t>
      </w:r>
      <w:r w:rsidR="00683D92">
        <w:rPr>
          <w:b/>
          <w:bCs/>
        </w:rPr>
        <w:t xml:space="preserve"> </w:t>
      </w:r>
      <w:r w:rsidR="00683D92" w:rsidRPr="00683D92">
        <w:rPr>
          <w:b/>
          <w:bCs/>
        </w:rPr>
        <w:t>środowiskowej</w:t>
      </w:r>
      <w:r w:rsidR="00A10240" w:rsidRPr="002D77BE">
        <w:t xml:space="preserve"> - jeżeli agent przebywa w środowisku odbiegającym od jego optymalnych preferencji (np. w strefie o niższej temperaturze), wartości genów potencjalnego potomstwa są powoli przesuwane w stronę tych warunków;</w:t>
      </w:r>
    </w:p>
    <w:p w14:paraId="32A8210E" w14:textId="25DB4028" w:rsidR="00A94501" w:rsidRDefault="00683D92" w:rsidP="0037476A">
      <w:pPr>
        <w:pStyle w:val="ListParagraph"/>
        <w:numPr>
          <w:ilvl w:val="0"/>
          <w:numId w:val="16"/>
        </w:numPr>
        <w:spacing w:line="360" w:lineRule="auto"/>
      </w:pPr>
      <w:r>
        <w:rPr>
          <w:rStyle w:val="Strong"/>
        </w:rPr>
        <w:t>przekazywanie doświadczenia środowiskowego</w:t>
      </w:r>
      <w:r>
        <w:t xml:space="preserve"> – mechanizm ten odzwierciedla biologiczną zdolność organizmów do lokalnej adaptacji jeszcze przed wystąpieniem reprodukcji, co wpływa na cechy dziedziczone przez kolejne pokolenia</w:t>
      </w:r>
      <w:r w:rsidR="00A94501" w:rsidRPr="002D77BE">
        <w:t>.</w:t>
      </w:r>
    </w:p>
    <w:p w14:paraId="6C21001D" w14:textId="18A93AB2" w:rsidR="00154A96" w:rsidRPr="002D77BE" w:rsidRDefault="00154A96" w:rsidP="00B31AD3">
      <w:pPr>
        <w:spacing w:line="360" w:lineRule="auto"/>
      </w:pPr>
      <w:r w:rsidRPr="00154A96">
        <w:t>Mechanizm ten nie stanowi bezpośredniej implementacji procesów epigenetycznych, lecz ich modelowe przybliżenie, którego celem jest uchwycenie kierunkowego wpływu doświadczeń środowiskowych rodzica na parametry dziedziczone przez kolejne pokolenie</w:t>
      </w:r>
      <w:r>
        <w:t xml:space="preserve"> </w:t>
      </w:r>
      <w:sdt>
        <w:sdtPr>
          <w:id w:val="-1785641612"/>
          <w:citation/>
        </w:sdtPr>
        <w:sdtEndPr/>
        <w:sdtContent>
          <w:r>
            <w:fldChar w:fldCharType="begin"/>
          </w:r>
          <w:r>
            <w:rPr>
              <w:lang w:val="en-GB"/>
            </w:rPr>
            <w:instrText xml:space="preserve"> CITATION Jab09 \l 2057 </w:instrText>
          </w:r>
          <w:r>
            <w:fldChar w:fldCharType="separate"/>
          </w:r>
          <w:r w:rsidR="00AC6B85" w:rsidRPr="00AC6B85">
            <w:rPr>
              <w:noProof/>
              <w:lang w:val="en-GB"/>
            </w:rPr>
            <w:t>[23]</w:t>
          </w:r>
          <w:r>
            <w:fldChar w:fldCharType="end"/>
          </w:r>
        </w:sdtContent>
      </w:sdt>
      <w:r>
        <w:t>.</w:t>
      </w:r>
    </w:p>
    <w:p w14:paraId="78944D00" w14:textId="7A6FDAB2" w:rsidR="00CB6D7B" w:rsidRPr="002D77BE" w:rsidRDefault="003727D3" w:rsidP="0037476A">
      <w:pPr>
        <w:pStyle w:val="Heading3"/>
      </w:pPr>
      <w:bookmarkStart w:id="92" w:name="_Toc219154082"/>
      <w:bookmarkStart w:id="93" w:name="_Toc219232950"/>
      <w:bookmarkStart w:id="94" w:name="_Toc219849174"/>
      <w:r w:rsidRPr="002D77BE">
        <w:t>Selekcja przedrozrodcza i bariery energetyczne</w:t>
      </w:r>
      <w:bookmarkEnd w:id="92"/>
      <w:bookmarkEnd w:id="93"/>
      <w:bookmarkEnd w:id="94"/>
      <w:r w:rsidR="00135504" w:rsidRPr="002D77BE">
        <w:t xml:space="preserve"> </w:t>
      </w:r>
    </w:p>
    <w:p w14:paraId="62EAB429" w14:textId="1EC42E3E" w:rsidR="00135504" w:rsidRPr="002D77BE" w:rsidRDefault="003727D3" w:rsidP="0037476A">
      <w:pPr>
        <w:spacing w:line="360" w:lineRule="auto"/>
      </w:pPr>
      <w:r w:rsidRPr="002D77BE">
        <w:t>Zanim dojdzie do aktu prokreacji, system weryfikuje zdolność rodzica do zapewnienia bytu nowemu osobnikowi. Mechanizm usiłuje zapobiegać niekontrolowanemu przyrostowi naturalnemu w skrajnie ubogich warunkach</w:t>
      </w:r>
      <w:sdt>
        <w:sdtPr>
          <w:id w:val="-1909061068"/>
          <w:citation/>
        </w:sdtPr>
        <w:sdtEndPr/>
        <w:sdtContent>
          <w:r w:rsidR="00271922" w:rsidRPr="002D77BE">
            <w:fldChar w:fldCharType="begin"/>
          </w:r>
          <w:r w:rsidR="00271922" w:rsidRPr="007F237D">
            <w:instrText xml:space="preserve"> CITATION Fil26 \l 2057 </w:instrText>
          </w:r>
          <w:r w:rsidR="00271922" w:rsidRPr="002D77BE">
            <w:fldChar w:fldCharType="separate"/>
          </w:r>
          <w:r w:rsidR="00AC6B85">
            <w:rPr>
              <w:noProof/>
            </w:rPr>
            <w:t xml:space="preserve"> </w:t>
          </w:r>
          <w:r w:rsidR="00AC6B85" w:rsidRPr="00AC6B85">
            <w:rPr>
              <w:noProof/>
            </w:rPr>
            <w:t>[3]</w:t>
          </w:r>
          <w:r w:rsidR="00271922" w:rsidRPr="002D77BE">
            <w:fldChar w:fldCharType="end"/>
          </w:r>
        </w:sdtContent>
      </w:sdt>
      <w:r w:rsidR="00271922" w:rsidRPr="002D77BE">
        <w:t>:</w:t>
      </w:r>
    </w:p>
    <w:p w14:paraId="64D89C6D" w14:textId="0D83B6CB" w:rsidR="003727D3" w:rsidRPr="002D77BE" w:rsidRDefault="003727D3" w:rsidP="003727D3">
      <w:pPr>
        <w:pStyle w:val="ListParagraph"/>
        <w:numPr>
          <w:ilvl w:val="0"/>
          <w:numId w:val="18"/>
        </w:numPr>
        <w:spacing w:line="360" w:lineRule="auto"/>
        <w:rPr>
          <w:b/>
          <w:bCs/>
        </w:rPr>
      </w:pPr>
      <w:r w:rsidRPr="002D77BE">
        <w:rPr>
          <w:b/>
          <w:bCs/>
        </w:rPr>
        <w:t>Kara za głód</w:t>
      </w:r>
      <w:r w:rsidR="00A715E0">
        <w:rPr>
          <w:b/>
          <w:bCs/>
        </w:rPr>
        <w:t>:</w:t>
      </w:r>
      <w:r w:rsidR="00A715E0" w:rsidRPr="007F237D">
        <w:rPr>
          <w:b/>
        </w:rPr>
        <w:t xml:space="preserve"> </w:t>
      </w:r>
      <w:r w:rsidRPr="002D77BE">
        <w:t>próby rozmnożenia w warunkach niedosytu skutkuj</w:t>
      </w:r>
      <w:r w:rsidR="00A715E0">
        <w:t>ą</w:t>
      </w:r>
      <w:r w:rsidRPr="002D77BE">
        <w:t xml:space="preserve"> osłabieniem genetycznym potomka</w:t>
      </w:r>
      <w:r w:rsidR="00A715E0">
        <w:t>. M</w:t>
      </w:r>
      <w:r w:rsidRPr="002D77BE">
        <w:t>aksymalna energia zostaje obniżona, co jest mechanizmem adaptacji do ubogich warunków</w:t>
      </w:r>
      <w:r w:rsidR="00A715E0">
        <w:t>.</w:t>
      </w:r>
    </w:p>
    <w:p w14:paraId="4ED16F40" w14:textId="54C6CB56" w:rsidR="003727D3" w:rsidRPr="002D77BE" w:rsidRDefault="003727D3" w:rsidP="003727D3">
      <w:pPr>
        <w:pStyle w:val="ListParagraph"/>
        <w:numPr>
          <w:ilvl w:val="0"/>
          <w:numId w:val="18"/>
        </w:numPr>
        <w:spacing w:line="360" w:lineRule="auto"/>
        <w:rPr>
          <w:b/>
          <w:bCs/>
        </w:rPr>
      </w:pPr>
      <w:r w:rsidRPr="002D77BE">
        <w:rPr>
          <w:b/>
          <w:bCs/>
        </w:rPr>
        <w:t>Wymóg sytości</w:t>
      </w:r>
      <w:r w:rsidR="00A715E0">
        <w:t xml:space="preserve">: </w:t>
      </w:r>
      <w:r w:rsidRPr="002D77BE">
        <w:t xml:space="preserve">prokreacja możliwa jest wyłącznie po osiągnięciu pełnego nasycenia energetycznego </w:t>
      </w:r>
      <w:r w:rsidR="00A715E0">
        <w:t>oraz</w:t>
      </w:r>
      <w:r w:rsidRPr="002D77BE">
        <w:t xml:space="preserve"> </w:t>
      </w:r>
      <w:r w:rsidR="00A715E0">
        <w:t xml:space="preserve">zapewnieniu </w:t>
      </w:r>
      <w:r w:rsidRPr="002D77BE">
        <w:t>zapasu energetycznego w lokalnej okolicy</w:t>
      </w:r>
      <w:r w:rsidR="00A715E0">
        <w:t xml:space="preserve">. Agent weryfikuje obecność </w:t>
      </w:r>
      <w:r w:rsidRPr="002D77BE">
        <w:t>wegetacji, wymagan</w:t>
      </w:r>
      <w:r w:rsidR="00A715E0">
        <w:t>ą</w:t>
      </w:r>
      <w:r w:rsidRPr="002D77BE">
        <w:t xml:space="preserve"> do wyżywienia </w:t>
      </w:r>
      <w:r w:rsidR="00A715E0">
        <w:t xml:space="preserve">siebie, swojego </w:t>
      </w:r>
      <w:r w:rsidRPr="002D77BE">
        <w:t>potomstwa oraz innych lokalnych osobników.</w:t>
      </w:r>
    </w:p>
    <w:p w14:paraId="65A10117" w14:textId="7C4CF6D9" w:rsidR="007511F6" w:rsidRPr="002D77BE" w:rsidRDefault="007511F6" w:rsidP="0037476A">
      <w:pPr>
        <w:pStyle w:val="Heading3"/>
      </w:pPr>
      <w:bookmarkStart w:id="95" w:name="_Toc219154083"/>
      <w:bookmarkStart w:id="96" w:name="_Toc219232951"/>
      <w:bookmarkStart w:id="97" w:name="_Toc219849175"/>
      <w:r w:rsidRPr="002D77BE">
        <w:t xml:space="preserve">Mutacja losowa i </w:t>
      </w:r>
      <w:r w:rsidR="003727D3" w:rsidRPr="002D77BE">
        <w:t>ekonomia przetrwania</w:t>
      </w:r>
      <w:bookmarkEnd w:id="95"/>
      <w:bookmarkEnd w:id="96"/>
      <w:bookmarkEnd w:id="97"/>
    </w:p>
    <w:p w14:paraId="27EACE1E" w14:textId="13203C32" w:rsidR="007511F6" w:rsidRPr="002D77BE" w:rsidRDefault="007511F6" w:rsidP="00310B2A">
      <w:pPr>
        <w:spacing w:line="360" w:lineRule="auto"/>
      </w:pPr>
      <w:r w:rsidRPr="002D77BE">
        <w:t>Ostatnim etapem</w:t>
      </w:r>
      <w:r w:rsidR="00822FEB">
        <w:t xml:space="preserve"> reprodukcji</w:t>
      </w:r>
      <w:r w:rsidRPr="002D77BE">
        <w:t xml:space="preserve"> jest nałożenie </w:t>
      </w:r>
      <w:r w:rsidR="00561BEB" w:rsidRPr="002D77BE">
        <w:t>losowego szumu (mutacji)</w:t>
      </w:r>
      <w:r w:rsidR="00561BEB">
        <w:t xml:space="preserve"> </w:t>
      </w:r>
      <w:r w:rsidRPr="002D77BE">
        <w:t>na wypracowany przez rodzica genotyp. Każdy gen mutuje niezależnie w zdefiniowanym w konfiguracji przedziale</w:t>
      </w:r>
      <w:r w:rsidR="00271922" w:rsidRPr="002D77BE">
        <w:t>.</w:t>
      </w:r>
      <w:r w:rsidR="003727D3" w:rsidRPr="002D77BE">
        <w:t xml:space="preserve"> Każda zmiana genetyczna w modelu niesie za sobą pew</w:t>
      </w:r>
      <w:r w:rsidR="00271922" w:rsidRPr="002D77BE">
        <w:t>ne korzyści oraz</w:t>
      </w:r>
      <w:r w:rsidR="003727D3" w:rsidRPr="002D77BE">
        <w:t xml:space="preserve"> koszt</w:t>
      </w:r>
      <w:r w:rsidR="00271922" w:rsidRPr="002D77BE">
        <w:t>y</w:t>
      </w:r>
      <w:sdt>
        <w:sdtPr>
          <w:id w:val="-276111048"/>
          <w:citation/>
        </w:sdtPr>
        <w:sdtEndPr/>
        <w:sdtContent>
          <w:r w:rsidR="00271922" w:rsidRPr="002D77BE">
            <w:fldChar w:fldCharType="begin"/>
          </w:r>
          <w:r w:rsidR="00271922" w:rsidRPr="007F237D">
            <w:instrText xml:space="preserve"> CITATION Fil26 \l 2057 </w:instrText>
          </w:r>
          <w:r w:rsidR="00271922" w:rsidRPr="002D77BE">
            <w:fldChar w:fldCharType="separate"/>
          </w:r>
          <w:r w:rsidR="00AC6B85">
            <w:rPr>
              <w:noProof/>
            </w:rPr>
            <w:t xml:space="preserve"> </w:t>
          </w:r>
          <w:r w:rsidR="00AC6B85" w:rsidRPr="00AC6B85">
            <w:rPr>
              <w:noProof/>
            </w:rPr>
            <w:t>[3]</w:t>
          </w:r>
          <w:r w:rsidR="00271922" w:rsidRPr="002D77BE">
            <w:fldChar w:fldCharType="end"/>
          </w:r>
        </w:sdtContent>
      </w:sdt>
      <w:r w:rsidR="003727D3" w:rsidRPr="002D77BE">
        <w:t>:</w:t>
      </w:r>
    </w:p>
    <w:p w14:paraId="4EFAD3E3" w14:textId="7F3FF5D2" w:rsidR="00176E97" w:rsidRPr="002D77BE" w:rsidRDefault="00176E97" w:rsidP="00310B2A">
      <w:pPr>
        <w:pStyle w:val="ListParagraph"/>
        <w:numPr>
          <w:ilvl w:val="0"/>
          <w:numId w:val="19"/>
        </w:numPr>
        <w:spacing w:line="360" w:lineRule="auto"/>
      </w:pPr>
      <w:r w:rsidRPr="002D77BE">
        <w:rPr>
          <w:b/>
          <w:bCs/>
        </w:rPr>
        <w:t xml:space="preserve">Preferencje </w:t>
      </w:r>
      <w:r w:rsidR="009125BF" w:rsidRPr="002D77BE">
        <w:rPr>
          <w:b/>
          <w:bCs/>
        </w:rPr>
        <w:t>środowiskowe</w:t>
      </w:r>
      <w:r w:rsidR="009A5FD1">
        <w:rPr>
          <w:b/>
        </w:rPr>
        <w:t>:</w:t>
      </w:r>
      <w:r w:rsidR="009A5FD1" w:rsidRPr="007F237D">
        <w:rPr>
          <w:b/>
        </w:rPr>
        <w:t xml:space="preserve"> </w:t>
      </w:r>
      <w:r w:rsidRPr="002D77BE">
        <w:t xml:space="preserve">pozwalają agentowi na </w:t>
      </w:r>
      <w:r w:rsidR="009A5FD1" w:rsidRPr="002D77BE">
        <w:t>lepszą adaptację</w:t>
      </w:r>
      <w:r w:rsidRPr="002D77BE">
        <w:t xml:space="preserve"> do lokalnych warunków zmniejszając zużycie energetyczne. Kosztem jednak jest mniejsza kompatybilność z innymi niszami ekologicznymi</w:t>
      </w:r>
      <w:r w:rsidR="009A5FD1">
        <w:t>.</w:t>
      </w:r>
    </w:p>
    <w:p w14:paraId="51C8B8DE" w14:textId="4FE654BA" w:rsidR="003727D3" w:rsidRPr="002D77BE" w:rsidRDefault="003727D3" w:rsidP="00310B2A">
      <w:pPr>
        <w:pStyle w:val="ListParagraph"/>
        <w:numPr>
          <w:ilvl w:val="0"/>
          <w:numId w:val="19"/>
        </w:numPr>
        <w:spacing w:line="360" w:lineRule="auto"/>
      </w:pPr>
      <w:r w:rsidRPr="002D77BE">
        <w:rPr>
          <w:b/>
          <w:bCs/>
        </w:rPr>
        <w:t>Wysok</w:t>
      </w:r>
      <w:r w:rsidR="00563D7A">
        <w:rPr>
          <w:b/>
          <w:bCs/>
        </w:rPr>
        <w:t xml:space="preserve">i zapas </w:t>
      </w:r>
      <w:r w:rsidRPr="002D77BE">
        <w:rPr>
          <w:b/>
          <w:bCs/>
        </w:rPr>
        <w:t>energi</w:t>
      </w:r>
      <w:r w:rsidR="00563D7A">
        <w:rPr>
          <w:b/>
          <w:bCs/>
        </w:rPr>
        <w:t>i</w:t>
      </w:r>
      <w:r w:rsidR="009A5FD1">
        <w:rPr>
          <w:b/>
          <w:bCs/>
        </w:rPr>
        <w:t xml:space="preserve">: </w:t>
      </w:r>
      <w:r w:rsidR="009125BF" w:rsidRPr="002D77BE">
        <w:t>pozwala</w:t>
      </w:r>
      <w:r w:rsidRPr="002D77BE">
        <w:t xml:space="preserve"> agentowi na dłuższą przeżywalność w okresach przejściowego braku żywności oraz eksploracje, ale jednocześnie </w:t>
      </w:r>
      <w:r w:rsidR="00310B2A" w:rsidRPr="002D77BE">
        <w:t>znacząco</w:t>
      </w:r>
      <w:r w:rsidRPr="002D77BE">
        <w:t xml:space="preserve"> utrudnia prokreację. Potomek o wysokim zapotrzebowaniu rzadziej osiąga stan pełnego nasycenia, co ogranicza jego sukces reprodukcyjny</w:t>
      </w:r>
      <w:r w:rsidR="009A5FD1">
        <w:t>.</w:t>
      </w:r>
    </w:p>
    <w:p w14:paraId="04567301" w14:textId="5A1BC4B6" w:rsidR="003727D3" w:rsidRPr="002D77BE" w:rsidRDefault="003727D3" w:rsidP="00310B2A">
      <w:pPr>
        <w:pStyle w:val="ListParagraph"/>
        <w:numPr>
          <w:ilvl w:val="0"/>
          <w:numId w:val="19"/>
        </w:numPr>
        <w:spacing w:line="360" w:lineRule="auto"/>
      </w:pPr>
      <w:r w:rsidRPr="002D77BE">
        <w:rPr>
          <w:b/>
          <w:bCs/>
        </w:rPr>
        <w:t>Nisk</w:t>
      </w:r>
      <w:r w:rsidR="00563D7A">
        <w:rPr>
          <w:b/>
          <w:bCs/>
        </w:rPr>
        <w:t>i</w:t>
      </w:r>
      <w:r w:rsidRPr="002D77BE">
        <w:rPr>
          <w:b/>
          <w:bCs/>
        </w:rPr>
        <w:t xml:space="preserve"> </w:t>
      </w:r>
      <w:r w:rsidR="00563D7A">
        <w:rPr>
          <w:b/>
          <w:bCs/>
        </w:rPr>
        <w:t xml:space="preserve">zapas </w:t>
      </w:r>
      <w:r w:rsidRPr="002D77BE">
        <w:rPr>
          <w:b/>
          <w:bCs/>
        </w:rPr>
        <w:t>energi</w:t>
      </w:r>
      <w:r w:rsidR="00563D7A">
        <w:rPr>
          <w:b/>
          <w:bCs/>
        </w:rPr>
        <w:t>i</w:t>
      </w:r>
      <w:r w:rsidR="009A5FD1">
        <w:rPr>
          <w:b/>
          <w:bCs/>
        </w:rPr>
        <w:t>:</w:t>
      </w:r>
      <w:r w:rsidR="009A5FD1" w:rsidRPr="007F237D">
        <w:rPr>
          <w:b/>
        </w:rPr>
        <w:t xml:space="preserve"> </w:t>
      </w:r>
      <w:r w:rsidR="00310B2A" w:rsidRPr="002D77BE">
        <w:t>ułatwia zaspokojenie wymogu energetycznego potrzebnego do prokreacji</w:t>
      </w:r>
      <w:r w:rsidRPr="002D77BE">
        <w:t xml:space="preserve">, ale </w:t>
      </w:r>
      <w:r w:rsidR="00310B2A" w:rsidRPr="002D77BE">
        <w:t>pozostawia agentów skrajnie wrażliwych</w:t>
      </w:r>
      <w:r w:rsidRPr="002D77BE">
        <w:t xml:space="preserve"> na fluktuacje biomasy w lokalnym środowisku</w:t>
      </w:r>
      <w:r w:rsidR="00310B2A" w:rsidRPr="002D77BE">
        <w:t xml:space="preserve"> i utrudnia eksploracje.</w:t>
      </w:r>
    </w:p>
    <w:p w14:paraId="2927A14D" w14:textId="66C4406E" w:rsidR="001430C7" w:rsidRPr="002D77BE" w:rsidRDefault="00F5091B" w:rsidP="00310B2A">
      <w:pPr>
        <w:spacing w:line="360" w:lineRule="auto"/>
      </w:pPr>
      <w:r w:rsidRPr="002D77BE">
        <w:t>Zasady t</w:t>
      </w:r>
      <w:r w:rsidR="00571D89">
        <w:t>e</w:t>
      </w:r>
      <w:r w:rsidRPr="002D77BE">
        <w:t xml:space="preserve"> definiują pętle</w:t>
      </w:r>
      <w:r w:rsidR="00310B2A" w:rsidRPr="002D77BE">
        <w:t xml:space="preserve"> drapieżnictwa abiotycznego – środowisko nie „atakuje” agentów fizycznie, lecz poprzez bezlitosną ekonomię energii eliminuje nieefektywne kombinacje genów, promując te, które najlepiej balansują między kosztem metabolizmu a zdolnością do reprodukcji</w:t>
      </w:r>
      <w:r w:rsidR="000C76C4">
        <w:t xml:space="preserve"> [3, 22]</w:t>
      </w:r>
      <w:r w:rsidR="0037476A" w:rsidRPr="002D77BE">
        <w:t>.</w:t>
      </w:r>
    </w:p>
    <w:p w14:paraId="70CE7B0E" w14:textId="4E39B659" w:rsidR="00AF56B2" w:rsidRPr="002D77BE" w:rsidRDefault="00AF56B2" w:rsidP="00AF56B2">
      <w:pPr>
        <w:pStyle w:val="Heading2"/>
      </w:pPr>
      <w:bookmarkStart w:id="98" w:name="_Toc219154084"/>
      <w:bookmarkStart w:id="99" w:name="_Toc219232952"/>
      <w:bookmarkStart w:id="100" w:name="_Toc219849176"/>
      <w:r w:rsidRPr="002D77BE">
        <w:t>Ograniczenia biologiczne</w:t>
      </w:r>
      <w:bookmarkEnd w:id="98"/>
      <w:bookmarkEnd w:id="99"/>
      <w:bookmarkEnd w:id="100"/>
    </w:p>
    <w:p w14:paraId="1F823F48" w14:textId="0783A8CF" w:rsidR="00AF56B2" w:rsidRPr="002D77BE" w:rsidRDefault="00AF56B2" w:rsidP="00C972DA">
      <w:pPr>
        <w:spacing w:line="360" w:lineRule="auto"/>
      </w:pPr>
      <w:r w:rsidRPr="002D77BE">
        <w:t>Poza mechanizmami dziedziczenia, każda jednostka podlega zestawowi sztywnych reguł cyklu życia, które determinują jej dynamikę w ekosystemie</w:t>
      </w:r>
      <w:sdt>
        <w:sdtPr>
          <w:id w:val="1678688736"/>
          <w:citation/>
        </w:sdtPr>
        <w:sdtEndPr/>
        <w:sdtContent>
          <w:r w:rsidR="00786271" w:rsidRPr="002D77BE">
            <w:fldChar w:fldCharType="begin"/>
          </w:r>
          <w:r w:rsidR="00786271" w:rsidRPr="007F237D">
            <w:instrText xml:space="preserve"> CITATION Fil26 \l 2057 </w:instrText>
          </w:r>
          <w:r w:rsidR="00786271" w:rsidRPr="002D77BE">
            <w:fldChar w:fldCharType="separate"/>
          </w:r>
          <w:r w:rsidR="00AC6B85">
            <w:rPr>
              <w:noProof/>
            </w:rPr>
            <w:t xml:space="preserve"> </w:t>
          </w:r>
          <w:r w:rsidR="00AC6B85" w:rsidRPr="00AC6B85">
            <w:rPr>
              <w:noProof/>
            </w:rPr>
            <w:t>[3]</w:t>
          </w:r>
          <w:r w:rsidR="00786271" w:rsidRPr="002D77BE">
            <w:fldChar w:fldCharType="end"/>
          </w:r>
        </w:sdtContent>
      </w:sdt>
      <w:r w:rsidRPr="002D77BE">
        <w:t>.</w:t>
      </w:r>
    </w:p>
    <w:p w14:paraId="62C566FA" w14:textId="674B0300" w:rsidR="00AF56B2" w:rsidRPr="002D77BE" w:rsidRDefault="00AF56B2" w:rsidP="00C972DA">
      <w:pPr>
        <w:spacing w:line="360" w:lineRule="auto"/>
      </w:pPr>
      <w:r w:rsidRPr="002D77BE">
        <w:t>W modelu przyjęto model prokreacji bezpłciowej, co upraszcza symulacje i eliminuje konieczność poszukiwania partnera. Aby zapobiec niekontrolowanemu przyrostowi populacji, wprowadzono konfigurowalny czas regeneracji (</w:t>
      </w:r>
      <w:r w:rsidR="00786271" w:rsidRPr="002D77BE">
        <w:t>parametr</w:t>
      </w:r>
      <w:r w:rsidRPr="002D77BE">
        <w:t xml:space="preserve"> </w:t>
      </w:r>
      <w:r w:rsidRPr="00A171F2">
        <w:rPr>
          <w:rStyle w:val="CodeinlineChar"/>
          <w:rFonts w:eastAsiaTheme="minorHAnsi"/>
        </w:rPr>
        <w:t>refractory period</w:t>
      </w:r>
      <w:r w:rsidR="0067623E" w:rsidRPr="002D77BE">
        <w:rPr>
          <w:i/>
        </w:rPr>
        <w:t>)</w:t>
      </w:r>
      <w:r w:rsidRPr="002D77BE">
        <w:t>, określający minimalną liczbę iteracji, jakie muszą upłynąć pomiędzy uzyskaniem możliwości wydania kolejnego potomstwa</w:t>
      </w:r>
      <w:sdt>
        <w:sdtPr>
          <w:id w:val="-76906307"/>
          <w:citation/>
        </w:sdtPr>
        <w:sdtEndPr/>
        <w:sdtContent>
          <w:r w:rsidR="00205D3A" w:rsidRPr="002D77BE">
            <w:fldChar w:fldCharType="begin"/>
          </w:r>
          <w:r w:rsidR="00205D3A" w:rsidRPr="007F237D">
            <w:instrText xml:space="preserve"> CITATION Fil26 \l 2057 </w:instrText>
          </w:r>
          <w:r w:rsidR="00205D3A" w:rsidRPr="002D77BE">
            <w:fldChar w:fldCharType="separate"/>
          </w:r>
          <w:r w:rsidR="00AC6B85">
            <w:rPr>
              <w:noProof/>
            </w:rPr>
            <w:t xml:space="preserve"> </w:t>
          </w:r>
          <w:r w:rsidR="00AC6B85" w:rsidRPr="00AC6B85">
            <w:rPr>
              <w:noProof/>
            </w:rPr>
            <w:t>[3]</w:t>
          </w:r>
          <w:r w:rsidR="00205D3A" w:rsidRPr="002D77BE">
            <w:fldChar w:fldCharType="end"/>
          </w:r>
        </w:sdtContent>
      </w:sdt>
      <w:r w:rsidRPr="002D77BE">
        <w:t>.</w:t>
      </w:r>
    </w:p>
    <w:p w14:paraId="3E7874A0" w14:textId="3A7C9521" w:rsidR="00AF56B2" w:rsidRPr="002D77BE" w:rsidRDefault="00AF56B2" w:rsidP="00C972DA">
      <w:pPr>
        <w:spacing w:line="360" w:lineRule="auto"/>
      </w:pPr>
      <w:r w:rsidRPr="002D77BE">
        <w:t xml:space="preserve">Ilość energii, jaką agent może przyswoić w pojedynczym kroku symulacji jest odgórnie ograniczona przez użytkownika. Parametr ten </w:t>
      </w:r>
      <w:r w:rsidR="00B86610" w:rsidRPr="002D77BE">
        <w:t xml:space="preserve">krytycznie </w:t>
      </w:r>
      <w:r w:rsidRPr="002D77BE">
        <w:t xml:space="preserve">wpływa </w:t>
      </w:r>
      <w:r w:rsidR="00B86610" w:rsidRPr="002D77BE">
        <w:t>na organizmy o wysoki</w:t>
      </w:r>
      <w:r w:rsidR="001C124C">
        <w:t xml:space="preserve">m zapasie </w:t>
      </w:r>
      <w:r w:rsidR="00B86610" w:rsidRPr="002D77BE">
        <w:t>energii</w:t>
      </w:r>
      <w:r w:rsidR="001C124C">
        <w:t>. M</w:t>
      </w:r>
      <w:r w:rsidR="00B86610" w:rsidRPr="002D77BE">
        <w:t>imo posiadania „większego żołądka”, nie są one w stanie napełnić go natychmiastowo co wymusza na nich dłuższe przebywanie w zasobnych niszach i zwiększa ryzyko śmierci przed osiągnięciem sytości niezbędnej do prokreacji</w:t>
      </w:r>
      <w:sdt>
        <w:sdtPr>
          <w:id w:val="1141761966"/>
          <w:citation/>
        </w:sdtPr>
        <w:sdtEndPr/>
        <w:sdtContent>
          <w:r w:rsidR="00205D3A" w:rsidRPr="002D77BE">
            <w:fldChar w:fldCharType="begin"/>
          </w:r>
          <w:r w:rsidR="00205D3A" w:rsidRPr="007F237D">
            <w:instrText xml:space="preserve"> CITATION Fil26 \l 2057 </w:instrText>
          </w:r>
          <w:r w:rsidR="00205D3A" w:rsidRPr="002D77BE">
            <w:fldChar w:fldCharType="separate"/>
          </w:r>
          <w:r w:rsidR="00AC6B85">
            <w:rPr>
              <w:noProof/>
            </w:rPr>
            <w:t xml:space="preserve"> </w:t>
          </w:r>
          <w:r w:rsidR="00AC6B85" w:rsidRPr="00AC6B85">
            <w:rPr>
              <w:noProof/>
            </w:rPr>
            <w:t>[3]</w:t>
          </w:r>
          <w:r w:rsidR="00205D3A" w:rsidRPr="002D77BE">
            <w:fldChar w:fldCharType="end"/>
          </w:r>
        </w:sdtContent>
      </w:sdt>
      <w:r w:rsidR="00483469" w:rsidRPr="002D77BE">
        <w:t>.</w:t>
      </w:r>
    </w:p>
    <w:p w14:paraId="48CB56A6" w14:textId="5D66BC88" w:rsidR="00B86610" w:rsidRPr="002D77BE" w:rsidRDefault="00B86610" w:rsidP="00C972DA">
      <w:pPr>
        <w:spacing w:line="360" w:lineRule="auto"/>
      </w:pPr>
      <w:r w:rsidRPr="002D77BE">
        <w:t>Każdy agent posiada zdefiniowany maksymalny wiek ustawiany przez użytkownika w konfiguracji co zapobiega przeludnieniu i ochrania dynamikę ekosystemu poprzez stałą rotacje żyjących organizmów</w:t>
      </w:r>
      <w:sdt>
        <w:sdtPr>
          <w:id w:val="931855193"/>
          <w:citation/>
        </w:sdtPr>
        <w:sdtEndPr/>
        <w:sdtContent>
          <w:r w:rsidR="00205D3A" w:rsidRPr="002D77BE">
            <w:fldChar w:fldCharType="begin"/>
          </w:r>
          <w:r w:rsidR="00205D3A" w:rsidRPr="007F237D">
            <w:instrText xml:space="preserve"> CITATION Fil26 \l 2057 </w:instrText>
          </w:r>
          <w:r w:rsidR="00205D3A" w:rsidRPr="002D77BE">
            <w:fldChar w:fldCharType="separate"/>
          </w:r>
          <w:r w:rsidR="00AC6B85">
            <w:rPr>
              <w:noProof/>
            </w:rPr>
            <w:t xml:space="preserve"> </w:t>
          </w:r>
          <w:r w:rsidR="00AC6B85" w:rsidRPr="00AC6B85">
            <w:rPr>
              <w:noProof/>
            </w:rPr>
            <w:t>[3]</w:t>
          </w:r>
          <w:r w:rsidR="00205D3A" w:rsidRPr="002D77BE">
            <w:fldChar w:fldCharType="end"/>
          </w:r>
        </w:sdtContent>
      </w:sdt>
      <w:r w:rsidRPr="002D77BE">
        <w:t>.</w:t>
      </w:r>
    </w:p>
    <w:p w14:paraId="571ACEDB" w14:textId="52E9414D" w:rsidR="0071590D" w:rsidRPr="002D77BE" w:rsidRDefault="0071590D" w:rsidP="00C972DA">
      <w:pPr>
        <w:spacing w:line="360" w:lineRule="auto"/>
      </w:pPr>
      <w:r w:rsidRPr="002D77BE">
        <w:t>Warto zaznaczyć, że pomimo iż wszystkie z opisanych powyżej parametrów mogłyby zostać zaimplementowane jako geny podlegające mutacji</w:t>
      </w:r>
      <w:r w:rsidR="00C747CB" w:rsidRPr="002D77BE">
        <w:t xml:space="preserve">, celowo z tego zrezygnowano na rzecz </w:t>
      </w:r>
      <w:r w:rsidR="00205D3A" w:rsidRPr="002D77BE">
        <w:t xml:space="preserve">uproszczenia i utrzymania </w:t>
      </w:r>
      <w:r w:rsidR="00C747CB" w:rsidRPr="002D77BE">
        <w:t>stabilności</w:t>
      </w:r>
      <w:r w:rsidR="00205D3A" w:rsidRPr="002D77BE">
        <w:t xml:space="preserve"> symulacji</w:t>
      </w:r>
      <w:sdt>
        <w:sdtPr>
          <w:id w:val="152728544"/>
          <w:citation/>
        </w:sdtPr>
        <w:sdtEndPr/>
        <w:sdtContent>
          <w:r w:rsidR="00205D3A" w:rsidRPr="002D77BE">
            <w:fldChar w:fldCharType="begin"/>
          </w:r>
          <w:r w:rsidR="00205D3A" w:rsidRPr="007F237D">
            <w:instrText xml:space="preserve"> CITATION Fil26 \l 2057 </w:instrText>
          </w:r>
          <w:r w:rsidR="00205D3A" w:rsidRPr="002D77BE">
            <w:fldChar w:fldCharType="separate"/>
          </w:r>
          <w:r w:rsidR="00AC6B85">
            <w:rPr>
              <w:noProof/>
            </w:rPr>
            <w:t xml:space="preserve"> </w:t>
          </w:r>
          <w:r w:rsidR="00AC6B85" w:rsidRPr="00AC6B85">
            <w:rPr>
              <w:noProof/>
            </w:rPr>
            <w:t>[3]</w:t>
          </w:r>
          <w:r w:rsidR="00205D3A" w:rsidRPr="002D77BE">
            <w:fldChar w:fldCharType="end"/>
          </w:r>
        </w:sdtContent>
      </w:sdt>
      <w:r w:rsidR="00C747CB" w:rsidRPr="002D77BE">
        <w:t>.</w:t>
      </w:r>
    </w:p>
    <w:p w14:paraId="5342960F" w14:textId="749C63EF" w:rsidR="00C747CB" w:rsidRPr="002D77BE" w:rsidRDefault="00C747CB" w:rsidP="00C747CB">
      <w:pPr>
        <w:pStyle w:val="Heading2"/>
      </w:pPr>
      <w:bookmarkStart w:id="101" w:name="_Toc219154085"/>
      <w:bookmarkStart w:id="102" w:name="_Toc219232953"/>
      <w:bookmarkStart w:id="103" w:name="_Toc219849177"/>
      <w:r w:rsidRPr="002D77BE">
        <w:t>Założenia badawcze</w:t>
      </w:r>
      <w:bookmarkEnd w:id="101"/>
      <w:bookmarkEnd w:id="102"/>
      <w:bookmarkEnd w:id="103"/>
    </w:p>
    <w:p w14:paraId="1B7C10C4" w14:textId="0F948A1E" w:rsidR="00C747CB" w:rsidRPr="002D77BE" w:rsidRDefault="00C747CB" w:rsidP="00C972DA">
      <w:pPr>
        <w:spacing w:line="360" w:lineRule="auto"/>
      </w:pPr>
      <w:r w:rsidRPr="002D77BE">
        <w:t>Zastosowanie wieloparametrowego opisu komórek oraz rozkładu normalnego do wyznaczania produktywności biologicznej miało na celu umożliwienie obserwacji konkretnych zjawisk ekologicznych. Konstrukcja modelu opiera się na hipotezie, że tak zdefiniowane środowisko pozwoli na:</w:t>
      </w:r>
    </w:p>
    <w:p w14:paraId="45963464" w14:textId="47A88F82" w:rsidR="00D73A5C" w:rsidRPr="002D77BE" w:rsidRDefault="00EB2AB2" w:rsidP="00EB2AB2">
      <w:pPr>
        <w:pStyle w:val="ListParagraph"/>
        <w:numPr>
          <w:ilvl w:val="0"/>
          <w:numId w:val="20"/>
        </w:numPr>
        <w:spacing w:line="360" w:lineRule="auto"/>
      </w:pPr>
      <w:r w:rsidRPr="002D77BE">
        <w:rPr>
          <w:b/>
          <w:bCs/>
        </w:rPr>
        <w:t>T</w:t>
      </w:r>
      <w:r w:rsidR="00D73A5C" w:rsidRPr="002D77BE">
        <w:rPr>
          <w:b/>
          <w:bCs/>
        </w:rPr>
        <w:t>eoretyczne wykształcenie nisz ekologicznych</w:t>
      </w:r>
      <w:r w:rsidR="00FB7FF5">
        <w:rPr>
          <w:b/>
          <w:bCs/>
        </w:rPr>
        <w:t>:</w:t>
      </w:r>
      <w:r w:rsidR="00FB7FF5" w:rsidRPr="007F237D">
        <w:rPr>
          <w:b/>
        </w:rPr>
        <w:t xml:space="preserve"> </w:t>
      </w:r>
      <w:r w:rsidR="00D73A5C" w:rsidRPr="002D77BE">
        <w:t xml:space="preserve">dążono do stworzenia niejednorodnej areny działań. Zamysłem było </w:t>
      </w:r>
      <w:r w:rsidR="009125BF" w:rsidRPr="002D77BE">
        <w:t>sprawdzenie</w:t>
      </w:r>
      <w:r w:rsidR="00D73A5C" w:rsidRPr="002D77BE">
        <w:t xml:space="preserve"> czy populacja, zamiast zmierzać do jednego, uniwersalnego genotypu, zacznie różnicować się na grupy wyspecjalizowane w eksploatacji skrajnie odmiennych obszarów</w:t>
      </w:r>
      <w:r w:rsidR="00FB7FF5">
        <w:t>,</w:t>
      </w:r>
    </w:p>
    <w:p w14:paraId="6AD66350" w14:textId="10B50E8A" w:rsidR="00D73A5C" w:rsidRPr="002D77BE" w:rsidRDefault="00D73A5C" w:rsidP="00EB2AB2">
      <w:pPr>
        <w:pStyle w:val="ListParagraph"/>
        <w:numPr>
          <w:ilvl w:val="0"/>
          <w:numId w:val="20"/>
        </w:numPr>
        <w:spacing w:line="360" w:lineRule="auto"/>
      </w:pPr>
      <w:r w:rsidRPr="002D77BE">
        <w:rPr>
          <w:b/>
          <w:bCs/>
        </w:rPr>
        <w:t xml:space="preserve">Weryfikację mechanizmu drapieżnictwa </w:t>
      </w:r>
      <w:r w:rsidR="009125BF" w:rsidRPr="002D77BE">
        <w:rPr>
          <w:b/>
          <w:bCs/>
        </w:rPr>
        <w:t>abiotycznego</w:t>
      </w:r>
      <w:r w:rsidR="00FB7FF5">
        <w:rPr>
          <w:b/>
          <w:bCs/>
        </w:rPr>
        <w:t>:</w:t>
      </w:r>
      <w:r w:rsidRPr="002D77BE">
        <w:t xml:space="preserve"> model został zaprojektowany tak, aby sprawdzić, czy samo tempo regeneracji biomasy może pełnić funkcję selekcyjną</w:t>
      </w:r>
      <w:r w:rsidR="00180673" w:rsidRPr="002D77BE">
        <w:rPr>
          <w:b/>
          <w:bCs/>
        </w:rPr>
        <w:t xml:space="preserve"> </w:t>
      </w:r>
      <w:sdt>
        <w:sdtPr>
          <w:rPr>
            <w:b/>
            <w:bCs/>
          </w:rPr>
          <w:id w:val="99380485"/>
          <w:citation/>
        </w:sdtPr>
        <w:sdtEndPr/>
        <w:sdtContent>
          <w:r w:rsidR="00180673" w:rsidRPr="002D77BE">
            <w:rPr>
              <w:b/>
              <w:bCs/>
            </w:rPr>
            <w:fldChar w:fldCharType="begin"/>
          </w:r>
          <w:r w:rsidR="00180673" w:rsidRPr="007F237D">
            <w:rPr>
              <w:b/>
            </w:rPr>
            <w:instrText xml:space="preserve"> CITATION Hol09 \l 2057 </w:instrText>
          </w:r>
          <w:r w:rsidR="00180673" w:rsidRPr="002D77BE">
            <w:rPr>
              <w:b/>
              <w:bCs/>
            </w:rPr>
            <w:fldChar w:fldCharType="separate"/>
          </w:r>
          <w:r w:rsidR="00AC6B85" w:rsidRPr="00AC6B85">
            <w:rPr>
              <w:noProof/>
            </w:rPr>
            <w:t>[22]</w:t>
          </w:r>
          <w:r w:rsidR="00180673" w:rsidRPr="002D77BE">
            <w:rPr>
              <w:b/>
              <w:bCs/>
            </w:rPr>
            <w:fldChar w:fldCharType="end"/>
          </w:r>
        </w:sdtContent>
      </w:sdt>
      <w:r w:rsidRPr="002D77BE">
        <w:t xml:space="preserve">. Założono, że niedopasowanie metaboliczne agenta do lokalnej wydajności </w:t>
      </w:r>
      <w:r w:rsidR="00B00C96" w:rsidRPr="002D77BE">
        <w:t xml:space="preserve">niszy środowiskowej </w:t>
      </w:r>
      <w:r w:rsidRPr="002D77BE">
        <w:t>powinno prowadzić do jego eliminacji, wymuszając ewolucyjną optymalizację gospodarki energetycznej</w:t>
      </w:r>
      <w:r w:rsidR="00FB7FF5">
        <w:t>.</w:t>
      </w:r>
    </w:p>
    <w:p w14:paraId="5BEC3A27" w14:textId="2D08753A" w:rsidR="00C747CB" w:rsidRPr="002D77BE" w:rsidRDefault="00D73A5C" w:rsidP="00EB2AB2">
      <w:pPr>
        <w:pStyle w:val="ListParagraph"/>
        <w:numPr>
          <w:ilvl w:val="0"/>
          <w:numId w:val="20"/>
        </w:numPr>
        <w:spacing w:line="360" w:lineRule="auto"/>
      </w:pPr>
      <w:r w:rsidRPr="002D77BE">
        <w:rPr>
          <w:b/>
          <w:bCs/>
        </w:rPr>
        <w:t>Badanie dynamiki migracji</w:t>
      </w:r>
      <w:r w:rsidR="00FB7FF5">
        <w:t>:</w:t>
      </w:r>
      <w:r w:rsidRPr="002D77BE">
        <w:t xml:space="preserve"> projektowanie zróżnicowanych map</w:t>
      </w:r>
      <w:r>
        <w:t xml:space="preserve"> </w:t>
      </w:r>
      <w:r w:rsidRPr="002D77BE">
        <w:t>pomóc zbadać czy populacja zagrożona przez wygłodzenie jest w stanie wyemigrować w kierunku odkrywania nowych, zasobnych obszarów.</w:t>
      </w:r>
    </w:p>
    <w:p w14:paraId="07FE2288" w14:textId="77777777" w:rsidR="00EC519C" w:rsidRDefault="00EC519C">
      <w:pPr>
        <w:jc w:val="left"/>
        <w:rPr>
          <w:rFonts w:eastAsiaTheme="majorEastAsia" w:cstheme="majorBidi"/>
          <w:b/>
          <w:bCs/>
          <w:color w:val="2E74B5" w:themeColor="accent1" w:themeShade="BF"/>
          <w:sz w:val="32"/>
          <w:szCs w:val="28"/>
        </w:rPr>
      </w:pPr>
      <w:r>
        <w:br w:type="page"/>
      </w:r>
    </w:p>
    <w:p w14:paraId="33C8B750" w14:textId="17F408B1" w:rsidR="00173F5B" w:rsidRPr="002D77BE" w:rsidRDefault="00173F5B" w:rsidP="00173F5B">
      <w:pPr>
        <w:pStyle w:val="Heading1"/>
      </w:pPr>
      <w:bookmarkStart w:id="104" w:name="_Toc219849178"/>
      <w:r w:rsidRPr="002D77BE">
        <w:t>Środowisko testowe</w:t>
      </w:r>
      <w:bookmarkEnd w:id="104"/>
    </w:p>
    <w:p w14:paraId="79448ADE" w14:textId="7B9C6FBC" w:rsidR="009F2ABB" w:rsidRPr="002D77BE" w:rsidRDefault="00FC334A" w:rsidP="00C63DB6">
      <w:pPr>
        <w:spacing w:line="360" w:lineRule="auto"/>
      </w:pPr>
      <w:r w:rsidRPr="002D77BE">
        <w:t>W celu zapewnienia spójności i powtarzalności wyników</w:t>
      </w:r>
      <w:r w:rsidR="00241FAA" w:rsidRPr="002D77BE">
        <w:t xml:space="preserve"> wszystkie eksperymenty przeprowadzono</w:t>
      </w:r>
      <w:r w:rsidR="008D13FF" w:rsidRPr="002D77BE">
        <w:t xml:space="preserve"> w </w:t>
      </w:r>
      <w:r w:rsidR="00A840C3" w:rsidRPr="002D77BE">
        <w:t xml:space="preserve">jednolitym środowisku testowym. </w:t>
      </w:r>
      <w:r w:rsidR="00C63DB6" w:rsidRPr="002D77BE">
        <w:t>W niniejszym rozdziale przedstawiono szczegółową specyfikację sprzętu, oprogramowania oraz konfiguracji kompilacji wykorzystywanych podczas realizacji badań.</w:t>
      </w:r>
      <w:r w:rsidR="001A4F4A">
        <w:t xml:space="preserve"> </w:t>
      </w:r>
      <w:r w:rsidR="00C63DB6" w:rsidRPr="002D77BE">
        <w:t>Opisane tu środowisko stanowi odniesienie dla wszystkich testów prezentowanych w dalszej części pracy.</w:t>
      </w:r>
      <w:r w:rsidR="00E860C5">
        <w:t xml:space="preserve"> Wyniki</w:t>
      </w:r>
      <w:r w:rsidR="004A517C">
        <w:t>,</w:t>
      </w:r>
      <w:r w:rsidR="00E860C5">
        <w:t xml:space="preserve"> </w:t>
      </w:r>
      <w:r w:rsidR="00516D28">
        <w:t xml:space="preserve">dane wejściowe </w:t>
      </w:r>
      <w:r w:rsidR="00E860C5">
        <w:t xml:space="preserve">oraz skrypty użyte </w:t>
      </w:r>
      <w:r w:rsidR="00723058">
        <w:t>podczas przeprowadzania testów zostały zawarte w publicznym repozytorium</w:t>
      </w:r>
      <w:r w:rsidR="0076410E">
        <w:t xml:space="preserve"> poświęconym wynikom</w:t>
      </w:r>
      <w:r w:rsidR="00251E57">
        <w:t xml:space="preserve"> [24]</w:t>
      </w:r>
      <w:r w:rsidR="00723058">
        <w:t>.</w:t>
      </w:r>
    </w:p>
    <w:p w14:paraId="0287CCA6" w14:textId="5180328E" w:rsidR="009F2ABB" w:rsidRPr="002D77BE" w:rsidRDefault="00D6085C" w:rsidP="00CA1033">
      <w:pPr>
        <w:pStyle w:val="Heading2"/>
        <w:spacing w:line="360" w:lineRule="auto"/>
      </w:pPr>
      <w:bookmarkStart w:id="105" w:name="_Toc219849179"/>
      <w:r w:rsidRPr="002D77BE">
        <w:t>Konfiguracja sprzętowa</w:t>
      </w:r>
      <w:bookmarkEnd w:id="105"/>
    </w:p>
    <w:p w14:paraId="7989F44A" w14:textId="3B4108D2" w:rsidR="00DD1FFB" w:rsidRPr="002D77BE" w:rsidRDefault="007A63B3" w:rsidP="00CA1033">
      <w:pPr>
        <w:spacing w:line="360" w:lineRule="auto"/>
      </w:pPr>
      <w:r w:rsidRPr="002D77BE">
        <w:t>Testy</w:t>
      </w:r>
      <w:r w:rsidR="004F63F0" w:rsidRPr="002D77BE">
        <w:t xml:space="preserve"> wykonano na komputerze osobistym </w:t>
      </w:r>
      <w:r w:rsidR="00F0222A" w:rsidRPr="002D77BE">
        <w:t>o następującej konfiguracji sprzętowej</w:t>
      </w:r>
      <w:r w:rsidR="00CA1033" w:rsidRPr="002D77BE">
        <w:t>:</w:t>
      </w:r>
    </w:p>
    <w:p w14:paraId="35A6B597" w14:textId="69600E50" w:rsidR="00CA1033" w:rsidRPr="005B48D1" w:rsidRDefault="00064674" w:rsidP="00CA1033">
      <w:pPr>
        <w:pStyle w:val="ListParagraph"/>
        <w:numPr>
          <w:ilvl w:val="0"/>
          <w:numId w:val="23"/>
        </w:numPr>
        <w:spacing w:line="360" w:lineRule="auto"/>
      </w:pPr>
      <w:r w:rsidRPr="005B48D1">
        <w:t xml:space="preserve">procesor </w:t>
      </w:r>
      <w:r w:rsidR="00A31E9C" w:rsidRPr="005B48D1">
        <w:t>–</w:t>
      </w:r>
      <w:r w:rsidRPr="005B48D1">
        <w:t xml:space="preserve"> </w:t>
      </w:r>
      <w:r w:rsidR="00A31E9C" w:rsidRPr="005B48D1">
        <w:t>Core i5 11400H 2.70 GHz</w:t>
      </w:r>
      <w:r w:rsidR="00F10BAE" w:rsidRPr="005B48D1">
        <w:t>,</w:t>
      </w:r>
    </w:p>
    <w:p w14:paraId="01A6ACB1" w14:textId="7C75B2B7" w:rsidR="00597840" w:rsidRPr="005B48D1" w:rsidRDefault="00597840" w:rsidP="00CA1033">
      <w:pPr>
        <w:pStyle w:val="ListParagraph"/>
        <w:numPr>
          <w:ilvl w:val="0"/>
          <w:numId w:val="23"/>
        </w:numPr>
        <w:spacing w:line="360" w:lineRule="auto"/>
      </w:pPr>
      <w:r w:rsidRPr="005B48D1">
        <w:t xml:space="preserve">procesor graficzny – </w:t>
      </w:r>
      <w:r w:rsidR="00644F0F" w:rsidRPr="005B48D1">
        <w:t>Intel UHD Graphics</w:t>
      </w:r>
      <w:r w:rsidR="00F75AD1" w:rsidRPr="005B48D1">
        <w:t xml:space="preserve"> 11th Gen</w:t>
      </w:r>
      <w:r w:rsidR="0079763F" w:rsidRPr="005B48D1">
        <w:t xml:space="preserve"> 128MB</w:t>
      </w:r>
      <w:r w:rsidRPr="005B48D1">
        <w:t xml:space="preserve">, </w:t>
      </w:r>
    </w:p>
    <w:p w14:paraId="18EE6AA7" w14:textId="59816291" w:rsidR="00230319" w:rsidRPr="002D77BE" w:rsidRDefault="00376157" w:rsidP="00230319">
      <w:pPr>
        <w:pStyle w:val="ListParagraph"/>
        <w:numPr>
          <w:ilvl w:val="0"/>
          <w:numId w:val="23"/>
        </w:numPr>
        <w:spacing w:line="360" w:lineRule="auto"/>
      </w:pPr>
      <w:r w:rsidRPr="002D77BE">
        <w:t>pamięć operacyjna RAM – 16GB DDR4</w:t>
      </w:r>
      <w:r w:rsidR="00230319" w:rsidRPr="002D77BE">
        <w:t>.</w:t>
      </w:r>
    </w:p>
    <w:p w14:paraId="03110A33" w14:textId="32B6B3A0" w:rsidR="00230319" w:rsidRPr="002D77BE" w:rsidRDefault="00D20FF6" w:rsidP="00230319">
      <w:pPr>
        <w:spacing w:line="360" w:lineRule="auto"/>
      </w:pPr>
      <w:r w:rsidRPr="002D77BE">
        <w:t>GPU komputera</w:t>
      </w:r>
      <w:r w:rsidR="00347A1A" w:rsidRPr="002D77BE">
        <w:t xml:space="preserve"> </w:t>
      </w:r>
      <w:r w:rsidR="002C415E" w:rsidRPr="002D77BE">
        <w:t xml:space="preserve">wykorzystane było wyłącznie do renderowania interfejsu </w:t>
      </w:r>
      <w:r w:rsidR="00F6604F" w:rsidRPr="002D77BE">
        <w:t xml:space="preserve">graficznego </w:t>
      </w:r>
      <w:r w:rsidR="002C415E" w:rsidRPr="002D77BE">
        <w:t xml:space="preserve">aplikacji. </w:t>
      </w:r>
      <w:r w:rsidR="00F6604F" w:rsidRPr="002D77BE">
        <w:t xml:space="preserve">Obliczenia związane z przebiegiem symulacji były wykonane w pełni na </w:t>
      </w:r>
      <w:r w:rsidR="00993637" w:rsidRPr="002D77BE">
        <w:t xml:space="preserve">pojedynczym rdzeniu CPU. </w:t>
      </w:r>
    </w:p>
    <w:p w14:paraId="5DC12D42" w14:textId="62B02CF1" w:rsidR="004D7C96" w:rsidRPr="002D77BE" w:rsidRDefault="004D7C96" w:rsidP="00142F39">
      <w:pPr>
        <w:pStyle w:val="Heading2"/>
        <w:spacing w:line="360" w:lineRule="auto"/>
      </w:pPr>
      <w:bookmarkStart w:id="106" w:name="_Toc219849180"/>
      <w:r w:rsidRPr="002D77BE">
        <w:t>Konfiguracja oprogramowania i kompilacja</w:t>
      </w:r>
      <w:bookmarkEnd w:id="106"/>
    </w:p>
    <w:p w14:paraId="48A7524E" w14:textId="33747D27" w:rsidR="00B762AE" w:rsidRPr="002D77BE" w:rsidRDefault="00B762AE" w:rsidP="00142F39">
      <w:pPr>
        <w:spacing w:line="360" w:lineRule="auto"/>
      </w:pPr>
      <w:r w:rsidRPr="002D77BE">
        <w:t>Oprogramowanie symulacyjne zostało skompilowane i uruchomione w następującym środowisku:</w:t>
      </w:r>
    </w:p>
    <w:p w14:paraId="5E178F06" w14:textId="6CAF6AC3" w:rsidR="00B762AE" w:rsidRPr="002D77BE" w:rsidRDefault="00B762AE" w:rsidP="00142F39">
      <w:pPr>
        <w:pStyle w:val="ListParagraph"/>
        <w:numPr>
          <w:ilvl w:val="0"/>
          <w:numId w:val="24"/>
        </w:numPr>
        <w:spacing w:line="360" w:lineRule="auto"/>
      </w:pPr>
      <w:r w:rsidRPr="002D77BE">
        <w:t>system operacyjny</w:t>
      </w:r>
      <w:r w:rsidR="0079763F" w:rsidRPr="002D77BE">
        <w:t xml:space="preserve"> – Windows 10 </w:t>
      </w:r>
      <w:r w:rsidR="008C1E95" w:rsidRPr="002D77BE">
        <w:t>Home 22H2 64-bit</w:t>
      </w:r>
      <w:r w:rsidR="008C6B76" w:rsidRPr="002D77BE">
        <w:t>,</w:t>
      </w:r>
    </w:p>
    <w:p w14:paraId="63C2F35D" w14:textId="209FB38D" w:rsidR="00207AE8" w:rsidRPr="005B48D1" w:rsidRDefault="00207AE8" w:rsidP="00142F39">
      <w:pPr>
        <w:pStyle w:val="ListParagraph"/>
        <w:numPr>
          <w:ilvl w:val="0"/>
          <w:numId w:val="24"/>
        </w:numPr>
        <w:spacing w:line="360" w:lineRule="auto"/>
      </w:pPr>
      <w:r w:rsidRPr="005B48D1">
        <w:t xml:space="preserve">kompilator C++ </w:t>
      </w:r>
      <w:r w:rsidR="001648B5" w:rsidRPr="005B48D1">
        <w:t>–</w:t>
      </w:r>
      <w:r w:rsidRPr="005B48D1">
        <w:t xml:space="preserve"> </w:t>
      </w:r>
      <w:r w:rsidR="005E4F2E" w:rsidRPr="005B48D1">
        <w:t>Clang</w:t>
      </w:r>
      <w:r w:rsidR="0066168F" w:rsidRPr="005B48D1">
        <w:t xml:space="preserve"> 21.1.7 x86_64-pc-windows-msvc</w:t>
      </w:r>
      <w:r w:rsidR="008C6B76" w:rsidRPr="005B48D1">
        <w:t>,</w:t>
      </w:r>
    </w:p>
    <w:p w14:paraId="110C0A51" w14:textId="329BE97D" w:rsidR="008C6B76" w:rsidRPr="002D77BE" w:rsidRDefault="008C6B76" w:rsidP="00142F39">
      <w:pPr>
        <w:pStyle w:val="ListParagraph"/>
        <w:numPr>
          <w:ilvl w:val="0"/>
          <w:numId w:val="24"/>
        </w:numPr>
        <w:spacing w:line="360" w:lineRule="auto"/>
      </w:pPr>
      <w:r w:rsidRPr="002D77BE">
        <w:t xml:space="preserve">konfiguracja kompilacji: tryb Release </w:t>
      </w:r>
      <w:r w:rsidR="00EE2104" w:rsidRPr="002D77BE">
        <w:t>z optymalizacją -</w:t>
      </w:r>
      <w:r w:rsidR="009D04FE" w:rsidRPr="002D77BE">
        <w:t>O</w:t>
      </w:r>
      <w:r w:rsidR="00EE2104" w:rsidRPr="002D77BE">
        <w:t>3</w:t>
      </w:r>
      <w:r w:rsidR="00960B94" w:rsidRPr="002D77BE">
        <w:t>,</w:t>
      </w:r>
    </w:p>
    <w:p w14:paraId="1EED43DC" w14:textId="008B686A" w:rsidR="00EE2104" w:rsidRPr="002D77BE" w:rsidRDefault="00A469F6" w:rsidP="00142F39">
      <w:pPr>
        <w:pStyle w:val="ListParagraph"/>
        <w:numPr>
          <w:ilvl w:val="0"/>
          <w:numId w:val="24"/>
        </w:numPr>
        <w:spacing w:line="360" w:lineRule="auto"/>
      </w:pPr>
      <w:r w:rsidRPr="002D77BE">
        <w:t>commit (Git)</w:t>
      </w:r>
      <w:r w:rsidR="003C3005" w:rsidRPr="002D77BE">
        <w:t xml:space="preserve"> </w:t>
      </w:r>
      <w:r w:rsidR="00955EC1" w:rsidRPr="002D77BE">
        <w:t>–</w:t>
      </w:r>
      <w:r w:rsidRPr="002D77BE">
        <w:t xml:space="preserve"> </w:t>
      </w:r>
      <w:r w:rsidR="0051742D" w:rsidRPr="0051742D">
        <w:t>85fe91021557b272a230b086f315078f5ac3e8ec</w:t>
      </w:r>
      <w:sdt>
        <w:sdtPr>
          <w:id w:val="943427107"/>
          <w:citation/>
        </w:sdtPr>
        <w:sdtEndPr/>
        <w:sdtContent>
          <w:r w:rsidR="00F65FB5" w:rsidRPr="002D77BE">
            <w:fldChar w:fldCharType="begin"/>
          </w:r>
          <w:r w:rsidR="00F65FB5" w:rsidRPr="002D77BE">
            <w:instrText xml:space="preserve"> CITATION Fil26 \l 2057 </w:instrText>
          </w:r>
          <w:r w:rsidR="00F65FB5" w:rsidRPr="002D77BE">
            <w:fldChar w:fldCharType="separate"/>
          </w:r>
          <w:r w:rsidR="00AC6B85">
            <w:rPr>
              <w:noProof/>
            </w:rPr>
            <w:t xml:space="preserve"> </w:t>
          </w:r>
          <w:r w:rsidR="00AC6B85" w:rsidRPr="00AC6B85">
            <w:rPr>
              <w:noProof/>
            </w:rPr>
            <w:t>[3]</w:t>
          </w:r>
          <w:r w:rsidR="00F65FB5" w:rsidRPr="002D77BE">
            <w:fldChar w:fldCharType="end"/>
          </w:r>
        </w:sdtContent>
      </w:sdt>
      <w:r w:rsidR="00960B94" w:rsidRPr="002D77BE">
        <w:t>.</w:t>
      </w:r>
    </w:p>
    <w:p w14:paraId="6B2E3146" w14:textId="77777777" w:rsidR="00041746" w:rsidRDefault="00041746">
      <w:pPr>
        <w:jc w:val="left"/>
        <w:rPr>
          <w:rFonts w:eastAsiaTheme="majorEastAsia" w:cstheme="majorBidi"/>
          <w:b/>
          <w:bCs/>
          <w:color w:val="2E74B5" w:themeColor="accent1" w:themeShade="BF"/>
          <w:sz w:val="32"/>
          <w:szCs w:val="28"/>
        </w:rPr>
      </w:pPr>
      <w:r>
        <w:br w:type="page"/>
      </w:r>
    </w:p>
    <w:p w14:paraId="0394A0F8" w14:textId="1AC74EFE" w:rsidR="0033116A" w:rsidRPr="002D77BE" w:rsidRDefault="00C526EA" w:rsidP="00D7622F">
      <w:pPr>
        <w:pStyle w:val="Heading1"/>
      </w:pPr>
      <w:bookmarkStart w:id="107" w:name="_Toc219849181"/>
      <w:r w:rsidRPr="002D77BE">
        <w:t>Ocena architektury</w:t>
      </w:r>
      <w:bookmarkEnd w:id="107"/>
    </w:p>
    <w:p w14:paraId="352E7A2E" w14:textId="49054724" w:rsidR="00494E63" w:rsidRPr="002D77BE" w:rsidRDefault="00494E63" w:rsidP="00494E63">
      <w:pPr>
        <w:spacing w:line="360" w:lineRule="auto"/>
      </w:pPr>
      <w:r w:rsidRPr="002D77BE">
        <w:t xml:space="preserve">Celem niniejszego rozdziału jest ocena zaprojektowanej architektury oprogramowania pod kątem jej własności niefunkcjonalnych, w szczególności wydajności obliczeniowej oraz deterministyczności działania. Przedstawiono wyniki testów wydajnościowych przeprowadzonych dla różnych liczebności populacji agentów, analizę wpływu warstwy graficznej na czas przetwarzania, a także test deterministyczności symulacji </w:t>
      </w:r>
      <w:r w:rsidR="001B7DB4" w:rsidRPr="002D77BE">
        <w:t>dla tych samych danych wejściowych</w:t>
      </w:r>
      <w:r w:rsidRPr="002D77BE">
        <w:t>.</w:t>
      </w:r>
    </w:p>
    <w:p w14:paraId="091589A9" w14:textId="5B306E59" w:rsidR="00D7622F" w:rsidRPr="002D77BE" w:rsidRDefault="007B735D" w:rsidP="00D7622F">
      <w:pPr>
        <w:pStyle w:val="Heading2"/>
        <w:spacing w:line="360" w:lineRule="auto"/>
      </w:pPr>
      <w:bookmarkStart w:id="108" w:name="_Toc219849182"/>
      <w:r w:rsidRPr="002D77BE">
        <w:t>Testy wydajnościowe</w:t>
      </w:r>
      <w:bookmarkEnd w:id="108"/>
    </w:p>
    <w:p w14:paraId="1CF54C56" w14:textId="4EACA3CA" w:rsidR="005B4F9A" w:rsidRPr="002D77BE" w:rsidRDefault="00DD532A" w:rsidP="00D7622F">
      <w:pPr>
        <w:spacing w:line="360" w:lineRule="auto"/>
      </w:pPr>
      <w:r w:rsidRPr="002D77BE">
        <w:t xml:space="preserve">Podobnie jak w pracach poświęconych zastosowaniu architektury ECS w symulacjach agentowych, nacisk położono tu na ocenę skalowalności obliczeniowej </w:t>
      </w:r>
      <w:sdt>
        <w:sdtPr>
          <w:id w:val="1010950257"/>
          <w:citation/>
        </w:sdtPr>
        <w:sdtEndPr/>
        <w:sdtContent>
          <w:r w:rsidR="00B94D54" w:rsidRPr="002D77BE">
            <w:fldChar w:fldCharType="begin"/>
          </w:r>
          <w:r w:rsidR="00B94D54" w:rsidRPr="002D77BE">
            <w:instrText xml:space="preserve"> CITATION ECSPerf \l 2057 </w:instrText>
          </w:r>
          <w:r w:rsidR="00B94D54" w:rsidRPr="002D77BE">
            <w:fldChar w:fldCharType="separate"/>
          </w:r>
          <w:r w:rsidR="00AC6B85" w:rsidRPr="00AC6B85">
            <w:rPr>
              <w:noProof/>
            </w:rPr>
            <w:t>[4]</w:t>
          </w:r>
          <w:r w:rsidR="00B94D54" w:rsidRPr="002D77BE">
            <w:fldChar w:fldCharType="end"/>
          </w:r>
        </w:sdtContent>
      </w:sdt>
      <w:r w:rsidRPr="002D77BE">
        <w:t xml:space="preserve">. </w:t>
      </w:r>
      <w:r w:rsidR="00FC16B2" w:rsidRPr="002D77BE">
        <w:t>Wykonano</w:t>
      </w:r>
      <w:r w:rsidR="006068DA" w:rsidRPr="002D77BE">
        <w:t xml:space="preserve"> szereg testów wydajnościowych polegających na </w:t>
      </w:r>
      <w:r w:rsidR="00FC16B2" w:rsidRPr="002D77BE">
        <w:t xml:space="preserve">przeprowadzeniu </w:t>
      </w:r>
      <w:r w:rsidR="006068DA" w:rsidRPr="002D77BE">
        <w:t xml:space="preserve">symulacji </w:t>
      </w:r>
      <w:r w:rsidR="001D25ED" w:rsidRPr="002D77BE">
        <w:t xml:space="preserve">dla zmiennej </w:t>
      </w:r>
      <w:r w:rsidR="00330DA7" w:rsidRPr="002D77BE">
        <w:t>liczby</w:t>
      </w:r>
      <w:r w:rsidR="001D25ED" w:rsidRPr="002D77BE">
        <w:t xml:space="preserve"> agentów. </w:t>
      </w:r>
      <w:r w:rsidR="00BD67EE" w:rsidRPr="002D77BE">
        <w:t>Przygotowano specjalny zestaw konfiguracyjny, w którym</w:t>
      </w:r>
      <w:r w:rsidR="005B4F9A" w:rsidRPr="002D77BE">
        <w:t>:</w:t>
      </w:r>
    </w:p>
    <w:p w14:paraId="69300FB1" w14:textId="1BDE3ABF" w:rsidR="005B4F9A" w:rsidRPr="002D77BE" w:rsidRDefault="00731027" w:rsidP="00D7622F">
      <w:pPr>
        <w:pStyle w:val="ListParagraph"/>
        <w:numPr>
          <w:ilvl w:val="0"/>
          <w:numId w:val="25"/>
        </w:numPr>
        <w:spacing w:line="360" w:lineRule="auto"/>
      </w:pPr>
      <w:r w:rsidRPr="002D77BE">
        <w:t>u</w:t>
      </w:r>
      <w:r w:rsidR="005B4F9A" w:rsidRPr="002D77BE">
        <w:t xml:space="preserve">stawiono </w:t>
      </w:r>
      <w:r w:rsidR="003A24AF" w:rsidRPr="002D77BE">
        <w:t xml:space="preserve">czas trwania symulacji na </w:t>
      </w:r>
      <w:r w:rsidR="004D7CF3" w:rsidRPr="002D77BE">
        <w:t>sto jeden</w:t>
      </w:r>
      <w:r w:rsidR="003A24AF" w:rsidRPr="002D77BE">
        <w:t xml:space="preserve"> tysięcy iteracji,</w:t>
      </w:r>
      <w:r w:rsidR="00BD67EE" w:rsidRPr="002D77BE">
        <w:t xml:space="preserve"> </w:t>
      </w:r>
    </w:p>
    <w:p w14:paraId="4EAB9138" w14:textId="32F999DC" w:rsidR="00842A2D" w:rsidRPr="002D77BE" w:rsidRDefault="00B152F6" w:rsidP="00D7622F">
      <w:pPr>
        <w:pStyle w:val="ListParagraph"/>
        <w:numPr>
          <w:ilvl w:val="0"/>
          <w:numId w:val="25"/>
        </w:numPr>
        <w:spacing w:line="360" w:lineRule="auto"/>
      </w:pPr>
      <w:r w:rsidRPr="002D77BE">
        <w:t xml:space="preserve">zapotrzebowanie agentów </w:t>
      </w:r>
      <w:r w:rsidR="00731027" w:rsidRPr="002D77BE">
        <w:t xml:space="preserve">na energię </w:t>
      </w:r>
      <w:r w:rsidR="008C1F7F" w:rsidRPr="002D77BE">
        <w:t xml:space="preserve">zredukowano </w:t>
      </w:r>
      <w:r w:rsidRPr="002D77BE">
        <w:t>do zera</w:t>
      </w:r>
      <w:r w:rsidR="005B4F9A" w:rsidRPr="002D77BE">
        <w:t>,</w:t>
      </w:r>
    </w:p>
    <w:p w14:paraId="72E4BBC7" w14:textId="1D951EBB" w:rsidR="004406BB" w:rsidRPr="002D77BE" w:rsidRDefault="008C1F7F" w:rsidP="00D7622F">
      <w:pPr>
        <w:pStyle w:val="ListParagraph"/>
        <w:numPr>
          <w:ilvl w:val="0"/>
          <w:numId w:val="25"/>
        </w:numPr>
        <w:spacing w:line="360" w:lineRule="auto"/>
      </w:pPr>
      <w:r w:rsidRPr="002D77BE">
        <w:t>długość życia oraz liczbę iteracji wymaganą do osiągnięcia możliwości prokreacji zwiększono do wartości przekraczających całkowitą liczbę iteracji symulacji</w:t>
      </w:r>
      <w:r w:rsidR="00C37B92" w:rsidRPr="002D77BE">
        <w:t>.</w:t>
      </w:r>
    </w:p>
    <w:p w14:paraId="066BF457" w14:textId="44D77D78" w:rsidR="00652217" w:rsidRPr="002D77BE" w:rsidRDefault="00652217" w:rsidP="00D7622F">
      <w:pPr>
        <w:pStyle w:val="ListParagraph"/>
        <w:numPr>
          <w:ilvl w:val="0"/>
          <w:numId w:val="25"/>
        </w:numPr>
        <w:spacing w:line="360" w:lineRule="auto"/>
      </w:pPr>
      <w:r w:rsidRPr="002D77BE">
        <w:t xml:space="preserve">operacje </w:t>
      </w:r>
      <w:r w:rsidR="00F8267D" w:rsidRPr="002D77BE">
        <w:t xml:space="preserve">zapisu </w:t>
      </w:r>
      <w:r w:rsidRPr="002D77BE">
        <w:t xml:space="preserve">związane z logowaniem wyników </w:t>
      </w:r>
      <w:r w:rsidR="00344ABB" w:rsidRPr="002D77BE">
        <w:t>opóźniono</w:t>
      </w:r>
      <w:r w:rsidR="00F8267D" w:rsidRPr="002D77BE">
        <w:t xml:space="preserve"> </w:t>
      </w:r>
      <w:r w:rsidR="00344ABB" w:rsidRPr="002D77BE">
        <w:t>d</w:t>
      </w:r>
      <w:r w:rsidR="00F8267D" w:rsidRPr="002D77BE">
        <w:t>o zakończeni</w:t>
      </w:r>
      <w:r w:rsidR="00983958" w:rsidRPr="002D77BE">
        <w:t>a</w:t>
      </w:r>
      <w:r w:rsidR="00F8267D" w:rsidRPr="002D77BE">
        <w:t xml:space="preserve"> symulacji.</w:t>
      </w:r>
    </w:p>
    <w:p w14:paraId="47D859D9" w14:textId="00CE5FDF" w:rsidR="00D41A27" w:rsidRPr="002D77BE" w:rsidRDefault="00FA1285" w:rsidP="00D7622F">
      <w:pPr>
        <w:spacing w:line="360" w:lineRule="auto"/>
      </w:pPr>
      <w:r w:rsidRPr="002D77BE">
        <w:t xml:space="preserve">Celem tych zabiegów było zapewnienie stałej liczby agentów podczas całego przebiegu każdej symulacji, co umożliwiło uzyskanie powtarzalnego i stabilnego obciążenia obliczeniowego. Należy zaznaczyć, że takie uproszczenia w pewnym stopniu obniżyły koszt obliczeniowy symulacji, ponieważ część ścieżek logicznych i mechanizmów nie była </w:t>
      </w:r>
      <w:r w:rsidR="006E2834">
        <w:t xml:space="preserve">w </w:t>
      </w:r>
      <w:r w:rsidR="00907F0E">
        <w:t xml:space="preserve">pełni </w:t>
      </w:r>
      <w:r w:rsidR="00907F0E" w:rsidRPr="002D77BE">
        <w:t>aktywowana</w:t>
      </w:r>
      <w:r w:rsidRPr="002D77BE">
        <w:t>. Mimo to najbardziej wymagające systemy</w:t>
      </w:r>
      <w:r w:rsidR="00907F0E">
        <w:t xml:space="preserve">, </w:t>
      </w:r>
      <w:r w:rsidRPr="002D77BE">
        <w:t>odpowiedzialne za logikę zachowania i procesy decyzyjne agentów</w:t>
      </w:r>
      <w:r w:rsidR="00907F0E">
        <w:t xml:space="preserve">, </w:t>
      </w:r>
      <w:r w:rsidRPr="002D77BE">
        <w:t>nadal wykonywały pełen zakres swojej pracy.</w:t>
      </w:r>
    </w:p>
    <w:p w14:paraId="730FE681" w14:textId="0DD7BF7D" w:rsidR="007E7147" w:rsidRPr="002D77BE" w:rsidRDefault="007E7147" w:rsidP="00D7622F">
      <w:pPr>
        <w:spacing w:line="360" w:lineRule="auto"/>
      </w:pPr>
      <w:r w:rsidRPr="002D77BE">
        <w:t>Szereg testów przeprowadzono w sposób zautomatyzowany</w:t>
      </w:r>
      <w:r w:rsidR="002D2CAC" w:rsidRPr="002D77BE">
        <w:t xml:space="preserve"> w trybie konsolowym</w:t>
      </w:r>
      <w:r w:rsidRPr="002D77BE">
        <w:t xml:space="preserve"> z wykorzystaniem skryptów napisanych w języku </w:t>
      </w:r>
      <w:r w:rsidRPr="00907F0E">
        <w:t>Python</w:t>
      </w:r>
      <w:r w:rsidR="008D5920">
        <w:t xml:space="preserve"> [24]</w:t>
      </w:r>
      <w:r w:rsidRPr="002D77BE">
        <w:t xml:space="preserve">. </w:t>
      </w:r>
    </w:p>
    <w:p w14:paraId="0E1DEB89" w14:textId="3B97B902" w:rsidR="006938A0" w:rsidRPr="002D77BE" w:rsidRDefault="006938A0" w:rsidP="002C1FC9">
      <w:pPr>
        <w:pStyle w:val="Heading3"/>
      </w:pPr>
      <w:bookmarkStart w:id="109" w:name="_Toc219849183"/>
      <w:r w:rsidRPr="002D77BE">
        <w:t xml:space="preserve">Wyniki testów </w:t>
      </w:r>
      <w:r w:rsidR="00644223" w:rsidRPr="002D77BE">
        <w:t>wydajnościowych</w:t>
      </w:r>
      <w:bookmarkEnd w:id="109"/>
    </w:p>
    <w:p w14:paraId="2833E397" w14:textId="75B4B5B2" w:rsidR="002C1FC9" w:rsidRPr="002D77BE" w:rsidRDefault="002C1FC9" w:rsidP="002C1FC9">
      <w:pPr>
        <w:spacing w:line="360" w:lineRule="auto"/>
      </w:pPr>
      <w:r w:rsidRPr="002D77BE">
        <w:t xml:space="preserve">Jako </w:t>
      </w:r>
      <w:r w:rsidRPr="002D77BE">
        <w:rPr>
          <w:i/>
          <w:iCs/>
        </w:rPr>
        <w:t>czas iteracji</w:t>
      </w:r>
      <w:r w:rsidRPr="002D77BE">
        <w:t xml:space="preserve"> definiuje się czas, jaki aplikacja przeznacza wyłącznie na wykonanie modelu symulacyjnego: obejmuje to aktualizację automatu komórkowego, wszystkich agentów oraz buforowanie wyników wydajnościowych danej iteracji.</w:t>
      </w:r>
    </w:p>
    <w:p w14:paraId="570E89EC" w14:textId="0382B8F1" w:rsidR="004C08FD" w:rsidRPr="002D77BE" w:rsidRDefault="002C1FC9" w:rsidP="002C1FC9">
      <w:pPr>
        <w:spacing w:line="360" w:lineRule="auto"/>
      </w:pPr>
      <w:r w:rsidRPr="002D77BE">
        <w:t xml:space="preserve">Z kolei </w:t>
      </w:r>
      <w:r w:rsidRPr="002D77BE">
        <w:rPr>
          <w:i/>
          <w:iCs/>
        </w:rPr>
        <w:t>czas klatki</w:t>
      </w:r>
      <w:r w:rsidRPr="002D77BE">
        <w:t xml:space="preserve"> określa się jako czas potrzebny na pełne przetworzenie pojedynczej klatki aplikacji, </w:t>
      </w:r>
      <w:r w:rsidR="00CF38BA">
        <w:t>zawierający</w:t>
      </w:r>
      <w:r w:rsidRPr="002D77BE">
        <w:t xml:space="preserve"> zarówno wykonanie iteracji symulacji, jak i wszystkie dodatkowe operacje warstwy</w:t>
      </w:r>
      <w:r w:rsidR="00EF651F" w:rsidRPr="002D77BE">
        <w:t xml:space="preserve"> silnika</w:t>
      </w:r>
      <w:r w:rsidR="00AA05B6" w:rsidRPr="002D77BE">
        <w:t xml:space="preserve"> i serwisów</w:t>
      </w:r>
      <w:r w:rsidR="009A3666" w:rsidRPr="002D77BE">
        <w:t xml:space="preserve"> </w:t>
      </w:r>
      <w:r w:rsidR="00AA05B6" w:rsidRPr="002D77BE">
        <w:t xml:space="preserve">oraz </w:t>
      </w:r>
      <w:r w:rsidR="009A3666" w:rsidRPr="002D77BE">
        <w:t xml:space="preserve">niesymulacyjnej warstwy logicznej aplikacji. W przypadku trybu graficznego </w:t>
      </w:r>
      <w:r w:rsidR="00CF38BA">
        <w:t>uwzględniany</w:t>
      </w:r>
      <w:r w:rsidR="00F241BA" w:rsidRPr="002D77BE">
        <w:t xml:space="preserve"> jest również czas </w:t>
      </w:r>
      <w:r w:rsidR="003213AD" w:rsidRPr="002D77BE">
        <w:t>obsługi wejścia użytkownika</w:t>
      </w:r>
      <w:r w:rsidR="003F1C5F" w:rsidRPr="002D77BE">
        <w:t xml:space="preserve">, </w:t>
      </w:r>
      <w:r w:rsidRPr="002D77BE">
        <w:t>odświeżani</w:t>
      </w:r>
      <w:r w:rsidR="003F1C5F" w:rsidRPr="002D77BE">
        <w:t>a</w:t>
      </w:r>
      <w:r w:rsidRPr="002D77BE">
        <w:t xml:space="preserve"> okna</w:t>
      </w:r>
      <w:r w:rsidR="003F1C5F" w:rsidRPr="002D77BE">
        <w:t xml:space="preserve"> oraz</w:t>
      </w:r>
      <w:r w:rsidRPr="002D77BE">
        <w:t xml:space="preserve"> renderowani</w:t>
      </w:r>
      <w:r w:rsidR="003F1C5F" w:rsidRPr="002D77BE">
        <w:t>a</w:t>
      </w:r>
      <w:r w:rsidRPr="002D77BE">
        <w:t xml:space="preserve"> elementów interfejsu użytkownik</w:t>
      </w:r>
      <w:r w:rsidR="003F1C5F" w:rsidRPr="002D77BE">
        <w:t>a</w:t>
      </w:r>
      <w:r w:rsidRPr="002D77BE">
        <w:t>.</w:t>
      </w:r>
      <w:r w:rsidR="005D2AE5" w:rsidRPr="002D77BE">
        <w:t xml:space="preserve"> </w:t>
      </w:r>
      <w:r w:rsidR="00310208" w:rsidRPr="002D77BE">
        <w:t>Pierwszy tysiąc iteracji służył jako rozgrzewka</w:t>
      </w:r>
      <w:r w:rsidR="00A440CB">
        <w:t xml:space="preserve"> pomiarowa</w:t>
      </w:r>
      <w:r w:rsidR="00310208" w:rsidRPr="002D77BE">
        <w:t xml:space="preserve"> i nie został uwzględniony w analizie</w:t>
      </w:r>
      <w:r w:rsidR="005D2AE5" w:rsidRPr="002D77BE">
        <w:t>.</w:t>
      </w:r>
      <w:r w:rsidR="00010333">
        <w:t xml:space="preserve"> </w:t>
      </w:r>
      <w:r w:rsidR="00010333" w:rsidRPr="002D77BE">
        <w:t xml:space="preserve">Zestawienie wartości średnich i median oraz odpowiadającej im przepustowości podano w </w:t>
      </w:r>
      <w:r w:rsidR="00D83C97">
        <w:t>tabeli 1</w:t>
      </w:r>
      <w:r w:rsidR="00D7672E">
        <w:t>.</w:t>
      </w:r>
    </w:p>
    <w:p w14:paraId="1F23B1CD" w14:textId="77777777" w:rsidR="00CA7993" w:rsidRPr="007F237D" w:rsidRDefault="00CA7993" w:rsidP="002C1FC9">
      <w:pPr>
        <w:spacing w:line="360" w:lineRule="auto"/>
        <w:rPr>
          <w:szCs w:val="24"/>
        </w:rPr>
      </w:pPr>
    </w:p>
    <w:p w14:paraId="5E8B16B8" w14:textId="3613C86A" w:rsidR="009E5263" w:rsidRPr="002D77BE" w:rsidRDefault="00157810" w:rsidP="00157810">
      <w:pPr>
        <w:pStyle w:val="Caption"/>
        <w:rPr>
          <w:rFonts w:cs="Times New Roman"/>
          <w:szCs w:val="20"/>
        </w:rPr>
      </w:pPr>
      <w:bookmarkStart w:id="110" w:name="_Ref219383853"/>
      <w:bookmarkStart w:id="111" w:name="_Ref219383780"/>
      <w:r w:rsidRPr="002D77BE">
        <w:rPr>
          <w:rFonts w:cs="Times New Roman"/>
          <w:szCs w:val="20"/>
        </w:rPr>
        <w:t xml:space="preserve">Tab. </w:t>
      </w:r>
      <w:r w:rsidRPr="002D77BE">
        <w:rPr>
          <w:rFonts w:cs="Times New Roman"/>
          <w:szCs w:val="20"/>
        </w:rPr>
        <w:fldChar w:fldCharType="begin"/>
      </w:r>
      <w:r w:rsidRPr="002D77BE">
        <w:rPr>
          <w:rFonts w:cs="Times New Roman"/>
          <w:szCs w:val="20"/>
        </w:rPr>
        <w:instrText xml:space="preserve"> SEQ Tab. \* ARABIC </w:instrText>
      </w:r>
      <w:r w:rsidRPr="002D77BE">
        <w:rPr>
          <w:rFonts w:cs="Times New Roman"/>
          <w:szCs w:val="20"/>
        </w:rPr>
        <w:fldChar w:fldCharType="separate"/>
      </w:r>
      <w:r w:rsidR="00314143">
        <w:rPr>
          <w:rFonts w:cs="Times New Roman"/>
          <w:noProof/>
          <w:szCs w:val="20"/>
        </w:rPr>
        <w:t>1</w:t>
      </w:r>
      <w:r w:rsidRPr="002D77BE">
        <w:rPr>
          <w:rFonts w:cs="Times New Roman"/>
          <w:szCs w:val="20"/>
        </w:rPr>
        <w:fldChar w:fldCharType="end"/>
      </w:r>
      <w:bookmarkEnd w:id="110"/>
      <w:r w:rsidRPr="002D77BE">
        <w:rPr>
          <w:rFonts w:cs="Times New Roman"/>
          <w:szCs w:val="20"/>
        </w:rPr>
        <w:t>. Wyniki testu wydajnościowego - czas iteracji zależny od liczby agentów</w:t>
      </w:r>
      <w:bookmarkEnd w:id="111"/>
    </w:p>
    <w:tbl>
      <w:tblPr>
        <w:tblStyle w:val="TableGrid"/>
        <w:tblW w:w="0" w:type="auto"/>
        <w:jc w:val="center"/>
        <w:tblLook w:val="04A0" w:firstRow="1" w:lastRow="0" w:firstColumn="1" w:lastColumn="0" w:noHBand="0" w:noVBand="1"/>
      </w:tblPr>
      <w:tblGrid>
        <w:gridCol w:w="1471"/>
        <w:gridCol w:w="1859"/>
        <w:gridCol w:w="1775"/>
        <w:gridCol w:w="3956"/>
      </w:tblGrid>
      <w:tr w:rsidR="009D3E88" w:rsidRPr="002D77BE" w14:paraId="2FE4CC46" w14:textId="77777777" w:rsidTr="00C03006">
        <w:trPr>
          <w:trHeight w:val="288"/>
          <w:jc w:val="center"/>
        </w:trPr>
        <w:tc>
          <w:tcPr>
            <w:tcW w:w="1471" w:type="dxa"/>
            <w:noWrap/>
            <w:hideMark/>
          </w:tcPr>
          <w:p w14:paraId="5EF2246F" w14:textId="77777777" w:rsidR="00DC47B2" w:rsidRPr="00EF3746" w:rsidRDefault="00DC47B2" w:rsidP="00826C6A">
            <w:pPr>
              <w:jc w:val="left"/>
              <w:rPr>
                <w:rFonts w:cs="Times New Roman"/>
                <w:b/>
                <w:bCs/>
                <w:sz w:val="20"/>
                <w:szCs w:val="20"/>
              </w:rPr>
            </w:pPr>
            <w:r w:rsidRPr="00EF3746">
              <w:rPr>
                <w:rFonts w:cs="Times New Roman"/>
                <w:b/>
                <w:bCs/>
                <w:sz w:val="20"/>
                <w:szCs w:val="20"/>
              </w:rPr>
              <w:t>Liczba agentów</w:t>
            </w:r>
          </w:p>
        </w:tc>
        <w:tc>
          <w:tcPr>
            <w:tcW w:w="1859" w:type="dxa"/>
            <w:noWrap/>
            <w:hideMark/>
          </w:tcPr>
          <w:p w14:paraId="0A6CA1DA" w14:textId="1A96C0E5" w:rsidR="00DC47B2" w:rsidRPr="00EF3746" w:rsidRDefault="00DC47B2" w:rsidP="00826C6A">
            <w:pPr>
              <w:jc w:val="left"/>
              <w:rPr>
                <w:rFonts w:cs="Times New Roman"/>
                <w:b/>
                <w:bCs/>
                <w:sz w:val="20"/>
                <w:szCs w:val="20"/>
              </w:rPr>
            </w:pPr>
            <w:r w:rsidRPr="00EF3746">
              <w:rPr>
                <w:rFonts w:cs="Times New Roman"/>
                <w:b/>
                <w:bCs/>
                <w:sz w:val="20"/>
                <w:szCs w:val="20"/>
              </w:rPr>
              <w:t>Średni czas iteracji</w:t>
            </w:r>
            <w:r w:rsidR="004A0339" w:rsidRPr="00EF3746">
              <w:rPr>
                <w:rFonts w:cs="Times New Roman"/>
                <w:b/>
                <w:bCs/>
                <w:sz w:val="20"/>
                <w:szCs w:val="20"/>
              </w:rPr>
              <w:t xml:space="preserve"> [</w:t>
            </w:r>
            <w:r w:rsidR="00A64C22" w:rsidRPr="00EF3746">
              <w:rPr>
                <w:rFonts w:cs="Times New Roman"/>
                <w:b/>
                <w:bCs/>
                <w:sz w:val="20"/>
                <w:szCs w:val="20"/>
              </w:rPr>
              <w:t>ms</w:t>
            </w:r>
            <w:r w:rsidR="004A0339" w:rsidRPr="00EF3746">
              <w:rPr>
                <w:rFonts w:cs="Times New Roman"/>
                <w:b/>
                <w:bCs/>
                <w:sz w:val="20"/>
                <w:szCs w:val="20"/>
              </w:rPr>
              <w:t>]</w:t>
            </w:r>
          </w:p>
        </w:tc>
        <w:tc>
          <w:tcPr>
            <w:tcW w:w="1775" w:type="dxa"/>
            <w:noWrap/>
            <w:hideMark/>
          </w:tcPr>
          <w:p w14:paraId="0489CE6A" w14:textId="49A57F6F" w:rsidR="00DC47B2" w:rsidRPr="00EF3746" w:rsidRDefault="00DC47B2" w:rsidP="00826C6A">
            <w:pPr>
              <w:jc w:val="left"/>
              <w:rPr>
                <w:rFonts w:cs="Times New Roman"/>
                <w:b/>
                <w:bCs/>
                <w:sz w:val="20"/>
                <w:szCs w:val="20"/>
              </w:rPr>
            </w:pPr>
            <w:r w:rsidRPr="00EF3746">
              <w:rPr>
                <w:rFonts w:cs="Times New Roman"/>
                <w:b/>
                <w:bCs/>
                <w:sz w:val="20"/>
                <w:szCs w:val="20"/>
              </w:rPr>
              <w:t>Mediana czasu iteracji</w:t>
            </w:r>
            <w:r w:rsidR="004A0339" w:rsidRPr="00EF3746">
              <w:rPr>
                <w:rFonts w:cs="Times New Roman"/>
                <w:b/>
                <w:bCs/>
                <w:sz w:val="20"/>
                <w:szCs w:val="20"/>
              </w:rPr>
              <w:t xml:space="preserve"> [</w:t>
            </w:r>
            <w:r w:rsidR="00A64C22" w:rsidRPr="00EF3746">
              <w:rPr>
                <w:rFonts w:cs="Times New Roman"/>
                <w:b/>
                <w:bCs/>
                <w:sz w:val="20"/>
                <w:szCs w:val="20"/>
              </w:rPr>
              <w:t>ms</w:t>
            </w:r>
            <w:r w:rsidR="004A0339" w:rsidRPr="00EF3746">
              <w:rPr>
                <w:rFonts w:cs="Times New Roman"/>
                <w:b/>
                <w:bCs/>
                <w:sz w:val="20"/>
                <w:szCs w:val="20"/>
              </w:rPr>
              <w:t>]</w:t>
            </w:r>
          </w:p>
        </w:tc>
        <w:tc>
          <w:tcPr>
            <w:tcW w:w="3956" w:type="dxa"/>
            <w:noWrap/>
            <w:hideMark/>
          </w:tcPr>
          <w:p w14:paraId="35C05E0C" w14:textId="0022DA9C" w:rsidR="00DC47B2" w:rsidRPr="00EF3746" w:rsidRDefault="00504D75" w:rsidP="00826C6A">
            <w:pPr>
              <w:jc w:val="left"/>
              <w:rPr>
                <w:rFonts w:cs="Times New Roman"/>
                <w:b/>
                <w:bCs/>
                <w:sz w:val="20"/>
                <w:szCs w:val="20"/>
              </w:rPr>
            </w:pPr>
            <w:r w:rsidRPr="00EF3746">
              <w:rPr>
                <w:rFonts w:cs="Times New Roman"/>
                <w:b/>
                <w:bCs/>
                <w:sz w:val="20"/>
                <w:szCs w:val="20"/>
              </w:rPr>
              <w:t>Przepustowość [agen</w:t>
            </w:r>
            <w:r w:rsidR="004A4516">
              <w:rPr>
                <w:rFonts w:cs="Times New Roman"/>
                <w:b/>
                <w:bCs/>
                <w:sz w:val="20"/>
                <w:szCs w:val="20"/>
              </w:rPr>
              <w:t xml:space="preserve">tów </w:t>
            </w:r>
            <w:r w:rsidRPr="00EF3746">
              <w:rPr>
                <w:rFonts w:cs="Times New Roman"/>
                <w:b/>
                <w:bCs/>
                <w:sz w:val="20"/>
                <w:szCs w:val="20"/>
              </w:rPr>
              <w:t>/ s]</w:t>
            </w:r>
          </w:p>
        </w:tc>
      </w:tr>
      <w:tr w:rsidR="009D3E88" w:rsidRPr="002D77BE" w14:paraId="1CBF8AE9" w14:textId="77777777" w:rsidTr="00C03006">
        <w:trPr>
          <w:trHeight w:val="288"/>
          <w:jc w:val="center"/>
        </w:trPr>
        <w:tc>
          <w:tcPr>
            <w:tcW w:w="1471" w:type="dxa"/>
            <w:noWrap/>
            <w:hideMark/>
          </w:tcPr>
          <w:p w14:paraId="777D7211" w14:textId="77777777" w:rsidR="005D3BF8" w:rsidRPr="00EF3746" w:rsidRDefault="005D3BF8" w:rsidP="00826C6A">
            <w:pPr>
              <w:spacing w:line="360" w:lineRule="auto"/>
              <w:jc w:val="right"/>
              <w:rPr>
                <w:rFonts w:cs="Times New Roman"/>
                <w:sz w:val="20"/>
                <w:szCs w:val="20"/>
              </w:rPr>
            </w:pPr>
            <w:r w:rsidRPr="00EF3746">
              <w:rPr>
                <w:rFonts w:cs="Times New Roman"/>
                <w:sz w:val="20"/>
                <w:szCs w:val="20"/>
              </w:rPr>
              <w:t>100</w:t>
            </w:r>
          </w:p>
        </w:tc>
        <w:tc>
          <w:tcPr>
            <w:tcW w:w="1859" w:type="dxa"/>
            <w:noWrap/>
            <w:hideMark/>
          </w:tcPr>
          <w:p w14:paraId="228DF1CF" w14:textId="05C9A432" w:rsidR="005D3BF8" w:rsidRPr="00EF3746" w:rsidRDefault="005D3BF8" w:rsidP="00826C6A">
            <w:pPr>
              <w:spacing w:line="360" w:lineRule="auto"/>
              <w:jc w:val="right"/>
              <w:rPr>
                <w:rFonts w:cs="Times New Roman"/>
                <w:sz w:val="20"/>
                <w:szCs w:val="20"/>
              </w:rPr>
            </w:pPr>
            <w:r w:rsidRPr="00EF3746">
              <w:rPr>
                <w:sz w:val="20"/>
                <w:szCs w:val="20"/>
              </w:rPr>
              <w:t>0.088</w:t>
            </w:r>
          </w:p>
        </w:tc>
        <w:tc>
          <w:tcPr>
            <w:tcW w:w="1775" w:type="dxa"/>
            <w:noWrap/>
            <w:hideMark/>
          </w:tcPr>
          <w:p w14:paraId="3A8260F3" w14:textId="34A8A774" w:rsidR="005D3BF8" w:rsidRPr="00EF3746" w:rsidRDefault="005D3BF8" w:rsidP="00826C6A">
            <w:pPr>
              <w:spacing w:line="360" w:lineRule="auto"/>
              <w:jc w:val="right"/>
              <w:rPr>
                <w:rFonts w:cs="Times New Roman"/>
                <w:sz w:val="20"/>
                <w:szCs w:val="20"/>
              </w:rPr>
            </w:pPr>
            <w:r w:rsidRPr="00EF3746">
              <w:rPr>
                <w:sz w:val="20"/>
                <w:szCs w:val="20"/>
              </w:rPr>
              <w:t>0.086</w:t>
            </w:r>
          </w:p>
        </w:tc>
        <w:tc>
          <w:tcPr>
            <w:tcW w:w="3956" w:type="dxa"/>
            <w:noWrap/>
            <w:hideMark/>
          </w:tcPr>
          <w:p w14:paraId="36CE2072" w14:textId="0C58B09D" w:rsidR="005D3BF8" w:rsidRPr="00EF3746" w:rsidRDefault="005D3BF8" w:rsidP="00826C6A">
            <w:pPr>
              <w:spacing w:line="360" w:lineRule="auto"/>
              <w:jc w:val="right"/>
              <w:rPr>
                <w:rFonts w:cs="Times New Roman"/>
                <w:sz w:val="20"/>
                <w:szCs w:val="20"/>
              </w:rPr>
            </w:pPr>
            <w:r w:rsidRPr="00EF3746">
              <w:rPr>
                <w:rFonts w:cs="Times New Roman"/>
                <w:sz w:val="20"/>
                <w:szCs w:val="20"/>
              </w:rPr>
              <w:t>1 134 658</w:t>
            </w:r>
          </w:p>
        </w:tc>
      </w:tr>
      <w:tr w:rsidR="009D3E88" w:rsidRPr="002D77BE" w14:paraId="0E337172" w14:textId="77777777" w:rsidTr="00C03006">
        <w:trPr>
          <w:trHeight w:val="288"/>
          <w:jc w:val="center"/>
        </w:trPr>
        <w:tc>
          <w:tcPr>
            <w:tcW w:w="1471" w:type="dxa"/>
            <w:noWrap/>
            <w:hideMark/>
          </w:tcPr>
          <w:p w14:paraId="7B40C9C8" w14:textId="77777777" w:rsidR="005D3BF8" w:rsidRPr="00EF3746" w:rsidRDefault="005D3BF8" w:rsidP="00826C6A">
            <w:pPr>
              <w:spacing w:line="360" w:lineRule="auto"/>
              <w:jc w:val="right"/>
              <w:rPr>
                <w:rFonts w:cs="Times New Roman"/>
                <w:sz w:val="20"/>
                <w:szCs w:val="20"/>
              </w:rPr>
            </w:pPr>
            <w:r w:rsidRPr="00EF3746">
              <w:rPr>
                <w:rFonts w:cs="Times New Roman"/>
                <w:sz w:val="20"/>
                <w:szCs w:val="20"/>
              </w:rPr>
              <w:t>250</w:t>
            </w:r>
          </w:p>
        </w:tc>
        <w:tc>
          <w:tcPr>
            <w:tcW w:w="1859" w:type="dxa"/>
            <w:noWrap/>
            <w:hideMark/>
          </w:tcPr>
          <w:p w14:paraId="7F8A063F" w14:textId="627B8CD5" w:rsidR="005D3BF8" w:rsidRPr="00EF3746" w:rsidRDefault="005D3BF8" w:rsidP="00826C6A">
            <w:pPr>
              <w:spacing w:line="360" w:lineRule="auto"/>
              <w:jc w:val="right"/>
              <w:rPr>
                <w:rFonts w:cs="Times New Roman"/>
                <w:sz w:val="20"/>
                <w:szCs w:val="20"/>
              </w:rPr>
            </w:pPr>
            <w:r w:rsidRPr="00EF3746">
              <w:rPr>
                <w:sz w:val="20"/>
                <w:szCs w:val="20"/>
              </w:rPr>
              <w:t>0.158</w:t>
            </w:r>
          </w:p>
        </w:tc>
        <w:tc>
          <w:tcPr>
            <w:tcW w:w="1775" w:type="dxa"/>
            <w:noWrap/>
            <w:hideMark/>
          </w:tcPr>
          <w:p w14:paraId="6D1EA42F" w14:textId="21CA9B47" w:rsidR="005D3BF8" w:rsidRPr="00EF3746" w:rsidRDefault="005D3BF8" w:rsidP="00826C6A">
            <w:pPr>
              <w:spacing w:line="360" w:lineRule="auto"/>
              <w:jc w:val="right"/>
              <w:rPr>
                <w:rFonts w:cs="Times New Roman"/>
                <w:sz w:val="20"/>
                <w:szCs w:val="20"/>
              </w:rPr>
            </w:pPr>
            <w:r w:rsidRPr="00EF3746">
              <w:rPr>
                <w:sz w:val="20"/>
                <w:szCs w:val="20"/>
              </w:rPr>
              <w:t>0.156</w:t>
            </w:r>
          </w:p>
        </w:tc>
        <w:tc>
          <w:tcPr>
            <w:tcW w:w="3956" w:type="dxa"/>
            <w:noWrap/>
            <w:hideMark/>
          </w:tcPr>
          <w:p w14:paraId="4B8D7E4F" w14:textId="057AF384" w:rsidR="005D3BF8" w:rsidRPr="00EF3746" w:rsidRDefault="005D3BF8" w:rsidP="00826C6A">
            <w:pPr>
              <w:spacing w:line="360" w:lineRule="auto"/>
              <w:jc w:val="right"/>
              <w:rPr>
                <w:rFonts w:cs="Times New Roman"/>
                <w:sz w:val="20"/>
                <w:szCs w:val="20"/>
              </w:rPr>
            </w:pPr>
            <w:r w:rsidRPr="00EF3746">
              <w:rPr>
                <w:rFonts w:cs="Times New Roman"/>
                <w:sz w:val="20"/>
                <w:szCs w:val="20"/>
              </w:rPr>
              <w:t>1 584 541</w:t>
            </w:r>
          </w:p>
        </w:tc>
      </w:tr>
      <w:tr w:rsidR="009D3E88" w:rsidRPr="002D77BE" w14:paraId="2EB04520" w14:textId="77777777" w:rsidTr="00C03006">
        <w:trPr>
          <w:trHeight w:val="288"/>
          <w:jc w:val="center"/>
        </w:trPr>
        <w:tc>
          <w:tcPr>
            <w:tcW w:w="1471" w:type="dxa"/>
            <w:noWrap/>
            <w:hideMark/>
          </w:tcPr>
          <w:p w14:paraId="6693E699" w14:textId="77777777" w:rsidR="005D3BF8" w:rsidRPr="00EF3746" w:rsidRDefault="005D3BF8" w:rsidP="00826C6A">
            <w:pPr>
              <w:spacing w:line="360" w:lineRule="auto"/>
              <w:jc w:val="right"/>
              <w:rPr>
                <w:rFonts w:cs="Times New Roman"/>
                <w:sz w:val="20"/>
                <w:szCs w:val="20"/>
              </w:rPr>
            </w:pPr>
            <w:r w:rsidRPr="00EF3746">
              <w:rPr>
                <w:rFonts w:cs="Times New Roman"/>
                <w:sz w:val="20"/>
                <w:szCs w:val="20"/>
              </w:rPr>
              <w:t>500</w:t>
            </w:r>
          </w:p>
        </w:tc>
        <w:tc>
          <w:tcPr>
            <w:tcW w:w="1859" w:type="dxa"/>
            <w:noWrap/>
            <w:hideMark/>
          </w:tcPr>
          <w:p w14:paraId="530260A9" w14:textId="2EF52916" w:rsidR="005D3BF8" w:rsidRPr="00EF3746" w:rsidRDefault="005D3BF8" w:rsidP="00826C6A">
            <w:pPr>
              <w:spacing w:line="360" w:lineRule="auto"/>
              <w:jc w:val="right"/>
              <w:rPr>
                <w:rFonts w:cs="Times New Roman"/>
                <w:sz w:val="20"/>
                <w:szCs w:val="20"/>
              </w:rPr>
            </w:pPr>
            <w:r w:rsidRPr="00EF3746">
              <w:rPr>
                <w:sz w:val="20"/>
                <w:szCs w:val="20"/>
              </w:rPr>
              <w:t>0.293</w:t>
            </w:r>
          </w:p>
        </w:tc>
        <w:tc>
          <w:tcPr>
            <w:tcW w:w="1775" w:type="dxa"/>
            <w:noWrap/>
            <w:hideMark/>
          </w:tcPr>
          <w:p w14:paraId="1D430E83" w14:textId="4AB1DA65" w:rsidR="005D3BF8" w:rsidRPr="00EF3746" w:rsidRDefault="005D3BF8" w:rsidP="00826C6A">
            <w:pPr>
              <w:spacing w:line="360" w:lineRule="auto"/>
              <w:jc w:val="right"/>
              <w:rPr>
                <w:rFonts w:cs="Times New Roman"/>
                <w:sz w:val="20"/>
                <w:szCs w:val="20"/>
              </w:rPr>
            </w:pPr>
            <w:r w:rsidRPr="00EF3746">
              <w:rPr>
                <w:sz w:val="20"/>
                <w:szCs w:val="20"/>
              </w:rPr>
              <w:t>0.286</w:t>
            </w:r>
          </w:p>
        </w:tc>
        <w:tc>
          <w:tcPr>
            <w:tcW w:w="3956" w:type="dxa"/>
            <w:noWrap/>
            <w:hideMark/>
          </w:tcPr>
          <w:p w14:paraId="30906645" w14:textId="322BEAD9" w:rsidR="005D3BF8" w:rsidRPr="00EF3746" w:rsidRDefault="005D3BF8" w:rsidP="00826C6A">
            <w:pPr>
              <w:spacing w:line="360" w:lineRule="auto"/>
              <w:jc w:val="right"/>
              <w:rPr>
                <w:rFonts w:cs="Times New Roman"/>
                <w:sz w:val="20"/>
                <w:szCs w:val="20"/>
              </w:rPr>
            </w:pPr>
            <w:r w:rsidRPr="00EF3746">
              <w:rPr>
                <w:rFonts w:cs="Times New Roman"/>
                <w:sz w:val="20"/>
                <w:szCs w:val="20"/>
              </w:rPr>
              <w:t>1 707 894</w:t>
            </w:r>
          </w:p>
        </w:tc>
      </w:tr>
      <w:tr w:rsidR="00D65325" w:rsidRPr="002D77BE" w14:paraId="27904306" w14:textId="77777777" w:rsidTr="00C03006">
        <w:trPr>
          <w:trHeight w:val="288"/>
          <w:jc w:val="center"/>
        </w:trPr>
        <w:tc>
          <w:tcPr>
            <w:tcW w:w="1471" w:type="dxa"/>
            <w:noWrap/>
            <w:vAlign w:val="center"/>
            <w:hideMark/>
          </w:tcPr>
          <w:p w14:paraId="3B58B138" w14:textId="0138B0D0" w:rsidR="00BD55A3" w:rsidRPr="00EF3746" w:rsidRDefault="00BD55A3" w:rsidP="00826C6A">
            <w:pPr>
              <w:spacing w:line="360" w:lineRule="auto"/>
              <w:jc w:val="right"/>
              <w:rPr>
                <w:rFonts w:cs="Times New Roman"/>
                <w:sz w:val="20"/>
                <w:szCs w:val="20"/>
              </w:rPr>
            </w:pPr>
            <w:r w:rsidRPr="00EF3746">
              <w:rPr>
                <w:rFonts w:cs="Times New Roman"/>
                <w:color w:val="000000"/>
                <w:sz w:val="20"/>
                <w:szCs w:val="20"/>
              </w:rPr>
              <w:t>750</w:t>
            </w:r>
          </w:p>
        </w:tc>
        <w:tc>
          <w:tcPr>
            <w:tcW w:w="1859" w:type="dxa"/>
            <w:noWrap/>
            <w:vAlign w:val="center"/>
            <w:hideMark/>
          </w:tcPr>
          <w:p w14:paraId="54938DF4" w14:textId="1B934F6E" w:rsidR="00BD55A3" w:rsidRPr="00EF3746" w:rsidRDefault="00BD55A3" w:rsidP="00826C6A">
            <w:pPr>
              <w:spacing w:line="360" w:lineRule="auto"/>
              <w:jc w:val="right"/>
              <w:rPr>
                <w:rFonts w:cs="Times New Roman"/>
                <w:sz w:val="20"/>
                <w:szCs w:val="20"/>
              </w:rPr>
            </w:pPr>
            <w:r w:rsidRPr="00EF3746">
              <w:rPr>
                <w:rFonts w:cs="Times New Roman"/>
                <w:color w:val="000000"/>
                <w:sz w:val="20"/>
                <w:szCs w:val="20"/>
              </w:rPr>
              <w:t>0.491</w:t>
            </w:r>
          </w:p>
        </w:tc>
        <w:tc>
          <w:tcPr>
            <w:tcW w:w="1775" w:type="dxa"/>
            <w:noWrap/>
            <w:vAlign w:val="center"/>
            <w:hideMark/>
          </w:tcPr>
          <w:p w14:paraId="3BB9B6F6" w14:textId="25B5D171" w:rsidR="00BD55A3" w:rsidRPr="00EF3746" w:rsidRDefault="00BD55A3" w:rsidP="00826C6A">
            <w:pPr>
              <w:spacing w:line="360" w:lineRule="auto"/>
              <w:jc w:val="right"/>
              <w:rPr>
                <w:rFonts w:cs="Times New Roman"/>
                <w:sz w:val="20"/>
                <w:szCs w:val="20"/>
              </w:rPr>
            </w:pPr>
            <w:r w:rsidRPr="00EF3746">
              <w:rPr>
                <w:rFonts w:cs="Times New Roman"/>
                <w:color w:val="000000"/>
                <w:sz w:val="20"/>
                <w:szCs w:val="20"/>
              </w:rPr>
              <w:t>0.482</w:t>
            </w:r>
          </w:p>
        </w:tc>
        <w:tc>
          <w:tcPr>
            <w:tcW w:w="3956" w:type="dxa"/>
            <w:noWrap/>
            <w:vAlign w:val="center"/>
            <w:hideMark/>
          </w:tcPr>
          <w:p w14:paraId="5EACD5BB" w14:textId="24FF6EBD" w:rsidR="00BD55A3" w:rsidRPr="00EF3746" w:rsidRDefault="00BD55A3" w:rsidP="00826C6A">
            <w:pPr>
              <w:spacing w:line="360" w:lineRule="auto"/>
              <w:jc w:val="right"/>
              <w:rPr>
                <w:rFonts w:cs="Times New Roman"/>
                <w:sz w:val="20"/>
                <w:szCs w:val="20"/>
              </w:rPr>
            </w:pPr>
            <w:r w:rsidRPr="00EF3746">
              <w:rPr>
                <w:rFonts w:cs="Times New Roman"/>
                <w:color w:val="000000"/>
                <w:sz w:val="20"/>
                <w:szCs w:val="20"/>
              </w:rPr>
              <w:t>1 527 406</w:t>
            </w:r>
          </w:p>
        </w:tc>
      </w:tr>
      <w:tr w:rsidR="009D3E88" w:rsidRPr="002D77BE" w14:paraId="36092B81" w14:textId="77777777" w:rsidTr="00C03006">
        <w:trPr>
          <w:trHeight w:val="288"/>
          <w:jc w:val="center"/>
        </w:trPr>
        <w:tc>
          <w:tcPr>
            <w:tcW w:w="1471" w:type="dxa"/>
            <w:noWrap/>
            <w:hideMark/>
          </w:tcPr>
          <w:p w14:paraId="6467F9B8" w14:textId="77777777" w:rsidR="005D3BF8" w:rsidRPr="00EF3746" w:rsidRDefault="005D3BF8" w:rsidP="00826C6A">
            <w:pPr>
              <w:spacing w:line="360" w:lineRule="auto"/>
              <w:jc w:val="right"/>
              <w:rPr>
                <w:rFonts w:cs="Times New Roman"/>
                <w:sz w:val="20"/>
                <w:szCs w:val="20"/>
              </w:rPr>
            </w:pPr>
            <w:r w:rsidRPr="00EF3746">
              <w:rPr>
                <w:rFonts w:cs="Times New Roman"/>
                <w:sz w:val="20"/>
                <w:szCs w:val="20"/>
              </w:rPr>
              <w:t>1000</w:t>
            </w:r>
          </w:p>
        </w:tc>
        <w:tc>
          <w:tcPr>
            <w:tcW w:w="1859" w:type="dxa"/>
            <w:noWrap/>
            <w:hideMark/>
          </w:tcPr>
          <w:p w14:paraId="03E3FF0F" w14:textId="476B1D1C" w:rsidR="005D3BF8" w:rsidRPr="00EF3746" w:rsidRDefault="005D3BF8" w:rsidP="00826C6A">
            <w:pPr>
              <w:spacing w:line="360" w:lineRule="auto"/>
              <w:jc w:val="right"/>
              <w:rPr>
                <w:rFonts w:cs="Times New Roman"/>
                <w:sz w:val="20"/>
                <w:szCs w:val="20"/>
              </w:rPr>
            </w:pPr>
            <w:r w:rsidRPr="00EF3746">
              <w:rPr>
                <w:sz w:val="20"/>
                <w:szCs w:val="20"/>
              </w:rPr>
              <w:t>0.667</w:t>
            </w:r>
          </w:p>
        </w:tc>
        <w:tc>
          <w:tcPr>
            <w:tcW w:w="1775" w:type="dxa"/>
            <w:noWrap/>
            <w:hideMark/>
          </w:tcPr>
          <w:p w14:paraId="5CBC958D" w14:textId="43BFD7CB" w:rsidR="005D3BF8" w:rsidRPr="00EF3746" w:rsidRDefault="005D3BF8" w:rsidP="00826C6A">
            <w:pPr>
              <w:spacing w:line="360" w:lineRule="auto"/>
              <w:jc w:val="right"/>
              <w:rPr>
                <w:rFonts w:cs="Times New Roman"/>
                <w:sz w:val="20"/>
                <w:szCs w:val="20"/>
              </w:rPr>
            </w:pPr>
            <w:r w:rsidRPr="00EF3746">
              <w:rPr>
                <w:sz w:val="20"/>
                <w:szCs w:val="20"/>
              </w:rPr>
              <w:t>0.663</w:t>
            </w:r>
          </w:p>
        </w:tc>
        <w:tc>
          <w:tcPr>
            <w:tcW w:w="3956" w:type="dxa"/>
            <w:noWrap/>
            <w:hideMark/>
          </w:tcPr>
          <w:p w14:paraId="49C2176A" w14:textId="4A8A8CF6" w:rsidR="005D3BF8" w:rsidRPr="00EF3746" w:rsidRDefault="005D3BF8" w:rsidP="00826C6A">
            <w:pPr>
              <w:spacing w:line="360" w:lineRule="auto"/>
              <w:jc w:val="right"/>
              <w:rPr>
                <w:rFonts w:cs="Times New Roman"/>
                <w:sz w:val="20"/>
                <w:szCs w:val="20"/>
              </w:rPr>
            </w:pPr>
            <w:r w:rsidRPr="00EF3746">
              <w:rPr>
                <w:rFonts w:cs="Times New Roman"/>
                <w:sz w:val="20"/>
                <w:szCs w:val="20"/>
              </w:rPr>
              <w:t>1 500 058</w:t>
            </w:r>
          </w:p>
        </w:tc>
      </w:tr>
      <w:tr w:rsidR="009D3E88" w:rsidRPr="002D77BE" w14:paraId="1BDE47B3" w14:textId="77777777" w:rsidTr="00C03006">
        <w:trPr>
          <w:trHeight w:val="288"/>
          <w:jc w:val="center"/>
        </w:trPr>
        <w:tc>
          <w:tcPr>
            <w:tcW w:w="1471" w:type="dxa"/>
            <w:noWrap/>
            <w:hideMark/>
          </w:tcPr>
          <w:p w14:paraId="18D6C038" w14:textId="77777777" w:rsidR="005D3BF8" w:rsidRPr="00EF3746" w:rsidRDefault="005D3BF8" w:rsidP="00826C6A">
            <w:pPr>
              <w:spacing w:line="360" w:lineRule="auto"/>
              <w:jc w:val="right"/>
              <w:rPr>
                <w:rFonts w:cs="Times New Roman"/>
                <w:sz w:val="20"/>
                <w:szCs w:val="20"/>
              </w:rPr>
            </w:pPr>
            <w:r w:rsidRPr="00EF3746">
              <w:rPr>
                <w:rFonts w:cs="Times New Roman"/>
                <w:sz w:val="20"/>
                <w:szCs w:val="20"/>
              </w:rPr>
              <w:t>2500</w:t>
            </w:r>
          </w:p>
        </w:tc>
        <w:tc>
          <w:tcPr>
            <w:tcW w:w="1859" w:type="dxa"/>
            <w:noWrap/>
            <w:hideMark/>
          </w:tcPr>
          <w:p w14:paraId="0198DB58" w14:textId="24B3124D" w:rsidR="005D3BF8" w:rsidRPr="00EF3746" w:rsidRDefault="005D3BF8" w:rsidP="00826C6A">
            <w:pPr>
              <w:spacing w:line="360" w:lineRule="auto"/>
              <w:jc w:val="right"/>
              <w:rPr>
                <w:rFonts w:cs="Times New Roman"/>
                <w:sz w:val="20"/>
                <w:szCs w:val="20"/>
              </w:rPr>
            </w:pPr>
            <w:r w:rsidRPr="00EF3746">
              <w:rPr>
                <w:sz w:val="20"/>
                <w:szCs w:val="20"/>
              </w:rPr>
              <w:t>2.380</w:t>
            </w:r>
          </w:p>
        </w:tc>
        <w:tc>
          <w:tcPr>
            <w:tcW w:w="1775" w:type="dxa"/>
            <w:noWrap/>
            <w:hideMark/>
          </w:tcPr>
          <w:p w14:paraId="60237EE2" w14:textId="01C2F716" w:rsidR="005D3BF8" w:rsidRPr="00EF3746" w:rsidRDefault="005D3BF8" w:rsidP="00826C6A">
            <w:pPr>
              <w:spacing w:line="360" w:lineRule="auto"/>
              <w:jc w:val="right"/>
              <w:rPr>
                <w:rFonts w:cs="Times New Roman"/>
                <w:sz w:val="20"/>
                <w:szCs w:val="20"/>
              </w:rPr>
            </w:pPr>
            <w:r w:rsidRPr="00EF3746">
              <w:rPr>
                <w:sz w:val="20"/>
                <w:szCs w:val="20"/>
              </w:rPr>
              <w:t>2.376</w:t>
            </w:r>
          </w:p>
        </w:tc>
        <w:tc>
          <w:tcPr>
            <w:tcW w:w="3956" w:type="dxa"/>
            <w:noWrap/>
            <w:hideMark/>
          </w:tcPr>
          <w:p w14:paraId="4CC77B9E" w14:textId="3A1D820D" w:rsidR="005D3BF8" w:rsidRPr="00EF3746" w:rsidRDefault="005D3BF8" w:rsidP="00826C6A">
            <w:pPr>
              <w:spacing w:line="360" w:lineRule="auto"/>
              <w:jc w:val="right"/>
              <w:rPr>
                <w:rFonts w:cs="Times New Roman"/>
                <w:sz w:val="20"/>
                <w:szCs w:val="20"/>
              </w:rPr>
            </w:pPr>
            <w:r w:rsidRPr="00EF3746">
              <w:rPr>
                <w:rFonts w:cs="Times New Roman"/>
                <w:sz w:val="20"/>
                <w:szCs w:val="20"/>
              </w:rPr>
              <w:t>1 050 579</w:t>
            </w:r>
          </w:p>
        </w:tc>
      </w:tr>
      <w:tr w:rsidR="009D3E88" w:rsidRPr="002D77BE" w14:paraId="1971DCAE" w14:textId="77777777" w:rsidTr="00C03006">
        <w:trPr>
          <w:trHeight w:val="288"/>
          <w:jc w:val="center"/>
        </w:trPr>
        <w:tc>
          <w:tcPr>
            <w:tcW w:w="1471" w:type="dxa"/>
            <w:noWrap/>
            <w:hideMark/>
          </w:tcPr>
          <w:p w14:paraId="397155B3" w14:textId="77777777" w:rsidR="005D3BF8" w:rsidRPr="00EF3746" w:rsidRDefault="005D3BF8" w:rsidP="00826C6A">
            <w:pPr>
              <w:spacing w:line="360" w:lineRule="auto"/>
              <w:jc w:val="right"/>
              <w:rPr>
                <w:rFonts w:cs="Times New Roman"/>
                <w:sz w:val="20"/>
                <w:szCs w:val="20"/>
              </w:rPr>
            </w:pPr>
            <w:r w:rsidRPr="00EF3746">
              <w:rPr>
                <w:rFonts w:cs="Times New Roman"/>
                <w:sz w:val="20"/>
                <w:szCs w:val="20"/>
              </w:rPr>
              <w:t>5000</w:t>
            </w:r>
          </w:p>
        </w:tc>
        <w:tc>
          <w:tcPr>
            <w:tcW w:w="1859" w:type="dxa"/>
            <w:noWrap/>
            <w:hideMark/>
          </w:tcPr>
          <w:p w14:paraId="4BF18C4B" w14:textId="6CC9CD29" w:rsidR="005D3BF8" w:rsidRPr="00EF3746" w:rsidRDefault="005D3BF8" w:rsidP="00826C6A">
            <w:pPr>
              <w:spacing w:line="360" w:lineRule="auto"/>
              <w:jc w:val="right"/>
              <w:rPr>
                <w:rFonts w:cs="Times New Roman"/>
                <w:sz w:val="20"/>
                <w:szCs w:val="20"/>
              </w:rPr>
            </w:pPr>
            <w:r w:rsidRPr="00EF3746">
              <w:rPr>
                <w:sz w:val="20"/>
                <w:szCs w:val="20"/>
              </w:rPr>
              <w:t>5.745</w:t>
            </w:r>
          </w:p>
        </w:tc>
        <w:tc>
          <w:tcPr>
            <w:tcW w:w="1775" w:type="dxa"/>
            <w:noWrap/>
            <w:hideMark/>
          </w:tcPr>
          <w:p w14:paraId="0C9FF20A" w14:textId="1FB5F4A1" w:rsidR="005D3BF8" w:rsidRPr="00EF3746" w:rsidRDefault="005D3BF8" w:rsidP="00826C6A">
            <w:pPr>
              <w:spacing w:line="360" w:lineRule="auto"/>
              <w:jc w:val="right"/>
              <w:rPr>
                <w:rFonts w:cs="Times New Roman"/>
                <w:sz w:val="20"/>
                <w:szCs w:val="20"/>
              </w:rPr>
            </w:pPr>
            <w:r w:rsidRPr="00EF3746">
              <w:rPr>
                <w:sz w:val="20"/>
                <w:szCs w:val="20"/>
              </w:rPr>
              <w:t>5.715</w:t>
            </w:r>
          </w:p>
        </w:tc>
        <w:tc>
          <w:tcPr>
            <w:tcW w:w="3956" w:type="dxa"/>
            <w:noWrap/>
            <w:hideMark/>
          </w:tcPr>
          <w:p w14:paraId="6F152679" w14:textId="09265D0A" w:rsidR="005D3BF8" w:rsidRPr="00EF3746" w:rsidRDefault="005D3BF8" w:rsidP="00826C6A">
            <w:pPr>
              <w:spacing w:line="360" w:lineRule="auto"/>
              <w:jc w:val="right"/>
              <w:rPr>
                <w:rFonts w:cs="Times New Roman"/>
                <w:sz w:val="20"/>
                <w:szCs w:val="20"/>
              </w:rPr>
            </w:pPr>
            <w:r w:rsidRPr="00EF3746">
              <w:rPr>
                <w:rFonts w:cs="Times New Roman"/>
                <w:sz w:val="20"/>
                <w:szCs w:val="20"/>
              </w:rPr>
              <w:t>870 286</w:t>
            </w:r>
          </w:p>
        </w:tc>
      </w:tr>
      <w:tr w:rsidR="009D3E88" w:rsidRPr="002D77BE" w14:paraId="3BD84AA8" w14:textId="77777777" w:rsidTr="00C03006">
        <w:trPr>
          <w:trHeight w:val="288"/>
          <w:jc w:val="center"/>
        </w:trPr>
        <w:tc>
          <w:tcPr>
            <w:tcW w:w="1471" w:type="dxa"/>
            <w:noWrap/>
            <w:hideMark/>
          </w:tcPr>
          <w:p w14:paraId="402BC844" w14:textId="77777777" w:rsidR="005D3BF8" w:rsidRPr="00EF3746" w:rsidRDefault="005D3BF8" w:rsidP="00826C6A">
            <w:pPr>
              <w:spacing w:line="360" w:lineRule="auto"/>
              <w:jc w:val="right"/>
              <w:rPr>
                <w:rFonts w:cs="Times New Roman"/>
                <w:sz w:val="20"/>
                <w:szCs w:val="20"/>
              </w:rPr>
            </w:pPr>
            <w:r w:rsidRPr="00EF3746">
              <w:rPr>
                <w:rFonts w:cs="Times New Roman"/>
                <w:sz w:val="20"/>
                <w:szCs w:val="20"/>
              </w:rPr>
              <w:t>7500</w:t>
            </w:r>
          </w:p>
        </w:tc>
        <w:tc>
          <w:tcPr>
            <w:tcW w:w="1859" w:type="dxa"/>
            <w:noWrap/>
            <w:hideMark/>
          </w:tcPr>
          <w:p w14:paraId="6AAEB65C" w14:textId="3A827B40" w:rsidR="005D3BF8" w:rsidRPr="00EF3746" w:rsidRDefault="005D3BF8" w:rsidP="00826C6A">
            <w:pPr>
              <w:spacing w:line="360" w:lineRule="auto"/>
              <w:jc w:val="right"/>
              <w:rPr>
                <w:rFonts w:cs="Times New Roman"/>
                <w:sz w:val="20"/>
                <w:szCs w:val="20"/>
              </w:rPr>
            </w:pPr>
            <w:r w:rsidRPr="00EF3746">
              <w:rPr>
                <w:sz w:val="20"/>
                <w:szCs w:val="20"/>
              </w:rPr>
              <w:t>9.309</w:t>
            </w:r>
          </w:p>
        </w:tc>
        <w:tc>
          <w:tcPr>
            <w:tcW w:w="1775" w:type="dxa"/>
            <w:noWrap/>
            <w:hideMark/>
          </w:tcPr>
          <w:p w14:paraId="4B96E992" w14:textId="50504EC3" w:rsidR="005D3BF8" w:rsidRPr="00EF3746" w:rsidRDefault="005D3BF8" w:rsidP="00826C6A">
            <w:pPr>
              <w:spacing w:line="360" w:lineRule="auto"/>
              <w:jc w:val="right"/>
              <w:rPr>
                <w:rFonts w:cs="Times New Roman"/>
                <w:sz w:val="20"/>
                <w:szCs w:val="20"/>
              </w:rPr>
            </w:pPr>
            <w:r w:rsidRPr="00EF3746">
              <w:rPr>
                <w:sz w:val="20"/>
                <w:szCs w:val="20"/>
              </w:rPr>
              <w:t>9.281</w:t>
            </w:r>
          </w:p>
        </w:tc>
        <w:tc>
          <w:tcPr>
            <w:tcW w:w="3956" w:type="dxa"/>
            <w:noWrap/>
            <w:hideMark/>
          </w:tcPr>
          <w:p w14:paraId="778B736E" w14:textId="727EEE37" w:rsidR="005D3BF8" w:rsidRPr="00EF3746" w:rsidRDefault="005D3BF8" w:rsidP="00826C6A">
            <w:pPr>
              <w:spacing w:line="360" w:lineRule="auto"/>
              <w:jc w:val="right"/>
              <w:rPr>
                <w:rFonts w:cs="Times New Roman"/>
                <w:sz w:val="20"/>
                <w:szCs w:val="20"/>
              </w:rPr>
            </w:pPr>
            <w:r w:rsidRPr="00EF3746">
              <w:rPr>
                <w:rFonts w:cs="Times New Roman"/>
                <w:sz w:val="20"/>
                <w:szCs w:val="20"/>
              </w:rPr>
              <w:t>805 706</w:t>
            </w:r>
          </w:p>
        </w:tc>
      </w:tr>
      <w:tr w:rsidR="009D3E88" w:rsidRPr="002D77BE" w14:paraId="1193A88F" w14:textId="77777777" w:rsidTr="00C03006">
        <w:trPr>
          <w:trHeight w:val="288"/>
          <w:jc w:val="center"/>
        </w:trPr>
        <w:tc>
          <w:tcPr>
            <w:tcW w:w="1471" w:type="dxa"/>
            <w:noWrap/>
            <w:hideMark/>
          </w:tcPr>
          <w:p w14:paraId="73B4E712" w14:textId="77777777" w:rsidR="005D3BF8" w:rsidRPr="00EF3746" w:rsidRDefault="005D3BF8" w:rsidP="00826C6A">
            <w:pPr>
              <w:spacing w:line="360" w:lineRule="auto"/>
              <w:jc w:val="right"/>
              <w:rPr>
                <w:rFonts w:cs="Times New Roman"/>
                <w:sz w:val="20"/>
                <w:szCs w:val="20"/>
              </w:rPr>
            </w:pPr>
            <w:r w:rsidRPr="00EF3746">
              <w:rPr>
                <w:rFonts w:cs="Times New Roman"/>
                <w:sz w:val="20"/>
                <w:szCs w:val="20"/>
              </w:rPr>
              <w:t>10000</w:t>
            </w:r>
          </w:p>
        </w:tc>
        <w:tc>
          <w:tcPr>
            <w:tcW w:w="1859" w:type="dxa"/>
            <w:noWrap/>
            <w:hideMark/>
          </w:tcPr>
          <w:p w14:paraId="7E1187C9" w14:textId="4231D338" w:rsidR="005D3BF8" w:rsidRPr="00EF3746" w:rsidRDefault="005D3BF8" w:rsidP="00826C6A">
            <w:pPr>
              <w:spacing w:line="360" w:lineRule="auto"/>
              <w:jc w:val="right"/>
              <w:rPr>
                <w:rFonts w:cs="Times New Roman"/>
                <w:sz w:val="20"/>
                <w:szCs w:val="20"/>
              </w:rPr>
            </w:pPr>
            <w:r w:rsidRPr="00EF3746">
              <w:rPr>
                <w:sz w:val="20"/>
                <w:szCs w:val="20"/>
              </w:rPr>
              <w:t>12.978</w:t>
            </w:r>
          </w:p>
        </w:tc>
        <w:tc>
          <w:tcPr>
            <w:tcW w:w="1775" w:type="dxa"/>
            <w:noWrap/>
            <w:hideMark/>
          </w:tcPr>
          <w:p w14:paraId="019319BE" w14:textId="4957DD10" w:rsidR="005D3BF8" w:rsidRPr="00EF3746" w:rsidRDefault="005D3BF8" w:rsidP="00826C6A">
            <w:pPr>
              <w:spacing w:line="360" w:lineRule="auto"/>
              <w:jc w:val="right"/>
              <w:rPr>
                <w:rFonts w:cs="Times New Roman"/>
                <w:sz w:val="20"/>
                <w:szCs w:val="20"/>
              </w:rPr>
            </w:pPr>
            <w:r w:rsidRPr="00EF3746">
              <w:rPr>
                <w:sz w:val="20"/>
                <w:szCs w:val="20"/>
              </w:rPr>
              <w:t>12.967</w:t>
            </w:r>
          </w:p>
        </w:tc>
        <w:tc>
          <w:tcPr>
            <w:tcW w:w="3956" w:type="dxa"/>
            <w:noWrap/>
            <w:hideMark/>
          </w:tcPr>
          <w:p w14:paraId="034F3AE9" w14:textId="46B47CF1" w:rsidR="005D3BF8" w:rsidRPr="00EF3746" w:rsidRDefault="005D3BF8" w:rsidP="00826C6A">
            <w:pPr>
              <w:spacing w:line="360" w:lineRule="auto"/>
              <w:jc w:val="right"/>
              <w:rPr>
                <w:rFonts w:cs="Times New Roman"/>
                <w:sz w:val="20"/>
                <w:szCs w:val="20"/>
              </w:rPr>
            </w:pPr>
            <w:r w:rsidRPr="00EF3746">
              <w:rPr>
                <w:rFonts w:cs="Times New Roman"/>
                <w:sz w:val="20"/>
                <w:szCs w:val="20"/>
              </w:rPr>
              <w:t>770 529</w:t>
            </w:r>
          </w:p>
        </w:tc>
      </w:tr>
    </w:tbl>
    <w:p w14:paraId="2FFDD82D" w14:textId="77777777" w:rsidR="001E48FF" w:rsidRPr="002D77BE" w:rsidRDefault="000A276D" w:rsidP="00CF38BA">
      <w:pPr>
        <w:spacing w:after="0" w:line="240" w:lineRule="auto"/>
        <w:jc w:val="center"/>
        <w:rPr>
          <w:rFonts w:cs="Times New Roman"/>
          <w:sz w:val="20"/>
          <w:szCs w:val="20"/>
        </w:rPr>
      </w:pPr>
      <w:r w:rsidRPr="002D77BE">
        <w:rPr>
          <w:rFonts w:cs="Times New Roman"/>
          <w:sz w:val="20"/>
          <w:szCs w:val="20"/>
        </w:rPr>
        <w:t xml:space="preserve">Źródło: </w:t>
      </w:r>
      <w:r w:rsidR="00E47D65" w:rsidRPr="002D77BE">
        <w:rPr>
          <w:rFonts w:cs="Times New Roman"/>
          <w:sz w:val="20"/>
          <w:szCs w:val="20"/>
        </w:rPr>
        <w:t>o</w:t>
      </w:r>
      <w:r w:rsidRPr="002D77BE">
        <w:rPr>
          <w:rFonts w:cs="Times New Roman"/>
          <w:sz w:val="20"/>
          <w:szCs w:val="20"/>
        </w:rPr>
        <w:t>pracowanie własne</w:t>
      </w:r>
    </w:p>
    <w:p w14:paraId="2BAFAB88" w14:textId="77777777" w:rsidR="002A5480" w:rsidRPr="007F237D" w:rsidRDefault="002A5480" w:rsidP="001E48FF">
      <w:pPr>
        <w:spacing w:line="360" w:lineRule="auto"/>
        <w:jc w:val="center"/>
        <w:rPr>
          <w:rFonts w:cs="Times New Roman"/>
          <w:szCs w:val="24"/>
        </w:rPr>
      </w:pPr>
    </w:p>
    <w:p w14:paraId="0E9ACA5F" w14:textId="2B165BAB" w:rsidR="001E48FF" w:rsidRDefault="00856733" w:rsidP="008B4D4E">
      <w:pPr>
        <w:pStyle w:val="Heading3"/>
      </w:pPr>
      <w:bookmarkStart w:id="112" w:name="_Toc219154087"/>
      <w:bookmarkStart w:id="113" w:name="_Toc219232955"/>
      <w:bookmarkStart w:id="114" w:name="_Toc219849184"/>
      <w:r w:rsidRPr="002D77BE">
        <w:t xml:space="preserve">Analiza </w:t>
      </w:r>
      <w:bookmarkEnd w:id="112"/>
      <w:bookmarkEnd w:id="113"/>
      <w:r w:rsidRPr="002D77BE">
        <w:t>czasu iteracji</w:t>
      </w:r>
      <w:bookmarkEnd w:id="114"/>
    </w:p>
    <w:p w14:paraId="6EF69735" w14:textId="64D16F88" w:rsidR="00D7672E" w:rsidRDefault="00D7672E" w:rsidP="00D7672E">
      <w:r w:rsidRPr="002D77BE">
        <w:t>Na</w:t>
      </w:r>
      <w:r w:rsidR="00D83C97">
        <w:t xml:space="preserve"> rysunku 1 </w:t>
      </w:r>
      <w:r w:rsidRPr="002D77BE">
        <w:t>przedstawiono zależność średniego czasu pojedynczej iteracji symulacji od liczby agentów.</w:t>
      </w:r>
    </w:p>
    <w:p w14:paraId="10AD17EA" w14:textId="77777777" w:rsidR="00D7672E" w:rsidRPr="00D7672E" w:rsidRDefault="00D7672E" w:rsidP="00255699"/>
    <w:p w14:paraId="2CC5FBAE" w14:textId="37286917" w:rsidR="0015417C" w:rsidRPr="0015417C" w:rsidRDefault="0015417C" w:rsidP="008D7792">
      <w:pPr>
        <w:pStyle w:val="Caption"/>
      </w:pPr>
      <w:r w:rsidRPr="002D77BE">
        <w:rPr>
          <w:noProof/>
        </w:rPr>
        <w:drawing>
          <wp:inline distT="0" distB="0" distL="0" distR="0" wp14:anchorId="703582B6" wp14:editId="08DDA75A">
            <wp:extent cx="4917600" cy="2790000"/>
            <wp:effectExtent l="0" t="0" r="0" b="0"/>
            <wp:docPr id="46158052" name="Chart 1">
              <a:extLst xmlns:a="http://schemas.openxmlformats.org/drawingml/2006/main">
                <a:ext uri="{FF2B5EF4-FFF2-40B4-BE49-F238E27FC236}">
                  <a16:creationId xmlns:a16="http://schemas.microsoft.com/office/drawing/2014/main" id="{AC5CACAD-BE66-D6F6-69D2-016ABDE7FEC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418B1597" w14:textId="3580CF39" w:rsidR="00A1444F" w:rsidRPr="002D77BE" w:rsidRDefault="005A13C3" w:rsidP="008D7792">
      <w:pPr>
        <w:pStyle w:val="Caption"/>
        <w:rPr>
          <w:rFonts w:cs="Times New Roman"/>
          <w:szCs w:val="20"/>
        </w:rPr>
      </w:pPr>
      <w:bookmarkStart w:id="115" w:name="_Ref219384363"/>
      <w:r w:rsidRPr="002D77BE">
        <w:t xml:space="preserve">Rys. </w:t>
      </w:r>
      <w:r>
        <w:fldChar w:fldCharType="begin"/>
      </w:r>
      <w:r>
        <w:instrText>SEQ Rys. \* ARABIC</w:instrText>
      </w:r>
      <w:r>
        <w:fldChar w:fldCharType="separate"/>
      </w:r>
      <w:r w:rsidR="00314143">
        <w:rPr>
          <w:noProof/>
        </w:rPr>
        <w:t>1</w:t>
      </w:r>
      <w:r>
        <w:fldChar w:fldCharType="end"/>
      </w:r>
      <w:bookmarkEnd w:id="115"/>
      <w:r w:rsidRPr="002D77BE">
        <w:t>. Średni czas iteracji w funkcji liczby agentów</w:t>
      </w:r>
    </w:p>
    <w:p w14:paraId="76994160" w14:textId="0C375BB5" w:rsidR="00AF15E4" w:rsidRDefault="005500BA" w:rsidP="00742473">
      <w:pPr>
        <w:pStyle w:val="Caption"/>
        <w:rPr>
          <w:szCs w:val="20"/>
        </w:rPr>
      </w:pPr>
      <w:r w:rsidRPr="002D77BE">
        <w:rPr>
          <w:szCs w:val="20"/>
        </w:rPr>
        <w:t xml:space="preserve">Źródło: </w:t>
      </w:r>
      <w:r w:rsidR="009807C7" w:rsidRPr="002D77BE">
        <w:rPr>
          <w:szCs w:val="20"/>
        </w:rPr>
        <w:t>o</w:t>
      </w:r>
      <w:r w:rsidRPr="002D77BE">
        <w:rPr>
          <w:szCs w:val="20"/>
        </w:rPr>
        <w:t>pracowanie własne na</w:t>
      </w:r>
      <w:r w:rsidRPr="002D77BE" w:rsidDel="000D6652">
        <w:rPr>
          <w:szCs w:val="20"/>
        </w:rPr>
        <w:t xml:space="preserve"> </w:t>
      </w:r>
      <w:r w:rsidR="000D6652">
        <w:rPr>
          <w:szCs w:val="20"/>
        </w:rPr>
        <w:t>podstawie tabeli 1.</w:t>
      </w:r>
    </w:p>
    <w:p w14:paraId="03875414" w14:textId="77777777" w:rsidR="00796309" w:rsidRPr="00796309" w:rsidRDefault="00796309" w:rsidP="009D0A4F"/>
    <w:p w14:paraId="7A55B6F7" w14:textId="4E4724C1" w:rsidR="00CD4F3B" w:rsidRPr="002D77BE" w:rsidRDefault="00105B4C" w:rsidP="00901301">
      <w:pPr>
        <w:spacing w:line="360" w:lineRule="auto"/>
        <w:rPr>
          <w:szCs w:val="24"/>
        </w:rPr>
      </w:pPr>
      <w:r w:rsidRPr="002D77BE">
        <w:rPr>
          <w:szCs w:val="24"/>
        </w:rPr>
        <w:t>Czas trwania iteracji rośnie monotonicznie wraz z liczebnością populacji i wykazuje charakter zbliżony do liniowego. Dla 100 agentów średni czas iteracji wynosi ok. 0</w:t>
      </w:r>
      <w:r w:rsidR="00C124C6" w:rsidRPr="002D77BE">
        <w:rPr>
          <w:szCs w:val="24"/>
        </w:rPr>
        <w:t>.</w:t>
      </w:r>
      <w:r w:rsidRPr="002D77BE">
        <w:rPr>
          <w:szCs w:val="24"/>
        </w:rPr>
        <w:t>09 ms, natomiast dla 10 000 agentów ok. 13 ms, co odpowiada skalowaniu jedynie nieznacznie szybszemu niż liniowe i pozbawionemu nieliniowego „załamania” wydajności</w:t>
      </w:r>
      <w:r w:rsidR="002903AF" w:rsidRPr="002D77BE">
        <w:rPr>
          <w:szCs w:val="24"/>
        </w:rPr>
        <w:t>.</w:t>
      </w:r>
    </w:p>
    <w:p w14:paraId="64FA96EA" w14:textId="60569F8F" w:rsidR="0043105F" w:rsidRPr="002D77BE" w:rsidRDefault="00BC5340" w:rsidP="00901301">
      <w:pPr>
        <w:pStyle w:val="Heading3"/>
      </w:pPr>
      <w:bookmarkStart w:id="116" w:name="_Toc219849185"/>
      <w:r w:rsidRPr="002D77BE">
        <w:t>Analiza przepustowości</w:t>
      </w:r>
      <w:bookmarkEnd w:id="116"/>
    </w:p>
    <w:p w14:paraId="30461A66" w14:textId="7284BF35" w:rsidR="0015417C" w:rsidRDefault="00901301" w:rsidP="008B4D4E">
      <w:pPr>
        <w:spacing w:line="360" w:lineRule="auto"/>
        <w:rPr>
          <w:noProof/>
        </w:rPr>
      </w:pPr>
      <w:r w:rsidRPr="002D77BE">
        <w:t>Na</w:t>
      </w:r>
      <w:r w:rsidR="0014685A" w:rsidRPr="002D77BE">
        <w:t xml:space="preserve"> </w:t>
      </w:r>
      <w:r w:rsidR="008D0F45">
        <w:t>rysunku 2</w:t>
      </w:r>
      <w:r w:rsidR="0014685A" w:rsidRPr="002D77BE">
        <w:t xml:space="preserve"> </w:t>
      </w:r>
      <w:r w:rsidRPr="002D77BE">
        <w:t>przedstawiono przepustowość, rozumianą jako liczbę aktualizowanych agentów na sekundę, w funkcji liczebności populacji.</w:t>
      </w:r>
      <w:r w:rsidR="0015417C" w:rsidRPr="0015417C">
        <w:rPr>
          <w:noProof/>
        </w:rPr>
        <w:t xml:space="preserve"> </w:t>
      </w:r>
    </w:p>
    <w:p w14:paraId="37D1163E" w14:textId="2E9F4C7D" w:rsidR="005E284A" w:rsidRPr="00E37B97" w:rsidRDefault="0015417C" w:rsidP="00E37B97">
      <w:pPr>
        <w:pStyle w:val="Caption"/>
        <w:rPr>
          <w:sz w:val="24"/>
          <w:szCs w:val="22"/>
        </w:rPr>
      </w:pPr>
      <w:r w:rsidRPr="002D77BE">
        <w:rPr>
          <w:noProof/>
        </w:rPr>
        <w:drawing>
          <wp:inline distT="0" distB="0" distL="0" distR="0" wp14:anchorId="3924C842" wp14:editId="7C5657E9">
            <wp:extent cx="4918075" cy="2790825"/>
            <wp:effectExtent l="0" t="0" r="0" b="0"/>
            <wp:docPr id="446230749" name="Chart 1">
              <a:extLst xmlns:a="http://schemas.openxmlformats.org/drawingml/2006/main">
                <a:ext uri="{FF2B5EF4-FFF2-40B4-BE49-F238E27FC236}">
                  <a16:creationId xmlns:a16="http://schemas.microsoft.com/office/drawing/2014/main" id="{51EE4E75-AFD4-4B7A-A053-2BDD887F12E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3903242F" w14:textId="671F1CE2" w:rsidR="009E5190" w:rsidRPr="00C74881" w:rsidRDefault="009E5190" w:rsidP="0015417C">
      <w:pPr>
        <w:pStyle w:val="Caption"/>
        <w:rPr>
          <w:szCs w:val="24"/>
        </w:rPr>
      </w:pPr>
      <w:bookmarkStart w:id="117" w:name="_Ref219387574"/>
      <w:r w:rsidRPr="00C74881">
        <w:t xml:space="preserve">Rys. </w:t>
      </w:r>
      <w:r>
        <w:fldChar w:fldCharType="begin"/>
      </w:r>
      <w:r>
        <w:instrText>SEQ Rys. \* ARABIC</w:instrText>
      </w:r>
      <w:r>
        <w:fldChar w:fldCharType="separate"/>
      </w:r>
      <w:r w:rsidR="00314143">
        <w:rPr>
          <w:noProof/>
        </w:rPr>
        <w:t>2</w:t>
      </w:r>
      <w:r>
        <w:fldChar w:fldCharType="end"/>
      </w:r>
      <w:bookmarkEnd w:id="117"/>
      <w:r w:rsidRPr="00C74881">
        <w:t>. Przepustowość w funkcji liczby agentów</w:t>
      </w:r>
    </w:p>
    <w:p w14:paraId="4115DE51" w14:textId="74AA4548" w:rsidR="009E5190" w:rsidRPr="002D77BE" w:rsidRDefault="009E5190" w:rsidP="00E37B97">
      <w:pPr>
        <w:pStyle w:val="Caption"/>
        <w:rPr>
          <w:szCs w:val="20"/>
        </w:rPr>
      </w:pPr>
      <w:r w:rsidRPr="002D77BE">
        <w:rPr>
          <w:szCs w:val="20"/>
        </w:rPr>
        <w:t xml:space="preserve">Źródło: opracowanie własne na podstawie </w:t>
      </w:r>
      <w:r w:rsidR="00A2457A">
        <w:rPr>
          <w:szCs w:val="20"/>
        </w:rPr>
        <w:t>tabeli 1.</w:t>
      </w:r>
    </w:p>
    <w:p w14:paraId="59999CF1" w14:textId="77777777" w:rsidR="009E5190" w:rsidRPr="00C50D67" w:rsidRDefault="009E5190" w:rsidP="009E5190">
      <w:pPr>
        <w:spacing w:line="360" w:lineRule="auto"/>
        <w:jc w:val="center"/>
        <w:rPr>
          <w:szCs w:val="24"/>
        </w:rPr>
      </w:pPr>
    </w:p>
    <w:p w14:paraId="6892EB6E" w14:textId="0D80B4F4" w:rsidR="009E5190" w:rsidRPr="002D77BE" w:rsidRDefault="00077716" w:rsidP="0043105F">
      <w:pPr>
        <w:spacing w:line="360" w:lineRule="auto"/>
        <w:rPr>
          <w:szCs w:val="24"/>
        </w:rPr>
      </w:pPr>
      <w:r w:rsidRPr="002D77BE">
        <w:rPr>
          <w:szCs w:val="24"/>
        </w:rPr>
        <w:t xml:space="preserve">Dla małych wartości </w:t>
      </w:r>
      <w:r w:rsidR="005E40E8" w:rsidRPr="002D77BE">
        <w:rPr>
          <w:i/>
          <w:iCs/>
          <w:szCs w:val="24"/>
        </w:rPr>
        <w:t>N</w:t>
      </w:r>
      <w:r w:rsidR="004C04F1" w:rsidRPr="002D77BE">
        <w:rPr>
          <w:szCs w:val="24"/>
        </w:rPr>
        <w:t xml:space="preserve"> obserwuje się wzrost przepustowości – od ok. 1.13 mln agentów/s dla 100 agentów do maksymalnie ok. 1.71 mln agentów/s dla 500 agentów. W tym zakresie istotną rolę odgrywa narzut stałych operacji niezależnych od liczby agentów (m.in. obsługa pętli głównej i orkiestracja systemów), który przy większej populacji ulega lepszej amortyzacji.</w:t>
      </w:r>
      <w:r w:rsidR="00E83BEC" w:rsidRPr="002D77BE">
        <w:rPr>
          <w:szCs w:val="24"/>
        </w:rPr>
        <w:t xml:space="preserve"> </w:t>
      </w:r>
    </w:p>
    <w:p w14:paraId="1E0D2EF8" w14:textId="6FD91478" w:rsidR="00E83BEC" w:rsidRPr="002D77BE" w:rsidRDefault="00E83BEC" w:rsidP="0043105F">
      <w:pPr>
        <w:spacing w:line="360" w:lineRule="auto"/>
        <w:rPr>
          <w:szCs w:val="24"/>
        </w:rPr>
      </w:pPr>
      <w:r w:rsidRPr="002D77BE">
        <w:rPr>
          <w:szCs w:val="24"/>
        </w:rPr>
        <w:t xml:space="preserve">Powyżej 500–1000 agentów przepustowość stopniowo maleje, osiągając wartość ok. 0.77 mln agentów/s dla 10 000 agentów. Spadek ten ma łagodny charakter i wynika głównie z rosnącego obciążenia pamięci oraz kosztów dostępu do danych komponentów przy dużej liczbie encji. Pomimo tego, w całym badanym zakresie utrzymywany jest poziom setek tysięcy aktualizacji agentów na sekundę na pojedynczym rdzeniu CPU, co </w:t>
      </w:r>
      <w:r w:rsidR="005D77F8">
        <w:rPr>
          <w:szCs w:val="24"/>
        </w:rPr>
        <w:t>wskazuje</w:t>
      </w:r>
      <w:r w:rsidRPr="002D77BE">
        <w:rPr>
          <w:szCs w:val="24"/>
        </w:rPr>
        <w:t>, że zastosowana architektura ECS zapewnia dobrą skalowalność obliczeniową.</w:t>
      </w:r>
    </w:p>
    <w:p w14:paraId="44AFFF67" w14:textId="0BF00CA2" w:rsidR="002D1611" w:rsidRPr="002D77BE" w:rsidRDefault="002D1611" w:rsidP="0043105F">
      <w:pPr>
        <w:spacing w:line="360" w:lineRule="auto"/>
        <w:rPr>
          <w:szCs w:val="24"/>
        </w:rPr>
      </w:pPr>
      <w:r w:rsidRPr="002D77BE">
        <w:rPr>
          <w:szCs w:val="24"/>
        </w:rPr>
        <w:t>Niewielkie odchylenia od idealnie monotonicznego przebiegu w zakresie 250–1000 agentów wynikają z wpływu stałego narzutu oraz szumu pomiarowego i nie mają istotnego znaczenia z punktu widzenia ogólnego trendu.</w:t>
      </w:r>
    </w:p>
    <w:p w14:paraId="3906D14A" w14:textId="3DF4AED3" w:rsidR="00BF13F6" w:rsidRPr="002D77BE" w:rsidRDefault="00BF13F6" w:rsidP="003C35B9">
      <w:pPr>
        <w:pStyle w:val="Heading3"/>
      </w:pPr>
      <w:bookmarkStart w:id="118" w:name="_Toc219849186"/>
      <w:r w:rsidRPr="002D77BE">
        <w:t xml:space="preserve">Analiza wpływu </w:t>
      </w:r>
      <w:r w:rsidR="003C35B9" w:rsidRPr="002D77BE">
        <w:t>trybu graficznego na wydajność</w:t>
      </w:r>
      <w:bookmarkEnd w:id="118"/>
    </w:p>
    <w:p w14:paraId="2706D701" w14:textId="0893F48D" w:rsidR="003C35B9" w:rsidRPr="002D77BE" w:rsidRDefault="00354269" w:rsidP="00AD0077">
      <w:pPr>
        <w:spacing w:line="360" w:lineRule="auto"/>
      </w:pPr>
      <w:r w:rsidRPr="002D77BE">
        <w:t>W celu oceny wpływu warstwy graficznej na wydajność symulacji porównano średni czas trwania klatki oraz średni czas trwania pojedynczej iteracji modelu w trybie konsolowym</w:t>
      </w:r>
      <w:r w:rsidR="00860DA5" w:rsidRPr="002D77BE">
        <w:t xml:space="preserve"> (CLI)</w:t>
      </w:r>
      <w:r w:rsidRPr="002D77BE">
        <w:t xml:space="preserve"> i graficznym </w:t>
      </w:r>
      <w:r w:rsidR="00860DA5" w:rsidRPr="002D77BE">
        <w:t xml:space="preserve">(GUI) </w:t>
      </w:r>
      <w:r w:rsidRPr="002D77BE">
        <w:t>dla populacji liczącej 500 agentów</w:t>
      </w:r>
      <w:r w:rsidR="00AD0077" w:rsidRPr="002D77BE">
        <w:t>.</w:t>
      </w:r>
      <w:r w:rsidR="00EA0DF5">
        <w:t xml:space="preserve"> </w:t>
      </w:r>
      <w:r w:rsidR="008616FA">
        <w:t>W</w:t>
      </w:r>
      <w:r w:rsidR="00EA0DF5">
        <w:t>yniki zestawiono w tabeli 2.</w:t>
      </w:r>
    </w:p>
    <w:p w14:paraId="4522515C" w14:textId="77777777" w:rsidR="00874C49" w:rsidRPr="00D31F2D" w:rsidRDefault="00874C49" w:rsidP="00D31F2D">
      <w:pPr>
        <w:spacing w:after="0" w:line="360" w:lineRule="auto"/>
        <w:rPr>
          <w:sz w:val="20"/>
          <w:szCs w:val="20"/>
        </w:rPr>
      </w:pPr>
    </w:p>
    <w:p w14:paraId="11413B44" w14:textId="7BBE35D1" w:rsidR="00DD6712" w:rsidRPr="002D77BE" w:rsidRDefault="00A636A7" w:rsidP="00A636A7">
      <w:pPr>
        <w:pStyle w:val="Caption"/>
      </w:pPr>
      <w:r w:rsidRPr="002D77BE">
        <w:t xml:space="preserve">Tab. </w:t>
      </w:r>
      <w:r>
        <w:fldChar w:fldCharType="begin"/>
      </w:r>
      <w:r>
        <w:instrText>SEQ Tab. \* ARABIC</w:instrText>
      </w:r>
      <w:r>
        <w:fldChar w:fldCharType="separate"/>
      </w:r>
      <w:r w:rsidR="00314143">
        <w:rPr>
          <w:noProof/>
        </w:rPr>
        <w:t>2</w:t>
      </w:r>
      <w:r>
        <w:fldChar w:fldCharType="end"/>
      </w:r>
      <w:r w:rsidRPr="002D77BE">
        <w:t>. Wzrost wydajności w trybie konsolowym</w:t>
      </w:r>
    </w:p>
    <w:tbl>
      <w:tblPr>
        <w:tblStyle w:val="TableGrid"/>
        <w:tblW w:w="0" w:type="auto"/>
        <w:jc w:val="center"/>
        <w:tblLook w:val="04A0" w:firstRow="1" w:lastRow="0" w:firstColumn="1" w:lastColumn="0" w:noHBand="0" w:noVBand="1"/>
      </w:tblPr>
      <w:tblGrid>
        <w:gridCol w:w="1881"/>
        <w:gridCol w:w="2305"/>
        <w:gridCol w:w="2305"/>
        <w:gridCol w:w="2305"/>
      </w:tblGrid>
      <w:tr w:rsidR="00615C79" w:rsidRPr="00C03006" w14:paraId="37228F5B" w14:textId="77777777" w:rsidTr="00860DA5">
        <w:trPr>
          <w:trHeight w:val="304"/>
          <w:jc w:val="center"/>
        </w:trPr>
        <w:tc>
          <w:tcPr>
            <w:tcW w:w="1881" w:type="dxa"/>
            <w:hideMark/>
          </w:tcPr>
          <w:p w14:paraId="0B62EB93" w14:textId="77777777" w:rsidR="00860DA5" w:rsidRPr="00C03006" w:rsidRDefault="00860DA5" w:rsidP="00DF5530">
            <w:pPr>
              <w:spacing w:line="360" w:lineRule="auto"/>
              <w:jc w:val="left"/>
              <w:rPr>
                <w:b/>
                <w:bCs/>
                <w:sz w:val="20"/>
                <w:szCs w:val="20"/>
              </w:rPr>
            </w:pPr>
            <w:r w:rsidRPr="00C03006">
              <w:rPr>
                <w:b/>
                <w:bCs/>
                <w:sz w:val="20"/>
                <w:szCs w:val="20"/>
              </w:rPr>
              <w:t>Metryka</w:t>
            </w:r>
          </w:p>
        </w:tc>
        <w:tc>
          <w:tcPr>
            <w:tcW w:w="2305" w:type="dxa"/>
            <w:hideMark/>
          </w:tcPr>
          <w:p w14:paraId="6CF41DC6" w14:textId="2E02A1A4" w:rsidR="00860DA5" w:rsidRPr="00C03006" w:rsidRDefault="00860DA5" w:rsidP="00826C6A">
            <w:pPr>
              <w:spacing w:line="360" w:lineRule="auto"/>
              <w:jc w:val="left"/>
              <w:rPr>
                <w:b/>
                <w:bCs/>
                <w:sz w:val="20"/>
                <w:szCs w:val="20"/>
              </w:rPr>
            </w:pPr>
            <w:r w:rsidRPr="00C03006">
              <w:rPr>
                <w:b/>
                <w:bCs/>
                <w:sz w:val="20"/>
                <w:szCs w:val="20"/>
              </w:rPr>
              <w:t>CLI (średnia)</w:t>
            </w:r>
            <w:r w:rsidR="0005382B">
              <w:rPr>
                <w:b/>
                <w:bCs/>
                <w:sz w:val="20"/>
                <w:szCs w:val="20"/>
              </w:rPr>
              <w:t xml:space="preserve"> [ms]</w:t>
            </w:r>
          </w:p>
        </w:tc>
        <w:tc>
          <w:tcPr>
            <w:tcW w:w="2305" w:type="dxa"/>
            <w:hideMark/>
          </w:tcPr>
          <w:p w14:paraId="6C2717AF" w14:textId="1F4642AD" w:rsidR="00860DA5" w:rsidRPr="00C03006" w:rsidRDefault="00860DA5" w:rsidP="00826C6A">
            <w:pPr>
              <w:spacing w:line="360" w:lineRule="auto"/>
              <w:jc w:val="left"/>
              <w:rPr>
                <w:b/>
                <w:bCs/>
                <w:sz w:val="20"/>
                <w:szCs w:val="20"/>
              </w:rPr>
            </w:pPr>
            <w:r w:rsidRPr="00C03006">
              <w:rPr>
                <w:b/>
                <w:bCs/>
                <w:sz w:val="20"/>
                <w:szCs w:val="20"/>
              </w:rPr>
              <w:t>GUI (średnia)</w:t>
            </w:r>
            <w:r w:rsidR="0005382B">
              <w:rPr>
                <w:b/>
                <w:bCs/>
                <w:sz w:val="20"/>
                <w:szCs w:val="20"/>
              </w:rPr>
              <w:t xml:space="preserve"> [ms]</w:t>
            </w:r>
          </w:p>
        </w:tc>
        <w:tc>
          <w:tcPr>
            <w:tcW w:w="2305" w:type="dxa"/>
            <w:hideMark/>
          </w:tcPr>
          <w:p w14:paraId="32C47E00" w14:textId="77777777" w:rsidR="00860DA5" w:rsidRPr="00C03006" w:rsidRDefault="00860DA5" w:rsidP="00826C6A">
            <w:pPr>
              <w:spacing w:line="360" w:lineRule="auto"/>
              <w:jc w:val="left"/>
              <w:rPr>
                <w:b/>
                <w:bCs/>
                <w:sz w:val="20"/>
                <w:szCs w:val="20"/>
              </w:rPr>
            </w:pPr>
            <w:r w:rsidRPr="00C03006">
              <w:rPr>
                <w:b/>
                <w:bCs/>
                <w:sz w:val="20"/>
                <w:szCs w:val="20"/>
              </w:rPr>
              <w:t>Przyspieszenie CLI</w:t>
            </w:r>
          </w:p>
        </w:tc>
      </w:tr>
      <w:tr w:rsidR="00615C79" w:rsidRPr="00C03006" w14:paraId="590C53B4" w14:textId="77777777" w:rsidTr="00860DA5">
        <w:trPr>
          <w:trHeight w:val="304"/>
          <w:jc w:val="center"/>
        </w:trPr>
        <w:tc>
          <w:tcPr>
            <w:tcW w:w="1881" w:type="dxa"/>
            <w:hideMark/>
          </w:tcPr>
          <w:p w14:paraId="43E2693B" w14:textId="77777777" w:rsidR="00860DA5" w:rsidRPr="00C03006" w:rsidRDefault="00860DA5" w:rsidP="00DF5530">
            <w:pPr>
              <w:spacing w:line="360" w:lineRule="auto"/>
              <w:jc w:val="left"/>
              <w:rPr>
                <w:sz w:val="20"/>
                <w:szCs w:val="20"/>
              </w:rPr>
            </w:pPr>
            <w:r w:rsidRPr="00C03006">
              <w:rPr>
                <w:sz w:val="20"/>
                <w:szCs w:val="20"/>
              </w:rPr>
              <w:t>Czas klatki</w:t>
            </w:r>
          </w:p>
        </w:tc>
        <w:tc>
          <w:tcPr>
            <w:tcW w:w="2305" w:type="dxa"/>
            <w:hideMark/>
          </w:tcPr>
          <w:p w14:paraId="5FEBC7BC" w14:textId="10E986EF" w:rsidR="00860DA5" w:rsidRPr="00C03006" w:rsidRDefault="00860DA5" w:rsidP="00DF5530">
            <w:pPr>
              <w:spacing w:line="360" w:lineRule="auto"/>
              <w:jc w:val="right"/>
              <w:rPr>
                <w:sz w:val="20"/>
                <w:szCs w:val="20"/>
              </w:rPr>
            </w:pPr>
            <w:r w:rsidRPr="00C03006">
              <w:rPr>
                <w:sz w:val="20"/>
                <w:szCs w:val="20"/>
              </w:rPr>
              <w:t>0.2929</w:t>
            </w:r>
          </w:p>
        </w:tc>
        <w:tc>
          <w:tcPr>
            <w:tcW w:w="2305" w:type="dxa"/>
            <w:hideMark/>
          </w:tcPr>
          <w:p w14:paraId="735A6630" w14:textId="74F832F1" w:rsidR="00860DA5" w:rsidRPr="00C03006" w:rsidRDefault="00860DA5" w:rsidP="00DF5530">
            <w:pPr>
              <w:spacing w:line="360" w:lineRule="auto"/>
              <w:jc w:val="right"/>
              <w:rPr>
                <w:sz w:val="20"/>
                <w:szCs w:val="20"/>
              </w:rPr>
            </w:pPr>
            <w:r w:rsidRPr="00C03006">
              <w:rPr>
                <w:sz w:val="20"/>
                <w:szCs w:val="20"/>
              </w:rPr>
              <w:t>0.8275</w:t>
            </w:r>
          </w:p>
        </w:tc>
        <w:tc>
          <w:tcPr>
            <w:tcW w:w="2305" w:type="dxa"/>
            <w:hideMark/>
          </w:tcPr>
          <w:p w14:paraId="6E0F390B" w14:textId="77777777" w:rsidR="00860DA5" w:rsidRPr="00C03006" w:rsidRDefault="00860DA5" w:rsidP="00DF5530">
            <w:pPr>
              <w:spacing w:line="360" w:lineRule="auto"/>
              <w:jc w:val="right"/>
              <w:rPr>
                <w:b/>
                <w:bCs/>
                <w:sz w:val="20"/>
                <w:szCs w:val="20"/>
              </w:rPr>
            </w:pPr>
            <w:r w:rsidRPr="00C03006">
              <w:rPr>
                <w:b/>
                <w:bCs/>
                <w:sz w:val="20"/>
                <w:szCs w:val="20"/>
              </w:rPr>
              <w:t>2.83×</w:t>
            </w:r>
            <w:r w:rsidRPr="00C03006">
              <w:rPr>
                <w:sz w:val="20"/>
                <w:szCs w:val="20"/>
              </w:rPr>
              <w:t xml:space="preserve"> (182.5%)</w:t>
            </w:r>
          </w:p>
        </w:tc>
      </w:tr>
      <w:tr w:rsidR="00615C79" w:rsidRPr="00C03006" w14:paraId="0F1E8BF3" w14:textId="77777777" w:rsidTr="00860DA5">
        <w:trPr>
          <w:trHeight w:val="304"/>
          <w:jc w:val="center"/>
        </w:trPr>
        <w:tc>
          <w:tcPr>
            <w:tcW w:w="1881" w:type="dxa"/>
            <w:hideMark/>
          </w:tcPr>
          <w:p w14:paraId="48F41235" w14:textId="77777777" w:rsidR="00860DA5" w:rsidRPr="00C03006" w:rsidRDefault="00860DA5" w:rsidP="00DF5530">
            <w:pPr>
              <w:spacing w:line="360" w:lineRule="auto"/>
              <w:jc w:val="left"/>
              <w:rPr>
                <w:sz w:val="20"/>
                <w:szCs w:val="20"/>
              </w:rPr>
            </w:pPr>
            <w:r w:rsidRPr="00C03006">
              <w:rPr>
                <w:sz w:val="20"/>
                <w:szCs w:val="20"/>
              </w:rPr>
              <w:t>Czas iteracji</w:t>
            </w:r>
          </w:p>
        </w:tc>
        <w:tc>
          <w:tcPr>
            <w:tcW w:w="2305" w:type="dxa"/>
            <w:hideMark/>
          </w:tcPr>
          <w:p w14:paraId="566B51B8" w14:textId="69EA366B" w:rsidR="00860DA5" w:rsidRPr="00C03006" w:rsidRDefault="00860DA5" w:rsidP="00DF5530">
            <w:pPr>
              <w:spacing w:line="360" w:lineRule="auto"/>
              <w:jc w:val="right"/>
              <w:rPr>
                <w:sz w:val="20"/>
                <w:szCs w:val="20"/>
              </w:rPr>
            </w:pPr>
            <w:r w:rsidRPr="00C03006">
              <w:rPr>
                <w:sz w:val="20"/>
                <w:szCs w:val="20"/>
              </w:rPr>
              <w:t>0.2927</w:t>
            </w:r>
          </w:p>
        </w:tc>
        <w:tc>
          <w:tcPr>
            <w:tcW w:w="2305" w:type="dxa"/>
            <w:hideMark/>
          </w:tcPr>
          <w:p w14:paraId="6E2AF135" w14:textId="28382784" w:rsidR="00860DA5" w:rsidRPr="00C03006" w:rsidRDefault="00860DA5" w:rsidP="00DF5530">
            <w:pPr>
              <w:spacing w:line="360" w:lineRule="auto"/>
              <w:jc w:val="right"/>
              <w:rPr>
                <w:sz w:val="20"/>
                <w:szCs w:val="20"/>
              </w:rPr>
            </w:pPr>
            <w:r w:rsidRPr="00C03006">
              <w:rPr>
                <w:sz w:val="20"/>
                <w:szCs w:val="20"/>
              </w:rPr>
              <w:t>0.3365</w:t>
            </w:r>
          </w:p>
        </w:tc>
        <w:tc>
          <w:tcPr>
            <w:tcW w:w="2305" w:type="dxa"/>
            <w:hideMark/>
          </w:tcPr>
          <w:p w14:paraId="007477A4" w14:textId="77777777" w:rsidR="00860DA5" w:rsidRPr="00C03006" w:rsidRDefault="00860DA5" w:rsidP="00DF5530">
            <w:pPr>
              <w:spacing w:line="360" w:lineRule="auto"/>
              <w:jc w:val="right"/>
              <w:rPr>
                <w:b/>
                <w:bCs/>
                <w:sz w:val="20"/>
                <w:szCs w:val="20"/>
              </w:rPr>
            </w:pPr>
            <w:r w:rsidRPr="00C03006">
              <w:rPr>
                <w:b/>
                <w:bCs/>
                <w:sz w:val="20"/>
                <w:szCs w:val="20"/>
              </w:rPr>
              <w:t>1.15×</w:t>
            </w:r>
            <w:r w:rsidRPr="00C03006">
              <w:rPr>
                <w:sz w:val="20"/>
                <w:szCs w:val="20"/>
              </w:rPr>
              <w:t xml:space="preserve"> (15.0%)</w:t>
            </w:r>
          </w:p>
        </w:tc>
      </w:tr>
    </w:tbl>
    <w:p w14:paraId="42D7F403" w14:textId="76B6B60A" w:rsidR="00860DA5" w:rsidRPr="002D77BE" w:rsidRDefault="00A636A7" w:rsidP="00087E43">
      <w:pPr>
        <w:spacing w:line="240" w:lineRule="auto"/>
        <w:jc w:val="center"/>
        <w:rPr>
          <w:sz w:val="20"/>
          <w:szCs w:val="20"/>
        </w:rPr>
      </w:pPr>
      <w:r w:rsidRPr="002D77BE">
        <w:rPr>
          <w:sz w:val="20"/>
          <w:szCs w:val="20"/>
        </w:rPr>
        <w:t xml:space="preserve">Źródło: </w:t>
      </w:r>
      <w:r w:rsidR="003C74B6" w:rsidRPr="002D77BE">
        <w:rPr>
          <w:sz w:val="20"/>
          <w:szCs w:val="20"/>
        </w:rPr>
        <w:t>o</w:t>
      </w:r>
      <w:r w:rsidRPr="002D77BE">
        <w:rPr>
          <w:sz w:val="20"/>
          <w:szCs w:val="20"/>
        </w:rPr>
        <w:t>pracowanie własne</w:t>
      </w:r>
      <w:r w:rsidR="003C74B6" w:rsidRPr="002D77BE">
        <w:rPr>
          <w:sz w:val="20"/>
          <w:szCs w:val="20"/>
        </w:rPr>
        <w:t>.</w:t>
      </w:r>
    </w:p>
    <w:p w14:paraId="6FA7B781" w14:textId="77777777" w:rsidR="00874C49" w:rsidRPr="002D77BE" w:rsidRDefault="00874C49" w:rsidP="00D31F2D">
      <w:pPr>
        <w:spacing w:after="0" w:line="360" w:lineRule="auto"/>
        <w:jc w:val="center"/>
        <w:rPr>
          <w:sz w:val="20"/>
          <w:szCs w:val="20"/>
        </w:rPr>
      </w:pPr>
    </w:p>
    <w:p w14:paraId="456AFAEE" w14:textId="344F2177" w:rsidR="00B17E3E" w:rsidRPr="002D77BE" w:rsidRDefault="00E96CA0" w:rsidP="00B17E3E">
      <w:pPr>
        <w:spacing w:line="360" w:lineRule="auto"/>
      </w:pPr>
      <w:r>
        <w:t>Zgodnie z tabelą 2, p</w:t>
      </w:r>
      <w:r w:rsidR="00B17E3E" w:rsidRPr="002D77BE">
        <w:t xml:space="preserve">rzejście z trybu graficznego do konsolowego pozwala na około 2.8-krotne (≈183%) przyspieszenie czasu klatki, co wynika z wyeliminowania kosztów renderowania oraz przetwarzania interfejsu użytkownika. Jednocześnie </w:t>
      </w:r>
      <w:r w:rsidR="0074544A" w:rsidRPr="002D77BE">
        <w:t xml:space="preserve">występuje niewielka różnica w czasie trwania samej iteracji </w:t>
      </w:r>
      <w:r w:rsidR="00B17E3E" w:rsidRPr="002D77BE">
        <w:t xml:space="preserve">– tryb konsolowy jest średnio </w:t>
      </w:r>
      <w:r w:rsidR="0074544A" w:rsidRPr="002D77BE">
        <w:t xml:space="preserve">szybszy </w:t>
      </w:r>
      <w:r w:rsidR="00B17E3E" w:rsidRPr="002D77BE">
        <w:t>o ok. 15</w:t>
      </w:r>
      <w:r w:rsidR="005F0B3D" w:rsidRPr="002D77BE">
        <w:t>%</w:t>
      </w:r>
      <w:r w:rsidR="004A4DCA" w:rsidRPr="002D77BE">
        <w:t>. Powstały dodatkowy narzut</w:t>
      </w:r>
      <w:r w:rsidR="00874C49" w:rsidRPr="002D77BE">
        <w:t xml:space="preserve"> iteracyjny</w:t>
      </w:r>
      <w:r w:rsidR="004A4DCA" w:rsidRPr="002D77BE">
        <w:t xml:space="preserve"> w trybie GUI wynika wyłącznie z </w:t>
      </w:r>
      <w:r w:rsidR="006558C4" w:rsidRPr="002D77BE">
        <w:t>instancjonowania</w:t>
      </w:r>
      <w:r w:rsidR="004A4DCA" w:rsidRPr="002D77BE">
        <w:t xml:space="preserve"> systemu odpowiedzialnego za przygotowanie danych diagnostycznych wyświetlanych w interfejsie użytkownika, który </w:t>
      </w:r>
      <w:r w:rsidR="002932AA" w:rsidRPr="002D77BE">
        <w:t xml:space="preserve">tworzony jest </w:t>
      </w:r>
      <w:r w:rsidR="00576470">
        <w:t>jedynie</w:t>
      </w:r>
      <w:r w:rsidR="004A4DCA" w:rsidRPr="002D77BE">
        <w:t xml:space="preserve"> w tym trybie.</w:t>
      </w:r>
      <w:r w:rsidR="00EC664F" w:rsidRPr="002D77BE">
        <w:t xml:space="preserve"> </w:t>
      </w:r>
      <w:r w:rsidR="00031359" w:rsidRPr="002D77BE">
        <w:t xml:space="preserve"> </w:t>
      </w:r>
    </w:p>
    <w:p w14:paraId="1A0C26D6" w14:textId="29F6B70A" w:rsidR="00B17E3E" w:rsidRPr="002D77BE" w:rsidRDefault="00235D17" w:rsidP="00B17E3E">
      <w:pPr>
        <w:spacing w:line="360" w:lineRule="auto"/>
      </w:pPr>
      <w:r w:rsidRPr="002D77BE">
        <w:t>Oznacza to, że obciążenie wynikające z warstwy graficznej jest w dużym stopniu odseparowane od logiki symulacji, a architektura hybrydowa skutecznie izoluje rdzeń symulacji od kosztów renderowania. W efekcie wydajność części obliczeniowej pozostaje niemal identyczna w obu trybach</w:t>
      </w:r>
      <w:r w:rsidR="00833D5E" w:rsidRPr="002D77BE">
        <w:t>.</w:t>
      </w:r>
      <w:r w:rsidR="000333B6" w:rsidRPr="002D77BE">
        <w:t xml:space="preserve"> Uzyskane wyniki uzasadniają osobny tryb konsolowy jako rozwiązanie optymalizacyjne.</w:t>
      </w:r>
    </w:p>
    <w:p w14:paraId="245F8EFD" w14:textId="0E8A09BD" w:rsidR="00096B27" w:rsidRPr="002D77BE" w:rsidRDefault="00096B27" w:rsidP="00E67781">
      <w:pPr>
        <w:pStyle w:val="Heading2"/>
        <w:spacing w:line="360" w:lineRule="auto"/>
      </w:pPr>
      <w:bookmarkStart w:id="119" w:name="_Toc219849187"/>
      <w:r w:rsidRPr="002D77BE">
        <w:t>Test deterministyczności</w:t>
      </w:r>
      <w:bookmarkEnd w:id="119"/>
    </w:p>
    <w:p w14:paraId="57BC0BD3" w14:textId="2ABD1FA8" w:rsidR="00174DBB" w:rsidRPr="002D77BE" w:rsidRDefault="00330219" w:rsidP="00E67781">
      <w:pPr>
        <w:spacing w:line="360" w:lineRule="auto"/>
      </w:pPr>
      <w:r w:rsidRPr="002D77BE">
        <w:t xml:space="preserve">Aby ocenić deterministyczność implementacji, przeprowadzono serię pięciu pełnych przebiegów symulacji z wykorzystaniem </w:t>
      </w:r>
      <w:r w:rsidR="003050C2" w:rsidRPr="002D77BE">
        <w:t>jednakowych danych wejściowych</w:t>
      </w:r>
      <w:r w:rsidRPr="002D77BE">
        <w:t xml:space="preserve">. </w:t>
      </w:r>
      <w:r w:rsidR="00D862F7" w:rsidRPr="002D77BE">
        <w:t>Cały eksperyment został uruchomiony w sposób zautomatyzowany za pomocą skryptu w języku Python, co zapewniło pełną powtarzalność warunków wykonania.</w:t>
      </w:r>
      <w:r w:rsidR="00D862F7" w:rsidRPr="002D77BE">
        <w:rPr>
          <w:b/>
          <w:bCs/>
        </w:rPr>
        <w:t xml:space="preserve"> </w:t>
      </w:r>
      <w:r w:rsidRPr="002D77BE">
        <w:t>W przeciwieństwie do testów wydajnościowych zastosowano tu w pełni funkcjonalną konfigurację modelu ekosystemu: agenci podlegali normalnej dynamice populacji, zużyciu energii, śmierci, prokreacji i presji selekcji. Celem było sprawdzenie, czy przy stałych warunkach wejściowych identyczny jest nie tylko stan końcowy, lecz również cały przebieg ewolucji układu.</w:t>
      </w:r>
      <w:r w:rsidR="00174DBB" w:rsidRPr="002D77BE">
        <w:t xml:space="preserve"> </w:t>
      </w:r>
      <w:r w:rsidRPr="002D77BE">
        <w:t xml:space="preserve">Każdy przebieg obejmował </w:t>
      </w:r>
      <w:r w:rsidR="0030223A">
        <w:t>100 000</w:t>
      </w:r>
      <w:r w:rsidRPr="002D77BE">
        <w:t xml:space="preserve"> iteracji. W trakcie działania symulacja zapisywała do pliku wynikowego pełny zestaw danych z każdej iteracji, co w efekcie dawało </w:t>
      </w:r>
      <w:r w:rsidR="0030223A">
        <w:t xml:space="preserve">100 000 </w:t>
      </w:r>
      <w:r w:rsidRPr="002D77BE">
        <w:t>rekordów na jeden przebieg</w:t>
      </w:r>
      <w:r w:rsidR="00251E57">
        <w:t xml:space="preserve"> [24]</w:t>
      </w:r>
      <w:r w:rsidRPr="002D77BE">
        <w:t>.</w:t>
      </w:r>
      <w:r w:rsidR="006749E8" w:rsidRPr="002D77BE">
        <w:t xml:space="preserve"> </w:t>
      </w:r>
    </w:p>
    <w:p w14:paraId="5693F7F5" w14:textId="0DBAF0B0" w:rsidR="006749E8" w:rsidRPr="002D77BE" w:rsidRDefault="007B7C08" w:rsidP="00E67781">
      <w:pPr>
        <w:spacing w:line="360" w:lineRule="auto"/>
      </w:pPr>
      <w:r w:rsidRPr="002D77BE">
        <w:t xml:space="preserve">Wszystkie pięć przebiegów wygenerowało identyczne </w:t>
      </w:r>
      <w:r w:rsidR="00717DB6" w:rsidRPr="002D77BE">
        <w:t>skróty kryptograficzne (SHA-256)</w:t>
      </w:r>
      <w:r w:rsidRPr="002D77BE">
        <w:t xml:space="preserve">, co oznacza, że pełne sekwencje wyników były bitowo zgodne. </w:t>
      </w:r>
      <w:r w:rsidR="00A30A97">
        <w:t xml:space="preserve">Wskazuje to na </w:t>
      </w:r>
      <w:r w:rsidRPr="002D77BE">
        <w:t xml:space="preserve">deterministyczność implementacji symulacji w obrębie danej konfiguracji sprzętowo–kompilacyjnej przy </w:t>
      </w:r>
      <w:r w:rsidR="009975ED" w:rsidRPr="002D77BE">
        <w:t>użyciu jednakowych danych wejściowych</w:t>
      </w:r>
      <w:r w:rsidR="00251E57">
        <w:t xml:space="preserve"> [24]</w:t>
      </w:r>
      <w:r w:rsidRPr="002D77BE">
        <w:t xml:space="preserve">. </w:t>
      </w:r>
    </w:p>
    <w:p w14:paraId="4A47B6A5" w14:textId="763A1670" w:rsidR="007927F1" w:rsidRPr="002D77BE" w:rsidRDefault="007B7C08" w:rsidP="0050510B">
      <w:pPr>
        <w:spacing w:line="360" w:lineRule="auto"/>
      </w:pPr>
      <w:r w:rsidRPr="002D77BE">
        <w:t>Należy przy tym zaznaczyć, że ze względu na właściwości arytmetyki zmiennoprzecinkowej deterministyczność ta nie musi być zachowana na innych platformach sprzętowych lub przy odmiennych ustawieniach kompilatora</w:t>
      </w:r>
      <w:r w:rsidR="00A40B6C">
        <w:t xml:space="preserve"> [19, 20]</w:t>
      </w:r>
      <w:r w:rsidRPr="002D77BE">
        <w:t>, jednak w praktyce jest wystarczająca do prowadzenia powtarzalnych eksperymentów numerycznych na docelowej platformie.</w:t>
      </w:r>
    </w:p>
    <w:p w14:paraId="789A2E3D" w14:textId="7CDFBD67" w:rsidR="00701CF0" w:rsidRPr="002D77BE" w:rsidRDefault="00701CF0" w:rsidP="0050510B">
      <w:pPr>
        <w:pStyle w:val="Heading2"/>
        <w:spacing w:line="360" w:lineRule="auto"/>
      </w:pPr>
      <w:bookmarkStart w:id="120" w:name="_Toc219849188"/>
      <w:r w:rsidRPr="002D77BE">
        <w:t>Wnioski</w:t>
      </w:r>
      <w:r w:rsidR="00DD6918" w:rsidRPr="002D77BE">
        <w:t xml:space="preserve"> z oceny architektury</w:t>
      </w:r>
      <w:bookmarkEnd w:id="120"/>
    </w:p>
    <w:p w14:paraId="50EBEC96" w14:textId="20D67140" w:rsidR="00DD6918" w:rsidRPr="002D77BE" w:rsidRDefault="00DD6918" w:rsidP="0050510B">
      <w:pPr>
        <w:spacing w:line="360" w:lineRule="auto"/>
      </w:pPr>
      <w:r w:rsidRPr="002D77BE">
        <w:t>Na podstawie przeprowadzonych testów można sformułować następujące wnioski dotyczące zaprojektowanej architektury oprogramowania:</w:t>
      </w:r>
    </w:p>
    <w:p w14:paraId="7EF3A927" w14:textId="06EB9BE4" w:rsidR="00DD6918" w:rsidRPr="002D77BE" w:rsidRDefault="00DD6918" w:rsidP="001D4D7C">
      <w:pPr>
        <w:pStyle w:val="ListParagraph"/>
        <w:numPr>
          <w:ilvl w:val="0"/>
          <w:numId w:val="26"/>
        </w:numPr>
        <w:spacing w:line="360" w:lineRule="auto"/>
      </w:pPr>
      <w:r w:rsidRPr="002D77BE">
        <w:t xml:space="preserve">Czas trwania pojedynczej iteracji symulacji rośnie w przybliżeniu liniowo wraz ze wzrostem liczby agentów, co wskazuje na dobrą skalowalność obliczeniową modelu opartego na wzorcu ECS. W badanym zakresie </w:t>
      </w:r>
      <w:r w:rsidR="001D4D7C" w:rsidRPr="002D77BE">
        <w:t xml:space="preserve">liczby </w:t>
      </w:r>
      <w:r w:rsidRPr="002D77BE">
        <w:t>agentów nie zaobserwowano gwałtownego „załamania” wydajności</w:t>
      </w:r>
      <w:r w:rsidR="007A1A38" w:rsidRPr="002D77BE">
        <w:t xml:space="preserve">. </w:t>
      </w:r>
      <w:r w:rsidR="00566516">
        <w:t>J</w:t>
      </w:r>
      <w:r w:rsidR="007A1A38" w:rsidRPr="002D77BE">
        <w:t xml:space="preserve">est </w:t>
      </w:r>
      <w:r w:rsidR="00566516">
        <w:t xml:space="preserve">to </w:t>
      </w:r>
      <w:r w:rsidR="007A1A38" w:rsidRPr="002D77BE">
        <w:t>spójne z wynikami badań nad wydajnością architektur ECS w symulacjach agentowych</w:t>
      </w:r>
      <w:r w:rsidR="00D51D3A" w:rsidRPr="002D77BE">
        <w:t xml:space="preserve"> </w:t>
      </w:r>
      <w:sdt>
        <w:sdtPr>
          <w:id w:val="844672102"/>
          <w:citation/>
        </w:sdtPr>
        <w:sdtEndPr/>
        <w:sdtContent>
          <w:r w:rsidR="00D51D3A" w:rsidRPr="002D77BE">
            <w:fldChar w:fldCharType="begin"/>
          </w:r>
          <w:r w:rsidR="00D51D3A" w:rsidRPr="002D77BE">
            <w:instrText xml:space="preserve"> CITATION ECSPerf \l 2057 </w:instrText>
          </w:r>
          <w:r w:rsidR="00D51D3A" w:rsidRPr="002D77BE">
            <w:fldChar w:fldCharType="separate"/>
          </w:r>
          <w:r w:rsidR="00AC6B85" w:rsidRPr="00AC6B85">
            <w:rPr>
              <w:noProof/>
            </w:rPr>
            <w:t>[4]</w:t>
          </w:r>
          <w:r w:rsidR="00D51D3A" w:rsidRPr="002D77BE">
            <w:fldChar w:fldCharType="end"/>
          </w:r>
        </w:sdtContent>
      </w:sdt>
      <w:r w:rsidRPr="002D77BE">
        <w:t>.</w:t>
      </w:r>
    </w:p>
    <w:p w14:paraId="63ED44B5" w14:textId="3017AFB2" w:rsidR="00DD6918" w:rsidRPr="002D77BE" w:rsidRDefault="00DD6918" w:rsidP="001D4D7C">
      <w:pPr>
        <w:pStyle w:val="ListParagraph"/>
        <w:numPr>
          <w:ilvl w:val="0"/>
          <w:numId w:val="26"/>
        </w:numPr>
        <w:spacing w:line="360" w:lineRule="auto"/>
      </w:pPr>
      <w:r w:rsidRPr="002D77BE">
        <w:t>Przepustowość</w:t>
      </w:r>
      <w:r w:rsidR="00966EE1">
        <w:t>,</w:t>
      </w:r>
      <w:r w:rsidRPr="002D77BE">
        <w:t xml:space="preserve"> liczona jako liczba aktualizowanych agentów na sekundę</w:t>
      </w:r>
      <w:r w:rsidR="00966EE1">
        <w:t>,</w:t>
      </w:r>
      <w:r w:rsidRPr="002D77BE">
        <w:t xml:space="preserve"> utrzymuje się na poziomie setek tysięcy </w:t>
      </w:r>
      <w:r w:rsidR="00E95AC0">
        <w:t>aktualizacji</w:t>
      </w:r>
      <w:r w:rsidRPr="002D77BE">
        <w:t xml:space="preserve"> na pojedynczym rdzeniu CPU. Spadek przepustowości dla dużych populacji ma łagodny charakter i wynika głównie z rosnącego obciążenia pamięci i kosztów dostępu do danych komponentów.</w:t>
      </w:r>
    </w:p>
    <w:p w14:paraId="46147B42" w14:textId="313F8E63" w:rsidR="00DD6918" w:rsidRPr="002D77BE" w:rsidRDefault="00DD6918" w:rsidP="001D4D7C">
      <w:pPr>
        <w:pStyle w:val="ListParagraph"/>
        <w:numPr>
          <w:ilvl w:val="0"/>
          <w:numId w:val="26"/>
        </w:numPr>
        <w:spacing w:line="360" w:lineRule="auto"/>
      </w:pPr>
      <w:r w:rsidRPr="002D77BE">
        <w:t xml:space="preserve">Uruchomienie aplikacji w trybie konsolowym pozwala na około 2.8-krotne </w:t>
      </w:r>
      <w:r w:rsidR="00E2337F" w:rsidRPr="002D77BE">
        <w:t>zmniejszenie</w:t>
      </w:r>
      <w:r w:rsidRPr="002D77BE">
        <w:t xml:space="preserve"> czasu trwania klatki względem trybu graficznego. Oznacza to, że obciążenie wynikające z warstwy graficznej jest w dużym stopniu odseparowane od logiki symulacji, a tryb CLI stanowi użyteczny wariant optymalizacyjny do długotrwałych eksperymentów.</w:t>
      </w:r>
    </w:p>
    <w:p w14:paraId="3D77330E" w14:textId="486C5FEC" w:rsidR="00DD6918" w:rsidRPr="002D77BE" w:rsidRDefault="00DD6918" w:rsidP="001D4D7C">
      <w:pPr>
        <w:pStyle w:val="ListParagraph"/>
        <w:numPr>
          <w:ilvl w:val="0"/>
          <w:numId w:val="26"/>
        </w:numPr>
        <w:spacing w:line="360" w:lineRule="auto"/>
      </w:pPr>
      <w:r w:rsidRPr="002D77BE">
        <w:t xml:space="preserve">Test deterministyczności wykazał, że przy </w:t>
      </w:r>
      <w:r w:rsidR="00883F0D" w:rsidRPr="002D77BE">
        <w:t>tych samych danych wejściowych</w:t>
      </w:r>
      <w:r w:rsidRPr="002D77BE">
        <w:t xml:space="preserve"> i niezmiennym środowisku uruchomieniowym pełne przebiegi symulacji są bitowo powtarzalne. Deterministyczność ta jest w praktyce wystarczająca do prowadzenia powtarzalnych eksperymentów numerycznych na docelowej platformie sprzętowej.</w:t>
      </w:r>
    </w:p>
    <w:p w14:paraId="4B81F2A2" w14:textId="0995E019" w:rsidR="00173707" w:rsidRPr="002D77BE" w:rsidRDefault="00173707" w:rsidP="001D4D7C">
      <w:pPr>
        <w:pStyle w:val="ListParagraph"/>
        <w:numPr>
          <w:ilvl w:val="0"/>
          <w:numId w:val="26"/>
        </w:numPr>
        <w:spacing w:line="360" w:lineRule="auto"/>
      </w:pPr>
      <w:r w:rsidRPr="002D77BE">
        <w:t>Zastosowanie dwupoziomowej architektury hybrydowej (warstwa silnika + warstwa aplikacji), mechanizmu serwisów oraz wzorca ECS zapewnia wysoką modularność systemu i możliwość łatwego rozszerzania logiki poprzez dodawanie nowych systemów bez ingerencji w istniejący kod</w:t>
      </w:r>
      <w:r w:rsidR="00701962" w:rsidRPr="002D77BE">
        <w:t xml:space="preserve"> (rozdział</w:t>
      </w:r>
      <w:r w:rsidRPr="002D77BE">
        <w:t xml:space="preserve"> </w:t>
      </w:r>
      <w:r w:rsidR="00701962" w:rsidRPr="002D77BE">
        <w:fldChar w:fldCharType="begin"/>
      </w:r>
      <w:r w:rsidR="00701962" w:rsidRPr="002D77BE">
        <w:instrText xml:space="preserve"> REF _Ref219398915 \r \h </w:instrText>
      </w:r>
      <w:r w:rsidR="00701962" w:rsidRPr="002D77BE">
        <w:fldChar w:fldCharType="separate"/>
      </w:r>
      <w:r w:rsidR="00314143">
        <w:t>3.3.2</w:t>
      </w:r>
      <w:r w:rsidR="00701962" w:rsidRPr="002D77BE">
        <w:fldChar w:fldCharType="end"/>
      </w:r>
      <w:r w:rsidR="00701962" w:rsidRPr="002D77BE">
        <w:t>)</w:t>
      </w:r>
      <w:r w:rsidRPr="002D77BE">
        <w:t>.</w:t>
      </w:r>
    </w:p>
    <w:p w14:paraId="7F6D3B04" w14:textId="2DBCD21C" w:rsidR="00CB71CC" w:rsidRPr="002D77BE" w:rsidRDefault="00CB71CC" w:rsidP="001D4D7C">
      <w:pPr>
        <w:pStyle w:val="ListParagraph"/>
        <w:numPr>
          <w:ilvl w:val="0"/>
          <w:numId w:val="26"/>
        </w:numPr>
        <w:spacing w:line="360" w:lineRule="auto"/>
      </w:pPr>
      <w:r w:rsidRPr="002D77BE">
        <w:t>Wykorzystanie zewnętrznego pliku konfiguracyjnego w formacie JSON oraz zestawu map wejściowych w formacie PNG umożliwia szeroką konfigurowalność parametrów eksperymentów i definiowanie zróżnicowanych scenariuszy badawczych bez konieczności rekompilacji oprogramowania. Dodatkowo połączenie trybu konsolowego z obsługą parametrów linii poleceń ułatwia automatyzację serii eksperymentów</w:t>
      </w:r>
      <w:r w:rsidR="00251E57">
        <w:t xml:space="preserve"> [24]</w:t>
      </w:r>
      <w:r w:rsidRPr="002D77BE">
        <w:t>.</w:t>
      </w:r>
    </w:p>
    <w:p w14:paraId="10CE16AC" w14:textId="2EEEFFCB" w:rsidR="002F774F" w:rsidRPr="002D77BE" w:rsidRDefault="002F774F" w:rsidP="001D4D7C">
      <w:pPr>
        <w:pStyle w:val="ListParagraph"/>
        <w:numPr>
          <w:ilvl w:val="0"/>
          <w:numId w:val="26"/>
        </w:numPr>
        <w:spacing w:line="360" w:lineRule="auto"/>
      </w:pPr>
      <w:r w:rsidRPr="002D77BE">
        <w:t>Dobór narzędzi (</w:t>
      </w:r>
      <w:r w:rsidRPr="002D77BE">
        <w:rPr>
          <w:i/>
          <w:iCs/>
        </w:rPr>
        <w:t>CMake, Clang</w:t>
      </w:r>
      <w:r w:rsidRPr="002D77BE">
        <w:t>, biblioteki wieloplatformowe) oraz brak zależności od specyficznych funkcji systemu operacyjnego sprawiają, że środowisko symulacyjne ma charakter wieloplatformowy</w:t>
      </w:r>
      <w:r w:rsidR="000504D7" w:rsidRPr="002D77BE">
        <w:t xml:space="preserve"> (rozdział </w:t>
      </w:r>
      <w:r w:rsidR="000504D7" w:rsidRPr="002D77BE">
        <w:fldChar w:fldCharType="begin"/>
      </w:r>
      <w:r w:rsidR="000504D7" w:rsidRPr="002D77BE">
        <w:instrText xml:space="preserve"> REF _Ref219399027 \r \h </w:instrText>
      </w:r>
      <w:r w:rsidR="000504D7" w:rsidRPr="002D77BE">
        <w:fldChar w:fldCharType="separate"/>
      </w:r>
      <w:r w:rsidR="00314143">
        <w:t>3.1</w:t>
      </w:r>
      <w:r w:rsidR="000504D7" w:rsidRPr="002D77BE">
        <w:fldChar w:fldCharType="end"/>
      </w:r>
      <w:r w:rsidR="000504D7" w:rsidRPr="002D77BE">
        <w:t>)</w:t>
      </w:r>
      <w:r w:rsidRPr="002D77BE">
        <w:t>, pomimo iż w ramach niniejszej pracy szczegółowe testy przeprowadzono na jednej konfiguracji sprzętowo-systemowej.</w:t>
      </w:r>
    </w:p>
    <w:p w14:paraId="23D123AF" w14:textId="701B2FE7" w:rsidR="00DD6918" w:rsidRPr="002D77BE" w:rsidRDefault="00600DEE" w:rsidP="00DD6918">
      <w:pPr>
        <w:spacing w:line="360" w:lineRule="auto"/>
      </w:pPr>
      <w:r w:rsidRPr="002D77BE">
        <w:t>Uzyskane wyniki potwierdzają, że przyjęta architektura hybrydowa spełnia założenia zadania inżynierskiego: zapewnia efektywne przetwarzanie dużych populacji agentów, wyraźną separację warstwy symulacyjnej i graficznej oraz praktyczną powtarzalność przebiegu symulacji. Zastosowanie mechanizmu systemów i serwisów umożliwia łatwe rozszerzanie logiki, a konfiguracja eksperymentów za pomocą zewnętrznych plików JSON oraz wejściowych map środowiskowych</w:t>
      </w:r>
      <w:r w:rsidR="00A10C14" w:rsidRPr="002D77BE">
        <w:t xml:space="preserve"> w formacie PNG</w:t>
      </w:r>
      <w:r w:rsidRPr="002D77BE">
        <w:t xml:space="preserve"> zapewnia wysoką elastyczność i niezależność od kodu źródłowego. W połączeniu z trybem konsolowym i obsługą parametrów linii poleceń architektura wspiera automatyzację badań, natomiast dobór wieloplatformowych narzędzi i bibliotek gwarantuje przenośność rozwiązania między różnymi środowiskami programistycznymi.</w:t>
      </w:r>
    </w:p>
    <w:p w14:paraId="6888548F" w14:textId="77777777" w:rsidR="004F6E8C" w:rsidRDefault="004F6E8C">
      <w:pPr>
        <w:jc w:val="left"/>
        <w:rPr>
          <w:rFonts w:eastAsiaTheme="majorEastAsia" w:cstheme="majorBidi"/>
          <w:b/>
          <w:bCs/>
          <w:color w:val="2E74B5" w:themeColor="accent1" w:themeShade="BF"/>
          <w:sz w:val="32"/>
          <w:szCs w:val="28"/>
        </w:rPr>
      </w:pPr>
      <w:r>
        <w:br w:type="page"/>
      </w:r>
    </w:p>
    <w:p w14:paraId="419CA105" w14:textId="7475DC10" w:rsidR="00AD2339" w:rsidRPr="002D77BE" w:rsidRDefault="006F31BE" w:rsidP="00E73D89">
      <w:pPr>
        <w:pStyle w:val="Heading1"/>
        <w:keepNext w:val="0"/>
      </w:pPr>
      <w:bookmarkStart w:id="121" w:name="_Toc219849189"/>
      <w:r w:rsidRPr="002D77BE">
        <w:t>Ocena modelu ekosystem</w:t>
      </w:r>
      <w:r w:rsidR="003F7E2A" w:rsidRPr="002D77BE">
        <w:t>u</w:t>
      </w:r>
      <w:bookmarkEnd w:id="121"/>
    </w:p>
    <w:p w14:paraId="498F701B" w14:textId="7F7BD01A" w:rsidR="004D05CA" w:rsidRPr="002D77BE" w:rsidRDefault="00EB1B44" w:rsidP="004D05CA">
      <w:pPr>
        <w:spacing w:line="360" w:lineRule="auto"/>
      </w:pPr>
      <w:r>
        <w:t>W niniejszym rozdziale oceniono</w:t>
      </w:r>
      <w:r w:rsidR="004D05CA" w:rsidRPr="002D77BE">
        <w:t xml:space="preserve"> jakoś</w:t>
      </w:r>
      <w:r>
        <w:t xml:space="preserve">ć </w:t>
      </w:r>
      <w:r w:rsidR="004D05CA" w:rsidRPr="002D77BE">
        <w:t xml:space="preserve">działania opracowanego modelu ekosystemu, w szczególności tego, czy zaproponowane mechanizmy gospodarki energetycznej, selekcji abiotycznej oraz migracji populacji prowadzą do spójnej i interpretowalnej dynamiki w skali globalnej oraz lokalnej. </w:t>
      </w:r>
      <w:r w:rsidR="000B20C8">
        <w:t>Analiza</w:t>
      </w:r>
      <w:r w:rsidR="004D05CA" w:rsidRPr="002D77BE">
        <w:t xml:space="preserve"> została przeprowadzona w podejściu mieszanym: ilościowo, na podstawie statystyk rejestrowanych w trakcie</w:t>
      </w:r>
      <w:r w:rsidR="000F1815">
        <w:t xml:space="preserve"> symulacji</w:t>
      </w:r>
      <w:r w:rsidR="004D05CA" w:rsidRPr="002D77BE">
        <w:t xml:space="preserve"> oraz jakościowo, na podstawie obserwacji przestrzennego rozkładu populacji i parametrów agentów w interfejsie użytkownika.</w:t>
      </w:r>
    </w:p>
    <w:p w14:paraId="6C735470" w14:textId="05D604B0" w:rsidR="00966E23" w:rsidRDefault="004D05CA" w:rsidP="004D05CA">
      <w:pPr>
        <w:spacing w:line="360" w:lineRule="auto"/>
      </w:pPr>
      <w:r w:rsidRPr="002D77BE">
        <w:t xml:space="preserve">Zastosowanie obserwacji jakościowej jest szczególnie </w:t>
      </w:r>
      <w:r w:rsidR="00684255">
        <w:t>ważne</w:t>
      </w:r>
      <w:r w:rsidRPr="002D77BE">
        <w:t xml:space="preserve"> w odniesieniu do zjawisk o charakterze lokalnym (np. zachowanie populacji na granicach regionów środowiskowych), których redukcja do postaci pojedynczych miar globalnych może prowadzić do utraty istotnych informacji.</w:t>
      </w:r>
      <w:r w:rsidR="007E72B8" w:rsidRPr="002D77BE">
        <w:t xml:space="preserve"> </w:t>
      </w:r>
      <w:r w:rsidR="00C92887" w:rsidRPr="002D77BE">
        <w:t>W analizie wyników szczególną uwagę poświęcono genowi energii, ponieważ stanowi on syntetyczny wskaźnik jakości warunków środowiskowych oraz skuteczności strategii życiowej organizmu, a jednocześnie jego interpretacja jest jednoznaczna w kontekście mechanizmów modelu.</w:t>
      </w:r>
    </w:p>
    <w:p w14:paraId="412EC436" w14:textId="0A23A3FE" w:rsidR="002D074A" w:rsidRPr="002D77BE" w:rsidRDefault="009762DA" w:rsidP="004D05CA">
      <w:pPr>
        <w:spacing w:line="360" w:lineRule="auto"/>
      </w:pPr>
      <w:r w:rsidRPr="009762DA">
        <w:t>We wszystkich wizualizacjach w skali szarości przedstawionych w pracy ciemniejsza barwa odpowiada wyższej wartości analizowanej wielkości.</w:t>
      </w:r>
    </w:p>
    <w:p w14:paraId="19468C78" w14:textId="1CA9634D" w:rsidR="007E72B8" w:rsidRPr="002D77BE" w:rsidRDefault="007E72B8" w:rsidP="00965E47">
      <w:pPr>
        <w:pStyle w:val="Heading2"/>
        <w:spacing w:line="360" w:lineRule="auto"/>
      </w:pPr>
      <w:bookmarkStart w:id="122" w:name="_Toc219849190"/>
      <w:r w:rsidRPr="002D77BE">
        <w:t>Konfiguracja eksperymentów</w:t>
      </w:r>
      <w:bookmarkEnd w:id="122"/>
    </w:p>
    <w:p w14:paraId="49DF935E" w14:textId="7028EC70" w:rsidR="009B3C9C" w:rsidRPr="002D77BE" w:rsidRDefault="009546AB" w:rsidP="00965E47">
      <w:pPr>
        <w:spacing w:line="360" w:lineRule="auto"/>
      </w:pPr>
      <w:r>
        <w:t>Przeprowadzono dwa eksperymenty</w:t>
      </w:r>
      <w:r w:rsidR="000354D8">
        <w:t xml:space="preserve"> w </w:t>
      </w:r>
      <w:r w:rsidR="004E7FB8">
        <w:t>odmiennych</w:t>
      </w:r>
      <w:r w:rsidR="000354D8">
        <w:t xml:space="preserve"> środowiska</w:t>
      </w:r>
      <w:r w:rsidR="00511FC6">
        <w:t>ch.</w:t>
      </w:r>
      <w:r w:rsidR="009B3C9C" w:rsidRPr="002D77BE">
        <w:t xml:space="preserve"> W obu przypadkach symulacja była wykonywana na siatce o rozmiarze 100×100 przez </w:t>
      </w:r>
      <w:r w:rsidR="00253BFB">
        <w:t>100 000</w:t>
      </w:r>
      <w:r w:rsidR="00170BF1" w:rsidRPr="002D77BE">
        <w:t xml:space="preserve"> </w:t>
      </w:r>
      <w:r w:rsidR="009B3C9C" w:rsidRPr="002D77BE">
        <w:t xml:space="preserve">iteracji. </w:t>
      </w:r>
      <w:r w:rsidR="00FD0EC7">
        <w:t>W</w:t>
      </w:r>
      <w:r w:rsidR="009B3C9C" w:rsidRPr="002D77BE">
        <w:t>ykorzystano standardowy zestaw parametrów konfiguracyjnych aplikacji</w:t>
      </w:r>
      <w:r w:rsidR="005B7763">
        <w:t xml:space="preserve">. </w:t>
      </w:r>
      <w:r w:rsidR="00E9501C" w:rsidRPr="00E9501C">
        <w:t>W odróżnieniu od rozdziałów poświęconych testom wydajnościowym, konfiguracja nie była tu dobierana specyficznie pod pomiar wydajności</w:t>
      </w:r>
      <w:r w:rsidR="00251E57">
        <w:t xml:space="preserve"> [24]</w:t>
      </w:r>
      <w:r w:rsidR="009B3C9C" w:rsidRPr="002D77BE">
        <w:t>.</w:t>
      </w:r>
    </w:p>
    <w:p w14:paraId="44028BC2" w14:textId="3AB527D0" w:rsidR="00374329" w:rsidRPr="002D77BE" w:rsidRDefault="00374329" w:rsidP="00965E47">
      <w:pPr>
        <w:spacing w:line="360" w:lineRule="auto"/>
      </w:pPr>
      <w:r w:rsidRPr="002D77BE">
        <w:t>Pierwszy eksperyment został zaprojektowany jako środowisko o wysokiej restrykcyjności przestrzennej, zawierające silnie ograniczone korytarze migracyjne oraz kilka wyraźnych, odseparowanych nisz o odmiennej jakości. Drugi eksperyment pełni</w:t>
      </w:r>
      <w:r w:rsidR="00962D82">
        <w:t>ł</w:t>
      </w:r>
      <w:r w:rsidRPr="002D77BE">
        <w:t xml:space="preserve"> rolę walidacyjną i wykorzyst</w:t>
      </w:r>
      <w:r w:rsidR="00AA0C5C">
        <w:t>ywał</w:t>
      </w:r>
      <w:r w:rsidRPr="002D77BE">
        <w:t xml:space="preserve"> mapę o łagodnych gradientach środowiskowych, bez jednoznacznych barier przestrzennych – w tym przypadku ograniczenie </w:t>
      </w:r>
      <w:r w:rsidR="005B7763">
        <w:t xml:space="preserve">stanowi </w:t>
      </w:r>
      <w:r w:rsidRPr="002D77BE">
        <w:t>stopniowy spadek jakości środowiska aż do obszarów niepodtrzymujących populacji</w:t>
      </w:r>
      <w:r w:rsidR="00251E57">
        <w:t xml:space="preserve"> [24]</w:t>
      </w:r>
      <w:r w:rsidRPr="002D77BE">
        <w:t>.</w:t>
      </w:r>
    </w:p>
    <w:p w14:paraId="635D0632" w14:textId="62436137" w:rsidR="00F90639" w:rsidRPr="002D77BE" w:rsidRDefault="00AE6364" w:rsidP="00DA06B4">
      <w:pPr>
        <w:pStyle w:val="Heading2"/>
        <w:spacing w:line="360" w:lineRule="auto"/>
      </w:pPr>
      <w:bookmarkStart w:id="123" w:name="_Toc219849191"/>
      <w:r w:rsidRPr="002D77BE">
        <w:t>Pierwszy eksperyment</w:t>
      </w:r>
      <w:bookmarkEnd w:id="123"/>
    </w:p>
    <w:p w14:paraId="1AE7334E" w14:textId="0FCEC820" w:rsidR="0015417C" w:rsidRDefault="001A0934" w:rsidP="008B4D4E">
      <w:pPr>
        <w:spacing w:line="360" w:lineRule="auto"/>
        <w:rPr>
          <w:noProof/>
        </w:rPr>
      </w:pPr>
      <w:r w:rsidRPr="002D77BE">
        <w:t>Zastosowano mapę o strukturze zbliżonej do „labiryntu”: znaczna część przestrzeni ma charakter górski, a przejścia pomiędzy regionami są możliwe jedynie wąskimi korytarzami o niskiej jakości środowiska. Układ mapy tworzy kilka wyraźnych nisz</w:t>
      </w:r>
      <w:r w:rsidR="00251E57">
        <w:t xml:space="preserve"> [24]</w:t>
      </w:r>
      <w:r w:rsidRPr="002D77BE">
        <w:t xml:space="preserve">: dwa obszary o bardzo wysokiej jakości w części północnej i południowej, obszar </w:t>
      </w:r>
      <w:r w:rsidR="00900E1E" w:rsidRPr="002D77BE">
        <w:t>średniej jakości</w:t>
      </w:r>
      <w:r w:rsidRPr="002D77BE">
        <w:t xml:space="preserve"> po stronie </w:t>
      </w:r>
      <w:r w:rsidR="00CD4148">
        <w:t xml:space="preserve">wschodniej </w:t>
      </w:r>
      <w:r w:rsidRPr="002D77BE">
        <w:t xml:space="preserve">oraz obszar </w:t>
      </w:r>
      <w:r w:rsidR="00900E1E" w:rsidRPr="002D77BE">
        <w:t>niskiej jakości</w:t>
      </w:r>
      <w:r w:rsidRPr="002D77BE">
        <w:t xml:space="preserve"> po stronie </w:t>
      </w:r>
      <w:r w:rsidR="00CD4148">
        <w:t>zachodniej</w:t>
      </w:r>
      <w:r w:rsidRPr="002D77BE">
        <w:t xml:space="preserve">. </w:t>
      </w:r>
      <w:r w:rsidR="005B58EB" w:rsidRPr="002D77BE">
        <w:t>Jednocześnie ograniczona łączność między regionami sprzyja izolacji populacji i stabilizacji lokalnych warunków</w:t>
      </w:r>
      <w:r w:rsidR="0099777A">
        <w:t xml:space="preserve"> </w:t>
      </w:r>
      <w:r w:rsidR="0099777A" w:rsidRPr="0099777A">
        <w:t>środowiskowych</w:t>
      </w:r>
      <w:r w:rsidR="005B58EB" w:rsidRPr="002D77BE">
        <w:t>, co wzmacnia wyraźny podział na nisze.</w:t>
      </w:r>
      <w:r w:rsidR="000C5A2F" w:rsidRPr="002D77BE">
        <w:t xml:space="preserve"> </w:t>
      </w:r>
      <w:r w:rsidR="00900E1E" w:rsidRPr="002D77BE">
        <w:t>Populacj</w:t>
      </w:r>
      <w:r w:rsidR="00D022B1">
        <w:t>ę</w:t>
      </w:r>
      <w:r w:rsidR="00900E1E" w:rsidRPr="002D77BE">
        <w:t xml:space="preserve"> startową zdefiniowano jako pojedynczego agenta w obszarze </w:t>
      </w:r>
      <w:r w:rsidR="00E44DB2" w:rsidRPr="002D77BE">
        <w:t>wschodnim</w:t>
      </w:r>
      <w:r w:rsidR="00710734" w:rsidRPr="002D77BE">
        <w:t>.</w:t>
      </w:r>
      <w:r w:rsidR="0015417C" w:rsidRPr="0015417C">
        <w:rPr>
          <w:noProof/>
        </w:rPr>
        <w:t xml:space="preserve"> </w:t>
      </w:r>
      <w:r w:rsidR="00FE2BD7">
        <w:rPr>
          <w:noProof/>
        </w:rPr>
        <w:t xml:space="preserve">Mapy wejściowe </w:t>
      </w:r>
      <w:r w:rsidR="00075B02">
        <w:rPr>
          <w:noProof/>
        </w:rPr>
        <w:t>u</w:t>
      </w:r>
      <w:r w:rsidR="00914028">
        <w:rPr>
          <w:noProof/>
        </w:rPr>
        <w:t>ż</w:t>
      </w:r>
      <w:r w:rsidR="00075B02">
        <w:rPr>
          <w:noProof/>
        </w:rPr>
        <w:t xml:space="preserve">yte w eksperymencie </w:t>
      </w:r>
      <w:r w:rsidR="009940F3">
        <w:rPr>
          <w:noProof/>
        </w:rPr>
        <w:t xml:space="preserve">połączono zbiorczo </w:t>
      </w:r>
      <w:r w:rsidR="00075B02">
        <w:rPr>
          <w:noProof/>
        </w:rPr>
        <w:t>w rysunek 3.</w:t>
      </w:r>
      <w:r w:rsidR="00D90DE4">
        <w:rPr>
          <w:noProof/>
        </w:rPr>
        <w:t xml:space="preserve"> </w:t>
      </w:r>
      <w:r w:rsidR="0003298F">
        <w:rPr>
          <w:noProof/>
        </w:rPr>
        <w:t xml:space="preserve">Uzyskana wegetacja startowa </w:t>
      </w:r>
      <w:r w:rsidR="00C432C7">
        <w:rPr>
          <w:noProof/>
        </w:rPr>
        <w:t>przedstawiona jest na rysunku</w:t>
      </w:r>
      <w:r w:rsidR="00160193">
        <w:rPr>
          <w:noProof/>
        </w:rPr>
        <w:t> </w:t>
      </w:r>
      <w:r w:rsidR="00C432C7">
        <w:rPr>
          <w:noProof/>
        </w:rPr>
        <w:t>4.</w:t>
      </w:r>
    </w:p>
    <w:p w14:paraId="2EBC9B81" w14:textId="77777777" w:rsidR="00075B02" w:rsidRDefault="00075B02" w:rsidP="008B4D4E">
      <w:pPr>
        <w:spacing w:line="360" w:lineRule="auto"/>
        <w:rPr>
          <w:noProof/>
        </w:rPr>
      </w:pPr>
    </w:p>
    <w:p w14:paraId="383F2FFD" w14:textId="590B71CC" w:rsidR="000E5728" w:rsidRPr="002D77BE" w:rsidRDefault="00061E37" w:rsidP="0015417C">
      <w:pPr>
        <w:pStyle w:val="Caption"/>
      </w:pPr>
      <w:r>
        <w:rPr>
          <w:noProof/>
        </w:rPr>
        <w:drawing>
          <wp:inline distT="0" distB="0" distL="0" distR="0" wp14:anchorId="562A2CE5" wp14:editId="0B77212C">
            <wp:extent cx="5760000" cy="1917664"/>
            <wp:effectExtent l="19050" t="19050" r="12700" b="26035"/>
            <wp:docPr id="4818745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0000" cy="1917664"/>
                    </a:xfrm>
                    <a:prstGeom prst="rect">
                      <a:avLst/>
                    </a:prstGeom>
                    <a:noFill/>
                    <a:ln w="3175">
                      <a:solidFill>
                        <a:schemeClr val="tx1"/>
                      </a:solidFill>
                    </a:ln>
                  </pic:spPr>
                </pic:pic>
              </a:graphicData>
            </a:graphic>
          </wp:inline>
        </w:drawing>
      </w:r>
    </w:p>
    <w:p w14:paraId="0B5174B9" w14:textId="560ADA0A" w:rsidR="00D2719C" w:rsidRPr="003C713C" w:rsidRDefault="00D2719C" w:rsidP="003C713C">
      <w:pPr>
        <w:pStyle w:val="Caption"/>
      </w:pPr>
      <w:bookmarkStart w:id="124" w:name="_Ref219548169"/>
      <w:r w:rsidRPr="003C713C">
        <w:t xml:space="preserve">Rys. </w:t>
      </w:r>
      <w:r>
        <w:fldChar w:fldCharType="begin"/>
      </w:r>
      <w:r>
        <w:instrText>SEQ Rys. \* ARABIC</w:instrText>
      </w:r>
      <w:r>
        <w:fldChar w:fldCharType="separate"/>
      </w:r>
      <w:r w:rsidR="00314143" w:rsidRPr="0021276A">
        <w:t>3</w:t>
      </w:r>
      <w:r>
        <w:fldChar w:fldCharType="end"/>
      </w:r>
      <w:bookmarkEnd w:id="124"/>
      <w:r w:rsidRPr="003C713C">
        <w:t>. Mapy wejściowe pierwszego eksperymentu modelu</w:t>
      </w:r>
      <w:r w:rsidR="0019541B" w:rsidRPr="003C713C">
        <w:t>. (A–</w:t>
      </w:r>
      <w:r w:rsidR="00F434EA">
        <w:t>C</w:t>
      </w:r>
      <w:r w:rsidR="0019541B" w:rsidRPr="003C713C">
        <w:t>)</w:t>
      </w:r>
      <w:r w:rsidR="00E75526" w:rsidRPr="003C713C">
        <w:t xml:space="preserve">: </w:t>
      </w:r>
      <w:r w:rsidR="0019541B" w:rsidRPr="003C713C">
        <w:t xml:space="preserve">(A) temperatura, (B) </w:t>
      </w:r>
      <w:r w:rsidR="003C713C" w:rsidRPr="003C713C">
        <w:t>wilgotność</w:t>
      </w:r>
      <w:r w:rsidR="0019541B" w:rsidRPr="003C713C">
        <w:t xml:space="preserve">, </w:t>
      </w:r>
      <w:r w:rsidR="00ED17A6" w:rsidRPr="003C713C">
        <w:t>(</w:t>
      </w:r>
      <w:r w:rsidR="000A3828">
        <w:t>C</w:t>
      </w:r>
      <w:r w:rsidR="00ED17A6" w:rsidRPr="003C713C">
        <w:t>) wysokość</w:t>
      </w:r>
      <w:r w:rsidR="0019541B" w:rsidRPr="003C713C">
        <w:t xml:space="preserve"> </w:t>
      </w:r>
    </w:p>
    <w:p w14:paraId="46435E4D" w14:textId="091ECC30" w:rsidR="00D2719C" w:rsidRPr="003C713C" w:rsidRDefault="00D2719C" w:rsidP="003C713C">
      <w:pPr>
        <w:pStyle w:val="Caption"/>
      </w:pPr>
      <w:r w:rsidRPr="003C713C">
        <w:t xml:space="preserve">Źródło: </w:t>
      </w:r>
      <w:r w:rsidR="00CF59B9" w:rsidRPr="003C713C">
        <w:t>o</w:t>
      </w:r>
      <w:r w:rsidRPr="003C713C">
        <w:t>pracowanie własne.</w:t>
      </w:r>
    </w:p>
    <w:p w14:paraId="6B888B8F" w14:textId="6ECCD7C5" w:rsidR="00C149DD" w:rsidRDefault="00190010">
      <w:pPr>
        <w:jc w:val="left"/>
        <w:rPr>
          <w:b/>
          <w:bCs/>
          <w:color w:val="5B9BD5" w:themeColor="accent1"/>
          <w:sz w:val="20"/>
          <w:szCs w:val="18"/>
        </w:rPr>
      </w:pPr>
      <w:r>
        <w:rPr>
          <w:b/>
          <w:bCs/>
          <w:color w:val="5B9BD5" w:themeColor="accent1"/>
          <w:sz w:val="20"/>
          <w:szCs w:val="18"/>
        </w:rPr>
        <w:br w:type="page"/>
      </w:r>
    </w:p>
    <w:p w14:paraId="71B593EE" w14:textId="4041F2C2" w:rsidR="0015417C" w:rsidRPr="0015417C" w:rsidRDefault="00B8020E" w:rsidP="0015417C">
      <w:pPr>
        <w:pStyle w:val="Caption"/>
      </w:pPr>
      <w:r>
        <w:rPr>
          <w:noProof/>
        </w:rPr>
        <w:drawing>
          <wp:inline distT="0" distB="0" distL="0" distR="0" wp14:anchorId="684218C5" wp14:editId="617924EB">
            <wp:extent cx="2880000" cy="2880000"/>
            <wp:effectExtent l="19050" t="19050" r="15875" b="15875"/>
            <wp:docPr id="17250194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solidFill>
                        <a:schemeClr val="tx1"/>
                      </a:solidFill>
                    </a:ln>
                  </pic:spPr>
                </pic:pic>
              </a:graphicData>
            </a:graphic>
          </wp:inline>
        </w:drawing>
      </w:r>
    </w:p>
    <w:p w14:paraId="1636C259" w14:textId="08D06E89" w:rsidR="00D2719C" w:rsidRPr="0015417C" w:rsidRDefault="00B05759" w:rsidP="0015417C">
      <w:pPr>
        <w:pStyle w:val="Caption"/>
      </w:pPr>
      <w:r>
        <w:t>Rys. 4</w:t>
      </w:r>
      <w:r w:rsidR="003D0A38" w:rsidRPr="0015417C">
        <w:t xml:space="preserve">. Mapa </w:t>
      </w:r>
      <w:r w:rsidR="008D020E" w:rsidRPr="0015417C">
        <w:t xml:space="preserve">wegetacji startowej powstałej z map wejściowych </w:t>
      </w:r>
      <w:r w:rsidR="00DC4DE0">
        <w:t>przedstawionych na rysunku 3</w:t>
      </w:r>
      <w:r w:rsidR="00524B61">
        <w:t>. Znakiem X została zaznaczona pozycja startowa agenta</w:t>
      </w:r>
    </w:p>
    <w:p w14:paraId="5E9BC89F" w14:textId="03D3D6C9" w:rsidR="006B6F79" w:rsidRPr="0015417C" w:rsidRDefault="007653D5" w:rsidP="00DD0AFB">
      <w:pPr>
        <w:pStyle w:val="Caption"/>
      </w:pPr>
      <w:r w:rsidRPr="0015417C">
        <w:t xml:space="preserve">Źródło: </w:t>
      </w:r>
      <w:r w:rsidR="00CF59B9" w:rsidRPr="0015417C">
        <w:t>o</w:t>
      </w:r>
      <w:r w:rsidRPr="0015417C">
        <w:t>pracowanie własne (</w:t>
      </w:r>
      <w:r w:rsidR="00B00429" w:rsidRPr="0015417C">
        <w:t xml:space="preserve">zmodyfikowany </w:t>
      </w:r>
      <w:r w:rsidRPr="0015417C">
        <w:t>zrzut ekranu z aplikacji).</w:t>
      </w:r>
    </w:p>
    <w:p w14:paraId="114D810D" w14:textId="77777777" w:rsidR="00C149DD" w:rsidRPr="002D77BE" w:rsidRDefault="00C149DD" w:rsidP="00C149DD">
      <w:pPr>
        <w:spacing w:after="0" w:line="240" w:lineRule="auto"/>
        <w:jc w:val="center"/>
        <w:rPr>
          <w:sz w:val="20"/>
          <w:szCs w:val="20"/>
        </w:rPr>
      </w:pPr>
    </w:p>
    <w:p w14:paraId="49E4756E" w14:textId="7902112E" w:rsidR="00A14063" w:rsidRDefault="00E10BB8" w:rsidP="00A14063">
      <w:pPr>
        <w:pStyle w:val="Heading3"/>
      </w:pPr>
      <w:bookmarkStart w:id="125" w:name="_Toc219849192"/>
      <w:r w:rsidRPr="002D77BE">
        <w:t>Szybki wzrost populacji i dojrzewanie energetyczne</w:t>
      </w:r>
      <w:bookmarkEnd w:id="125"/>
    </w:p>
    <w:p w14:paraId="6D074AA8" w14:textId="2B2FB7B8" w:rsidR="00676605" w:rsidRDefault="00676605" w:rsidP="00676605">
      <w:pPr>
        <w:spacing w:line="360" w:lineRule="auto"/>
      </w:pPr>
      <w:r w:rsidRPr="002D77BE">
        <w:t>W regionie startowym obserwowano gwałtowny wzrost liczebności populacji. W pierwszym tysiącu iteracji dominowała intensywna eksploatacja lokalnie dostępnych zasobów, co sprzyjało szybkiemu rozmnażaniu i zagęszczaniu populacji w obrębie początkowej niszy.</w:t>
      </w:r>
      <w:r w:rsidR="00915B71">
        <w:t xml:space="preserve"> </w:t>
      </w:r>
      <w:r w:rsidRPr="002D77BE">
        <w:t xml:space="preserve">Zjawisko to jest widoczne </w:t>
      </w:r>
      <w:r w:rsidR="000A2907" w:rsidRPr="002D77BE">
        <w:t xml:space="preserve">na </w:t>
      </w:r>
      <w:r w:rsidR="00A5507C">
        <w:t>rysunku 5</w:t>
      </w:r>
      <w:r w:rsidR="000A2907" w:rsidRPr="002D77BE" w:rsidDel="00921CCB">
        <w:t>.</w:t>
      </w:r>
    </w:p>
    <w:p w14:paraId="69F760BB" w14:textId="77777777" w:rsidR="006403E9" w:rsidRDefault="006403E9" w:rsidP="00676605">
      <w:pPr>
        <w:spacing w:line="360" w:lineRule="auto"/>
      </w:pPr>
    </w:p>
    <w:p w14:paraId="31A142FD" w14:textId="56E34CCA" w:rsidR="006403E9" w:rsidRPr="0015417C" w:rsidRDefault="006403E9" w:rsidP="006403E9">
      <w:pPr>
        <w:pStyle w:val="Caption"/>
      </w:pPr>
      <w:r w:rsidRPr="00175980">
        <w:rPr>
          <w:noProof/>
          <w:lang w:val="en-GB"/>
        </w:rPr>
        <w:drawing>
          <wp:inline distT="0" distB="0" distL="0" distR="0" wp14:anchorId="47EFDCE2" wp14:editId="4B6AB632">
            <wp:extent cx="5400000" cy="3156300"/>
            <wp:effectExtent l="0" t="0" r="0" b="6350"/>
            <wp:docPr id="69555867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00000" cy="3156300"/>
                    </a:xfrm>
                    <a:prstGeom prst="rect">
                      <a:avLst/>
                    </a:prstGeom>
                    <a:noFill/>
                    <a:ln w="3175">
                      <a:noFill/>
                    </a:ln>
                  </pic:spPr>
                </pic:pic>
              </a:graphicData>
            </a:graphic>
          </wp:inline>
        </w:drawing>
      </w:r>
    </w:p>
    <w:p w14:paraId="1293B68F" w14:textId="6C650450" w:rsidR="006403E9" w:rsidRPr="008C1D10" w:rsidRDefault="006403E9" w:rsidP="006403E9">
      <w:pPr>
        <w:pStyle w:val="Caption"/>
      </w:pPr>
      <w:bookmarkStart w:id="126" w:name="_Ref219645148"/>
      <w:bookmarkStart w:id="127" w:name="_Ref219644850"/>
      <w:r>
        <w:t xml:space="preserve">Rys. </w:t>
      </w:r>
      <w:r>
        <w:fldChar w:fldCharType="begin"/>
      </w:r>
      <w:r>
        <w:instrText>SEQ Rys. \* ARABIC</w:instrText>
      </w:r>
      <w:r>
        <w:fldChar w:fldCharType="separate"/>
      </w:r>
      <w:r>
        <w:rPr>
          <w:noProof/>
        </w:rPr>
        <w:t>5</w:t>
      </w:r>
      <w:r>
        <w:fldChar w:fldCharType="end"/>
      </w:r>
      <w:bookmarkEnd w:id="126"/>
      <w:r>
        <w:t xml:space="preserve">. </w:t>
      </w:r>
      <w:r w:rsidRPr="004277FF">
        <w:t>Zmiana liczebności populacji w kolejnych iteracjach - pierwszy eksperyment</w:t>
      </w:r>
      <w:bookmarkEnd w:id="127"/>
    </w:p>
    <w:p w14:paraId="47CF4CD6" w14:textId="2F88A3FD" w:rsidR="006403E9" w:rsidRDefault="006403E9" w:rsidP="006403E9">
      <w:pPr>
        <w:pStyle w:val="Caption"/>
        <w:rPr>
          <w:szCs w:val="20"/>
        </w:rPr>
      </w:pPr>
      <w:r w:rsidRPr="007653D5">
        <w:rPr>
          <w:szCs w:val="20"/>
        </w:rPr>
        <w:t xml:space="preserve">Źródło: </w:t>
      </w:r>
      <w:r>
        <w:rPr>
          <w:szCs w:val="20"/>
        </w:rPr>
        <w:t>o</w:t>
      </w:r>
      <w:r w:rsidRPr="007653D5">
        <w:rPr>
          <w:szCs w:val="20"/>
        </w:rPr>
        <w:t>pracowanie własne</w:t>
      </w:r>
      <w:r>
        <w:rPr>
          <w:szCs w:val="20"/>
        </w:rPr>
        <w:t>.</w:t>
      </w:r>
    </w:p>
    <w:p w14:paraId="1C65FE99" w14:textId="77777777" w:rsidR="003C51EE" w:rsidRDefault="003C51EE" w:rsidP="000B1B33">
      <w:pPr>
        <w:spacing w:line="240" w:lineRule="auto"/>
        <w:rPr>
          <w:sz w:val="20"/>
          <w:szCs w:val="20"/>
        </w:rPr>
      </w:pPr>
    </w:p>
    <w:p w14:paraId="577BA6EF" w14:textId="02DBEE8F" w:rsidR="005D21DB" w:rsidRDefault="006D7571" w:rsidP="00A5507C">
      <w:pPr>
        <w:spacing w:line="360" w:lineRule="auto"/>
      </w:pPr>
      <w:r w:rsidRPr="002D77BE">
        <w:t xml:space="preserve">Równolegle z ekspansją liczebności populacji zaobserwowano stopniową zmianę strategii energetycznych, interpretowaną jako „dojrzewanie” do bardziej kosztownych zachowań eksploracyjnych. </w:t>
      </w:r>
      <w:r w:rsidR="00B457FD">
        <w:t xml:space="preserve">Na rysunku 6 </w:t>
      </w:r>
      <w:r w:rsidR="003D34FE">
        <w:t xml:space="preserve">można </w:t>
      </w:r>
      <w:r w:rsidR="00B457FD">
        <w:t>z</w:t>
      </w:r>
      <w:r w:rsidR="000B5474" w:rsidRPr="002D77BE">
        <w:t>aobserwowa</w:t>
      </w:r>
      <w:r w:rsidR="003D34FE">
        <w:t>ć</w:t>
      </w:r>
      <w:r w:rsidRPr="002D77BE">
        <w:t xml:space="preserve"> narastanie zróżnicowania agentów pod względem </w:t>
      </w:r>
      <w:r w:rsidR="000B5474" w:rsidRPr="002D77BE">
        <w:t xml:space="preserve">maksymalnych </w:t>
      </w:r>
      <w:r w:rsidRPr="002D77BE">
        <w:t>zapasów energii</w:t>
      </w:r>
      <w:r w:rsidR="00702A6A" w:rsidRPr="002D77BE">
        <w:t xml:space="preserve">, w tym stały wzrost </w:t>
      </w:r>
      <w:r w:rsidR="008E22AE" w:rsidRPr="008E22AE">
        <w:t xml:space="preserve">wśród </w:t>
      </w:r>
      <w:r w:rsidR="006D7E23" w:rsidRPr="002D77BE">
        <w:t>nielicznej grupy organizmów</w:t>
      </w:r>
      <w:r w:rsidR="00141788" w:rsidRPr="002D77BE">
        <w:t>.</w:t>
      </w:r>
      <w:r w:rsidR="006D7E23" w:rsidRPr="002D77BE">
        <w:t xml:space="preserve"> </w:t>
      </w:r>
    </w:p>
    <w:p w14:paraId="7BFEF706" w14:textId="412A49C0" w:rsidR="00376BA0" w:rsidRDefault="00376BA0">
      <w:pPr>
        <w:jc w:val="left"/>
        <w:rPr>
          <w:bCs/>
          <w:sz w:val="20"/>
          <w:szCs w:val="18"/>
        </w:rPr>
      </w:pPr>
    </w:p>
    <w:p w14:paraId="36172E9C" w14:textId="1D4CCBAD" w:rsidR="009B2AA4" w:rsidRPr="0015417C" w:rsidRDefault="009B2AA4" w:rsidP="009B2AA4">
      <w:pPr>
        <w:pStyle w:val="Caption"/>
      </w:pPr>
      <w:r w:rsidRPr="00BD7747">
        <w:rPr>
          <w:noProof/>
        </w:rPr>
        <w:drawing>
          <wp:inline distT="0" distB="0" distL="0" distR="0" wp14:anchorId="441F9E6F" wp14:editId="33DAB24F">
            <wp:extent cx="5400000" cy="3156301"/>
            <wp:effectExtent l="0" t="0" r="0" b="6350"/>
            <wp:docPr id="196085605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00000" cy="3156301"/>
                    </a:xfrm>
                    <a:prstGeom prst="rect">
                      <a:avLst/>
                    </a:prstGeom>
                    <a:noFill/>
                    <a:ln>
                      <a:noFill/>
                    </a:ln>
                  </pic:spPr>
                </pic:pic>
              </a:graphicData>
            </a:graphic>
          </wp:inline>
        </w:drawing>
      </w:r>
      <w:bookmarkStart w:id="128" w:name="_Ref219646274"/>
    </w:p>
    <w:p w14:paraId="3263E7BF" w14:textId="77777777" w:rsidR="009B2AA4" w:rsidRPr="0015417C" w:rsidRDefault="009B2AA4" w:rsidP="009B2AA4">
      <w:pPr>
        <w:pStyle w:val="Caption"/>
      </w:pPr>
      <w:r w:rsidRPr="0015417C">
        <w:t xml:space="preserve">Rys. </w:t>
      </w:r>
      <w:r>
        <w:fldChar w:fldCharType="begin"/>
      </w:r>
      <w:r>
        <w:instrText>SEQ Rys. \* ARABIC</w:instrText>
      </w:r>
      <w:r>
        <w:fldChar w:fldCharType="separate"/>
      </w:r>
      <w:r>
        <w:rPr>
          <w:noProof/>
        </w:rPr>
        <w:t>6</w:t>
      </w:r>
      <w:r>
        <w:fldChar w:fldCharType="end"/>
      </w:r>
      <w:bookmarkEnd w:id="128"/>
      <w:r w:rsidRPr="0015417C">
        <w:t xml:space="preserve">. Zmiana energii w kolejnych iteracjach - pierwszy eksperyment </w:t>
      </w:r>
    </w:p>
    <w:p w14:paraId="3DBE5265" w14:textId="77777777" w:rsidR="009B2AA4" w:rsidRPr="0015417C" w:rsidRDefault="009B2AA4" w:rsidP="009B2AA4">
      <w:pPr>
        <w:pStyle w:val="Caption"/>
      </w:pPr>
      <w:r w:rsidRPr="0015417C">
        <w:t>Źródło: opracowanie własne.</w:t>
      </w:r>
    </w:p>
    <w:p w14:paraId="4626E1AE" w14:textId="496BB585" w:rsidR="00C51BB0" w:rsidRDefault="00C51BB0" w:rsidP="00A5507C">
      <w:pPr>
        <w:spacing w:line="360" w:lineRule="auto"/>
      </w:pPr>
    </w:p>
    <w:p w14:paraId="49F042D5" w14:textId="0D175680" w:rsidR="006D7571" w:rsidRPr="002D77BE" w:rsidRDefault="006D7571" w:rsidP="00C72F20">
      <w:pPr>
        <w:spacing w:line="360" w:lineRule="auto"/>
      </w:pPr>
      <w:r w:rsidRPr="002D77BE">
        <w:t xml:space="preserve">W tym samym okresie obserwowano liczne próby eksploracji terenów odległych i niekorzystnych, które jednak często kończyły się niepowodzeniem, co wskazuje na </w:t>
      </w:r>
      <w:r w:rsidR="00B951DF">
        <w:t>ważną</w:t>
      </w:r>
      <w:r w:rsidRPr="002D77BE">
        <w:t xml:space="preserve"> rolę ograniczeń energetycznych w początkowej fazie symulacji.</w:t>
      </w:r>
    </w:p>
    <w:p w14:paraId="5981CDFE" w14:textId="6B23E433" w:rsidR="00BC2F23" w:rsidRPr="002D77BE" w:rsidRDefault="00864C8E" w:rsidP="00E26083">
      <w:pPr>
        <w:pStyle w:val="Heading3"/>
      </w:pPr>
      <w:bookmarkStart w:id="129" w:name="_Toc219849193"/>
      <w:r w:rsidRPr="002D77BE">
        <w:t>Nieudane ekspedycje i przełomy kolonizacyjne</w:t>
      </w:r>
      <w:bookmarkEnd w:id="129"/>
    </w:p>
    <w:p w14:paraId="6FB81531" w14:textId="3BED7541" w:rsidR="00864C8E" w:rsidRPr="002D77BE" w:rsidRDefault="000F200A" w:rsidP="00E26083">
      <w:pPr>
        <w:spacing w:line="360" w:lineRule="auto"/>
      </w:pPr>
      <w:r w:rsidRPr="002D77BE">
        <w:t>W środowisku „labiryntowym” ekspedycje w wielu przypadkach kończyły się niepowodzeniem, co wynikało z konieczności przejścia przez wąskie korytarze o niskiej jakości środowiska oraz wysokich kosztów energetycznych związanych z ruchem w terenie niekorzystnym. Przełom nastąpił</w:t>
      </w:r>
      <w:r w:rsidR="004B6FBD">
        <w:t xml:space="preserve"> </w:t>
      </w:r>
      <w:r w:rsidR="005716D4">
        <w:t>po tysięcznej iteracji</w:t>
      </w:r>
      <w:r w:rsidRPr="002D77BE">
        <w:t xml:space="preserve"> w momencie, gdy nieliczna grupa osobników o wysokich zapasach energii była w stanie dotrzeć do niszy południowej. </w:t>
      </w:r>
      <w:r w:rsidR="007D1BD5">
        <w:t>Za</w:t>
      </w:r>
      <w:r w:rsidRPr="002D77BE">
        <w:t>obserwowano szybkie zasiedlanie tego obszaru i gwałtowny przyrost populacji w nowym regionie.</w:t>
      </w:r>
      <w:r w:rsidR="00B50F29" w:rsidRPr="002D77BE">
        <w:t xml:space="preserve"> Zdarzenie to korelowało </w:t>
      </w:r>
      <w:r w:rsidR="00B50F29" w:rsidRPr="00F90BAB">
        <w:t xml:space="preserve">również </w:t>
      </w:r>
      <w:r w:rsidR="00941B52" w:rsidRPr="00F90BAB">
        <w:t>jednym z najwyższych poziomów</w:t>
      </w:r>
      <w:r w:rsidR="00941B52" w:rsidRPr="00941B52">
        <w:t xml:space="preserve"> liczebności populacji</w:t>
      </w:r>
      <w:r w:rsidR="00941B52">
        <w:t xml:space="preserve"> </w:t>
      </w:r>
      <w:r w:rsidR="00B50F29" w:rsidRPr="002D77BE">
        <w:t>w</w:t>
      </w:r>
      <w:r w:rsidR="00941B52">
        <w:t xml:space="preserve"> </w:t>
      </w:r>
      <w:r w:rsidR="00B50F29" w:rsidRPr="002D77BE">
        <w:t>cał</w:t>
      </w:r>
      <w:r w:rsidR="00941B52">
        <w:t>ym przebiegu</w:t>
      </w:r>
      <w:r w:rsidR="00B50F29" w:rsidRPr="002D77BE">
        <w:t xml:space="preserve"> symulacji, co jest widoczne jako </w:t>
      </w:r>
      <w:r w:rsidR="00BD345F">
        <w:t xml:space="preserve">pierwszy </w:t>
      </w:r>
      <w:r w:rsidR="00B50F29" w:rsidRPr="002D77BE">
        <w:t xml:space="preserve">pik </w:t>
      </w:r>
      <w:r w:rsidR="00002B8F">
        <w:t>na rysunku 5.</w:t>
      </w:r>
    </w:p>
    <w:p w14:paraId="093ED6EF" w14:textId="5A8FB10E" w:rsidR="00D95951" w:rsidRPr="002D77BE" w:rsidRDefault="006F4A9D" w:rsidP="00E26083">
      <w:pPr>
        <w:spacing w:line="360" w:lineRule="auto"/>
      </w:pPr>
      <w:r w:rsidRPr="002D77BE">
        <w:t>Kolonizacja</w:t>
      </w:r>
      <w:r w:rsidR="00C93A35" w:rsidRPr="002D77BE">
        <w:t xml:space="preserve"> nowej, wysoce zasobnej niszy chwilowo zwiększa dostępność pożywienia w przeliczeniu na </w:t>
      </w:r>
      <w:r w:rsidR="00484DED">
        <w:t xml:space="preserve">jednego </w:t>
      </w:r>
      <w:r w:rsidR="00C93A35" w:rsidRPr="002D77BE">
        <w:t>osobnika, co umożliwia szybkie rozmnażanie i intensywną ekspansję</w:t>
      </w:r>
      <w:r w:rsidR="00FC13B8">
        <w:t xml:space="preserve"> lokalną</w:t>
      </w:r>
      <w:r w:rsidR="00C93A35" w:rsidRPr="002D77BE">
        <w:t>. Jednocześnie środowisko o ograniczonej łączności sprzyja temu, że sukces kolonizacji jest zdarzeniem rzadkim i zależnym od pojawienia się osobników o wystarczającym potencjale energetycznym, co stanowi naturalny filtr selekcyjny w warunkach wysokiego kosztu migracji.</w:t>
      </w:r>
    </w:p>
    <w:p w14:paraId="4CE0B7A5" w14:textId="7FAD3A11" w:rsidR="00CA463D" w:rsidRPr="002D77BE" w:rsidRDefault="00CA463D" w:rsidP="00CA463D">
      <w:pPr>
        <w:pStyle w:val="Heading3"/>
      </w:pPr>
      <w:bookmarkStart w:id="130" w:name="_Toc219849194"/>
      <w:r w:rsidRPr="002D77BE">
        <w:t>Kolonizacja północy i wtórna ekspansja na region zachodni</w:t>
      </w:r>
      <w:bookmarkEnd w:id="130"/>
    </w:p>
    <w:p w14:paraId="383A3228" w14:textId="50AF8B7B" w:rsidR="0095182A" w:rsidRPr="002D77BE" w:rsidRDefault="0095182A" w:rsidP="00AC3EBF">
      <w:pPr>
        <w:spacing w:line="360" w:lineRule="auto"/>
      </w:pPr>
      <w:r w:rsidRPr="002D77BE">
        <w:t>W dalszym przebiegu symulacji</w:t>
      </w:r>
      <w:r w:rsidR="002445A4">
        <w:t xml:space="preserve">, po ok. </w:t>
      </w:r>
      <w:r w:rsidR="003C5D21">
        <w:t>siedmiu</w:t>
      </w:r>
      <w:r w:rsidR="002445A4">
        <w:t xml:space="preserve"> tysiącach iteracji</w:t>
      </w:r>
      <w:r w:rsidRPr="002D77BE">
        <w:t xml:space="preserve"> zaobserwowano kolejne zdarzenie przełomowe – zasiedlenie regionu północnego. Podobnie jak w przypadku południa, początkowo próby dotarcia do tego obszaru były nieudane, a skuteczna kolonizacja nastąpiła dopiero po dłuższym czasie, gdy w populacji pojawiły się osobniki zdolne do poniesienia kosztów energetycznych związanych z przejściem przez niekorzystne korytarze</w:t>
      </w:r>
      <w:r w:rsidR="008F11CD">
        <w:t>.</w:t>
      </w:r>
    </w:p>
    <w:p w14:paraId="244A0918" w14:textId="3AE632A4" w:rsidR="006435F5" w:rsidRPr="002D77BE" w:rsidRDefault="0037488F" w:rsidP="00AC3EBF">
      <w:pPr>
        <w:spacing w:line="360" w:lineRule="auto"/>
      </w:pPr>
      <w:r w:rsidRPr="002D77BE">
        <w:t xml:space="preserve">W kolejnej fazie rozwoju układu zaobserwowano wtórną ekspansję: </w:t>
      </w:r>
      <w:r w:rsidR="00640010">
        <w:t xml:space="preserve">po ok. dziesięciu tysiącach iteracji, </w:t>
      </w:r>
      <w:r w:rsidRPr="002D77BE">
        <w:t>osobniki wykształcone w bardzo sprzyjających warunkach regionu północnego były w stanie przemieścić się na region zachodni, stanowiący najsłabszą niszę w całym środowisku.</w:t>
      </w:r>
    </w:p>
    <w:p w14:paraId="344D757D" w14:textId="73F29554" w:rsidR="00B1235D" w:rsidRPr="002D77BE" w:rsidRDefault="00B1235D" w:rsidP="00AC3EBF">
      <w:pPr>
        <w:spacing w:line="360" w:lineRule="auto"/>
      </w:pPr>
      <w:r w:rsidRPr="002D77BE">
        <w:t xml:space="preserve">Nastąpiło utworzenie nowej, licznej kolonii na zachodzie, przy czym warunki przestrzenne powodowały, że migracja powrotna była ograniczona – populacja zachodnia </w:t>
      </w:r>
      <w:r w:rsidR="00077C98">
        <w:t>„</w:t>
      </w:r>
      <w:r w:rsidR="0096086C">
        <w:t>utknęła</w:t>
      </w:r>
      <w:r w:rsidR="00077C98">
        <w:t xml:space="preserve">” </w:t>
      </w:r>
      <w:r w:rsidRPr="002D77BE">
        <w:t>w obrębie własnej niszy. Skutkiem tego był stopniowy rozwój w kierunku lepszego dopasowania do lokalnych warunków, obserwowany na przestrzeni kolejnych pokoleń</w:t>
      </w:r>
      <w:r w:rsidR="00930B0F">
        <w:t xml:space="preserve"> </w:t>
      </w:r>
      <w:sdt>
        <w:sdtPr>
          <w:id w:val="1612475174"/>
          <w:citation/>
        </w:sdtPr>
        <w:sdtEndPr/>
        <w:sdtContent>
          <w:r w:rsidR="00930B0F">
            <w:fldChar w:fldCharType="begin"/>
          </w:r>
          <w:r w:rsidR="00930B0F">
            <w:rPr>
              <w:lang w:val="en-GB"/>
            </w:rPr>
            <w:instrText xml:space="preserve"> CITATION Jab09 \l 2057 </w:instrText>
          </w:r>
          <w:r w:rsidR="00930B0F">
            <w:fldChar w:fldCharType="separate"/>
          </w:r>
          <w:r w:rsidR="00AC6B85" w:rsidRPr="00AC6B85">
            <w:rPr>
              <w:noProof/>
              <w:lang w:val="en-GB"/>
            </w:rPr>
            <w:t>[23]</w:t>
          </w:r>
          <w:r w:rsidR="00930B0F">
            <w:fldChar w:fldCharType="end"/>
          </w:r>
        </w:sdtContent>
      </w:sdt>
      <w:r w:rsidRPr="002D77BE">
        <w:t>.</w:t>
      </w:r>
      <w:r w:rsidR="001035BE" w:rsidRPr="002D77BE">
        <w:t xml:space="preserve"> Jednocześnie zaobserwowano istotną zmianę w rozkładzie energii w układzie. Początkowo, bezpośrednio po utworzeniu kolonii zachodniej, średni poziom energii w tym regionie był relatywnie wysoki, co wynikało z chwilowo korzystnego stosunku zasobów do liczby kolonistów</w:t>
      </w:r>
      <w:r w:rsidR="00F31654" w:rsidRPr="002D77BE">
        <w:t xml:space="preserve"> oraz faktu, że organizmy prowadzące kolonizacj</w:t>
      </w:r>
      <w:r w:rsidR="003E5DF9">
        <w:t>ę</w:t>
      </w:r>
      <w:r w:rsidR="00F31654" w:rsidRPr="002D77BE">
        <w:t xml:space="preserve"> pochodziły z bardzo korzystnej i bogatej w surowce północy</w:t>
      </w:r>
      <w:r w:rsidR="001035BE" w:rsidRPr="002D77BE">
        <w:t xml:space="preserve">. </w:t>
      </w:r>
      <w:r w:rsidR="00D569D0">
        <w:t xml:space="preserve">Po kilkudziesięciu pokoleniach </w:t>
      </w:r>
      <w:r w:rsidR="001035BE" w:rsidRPr="002D77BE">
        <w:t xml:space="preserve">jednak, wraz ze wzrostem liczebności populacji zachodniej, poziom energii </w:t>
      </w:r>
      <w:r w:rsidR="00E135C0" w:rsidRPr="002D77BE">
        <w:t xml:space="preserve">mieszkańców tego regionu </w:t>
      </w:r>
      <w:r w:rsidR="001035BE" w:rsidRPr="002D77BE">
        <w:t>obniż</w:t>
      </w:r>
      <w:r w:rsidR="00404905">
        <w:t>y</w:t>
      </w:r>
      <w:r w:rsidR="001035BE" w:rsidRPr="002D77BE">
        <w:t>ł się do najniższych wartości w całym układzi</w:t>
      </w:r>
      <w:r w:rsidR="004363C9">
        <w:t xml:space="preserve">e. </w:t>
      </w:r>
      <w:r w:rsidR="00111DC0" w:rsidRPr="00111DC0">
        <w:t>W konsekwencji spadek energii w tej niszy istotnie ograniczył możliwość powrotu osobników, które przystosowały się do gorszych warunków lokalnych</w:t>
      </w:r>
      <w:r w:rsidR="00111DC0">
        <w:t>.</w:t>
      </w:r>
      <w:r w:rsidR="00111DC0" w:rsidDel="00B37807">
        <w:t xml:space="preserve"> </w:t>
      </w:r>
      <w:r w:rsidR="004E290A">
        <w:t xml:space="preserve">Zjawisko to znajduje również odzwierciedlenie </w:t>
      </w:r>
      <w:r w:rsidR="00E051CF">
        <w:t xml:space="preserve">w rozkładzie energii w stanie końcowym symulacji, omówionym w kolejnym podrozdziale (rysunek 7). </w:t>
      </w:r>
      <w:r w:rsidR="009D370C" w:rsidRPr="002D77BE">
        <w:t>W praktyce oznacza to, że model utrzymał jednocześnie populacj</w:t>
      </w:r>
      <w:r w:rsidR="00CA656C">
        <w:t>ę</w:t>
      </w:r>
      <w:r w:rsidR="009D370C" w:rsidRPr="002D77BE">
        <w:t xml:space="preserve"> funkcjonujące w warunkach bardzo sprzyjających (północ/południe) oraz populację zmuszoną do strategii niskonakładowej w warunkach ubogich (zachód)</w:t>
      </w:r>
      <w:r w:rsidR="0012447C">
        <w:t xml:space="preserve"> </w:t>
      </w:r>
      <w:sdt>
        <w:sdtPr>
          <w:id w:val="1162824514"/>
          <w:citation/>
        </w:sdtPr>
        <w:sdtEndPr/>
        <w:sdtContent>
          <w:r w:rsidR="0012447C">
            <w:fldChar w:fldCharType="begin"/>
          </w:r>
          <w:r w:rsidR="0012447C">
            <w:rPr>
              <w:lang w:val="en-GB"/>
            </w:rPr>
            <w:instrText xml:space="preserve"> CITATION Hol09 \l 2057 </w:instrText>
          </w:r>
          <w:r w:rsidR="0012447C">
            <w:fldChar w:fldCharType="separate"/>
          </w:r>
          <w:r w:rsidR="00AC6B85" w:rsidRPr="00AC6B85">
            <w:rPr>
              <w:noProof/>
              <w:lang w:val="en-GB"/>
            </w:rPr>
            <w:t>[22]</w:t>
          </w:r>
          <w:r w:rsidR="0012447C">
            <w:fldChar w:fldCharType="end"/>
          </w:r>
        </w:sdtContent>
      </w:sdt>
      <w:r w:rsidR="009D370C" w:rsidRPr="002D77BE">
        <w:t>.</w:t>
      </w:r>
    </w:p>
    <w:p w14:paraId="7338D3E1" w14:textId="5FE0F11D" w:rsidR="00D64901" w:rsidRPr="002D77BE" w:rsidRDefault="00D64901" w:rsidP="002C1D8A">
      <w:pPr>
        <w:pStyle w:val="Heading3"/>
      </w:pPr>
      <w:bookmarkStart w:id="131" w:name="_Toc219849195"/>
      <w:r w:rsidRPr="002D77BE">
        <w:t>Stabilizacja długoterminowa</w:t>
      </w:r>
      <w:bookmarkEnd w:id="131"/>
    </w:p>
    <w:p w14:paraId="4195E555" w14:textId="3BB0AE65" w:rsidR="00D64901" w:rsidRPr="002D77BE" w:rsidRDefault="00D64901" w:rsidP="002C1D8A">
      <w:pPr>
        <w:spacing w:line="360" w:lineRule="auto"/>
      </w:pPr>
      <w:r w:rsidRPr="002D77BE">
        <w:t xml:space="preserve">Po zakończeniu kolonizacji układ osiągnął stan względnej stabilizacji w skali globalnej. Mimo że w późniejszym okresie symulacji dostępność zasobów w całym układzie wzrosła w porównaniu do fazy początkowej (co wynikało z zajęcia dodatkowych, zasobnych regionów), nie zaobserwowano </w:t>
      </w:r>
      <w:r w:rsidR="00351730">
        <w:t>znacznego</w:t>
      </w:r>
      <w:r w:rsidRPr="002D77BE">
        <w:t xml:space="preserve"> przekroczenia maksymalnej liczebności populacji osiągniętej w momencie kolonizacji południa. </w:t>
      </w:r>
      <w:r w:rsidR="000B441D" w:rsidRPr="002D77BE">
        <w:t>Populacja pozostała względnie st</w:t>
      </w:r>
      <w:r w:rsidR="00B259C7" w:rsidRPr="002D77BE">
        <w:t>abilna przy</w:t>
      </w:r>
      <w:r w:rsidRPr="002D77BE">
        <w:t xml:space="preserve"> jednoczesnych fluktuacjach charakterystycznych dla lokalnego przejadania zasobów oraz okresowych migracji. Taki przebieg wskazuje, że dalszy wzrost zasobów globalnych nie musi bezpośrednio przekładać się na wzrost liczebności populacji, jeżeli ograniczeniem stają się mechanizmy konkurencji lokalnej, koszty energetyczne eksploracji oraz restrykcje reprodukcyjne opisane w modelu.</w:t>
      </w:r>
    </w:p>
    <w:p w14:paraId="77612929" w14:textId="5C72F28C" w:rsidR="00954ED3" w:rsidRPr="002D77BE" w:rsidRDefault="00742936" w:rsidP="002828E4">
      <w:pPr>
        <w:spacing w:line="360" w:lineRule="auto"/>
      </w:pPr>
      <w:r w:rsidRPr="002D77BE">
        <w:t>W analizie zdolności adaptacyjnych populacji zaobserwowano wysokie wartości wskaźników dopasowania do warunków abiotycznych w ujęciu globalnym. Średnia adaptacja utrzymywała się w pobliżu ~95%, przy czym brak osiągania wartości idealnej interpretowany jest jako naturalna konsekwencja obecności mutacji oraz stałego mieszania się genotypów na granicach regionó</w:t>
      </w:r>
      <w:r w:rsidR="00D671FC">
        <w:t>w</w:t>
      </w:r>
      <w:r w:rsidRPr="002D77BE">
        <w:t xml:space="preserve">. Jednocześnie obserwacje z interfejsu użytkownika wskazują, że osobniki </w:t>
      </w:r>
      <w:r w:rsidR="003D72B5" w:rsidRPr="002D77BE">
        <w:t xml:space="preserve">sukcesywnie </w:t>
      </w:r>
      <w:r w:rsidRPr="002D77BE">
        <w:t>migrujące do nowych regionów wykazywały chwilowo niższy poziom adaptacji w porównaniu do populacji lokalnych, co jest spójne z intuicyjnym mechanizmem modelu: nagła zmiana środowiska powoduje czasowe niedopasowanie cech do nowych warunków, a dopiero kolejne pokolenia podlegają selekcji sprzyjającej lepszemu dostosowaniu do nowej niszy</w:t>
      </w:r>
      <w:r w:rsidR="00EF2A92">
        <w:t>;</w:t>
      </w:r>
      <w:r w:rsidR="003A79A5">
        <w:t xml:space="preserve"> </w:t>
      </w:r>
      <w:r w:rsidR="00E645EF" w:rsidRPr="00E645EF">
        <w:t>efekt ten może być dodatkowo wzmacniany przez międzypokoleniowy wpływ warunków środowiskowych uwzględniony w modelu</w:t>
      </w:r>
      <w:r w:rsidR="003A79A5" w:rsidRPr="003A79A5">
        <w:t xml:space="preserve"> </w:t>
      </w:r>
      <w:sdt>
        <w:sdtPr>
          <w:id w:val="2115698000"/>
          <w:citation/>
        </w:sdtPr>
        <w:sdtEndPr/>
        <w:sdtContent>
          <w:r w:rsidR="003A79A5">
            <w:fldChar w:fldCharType="begin"/>
          </w:r>
          <w:r w:rsidR="003A79A5">
            <w:rPr>
              <w:lang w:val="en-GB"/>
            </w:rPr>
            <w:instrText xml:space="preserve"> CITATION Jab09 \l 2057 </w:instrText>
          </w:r>
          <w:r w:rsidR="003A79A5">
            <w:fldChar w:fldCharType="separate"/>
          </w:r>
          <w:r w:rsidR="00AC6B85" w:rsidRPr="00AC6B85">
            <w:rPr>
              <w:noProof/>
              <w:lang w:val="en-GB"/>
            </w:rPr>
            <w:t>[23]</w:t>
          </w:r>
          <w:r w:rsidR="003A79A5">
            <w:fldChar w:fldCharType="end"/>
          </w:r>
        </w:sdtContent>
      </w:sdt>
      <w:r w:rsidRPr="002D77BE" w:rsidDel="00EF2A92">
        <w:t>.</w:t>
      </w:r>
      <w:r w:rsidRPr="002D77BE">
        <w:t xml:space="preserve"> Ponieważ jednak migranci stanowili niewielki odsetek populacji globalnej, zjawisko to miało </w:t>
      </w:r>
      <w:r w:rsidR="00497D85" w:rsidRPr="002D77BE">
        <w:t xml:space="preserve">minimalny </w:t>
      </w:r>
      <w:r w:rsidRPr="002D77BE">
        <w:t>wpływ na miary uśrednione w skali całego układu.</w:t>
      </w:r>
    </w:p>
    <w:p w14:paraId="399C081E" w14:textId="45285BE0" w:rsidR="00C91AAE" w:rsidRPr="00CC3532" w:rsidRDefault="00A2443F" w:rsidP="007B73A5">
      <w:pPr>
        <w:spacing w:line="360" w:lineRule="auto"/>
      </w:pPr>
      <w:r>
        <w:t xml:space="preserve">Na </w:t>
      </w:r>
      <w:r w:rsidR="00CE0E89">
        <w:t>rysunku 7</w:t>
      </w:r>
      <w:r w:rsidR="00D83472">
        <w:t xml:space="preserve"> </w:t>
      </w:r>
      <w:r w:rsidR="00C33D3E">
        <w:t xml:space="preserve">przedstawiono stan </w:t>
      </w:r>
      <w:r w:rsidR="002828E4" w:rsidRPr="002D77BE">
        <w:t>długoterminowej stabilizacji rozkład</w:t>
      </w:r>
      <w:r w:rsidR="00630822">
        <w:t>u</w:t>
      </w:r>
      <w:r w:rsidR="002828E4" w:rsidRPr="002D77BE">
        <w:t xml:space="preserve"> energii w populacji</w:t>
      </w:r>
      <w:r w:rsidR="00630822">
        <w:t>. Rozkład</w:t>
      </w:r>
      <w:r w:rsidR="002828E4" w:rsidRPr="002D77BE" w:rsidDel="00630822">
        <w:t xml:space="preserve"> </w:t>
      </w:r>
      <w:r w:rsidR="002828E4" w:rsidRPr="002D77BE">
        <w:t xml:space="preserve">pozostał wyraźnie zróżnicowany, co odzwierciedla trwałe istnienie nisz o odmiennej jakości środowiska. </w:t>
      </w:r>
      <w:r w:rsidR="00E17489" w:rsidRPr="00E17489">
        <w:t>Najwyższe wartości energii utrzymywały się w regionach północnym i południowym, podczas gdy populacje funkcjonujące w obszarach mniej sprzyjających, w szczególności w regionie zachodnim, charakteryzowały się istotnie niższym poziomem energii, przy jednoczesnym zachowaniu stabilności liczeb</w:t>
      </w:r>
      <w:r w:rsidR="00E17489">
        <w:t>nej.</w:t>
      </w:r>
      <w:r w:rsidR="0015417C" w:rsidRPr="00CC3532">
        <w:t xml:space="preserve"> </w:t>
      </w:r>
    </w:p>
    <w:p w14:paraId="3C73ED8D" w14:textId="1FC8CDB4" w:rsidR="00C91AAE" w:rsidRPr="00CC3532" w:rsidRDefault="00C91AAE" w:rsidP="00B63036">
      <w:pPr>
        <w:spacing w:line="360" w:lineRule="auto"/>
      </w:pPr>
    </w:p>
    <w:p w14:paraId="4154722A" w14:textId="77777777" w:rsidR="00CE0E89" w:rsidRDefault="00CE0E89" w:rsidP="00CE0E89">
      <w:pPr>
        <w:pStyle w:val="Caption"/>
      </w:pPr>
      <w:bookmarkStart w:id="132" w:name="_Ref219648780"/>
      <w:r w:rsidRPr="00C24487">
        <w:rPr>
          <w:noProof/>
        </w:rPr>
        <w:drawing>
          <wp:inline distT="0" distB="0" distL="0" distR="0" wp14:anchorId="3674F878" wp14:editId="71AB5B52">
            <wp:extent cx="3004885" cy="2880000"/>
            <wp:effectExtent l="19050" t="19050" r="24130" b="15875"/>
            <wp:docPr id="18392837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004885" cy="2880000"/>
                    </a:xfrm>
                    <a:prstGeom prst="rect">
                      <a:avLst/>
                    </a:prstGeom>
                    <a:noFill/>
                    <a:ln>
                      <a:solidFill>
                        <a:schemeClr val="tx1"/>
                      </a:solidFill>
                    </a:ln>
                  </pic:spPr>
                </pic:pic>
              </a:graphicData>
            </a:graphic>
          </wp:inline>
        </w:drawing>
      </w:r>
    </w:p>
    <w:p w14:paraId="5FAC8428" w14:textId="77777777" w:rsidR="00CE0E89" w:rsidRPr="0015417C" w:rsidRDefault="00CE0E89" w:rsidP="00CE0E89">
      <w:pPr>
        <w:pStyle w:val="Caption"/>
      </w:pPr>
      <w:r w:rsidRPr="0015417C">
        <w:t xml:space="preserve">Rys. </w:t>
      </w:r>
      <w:r>
        <w:fldChar w:fldCharType="begin"/>
      </w:r>
      <w:r>
        <w:instrText>SEQ Rys. \* ARABIC</w:instrText>
      </w:r>
      <w:r>
        <w:fldChar w:fldCharType="separate"/>
      </w:r>
      <w:r>
        <w:rPr>
          <w:noProof/>
        </w:rPr>
        <w:t>7</w:t>
      </w:r>
      <w:r>
        <w:fldChar w:fldCharType="end"/>
      </w:r>
      <w:bookmarkEnd w:id="132"/>
      <w:r w:rsidRPr="0015417C">
        <w:t>. Średni stan energii agentów w komórkach. Ostatnia iteracja symulacji</w:t>
      </w:r>
    </w:p>
    <w:p w14:paraId="7856D6A2" w14:textId="1269CB17" w:rsidR="00CE0E89" w:rsidRPr="0015417C" w:rsidRDefault="00CE0E89" w:rsidP="00CE0E89">
      <w:pPr>
        <w:pStyle w:val="Caption"/>
      </w:pPr>
      <w:r w:rsidRPr="0015417C">
        <w:t>Źródło: opracowanie własne (zmodyfikowany zrzut ekranu z aplikacji)</w:t>
      </w:r>
      <w:r w:rsidR="00DE4B7F">
        <w:t>.</w:t>
      </w:r>
    </w:p>
    <w:p w14:paraId="3520EB34" w14:textId="77777777" w:rsidR="0015417C" w:rsidRPr="00153416" w:rsidRDefault="0015417C" w:rsidP="00153416"/>
    <w:p w14:paraId="756E0FF1" w14:textId="7403AED1" w:rsidR="002D77BE" w:rsidRDefault="00C74096" w:rsidP="00F42BAE">
      <w:pPr>
        <w:spacing w:line="360" w:lineRule="auto"/>
      </w:pPr>
      <w:r>
        <w:t>Na rysunku 8 przedstawiono</w:t>
      </w:r>
      <w:r w:rsidR="00D65258">
        <w:t xml:space="preserve"> r</w:t>
      </w:r>
      <w:r w:rsidR="00F42BAE" w:rsidRPr="00F42BAE">
        <w:t xml:space="preserve">ozmieszczenie przestrzenne </w:t>
      </w:r>
      <w:r w:rsidR="001D6A9D">
        <w:t>populacji</w:t>
      </w:r>
      <w:r>
        <w:t>, które</w:t>
      </w:r>
      <w:r w:rsidR="001D6A9D">
        <w:t xml:space="preserve"> </w:t>
      </w:r>
      <w:r w:rsidR="00F42BAE" w:rsidRPr="00F42BAE">
        <w:t>pozostawało silnie zróżnicowane pomiędzy poszczególnymi niszami środowiskowymi. Największa liczba agentów koncentrowała się w regionie wschodnim o umiarkowanych warunkach, podczas gdy regiony północny i południowy charakteryzowały się mniejszą populacją</w:t>
      </w:r>
      <w:r w:rsidR="00804727">
        <w:t xml:space="preserve"> o zbliżonej gęstości</w:t>
      </w:r>
      <w:r w:rsidR="00F42BAE" w:rsidRPr="00F42BAE">
        <w:t xml:space="preserve">, a region zachodni – dużą populacją o </w:t>
      </w:r>
      <w:r w:rsidR="00F42BAE">
        <w:t>niskim</w:t>
      </w:r>
      <w:r w:rsidR="00F42BAE" w:rsidRPr="00F42BAE">
        <w:t xml:space="preserve"> zagęszczeniu.</w:t>
      </w:r>
    </w:p>
    <w:p w14:paraId="065C2032" w14:textId="77777777" w:rsidR="00E31F04" w:rsidRDefault="00E31F04" w:rsidP="00F42BAE">
      <w:pPr>
        <w:spacing w:line="360" w:lineRule="auto"/>
      </w:pPr>
    </w:p>
    <w:p w14:paraId="328479A3" w14:textId="370652B6" w:rsidR="005C532E" w:rsidRPr="00153416" w:rsidRDefault="005C532E" w:rsidP="005C532E">
      <w:pPr>
        <w:pStyle w:val="Caption"/>
        <w:rPr>
          <w:sz w:val="24"/>
          <w:szCs w:val="22"/>
        </w:rPr>
      </w:pPr>
      <w:r w:rsidRPr="000401C5">
        <w:rPr>
          <w:noProof/>
          <w:lang w:val="en-GB"/>
        </w:rPr>
        <w:drawing>
          <wp:inline distT="0" distB="0" distL="0" distR="0" wp14:anchorId="5F14E8D0" wp14:editId="76AB8684">
            <wp:extent cx="2880000" cy="2880000"/>
            <wp:effectExtent l="19050" t="19050" r="15875" b="15875"/>
            <wp:docPr id="1473283688" name="Pictur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solidFill>
                        <a:schemeClr val="tx1"/>
                      </a:solidFill>
                    </a:ln>
                  </pic:spPr>
                </pic:pic>
              </a:graphicData>
            </a:graphic>
          </wp:inline>
        </w:drawing>
      </w:r>
    </w:p>
    <w:p w14:paraId="1F3B24C1" w14:textId="77777777" w:rsidR="005C532E" w:rsidRDefault="005C532E" w:rsidP="005C532E">
      <w:pPr>
        <w:pStyle w:val="Caption"/>
      </w:pPr>
      <w:bookmarkStart w:id="133" w:name="_Ref219648918"/>
      <w:r>
        <w:t xml:space="preserve">Rys. </w:t>
      </w:r>
      <w:r>
        <w:fldChar w:fldCharType="begin"/>
      </w:r>
      <w:r>
        <w:instrText>SEQ Rys. \* ARABIC</w:instrText>
      </w:r>
      <w:r>
        <w:fldChar w:fldCharType="separate"/>
      </w:r>
      <w:r>
        <w:rPr>
          <w:noProof/>
        </w:rPr>
        <w:t>8</w:t>
      </w:r>
      <w:r>
        <w:fldChar w:fldCharType="end"/>
      </w:r>
      <w:bookmarkEnd w:id="133"/>
      <w:r>
        <w:t>. Rozkład populacji. Ostatnia iteracja symulacji</w:t>
      </w:r>
    </w:p>
    <w:p w14:paraId="3AFDBEFB" w14:textId="5A590948" w:rsidR="005C532E" w:rsidRDefault="005C532E" w:rsidP="005C532E">
      <w:pPr>
        <w:pStyle w:val="Caption"/>
        <w:rPr>
          <w:szCs w:val="20"/>
        </w:rPr>
      </w:pPr>
      <w:r w:rsidRPr="00605EBA">
        <w:rPr>
          <w:szCs w:val="20"/>
        </w:rPr>
        <w:t xml:space="preserve">Źródło: </w:t>
      </w:r>
      <w:r>
        <w:rPr>
          <w:szCs w:val="20"/>
        </w:rPr>
        <w:t>o</w:t>
      </w:r>
      <w:r w:rsidRPr="00605EBA">
        <w:rPr>
          <w:szCs w:val="20"/>
        </w:rPr>
        <w:t>pracowanie własne (</w:t>
      </w:r>
      <w:r>
        <w:rPr>
          <w:szCs w:val="20"/>
        </w:rPr>
        <w:t xml:space="preserve">zmodyfikowany </w:t>
      </w:r>
      <w:r w:rsidRPr="00605EBA">
        <w:rPr>
          <w:szCs w:val="20"/>
        </w:rPr>
        <w:t>zrzut ekranu z aplikacji)</w:t>
      </w:r>
      <w:r w:rsidR="001D223E">
        <w:rPr>
          <w:szCs w:val="20"/>
        </w:rPr>
        <w:t>.</w:t>
      </w:r>
    </w:p>
    <w:p w14:paraId="7C8DF5A2" w14:textId="339465DF" w:rsidR="005C532E" w:rsidRDefault="005C532E" w:rsidP="00F42BAE">
      <w:pPr>
        <w:spacing w:line="360" w:lineRule="auto"/>
      </w:pPr>
    </w:p>
    <w:p w14:paraId="4FA5924B" w14:textId="195F1FD9" w:rsidR="0003137C" w:rsidRDefault="0003137C" w:rsidP="0003137C">
      <w:pPr>
        <w:pStyle w:val="Heading3"/>
      </w:pPr>
      <w:bookmarkStart w:id="134" w:name="_Toc219849196"/>
      <w:r>
        <w:t>Podsumowanie</w:t>
      </w:r>
      <w:bookmarkEnd w:id="134"/>
    </w:p>
    <w:p w14:paraId="472F6819" w14:textId="6ADF5847" w:rsidR="001C3FEF" w:rsidRDefault="00E475AA" w:rsidP="00E475AA">
      <w:pPr>
        <w:spacing w:line="360" w:lineRule="auto"/>
      </w:pPr>
      <w:r w:rsidRPr="00E475AA">
        <w:t>Przebieg symulacji w środowisku o wysokiej restrykcyjności przestrzennej pokazał, że model generuje sekwencję faz obejmującą szybki wzrost populacji w niszy startowej, następnie wielokrotne nieudane próby eksploracji, aż do momentu przełomowych kolonizacji odległych, zasobnych regionów. Ograniczona łączność pomiędzy niszami sprawiała, że migracja miała charakter zdarzeń rzadkich i była zależna od pojawienia się osobników o wystarczającym potencjale energetycznym, co pełniło rolę naturalnego filtra selekcyjnego. W stanie długoterminowym układ osiągał stabilność globalną przy jednoczesnym utrzymaniu trwałego zróżnicowania przestrzennego energii i liczebności populacji pomiędzy regionami, co wskazuje na uformowanie się kilku nisz ekologicznych o odmiennych warunkach życia.</w:t>
      </w:r>
    </w:p>
    <w:p w14:paraId="14079945" w14:textId="2EC56335" w:rsidR="00F22F2B" w:rsidRDefault="005F23E9" w:rsidP="00915780">
      <w:pPr>
        <w:pStyle w:val="Heading2"/>
        <w:spacing w:line="360" w:lineRule="auto"/>
      </w:pPr>
      <w:bookmarkStart w:id="135" w:name="_Toc219849197"/>
      <w:r>
        <w:t>Drugi, walidacyjny e</w:t>
      </w:r>
      <w:r w:rsidR="00B32152">
        <w:t>kspe</w:t>
      </w:r>
      <w:r>
        <w:t>ryment</w:t>
      </w:r>
      <w:bookmarkEnd w:id="135"/>
    </w:p>
    <w:p w14:paraId="66AA2328" w14:textId="7DCBF55C" w:rsidR="00912CD8" w:rsidRDefault="003B04BB" w:rsidP="00B376D1">
      <w:pPr>
        <w:spacing w:line="360" w:lineRule="auto"/>
        <w:rPr>
          <w:b/>
          <w:bCs/>
          <w:color w:val="5B9BD5" w:themeColor="accent1"/>
          <w:sz w:val="20"/>
          <w:szCs w:val="18"/>
        </w:rPr>
      </w:pPr>
      <w:r w:rsidRPr="003B04BB">
        <w:t xml:space="preserve">W drugim eksperymencie </w:t>
      </w:r>
      <w:r w:rsidR="001D731F" w:rsidRPr="001D731F">
        <w:t>zastosowano mapę o strukturze gradientowej, w której głównym elementem środowiska jest rzeka płynąca z północnego wschodu w kierunku południowego zachodu. W północno-zachodniej oraz południowo-wschodniej części mapy występują wzgórza, natomiast jakość warunków środowiskowych maleje wraz z oddalaniem się od rzeki. Rzeka stanowi obszar szczególnie zasobny, a populację startową zdefiniowano jako pojedynczego agenta umieszczonego na jej brzegu</w:t>
      </w:r>
      <w:r w:rsidR="00251E57">
        <w:t xml:space="preserve"> [24]</w:t>
      </w:r>
      <w:r w:rsidR="001D731F" w:rsidRPr="001D731F">
        <w:t>.</w:t>
      </w:r>
      <w:r w:rsidR="004106B3">
        <w:t xml:space="preserve"> </w:t>
      </w:r>
      <w:r w:rsidR="004106B3">
        <w:rPr>
          <w:noProof/>
        </w:rPr>
        <w:t xml:space="preserve">Mapy wejściowe użyte w eksperymencie połączono zbiorczo w rysunek </w:t>
      </w:r>
      <w:r w:rsidR="0039779B">
        <w:rPr>
          <w:noProof/>
        </w:rPr>
        <w:t>9</w:t>
      </w:r>
      <w:r w:rsidR="004106B3">
        <w:rPr>
          <w:noProof/>
        </w:rPr>
        <w:t xml:space="preserve">. Uzyskana wegetacja startowa przedstawiona jest na rysunku </w:t>
      </w:r>
      <w:r w:rsidR="0039779B">
        <w:rPr>
          <w:noProof/>
        </w:rPr>
        <w:t>10</w:t>
      </w:r>
      <w:r w:rsidR="004106B3">
        <w:rPr>
          <w:noProof/>
        </w:rPr>
        <w:t>.</w:t>
      </w:r>
    </w:p>
    <w:p w14:paraId="348611CC" w14:textId="77777777" w:rsidR="005B64B6" w:rsidRDefault="005B64B6">
      <w:pPr>
        <w:jc w:val="left"/>
        <w:rPr>
          <w:bCs/>
          <w:sz w:val="20"/>
          <w:szCs w:val="18"/>
        </w:rPr>
      </w:pPr>
      <w:bookmarkStart w:id="136" w:name="_Ref219722846"/>
      <w:r>
        <w:br w:type="page"/>
      </w:r>
    </w:p>
    <w:p w14:paraId="22CC250C" w14:textId="79401BDF" w:rsidR="0015417C" w:rsidRDefault="00590FBD" w:rsidP="0015417C">
      <w:pPr>
        <w:pStyle w:val="Caption"/>
      </w:pPr>
      <w:r>
        <w:rPr>
          <w:noProof/>
        </w:rPr>
        <w:drawing>
          <wp:inline distT="0" distB="0" distL="0" distR="0" wp14:anchorId="39C62CD9" wp14:editId="0949782A">
            <wp:extent cx="5760000" cy="1920000"/>
            <wp:effectExtent l="19050" t="19050" r="12700" b="23495"/>
            <wp:docPr id="10896558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60000" cy="1920000"/>
                    </a:xfrm>
                    <a:prstGeom prst="rect">
                      <a:avLst/>
                    </a:prstGeom>
                    <a:noFill/>
                    <a:ln>
                      <a:solidFill>
                        <a:schemeClr val="tx1"/>
                      </a:solidFill>
                    </a:ln>
                  </pic:spPr>
                </pic:pic>
              </a:graphicData>
            </a:graphic>
          </wp:inline>
        </w:drawing>
      </w:r>
    </w:p>
    <w:p w14:paraId="6FE095C5" w14:textId="59CC9FCB" w:rsidR="00480894" w:rsidRPr="0015417C" w:rsidRDefault="00480894" w:rsidP="0015417C">
      <w:pPr>
        <w:pStyle w:val="Caption"/>
      </w:pPr>
      <w:r w:rsidRPr="0015417C">
        <w:t xml:space="preserve">Rys. </w:t>
      </w:r>
      <w:r>
        <w:fldChar w:fldCharType="begin"/>
      </w:r>
      <w:r>
        <w:instrText>SEQ Rys. \* ARABIC</w:instrText>
      </w:r>
      <w:r>
        <w:fldChar w:fldCharType="separate"/>
      </w:r>
      <w:r w:rsidR="00314143">
        <w:rPr>
          <w:noProof/>
        </w:rPr>
        <w:t>9</w:t>
      </w:r>
      <w:r>
        <w:fldChar w:fldCharType="end"/>
      </w:r>
      <w:bookmarkEnd w:id="136"/>
      <w:r w:rsidRPr="0015417C">
        <w:t xml:space="preserve">. Mapy wejściowe </w:t>
      </w:r>
      <w:r w:rsidR="00A804DA" w:rsidRPr="0015417C">
        <w:t>drugiego</w:t>
      </w:r>
      <w:r w:rsidRPr="0015417C">
        <w:t xml:space="preserve"> eksperymentu modelu. (A–</w:t>
      </w:r>
      <w:r w:rsidR="00590FBD">
        <w:t>C</w:t>
      </w:r>
      <w:r w:rsidRPr="0015417C">
        <w:t xml:space="preserve">): (A) temperatura, (B) </w:t>
      </w:r>
      <w:r w:rsidR="003C713C">
        <w:t>wilgotność</w:t>
      </w:r>
      <w:r w:rsidRPr="0015417C">
        <w:t xml:space="preserve">, </w:t>
      </w:r>
      <w:r w:rsidR="001D223E" w:rsidRPr="0015417C">
        <w:t>(</w:t>
      </w:r>
      <w:r w:rsidR="00590FBD">
        <w:t>C</w:t>
      </w:r>
      <w:r w:rsidR="001D223E" w:rsidRPr="0015417C">
        <w:t>) wysokość</w:t>
      </w:r>
    </w:p>
    <w:p w14:paraId="6BA3B933" w14:textId="03F60468" w:rsidR="00480894" w:rsidRDefault="00480894" w:rsidP="008B4D4E">
      <w:pPr>
        <w:pStyle w:val="Caption"/>
      </w:pPr>
      <w:r w:rsidRPr="0015417C">
        <w:t xml:space="preserve">Źródło: </w:t>
      </w:r>
      <w:r w:rsidR="00760E4D" w:rsidRPr="0015417C">
        <w:t>o</w:t>
      </w:r>
      <w:r w:rsidRPr="0015417C">
        <w:t>pracowanie własne</w:t>
      </w:r>
      <w:r w:rsidR="001D223E">
        <w:t>.</w:t>
      </w:r>
    </w:p>
    <w:p w14:paraId="50CB9B99" w14:textId="77777777" w:rsidR="0015417C" w:rsidRPr="0015417C" w:rsidRDefault="0015417C" w:rsidP="00910748"/>
    <w:p w14:paraId="64CE54F2" w14:textId="22D154EF" w:rsidR="00912CD8" w:rsidRPr="0015417C" w:rsidRDefault="0017043A" w:rsidP="00910748">
      <w:pPr>
        <w:pStyle w:val="Caption"/>
      </w:pPr>
      <w:r>
        <w:rPr>
          <w:noProof/>
        </w:rPr>
        <w:drawing>
          <wp:inline distT="0" distB="0" distL="0" distR="0" wp14:anchorId="7E4046B9" wp14:editId="2C3F95B8">
            <wp:extent cx="2880000" cy="2880000"/>
            <wp:effectExtent l="19050" t="19050" r="15875" b="15875"/>
            <wp:docPr id="14787995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solidFill>
                        <a:schemeClr val="tx1"/>
                      </a:solidFill>
                    </a:ln>
                  </pic:spPr>
                </pic:pic>
              </a:graphicData>
            </a:graphic>
          </wp:inline>
        </w:drawing>
      </w:r>
    </w:p>
    <w:p w14:paraId="2F6C3396" w14:textId="1E90150A" w:rsidR="00C75530" w:rsidRPr="0015417C" w:rsidRDefault="00C75530" w:rsidP="00BA0A01">
      <w:pPr>
        <w:pStyle w:val="Caption"/>
      </w:pPr>
      <w:r w:rsidRPr="0015417C">
        <w:t xml:space="preserve">Rys. </w:t>
      </w:r>
      <w:r>
        <w:fldChar w:fldCharType="begin"/>
      </w:r>
      <w:r>
        <w:instrText>SEQ Rys. \* ARABIC</w:instrText>
      </w:r>
      <w:r>
        <w:fldChar w:fldCharType="separate"/>
      </w:r>
      <w:r w:rsidR="00314143">
        <w:rPr>
          <w:noProof/>
        </w:rPr>
        <w:t>10</w:t>
      </w:r>
      <w:r>
        <w:fldChar w:fldCharType="end"/>
      </w:r>
      <w:r w:rsidRPr="0015417C">
        <w:t xml:space="preserve">. </w:t>
      </w:r>
      <w:r w:rsidR="00912CD8" w:rsidRPr="0015417C">
        <w:t xml:space="preserve">Mapa wegetacji startowej powstałej z map wejściowych </w:t>
      </w:r>
      <w:r w:rsidR="00DC4DE0">
        <w:t>przedstawionych na rysunku 9</w:t>
      </w:r>
      <w:r w:rsidR="0017043A">
        <w:t>. Znakiem X została zaznaczona pozycja startowa agenta</w:t>
      </w:r>
    </w:p>
    <w:p w14:paraId="5F0C78C6" w14:textId="0ED11664" w:rsidR="00605EBA" w:rsidRPr="0015417C" w:rsidRDefault="00605EBA" w:rsidP="00FB6B77">
      <w:pPr>
        <w:pStyle w:val="Caption"/>
      </w:pPr>
      <w:r w:rsidRPr="0015417C">
        <w:t xml:space="preserve">Źródło: </w:t>
      </w:r>
      <w:r w:rsidR="00760E4D" w:rsidRPr="0015417C">
        <w:t>o</w:t>
      </w:r>
      <w:r w:rsidRPr="0015417C">
        <w:t>pracowanie własne (zmodyfikowany zrzut ekranu z aplikacji)</w:t>
      </w:r>
      <w:r w:rsidR="001D223E">
        <w:t>.</w:t>
      </w:r>
    </w:p>
    <w:p w14:paraId="4BFA8ED6" w14:textId="77777777" w:rsidR="00C75530" w:rsidRPr="001D731F" w:rsidRDefault="00C75530" w:rsidP="00C75530"/>
    <w:p w14:paraId="5E4C4EA6" w14:textId="298BBE16" w:rsidR="007E594D" w:rsidRDefault="005840FF" w:rsidP="005840FF">
      <w:pPr>
        <w:pStyle w:val="Heading3"/>
      </w:pPr>
      <w:bookmarkStart w:id="137" w:name="_Toc219849198"/>
      <w:r w:rsidRPr="005840FF">
        <w:t>Wzrost populacji i szybka stabilizacja układu</w:t>
      </w:r>
      <w:bookmarkEnd w:id="137"/>
    </w:p>
    <w:p w14:paraId="2828668A" w14:textId="78B2CF18" w:rsidR="005840FF" w:rsidRDefault="005840FF" w:rsidP="00FD1804">
      <w:pPr>
        <w:spacing w:line="360" w:lineRule="auto"/>
      </w:pPr>
      <w:r w:rsidRPr="005840FF">
        <w:t>W początkowej fazie symulacji zaobserwowano gwałtowny wzrost liczebności populacji, przy czym główna aktywność eksploracyjna przebiegała wzdłuż rzeki. W porównaniu do pierwszego eksperymentu kolonizacja przestrzeni następowała znacznie szybciej, co wynikało z braku wąskich gardeł migracyjnych i łatwej dostępności terenu.</w:t>
      </w:r>
    </w:p>
    <w:p w14:paraId="79C60C50" w14:textId="0A15A874" w:rsidR="00E34896" w:rsidRDefault="00E34896" w:rsidP="00E34896">
      <w:pPr>
        <w:spacing w:line="360" w:lineRule="auto"/>
      </w:pPr>
      <w:r>
        <w:t xml:space="preserve">Na rysunku 11 </w:t>
      </w:r>
      <w:r w:rsidR="002C4670">
        <w:t>obser</w:t>
      </w:r>
      <w:r w:rsidR="002C5744">
        <w:t>w</w:t>
      </w:r>
      <w:r w:rsidR="002C4670">
        <w:t>u</w:t>
      </w:r>
      <w:r w:rsidR="00FA2C6F">
        <w:t>jemy</w:t>
      </w:r>
      <w:r>
        <w:t xml:space="preserve">, że </w:t>
      </w:r>
      <w:r w:rsidRPr="00FD1804">
        <w:t xml:space="preserve">symulacja </w:t>
      </w:r>
      <w:r>
        <w:t xml:space="preserve">szybko weszła </w:t>
      </w:r>
      <w:r w:rsidRPr="00FD1804">
        <w:t>w stan quasi-stacjonarny, w którym zarówno liczebność populacji</w:t>
      </w:r>
      <w:r>
        <w:t xml:space="preserve">, </w:t>
      </w:r>
      <w:r w:rsidRPr="00F1497C">
        <w:t>statystyki energii i adaptacji</w:t>
      </w:r>
      <w:r>
        <w:t xml:space="preserve"> </w:t>
      </w:r>
      <w:r w:rsidRPr="00FD1804">
        <w:t>ulegały jedynie niewielkim wahaniom. W dalszym przebiegu obserwowano oscylacje o małej amplitudzie, bez istotnych zmian w strukturze zasiedlenia mapy, co wskazuje na szybkie osiągnięcie równowagi między presją zasobową a mechanizmami reprodukcji i śmiertelności.</w:t>
      </w:r>
    </w:p>
    <w:p w14:paraId="44579E05" w14:textId="77777777" w:rsidR="00C728A0" w:rsidRDefault="00C728A0" w:rsidP="00FD1804">
      <w:pPr>
        <w:spacing w:line="360" w:lineRule="auto"/>
      </w:pPr>
    </w:p>
    <w:p w14:paraId="1949891E" w14:textId="77777777" w:rsidR="0015417C" w:rsidRPr="0015417C" w:rsidRDefault="00E273A6" w:rsidP="0015417C">
      <w:pPr>
        <w:pStyle w:val="Caption"/>
      </w:pPr>
      <w:bookmarkStart w:id="138" w:name="_Ref219645427"/>
      <w:r w:rsidRPr="008829A9">
        <w:rPr>
          <w:noProof/>
        </w:rPr>
        <w:drawing>
          <wp:inline distT="0" distB="0" distL="0" distR="0" wp14:anchorId="26B8C797" wp14:editId="7AC02093">
            <wp:extent cx="5400000" cy="3156300"/>
            <wp:effectExtent l="0" t="0" r="0" b="6350"/>
            <wp:docPr id="52497278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00000" cy="3156300"/>
                    </a:xfrm>
                    <a:prstGeom prst="rect">
                      <a:avLst/>
                    </a:prstGeom>
                    <a:noFill/>
                    <a:ln>
                      <a:noFill/>
                    </a:ln>
                  </pic:spPr>
                </pic:pic>
              </a:graphicData>
            </a:graphic>
          </wp:inline>
        </w:drawing>
      </w:r>
    </w:p>
    <w:p w14:paraId="1ECC6BA6" w14:textId="50B1FA9D" w:rsidR="002030CA" w:rsidRPr="0015417C" w:rsidRDefault="002B32F2" w:rsidP="0015417C">
      <w:pPr>
        <w:pStyle w:val="Caption"/>
      </w:pPr>
      <w:r w:rsidRPr="0015417C">
        <w:t xml:space="preserve">Rys. </w:t>
      </w:r>
      <w:r>
        <w:fldChar w:fldCharType="begin"/>
      </w:r>
      <w:r>
        <w:instrText>SEQ Rys. \* ARABIC</w:instrText>
      </w:r>
      <w:r>
        <w:fldChar w:fldCharType="separate"/>
      </w:r>
      <w:r w:rsidR="00314143">
        <w:rPr>
          <w:noProof/>
        </w:rPr>
        <w:t>11</w:t>
      </w:r>
      <w:r>
        <w:fldChar w:fldCharType="end"/>
      </w:r>
      <w:bookmarkEnd w:id="138"/>
      <w:r w:rsidRPr="0015417C">
        <w:t>. Zmiana liczebności populacji w kolejnych iteracjach – eksperyment walidacyjny</w:t>
      </w:r>
      <w:r w:rsidR="002030CA" w:rsidRPr="0015417C">
        <w:t xml:space="preserve"> </w:t>
      </w:r>
    </w:p>
    <w:p w14:paraId="4A4BEFF4" w14:textId="2280F4B8" w:rsidR="00C728A0" w:rsidRPr="0015417C" w:rsidRDefault="002030CA" w:rsidP="00E90FD6">
      <w:pPr>
        <w:pStyle w:val="Caption"/>
      </w:pPr>
      <w:r w:rsidRPr="0015417C">
        <w:t>Źródło: opracowanie własne.</w:t>
      </w:r>
    </w:p>
    <w:p w14:paraId="4EA3EDDE" w14:textId="77777777" w:rsidR="00B62651" w:rsidRPr="00B62651" w:rsidRDefault="00B62651" w:rsidP="00B62651">
      <w:pPr>
        <w:spacing w:line="360" w:lineRule="auto"/>
        <w:jc w:val="center"/>
        <w:rPr>
          <w:sz w:val="20"/>
          <w:szCs w:val="20"/>
        </w:rPr>
      </w:pPr>
    </w:p>
    <w:p w14:paraId="5B9D8502" w14:textId="08E9C8AF" w:rsidR="005D2559" w:rsidRDefault="005D2559" w:rsidP="005D2559">
      <w:pPr>
        <w:pStyle w:val="Heading3"/>
      </w:pPr>
      <w:bookmarkStart w:id="139" w:name="_Toc219849199"/>
      <w:r w:rsidRPr="005D2559">
        <w:t>Rozmieszczenie przestrzenne populacji i rola gradientu środowiskowego</w:t>
      </w:r>
      <w:bookmarkEnd w:id="139"/>
    </w:p>
    <w:p w14:paraId="7401F05F" w14:textId="09010670" w:rsidR="00E90E71" w:rsidRDefault="005D2559" w:rsidP="002715B3">
      <w:pPr>
        <w:spacing w:line="360" w:lineRule="auto"/>
      </w:pPr>
      <w:r w:rsidRPr="005D2559">
        <w:t xml:space="preserve">W odróżnieniu od środowiska „labiryntowego”, w drugim eksperymencie brak fizycznych barier powodował, że granice pomiędzy obszarami zasiedlenia nie były determinowane geometrią mapy, </w:t>
      </w:r>
      <w:r w:rsidR="009A0DB2" w:rsidRPr="009A0DB2">
        <w:t>lecz przede wszystkim jakością środowiska</w:t>
      </w:r>
      <w:r w:rsidRPr="005D2559">
        <w:t>.</w:t>
      </w:r>
    </w:p>
    <w:p w14:paraId="00448332" w14:textId="3C4D4794" w:rsidR="00745B34" w:rsidRPr="00D50143" w:rsidRDefault="00E8773B" w:rsidP="002715B3">
      <w:pPr>
        <w:spacing w:line="360" w:lineRule="auto"/>
      </w:pPr>
      <w:r>
        <w:t xml:space="preserve">Na rysunku 12 przedstawiono końcowy rozkład populacji, który potwierdza, że </w:t>
      </w:r>
      <w:r w:rsidR="00185DE5">
        <w:t>naj</w:t>
      </w:r>
      <w:r>
        <w:t>w</w:t>
      </w:r>
      <w:r w:rsidR="00745B34" w:rsidRPr="005D2559">
        <w:t>iększ</w:t>
      </w:r>
      <w:r w:rsidR="00185DE5">
        <w:t>ą gęstość zaludnienia</w:t>
      </w:r>
      <w:r w:rsidR="00745B34" w:rsidRPr="005D2559" w:rsidDel="00185DE5">
        <w:t xml:space="preserve"> </w:t>
      </w:r>
      <w:r w:rsidR="00185DE5">
        <w:t xml:space="preserve">zaobserwowano </w:t>
      </w:r>
      <w:r w:rsidR="00745B34" w:rsidRPr="005D2559">
        <w:t>wzdłuż rzeki. Wraz z oddalaniem się od rzeki liczebność populacji malała, a w skrajnie niekorzystnych obszarach (zwłaszcza w rejonach wzgórz) populacja nie utrzymywała się w sposób trwały. Charakterystyczne było również to, że agenci niechętnie eksplorowali skrajne obszary mapy – w kierunku regionów o bardzo niskich zasobach – mimo że nie istniały przeszkody uniemożliwiające fizyczne dotarcie do tych miejsc.</w:t>
      </w:r>
      <w:r w:rsidR="00AE0C86">
        <w:t xml:space="preserve"> </w:t>
      </w:r>
      <w:r w:rsidR="00AE0C86" w:rsidRPr="00124553">
        <w:t>W praktyce widoczne było więc powstanie „pasa życia” wzdłuż rzeki oraz stopniowe rozrzedzenie populacji w miarę pogarszania się warunków. Jest to spójne z interpretacją modelu: przy braku barier topologicznych ostatecznym ograniczeniem staje się bilans energetyczny wynikający z jakości zasobów, kosztów ruchu oraz konkurencji lokalnej.</w:t>
      </w:r>
    </w:p>
    <w:p w14:paraId="16612FBF" w14:textId="77777777" w:rsidR="0015417C" w:rsidRDefault="00E90E71" w:rsidP="0015417C">
      <w:pPr>
        <w:pStyle w:val="Caption"/>
      </w:pPr>
      <w:r w:rsidRPr="002B7F1B">
        <w:rPr>
          <w:noProof/>
        </w:rPr>
        <w:drawing>
          <wp:inline distT="0" distB="0" distL="0" distR="0" wp14:anchorId="2D2EA503" wp14:editId="5152B530">
            <wp:extent cx="2880000" cy="2880000"/>
            <wp:effectExtent l="19050" t="19050" r="15875" b="15875"/>
            <wp:docPr id="547347275"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solidFill>
                        <a:schemeClr val="tx1"/>
                      </a:solidFill>
                    </a:ln>
                  </pic:spPr>
                </pic:pic>
              </a:graphicData>
            </a:graphic>
          </wp:inline>
        </w:drawing>
      </w:r>
    </w:p>
    <w:p w14:paraId="7B4BBA4E" w14:textId="00413476" w:rsidR="0013057B" w:rsidRPr="0015417C" w:rsidRDefault="0013057B" w:rsidP="0015417C">
      <w:pPr>
        <w:pStyle w:val="Caption"/>
      </w:pPr>
      <w:r w:rsidRPr="0015417C">
        <w:t xml:space="preserve">Rys. </w:t>
      </w:r>
      <w:r>
        <w:fldChar w:fldCharType="begin"/>
      </w:r>
      <w:r>
        <w:instrText>SEQ Rys. \* ARABIC</w:instrText>
      </w:r>
      <w:r>
        <w:fldChar w:fldCharType="separate"/>
      </w:r>
      <w:r w:rsidR="00314143">
        <w:rPr>
          <w:noProof/>
        </w:rPr>
        <w:t>12</w:t>
      </w:r>
      <w:r>
        <w:fldChar w:fldCharType="end"/>
      </w:r>
      <w:r w:rsidRPr="0015417C">
        <w:t xml:space="preserve">. Rozkład populacji. </w:t>
      </w:r>
      <w:r w:rsidR="002523F7" w:rsidRPr="0015417C">
        <w:t>Ostatnia iteracja symulacji</w:t>
      </w:r>
    </w:p>
    <w:p w14:paraId="1A4566E7" w14:textId="28EDCFA2" w:rsidR="00605EBA" w:rsidRPr="0015417C" w:rsidRDefault="00605EBA" w:rsidP="004B4C97">
      <w:pPr>
        <w:pStyle w:val="Caption"/>
      </w:pPr>
      <w:r w:rsidRPr="0015417C">
        <w:t xml:space="preserve">Źródło: </w:t>
      </w:r>
      <w:r w:rsidR="00FE2076" w:rsidRPr="0015417C">
        <w:t>o</w:t>
      </w:r>
      <w:r w:rsidRPr="0015417C">
        <w:t>pracowanie własne (zmodyfikowany zrzut ekranu z aplikacji)</w:t>
      </w:r>
    </w:p>
    <w:p w14:paraId="364E55C7" w14:textId="77777777" w:rsidR="0013057B" w:rsidRPr="0013057B" w:rsidRDefault="0013057B" w:rsidP="0013057B">
      <w:pPr>
        <w:spacing w:line="360" w:lineRule="auto"/>
        <w:jc w:val="center"/>
        <w:rPr>
          <w:sz w:val="20"/>
          <w:szCs w:val="20"/>
        </w:rPr>
      </w:pPr>
    </w:p>
    <w:p w14:paraId="15BA6CD1" w14:textId="71977849" w:rsidR="00FA11F7" w:rsidRDefault="00FA11F7" w:rsidP="009F3414">
      <w:pPr>
        <w:pStyle w:val="Heading3"/>
      </w:pPr>
      <w:bookmarkStart w:id="140" w:name="_Toc219738143"/>
      <w:bookmarkStart w:id="141" w:name="_Toc219738904"/>
      <w:bookmarkStart w:id="142" w:name="_Toc219740830"/>
      <w:bookmarkStart w:id="143" w:name="_Toc219849200"/>
      <w:bookmarkEnd w:id="140"/>
      <w:bookmarkEnd w:id="141"/>
      <w:bookmarkEnd w:id="142"/>
      <w:r w:rsidRPr="00FA11F7">
        <w:t>Zróżnicowanie energii i mieszanie populacji</w:t>
      </w:r>
      <w:bookmarkEnd w:id="143"/>
    </w:p>
    <w:p w14:paraId="62EC6209" w14:textId="0CB10015" w:rsidR="00324F0A" w:rsidRDefault="004278DE" w:rsidP="009F3414">
      <w:pPr>
        <w:spacing w:line="360" w:lineRule="auto"/>
      </w:pPr>
      <w:r>
        <w:t>N</w:t>
      </w:r>
      <w:r w:rsidRPr="004278DE">
        <w:t xml:space="preserve">ajwyższe wartości energii występowały bezpośrednio w pobliżu rzeki, natomiast w obszarach </w:t>
      </w:r>
      <w:r w:rsidR="008D19B4" w:rsidRPr="004278DE">
        <w:t>pozarzecznych</w:t>
      </w:r>
      <w:r w:rsidRPr="004278DE">
        <w:t xml:space="preserve"> obserwowano wyraźny spadek energii agentów. Oddalając się od rzeki można było zauważyć </w:t>
      </w:r>
      <w:r w:rsidR="0058401D" w:rsidRPr="0058401D">
        <w:t xml:space="preserve">wyraźne </w:t>
      </w:r>
      <w:r w:rsidRPr="004278DE">
        <w:t xml:space="preserve">obniżenie typowego poziomu energii (silniejsze na południu niż na północy), co potwierdza, że rzeka pełni rolę dominującej niszy o wysokiej jakości. </w:t>
      </w:r>
      <w:r w:rsidR="00D8337B">
        <w:t>Stan te</w:t>
      </w:r>
      <w:r w:rsidR="00FD2042">
        <w:t>n</w:t>
      </w:r>
      <w:r w:rsidR="00D8337B">
        <w:t xml:space="preserve"> został odzwierciedlony na rysunku 13, przedstawiającym ostatnią iterację symulacji.</w:t>
      </w:r>
    </w:p>
    <w:p w14:paraId="07603BD8" w14:textId="337D86AA" w:rsidR="00FD09BC" w:rsidRDefault="00FD09BC">
      <w:pPr>
        <w:jc w:val="left"/>
        <w:rPr>
          <w:b/>
          <w:bCs/>
          <w:color w:val="5B9BD5" w:themeColor="accent1"/>
          <w:sz w:val="20"/>
          <w:szCs w:val="18"/>
        </w:rPr>
      </w:pPr>
    </w:p>
    <w:p w14:paraId="62FD0BB9" w14:textId="77777777" w:rsidR="000D6C79" w:rsidRPr="0015417C" w:rsidRDefault="00FD09BC" w:rsidP="0015417C">
      <w:pPr>
        <w:pStyle w:val="Caption"/>
      </w:pPr>
      <w:r w:rsidRPr="006F218A">
        <w:rPr>
          <w:noProof/>
        </w:rPr>
        <w:drawing>
          <wp:inline distT="0" distB="0" distL="0" distR="0" wp14:anchorId="3815BFF9" wp14:editId="5FEBAD74">
            <wp:extent cx="2880000" cy="2880000"/>
            <wp:effectExtent l="19050" t="19050" r="15875" b="15875"/>
            <wp:docPr id="683530658" name="Pictur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solidFill>
                        <a:schemeClr val="tx1"/>
                      </a:solidFill>
                    </a:ln>
                  </pic:spPr>
                </pic:pic>
              </a:graphicData>
            </a:graphic>
          </wp:inline>
        </w:drawing>
      </w:r>
    </w:p>
    <w:p w14:paraId="3900E738" w14:textId="2C662DB9" w:rsidR="00324F0A" w:rsidRPr="0015417C" w:rsidRDefault="00306A1E" w:rsidP="0015417C">
      <w:pPr>
        <w:pStyle w:val="Caption"/>
      </w:pPr>
      <w:r w:rsidRPr="0015417C">
        <w:t xml:space="preserve">Rys. </w:t>
      </w:r>
      <w:r>
        <w:fldChar w:fldCharType="begin"/>
      </w:r>
      <w:r>
        <w:instrText>SEQ Rys. \* ARABIC</w:instrText>
      </w:r>
      <w:r>
        <w:fldChar w:fldCharType="separate"/>
      </w:r>
      <w:r w:rsidR="00314143">
        <w:rPr>
          <w:noProof/>
        </w:rPr>
        <w:t>13</w:t>
      </w:r>
      <w:r>
        <w:fldChar w:fldCharType="end"/>
      </w:r>
      <w:r w:rsidRPr="0015417C">
        <w:t>. Średni stan energii agentów w komórkach. Ostatnia iteracja symulacji. Ciemniejszy kolor oznacza wyższą wartość</w:t>
      </w:r>
    </w:p>
    <w:p w14:paraId="6244F215" w14:textId="77777777" w:rsidR="00605EBA" w:rsidRPr="0015417C" w:rsidRDefault="00605EBA" w:rsidP="0015417C">
      <w:pPr>
        <w:pStyle w:val="Caption"/>
      </w:pPr>
      <w:r w:rsidRPr="0015417C">
        <w:t>Źródło: Opracowanie własne (zmodyfikowany zrzut ekranu z aplikacji)</w:t>
      </w:r>
    </w:p>
    <w:p w14:paraId="72116462" w14:textId="77777777" w:rsidR="000D6C79" w:rsidRPr="000D6C79" w:rsidRDefault="000D6C79" w:rsidP="00A46EF8"/>
    <w:p w14:paraId="5ABD0B8F" w14:textId="29A51D32" w:rsidR="00FA11F7" w:rsidRDefault="004278DE" w:rsidP="00312D9A">
      <w:pPr>
        <w:spacing w:line="360" w:lineRule="auto"/>
      </w:pPr>
      <w:r w:rsidRPr="004278DE">
        <w:t>Jednocześnie interesującą cechą środowiska gradientowego była duża zmienność energii w regionach ubogich: obok agentów o niskiej energii pojawiały się również osobniki o energii bardzo niskiej, co wskazuje na współistnienie wielu strategii przetrwania w warunkach ograniczonych zasobów</w:t>
      </w:r>
      <w:r w:rsidR="00BE038B">
        <w:t xml:space="preserve">. </w:t>
      </w:r>
      <w:r w:rsidR="00EC6FBE">
        <w:t>Na rysunku 14</w:t>
      </w:r>
      <w:r w:rsidR="00BE038B">
        <w:t xml:space="preserve"> </w:t>
      </w:r>
      <w:r w:rsidR="00EC6FBE">
        <w:t xml:space="preserve">można zaobserwować </w:t>
      </w:r>
      <w:r w:rsidR="008E65CC">
        <w:t>jeszcze większy roz</w:t>
      </w:r>
      <w:r w:rsidR="00E64ADC">
        <w:t>rzut</w:t>
      </w:r>
      <w:r w:rsidR="009E7D5A">
        <w:t xml:space="preserve"> wartości</w:t>
      </w:r>
      <w:r w:rsidR="008E65CC">
        <w:t xml:space="preserve"> energii niż w </w:t>
      </w:r>
      <w:r w:rsidR="00176C59">
        <w:t>pierwszym eksperymencie (</w:t>
      </w:r>
      <w:r w:rsidR="00312D9A">
        <w:t>rysunek 6</w:t>
      </w:r>
      <w:r w:rsidR="00176C59">
        <w:t>)</w:t>
      </w:r>
      <w:r w:rsidR="004B3C1C">
        <w:t xml:space="preserve">. </w:t>
      </w:r>
      <w:r w:rsidR="002F01D4">
        <w:t xml:space="preserve">10% najsilniejszych osobników </w:t>
      </w:r>
      <w:r w:rsidR="008E6CD3">
        <w:t>jeszcze bardziej zawyża średnia</w:t>
      </w:r>
      <w:r w:rsidR="00AE6DE8">
        <w:t>, która mimo wszystko pozostaje poniżej mediany co sugeruje obecność mniejszej populacji agentów o skrajnie niskiej energii</w:t>
      </w:r>
      <w:r w:rsidRPr="004278DE">
        <w:t>.</w:t>
      </w:r>
    </w:p>
    <w:p w14:paraId="14C024EE" w14:textId="77777777" w:rsidR="005C74B9" w:rsidRDefault="005C74B9" w:rsidP="00312D9A">
      <w:pPr>
        <w:spacing w:line="360" w:lineRule="auto"/>
      </w:pPr>
    </w:p>
    <w:p w14:paraId="46F6B891" w14:textId="12AF76CC" w:rsidR="005C74B9" w:rsidRPr="00FD09BC" w:rsidRDefault="005C74B9" w:rsidP="005C74B9">
      <w:pPr>
        <w:pStyle w:val="Caption"/>
        <w:rPr>
          <w:szCs w:val="20"/>
        </w:rPr>
      </w:pPr>
      <w:r w:rsidRPr="00370E0E">
        <w:rPr>
          <w:noProof/>
          <w:lang w:val="en-GB"/>
        </w:rPr>
        <w:drawing>
          <wp:inline distT="0" distB="0" distL="0" distR="0" wp14:anchorId="795C8DEF" wp14:editId="68B1741B">
            <wp:extent cx="5400000" cy="3156300"/>
            <wp:effectExtent l="0" t="0" r="0" b="6350"/>
            <wp:docPr id="27280795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400000" cy="3156300"/>
                    </a:xfrm>
                    <a:prstGeom prst="rect">
                      <a:avLst/>
                    </a:prstGeom>
                    <a:noFill/>
                    <a:ln>
                      <a:noFill/>
                    </a:ln>
                  </pic:spPr>
                </pic:pic>
              </a:graphicData>
            </a:graphic>
          </wp:inline>
        </w:drawing>
      </w:r>
    </w:p>
    <w:p w14:paraId="02136B52" w14:textId="77777777" w:rsidR="005C74B9" w:rsidRPr="00FD09BC" w:rsidRDefault="005C74B9" w:rsidP="005C74B9">
      <w:pPr>
        <w:pStyle w:val="Caption"/>
      </w:pPr>
      <w:bookmarkStart w:id="144" w:name="_Ref219646688"/>
      <w:r>
        <w:t xml:space="preserve">Rys. </w:t>
      </w:r>
      <w:r>
        <w:fldChar w:fldCharType="begin"/>
      </w:r>
      <w:r>
        <w:instrText>SEQ Rys. \* ARABIC</w:instrText>
      </w:r>
      <w:r>
        <w:fldChar w:fldCharType="separate"/>
      </w:r>
      <w:r>
        <w:rPr>
          <w:noProof/>
        </w:rPr>
        <w:t>14</w:t>
      </w:r>
      <w:r>
        <w:fldChar w:fldCharType="end"/>
      </w:r>
      <w:bookmarkEnd w:id="144"/>
      <w:r>
        <w:t xml:space="preserve">. </w:t>
      </w:r>
      <w:r w:rsidRPr="00E95F66">
        <w:t>Zmiana energii w kolejnych iteracjach - drugi eksperyment</w:t>
      </w:r>
      <w:r>
        <w:t xml:space="preserve"> </w:t>
      </w:r>
    </w:p>
    <w:p w14:paraId="3E08D7B2" w14:textId="77777777" w:rsidR="005C74B9" w:rsidRPr="008E4078" w:rsidRDefault="005C74B9" w:rsidP="005C74B9">
      <w:pPr>
        <w:pStyle w:val="Caption"/>
        <w:rPr>
          <w:szCs w:val="20"/>
        </w:rPr>
      </w:pPr>
      <w:r w:rsidRPr="007653D5">
        <w:rPr>
          <w:szCs w:val="20"/>
        </w:rPr>
        <w:t xml:space="preserve">Źródło: </w:t>
      </w:r>
      <w:r>
        <w:rPr>
          <w:szCs w:val="20"/>
        </w:rPr>
        <w:t>o</w:t>
      </w:r>
      <w:r w:rsidRPr="007653D5">
        <w:rPr>
          <w:szCs w:val="20"/>
        </w:rPr>
        <w:t>pracowanie własne</w:t>
      </w:r>
      <w:r>
        <w:rPr>
          <w:szCs w:val="20"/>
        </w:rPr>
        <w:t>.</w:t>
      </w:r>
    </w:p>
    <w:p w14:paraId="15BF1BAC" w14:textId="74479643" w:rsidR="005C74B9" w:rsidRDefault="005C74B9" w:rsidP="00905F27">
      <w:pPr>
        <w:spacing w:line="360" w:lineRule="auto"/>
      </w:pPr>
    </w:p>
    <w:p w14:paraId="2556F518" w14:textId="262BF1FE" w:rsidR="008369E6" w:rsidRDefault="008369E6" w:rsidP="009F3414">
      <w:pPr>
        <w:spacing w:line="360" w:lineRule="auto"/>
      </w:pPr>
      <w:r w:rsidRPr="008369E6">
        <w:t>Zaobserwowano także zjawisko asymetrycznej migracji: częste były „wycieczki” mieszkańców rzeki w kierunku obszarów ubogich, po których następował powrót lub śmierć z głodu, natomiast osobniki z terenów ubogich relatywnie rzadko przemieszczały się w kierunku rzeki. Jedną z możliwych interpretacji jest rola konkurencji i ryzyka: agenci funkcjonujący w zasobnej niszy wzdłuż rzeki budują większy margines energetyczny, który pozwala im ponosić koszty czasowego niedopasowania do środowiska oraz okresowego braku pożywienia podczas eksploracji. Dla osobników z terenów ubogich margines ten jest mniejszy, a wejście w strefę wysokiej konkurencji w pobliżu rzeki może oznaczać brak dostępu do pożywienia przez kilka tur, co w warunkach niskiej energii istotnie zwiększa ryzyko śmierci.</w:t>
      </w:r>
    </w:p>
    <w:p w14:paraId="25CA072B" w14:textId="0D1F352F" w:rsidR="00B12B61" w:rsidRDefault="00B12B61" w:rsidP="009F3414">
      <w:pPr>
        <w:spacing w:line="360" w:lineRule="auto"/>
      </w:pPr>
      <w:r w:rsidRPr="00B12B61">
        <w:t xml:space="preserve">Brak barier fizycznych skutkował również silniejszym „mieszaniem” osobników pomiędzy obszarami o zbliżonej jakości (np. na równinach </w:t>
      </w:r>
      <w:r w:rsidR="00F84B39" w:rsidRPr="00B12B61">
        <w:t>pozarzecznych</w:t>
      </w:r>
      <w:r w:rsidRPr="00B12B61">
        <w:t>). W porównaniu do pierwszego eksperymentu, gdzie izolacja przestrzenna sprzyjała utrzymaniu wyraźnych podziałów populacji, w środowisku gradientowym granice te były mniej ostre: mimo że populacja preferowała obszary o korzystniejszych warunkach, ruch i eksploracja prowadziły do częstszego występowania osobników „nietypowych” dla danego miejsca (np. jednostek o bardzo niskiej energii pojawiających się okresowo w pobliżu rzeki).</w:t>
      </w:r>
    </w:p>
    <w:p w14:paraId="27703E00" w14:textId="523B530F" w:rsidR="00B12B61" w:rsidRDefault="00B12B61" w:rsidP="009F3414">
      <w:pPr>
        <w:pStyle w:val="Heading3"/>
      </w:pPr>
      <w:bookmarkStart w:id="145" w:name="_Toc219849201"/>
      <w:r w:rsidRPr="00B12B61">
        <w:t>Adaptacja abiotyczna w środowisku bez barier</w:t>
      </w:r>
      <w:bookmarkEnd w:id="145"/>
    </w:p>
    <w:p w14:paraId="03C48B68" w14:textId="4DE2D85D" w:rsidR="0064038F" w:rsidRDefault="0064038F" w:rsidP="0064038F">
      <w:pPr>
        <w:spacing w:line="360" w:lineRule="auto"/>
      </w:pPr>
      <w:r>
        <w:t xml:space="preserve">W drugim eksperymencie średni poziom adaptacji globalnej był nieznacznie niższy niż w </w:t>
      </w:r>
      <w:r w:rsidR="00CF75BB">
        <w:t xml:space="preserve">pierwszym </w:t>
      </w:r>
      <w:r>
        <w:t>(około 93% wobec ~95%)</w:t>
      </w:r>
      <w:r w:rsidR="00251E57">
        <w:t xml:space="preserve"> [24]</w:t>
      </w:r>
      <w:r>
        <w:t>. Analiza rozkładu przestrzennego adaptacji wskazuje jednak, że obniżenie to nie wynika z prostego gradientu odległości od rzeki, lecz z odmiennego charakteru funkcjonowania populacji poza główną niszą zasobową. W obszarach pozarzecznych poziom adaptacji był wyraźnie bardziej zróżnicowany i „wymieszany” przestrzennie, co można interpretować jako efekt bardziej koczowniczego trybu życia: agenci konsumują lokalne zasoby, po czym przemieszczają się dalej, często wchodząc w regiony o odmiennych parametrach środowiskowych, co prowadzi do obniżenia dopasowania.</w:t>
      </w:r>
    </w:p>
    <w:p w14:paraId="55FD248C" w14:textId="664BD61D" w:rsidR="00BD08FE" w:rsidRDefault="0064038F" w:rsidP="0064038F">
      <w:pPr>
        <w:spacing w:line="360" w:lineRule="auto"/>
      </w:pPr>
      <w:r>
        <w:t xml:space="preserve">Odmiennie kształtowała się sytuacja wzdłuż rzeki, gdzie wysoka dostępność zasobów oraz szybki odrost wegetacji sprzyjały osiadłemu trybowi życia. W tym przypadku presja selekcyjna nie polegała na ciągłej adaptacji do zmieniających się warunków, lecz na zdolności przetrwania okresów intensywnej konkurencji poprzez </w:t>
      </w:r>
      <w:r w:rsidR="00E3018C">
        <w:t>gromadzenie zapasów energii</w:t>
      </w:r>
      <w:r>
        <w:t xml:space="preserve">. W efekcie w skali całego układu obserwowany jest niższy poziom adaptacji uśrednionej, wynikający ze współistnienia stabilnej, dobrze dopasowanej populacji rzecznej oraz </w:t>
      </w:r>
      <w:r w:rsidR="0022469E">
        <w:t xml:space="preserve">bardziej </w:t>
      </w:r>
      <w:r w:rsidR="008D1CAA" w:rsidRPr="008D1CAA">
        <w:t>mobilnych subpopulacji</w:t>
      </w:r>
      <w:r w:rsidR="008D1CAA">
        <w:t xml:space="preserve"> </w:t>
      </w:r>
      <w:r>
        <w:t>funkcjonujących w warunkach mniej korzystnych.</w:t>
      </w:r>
    </w:p>
    <w:p w14:paraId="3B749681" w14:textId="46AF8F5A" w:rsidR="00BD08FE" w:rsidRDefault="00BD08FE" w:rsidP="009F3414">
      <w:pPr>
        <w:pStyle w:val="Heading3"/>
      </w:pPr>
      <w:bookmarkStart w:id="146" w:name="_Toc219849202"/>
      <w:r w:rsidRPr="00BD08FE">
        <w:t>Wniosek walidacyjny</w:t>
      </w:r>
      <w:bookmarkEnd w:id="146"/>
    </w:p>
    <w:p w14:paraId="2F01C8BA" w14:textId="7F6859A7" w:rsidR="009F3414" w:rsidRDefault="009F3414" w:rsidP="009F3414">
      <w:pPr>
        <w:spacing w:line="360" w:lineRule="auto"/>
      </w:pPr>
      <w:r w:rsidRPr="009F3414">
        <w:t>Drugi eksperyment potwierdził, że obserwowane w pierwszej symulacji zjawiska (kolonizacja, stabilizacja globalna, różnicowanie nisz) wynikają z mechanizmów modelu, a nie ze specyfiki pojedynczej mapy. W środowisku gradientowym, pozbawionym barier geometrycznych, struktura zasiedlenia była determinowana głównie jakością warunków środowiskowych, co stanowi spójny i oczekiwany rezultat w kontekście przyjętych założeń modelu.</w:t>
      </w:r>
    </w:p>
    <w:p w14:paraId="0A063318" w14:textId="68DB9D13" w:rsidR="001A5664" w:rsidRDefault="001A5664" w:rsidP="00272338">
      <w:pPr>
        <w:pStyle w:val="Heading2"/>
        <w:spacing w:line="360" w:lineRule="auto"/>
      </w:pPr>
      <w:bookmarkStart w:id="147" w:name="_Toc219849203"/>
      <w:r w:rsidRPr="001A5664">
        <w:t>Wnioski z oceny modelu ekosystemu</w:t>
      </w:r>
      <w:bookmarkEnd w:id="147"/>
    </w:p>
    <w:p w14:paraId="173FA2A4" w14:textId="30123380" w:rsidR="0014147E" w:rsidRDefault="0014147E" w:rsidP="00272338">
      <w:pPr>
        <w:spacing w:line="360" w:lineRule="auto"/>
      </w:pPr>
      <w:r>
        <w:t>Przeprowadzone eksperymenty symulacyjne pozwoliły ocenić zachowanie zaprojektowanego modelu ekosystemu w dwóch odmiennych scenariuszach środowiskowych: środowisku silnie restrykcyjnym przestrzennie oraz środowisku o łagodnych gradientach i wysokiej dostępności migracyjnej. W obu przypadkach zaobserwowano spójną i interpretowalną dynamikę populacji, wynikającą bezpośrednio z zaimplementowanych mechanizmów gospodarki energetycznej, selekcji abiotycznej oraz migracji.</w:t>
      </w:r>
    </w:p>
    <w:p w14:paraId="499FD909" w14:textId="6D0DD233" w:rsidR="0014147E" w:rsidRDefault="0014147E" w:rsidP="00272338">
      <w:pPr>
        <w:spacing w:line="360" w:lineRule="auto"/>
      </w:pPr>
      <w:r>
        <w:t>W pierwszym eksperymencie model wykazał zdolność do formowania wyraźnych nisz ekologicznych oraz trwałego zróżnicowania populacji w przestrzeni</w:t>
      </w:r>
      <w:r w:rsidR="00C72F4A" w:rsidRPr="00C72F4A">
        <w:t xml:space="preserve"> </w:t>
      </w:r>
      <w:sdt>
        <w:sdtPr>
          <w:id w:val="-379319259"/>
          <w:citation/>
        </w:sdtPr>
        <w:sdtEndPr/>
        <w:sdtContent>
          <w:r w:rsidR="00C72F4A">
            <w:fldChar w:fldCharType="begin"/>
          </w:r>
          <w:r w:rsidR="00C72F4A">
            <w:rPr>
              <w:lang w:val="en-GB"/>
            </w:rPr>
            <w:instrText xml:space="preserve"> CITATION Hol09 \l 2057 </w:instrText>
          </w:r>
          <w:r w:rsidR="00C72F4A">
            <w:fldChar w:fldCharType="separate"/>
          </w:r>
          <w:r w:rsidR="00AC6B85" w:rsidRPr="00AC6B85">
            <w:rPr>
              <w:noProof/>
              <w:lang w:val="en-GB"/>
            </w:rPr>
            <w:t>[22]</w:t>
          </w:r>
          <w:r w:rsidR="00C72F4A">
            <w:fldChar w:fldCharType="end"/>
          </w:r>
        </w:sdtContent>
      </w:sdt>
      <w:r>
        <w:t>. Ograniczona łączność między regionami środowiskowymi prowadziła do izolacji populacji, lokalnej adaptacji oraz powstawania stabilnych strategii przetrwania dostosowanych do jakości środowiska. Kolonizacja nowych nisz następowała rzadko i była uzależniona od pojawienia się osobników o odpowiednim potencjale energetycznym, co potwierdza rolę kosztów energetycznych jako skutecznego mechanizmu selekcyjnego. Jednoczesne współistnienie populacji funkcjonujących w warunkach bardzo sprzyjających oraz populacji przystosowanych do środowisk ubogich wskazuje na zdolność modelu do utrzymywania długoterminowej różnorodności strategii życiowych</w:t>
      </w:r>
      <w:r w:rsidR="008C5DDB">
        <w:t xml:space="preserve"> </w:t>
      </w:r>
      <w:sdt>
        <w:sdtPr>
          <w:id w:val="912896722"/>
          <w:citation/>
        </w:sdtPr>
        <w:sdtEndPr/>
        <w:sdtContent>
          <w:r w:rsidR="008C5DDB">
            <w:fldChar w:fldCharType="begin"/>
          </w:r>
          <w:r w:rsidR="008C5DDB">
            <w:rPr>
              <w:lang w:val="en-GB"/>
            </w:rPr>
            <w:instrText xml:space="preserve"> CITATION Jab09 \l 2057 </w:instrText>
          </w:r>
          <w:r w:rsidR="008C5DDB">
            <w:fldChar w:fldCharType="separate"/>
          </w:r>
          <w:r w:rsidR="00AC6B85" w:rsidRPr="00AC6B85">
            <w:rPr>
              <w:noProof/>
              <w:lang w:val="en-GB"/>
            </w:rPr>
            <w:t>[23]</w:t>
          </w:r>
          <w:r w:rsidR="008C5DDB">
            <w:fldChar w:fldCharType="end"/>
          </w:r>
        </w:sdtContent>
      </w:sdt>
      <w:r>
        <w:t>.</w:t>
      </w:r>
    </w:p>
    <w:p w14:paraId="6FCA0633" w14:textId="3253A9F8" w:rsidR="0014147E" w:rsidRDefault="00796F38" w:rsidP="00272338">
      <w:pPr>
        <w:spacing w:line="360" w:lineRule="auto"/>
      </w:pPr>
      <w:r w:rsidRPr="00796F38">
        <w:t xml:space="preserve">Drugi eksperyment, pozbawiony barier topologicznych, ujawnił odmienny tryb funkcjonowania ekosystemu. Brak fizycznych ograniczeń migracji sprzyjał intensywnemu mieszaniu się populacji oraz częstszej eksploracji środowisk </w:t>
      </w:r>
      <w:r w:rsidR="009A7E50">
        <w:t>przy</w:t>
      </w:r>
      <w:r w:rsidRPr="00796F38">
        <w:t xml:space="preserve"> niedopasowanych parametrach. W konsekwencji zaobserwowano niższy poziom adaptacji globalnej, interpretowany jako efekt bardziej koczowniczego trybu życia organizmów oraz mniejszej presji na ścisłą specjalizację lokalną. Jednocześnie model poprawnie odtworzył koncentrację populacji w obszarach o najwyższej produktywności.</w:t>
      </w:r>
    </w:p>
    <w:p w14:paraId="79A5D268" w14:textId="32D44233" w:rsidR="00193A12" w:rsidRDefault="00193A12" w:rsidP="00272338">
      <w:pPr>
        <w:spacing w:line="360" w:lineRule="auto"/>
      </w:pPr>
      <w:r w:rsidRPr="00193A12">
        <w:t>W obu scenariuszach gen energii okazał się skutecznym, syntetycznym wskaźnikiem jakości niszy oraz strategii przetrwania organizmów. Jego rozkład przestrzenny był spójny z rozkładem zasobów środowiskowych, a obserwowane fluktuacje energii i populacji wskazują na stabilną, nieliniową dynamikę typową dla systemów ekologicznych. Istotne jest również to, że wiele kluczowych zjawisk — takich jak kolonizacja, izolacja populacji, adaptacja migrantów czy lokalne strategie przetrwania — ujawnia się wyraźnie dopiero w obserwacji przestrzennej, co uzasadnia zastosowanie jakościowej analizy wizualnej jako uzupełnienia danych statystycznych.</w:t>
      </w:r>
    </w:p>
    <w:p w14:paraId="66E68D12" w14:textId="5B5919DB" w:rsidR="00763C47" w:rsidRPr="0014147E" w:rsidRDefault="00763C47" w:rsidP="00272338">
      <w:pPr>
        <w:spacing w:line="360" w:lineRule="auto"/>
      </w:pPr>
      <w:r w:rsidRPr="00763C47">
        <w:t>Podsumowując, zaproponowany model spełnia założenia badawcze</w:t>
      </w:r>
      <w:r w:rsidR="004D0707">
        <w:t>:</w:t>
      </w:r>
      <w:r w:rsidRPr="00763C47">
        <w:t xml:space="preserve"> umożliwia kształtowanie </w:t>
      </w:r>
      <w:r w:rsidR="002D2A1F">
        <w:t xml:space="preserve">się </w:t>
      </w:r>
      <w:r w:rsidRPr="00763C47">
        <w:t xml:space="preserve">nisz ekologicznych, różnicowanie strategii energetycznych oraz badanie wpływu struktury środowiska na dynamikę migracji i adaptacji populacji. Uzyskane wyniki </w:t>
      </w:r>
      <w:r w:rsidR="00000588">
        <w:t>wskazują</w:t>
      </w:r>
      <w:r w:rsidRPr="00763C47">
        <w:t>, że nawet przy relatywnie prostych lokalnych regułach model generuje złożone, emergentne zachowania w skali globalnej, co czyni go użytecznym narzędziem eksploracyjnym do dalszych badań symulacyjnych.</w:t>
      </w:r>
    </w:p>
    <w:p w14:paraId="3B9B1D13" w14:textId="354D6B50" w:rsidR="00AD2339" w:rsidRDefault="00AD2339" w:rsidP="00E73D89">
      <w:pPr>
        <w:pStyle w:val="Heading1"/>
        <w:keepNext w:val="0"/>
      </w:pPr>
      <w:bookmarkStart w:id="148" w:name="_Toc219849204"/>
      <w:r w:rsidRPr="002D77BE">
        <w:t>Podsumowanie</w:t>
      </w:r>
      <w:bookmarkEnd w:id="148"/>
    </w:p>
    <w:p w14:paraId="66F2CED6" w14:textId="64F78490" w:rsidR="004C34E4" w:rsidRDefault="004C34E4" w:rsidP="00231701">
      <w:pPr>
        <w:spacing w:line="360" w:lineRule="auto"/>
        <w:rPr>
          <w:rFonts w:eastAsia="Times New Roman" w:cs="Times New Roman"/>
          <w:szCs w:val="24"/>
          <w:lang w:eastAsia="en-GB"/>
        </w:rPr>
      </w:pPr>
      <w:r w:rsidRPr="004C34E4">
        <w:rPr>
          <w:rFonts w:eastAsia="Times New Roman" w:cs="Times New Roman"/>
          <w:szCs w:val="24"/>
          <w:lang w:eastAsia="en-GB"/>
        </w:rPr>
        <w:t xml:space="preserve">Celem niniejszej pracy było opracowanie oraz analiza komputerowego modelu ekosystemu, a także implementacja środowiska symulacyjnego umożliwiającego prowadzenie eksperymentów numerycznych z jego wykorzystaniem. </w:t>
      </w:r>
      <w:r w:rsidR="00D97F2A">
        <w:rPr>
          <w:rFonts w:eastAsia="Times New Roman" w:cs="Times New Roman"/>
          <w:szCs w:val="24"/>
          <w:lang w:eastAsia="en-GB"/>
        </w:rPr>
        <w:t xml:space="preserve">W ramach pracy </w:t>
      </w:r>
      <w:r w:rsidRPr="004C34E4">
        <w:rPr>
          <w:rFonts w:eastAsia="Times New Roman" w:cs="Times New Roman"/>
          <w:szCs w:val="24"/>
          <w:lang w:eastAsia="en-GB"/>
        </w:rPr>
        <w:t>zaprojektowano i zaimplementowano wieloplatformową</w:t>
      </w:r>
      <w:r w:rsidR="008F1D46">
        <w:rPr>
          <w:rFonts w:eastAsia="Times New Roman" w:cs="Times New Roman"/>
          <w:szCs w:val="24"/>
          <w:lang w:eastAsia="en-GB"/>
        </w:rPr>
        <w:t xml:space="preserve">, wydajną </w:t>
      </w:r>
      <w:r w:rsidR="00644EDF">
        <w:rPr>
          <w:rFonts w:eastAsia="Times New Roman" w:cs="Times New Roman"/>
          <w:szCs w:val="24"/>
          <w:lang w:eastAsia="en-GB"/>
        </w:rPr>
        <w:t xml:space="preserve">i rozszerzalną </w:t>
      </w:r>
      <w:r w:rsidRPr="004C34E4">
        <w:rPr>
          <w:rFonts w:eastAsia="Times New Roman" w:cs="Times New Roman"/>
          <w:szCs w:val="24"/>
          <w:lang w:eastAsia="en-GB"/>
        </w:rPr>
        <w:t>aplikację symulacyjną, a następnie wykorzystano ją do przeprowadzenia serii eksperymentów w celu oceny właściwości modelu.</w:t>
      </w:r>
    </w:p>
    <w:p w14:paraId="3F93A6D5" w14:textId="55750929" w:rsidR="001F41B4" w:rsidRPr="004C34E4" w:rsidRDefault="001F41B4" w:rsidP="001F41B4">
      <w:pPr>
        <w:pStyle w:val="Heading2"/>
        <w:rPr>
          <w:lang w:eastAsia="en-GB"/>
        </w:rPr>
      </w:pPr>
      <w:bookmarkStart w:id="149" w:name="_Toc219849205"/>
      <w:r>
        <w:rPr>
          <w:lang w:eastAsia="en-GB"/>
        </w:rPr>
        <w:t>Osiągnięcia inżynierskie</w:t>
      </w:r>
      <w:bookmarkEnd w:id="149"/>
    </w:p>
    <w:p w14:paraId="0BF5D355" w14:textId="7035A1E7" w:rsidR="004C34E4" w:rsidRDefault="004C34E4" w:rsidP="00231701">
      <w:pPr>
        <w:spacing w:before="100" w:beforeAutospacing="1" w:line="360" w:lineRule="auto"/>
        <w:rPr>
          <w:rFonts w:eastAsia="Times New Roman" w:cs="Times New Roman"/>
          <w:szCs w:val="24"/>
          <w:lang w:eastAsia="en-GB"/>
        </w:rPr>
      </w:pPr>
      <w:r w:rsidRPr="004C34E4">
        <w:rPr>
          <w:rFonts w:eastAsia="Times New Roman" w:cs="Times New Roman"/>
          <w:szCs w:val="24"/>
          <w:lang w:eastAsia="en-GB"/>
        </w:rPr>
        <w:t>Z perspektywy inżynierskiej kluczowym rezultatem pracy jest powstanie modularnego środowiska symulacyjnego o architekturze ułatwiającej rozbudowę i eksperymentowanie z logiką modelu. Zastosowane podejście hybrydowe, łączące model ECS w warstwie symulacyjnej z podejściem obiektowym w podsystemach infrastrukturalnych, umożliwiło jednoczesne zachowanie wydajności przetwarzania populacji agentów oraz utrzymanie przejrzystej organizacji kodu w obszarach związanych z obsługą zasobów, wejścia/wyjścia i interfejsu użytkownika. Istotnym elementem opracowanego narzędzia jest również możliwość uruchamiania symulacji zarówno w trybie graficznym, jak i konsolowym, co wspiera automatyzację badań oraz pozwala integrować symulacje z zewnętrznymi procesami analizy danych</w:t>
      </w:r>
      <w:r w:rsidR="002E1BC8">
        <w:rPr>
          <w:rFonts w:eastAsia="Times New Roman" w:cs="Times New Roman"/>
          <w:szCs w:val="24"/>
          <w:lang w:eastAsia="en-GB"/>
        </w:rPr>
        <w:t xml:space="preserve"> [3, 24]</w:t>
      </w:r>
      <w:r w:rsidRPr="004C34E4">
        <w:rPr>
          <w:rFonts w:eastAsia="Times New Roman" w:cs="Times New Roman"/>
          <w:szCs w:val="24"/>
          <w:lang w:eastAsia="en-GB"/>
        </w:rPr>
        <w:t>.</w:t>
      </w:r>
    </w:p>
    <w:p w14:paraId="3BDF878E" w14:textId="18E95EC8" w:rsidR="00125395" w:rsidRPr="004C34E4" w:rsidRDefault="00125395" w:rsidP="00125395">
      <w:pPr>
        <w:pStyle w:val="Heading2"/>
        <w:rPr>
          <w:lang w:eastAsia="en-GB"/>
        </w:rPr>
      </w:pPr>
      <w:bookmarkStart w:id="150" w:name="_Toc219849206"/>
      <w:r>
        <w:rPr>
          <w:lang w:eastAsia="en-GB"/>
        </w:rPr>
        <w:t>Wnioski modelowe</w:t>
      </w:r>
      <w:bookmarkEnd w:id="150"/>
    </w:p>
    <w:p w14:paraId="5DD35D06" w14:textId="3FCE533D" w:rsidR="00E05490" w:rsidRDefault="004C34E4" w:rsidP="00644EDF">
      <w:pPr>
        <w:spacing w:before="100" w:beforeAutospacing="1" w:after="100" w:afterAutospacing="1" w:line="360" w:lineRule="auto"/>
        <w:rPr>
          <w:rFonts w:eastAsia="Times New Roman" w:cs="Times New Roman"/>
          <w:szCs w:val="24"/>
          <w:lang w:eastAsia="en-GB"/>
        </w:rPr>
      </w:pPr>
      <w:r w:rsidRPr="004C34E4">
        <w:rPr>
          <w:rFonts w:eastAsia="Times New Roman" w:cs="Times New Roman"/>
          <w:szCs w:val="24"/>
          <w:lang w:eastAsia="en-GB"/>
        </w:rPr>
        <w:t>Z perspektywy modelowej praca doprowadziła do opracowania modelu ekosystemu, w którym dynamika populacji agentów wynika z lokalnych reguł gospodarki energetycznej, selekcji abiotycznej oraz interakcji ze środowiskiem reprezentowanym w formie automatu komórkowego. Przeprowadzona ocena wykazała, że model generuje spójne i interpretowalne zachowania emergentne, a jego dynamika jest silnie zależna od struktury środowiska</w:t>
      </w:r>
      <w:r w:rsidR="00C4553D" w:rsidRPr="00C4553D">
        <w:rPr>
          <w:rFonts w:eastAsia="Times New Roman" w:cs="Times New Roman"/>
          <w:szCs w:val="24"/>
          <w:lang w:eastAsia="en-GB"/>
        </w:rPr>
        <w:t xml:space="preserve"> </w:t>
      </w:r>
      <w:sdt>
        <w:sdtPr>
          <w:rPr>
            <w:rFonts w:eastAsia="Times New Roman" w:cs="Times New Roman"/>
            <w:szCs w:val="24"/>
            <w:lang w:eastAsia="en-GB"/>
          </w:rPr>
          <w:id w:val="-1413160896"/>
          <w:citation/>
        </w:sdtPr>
        <w:sdtEndPr/>
        <w:sdtContent>
          <w:r w:rsidR="00C4553D">
            <w:rPr>
              <w:rFonts w:eastAsia="Times New Roman" w:cs="Times New Roman"/>
              <w:szCs w:val="24"/>
              <w:lang w:eastAsia="en-GB"/>
            </w:rPr>
            <w:fldChar w:fldCharType="begin"/>
          </w:r>
          <w:r w:rsidR="00C4553D">
            <w:rPr>
              <w:rFonts w:eastAsia="Times New Roman" w:cs="Times New Roman"/>
              <w:szCs w:val="24"/>
              <w:lang w:val="en-GB" w:eastAsia="en-GB"/>
            </w:rPr>
            <w:instrText xml:space="preserve"> CITATION Hol09 \l 2057 </w:instrText>
          </w:r>
          <w:r w:rsidR="00C4553D">
            <w:rPr>
              <w:rFonts w:eastAsia="Times New Roman" w:cs="Times New Roman"/>
              <w:szCs w:val="24"/>
              <w:lang w:eastAsia="en-GB"/>
            </w:rPr>
            <w:fldChar w:fldCharType="separate"/>
          </w:r>
          <w:r w:rsidR="00AC6B85" w:rsidRPr="00AC6B85">
            <w:rPr>
              <w:rFonts w:eastAsia="Times New Roman" w:cs="Times New Roman"/>
              <w:noProof/>
              <w:szCs w:val="24"/>
              <w:lang w:val="en-GB" w:eastAsia="en-GB"/>
            </w:rPr>
            <w:t>[22]</w:t>
          </w:r>
          <w:r w:rsidR="00C4553D">
            <w:rPr>
              <w:rFonts w:eastAsia="Times New Roman" w:cs="Times New Roman"/>
              <w:szCs w:val="24"/>
              <w:lang w:eastAsia="en-GB"/>
            </w:rPr>
            <w:fldChar w:fldCharType="end"/>
          </w:r>
        </w:sdtContent>
      </w:sdt>
      <w:r w:rsidRPr="004C34E4">
        <w:rPr>
          <w:rFonts w:eastAsia="Times New Roman" w:cs="Times New Roman"/>
          <w:szCs w:val="24"/>
          <w:lang w:eastAsia="en-GB"/>
        </w:rPr>
        <w:t xml:space="preserve">. </w:t>
      </w:r>
    </w:p>
    <w:p w14:paraId="70B92823" w14:textId="6395261A" w:rsidR="004C34E4" w:rsidRDefault="00AD671B" w:rsidP="00644EDF">
      <w:pPr>
        <w:spacing w:before="100" w:beforeAutospacing="1" w:after="100" w:afterAutospacing="1" w:line="360" w:lineRule="auto"/>
        <w:rPr>
          <w:rFonts w:eastAsia="Times New Roman" w:cs="Times New Roman"/>
          <w:szCs w:val="24"/>
          <w:lang w:eastAsia="en-GB"/>
        </w:rPr>
      </w:pPr>
      <w:r w:rsidRPr="00AD671B">
        <w:rPr>
          <w:rFonts w:eastAsia="Times New Roman" w:cs="Times New Roman"/>
          <w:szCs w:val="24"/>
          <w:lang w:eastAsia="en-GB"/>
        </w:rPr>
        <w:t xml:space="preserve">W eksperymentach model konsekwentnie generował </w:t>
      </w:r>
      <w:r w:rsidR="00A429F5">
        <w:rPr>
          <w:rFonts w:eastAsia="Times New Roman" w:cs="Times New Roman"/>
          <w:szCs w:val="24"/>
          <w:lang w:eastAsia="en-GB"/>
        </w:rPr>
        <w:t>wiarygodną</w:t>
      </w:r>
      <w:r w:rsidRPr="00AD671B">
        <w:rPr>
          <w:rFonts w:eastAsia="Times New Roman" w:cs="Times New Roman"/>
          <w:szCs w:val="24"/>
          <w:lang w:eastAsia="en-GB"/>
        </w:rPr>
        <w:t xml:space="preserve"> dynamikę ekosystemu: kolonizację przestrzeni, selekcję wynikającą z ograniczeń energetycznych, lokalne wyczerpywanie i odnawianie zasobów oraz przejście do stanu quasi-stacjonarnego. Jednocześnie obserwowano trwałe zróżnicowanie populacji w zakresie energii i strategii przetrwania, a także efekt migracji i konkurencji prowadzący do różnic w zagęszczeniu oraz stopniu „mieszania” osobników</w:t>
      </w:r>
      <w:r w:rsidR="002032C5" w:rsidRPr="002032C5">
        <w:rPr>
          <w:rFonts w:eastAsia="Times New Roman" w:cs="Times New Roman"/>
          <w:szCs w:val="24"/>
          <w:lang w:eastAsia="en-GB"/>
        </w:rPr>
        <w:t xml:space="preserve"> </w:t>
      </w:r>
      <w:sdt>
        <w:sdtPr>
          <w:rPr>
            <w:rFonts w:eastAsia="Times New Roman" w:cs="Times New Roman"/>
            <w:szCs w:val="24"/>
            <w:lang w:eastAsia="en-GB"/>
          </w:rPr>
          <w:id w:val="1957137095"/>
          <w:citation/>
        </w:sdtPr>
        <w:sdtEndPr/>
        <w:sdtContent>
          <w:r w:rsidR="002032C5">
            <w:rPr>
              <w:rFonts w:eastAsia="Times New Roman" w:cs="Times New Roman"/>
              <w:szCs w:val="24"/>
              <w:lang w:eastAsia="en-GB"/>
            </w:rPr>
            <w:fldChar w:fldCharType="begin"/>
          </w:r>
          <w:r w:rsidR="002032C5">
            <w:rPr>
              <w:rFonts w:eastAsia="Times New Roman" w:cs="Times New Roman"/>
              <w:szCs w:val="24"/>
              <w:lang w:val="en-GB" w:eastAsia="en-GB"/>
            </w:rPr>
            <w:instrText xml:space="preserve"> CITATION Jab09 \l 2057 </w:instrText>
          </w:r>
          <w:r w:rsidR="002032C5">
            <w:rPr>
              <w:rFonts w:eastAsia="Times New Roman" w:cs="Times New Roman"/>
              <w:szCs w:val="24"/>
              <w:lang w:eastAsia="en-GB"/>
            </w:rPr>
            <w:fldChar w:fldCharType="separate"/>
          </w:r>
          <w:r w:rsidR="00AC6B85" w:rsidRPr="00AC6B85">
            <w:rPr>
              <w:rFonts w:eastAsia="Times New Roman" w:cs="Times New Roman"/>
              <w:noProof/>
              <w:szCs w:val="24"/>
              <w:lang w:val="en-GB" w:eastAsia="en-GB"/>
            </w:rPr>
            <w:t>[23]</w:t>
          </w:r>
          <w:r w:rsidR="002032C5">
            <w:rPr>
              <w:rFonts w:eastAsia="Times New Roman" w:cs="Times New Roman"/>
              <w:szCs w:val="24"/>
              <w:lang w:eastAsia="en-GB"/>
            </w:rPr>
            <w:fldChar w:fldCharType="end"/>
          </w:r>
        </w:sdtContent>
      </w:sdt>
      <w:r w:rsidRPr="00AD671B">
        <w:rPr>
          <w:rFonts w:eastAsia="Times New Roman" w:cs="Times New Roman"/>
          <w:szCs w:val="24"/>
          <w:lang w:eastAsia="en-GB"/>
        </w:rPr>
        <w:t>. Wyniki wskazują, że mechanizmy modelu są spójne i pozwalają analizować zależność struktury zasiedlenia od jakości środowiska i kosztów ruchu</w:t>
      </w:r>
      <w:r w:rsidR="00FC23D2">
        <w:rPr>
          <w:rFonts w:eastAsia="Times New Roman" w:cs="Times New Roman"/>
          <w:szCs w:val="24"/>
          <w:lang w:eastAsia="en-GB"/>
        </w:rPr>
        <w:t xml:space="preserve"> </w:t>
      </w:r>
      <w:r w:rsidR="00251E57">
        <w:rPr>
          <w:rFonts w:eastAsia="Times New Roman" w:cs="Times New Roman"/>
          <w:szCs w:val="24"/>
          <w:lang w:eastAsia="en-GB"/>
        </w:rPr>
        <w:t xml:space="preserve"> </w:t>
      </w:r>
      <w:r w:rsidR="00251E57">
        <w:t>[24]</w:t>
      </w:r>
      <w:r w:rsidR="004C34E4" w:rsidRPr="004C34E4">
        <w:rPr>
          <w:rFonts w:eastAsia="Times New Roman" w:cs="Times New Roman"/>
          <w:szCs w:val="24"/>
          <w:lang w:eastAsia="en-GB"/>
        </w:rPr>
        <w:t>.</w:t>
      </w:r>
    </w:p>
    <w:p w14:paraId="261F1F0E" w14:textId="09E0E425" w:rsidR="00507960" w:rsidRPr="004C34E4" w:rsidRDefault="00507960" w:rsidP="006145E2">
      <w:pPr>
        <w:pStyle w:val="Heading2"/>
        <w:rPr>
          <w:lang w:eastAsia="en-GB"/>
        </w:rPr>
      </w:pPr>
      <w:bookmarkStart w:id="151" w:name="_Toc219849207"/>
      <w:r>
        <w:rPr>
          <w:lang w:eastAsia="en-GB"/>
        </w:rPr>
        <w:t>Ograniczenia</w:t>
      </w:r>
      <w:r w:rsidR="006145E2">
        <w:rPr>
          <w:lang w:eastAsia="en-GB"/>
        </w:rPr>
        <w:t xml:space="preserve"> i kierunki dalszego rozwoju</w:t>
      </w:r>
      <w:bookmarkEnd w:id="151"/>
    </w:p>
    <w:p w14:paraId="717C1080" w14:textId="2590D7F2" w:rsidR="00F93567" w:rsidRPr="00F93567" w:rsidRDefault="00F93567" w:rsidP="0063513E">
      <w:pPr>
        <w:spacing w:before="100" w:beforeAutospacing="1" w:after="100" w:afterAutospacing="1" w:line="360" w:lineRule="auto"/>
        <w:rPr>
          <w:rFonts w:eastAsia="Times New Roman" w:cs="Times New Roman"/>
          <w:szCs w:val="24"/>
          <w:lang w:eastAsia="en-GB"/>
        </w:rPr>
      </w:pPr>
      <w:r w:rsidRPr="00F93567">
        <w:rPr>
          <w:rFonts w:eastAsia="Times New Roman" w:cs="Times New Roman"/>
          <w:szCs w:val="24"/>
          <w:lang w:eastAsia="en-GB"/>
        </w:rPr>
        <w:t xml:space="preserve">Analiza zachowań przestrzennych w części opierała się na obserwacji jakościowej w GUI, gdyż wybrane zjawiska lokalne nie są bezpośrednio uchwytne w postaci miar globalnych bez dodatkowych narzędzi analitycznych. </w:t>
      </w:r>
      <w:r w:rsidR="0063513E" w:rsidRPr="0063513E">
        <w:rPr>
          <w:rFonts w:eastAsia="Times New Roman" w:cs="Times New Roman"/>
          <w:szCs w:val="24"/>
          <w:lang w:eastAsia="en-GB"/>
        </w:rPr>
        <w:t>Model nie był również kalibrowany względem danych empirycznych, gdyż jego celem było badanie ogólnych mechanizmów dynamiki populacji w środowisku abstrakcyjnym.</w:t>
      </w:r>
    </w:p>
    <w:p w14:paraId="5F95B532" w14:textId="7366E6AE" w:rsidR="00F93567" w:rsidRDefault="00F93567" w:rsidP="0063513E">
      <w:pPr>
        <w:spacing w:before="100" w:beforeAutospacing="1" w:after="100" w:afterAutospacing="1" w:line="360" w:lineRule="auto"/>
        <w:rPr>
          <w:rFonts w:eastAsia="Times New Roman" w:cs="Times New Roman"/>
          <w:szCs w:val="24"/>
          <w:lang w:eastAsia="en-GB"/>
        </w:rPr>
      </w:pPr>
      <w:r w:rsidRPr="00F93567">
        <w:rPr>
          <w:rFonts w:eastAsia="Times New Roman" w:cs="Times New Roman"/>
          <w:szCs w:val="24"/>
          <w:lang w:eastAsia="en-GB"/>
        </w:rPr>
        <w:t>W dalszych pracach zasadne jest rozszerzenie warstwy analitycznej o metryki przestrzenne i regionalne (m.in. identyfikację subpopulacji oraz analizę przepływów migracyjnych) oraz rozwinięcie przestrzeni cech agentów, tak aby możliwe było obserwowanie bardziej skrajnych adaptacji do warunków niekorzystnych. Z perspektywy narzędzia symulacyjnego istotnym kierunkiem rozwoju są również usprawnienia zwiększające ergonomię użytkowania i programowania, w szczególności w obszarze konfiguracji</w:t>
      </w:r>
      <w:r w:rsidR="00B07354">
        <w:rPr>
          <w:rFonts w:eastAsia="Times New Roman" w:cs="Times New Roman"/>
          <w:szCs w:val="24"/>
          <w:lang w:eastAsia="en-GB"/>
        </w:rPr>
        <w:t>, automatyzacji</w:t>
      </w:r>
      <w:r w:rsidR="0052398E">
        <w:rPr>
          <w:rFonts w:eastAsia="Times New Roman" w:cs="Times New Roman"/>
          <w:szCs w:val="24"/>
          <w:lang w:eastAsia="en-GB"/>
        </w:rPr>
        <w:t xml:space="preserve"> i interpretacji danych</w:t>
      </w:r>
      <w:r w:rsidR="00B13DF5">
        <w:rPr>
          <w:rFonts w:eastAsia="Times New Roman" w:cs="Times New Roman"/>
          <w:szCs w:val="24"/>
          <w:lang w:eastAsia="en-GB"/>
        </w:rPr>
        <w:t>.</w:t>
      </w:r>
    </w:p>
    <w:p w14:paraId="78309670" w14:textId="56C160FC" w:rsidR="00B007D3" w:rsidRDefault="003728C2" w:rsidP="00B007D3">
      <w:pPr>
        <w:pStyle w:val="Heading2"/>
        <w:rPr>
          <w:lang w:eastAsia="en-GB"/>
        </w:rPr>
      </w:pPr>
      <w:bookmarkStart w:id="152" w:name="_Toc219849208"/>
      <w:r>
        <w:rPr>
          <w:lang w:eastAsia="en-GB"/>
        </w:rPr>
        <w:t>Podsumowanie</w:t>
      </w:r>
      <w:r w:rsidRPr="000F4772">
        <w:rPr>
          <w:lang w:eastAsia="en-GB"/>
        </w:rPr>
        <w:t xml:space="preserve"> </w:t>
      </w:r>
      <w:r w:rsidR="000F4772" w:rsidRPr="000F4772">
        <w:rPr>
          <w:lang w:eastAsia="en-GB"/>
        </w:rPr>
        <w:t>pracy</w:t>
      </w:r>
      <w:bookmarkEnd w:id="152"/>
    </w:p>
    <w:p w14:paraId="7D5CC34D" w14:textId="5347C945" w:rsidR="00C548E9" w:rsidRPr="006F6665" w:rsidRDefault="00B007D3" w:rsidP="00F93567">
      <w:pPr>
        <w:spacing w:before="100" w:beforeAutospacing="1" w:after="100" w:afterAutospacing="1" w:line="360" w:lineRule="auto"/>
        <w:rPr>
          <w:rFonts w:eastAsia="Times New Roman" w:cs="Times New Roman"/>
          <w:szCs w:val="24"/>
          <w:lang w:eastAsia="en-GB"/>
        </w:rPr>
      </w:pPr>
      <w:r>
        <w:rPr>
          <w:rFonts w:eastAsia="Times New Roman" w:cs="Times New Roman"/>
          <w:szCs w:val="24"/>
          <w:lang w:eastAsia="en-GB"/>
        </w:rPr>
        <w:t>W</w:t>
      </w:r>
      <w:r w:rsidR="004C34E4" w:rsidRPr="004C34E4">
        <w:rPr>
          <w:rFonts w:eastAsia="Times New Roman" w:cs="Times New Roman"/>
          <w:szCs w:val="24"/>
          <w:lang w:eastAsia="en-GB"/>
        </w:rPr>
        <w:t xml:space="preserve"> pracy opracowano kompletne środowisko symulacyjne oraz model ekosystemu umożliwiający prowadzenie eksperymentów numerycznych i obserwację złożonych zjawisk emergentnych wynikających z prostych lokalnych reguł. Uzyskane rezultaty </w:t>
      </w:r>
      <w:r w:rsidR="00834C6B">
        <w:rPr>
          <w:rFonts w:eastAsia="Times New Roman" w:cs="Times New Roman"/>
          <w:szCs w:val="24"/>
          <w:lang w:eastAsia="en-GB"/>
        </w:rPr>
        <w:t>wskazują</w:t>
      </w:r>
      <w:r w:rsidR="004C34E4" w:rsidRPr="004C34E4">
        <w:rPr>
          <w:rFonts w:eastAsia="Times New Roman" w:cs="Times New Roman"/>
          <w:szCs w:val="24"/>
          <w:lang w:eastAsia="en-GB"/>
        </w:rPr>
        <w:t>, że zaproponowane podejście stanowi stabilną podstawę do dalszej rozbudowy zarówno w zakresie architektury oprogramowania, jak i w zakresie samego modelu i metod jego analizy.</w:t>
      </w:r>
    </w:p>
    <w:bookmarkStart w:id="153" w:name="_Toc219232956" w:displacedByCustomXml="next"/>
    <w:sdt>
      <w:sdtPr>
        <w:rPr>
          <w:rFonts w:asciiTheme="minorHAnsi" w:eastAsiaTheme="minorEastAsia" w:hAnsiTheme="minorHAnsi" w:cstheme="minorBidi"/>
          <w:b w:val="0"/>
          <w:bCs w:val="0"/>
          <w:color w:val="auto"/>
          <w:sz w:val="22"/>
          <w:szCs w:val="22"/>
        </w:rPr>
        <w:id w:val="-1984312898"/>
        <w:docPartObj>
          <w:docPartGallery w:val="Bibliographies"/>
          <w:docPartUnique/>
        </w:docPartObj>
      </w:sdtPr>
      <w:sdtEndPr>
        <w:rPr>
          <w:sz w:val="24"/>
          <w:szCs w:val="24"/>
        </w:rPr>
      </w:sdtEndPr>
      <w:sdtContent>
        <w:p w14:paraId="5D4B4241" w14:textId="77777777" w:rsidR="005D2BAE" w:rsidRDefault="005D2BAE" w:rsidP="003728C2">
          <w:pPr>
            <w:pStyle w:val="NNH1"/>
            <w:keepNext w:val="0"/>
            <w:rPr>
              <w:rFonts w:asciiTheme="minorHAnsi" w:eastAsiaTheme="minorEastAsia" w:hAnsiTheme="minorHAnsi" w:cstheme="minorBidi"/>
              <w:b w:val="0"/>
              <w:bCs w:val="0"/>
              <w:color w:val="auto"/>
              <w:sz w:val="22"/>
              <w:szCs w:val="22"/>
            </w:rPr>
          </w:pPr>
        </w:p>
        <w:p w14:paraId="5AA1FFE8" w14:textId="77777777" w:rsidR="005D2BAE" w:rsidRDefault="005D2BAE">
          <w:pPr>
            <w:jc w:val="left"/>
            <w:rPr>
              <w:rFonts w:asciiTheme="minorHAnsi" w:eastAsiaTheme="minorEastAsia" w:hAnsiTheme="minorHAnsi"/>
              <w:sz w:val="22"/>
            </w:rPr>
          </w:pPr>
          <w:r>
            <w:rPr>
              <w:rFonts w:asciiTheme="minorHAnsi" w:eastAsiaTheme="minorEastAsia" w:hAnsiTheme="minorHAnsi"/>
              <w:b/>
              <w:bCs/>
              <w:sz w:val="22"/>
            </w:rPr>
            <w:br w:type="page"/>
          </w:r>
        </w:p>
        <w:p w14:paraId="5F95BC16" w14:textId="2B3991FA" w:rsidR="00ED257A" w:rsidRPr="002D77BE" w:rsidRDefault="00974837" w:rsidP="003728C2">
          <w:pPr>
            <w:pStyle w:val="NNH1"/>
            <w:keepNext w:val="0"/>
          </w:pPr>
          <w:bookmarkStart w:id="154" w:name="_Toc219849209"/>
          <w:r w:rsidRPr="002D77BE">
            <w:t>Bibliografia</w:t>
          </w:r>
          <w:bookmarkEnd w:id="153"/>
          <w:bookmarkEnd w:id="154"/>
        </w:p>
        <w:p w14:paraId="70071E67" w14:textId="5B995E49" w:rsidR="00E61687" w:rsidRDefault="00E61687" w:rsidP="009907F8">
          <w:pPr>
            <w:rPr>
              <w:rFonts w:asciiTheme="minorHAnsi" w:hAnsiTheme="minorHAnsi"/>
              <w:noProof/>
              <w:sz w:val="22"/>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66"/>
            <w:gridCol w:w="8530"/>
          </w:tblGrid>
          <w:tr w:rsidR="00E37E10" w14:paraId="2F32C44E" w14:textId="77777777" w:rsidTr="00A512BB">
            <w:trPr>
              <w:divId w:val="1189834044"/>
              <w:tblCellSpacing w:w="15" w:type="dxa"/>
            </w:trPr>
            <w:tc>
              <w:tcPr>
                <w:tcW w:w="237" w:type="pct"/>
                <w:hideMark/>
              </w:tcPr>
              <w:p w14:paraId="3030F1B5" w14:textId="58989132" w:rsidR="00E37E10" w:rsidRDefault="00E37E10">
                <w:pPr>
                  <w:pStyle w:val="Bibliography"/>
                  <w:rPr>
                    <w:noProof/>
                    <w:szCs w:val="24"/>
                  </w:rPr>
                </w:pPr>
                <w:r>
                  <w:rPr>
                    <w:noProof/>
                  </w:rPr>
                  <w:t xml:space="preserve">[1] </w:t>
                </w:r>
              </w:p>
            </w:tc>
            <w:tc>
              <w:tcPr>
                <w:tcW w:w="20" w:type="pct"/>
              </w:tcPr>
              <w:p w14:paraId="1AA3570A" w14:textId="77777777" w:rsidR="00E37E10" w:rsidRDefault="00E37E10" w:rsidP="00913FE1">
                <w:pPr>
                  <w:pStyle w:val="Bibliography"/>
                  <w:rPr>
                    <w:noProof/>
                  </w:rPr>
                </w:pPr>
              </w:p>
            </w:tc>
            <w:tc>
              <w:tcPr>
                <w:tcW w:w="4677" w:type="pct"/>
                <w:hideMark/>
              </w:tcPr>
              <w:p w14:paraId="60B58817" w14:textId="056052F7" w:rsidR="00E37E10" w:rsidRDefault="00E37E10" w:rsidP="00913FE1">
                <w:pPr>
                  <w:pStyle w:val="Bibliography"/>
                  <w:rPr>
                    <w:noProof/>
                  </w:rPr>
                </w:pPr>
                <w:r>
                  <w:rPr>
                    <w:noProof/>
                  </w:rPr>
                  <w:t xml:space="preserve">Muci A. L., Jorquera M. A., Ávila Á. I., Rengel Z., Crowley D. E., de la Luz Mora M., </w:t>
                </w:r>
                <w:r w:rsidRPr="00A512BB">
                  <w:rPr>
                    <w:i/>
                  </w:rPr>
                  <w:t>A combination of cellular automata and agent-based models for simulating the root surface colonization by bacteria</w:t>
                </w:r>
                <w:r>
                  <w:rPr>
                    <w:noProof/>
                  </w:rPr>
                  <w:t>, Ecological Modelling, vol. 247, s. 1–10, 2012.</w:t>
                </w:r>
              </w:p>
            </w:tc>
          </w:tr>
          <w:tr w:rsidR="00E37E10" w14:paraId="013F2C2D" w14:textId="77777777" w:rsidTr="00A512BB">
            <w:trPr>
              <w:divId w:val="1189834044"/>
              <w:tblCellSpacing w:w="15" w:type="dxa"/>
            </w:trPr>
            <w:tc>
              <w:tcPr>
                <w:tcW w:w="237" w:type="pct"/>
                <w:hideMark/>
              </w:tcPr>
              <w:p w14:paraId="49A1B808" w14:textId="77777777" w:rsidR="00E37E10" w:rsidRDefault="00E37E10">
                <w:pPr>
                  <w:pStyle w:val="Bibliography"/>
                  <w:rPr>
                    <w:noProof/>
                  </w:rPr>
                </w:pPr>
                <w:r>
                  <w:rPr>
                    <w:noProof/>
                  </w:rPr>
                  <w:t xml:space="preserve">[2] </w:t>
                </w:r>
              </w:p>
            </w:tc>
            <w:tc>
              <w:tcPr>
                <w:tcW w:w="20" w:type="pct"/>
              </w:tcPr>
              <w:p w14:paraId="325CC8F2" w14:textId="77777777" w:rsidR="00E37E10" w:rsidRPr="00EA3E61" w:rsidRDefault="00E37E10">
                <w:pPr>
                  <w:pStyle w:val="Bibliography"/>
                  <w:rPr>
                    <w:noProof/>
                  </w:rPr>
                </w:pPr>
              </w:p>
            </w:tc>
            <w:tc>
              <w:tcPr>
                <w:tcW w:w="4677" w:type="pct"/>
                <w:hideMark/>
              </w:tcPr>
              <w:p w14:paraId="5C1DE09F" w14:textId="3BD79876" w:rsidR="00E37E10" w:rsidRDefault="00E37E10">
                <w:pPr>
                  <w:pStyle w:val="Bibliography"/>
                  <w:rPr>
                    <w:noProof/>
                  </w:rPr>
                </w:pPr>
                <w:r w:rsidRPr="00EA3E61">
                  <w:rPr>
                    <w:noProof/>
                  </w:rPr>
                  <w:t xml:space="preserve">Breckling B., Pe’er G., Matsinos Y. G., </w:t>
                </w:r>
                <w:r w:rsidRPr="00EA3E61">
                  <w:rPr>
                    <w:i/>
                    <w:iCs/>
                    <w:noProof/>
                  </w:rPr>
                  <w:t>Cellular Automata in Ecological Modelling</w:t>
                </w:r>
                <w:r w:rsidRPr="00EA3E61">
                  <w:rPr>
                    <w:noProof/>
                  </w:rPr>
                  <w:t xml:space="preserve">, [w:] </w:t>
                </w:r>
                <w:r w:rsidRPr="00EA3E61">
                  <w:rPr>
                    <w:i/>
                    <w:iCs/>
                    <w:noProof/>
                  </w:rPr>
                  <w:t>Modelling Complex Ecological Dynamics</w:t>
                </w:r>
                <w:r w:rsidRPr="00EA3E61">
                  <w:rPr>
                    <w:noProof/>
                  </w:rPr>
                  <w:t>, Springer, Berlin 2011</w:t>
                </w:r>
                <w:r w:rsidR="00AA2D6C">
                  <w:rPr>
                    <w:noProof/>
                  </w:rPr>
                  <w:t>, s</w:t>
                </w:r>
                <w:r w:rsidR="00F461E7">
                  <w:rPr>
                    <w:noProof/>
                  </w:rPr>
                  <w:t>.</w:t>
                </w:r>
                <w:r w:rsidR="00AA2D6C">
                  <w:rPr>
                    <w:noProof/>
                  </w:rPr>
                  <w:t xml:space="preserve"> 105</w:t>
                </w:r>
                <w:r w:rsidR="005E1FAF" w:rsidRPr="005E1FAF">
                  <w:rPr>
                    <w:noProof/>
                  </w:rPr>
                  <w:t>–</w:t>
                </w:r>
                <w:r w:rsidR="00AA2D6C">
                  <w:rPr>
                    <w:noProof/>
                  </w:rPr>
                  <w:t>117.</w:t>
                </w:r>
              </w:p>
            </w:tc>
          </w:tr>
          <w:tr w:rsidR="00E37E10" w14:paraId="4E96ADF3" w14:textId="77777777" w:rsidTr="00A512BB">
            <w:trPr>
              <w:divId w:val="1189834044"/>
              <w:tblCellSpacing w:w="15" w:type="dxa"/>
            </w:trPr>
            <w:tc>
              <w:tcPr>
                <w:tcW w:w="237" w:type="pct"/>
                <w:hideMark/>
              </w:tcPr>
              <w:p w14:paraId="6F8E69DA" w14:textId="77777777" w:rsidR="00E37E10" w:rsidRDefault="00E37E10">
                <w:pPr>
                  <w:pStyle w:val="Bibliography"/>
                  <w:rPr>
                    <w:noProof/>
                  </w:rPr>
                </w:pPr>
                <w:r>
                  <w:rPr>
                    <w:noProof/>
                  </w:rPr>
                  <w:t xml:space="preserve">[3] </w:t>
                </w:r>
              </w:p>
            </w:tc>
            <w:tc>
              <w:tcPr>
                <w:tcW w:w="20" w:type="pct"/>
              </w:tcPr>
              <w:p w14:paraId="468F11B7" w14:textId="77777777" w:rsidR="00E37E10" w:rsidRDefault="00E37E10" w:rsidP="002E1695">
                <w:pPr>
                  <w:pStyle w:val="Bibliography"/>
                  <w:rPr>
                    <w:noProof/>
                  </w:rPr>
                </w:pPr>
              </w:p>
            </w:tc>
            <w:tc>
              <w:tcPr>
                <w:tcW w:w="4677" w:type="pct"/>
                <w:hideMark/>
              </w:tcPr>
              <w:p w14:paraId="457FB02E" w14:textId="36CECB25" w:rsidR="00E37E10" w:rsidRDefault="00E37E10" w:rsidP="002E1695">
                <w:pPr>
                  <w:pStyle w:val="Bibliography"/>
                  <w:rPr>
                    <w:noProof/>
                  </w:rPr>
                </w:pPr>
                <w:r>
                  <w:rPr>
                    <w:noProof/>
                  </w:rPr>
                  <w:t xml:space="preserve">Rak F., </w:t>
                </w:r>
                <w:r w:rsidRPr="00A512BB">
                  <w:rPr>
                    <w:i/>
                  </w:rPr>
                  <w:t>ecosystem-cc – repozytorium GitHub</w:t>
                </w:r>
                <w:r>
                  <w:rPr>
                    <w:noProof/>
                  </w:rPr>
                  <w:t>, https://github.com/Filip-Rak/ecosystem-cc, [dostęp: 10.01.2026].</w:t>
                </w:r>
              </w:p>
            </w:tc>
          </w:tr>
          <w:tr w:rsidR="00E37E10" w14:paraId="77514ABB" w14:textId="77777777" w:rsidTr="00A512BB">
            <w:trPr>
              <w:divId w:val="1189834044"/>
              <w:tblCellSpacing w:w="15" w:type="dxa"/>
            </w:trPr>
            <w:tc>
              <w:tcPr>
                <w:tcW w:w="237" w:type="pct"/>
                <w:hideMark/>
              </w:tcPr>
              <w:p w14:paraId="059C29EF" w14:textId="77777777" w:rsidR="00E37E10" w:rsidRDefault="00E37E10">
                <w:pPr>
                  <w:pStyle w:val="Bibliography"/>
                  <w:rPr>
                    <w:noProof/>
                  </w:rPr>
                </w:pPr>
                <w:r>
                  <w:rPr>
                    <w:noProof/>
                  </w:rPr>
                  <w:t xml:space="preserve">[4] </w:t>
                </w:r>
              </w:p>
            </w:tc>
            <w:tc>
              <w:tcPr>
                <w:tcW w:w="20" w:type="pct"/>
              </w:tcPr>
              <w:p w14:paraId="69D71BDE" w14:textId="77777777" w:rsidR="00E37E10" w:rsidRPr="000865E6" w:rsidRDefault="00E37E10">
                <w:pPr>
                  <w:pStyle w:val="Bibliography"/>
                  <w:rPr>
                    <w:noProof/>
                  </w:rPr>
                </w:pPr>
              </w:p>
            </w:tc>
            <w:tc>
              <w:tcPr>
                <w:tcW w:w="4677" w:type="pct"/>
                <w:hideMark/>
              </w:tcPr>
              <w:p w14:paraId="53016374" w14:textId="260742A6" w:rsidR="00E37E10" w:rsidRDefault="00E37E10" w:rsidP="00625F4B">
                <w:pPr>
                  <w:pStyle w:val="Bibliography"/>
                  <w:rPr>
                    <w:noProof/>
                  </w:rPr>
                </w:pPr>
                <w:r w:rsidRPr="000865E6">
                  <w:rPr>
                    <w:noProof/>
                  </w:rPr>
                  <w:t xml:space="preserve">Ambrosio A., De Vinco D., Foglia F., Spagnuolo C., Scarano V., </w:t>
                </w:r>
                <w:r w:rsidRPr="000865E6">
                  <w:rPr>
                    <w:i/>
                    <w:iCs/>
                    <w:noProof/>
                  </w:rPr>
                  <w:t>The impact of ECS logic on parallel performance in agent-based model simulations</w:t>
                </w:r>
                <w:r w:rsidRPr="000865E6">
                  <w:rPr>
                    <w:noProof/>
                  </w:rPr>
                  <w:t xml:space="preserve">, [w:] </w:t>
                </w:r>
                <w:r w:rsidR="00625F4B">
                  <w:rPr>
                    <w:noProof/>
                  </w:rPr>
                  <w:t xml:space="preserve">Proceedings of BigHPC 2025 – Special Track on Big Data and High-Performance Computing, Turin, Italy, CEUR Workshop Proceedings, vol. </w:t>
                </w:r>
                <w:r w:rsidR="00B04606" w:rsidRPr="00B04606">
                  <w:rPr>
                    <w:noProof/>
                  </w:rPr>
                  <w:t>4124</w:t>
                </w:r>
                <w:r w:rsidR="00625F4B">
                  <w:rPr>
                    <w:noProof/>
                  </w:rPr>
                  <w:t>, 2025, s. 1</w:t>
                </w:r>
                <w:r w:rsidR="005E1FAF" w:rsidRPr="005E1FAF">
                  <w:rPr>
                    <w:noProof/>
                  </w:rPr>
                  <w:t>–</w:t>
                </w:r>
                <w:r w:rsidR="00625F4B">
                  <w:rPr>
                    <w:noProof/>
                  </w:rPr>
                  <w:t>10.</w:t>
                </w:r>
              </w:p>
            </w:tc>
          </w:tr>
          <w:tr w:rsidR="00E37E10" w14:paraId="78FA82A6" w14:textId="77777777" w:rsidTr="00A512BB">
            <w:trPr>
              <w:divId w:val="1189834044"/>
              <w:tblCellSpacing w:w="15" w:type="dxa"/>
            </w:trPr>
            <w:tc>
              <w:tcPr>
                <w:tcW w:w="237" w:type="pct"/>
                <w:hideMark/>
              </w:tcPr>
              <w:p w14:paraId="04ACCFDD" w14:textId="77777777" w:rsidR="00E37E10" w:rsidRDefault="00E37E10">
                <w:pPr>
                  <w:pStyle w:val="Bibliography"/>
                  <w:rPr>
                    <w:noProof/>
                  </w:rPr>
                </w:pPr>
                <w:r>
                  <w:rPr>
                    <w:noProof/>
                  </w:rPr>
                  <w:t xml:space="preserve">[5] </w:t>
                </w:r>
              </w:p>
            </w:tc>
            <w:tc>
              <w:tcPr>
                <w:tcW w:w="20" w:type="pct"/>
              </w:tcPr>
              <w:p w14:paraId="499F46DB" w14:textId="77777777" w:rsidR="00E37E10" w:rsidRPr="00EB0044" w:rsidRDefault="00E37E10">
                <w:pPr>
                  <w:pStyle w:val="Bibliography"/>
                  <w:rPr>
                    <w:noProof/>
                  </w:rPr>
                </w:pPr>
              </w:p>
            </w:tc>
            <w:tc>
              <w:tcPr>
                <w:tcW w:w="4677" w:type="pct"/>
                <w:hideMark/>
              </w:tcPr>
              <w:p w14:paraId="74AF025C" w14:textId="0B8A0017" w:rsidR="00E37E10" w:rsidRDefault="00E37E10">
                <w:pPr>
                  <w:pStyle w:val="Bibliography"/>
                  <w:rPr>
                    <w:noProof/>
                  </w:rPr>
                </w:pPr>
                <w:r w:rsidRPr="00EB0044">
                  <w:rPr>
                    <w:noProof/>
                  </w:rPr>
                  <w:t xml:space="preserve">Wiebusch D., Latoschik M. E., </w:t>
                </w:r>
                <w:r w:rsidRPr="00EB0044">
                  <w:rPr>
                    <w:i/>
                    <w:iCs/>
                    <w:noProof/>
                  </w:rPr>
                  <w:t>Decoupling the Entity-Component-System Pattern using Semantic Traits for Reusable Realtime Interactive Systems</w:t>
                </w:r>
                <w:r w:rsidRPr="00EB0044">
                  <w:rPr>
                    <w:noProof/>
                  </w:rPr>
                  <w:t xml:space="preserve">, [w:] </w:t>
                </w:r>
                <w:r w:rsidRPr="00EB0044">
                  <w:rPr>
                    <w:i/>
                    <w:iCs/>
                    <w:noProof/>
                  </w:rPr>
                  <w:t>Proceedings of the IEEE VR Workshop on Software Engineering and Architectures for Realtime Interactive Systems (SEARIS 2015)</w:t>
                </w:r>
                <w:r w:rsidRPr="00EB0044">
                  <w:rPr>
                    <w:noProof/>
                  </w:rPr>
                  <w:t>, Arles, France</w:t>
                </w:r>
                <w:r w:rsidR="009D1339">
                  <w:rPr>
                    <w:noProof/>
                  </w:rPr>
                  <w:t xml:space="preserve">, </w:t>
                </w:r>
                <w:r w:rsidR="00FA029A" w:rsidRPr="00FA029A">
                  <w:rPr>
                    <w:noProof/>
                  </w:rPr>
                  <w:t>IEEE</w:t>
                </w:r>
                <w:r w:rsidR="00FA029A">
                  <w:rPr>
                    <w:noProof/>
                  </w:rPr>
                  <w:t>,</w:t>
                </w:r>
                <w:r w:rsidRPr="00EB0044">
                  <w:rPr>
                    <w:noProof/>
                  </w:rPr>
                  <w:t xml:space="preserve"> 2015</w:t>
                </w:r>
                <w:r w:rsidR="00FA029A">
                  <w:rPr>
                    <w:noProof/>
                  </w:rPr>
                  <w:t xml:space="preserve">, s. </w:t>
                </w:r>
                <w:r w:rsidR="005054F6">
                  <w:rPr>
                    <w:noProof/>
                  </w:rPr>
                  <w:t>1</w:t>
                </w:r>
                <w:r w:rsidR="00D631DD" w:rsidRPr="005E1FAF">
                  <w:rPr>
                    <w:noProof/>
                  </w:rPr>
                  <w:t>–</w:t>
                </w:r>
                <w:r w:rsidR="005054F6">
                  <w:rPr>
                    <w:noProof/>
                  </w:rPr>
                  <w:t>8</w:t>
                </w:r>
                <w:r w:rsidRPr="00EB0044">
                  <w:rPr>
                    <w:noProof/>
                  </w:rPr>
                  <w:t>.</w:t>
                </w:r>
              </w:p>
            </w:tc>
          </w:tr>
          <w:tr w:rsidR="00E37E10" w14:paraId="18766EBE" w14:textId="77777777" w:rsidTr="00A512BB">
            <w:trPr>
              <w:divId w:val="1189834044"/>
              <w:tblCellSpacing w:w="15" w:type="dxa"/>
            </w:trPr>
            <w:tc>
              <w:tcPr>
                <w:tcW w:w="237" w:type="pct"/>
                <w:hideMark/>
              </w:tcPr>
              <w:p w14:paraId="3D7304A1" w14:textId="77777777" w:rsidR="00E37E10" w:rsidRDefault="00E37E10">
                <w:pPr>
                  <w:pStyle w:val="Bibliography"/>
                  <w:rPr>
                    <w:noProof/>
                  </w:rPr>
                </w:pPr>
                <w:r>
                  <w:rPr>
                    <w:noProof/>
                  </w:rPr>
                  <w:t xml:space="preserve">[6] </w:t>
                </w:r>
              </w:p>
            </w:tc>
            <w:tc>
              <w:tcPr>
                <w:tcW w:w="20" w:type="pct"/>
              </w:tcPr>
              <w:p w14:paraId="3DD7352C" w14:textId="77777777" w:rsidR="00E37E10" w:rsidRPr="0069468D" w:rsidRDefault="00E37E10">
                <w:pPr>
                  <w:pStyle w:val="Bibliography"/>
                  <w:rPr>
                    <w:noProof/>
                  </w:rPr>
                </w:pPr>
              </w:p>
            </w:tc>
            <w:tc>
              <w:tcPr>
                <w:tcW w:w="4677" w:type="pct"/>
                <w:hideMark/>
              </w:tcPr>
              <w:p w14:paraId="008564BE" w14:textId="5EC2EBA9" w:rsidR="00E37E10" w:rsidRDefault="00E37E10">
                <w:pPr>
                  <w:pStyle w:val="Bibliography"/>
                  <w:rPr>
                    <w:noProof/>
                  </w:rPr>
                </w:pPr>
                <w:r w:rsidRPr="0069468D">
                  <w:rPr>
                    <w:noProof/>
                  </w:rPr>
                  <w:t xml:space="preserve">Caini M., </w:t>
                </w:r>
                <w:r w:rsidRPr="0069468D" w:rsidDel="0069468D">
                  <w:rPr>
                    <w:i/>
                  </w:rPr>
                  <w:t>EnTT Documentation</w:t>
                </w:r>
                <w:r>
                  <w:rPr>
                    <w:noProof/>
                  </w:rPr>
                  <w:t>,</w:t>
                </w:r>
                <w:r w:rsidDel="0069468D">
                  <w:rPr>
                    <w:noProof/>
                  </w:rPr>
                  <w:t xml:space="preserve"> </w:t>
                </w:r>
                <w:r>
                  <w:rPr>
                    <w:noProof/>
                  </w:rPr>
                  <w:t>https://skypjack.github.io/entt/, [dostęp: 09</w:t>
                </w:r>
                <w:r w:rsidR="005242BE">
                  <w:rPr>
                    <w:noProof/>
                  </w:rPr>
                  <w:t>.</w:t>
                </w:r>
                <w:r>
                  <w:rPr>
                    <w:noProof/>
                  </w:rPr>
                  <w:t>01</w:t>
                </w:r>
                <w:r w:rsidR="005242BE">
                  <w:rPr>
                    <w:noProof/>
                  </w:rPr>
                  <w:t>.</w:t>
                </w:r>
                <w:r>
                  <w:rPr>
                    <w:noProof/>
                  </w:rPr>
                  <w:t>2026].</w:t>
                </w:r>
              </w:p>
            </w:tc>
          </w:tr>
          <w:tr w:rsidR="00E37E10" w14:paraId="4274BA31" w14:textId="77777777" w:rsidTr="00A512BB">
            <w:trPr>
              <w:divId w:val="1189834044"/>
              <w:tblCellSpacing w:w="15" w:type="dxa"/>
            </w:trPr>
            <w:tc>
              <w:tcPr>
                <w:tcW w:w="237" w:type="pct"/>
                <w:hideMark/>
              </w:tcPr>
              <w:p w14:paraId="12833ED4" w14:textId="77777777" w:rsidR="00E37E10" w:rsidRDefault="00E37E10">
                <w:pPr>
                  <w:pStyle w:val="Bibliography"/>
                  <w:rPr>
                    <w:noProof/>
                  </w:rPr>
                </w:pPr>
                <w:r>
                  <w:rPr>
                    <w:noProof/>
                  </w:rPr>
                  <w:t xml:space="preserve">[7] </w:t>
                </w:r>
              </w:p>
            </w:tc>
            <w:tc>
              <w:tcPr>
                <w:tcW w:w="20" w:type="pct"/>
              </w:tcPr>
              <w:p w14:paraId="4EAA96A0" w14:textId="77777777" w:rsidR="00E37E10" w:rsidRDefault="00E37E10" w:rsidP="00A60EF1">
                <w:pPr>
                  <w:pStyle w:val="Bibliography"/>
                  <w:rPr>
                    <w:noProof/>
                  </w:rPr>
                </w:pPr>
              </w:p>
            </w:tc>
            <w:tc>
              <w:tcPr>
                <w:tcW w:w="4677" w:type="pct"/>
                <w:hideMark/>
              </w:tcPr>
              <w:p w14:paraId="500DF4CA" w14:textId="3A584E61" w:rsidR="00E37E10" w:rsidRDefault="00E37E10" w:rsidP="00A60EF1">
                <w:pPr>
                  <w:pStyle w:val="Bibliography"/>
                  <w:rPr>
                    <w:noProof/>
                  </w:rPr>
                </w:pPr>
                <w:r>
                  <w:rPr>
                    <w:noProof/>
                  </w:rPr>
                  <w:t xml:space="preserve">Gomila L., </w:t>
                </w:r>
                <w:r w:rsidRPr="00A512BB">
                  <w:rPr>
                    <w:i/>
                  </w:rPr>
                  <w:t>Documentation for SFML 3.0.1</w:t>
                </w:r>
                <w:r>
                  <w:rPr>
                    <w:noProof/>
                  </w:rPr>
                  <w:t>, https://www.sfml-dev.org/documentation/3.0.1/, [dostęp: 09.01.2026].</w:t>
                </w:r>
              </w:p>
            </w:tc>
          </w:tr>
          <w:tr w:rsidR="00E37E10" w14:paraId="58AC0839" w14:textId="77777777" w:rsidTr="00A512BB">
            <w:trPr>
              <w:divId w:val="1189834044"/>
              <w:tblCellSpacing w:w="15" w:type="dxa"/>
            </w:trPr>
            <w:tc>
              <w:tcPr>
                <w:tcW w:w="237" w:type="pct"/>
                <w:hideMark/>
              </w:tcPr>
              <w:p w14:paraId="1317D301" w14:textId="77777777" w:rsidR="00E37E10" w:rsidRDefault="00E37E10">
                <w:pPr>
                  <w:pStyle w:val="Bibliography"/>
                  <w:rPr>
                    <w:noProof/>
                  </w:rPr>
                </w:pPr>
                <w:r>
                  <w:rPr>
                    <w:noProof/>
                  </w:rPr>
                  <w:t xml:space="preserve">[8] </w:t>
                </w:r>
              </w:p>
            </w:tc>
            <w:tc>
              <w:tcPr>
                <w:tcW w:w="20" w:type="pct"/>
              </w:tcPr>
              <w:p w14:paraId="0A5DF139" w14:textId="77777777" w:rsidR="00E37E10" w:rsidRPr="003507ED" w:rsidRDefault="00E37E10">
                <w:pPr>
                  <w:pStyle w:val="Bibliography"/>
                  <w:rPr>
                    <w:noProof/>
                  </w:rPr>
                </w:pPr>
              </w:p>
            </w:tc>
            <w:tc>
              <w:tcPr>
                <w:tcW w:w="4677" w:type="pct"/>
                <w:hideMark/>
              </w:tcPr>
              <w:p w14:paraId="140681BE" w14:textId="0C1A8A16" w:rsidR="00E37E10" w:rsidRDefault="00E37E10">
                <w:pPr>
                  <w:pStyle w:val="Bibliography"/>
                  <w:rPr>
                    <w:noProof/>
                  </w:rPr>
                </w:pPr>
                <w:r w:rsidRPr="003507ED">
                  <w:rPr>
                    <w:noProof/>
                  </w:rPr>
                  <w:t xml:space="preserve">Cornut O., </w:t>
                </w:r>
                <w:r w:rsidRPr="003507ED">
                  <w:rPr>
                    <w:i/>
                    <w:iCs/>
                    <w:noProof/>
                  </w:rPr>
                  <w:t>Dear ImGui – repozytorium GitHub</w:t>
                </w:r>
                <w:r>
                  <w:rPr>
                    <w:i/>
                    <w:iCs/>
                    <w:noProof/>
                  </w:rPr>
                  <w:t>,</w:t>
                </w:r>
                <w:r>
                  <w:t xml:space="preserve"> </w:t>
                </w:r>
                <w:r w:rsidRPr="00A512BB">
                  <w:t>https://github.com/ocornut/imgui</w:t>
                </w:r>
                <w:r w:rsidRPr="00804E15">
                  <w:rPr>
                    <w:i/>
                    <w:iCs/>
                    <w:noProof/>
                  </w:rPr>
                  <w:t xml:space="preserve">, </w:t>
                </w:r>
                <w:r w:rsidRPr="00A512BB">
                  <w:t>[dostęp: 09.01.2026].</w:t>
                </w:r>
              </w:p>
            </w:tc>
          </w:tr>
          <w:tr w:rsidR="00E37E10" w14:paraId="156417A8" w14:textId="77777777" w:rsidTr="00A512BB">
            <w:trPr>
              <w:divId w:val="1189834044"/>
              <w:tblCellSpacing w:w="15" w:type="dxa"/>
            </w:trPr>
            <w:tc>
              <w:tcPr>
                <w:tcW w:w="237" w:type="pct"/>
                <w:hideMark/>
              </w:tcPr>
              <w:p w14:paraId="5AC4675E" w14:textId="77777777" w:rsidR="00E37E10" w:rsidRDefault="00E37E10">
                <w:pPr>
                  <w:pStyle w:val="Bibliography"/>
                  <w:rPr>
                    <w:noProof/>
                  </w:rPr>
                </w:pPr>
                <w:r>
                  <w:rPr>
                    <w:noProof/>
                  </w:rPr>
                  <w:t xml:space="preserve">[9] </w:t>
                </w:r>
              </w:p>
            </w:tc>
            <w:tc>
              <w:tcPr>
                <w:tcW w:w="20" w:type="pct"/>
              </w:tcPr>
              <w:p w14:paraId="1D2E6FA2" w14:textId="77777777" w:rsidR="00E37E10" w:rsidRDefault="00E37E10" w:rsidP="009E0C05">
                <w:pPr>
                  <w:pStyle w:val="Bibliography"/>
                  <w:rPr>
                    <w:noProof/>
                  </w:rPr>
                </w:pPr>
              </w:p>
            </w:tc>
            <w:tc>
              <w:tcPr>
                <w:tcW w:w="4677" w:type="pct"/>
                <w:hideMark/>
              </w:tcPr>
              <w:p w14:paraId="3BBE7A3C" w14:textId="7584CD06" w:rsidR="00E37E10" w:rsidRDefault="00E37E10" w:rsidP="009E0C05">
                <w:pPr>
                  <w:pStyle w:val="Bibliography"/>
                  <w:rPr>
                    <w:noProof/>
                  </w:rPr>
                </w:pPr>
                <w:r>
                  <w:rPr>
                    <w:noProof/>
                  </w:rPr>
                  <w:t xml:space="preserve">Schreiner H., </w:t>
                </w:r>
                <w:r w:rsidRPr="00A512BB">
                  <w:rPr>
                    <w:i/>
                  </w:rPr>
                  <w:t>Introduction – CLI11 Tutorial</w:t>
                </w:r>
                <w:r>
                  <w:rPr>
                    <w:noProof/>
                  </w:rPr>
                  <w:t>, https://cliutils.github.io/CLI11/book/, [dostęp: 09.01.2026].</w:t>
                </w:r>
              </w:p>
            </w:tc>
          </w:tr>
          <w:tr w:rsidR="00E37E10" w14:paraId="5F77331E" w14:textId="77777777" w:rsidTr="00A512BB">
            <w:trPr>
              <w:divId w:val="1189834044"/>
              <w:tblCellSpacing w:w="15" w:type="dxa"/>
            </w:trPr>
            <w:tc>
              <w:tcPr>
                <w:tcW w:w="237" w:type="pct"/>
                <w:hideMark/>
              </w:tcPr>
              <w:p w14:paraId="3BEC42ED" w14:textId="77777777" w:rsidR="00E37E10" w:rsidRDefault="00E37E10">
                <w:pPr>
                  <w:pStyle w:val="Bibliography"/>
                  <w:rPr>
                    <w:noProof/>
                  </w:rPr>
                </w:pPr>
                <w:r>
                  <w:rPr>
                    <w:noProof/>
                  </w:rPr>
                  <w:t xml:space="preserve">[10] </w:t>
                </w:r>
              </w:p>
            </w:tc>
            <w:tc>
              <w:tcPr>
                <w:tcW w:w="20" w:type="pct"/>
              </w:tcPr>
              <w:p w14:paraId="2B87F2A6" w14:textId="77777777" w:rsidR="00E37E10" w:rsidRDefault="00E37E10" w:rsidP="00F431EA">
                <w:pPr>
                  <w:pStyle w:val="Bibliography"/>
                  <w:rPr>
                    <w:noProof/>
                  </w:rPr>
                </w:pPr>
              </w:p>
            </w:tc>
            <w:tc>
              <w:tcPr>
                <w:tcW w:w="4677" w:type="pct"/>
                <w:hideMark/>
              </w:tcPr>
              <w:p w14:paraId="71D04F18" w14:textId="319C3D11" w:rsidR="00E37E10" w:rsidRDefault="00E37E10" w:rsidP="00F431EA">
                <w:pPr>
                  <w:pStyle w:val="Bibliography"/>
                  <w:rPr>
                    <w:noProof/>
                  </w:rPr>
                </w:pPr>
                <w:r>
                  <w:rPr>
                    <w:noProof/>
                  </w:rPr>
                  <w:t xml:space="preserve">Lohmann N., </w:t>
                </w:r>
                <w:r w:rsidRPr="00A512BB">
                  <w:rPr>
                    <w:i/>
                  </w:rPr>
                  <w:t>Overview – JSON for modern C++,</w:t>
                </w:r>
                <w:r>
                  <w:rPr>
                    <w:noProof/>
                  </w:rPr>
                  <w:t xml:space="preserve"> https://json.nlohmann.me/api/basic_json/, [dostęp: 09.01.2026].</w:t>
                </w:r>
              </w:p>
            </w:tc>
          </w:tr>
          <w:tr w:rsidR="00E37E10" w14:paraId="46AA643E" w14:textId="77777777" w:rsidTr="00A512BB">
            <w:trPr>
              <w:divId w:val="1189834044"/>
              <w:tblCellSpacing w:w="15" w:type="dxa"/>
            </w:trPr>
            <w:tc>
              <w:tcPr>
                <w:tcW w:w="237" w:type="pct"/>
                <w:hideMark/>
              </w:tcPr>
              <w:p w14:paraId="7AF0F936" w14:textId="77777777" w:rsidR="00E37E10" w:rsidRDefault="00E37E10">
                <w:pPr>
                  <w:pStyle w:val="Bibliography"/>
                  <w:rPr>
                    <w:noProof/>
                  </w:rPr>
                </w:pPr>
                <w:r>
                  <w:rPr>
                    <w:noProof/>
                  </w:rPr>
                  <w:t xml:space="preserve">[11] </w:t>
                </w:r>
              </w:p>
            </w:tc>
            <w:tc>
              <w:tcPr>
                <w:tcW w:w="20" w:type="pct"/>
              </w:tcPr>
              <w:p w14:paraId="6F9F4F6B" w14:textId="77777777" w:rsidR="00E37E10" w:rsidRPr="00141751" w:rsidRDefault="00E37E10" w:rsidP="006F0BD0">
                <w:pPr>
                  <w:pStyle w:val="Bibliography"/>
                  <w:rPr>
                    <w:noProof/>
                  </w:rPr>
                </w:pPr>
              </w:p>
            </w:tc>
            <w:tc>
              <w:tcPr>
                <w:tcW w:w="4677" w:type="pct"/>
                <w:hideMark/>
              </w:tcPr>
              <w:p w14:paraId="09957B5D" w14:textId="653CB3BC" w:rsidR="00E37E10" w:rsidRDefault="00E37E10" w:rsidP="006F0BD0">
                <w:pPr>
                  <w:pStyle w:val="Bibliography"/>
                  <w:rPr>
                    <w:noProof/>
                  </w:rPr>
                </w:pPr>
                <w:r w:rsidRPr="00141751">
                  <w:rPr>
                    <w:noProof/>
                  </w:rPr>
                  <w:t xml:space="preserve">Lattner C., </w:t>
                </w:r>
                <w:r w:rsidRPr="00141751">
                  <w:rPr>
                    <w:i/>
                    <w:iCs/>
                    <w:noProof/>
                  </w:rPr>
                  <w:t>LLVM and Clang: Next Generation Compiler Technology</w:t>
                </w:r>
                <w:r w:rsidRPr="00141751">
                  <w:rPr>
                    <w:noProof/>
                  </w:rPr>
                  <w:t xml:space="preserve">, </w:t>
                </w:r>
                <w:r w:rsidRPr="00EB17E7">
                  <w:rPr>
                    <w:noProof/>
                  </w:rPr>
                  <w:t>https://llvm.org/pubs/2008-05-17-BSDCan-LLVMIntro.pdf</w:t>
                </w:r>
                <w:r>
                  <w:rPr>
                    <w:noProof/>
                  </w:rPr>
                  <w:t xml:space="preserve">, </w:t>
                </w:r>
                <w:r w:rsidRPr="00141751">
                  <w:rPr>
                    <w:noProof/>
                  </w:rPr>
                  <w:t>[dostęp: 08.01.2026].</w:t>
                </w:r>
              </w:p>
            </w:tc>
          </w:tr>
          <w:tr w:rsidR="00E37E10" w14:paraId="50895F92" w14:textId="77777777" w:rsidTr="00A512BB">
            <w:trPr>
              <w:divId w:val="1189834044"/>
              <w:tblCellSpacing w:w="15" w:type="dxa"/>
            </w:trPr>
            <w:tc>
              <w:tcPr>
                <w:tcW w:w="237" w:type="pct"/>
                <w:hideMark/>
              </w:tcPr>
              <w:p w14:paraId="11D486FA" w14:textId="77777777" w:rsidR="00E37E10" w:rsidRDefault="00E37E10">
                <w:pPr>
                  <w:pStyle w:val="Bibliography"/>
                  <w:rPr>
                    <w:noProof/>
                  </w:rPr>
                </w:pPr>
                <w:r>
                  <w:rPr>
                    <w:noProof/>
                  </w:rPr>
                  <w:t xml:space="preserve">[12] </w:t>
                </w:r>
              </w:p>
            </w:tc>
            <w:tc>
              <w:tcPr>
                <w:tcW w:w="20" w:type="pct"/>
              </w:tcPr>
              <w:p w14:paraId="0E5A87AF" w14:textId="77777777" w:rsidR="00E37E10" w:rsidRPr="00260FD6" w:rsidRDefault="00E37E10" w:rsidP="006F0BD0">
                <w:pPr>
                  <w:pStyle w:val="Bibliography"/>
                  <w:rPr>
                    <w:noProof/>
                  </w:rPr>
                </w:pPr>
              </w:p>
            </w:tc>
            <w:tc>
              <w:tcPr>
                <w:tcW w:w="4677" w:type="pct"/>
                <w:hideMark/>
              </w:tcPr>
              <w:p w14:paraId="214AE03E" w14:textId="4DF9E5EC" w:rsidR="00E37E10" w:rsidRDefault="00E37E10" w:rsidP="006F0BD0">
                <w:pPr>
                  <w:pStyle w:val="Bibliography"/>
                  <w:rPr>
                    <w:noProof/>
                  </w:rPr>
                </w:pPr>
                <w:r w:rsidRPr="00260FD6">
                  <w:rPr>
                    <w:noProof/>
                  </w:rPr>
                  <w:t xml:space="preserve">Stroustrup B., Sutter H., </w:t>
                </w:r>
                <w:r w:rsidRPr="00260FD6">
                  <w:rPr>
                    <w:i/>
                    <w:iCs/>
                    <w:noProof/>
                  </w:rPr>
                  <w:t>C++ Core Guidelines</w:t>
                </w:r>
                <w:r w:rsidRPr="00260FD6">
                  <w:rPr>
                    <w:noProof/>
                  </w:rPr>
                  <w:t>, https://isocpp.github.io/CppCoreGuidelines/CppCoreGuidelines, [dostęp: 08.01.2026].</w:t>
                </w:r>
              </w:p>
            </w:tc>
          </w:tr>
          <w:tr w:rsidR="00E37E10" w14:paraId="798EA5DB" w14:textId="77777777" w:rsidTr="00A512BB">
            <w:trPr>
              <w:divId w:val="1189834044"/>
              <w:tblCellSpacing w:w="15" w:type="dxa"/>
            </w:trPr>
            <w:tc>
              <w:tcPr>
                <w:tcW w:w="237" w:type="pct"/>
                <w:hideMark/>
              </w:tcPr>
              <w:p w14:paraId="412454F5" w14:textId="77777777" w:rsidR="00E37E10" w:rsidRDefault="00E37E10">
                <w:pPr>
                  <w:pStyle w:val="Bibliography"/>
                  <w:rPr>
                    <w:noProof/>
                  </w:rPr>
                </w:pPr>
                <w:r>
                  <w:rPr>
                    <w:noProof/>
                  </w:rPr>
                  <w:t xml:space="preserve">[13] </w:t>
                </w:r>
              </w:p>
            </w:tc>
            <w:tc>
              <w:tcPr>
                <w:tcW w:w="20" w:type="pct"/>
              </w:tcPr>
              <w:p w14:paraId="20B308DA" w14:textId="77777777" w:rsidR="00E37E10" w:rsidRDefault="00E37E10">
                <w:pPr>
                  <w:pStyle w:val="Bibliography"/>
                  <w:rPr>
                    <w:noProof/>
                  </w:rPr>
                </w:pPr>
              </w:p>
            </w:tc>
            <w:tc>
              <w:tcPr>
                <w:tcW w:w="4677" w:type="pct"/>
                <w:hideMark/>
              </w:tcPr>
              <w:p w14:paraId="29DC0A94" w14:textId="6A0208B1" w:rsidR="00E37E10" w:rsidRDefault="00E37E10">
                <w:pPr>
                  <w:pStyle w:val="Bibliography"/>
                  <w:rPr>
                    <w:noProof/>
                  </w:rPr>
                </w:pPr>
                <w:r>
                  <w:rPr>
                    <w:noProof/>
                  </w:rPr>
                  <w:t>LLVM</w:t>
                </w:r>
                <w:r w:rsidRPr="008849FE">
                  <w:rPr>
                    <w:noProof/>
                  </w:rPr>
                  <w:t xml:space="preserve"> Foundation, </w:t>
                </w:r>
                <w:r w:rsidRPr="008849FE">
                  <w:rPr>
                    <w:i/>
                    <w:iCs/>
                    <w:noProof/>
                  </w:rPr>
                  <w:t>The LLVM Compiler Infrastructure</w:t>
                </w:r>
                <w:r w:rsidRPr="008849FE">
                  <w:rPr>
                    <w:noProof/>
                  </w:rPr>
                  <w:t xml:space="preserve">, </w:t>
                </w:r>
                <w:r w:rsidRPr="006F0BD0">
                  <w:rPr>
                    <w:noProof/>
                  </w:rPr>
                  <w:t>https://clangd.llvm.org/</w:t>
                </w:r>
                <w:r w:rsidRPr="008849FE">
                  <w:rPr>
                    <w:noProof/>
                  </w:rPr>
                  <w:t>, [dostęp: 08.01.2026].</w:t>
                </w:r>
              </w:p>
            </w:tc>
          </w:tr>
          <w:tr w:rsidR="00E37E10" w14:paraId="1450F991" w14:textId="77777777" w:rsidTr="00A512BB">
            <w:trPr>
              <w:divId w:val="1189834044"/>
              <w:tblCellSpacing w:w="15" w:type="dxa"/>
            </w:trPr>
            <w:tc>
              <w:tcPr>
                <w:tcW w:w="237" w:type="pct"/>
                <w:hideMark/>
              </w:tcPr>
              <w:p w14:paraId="707DB772" w14:textId="77777777" w:rsidR="00E37E10" w:rsidRDefault="00E37E10">
                <w:pPr>
                  <w:pStyle w:val="Bibliography"/>
                  <w:rPr>
                    <w:noProof/>
                  </w:rPr>
                </w:pPr>
                <w:r>
                  <w:rPr>
                    <w:noProof/>
                  </w:rPr>
                  <w:t xml:space="preserve">[14] </w:t>
                </w:r>
              </w:p>
            </w:tc>
            <w:tc>
              <w:tcPr>
                <w:tcW w:w="20" w:type="pct"/>
              </w:tcPr>
              <w:p w14:paraId="78612179" w14:textId="77777777" w:rsidR="00E37E10" w:rsidRPr="005B68FC" w:rsidRDefault="00E37E10">
                <w:pPr>
                  <w:pStyle w:val="Bibliography"/>
                  <w:rPr>
                    <w:noProof/>
                  </w:rPr>
                </w:pPr>
              </w:p>
            </w:tc>
            <w:tc>
              <w:tcPr>
                <w:tcW w:w="4677" w:type="pct"/>
                <w:hideMark/>
              </w:tcPr>
              <w:p w14:paraId="21F3780B" w14:textId="2018BE5B" w:rsidR="00E37E10" w:rsidRDefault="00E37E10" w:rsidP="009D242E">
                <w:pPr>
                  <w:pStyle w:val="Bibliography"/>
                  <w:rPr>
                    <w:noProof/>
                  </w:rPr>
                </w:pPr>
                <w:r w:rsidRPr="005B68FC">
                  <w:rPr>
                    <w:noProof/>
                  </w:rPr>
                  <w:t xml:space="preserve">Black A. P., Bruce K. B., Homer M., Noble J., Ruskin A., Yannow R., </w:t>
                </w:r>
                <w:r w:rsidRPr="005B68FC">
                  <w:rPr>
                    <w:i/>
                    <w:iCs/>
                    <w:noProof/>
                  </w:rPr>
                  <w:t>Seeking Grace: A New Object-Oriented Language for Novices</w:t>
                </w:r>
                <w:r w:rsidRPr="005B68FC">
                  <w:rPr>
                    <w:noProof/>
                  </w:rPr>
                  <w:t xml:space="preserve">, [w:] </w:t>
                </w:r>
                <w:r w:rsidR="009D242E">
                  <w:rPr>
                    <w:noProof/>
                  </w:rPr>
                  <w:t xml:space="preserve">Proceedings of the 44th ACM Technical Symposium on Computer Science Education (SIGCSE 2013), Denver, CO, USA, ACM, 2013, s. </w:t>
                </w:r>
                <w:r w:rsidR="00290D3B">
                  <w:rPr>
                    <w:noProof/>
                  </w:rPr>
                  <w:t>1</w:t>
                </w:r>
                <w:r w:rsidR="00D631DD" w:rsidRPr="005E1FAF">
                  <w:rPr>
                    <w:noProof/>
                  </w:rPr>
                  <w:t>–</w:t>
                </w:r>
                <w:r w:rsidR="00290D3B">
                  <w:rPr>
                    <w:noProof/>
                  </w:rPr>
                  <w:t>6</w:t>
                </w:r>
                <w:r w:rsidR="009D242E">
                  <w:rPr>
                    <w:noProof/>
                  </w:rPr>
                  <w:t>.</w:t>
                </w:r>
              </w:p>
            </w:tc>
          </w:tr>
          <w:tr w:rsidR="00E37E10" w14:paraId="0F5550DE" w14:textId="77777777" w:rsidTr="00A512BB">
            <w:trPr>
              <w:divId w:val="1189834044"/>
              <w:tblCellSpacing w:w="15" w:type="dxa"/>
            </w:trPr>
            <w:tc>
              <w:tcPr>
                <w:tcW w:w="237" w:type="pct"/>
                <w:hideMark/>
              </w:tcPr>
              <w:p w14:paraId="0182F2AA" w14:textId="77777777" w:rsidR="00E37E10" w:rsidRDefault="00E37E10">
                <w:pPr>
                  <w:pStyle w:val="Bibliography"/>
                  <w:rPr>
                    <w:noProof/>
                  </w:rPr>
                </w:pPr>
                <w:r>
                  <w:rPr>
                    <w:noProof/>
                  </w:rPr>
                  <w:t xml:space="preserve">[15] </w:t>
                </w:r>
              </w:p>
            </w:tc>
            <w:tc>
              <w:tcPr>
                <w:tcW w:w="20" w:type="pct"/>
              </w:tcPr>
              <w:p w14:paraId="2BA0D488" w14:textId="77777777" w:rsidR="00E37E10" w:rsidRPr="00D31771" w:rsidRDefault="00E37E10">
                <w:pPr>
                  <w:pStyle w:val="Bibliography"/>
                  <w:rPr>
                    <w:noProof/>
                  </w:rPr>
                </w:pPr>
              </w:p>
            </w:tc>
            <w:tc>
              <w:tcPr>
                <w:tcW w:w="4677" w:type="pct"/>
                <w:hideMark/>
              </w:tcPr>
              <w:p w14:paraId="17A42612" w14:textId="190387FC" w:rsidR="00E37E10" w:rsidRDefault="00E37E10">
                <w:pPr>
                  <w:pStyle w:val="Bibliography"/>
                  <w:rPr>
                    <w:noProof/>
                  </w:rPr>
                </w:pPr>
                <w:r w:rsidRPr="00D31771">
                  <w:rPr>
                    <w:noProof/>
                  </w:rPr>
                  <w:t xml:space="preserve">Martin R. C., </w:t>
                </w:r>
                <w:r w:rsidRPr="00D31771">
                  <w:rPr>
                    <w:i/>
                    <w:iCs/>
                    <w:noProof/>
                  </w:rPr>
                  <w:t>Clean Architecture: A Craftsman’s Guide to Software Structure and Design</w:t>
                </w:r>
                <w:r w:rsidRPr="00D31771">
                  <w:rPr>
                    <w:noProof/>
                  </w:rPr>
                  <w:t>, Pearson Education, Boston 2017.</w:t>
                </w:r>
              </w:p>
            </w:tc>
          </w:tr>
          <w:tr w:rsidR="00E37E10" w14:paraId="57C37BEC" w14:textId="77777777" w:rsidTr="00A512BB">
            <w:trPr>
              <w:divId w:val="1189834044"/>
              <w:tblCellSpacing w:w="15" w:type="dxa"/>
            </w:trPr>
            <w:tc>
              <w:tcPr>
                <w:tcW w:w="237" w:type="pct"/>
                <w:hideMark/>
              </w:tcPr>
              <w:p w14:paraId="570C08D6" w14:textId="77777777" w:rsidR="00E37E10" w:rsidRDefault="00E37E10">
                <w:pPr>
                  <w:pStyle w:val="Bibliography"/>
                  <w:rPr>
                    <w:noProof/>
                  </w:rPr>
                </w:pPr>
                <w:r>
                  <w:rPr>
                    <w:noProof/>
                  </w:rPr>
                  <w:t xml:space="preserve">[16] </w:t>
                </w:r>
              </w:p>
            </w:tc>
            <w:tc>
              <w:tcPr>
                <w:tcW w:w="20" w:type="pct"/>
              </w:tcPr>
              <w:p w14:paraId="1269426F" w14:textId="77777777" w:rsidR="00E37E10" w:rsidRPr="006B3488" w:rsidRDefault="00E37E10">
                <w:pPr>
                  <w:pStyle w:val="Bibliography"/>
                  <w:rPr>
                    <w:noProof/>
                  </w:rPr>
                </w:pPr>
              </w:p>
            </w:tc>
            <w:tc>
              <w:tcPr>
                <w:tcW w:w="4677" w:type="pct"/>
                <w:hideMark/>
              </w:tcPr>
              <w:p w14:paraId="03BBD412" w14:textId="34659942" w:rsidR="00E37E10" w:rsidRDefault="00E37E10">
                <w:pPr>
                  <w:pStyle w:val="Bibliography"/>
                  <w:rPr>
                    <w:noProof/>
                  </w:rPr>
                </w:pPr>
                <w:r w:rsidRPr="006B3488">
                  <w:rPr>
                    <w:noProof/>
                  </w:rPr>
                  <w:t xml:space="preserve">Nystrom R., </w:t>
                </w:r>
                <w:r w:rsidRPr="006B3488">
                  <w:rPr>
                    <w:i/>
                    <w:iCs/>
                    <w:noProof/>
                  </w:rPr>
                  <w:t>Game Programming Patterns: Software Design for Games</w:t>
                </w:r>
                <w:r w:rsidRPr="006B3488">
                  <w:rPr>
                    <w:noProof/>
                  </w:rPr>
                  <w:t>, Genever Benning, Geneva, IL 2014.</w:t>
                </w:r>
              </w:p>
            </w:tc>
          </w:tr>
          <w:tr w:rsidR="00E37E10" w14:paraId="5D5C4E24" w14:textId="77777777" w:rsidTr="00A512BB">
            <w:trPr>
              <w:divId w:val="1189834044"/>
              <w:tblCellSpacing w:w="15" w:type="dxa"/>
            </w:trPr>
            <w:tc>
              <w:tcPr>
                <w:tcW w:w="237" w:type="pct"/>
                <w:hideMark/>
              </w:tcPr>
              <w:p w14:paraId="0175EE38" w14:textId="77777777" w:rsidR="00E37E10" w:rsidRDefault="00E37E10">
                <w:pPr>
                  <w:pStyle w:val="Bibliography"/>
                  <w:rPr>
                    <w:noProof/>
                  </w:rPr>
                </w:pPr>
                <w:r>
                  <w:rPr>
                    <w:noProof/>
                  </w:rPr>
                  <w:t xml:space="preserve">[17] </w:t>
                </w:r>
              </w:p>
            </w:tc>
            <w:tc>
              <w:tcPr>
                <w:tcW w:w="20" w:type="pct"/>
              </w:tcPr>
              <w:p w14:paraId="5E99BC98" w14:textId="77777777" w:rsidR="00E37E10" w:rsidRPr="00890C73" w:rsidRDefault="00E37E10">
                <w:pPr>
                  <w:pStyle w:val="Bibliography"/>
                  <w:rPr>
                    <w:noProof/>
                  </w:rPr>
                </w:pPr>
              </w:p>
            </w:tc>
            <w:tc>
              <w:tcPr>
                <w:tcW w:w="4677" w:type="pct"/>
                <w:hideMark/>
              </w:tcPr>
              <w:p w14:paraId="244099E3" w14:textId="126E9C30" w:rsidR="00E37E10" w:rsidRDefault="00E37E10">
                <w:pPr>
                  <w:pStyle w:val="Bibliography"/>
                  <w:rPr>
                    <w:noProof/>
                  </w:rPr>
                </w:pPr>
                <w:r w:rsidRPr="00890C73">
                  <w:rPr>
                    <w:noProof/>
                  </w:rPr>
                  <w:t xml:space="preserve">Bevy Developer Team, </w:t>
                </w:r>
                <w:r w:rsidRPr="00890C73">
                  <w:rPr>
                    <w:i/>
                    <w:iCs/>
                    <w:noProof/>
                  </w:rPr>
                  <w:t>Bevy Engine Documentation</w:t>
                </w:r>
                <w:r w:rsidRPr="00890C73">
                  <w:rPr>
                    <w:noProof/>
                  </w:rPr>
                  <w:t>, https://bevy.org/learn/quick-start/introduction/, [dostęp: 09.01.2026].</w:t>
                </w:r>
              </w:p>
            </w:tc>
          </w:tr>
          <w:tr w:rsidR="00E37E10" w14:paraId="4FB615D5" w14:textId="77777777" w:rsidTr="00A512BB">
            <w:trPr>
              <w:divId w:val="1189834044"/>
              <w:tblCellSpacing w:w="15" w:type="dxa"/>
            </w:trPr>
            <w:tc>
              <w:tcPr>
                <w:tcW w:w="237" w:type="pct"/>
                <w:hideMark/>
              </w:tcPr>
              <w:p w14:paraId="392E94A8" w14:textId="77777777" w:rsidR="00E37E10" w:rsidRDefault="00E37E10">
                <w:pPr>
                  <w:pStyle w:val="Bibliography"/>
                  <w:rPr>
                    <w:noProof/>
                  </w:rPr>
                </w:pPr>
                <w:r>
                  <w:rPr>
                    <w:noProof/>
                  </w:rPr>
                  <w:t xml:space="preserve">[18] </w:t>
                </w:r>
              </w:p>
            </w:tc>
            <w:tc>
              <w:tcPr>
                <w:tcW w:w="20" w:type="pct"/>
              </w:tcPr>
              <w:p w14:paraId="79D4A85B" w14:textId="77777777" w:rsidR="00E37E10" w:rsidRPr="002530D2" w:rsidRDefault="00E37E10">
                <w:pPr>
                  <w:pStyle w:val="Bibliography"/>
                  <w:rPr>
                    <w:noProof/>
                  </w:rPr>
                </w:pPr>
              </w:p>
            </w:tc>
            <w:tc>
              <w:tcPr>
                <w:tcW w:w="4677" w:type="pct"/>
                <w:hideMark/>
              </w:tcPr>
              <w:p w14:paraId="4B09BD75" w14:textId="53D3EC82" w:rsidR="00E37E10" w:rsidRDefault="00E37E10">
                <w:pPr>
                  <w:pStyle w:val="Bibliography"/>
                  <w:rPr>
                    <w:noProof/>
                  </w:rPr>
                </w:pPr>
                <w:r w:rsidRPr="002530D2">
                  <w:rPr>
                    <w:noProof/>
                  </w:rPr>
                  <w:t xml:space="preserve">cppreference.com contributors, </w:t>
                </w:r>
                <w:r w:rsidRPr="002530D2">
                  <w:rPr>
                    <w:i/>
                    <w:iCs/>
                    <w:noProof/>
                  </w:rPr>
                  <w:t>cppreference.com</w:t>
                </w:r>
                <w:r w:rsidRPr="002530D2">
                  <w:rPr>
                    <w:noProof/>
                  </w:rPr>
                  <w:t>, https://cppreference.com, [dostęp: 10.01.2026].</w:t>
                </w:r>
              </w:p>
            </w:tc>
          </w:tr>
          <w:tr w:rsidR="00E37E10" w14:paraId="64DC10B4" w14:textId="77777777" w:rsidTr="00A512BB">
            <w:trPr>
              <w:divId w:val="1189834044"/>
              <w:tblCellSpacing w:w="15" w:type="dxa"/>
            </w:trPr>
            <w:tc>
              <w:tcPr>
                <w:tcW w:w="237" w:type="pct"/>
                <w:hideMark/>
              </w:tcPr>
              <w:p w14:paraId="17706E8A" w14:textId="77777777" w:rsidR="00E37E10" w:rsidRDefault="00E37E10">
                <w:pPr>
                  <w:pStyle w:val="Bibliography"/>
                  <w:rPr>
                    <w:noProof/>
                  </w:rPr>
                </w:pPr>
                <w:r>
                  <w:rPr>
                    <w:noProof/>
                  </w:rPr>
                  <w:t xml:space="preserve">[19] </w:t>
                </w:r>
              </w:p>
            </w:tc>
            <w:tc>
              <w:tcPr>
                <w:tcW w:w="20" w:type="pct"/>
              </w:tcPr>
              <w:p w14:paraId="26896304" w14:textId="77777777" w:rsidR="00E37E10" w:rsidRPr="000C1FE1" w:rsidRDefault="00E37E10">
                <w:pPr>
                  <w:pStyle w:val="Bibliography"/>
                  <w:rPr>
                    <w:noProof/>
                  </w:rPr>
                </w:pPr>
              </w:p>
            </w:tc>
            <w:tc>
              <w:tcPr>
                <w:tcW w:w="4677" w:type="pct"/>
                <w:hideMark/>
              </w:tcPr>
              <w:p w14:paraId="4F4D55A9" w14:textId="2D1C6DDC" w:rsidR="00E37E10" w:rsidRDefault="00E37E10">
                <w:pPr>
                  <w:pStyle w:val="Bibliography"/>
                  <w:rPr>
                    <w:noProof/>
                  </w:rPr>
                </w:pPr>
                <w:r w:rsidRPr="000C1FE1">
                  <w:rPr>
                    <w:noProof/>
                  </w:rPr>
                  <w:t xml:space="preserve">IEEE Standards Association, </w:t>
                </w:r>
                <w:r w:rsidRPr="000C1FE1">
                  <w:rPr>
                    <w:i/>
                    <w:iCs/>
                    <w:noProof/>
                  </w:rPr>
                  <w:t>IEEE Standard for Floating-Point Arithmetic</w:t>
                </w:r>
                <w:r w:rsidR="00596672">
                  <w:rPr>
                    <w:i/>
                    <w:iCs/>
                    <w:noProof/>
                  </w:rPr>
                  <w:t xml:space="preserve"> </w:t>
                </w:r>
                <w:r w:rsidR="00596672" w:rsidRPr="00596672">
                  <w:rPr>
                    <w:i/>
                    <w:iCs/>
                    <w:noProof/>
                  </w:rPr>
                  <w:t>(IEEE 754-2019)</w:t>
                </w:r>
                <w:r w:rsidRPr="000C1FE1">
                  <w:rPr>
                    <w:noProof/>
                  </w:rPr>
                  <w:t>, IEEE, New York 2019.</w:t>
                </w:r>
              </w:p>
            </w:tc>
          </w:tr>
          <w:tr w:rsidR="00E37E10" w14:paraId="31E2B977" w14:textId="77777777" w:rsidTr="00A512BB">
            <w:trPr>
              <w:divId w:val="1189834044"/>
              <w:tblCellSpacing w:w="15" w:type="dxa"/>
            </w:trPr>
            <w:tc>
              <w:tcPr>
                <w:tcW w:w="237" w:type="pct"/>
                <w:hideMark/>
              </w:tcPr>
              <w:p w14:paraId="6979C133" w14:textId="77777777" w:rsidR="00E37E10" w:rsidRDefault="00E37E10">
                <w:pPr>
                  <w:pStyle w:val="Bibliography"/>
                  <w:rPr>
                    <w:noProof/>
                  </w:rPr>
                </w:pPr>
                <w:r>
                  <w:rPr>
                    <w:noProof/>
                  </w:rPr>
                  <w:t xml:space="preserve">[20] </w:t>
                </w:r>
              </w:p>
            </w:tc>
            <w:tc>
              <w:tcPr>
                <w:tcW w:w="20" w:type="pct"/>
              </w:tcPr>
              <w:p w14:paraId="6657C51C" w14:textId="77777777" w:rsidR="00E37E10" w:rsidRPr="00D700FA" w:rsidRDefault="00E37E10">
                <w:pPr>
                  <w:pStyle w:val="Bibliography"/>
                  <w:rPr>
                    <w:noProof/>
                  </w:rPr>
                </w:pPr>
              </w:p>
            </w:tc>
            <w:tc>
              <w:tcPr>
                <w:tcW w:w="4677" w:type="pct"/>
                <w:hideMark/>
              </w:tcPr>
              <w:p w14:paraId="7EF5AC5F" w14:textId="7F00ACF6" w:rsidR="00E37E10" w:rsidRDefault="00E37E10">
                <w:pPr>
                  <w:pStyle w:val="Bibliography"/>
                  <w:rPr>
                    <w:noProof/>
                  </w:rPr>
                </w:pPr>
                <w:r w:rsidRPr="00D700FA">
                  <w:rPr>
                    <w:noProof/>
                  </w:rPr>
                  <w:t xml:space="preserve">LLVM Project Contributors, </w:t>
                </w:r>
                <w:r w:rsidRPr="00D700FA">
                  <w:rPr>
                    <w:i/>
                    <w:iCs/>
                    <w:noProof/>
                  </w:rPr>
                  <w:t>LLVM Language Reference Manual</w:t>
                </w:r>
                <w:r w:rsidRPr="00D700FA">
                  <w:rPr>
                    <w:noProof/>
                  </w:rPr>
                  <w:t>, https://llvm.org/docs/LangRef.html#llvm-language-reference-manual,</w:t>
                </w:r>
                <w:r>
                  <w:rPr>
                    <w:noProof/>
                  </w:rPr>
                  <w:t xml:space="preserve"> </w:t>
                </w:r>
                <w:r w:rsidRPr="00D700FA">
                  <w:rPr>
                    <w:noProof/>
                  </w:rPr>
                  <w:t>[dostęp: 12.01.2026].</w:t>
                </w:r>
              </w:p>
            </w:tc>
          </w:tr>
          <w:tr w:rsidR="00E37E10" w14:paraId="52005B18" w14:textId="77777777" w:rsidTr="00A512BB">
            <w:trPr>
              <w:divId w:val="1189834044"/>
              <w:tblCellSpacing w:w="15" w:type="dxa"/>
            </w:trPr>
            <w:tc>
              <w:tcPr>
                <w:tcW w:w="237" w:type="pct"/>
                <w:hideMark/>
              </w:tcPr>
              <w:p w14:paraId="61F1D4EF" w14:textId="77777777" w:rsidR="00E37E10" w:rsidRDefault="00E37E10">
                <w:pPr>
                  <w:pStyle w:val="Bibliography"/>
                  <w:rPr>
                    <w:noProof/>
                  </w:rPr>
                </w:pPr>
                <w:r>
                  <w:rPr>
                    <w:noProof/>
                  </w:rPr>
                  <w:t xml:space="preserve">[21] </w:t>
                </w:r>
              </w:p>
            </w:tc>
            <w:tc>
              <w:tcPr>
                <w:tcW w:w="20" w:type="pct"/>
              </w:tcPr>
              <w:p w14:paraId="0C1220B3" w14:textId="77777777" w:rsidR="00E37E10" w:rsidRPr="00955950" w:rsidRDefault="00E37E10">
                <w:pPr>
                  <w:pStyle w:val="Bibliography"/>
                  <w:rPr>
                    <w:noProof/>
                  </w:rPr>
                </w:pPr>
              </w:p>
            </w:tc>
            <w:tc>
              <w:tcPr>
                <w:tcW w:w="4677" w:type="pct"/>
                <w:hideMark/>
              </w:tcPr>
              <w:p w14:paraId="1582B256" w14:textId="6434DA49" w:rsidR="00E37E10" w:rsidRDefault="00E37E10">
                <w:pPr>
                  <w:pStyle w:val="Bibliography"/>
                  <w:rPr>
                    <w:noProof/>
                  </w:rPr>
                </w:pPr>
                <w:r w:rsidRPr="00955950">
                  <w:rPr>
                    <w:noProof/>
                  </w:rPr>
                  <w:t xml:space="preserve">Barrett S., </w:t>
                </w:r>
                <w:r w:rsidRPr="00955950">
                  <w:rPr>
                    <w:i/>
                    <w:iCs/>
                    <w:noProof/>
                  </w:rPr>
                  <w:t xml:space="preserve">stb – </w:t>
                </w:r>
                <w:r>
                  <w:rPr>
                    <w:i/>
                    <w:iCs/>
                    <w:noProof/>
                  </w:rPr>
                  <w:t>GitHub repository</w:t>
                </w:r>
                <w:r w:rsidRPr="00955950">
                  <w:rPr>
                    <w:noProof/>
                  </w:rPr>
                  <w:t>, https://github.com/nothings/stb, [dostęp: 11.01.2026].</w:t>
                </w:r>
              </w:p>
            </w:tc>
          </w:tr>
          <w:tr w:rsidR="00E37E10" w14:paraId="235486A5" w14:textId="77777777" w:rsidTr="00A512BB">
            <w:trPr>
              <w:divId w:val="1189834044"/>
              <w:tblCellSpacing w:w="15" w:type="dxa"/>
            </w:trPr>
            <w:tc>
              <w:tcPr>
                <w:tcW w:w="237" w:type="pct"/>
                <w:hideMark/>
              </w:tcPr>
              <w:p w14:paraId="72B376FD" w14:textId="77777777" w:rsidR="00E37E10" w:rsidRDefault="00E37E10">
                <w:pPr>
                  <w:pStyle w:val="Bibliography"/>
                  <w:rPr>
                    <w:noProof/>
                  </w:rPr>
                </w:pPr>
                <w:r>
                  <w:rPr>
                    <w:noProof/>
                  </w:rPr>
                  <w:t xml:space="preserve">[22] </w:t>
                </w:r>
              </w:p>
            </w:tc>
            <w:tc>
              <w:tcPr>
                <w:tcW w:w="20" w:type="pct"/>
              </w:tcPr>
              <w:p w14:paraId="2DEC49D1" w14:textId="77777777" w:rsidR="00E37E10" w:rsidRPr="000932B6" w:rsidRDefault="00E37E10">
                <w:pPr>
                  <w:pStyle w:val="Bibliography"/>
                  <w:rPr>
                    <w:noProof/>
                  </w:rPr>
                </w:pPr>
              </w:p>
            </w:tc>
            <w:tc>
              <w:tcPr>
                <w:tcW w:w="4677" w:type="pct"/>
                <w:hideMark/>
              </w:tcPr>
              <w:p w14:paraId="69E8CEDB" w14:textId="5BDDA129" w:rsidR="00E37E10" w:rsidRDefault="00E37E10">
                <w:pPr>
                  <w:pStyle w:val="Bibliography"/>
                  <w:rPr>
                    <w:noProof/>
                  </w:rPr>
                </w:pPr>
                <w:r w:rsidRPr="000932B6">
                  <w:rPr>
                    <w:noProof/>
                  </w:rPr>
                  <w:t xml:space="preserve">Holt R. D., </w:t>
                </w:r>
                <w:r w:rsidRPr="000932B6">
                  <w:rPr>
                    <w:i/>
                    <w:iCs/>
                    <w:noProof/>
                  </w:rPr>
                  <w:t>Bringing the Hutchinsonian niche into the 21st century: Ecological and evolutionary perspectives</w:t>
                </w:r>
                <w:r w:rsidRPr="000932B6">
                  <w:rPr>
                    <w:noProof/>
                  </w:rPr>
                  <w:t xml:space="preserve">, </w:t>
                </w:r>
                <w:r w:rsidR="00121F42" w:rsidRPr="00121F42">
                  <w:rPr>
                    <w:noProof/>
                  </w:rPr>
                  <w:t>Proceedings of the National Academy of Sciences of the United States of America (PNAS)</w:t>
                </w:r>
                <w:r w:rsidR="00121F42">
                  <w:rPr>
                    <w:noProof/>
                  </w:rPr>
                  <w:t xml:space="preserve">, </w:t>
                </w:r>
                <w:r w:rsidRPr="000932B6">
                  <w:rPr>
                    <w:noProof/>
                  </w:rPr>
                  <w:t>vol. 106, suppl. 2, 2009</w:t>
                </w:r>
                <w:r w:rsidR="00A2558F">
                  <w:rPr>
                    <w:noProof/>
                  </w:rPr>
                  <w:t>, s</w:t>
                </w:r>
                <w:r w:rsidR="00135073">
                  <w:rPr>
                    <w:noProof/>
                  </w:rPr>
                  <w:t>.</w:t>
                </w:r>
                <w:r w:rsidR="00A2558F">
                  <w:rPr>
                    <w:noProof/>
                  </w:rPr>
                  <w:t xml:space="preserve"> 1</w:t>
                </w:r>
                <w:r w:rsidR="00A2558F" w:rsidRPr="00A2558F">
                  <w:rPr>
                    <w:noProof/>
                  </w:rPr>
                  <w:t>9659</w:t>
                </w:r>
                <w:r w:rsidR="00D120A9" w:rsidRPr="005E1FAF">
                  <w:rPr>
                    <w:noProof/>
                  </w:rPr>
                  <w:t>–</w:t>
                </w:r>
                <w:r w:rsidR="00A2558F" w:rsidRPr="00A2558F">
                  <w:rPr>
                    <w:noProof/>
                  </w:rPr>
                  <w:t>19665</w:t>
                </w:r>
                <w:r w:rsidR="001C077B">
                  <w:rPr>
                    <w:noProof/>
                  </w:rPr>
                  <w:t>.</w:t>
                </w:r>
              </w:p>
            </w:tc>
          </w:tr>
          <w:tr w:rsidR="00E37E10" w14:paraId="61DB60DC" w14:textId="77777777" w:rsidTr="00A512BB">
            <w:trPr>
              <w:divId w:val="1189834044"/>
              <w:tblCellSpacing w:w="15" w:type="dxa"/>
            </w:trPr>
            <w:tc>
              <w:tcPr>
                <w:tcW w:w="237" w:type="pct"/>
                <w:hideMark/>
              </w:tcPr>
              <w:p w14:paraId="7CBE2EAC" w14:textId="77777777" w:rsidR="00E37E10" w:rsidRDefault="00E37E10">
                <w:pPr>
                  <w:pStyle w:val="Bibliography"/>
                  <w:rPr>
                    <w:noProof/>
                  </w:rPr>
                </w:pPr>
                <w:r>
                  <w:rPr>
                    <w:noProof/>
                  </w:rPr>
                  <w:t xml:space="preserve">[23] </w:t>
                </w:r>
              </w:p>
            </w:tc>
            <w:tc>
              <w:tcPr>
                <w:tcW w:w="20" w:type="pct"/>
              </w:tcPr>
              <w:p w14:paraId="12236BC3" w14:textId="77777777" w:rsidR="00E37E10" w:rsidRPr="00A95D64" w:rsidRDefault="00E37E10">
                <w:pPr>
                  <w:pStyle w:val="Bibliography"/>
                  <w:rPr>
                    <w:noProof/>
                  </w:rPr>
                </w:pPr>
              </w:p>
            </w:tc>
            <w:tc>
              <w:tcPr>
                <w:tcW w:w="4677" w:type="pct"/>
                <w:hideMark/>
              </w:tcPr>
              <w:p w14:paraId="2711684F" w14:textId="71C79FE5" w:rsidR="00E37E10" w:rsidRDefault="00E37E10">
                <w:pPr>
                  <w:pStyle w:val="Bibliography"/>
                  <w:rPr>
                    <w:noProof/>
                  </w:rPr>
                </w:pPr>
                <w:r w:rsidRPr="00A95D64">
                  <w:rPr>
                    <w:noProof/>
                  </w:rPr>
                  <w:t xml:space="preserve">Jablonka E., Raz G., </w:t>
                </w:r>
                <w:r w:rsidRPr="00A95D64">
                  <w:rPr>
                    <w:i/>
                    <w:iCs/>
                    <w:noProof/>
                  </w:rPr>
                  <w:t>Transgenerational Epigenetic Inheritance: Prevalence, Mechanisms, and Implications for the Study of Heredity and Evolution</w:t>
                </w:r>
                <w:r w:rsidRPr="00A95D64">
                  <w:rPr>
                    <w:noProof/>
                  </w:rPr>
                  <w:t>, The Quarterly Review of Biology, vol. 84, no. 2, 2009</w:t>
                </w:r>
                <w:r w:rsidR="00673A81" w:rsidRPr="00673A81">
                  <w:rPr>
                    <w:noProof/>
                  </w:rPr>
                  <w:t>, s. 131–176.</w:t>
                </w:r>
              </w:p>
            </w:tc>
          </w:tr>
          <w:tr w:rsidR="00E37E10" w14:paraId="752D6638" w14:textId="77777777" w:rsidTr="00A512BB">
            <w:trPr>
              <w:divId w:val="1189834044"/>
              <w:tblCellSpacing w:w="15" w:type="dxa"/>
            </w:trPr>
            <w:tc>
              <w:tcPr>
                <w:tcW w:w="237" w:type="pct"/>
                <w:hideMark/>
              </w:tcPr>
              <w:p w14:paraId="381FC0AC" w14:textId="5E8E55A2" w:rsidR="00E37E10" w:rsidRDefault="00E37E10">
                <w:pPr>
                  <w:pStyle w:val="Bibliography"/>
                  <w:rPr>
                    <w:noProof/>
                  </w:rPr>
                </w:pPr>
                <w:r w:rsidDel="0070601A">
                  <w:rPr>
                    <w:noProof/>
                  </w:rPr>
                  <w:t xml:space="preserve">[24] </w:t>
                </w:r>
              </w:p>
            </w:tc>
            <w:tc>
              <w:tcPr>
                <w:tcW w:w="20" w:type="pct"/>
              </w:tcPr>
              <w:p w14:paraId="2B5583E4" w14:textId="77777777" w:rsidR="00E37E10" w:rsidRPr="00844359" w:rsidRDefault="00E37E10">
                <w:pPr>
                  <w:pStyle w:val="Bibliography"/>
                  <w:rPr>
                    <w:noProof/>
                  </w:rPr>
                </w:pPr>
              </w:p>
            </w:tc>
            <w:tc>
              <w:tcPr>
                <w:tcW w:w="4677" w:type="pct"/>
                <w:hideMark/>
              </w:tcPr>
              <w:p w14:paraId="352F5DC7" w14:textId="1C7E9173" w:rsidR="00E37E10" w:rsidRDefault="00E37E10">
                <w:pPr>
                  <w:pStyle w:val="Bibliography"/>
                  <w:rPr>
                    <w:noProof/>
                  </w:rPr>
                </w:pPr>
                <w:r w:rsidRPr="00844359">
                  <w:rPr>
                    <w:noProof/>
                  </w:rPr>
                  <w:t xml:space="preserve">Rak F., </w:t>
                </w:r>
                <w:r w:rsidRPr="00844359">
                  <w:rPr>
                    <w:i/>
                    <w:iCs/>
                    <w:noProof/>
                  </w:rPr>
                  <w:t>ecosystem-cc-results – repozytorium GitHub</w:t>
                </w:r>
                <w:r w:rsidRPr="00844359">
                  <w:rPr>
                    <w:noProof/>
                  </w:rPr>
                  <w:t>, https://github.com/Filip-Rak/ecosystem-cc-results, [dostęp: 20.01.2026]</w:t>
                </w:r>
                <w:r>
                  <w:rPr>
                    <w:noProof/>
                  </w:rPr>
                  <w:t>.</w:t>
                </w:r>
                <w:r w:rsidDel="00844359">
                  <w:rPr>
                    <w:noProof/>
                  </w:rPr>
                  <w:t xml:space="preserve"> </w:t>
                </w:r>
              </w:p>
            </w:tc>
          </w:tr>
          <w:tr w:rsidR="00E37E10" w14:paraId="36499CC9" w14:textId="77777777" w:rsidTr="00A512BB">
            <w:trPr>
              <w:divId w:val="1189834044"/>
              <w:tblCellSpacing w:w="15" w:type="dxa"/>
            </w:trPr>
            <w:tc>
              <w:tcPr>
                <w:tcW w:w="237" w:type="pct"/>
              </w:tcPr>
              <w:p w14:paraId="69B764C2" w14:textId="2483F595" w:rsidR="00E37E10" w:rsidRDefault="00E37E10">
                <w:pPr>
                  <w:pStyle w:val="Bibliography"/>
                  <w:rPr>
                    <w:noProof/>
                  </w:rPr>
                </w:pPr>
              </w:p>
            </w:tc>
            <w:tc>
              <w:tcPr>
                <w:tcW w:w="20" w:type="pct"/>
              </w:tcPr>
              <w:p w14:paraId="1439B62F" w14:textId="77777777" w:rsidR="00E37E10" w:rsidDel="00844359" w:rsidRDefault="00E37E10">
                <w:pPr>
                  <w:pStyle w:val="Bibliography"/>
                  <w:rPr>
                    <w:noProof/>
                  </w:rPr>
                </w:pPr>
              </w:p>
            </w:tc>
            <w:tc>
              <w:tcPr>
                <w:tcW w:w="4677" w:type="pct"/>
              </w:tcPr>
              <w:p w14:paraId="3BA14E67" w14:textId="63344016" w:rsidR="00E37E10" w:rsidRDefault="00E37E10">
                <w:pPr>
                  <w:pStyle w:val="Bibliography"/>
                  <w:rPr>
                    <w:noProof/>
                  </w:rPr>
                </w:pPr>
              </w:p>
            </w:tc>
          </w:tr>
        </w:tbl>
        <w:p w14:paraId="41109CEB" w14:textId="77777777" w:rsidR="00E61687" w:rsidRDefault="00E61687">
          <w:pPr>
            <w:divId w:val="1189834044"/>
            <w:rPr>
              <w:rFonts w:eastAsia="Times New Roman"/>
              <w:noProof/>
            </w:rPr>
          </w:pPr>
        </w:p>
        <w:p w14:paraId="34B0A66E" w14:textId="56A03836" w:rsidR="00AA30FA" w:rsidRPr="009907F8" w:rsidRDefault="005B74E0" w:rsidP="009907F8"/>
      </w:sdtContent>
    </w:sdt>
    <w:sectPr w:rsidR="00AA30FA" w:rsidRPr="009907F8" w:rsidSect="00F32EB4">
      <w:headerReference w:type="default" r:id="rId32"/>
      <w:pgSz w:w="11906" w:h="16838"/>
      <w:pgMar w:top="1418" w:right="1134" w:bottom="1418"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2" w:author="Dmytro Svyetlichnyy" w:date="2026-01-13T15:46:00Z" w:initials="DS">
    <w:p w14:paraId="0F01B729" w14:textId="77777777" w:rsidR="00463B5A" w:rsidRDefault="00463B5A" w:rsidP="00463B5A">
      <w:pPr>
        <w:pStyle w:val="CommentText"/>
        <w:jc w:val="left"/>
      </w:pPr>
      <w:r>
        <w:rPr>
          <w:rStyle w:val="CommentReference"/>
        </w:rPr>
        <w:annotationRef/>
      </w:r>
      <w:r>
        <w:t>Zakończyć podrozdział należałoby wyborem tego co zostanie zastosowane w pracy i dlaczego.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F01B72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637F391" w16cex:dateUtc="2026-01-13T14: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F01B729" w16cid:durableId="0637F39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7C317" w14:textId="77777777" w:rsidR="005B74E0" w:rsidRPr="002D77BE" w:rsidRDefault="005B74E0" w:rsidP="00AF13D4">
      <w:pPr>
        <w:spacing w:after="0" w:line="240" w:lineRule="auto"/>
      </w:pPr>
      <w:r w:rsidRPr="002D77BE">
        <w:separator/>
      </w:r>
    </w:p>
  </w:endnote>
  <w:endnote w:type="continuationSeparator" w:id="0">
    <w:p w14:paraId="2A15600A" w14:textId="77777777" w:rsidR="005B74E0" w:rsidRPr="002D77BE" w:rsidRDefault="005B74E0" w:rsidP="00AF13D4">
      <w:pPr>
        <w:spacing w:after="0" w:line="240" w:lineRule="auto"/>
      </w:pPr>
      <w:r w:rsidRPr="002D77B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1"/>
    <w:family w:val="roman"/>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Titillium">
    <w:altName w:val="Arial"/>
    <w:panose1 w:val="00000000000000000000"/>
    <w:charset w:val="00"/>
    <w:family w:val="modern"/>
    <w:notTrueType/>
    <w:pitch w:val="variable"/>
    <w:sig w:usb0="00000007" w:usb1="00000001"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61E0C" w14:textId="77777777" w:rsidR="00074AD8" w:rsidRDefault="00074A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E8F8E" w14:textId="77777777" w:rsidR="005B74E0" w:rsidRPr="002D77BE" w:rsidRDefault="005B74E0" w:rsidP="00AF13D4">
      <w:pPr>
        <w:spacing w:after="0" w:line="240" w:lineRule="auto"/>
      </w:pPr>
      <w:r w:rsidRPr="002D77BE">
        <w:separator/>
      </w:r>
    </w:p>
  </w:footnote>
  <w:footnote w:type="continuationSeparator" w:id="0">
    <w:p w14:paraId="3315C125" w14:textId="77777777" w:rsidR="005B74E0" w:rsidRPr="002D77BE" w:rsidRDefault="005B74E0" w:rsidP="00AF13D4">
      <w:pPr>
        <w:spacing w:after="0" w:line="240" w:lineRule="auto"/>
      </w:pPr>
      <w:r w:rsidRPr="002D77B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08FF4" w14:textId="77777777" w:rsidR="00074AD8" w:rsidRDefault="00074AD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CB04D" w14:textId="77777777" w:rsidR="00DA64BE" w:rsidRPr="002D77BE" w:rsidRDefault="00DA64BE" w:rsidP="00135F4A">
    <w:pPr>
      <w:pStyle w:val="Header"/>
      <w:tabs>
        <w:tab w:val="clear" w:pos="4536"/>
        <w:tab w:val="clear" w:pos="9072"/>
        <w:tab w:val="left" w:pos="1715"/>
      </w:tabs>
      <w:rPr>
        <w:rFonts w:cs="Times New Roman"/>
        <w:szCs w:val="24"/>
      </w:rPr>
    </w:pPr>
  </w:p>
  <w:p w14:paraId="2C2421B0" w14:textId="77777777" w:rsidR="00DA64BE" w:rsidRPr="002D77BE" w:rsidRDefault="00DA64BE" w:rsidP="003E553D">
    <w:pPr>
      <w:pStyle w:val="Header"/>
      <w:jc w:val="right"/>
      <w:rPr>
        <w:rFonts w:cs="Times New Roman"/>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C"/>
    <w:multiLevelType w:val="singleLevel"/>
    <w:tmpl w:val="0000000C"/>
    <w:name w:val="WW8Num13"/>
    <w:lvl w:ilvl="0">
      <w:numFmt w:val="bullet"/>
      <w:lvlText w:val="-"/>
      <w:lvlJc w:val="left"/>
      <w:pPr>
        <w:tabs>
          <w:tab w:val="num" w:pos="930"/>
        </w:tabs>
        <w:ind w:left="930" w:hanging="570"/>
      </w:pPr>
      <w:rPr>
        <w:rFonts w:ascii="Times New Roman" w:hAnsi="Times New Roman" w:cs="Times New Roman"/>
      </w:rPr>
    </w:lvl>
  </w:abstractNum>
  <w:abstractNum w:abstractNumId="1" w15:restartNumberingAfterBreak="0">
    <w:nsid w:val="006979DD"/>
    <w:multiLevelType w:val="hybridMultilevel"/>
    <w:tmpl w:val="E800CC5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324813"/>
    <w:multiLevelType w:val="hybridMultilevel"/>
    <w:tmpl w:val="A25C36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5DA1149"/>
    <w:multiLevelType w:val="hybridMultilevel"/>
    <w:tmpl w:val="942865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D87772B"/>
    <w:multiLevelType w:val="hybridMultilevel"/>
    <w:tmpl w:val="F30E21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E6B380F"/>
    <w:multiLevelType w:val="hybridMultilevel"/>
    <w:tmpl w:val="BEFAFE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7" w15:restartNumberingAfterBreak="0">
    <w:nsid w:val="211B482B"/>
    <w:multiLevelType w:val="hybridMultilevel"/>
    <w:tmpl w:val="CA165B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14F1F0F"/>
    <w:multiLevelType w:val="hybridMultilevel"/>
    <w:tmpl w:val="8E3E75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4464470"/>
    <w:multiLevelType w:val="hybridMultilevel"/>
    <w:tmpl w:val="79AACE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61A65DF"/>
    <w:multiLevelType w:val="hybridMultilevel"/>
    <w:tmpl w:val="F4AE5E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85464ED"/>
    <w:multiLevelType w:val="hybridMultilevel"/>
    <w:tmpl w:val="3112DC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3615F8F"/>
    <w:multiLevelType w:val="hybridMultilevel"/>
    <w:tmpl w:val="79B0EA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6B04EAB"/>
    <w:multiLevelType w:val="hybridMultilevel"/>
    <w:tmpl w:val="58CAAD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9024D08"/>
    <w:multiLevelType w:val="multilevel"/>
    <w:tmpl w:val="F49E067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3B5E48E2"/>
    <w:multiLevelType w:val="hybridMultilevel"/>
    <w:tmpl w:val="7222F5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DAC295F"/>
    <w:multiLevelType w:val="hybridMultilevel"/>
    <w:tmpl w:val="C12C2D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9952C9C"/>
    <w:multiLevelType w:val="hybridMultilevel"/>
    <w:tmpl w:val="39C6CD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E79423D"/>
    <w:multiLevelType w:val="hybridMultilevel"/>
    <w:tmpl w:val="C33674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99E54F2"/>
    <w:multiLevelType w:val="hybridMultilevel"/>
    <w:tmpl w:val="37EEFE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AF36E19"/>
    <w:multiLevelType w:val="hybridMultilevel"/>
    <w:tmpl w:val="187A6E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D375EAD"/>
    <w:multiLevelType w:val="hybridMultilevel"/>
    <w:tmpl w:val="DB7CB3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C6B1268"/>
    <w:multiLevelType w:val="hybridMultilevel"/>
    <w:tmpl w:val="C49640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4" w15:restartNumberingAfterBreak="0">
    <w:nsid w:val="70FA65C1"/>
    <w:multiLevelType w:val="hybridMultilevel"/>
    <w:tmpl w:val="D15427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14A6C12"/>
    <w:multiLevelType w:val="hybridMultilevel"/>
    <w:tmpl w:val="615C87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BE01586"/>
    <w:multiLevelType w:val="multilevel"/>
    <w:tmpl w:val="B6AC9C58"/>
    <w:lvl w:ilvl="0">
      <w:start w:val="1"/>
      <w:numFmt w:val="decimal"/>
      <w:pStyle w:val="MFHeading1"/>
      <w:lvlText w:val="%1."/>
      <w:lvlJc w:val="left"/>
      <w:pPr>
        <w:ind w:left="227" w:hanging="227"/>
      </w:pPr>
      <w:rPr>
        <w:rFonts w:hint="default"/>
      </w:rPr>
    </w:lvl>
    <w:lvl w:ilvl="1">
      <w:start w:val="1"/>
      <w:numFmt w:val="decimal"/>
      <w:pStyle w:val="MFHeading2"/>
      <w:lvlText w:val="%1.%2."/>
      <w:lvlJc w:val="left"/>
      <w:pPr>
        <w:tabs>
          <w:tab w:val="num" w:pos="454"/>
        </w:tabs>
        <w:ind w:left="454" w:hanging="454"/>
      </w:pPr>
      <w:rPr>
        <w:rFonts w:hint="default"/>
      </w:rPr>
    </w:lvl>
    <w:lvl w:ilvl="2">
      <w:start w:val="1"/>
      <w:numFmt w:val="decimal"/>
      <w:lvlText w:val="%1.%2.%3."/>
      <w:lvlJc w:val="left"/>
      <w:pPr>
        <w:ind w:left="227" w:hanging="227"/>
      </w:pPr>
      <w:rPr>
        <w:rFonts w:hint="default"/>
      </w:rPr>
    </w:lvl>
    <w:lvl w:ilvl="3">
      <w:start w:val="1"/>
      <w:numFmt w:val="decimal"/>
      <w:lvlText w:val="%1.%2.%3.%4."/>
      <w:lvlJc w:val="left"/>
      <w:pPr>
        <w:ind w:left="227" w:hanging="227"/>
      </w:pPr>
      <w:rPr>
        <w:rFonts w:hint="default"/>
      </w:rPr>
    </w:lvl>
    <w:lvl w:ilvl="4">
      <w:start w:val="1"/>
      <w:numFmt w:val="decimal"/>
      <w:lvlText w:val="%1.%2.%3.%4.%5."/>
      <w:lvlJc w:val="left"/>
      <w:pPr>
        <w:ind w:left="227" w:hanging="227"/>
      </w:pPr>
      <w:rPr>
        <w:rFonts w:hint="default"/>
      </w:rPr>
    </w:lvl>
    <w:lvl w:ilvl="5">
      <w:start w:val="1"/>
      <w:numFmt w:val="decimal"/>
      <w:lvlText w:val="%1.%2.%3.%4.%5.%6."/>
      <w:lvlJc w:val="left"/>
      <w:pPr>
        <w:ind w:left="227" w:hanging="227"/>
      </w:pPr>
      <w:rPr>
        <w:rFonts w:hint="default"/>
      </w:rPr>
    </w:lvl>
    <w:lvl w:ilvl="6">
      <w:start w:val="1"/>
      <w:numFmt w:val="decimal"/>
      <w:lvlText w:val="%1.%2.%3.%4.%5.%6.%7."/>
      <w:lvlJc w:val="left"/>
      <w:pPr>
        <w:ind w:left="227" w:hanging="227"/>
      </w:pPr>
      <w:rPr>
        <w:rFonts w:hint="default"/>
      </w:rPr>
    </w:lvl>
    <w:lvl w:ilvl="7">
      <w:start w:val="1"/>
      <w:numFmt w:val="decimal"/>
      <w:lvlText w:val="%1.%2.%3.%4.%5.%6.%7.%8."/>
      <w:lvlJc w:val="left"/>
      <w:pPr>
        <w:ind w:left="227" w:hanging="227"/>
      </w:pPr>
      <w:rPr>
        <w:rFonts w:hint="default"/>
      </w:rPr>
    </w:lvl>
    <w:lvl w:ilvl="8">
      <w:start w:val="1"/>
      <w:numFmt w:val="decimal"/>
      <w:lvlText w:val="%1.%2.%3.%4.%5.%6.%7.%8.%9."/>
      <w:lvlJc w:val="left"/>
      <w:pPr>
        <w:ind w:left="227" w:hanging="227"/>
      </w:pPr>
      <w:rPr>
        <w:rFonts w:hint="default"/>
      </w:rPr>
    </w:lvl>
  </w:abstractNum>
  <w:num w:numId="1" w16cid:durableId="472337040">
    <w:abstractNumId w:val="26"/>
  </w:num>
  <w:num w:numId="2" w16cid:durableId="1832335005">
    <w:abstractNumId w:val="6"/>
  </w:num>
  <w:num w:numId="3" w16cid:durableId="249823528">
    <w:abstractNumId w:val="23"/>
  </w:num>
  <w:num w:numId="4" w16cid:durableId="790631596">
    <w:abstractNumId w:val="14"/>
  </w:num>
  <w:num w:numId="5" w16cid:durableId="123744520">
    <w:abstractNumId w:val="17"/>
  </w:num>
  <w:num w:numId="6" w16cid:durableId="765271142">
    <w:abstractNumId w:val="12"/>
  </w:num>
  <w:num w:numId="7" w16cid:durableId="1927104685">
    <w:abstractNumId w:val="19"/>
  </w:num>
  <w:num w:numId="8" w16cid:durableId="938415076">
    <w:abstractNumId w:val="18"/>
  </w:num>
  <w:num w:numId="9" w16cid:durableId="1924072467">
    <w:abstractNumId w:val="22"/>
  </w:num>
  <w:num w:numId="10" w16cid:durableId="1493643970">
    <w:abstractNumId w:val="2"/>
  </w:num>
  <w:num w:numId="11" w16cid:durableId="1161849873">
    <w:abstractNumId w:val="4"/>
  </w:num>
  <w:num w:numId="12" w16cid:durableId="1667319792">
    <w:abstractNumId w:val="1"/>
  </w:num>
  <w:num w:numId="13" w16cid:durableId="1422724848">
    <w:abstractNumId w:val="16"/>
  </w:num>
  <w:num w:numId="14" w16cid:durableId="669985371">
    <w:abstractNumId w:val="3"/>
  </w:num>
  <w:num w:numId="15" w16cid:durableId="1391230686">
    <w:abstractNumId w:val="21"/>
  </w:num>
  <w:num w:numId="16" w16cid:durableId="498154590">
    <w:abstractNumId w:val="5"/>
  </w:num>
  <w:num w:numId="17" w16cid:durableId="1132475763">
    <w:abstractNumId w:val="13"/>
  </w:num>
  <w:num w:numId="18" w16cid:durableId="1822309180">
    <w:abstractNumId w:val="9"/>
  </w:num>
  <w:num w:numId="19" w16cid:durableId="1748113857">
    <w:abstractNumId w:val="10"/>
  </w:num>
  <w:num w:numId="20" w16cid:durableId="976763100">
    <w:abstractNumId w:val="7"/>
  </w:num>
  <w:num w:numId="21" w16cid:durableId="1001203658">
    <w:abstractNumId w:val="11"/>
  </w:num>
  <w:num w:numId="22" w16cid:durableId="163667647">
    <w:abstractNumId w:val="8"/>
  </w:num>
  <w:num w:numId="23" w16cid:durableId="866144175">
    <w:abstractNumId w:val="15"/>
  </w:num>
  <w:num w:numId="24" w16cid:durableId="1164583830">
    <w:abstractNumId w:val="25"/>
  </w:num>
  <w:num w:numId="25" w16cid:durableId="226496345">
    <w:abstractNumId w:val="24"/>
  </w:num>
  <w:num w:numId="26" w16cid:durableId="538127041">
    <w:abstractNumId w:val="20"/>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mytro Svyetlichnyy">
    <w15:presenceInfo w15:providerId="AD" w15:userId="S::svyetlic@agh.edu.pl::5aec9d85-d3c9-444c-8285-ee3ea419bff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n-US" w:vendorID="64" w:dllVersion="0" w:nlCheck="1" w:checkStyle="0"/>
  <w:activeWritingStyle w:appName="MSWord" w:lang="pl-PL" w:vendorID="64" w:dllVersion="0" w:nlCheck="1" w:checkStyle="0"/>
  <w:activeWritingStyle w:appName="MSWord" w:lang="en-GB" w:vendorID="64" w:dllVersion="0" w:nlCheck="1" w:checkStyle="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892"/>
    <w:rsid w:val="00000588"/>
    <w:rsid w:val="000015FE"/>
    <w:rsid w:val="00001D1E"/>
    <w:rsid w:val="00002780"/>
    <w:rsid w:val="00002784"/>
    <w:rsid w:val="00002B8F"/>
    <w:rsid w:val="00003233"/>
    <w:rsid w:val="00003405"/>
    <w:rsid w:val="00003B69"/>
    <w:rsid w:val="00003DBA"/>
    <w:rsid w:val="000040F5"/>
    <w:rsid w:val="00004473"/>
    <w:rsid w:val="000050F8"/>
    <w:rsid w:val="0000510F"/>
    <w:rsid w:val="00005496"/>
    <w:rsid w:val="00006411"/>
    <w:rsid w:val="000069E0"/>
    <w:rsid w:val="00006B04"/>
    <w:rsid w:val="00010333"/>
    <w:rsid w:val="000104B1"/>
    <w:rsid w:val="0001051E"/>
    <w:rsid w:val="000116F7"/>
    <w:rsid w:val="00011952"/>
    <w:rsid w:val="000122CF"/>
    <w:rsid w:val="000124B6"/>
    <w:rsid w:val="00012636"/>
    <w:rsid w:val="00012781"/>
    <w:rsid w:val="00012D39"/>
    <w:rsid w:val="00015335"/>
    <w:rsid w:val="00015CC1"/>
    <w:rsid w:val="00015DE9"/>
    <w:rsid w:val="00015E99"/>
    <w:rsid w:val="00016576"/>
    <w:rsid w:val="00016A83"/>
    <w:rsid w:val="00016F6A"/>
    <w:rsid w:val="000216F2"/>
    <w:rsid w:val="00022122"/>
    <w:rsid w:val="000233FB"/>
    <w:rsid w:val="00023920"/>
    <w:rsid w:val="00024727"/>
    <w:rsid w:val="00024A84"/>
    <w:rsid w:val="00025B79"/>
    <w:rsid w:val="00026176"/>
    <w:rsid w:val="00026C1C"/>
    <w:rsid w:val="000275B2"/>
    <w:rsid w:val="000278C4"/>
    <w:rsid w:val="000304C6"/>
    <w:rsid w:val="00030582"/>
    <w:rsid w:val="00031359"/>
    <w:rsid w:val="0003137C"/>
    <w:rsid w:val="000319CF"/>
    <w:rsid w:val="0003298F"/>
    <w:rsid w:val="000333B6"/>
    <w:rsid w:val="000334B6"/>
    <w:rsid w:val="000339F6"/>
    <w:rsid w:val="0003434D"/>
    <w:rsid w:val="00034470"/>
    <w:rsid w:val="0003513C"/>
    <w:rsid w:val="000354D8"/>
    <w:rsid w:val="000358EE"/>
    <w:rsid w:val="000361A8"/>
    <w:rsid w:val="00036A37"/>
    <w:rsid w:val="00037638"/>
    <w:rsid w:val="000401C5"/>
    <w:rsid w:val="0004061C"/>
    <w:rsid w:val="0004063E"/>
    <w:rsid w:val="00041746"/>
    <w:rsid w:val="00043309"/>
    <w:rsid w:val="00043795"/>
    <w:rsid w:val="00043947"/>
    <w:rsid w:val="00044E42"/>
    <w:rsid w:val="00044ECB"/>
    <w:rsid w:val="00045FB7"/>
    <w:rsid w:val="00046145"/>
    <w:rsid w:val="0004640C"/>
    <w:rsid w:val="00047157"/>
    <w:rsid w:val="000471BA"/>
    <w:rsid w:val="00047898"/>
    <w:rsid w:val="000501F0"/>
    <w:rsid w:val="000504D7"/>
    <w:rsid w:val="000505C2"/>
    <w:rsid w:val="0005111A"/>
    <w:rsid w:val="000515B2"/>
    <w:rsid w:val="00052E9F"/>
    <w:rsid w:val="0005382B"/>
    <w:rsid w:val="00053D2D"/>
    <w:rsid w:val="0005408C"/>
    <w:rsid w:val="00054538"/>
    <w:rsid w:val="00054CD7"/>
    <w:rsid w:val="00055960"/>
    <w:rsid w:val="00055D19"/>
    <w:rsid w:val="0005613E"/>
    <w:rsid w:val="000564EA"/>
    <w:rsid w:val="00056A86"/>
    <w:rsid w:val="00056AF1"/>
    <w:rsid w:val="00057B5F"/>
    <w:rsid w:val="00057E52"/>
    <w:rsid w:val="000603F4"/>
    <w:rsid w:val="000606C7"/>
    <w:rsid w:val="00060949"/>
    <w:rsid w:val="00060CA5"/>
    <w:rsid w:val="00061401"/>
    <w:rsid w:val="000615A9"/>
    <w:rsid w:val="00061A3C"/>
    <w:rsid w:val="00061E37"/>
    <w:rsid w:val="0006460A"/>
    <w:rsid w:val="00064674"/>
    <w:rsid w:val="0006522C"/>
    <w:rsid w:val="00065531"/>
    <w:rsid w:val="000656B0"/>
    <w:rsid w:val="00065B61"/>
    <w:rsid w:val="00066345"/>
    <w:rsid w:val="00066CB7"/>
    <w:rsid w:val="00067BF4"/>
    <w:rsid w:val="000701F9"/>
    <w:rsid w:val="000703E3"/>
    <w:rsid w:val="000713DD"/>
    <w:rsid w:val="000714EB"/>
    <w:rsid w:val="00071C92"/>
    <w:rsid w:val="000721C7"/>
    <w:rsid w:val="00072930"/>
    <w:rsid w:val="00072B8B"/>
    <w:rsid w:val="00073327"/>
    <w:rsid w:val="00074AD8"/>
    <w:rsid w:val="00074E89"/>
    <w:rsid w:val="00075459"/>
    <w:rsid w:val="00075B02"/>
    <w:rsid w:val="0007705F"/>
    <w:rsid w:val="00077275"/>
    <w:rsid w:val="0007761E"/>
    <w:rsid w:val="00077716"/>
    <w:rsid w:val="00077C98"/>
    <w:rsid w:val="00081E5A"/>
    <w:rsid w:val="0008213B"/>
    <w:rsid w:val="000839E0"/>
    <w:rsid w:val="000847C2"/>
    <w:rsid w:val="00084BBA"/>
    <w:rsid w:val="000853C5"/>
    <w:rsid w:val="000857FA"/>
    <w:rsid w:val="00085AC6"/>
    <w:rsid w:val="00085ED5"/>
    <w:rsid w:val="000865E6"/>
    <w:rsid w:val="00087E43"/>
    <w:rsid w:val="00090E60"/>
    <w:rsid w:val="00091C11"/>
    <w:rsid w:val="00091CCC"/>
    <w:rsid w:val="00092007"/>
    <w:rsid w:val="000932B6"/>
    <w:rsid w:val="00093D65"/>
    <w:rsid w:val="00094C79"/>
    <w:rsid w:val="0009527D"/>
    <w:rsid w:val="000952DC"/>
    <w:rsid w:val="0009552D"/>
    <w:rsid w:val="00096B27"/>
    <w:rsid w:val="00097063"/>
    <w:rsid w:val="000973DE"/>
    <w:rsid w:val="000A04D7"/>
    <w:rsid w:val="000A0EA2"/>
    <w:rsid w:val="000A1356"/>
    <w:rsid w:val="000A1657"/>
    <w:rsid w:val="000A1B7B"/>
    <w:rsid w:val="000A22CE"/>
    <w:rsid w:val="000A23FB"/>
    <w:rsid w:val="000A2435"/>
    <w:rsid w:val="000A276D"/>
    <w:rsid w:val="000A2907"/>
    <w:rsid w:val="000A3006"/>
    <w:rsid w:val="000A31E6"/>
    <w:rsid w:val="000A343F"/>
    <w:rsid w:val="000A3828"/>
    <w:rsid w:val="000A410C"/>
    <w:rsid w:val="000A4E63"/>
    <w:rsid w:val="000A60F6"/>
    <w:rsid w:val="000A7D7F"/>
    <w:rsid w:val="000A7FA8"/>
    <w:rsid w:val="000A7FD6"/>
    <w:rsid w:val="000B012F"/>
    <w:rsid w:val="000B1B33"/>
    <w:rsid w:val="000B1DB3"/>
    <w:rsid w:val="000B20C8"/>
    <w:rsid w:val="000B3784"/>
    <w:rsid w:val="000B3A96"/>
    <w:rsid w:val="000B3AD7"/>
    <w:rsid w:val="000B441D"/>
    <w:rsid w:val="000B4CA9"/>
    <w:rsid w:val="000B4D99"/>
    <w:rsid w:val="000B5269"/>
    <w:rsid w:val="000B53B7"/>
    <w:rsid w:val="000B5474"/>
    <w:rsid w:val="000B60A7"/>
    <w:rsid w:val="000B61A2"/>
    <w:rsid w:val="000B68BF"/>
    <w:rsid w:val="000C01EC"/>
    <w:rsid w:val="000C0933"/>
    <w:rsid w:val="000C09E6"/>
    <w:rsid w:val="000C102D"/>
    <w:rsid w:val="000C1C82"/>
    <w:rsid w:val="000C1FE1"/>
    <w:rsid w:val="000C211D"/>
    <w:rsid w:val="000C2CDF"/>
    <w:rsid w:val="000C2E64"/>
    <w:rsid w:val="000C4C30"/>
    <w:rsid w:val="000C5A2F"/>
    <w:rsid w:val="000C5B2D"/>
    <w:rsid w:val="000C5D9E"/>
    <w:rsid w:val="000C6F29"/>
    <w:rsid w:val="000C757D"/>
    <w:rsid w:val="000C76C4"/>
    <w:rsid w:val="000C77A8"/>
    <w:rsid w:val="000D0293"/>
    <w:rsid w:val="000D04F3"/>
    <w:rsid w:val="000D0F31"/>
    <w:rsid w:val="000D159A"/>
    <w:rsid w:val="000D190C"/>
    <w:rsid w:val="000D21A0"/>
    <w:rsid w:val="000D2585"/>
    <w:rsid w:val="000D2606"/>
    <w:rsid w:val="000D2614"/>
    <w:rsid w:val="000D34E3"/>
    <w:rsid w:val="000D3840"/>
    <w:rsid w:val="000D384E"/>
    <w:rsid w:val="000D3AA2"/>
    <w:rsid w:val="000D3E09"/>
    <w:rsid w:val="000D418B"/>
    <w:rsid w:val="000D4A0E"/>
    <w:rsid w:val="000D57F7"/>
    <w:rsid w:val="000D5AF4"/>
    <w:rsid w:val="000D5DF9"/>
    <w:rsid w:val="000D6652"/>
    <w:rsid w:val="000D6B68"/>
    <w:rsid w:val="000D6C79"/>
    <w:rsid w:val="000D729E"/>
    <w:rsid w:val="000D77FA"/>
    <w:rsid w:val="000D7B29"/>
    <w:rsid w:val="000D7C25"/>
    <w:rsid w:val="000D7F30"/>
    <w:rsid w:val="000E0696"/>
    <w:rsid w:val="000E0A77"/>
    <w:rsid w:val="000E181A"/>
    <w:rsid w:val="000E1B28"/>
    <w:rsid w:val="000E1CF2"/>
    <w:rsid w:val="000E1FD9"/>
    <w:rsid w:val="000E30B9"/>
    <w:rsid w:val="000E4981"/>
    <w:rsid w:val="000E49C6"/>
    <w:rsid w:val="000E4C62"/>
    <w:rsid w:val="000E52ED"/>
    <w:rsid w:val="000E548D"/>
    <w:rsid w:val="000E5728"/>
    <w:rsid w:val="000E79F4"/>
    <w:rsid w:val="000F0409"/>
    <w:rsid w:val="000F1815"/>
    <w:rsid w:val="000F18E7"/>
    <w:rsid w:val="000F200A"/>
    <w:rsid w:val="000F30B2"/>
    <w:rsid w:val="000F3857"/>
    <w:rsid w:val="000F393C"/>
    <w:rsid w:val="000F44D0"/>
    <w:rsid w:val="000F4772"/>
    <w:rsid w:val="000F4944"/>
    <w:rsid w:val="000F4B54"/>
    <w:rsid w:val="000F519E"/>
    <w:rsid w:val="000F5A5C"/>
    <w:rsid w:val="000F600E"/>
    <w:rsid w:val="000F7734"/>
    <w:rsid w:val="0010086A"/>
    <w:rsid w:val="0010090F"/>
    <w:rsid w:val="0010092A"/>
    <w:rsid w:val="001010AE"/>
    <w:rsid w:val="001010CE"/>
    <w:rsid w:val="001018BF"/>
    <w:rsid w:val="001025F6"/>
    <w:rsid w:val="00102B56"/>
    <w:rsid w:val="001030D0"/>
    <w:rsid w:val="001035BE"/>
    <w:rsid w:val="00104227"/>
    <w:rsid w:val="00104558"/>
    <w:rsid w:val="0010494C"/>
    <w:rsid w:val="00104E4A"/>
    <w:rsid w:val="00105212"/>
    <w:rsid w:val="00105A7A"/>
    <w:rsid w:val="00105B4C"/>
    <w:rsid w:val="0010702E"/>
    <w:rsid w:val="0010738A"/>
    <w:rsid w:val="00107550"/>
    <w:rsid w:val="00107CB3"/>
    <w:rsid w:val="00110490"/>
    <w:rsid w:val="001116F5"/>
    <w:rsid w:val="00111DC0"/>
    <w:rsid w:val="0011285F"/>
    <w:rsid w:val="001129FE"/>
    <w:rsid w:val="00112B8A"/>
    <w:rsid w:val="001132E3"/>
    <w:rsid w:val="00114898"/>
    <w:rsid w:val="001156CC"/>
    <w:rsid w:val="00115722"/>
    <w:rsid w:val="00115B83"/>
    <w:rsid w:val="00116038"/>
    <w:rsid w:val="00116E6D"/>
    <w:rsid w:val="00117870"/>
    <w:rsid w:val="0011795E"/>
    <w:rsid w:val="00121A75"/>
    <w:rsid w:val="00121AE1"/>
    <w:rsid w:val="00121F42"/>
    <w:rsid w:val="00122C79"/>
    <w:rsid w:val="00122E1F"/>
    <w:rsid w:val="001230BC"/>
    <w:rsid w:val="00123AD6"/>
    <w:rsid w:val="00123BD7"/>
    <w:rsid w:val="00124009"/>
    <w:rsid w:val="00124119"/>
    <w:rsid w:val="0012447C"/>
    <w:rsid w:val="00124553"/>
    <w:rsid w:val="001248C8"/>
    <w:rsid w:val="00125395"/>
    <w:rsid w:val="0012567A"/>
    <w:rsid w:val="0012697A"/>
    <w:rsid w:val="0012760A"/>
    <w:rsid w:val="00130436"/>
    <w:rsid w:val="0013057B"/>
    <w:rsid w:val="00130E20"/>
    <w:rsid w:val="0013193A"/>
    <w:rsid w:val="0013197E"/>
    <w:rsid w:val="00132176"/>
    <w:rsid w:val="00132DA4"/>
    <w:rsid w:val="00132F6A"/>
    <w:rsid w:val="0013413E"/>
    <w:rsid w:val="00134196"/>
    <w:rsid w:val="001349F5"/>
    <w:rsid w:val="00135073"/>
    <w:rsid w:val="00135504"/>
    <w:rsid w:val="00135633"/>
    <w:rsid w:val="00135791"/>
    <w:rsid w:val="00135CE4"/>
    <w:rsid w:val="00135F4A"/>
    <w:rsid w:val="00136438"/>
    <w:rsid w:val="001365CF"/>
    <w:rsid w:val="00136993"/>
    <w:rsid w:val="00137812"/>
    <w:rsid w:val="00137A30"/>
    <w:rsid w:val="00137B91"/>
    <w:rsid w:val="00140AF3"/>
    <w:rsid w:val="0014147E"/>
    <w:rsid w:val="00141751"/>
    <w:rsid w:val="00141788"/>
    <w:rsid w:val="00141B0E"/>
    <w:rsid w:val="00141DE9"/>
    <w:rsid w:val="0014204C"/>
    <w:rsid w:val="00142809"/>
    <w:rsid w:val="0014282A"/>
    <w:rsid w:val="00142F39"/>
    <w:rsid w:val="001430C7"/>
    <w:rsid w:val="001430E2"/>
    <w:rsid w:val="00143D6B"/>
    <w:rsid w:val="00144A72"/>
    <w:rsid w:val="001452DD"/>
    <w:rsid w:val="0014538A"/>
    <w:rsid w:val="001458C6"/>
    <w:rsid w:val="00145D9C"/>
    <w:rsid w:val="0014685A"/>
    <w:rsid w:val="00147976"/>
    <w:rsid w:val="00147CF7"/>
    <w:rsid w:val="00147FF7"/>
    <w:rsid w:val="00150117"/>
    <w:rsid w:val="001503E7"/>
    <w:rsid w:val="00150DC4"/>
    <w:rsid w:val="00150E6E"/>
    <w:rsid w:val="001512D2"/>
    <w:rsid w:val="00151D10"/>
    <w:rsid w:val="001525EC"/>
    <w:rsid w:val="0015274D"/>
    <w:rsid w:val="00152959"/>
    <w:rsid w:val="00152D75"/>
    <w:rsid w:val="00153367"/>
    <w:rsid w:val="00153416"/>
    <w:rsid w:val="0015417C"/>
    <w:rsid w:val="00154A96"/>
    <w:rsid w:val="00154AA1"/>
    <w:rsid w:val="00156519"/>
    <w:rsid w:val="001567AB"/>
    <w:rsid w:val="00156BF2"/>
    <w:rsid w:val="00156D61"/>
    <w:rsid w:val="00157810"/>
    <w:rsid w:val="00160193"/>
    <w:rsid w:val="00161426"/>
    <w:rsid w:val="001628DF"/>
    <w:rsid w:val="00163D81"/>
    <w:rsid w:val="00163DEF"/>
    <w:rsid w:val="001645C4"/>
    <w:rsid w:val="001648B5"/>
    <w:rsid w:val="00164EB0"/>
    <w:rsid w:val="001652B7"/>
    <w:rsid w:val="00165577"/>
    <w:rsid w:val="00165935"/>
    <w:rsid w:val="0016710C"/>
    <w:rsid w:val="0017043A"/>
    <w:rsid w:val="00170BF1"/>
    <w:rsid w:val="00170DDA"/>
    <w:rsid w:val="0017172C"/>
    <w:rsid w:val="001722CD"/>
    <w:rsid w:val="00173707"/>
    <w:rsid w:val="00173F5B"/>
    <w:rsid w:val="001740A1"/>
    <w:rsid w:val="00174B43"/>
    <w:rsid w:val="00174DBB"/>
    <w:rsid w:val="00175230"/>
    <w:rsid w:val="00175884"/>
    <w:rsid w:val="00175980"/>
    <w:rsid w:val="001760E8"/>
    <w:rsid w:val="00176586"/>
    <w:rsid w:val="00176C59"/>
    <w:rsid w:val="00176E97"/>
    <w:rsid w:val="00177AF3"/>
    <w:rsid w:val="00177D04"/>
    <w:rsid w:val="00177E8C"/>
    <w:rsid w:val="001800EA"/>
    <w:rsid w:val="00180673"/>
    <w:rsid w:val="00181E8D"/>
    <w:rsid w:val="0018202B"/>
    <w:rsid w:val="00182136"/>
    <w:rsid w:val="0018244C"/>
    <w:rsid w:val="0018255F"/>
    <w:rsid w:val="001832F5"/>
    <w:rsid w:val="0018356E"/>
    <w:rsid w:val="00184F61"/>
    <w:rsid w:val="001856D1"/>
    <w:rsid w:val="00185B39"/>
    <w:rsid w:val="00185DE5"/>
    <w:rsid w:val="00185F57"/>
    <w:rsid w:val="001864BC"/>
    <w:rsid w:val="0018666A"/>
    <w:rsid w:val="00187157"/>
    <w:rsid w:val="00187558"/>
    <w:rsid w:val="00187D31"/>
    <w:rsid w:val="00190010"/>
    <w:rsid w:val="001910A8"/>
    <w:rsid w:val="00191565"/>
    <w:rsid w:val="00191ACC"/>
    <w:rsid w:val="00192C61"/>
    <w:rsid w:val="00193477"/>
    <w:rsid w:val="00193593"/>
    <w:rsid w:val="00193A12"/>
    <w:rsid w:val="00193A37"/>
    <w:rsid w:val="00194FE0"/>
    <w:rsid w:val="0019541B"/>
    <w:rsid w:val="00197AD3"/>
    <w:rsid w:val="001A0176"/>
    <w:rsid w:val="001A01AF"/>
    <w:rsid w:val="001A0934"/>
    <w:rsid w:val="001A2DFC"/>
    <w:rsid w:val="001A40CA"/>
    <w:rsid w:val="001A4281"/>
    <w:rsid w:val="001A4856"/>
    <w:rsid w:val="001A49FA"/>
    <w:rsid w:val="001A4B77"/>
    <w:rsid w:val="001A4F4A"/>
    <w:rsid w:val="001A5191"/>
    <w:rsid w:val="001A5664"/>
    <w:rsid w:val="001A623D"/>
    <w:rsid w:val="001A6B93"/>
    <w:rsid w:val="001A7B9B"/>
    <w:rsid w:val="001B0458"/>
    <w:rsid w:val="001B0591"/>
    <w:rsid w:val="001B0EEB"/>
    <w:rsid w:val="001B1AFB"/>
    <w:rsid w:val="001B2303"/>
    <w:rsid w:val="001B2846"/>
    <w:rsid w:val="001B2EDE"/>
    <w:rsid w:val="001B31C5"/>
    <w:rsid w:val="001B3C92"/>
    <w:rsid w:val="001B3E70"/>
    <w:rsid w:val="001B4201"/>
    <w:rsid w:val="001B4684"/>
    <w:rsid w:val="001B5805"/>
    <w:rsid w:val="001B5C84"/>
    <w:rsid w:val="001B5CF3"/>
    <w:rsid w:val="001B7C19"/>
    <w:rsid w:val="001B7DB4"/>
    <w:rsid w:val="001C077B"/>
    <w:rsid w:val="001C124C"/>
    <w:rsid w:val="001C229A"/>
    <w:rsid w:val="001C269B"/>
    <w:rsid w:val="001C2C94"/>
    <w:rsid w:val="001C3302"/>
    <w:rsid w:val="001C36BA"/>
    <w:rsid w:val="001C3FEF"/>
    <w:rsid w:val="001C4278"/>
    <w:rsid w:val="001C47CA"/>
    <w:rsid w:val="001C50C0"/>
    <w:rsid w:val="001C5819"/>
    <w:rsid w:val="001C586E"/>
    <w:rsid w:val="001C59BA"/>
    <w:rsid w:val="001C5E76"/>
    <w:rsid w:val="001C60E0"/>
    <w:rsid w:val="001C66AF"/>
    <w:rsid w:val="001C77B2"/>
    <w:rsid w:val="001C78B3"/>
    <w:rsid w:val="001C7D22"/>
    <w:rsid w:val="001D13C1"/>
    <w:rsid w:val="001D18FF"/>
    <w:rsid w:val="001D223E"/>
    <w:rsid w:val="001D25ED"/>
    <w:rsid w:val="001D2B38"/>
    <w:rsid w:val="001D33D2"/>
    <w:rsid w:val="001D3D47"/>
    <w:rsid w:val="001D3F55"/>
    <w:rsid w:val="001D41BE"/>
    <w:rsid w:val="001D41F9"/>
    <w:rsid w:val="001D4322"/>
    <w:rsid w:val="001D46E5"/>
    <w:rsid w:val="001D4D7C"/>
    <w:rsid w:val="001D515C"/>
    <w:rsid w:val="001D539D"/>
    <w:rsid w:val="001D663D"/>
    <w:rsid w:val="001D67CF"/>
    <w:rsid w:val="001D6A9D"/>
    <w:rsid w:val="001D6ADF"/>
    <w:rsid w:val="001D6C32"/>
    <w:rsid w:val="001D6C4C"/>
    <w:rsid w:val="001D6DBA"/>
    <w:rsid w:val="001D731F"/>
    <w:rsid w:val="001D7563"/>
    <w:rsid w:val="001E00A1"/>
    <w:rsid w:val="001E0508"/>
    <w:rsid w:val="001E0CC3"/>
    <w:rsid w:val="001E1DF5"/>
    <w:rsid w:val="001E1F06"/>
    <w:rsid w:val="001E2116"/>
    <w:rsid w:val="001E27BB"/>
    <w:rsid w:val="001E3026"/>
    <w:rsid w:val="001E3CF0"/>
    <w:rsid w:val="001E3F61"/>
    <w:rsid w:val="001E48FF"/>
    <w:rsid w:val="001E607F"/>
    <w:rsid w:val="001F06C8"/>
    <w:rsid w:val="001F0C48"/>
    <w:rsid w:val="001F106A"/>
    <w:rsid w:val="001F1492"/>
    <w:rsid w:val="001F1797"/>
    <w:rsid w:val="001F241F"/>
    <w:rsid w:val="001F2669"/>
    <w:rsid w:val="001F2EF0"/>
    <w:rsid w:val="001F3FCF"/>
    <w:rsid w:val="001F41B4"/>
    <w:rsid w:val="001F6DBD"/>
    <w:rsid w:val="001F6E5D"/>
    <w:rsid w:val="001F7796"/>
    <w:rsid w:val="002025A8"/>
    <w:rsid w:val="00202701"/>
    <w:rsid w:val="00202AF9"/>
    <w:rsid w:val="002030CA"/>
    <w:rsid w:val="002032C5"/>
    <w:rsid w:val="002032EA"/>
    <w:rsid w:val="00203B66"/>
    <w:rsid w:val="002058B9"/>
    <w:rsid w:val="002059C5"/>
    <w:rsid w:val="00205A1D"/>
    <w:rsid w:val="00205D3A"/>
    <w:rsid w:val="0020642F"/>
    <w:rsid w:val="00206EE3"/>
    <w:rsid w:val="00207105"/>
    <w:rsid w:val="00207953"/>
    <w:rsid w:val="00207AE8"/>
    <w:rsid w:val="00210191"/>
    <w:rsid w:val="00210B92"/>
    <w:rsid w:val="00211358"/>
    <w:rsid w:val="00211D3B"/>
    <w:rsid w:val="00211E34"/>
    <w:rsid w:val="0021276A"/>
    <w:rsid w:val="0021345F"/>
    <w:rsid w:val="002145CB"/>
    <w:rsid w:val="00214B93"/>
    <w:rsid w:val="00214E4A"/>
    <w:rsid w:val="0021525F"/>
    <w:rsid w:val="00215322"/>
    <w:rsid w:val="00215412"/>
    <w:rsid w:val="002167DF"/>
    <w:rsid w:val="00216E1D"/>
    <w:rsid w:val="00217401"/>
    <w:rsid w:val="00220C91"/>
    <w:rsid w:val="00221737"/>
    <w:rsid w:val="0022239A"/>
    <w:rsid w:val="0022305B"/>
    <w:rsid w:val="00223418"/>
    <w:rsid w:val="0022469E"/>
    <w:rsid w:val="00224DF9"/>
    <w:rsid w:val="002254A9"/>
    <w:rsid w:val="00225724"/>
    <w:rsid w:val="00225804"/>
    <w:rsid w:val="002261D8"/>
    <w:rsid w:val="002262AF"/>
    <w:rsid w:val="00226407"/>
    <w:rsid w:val="00226538"/>
    <w:rsid w:val="002269D2"/>
    <w:rsid w:val="00226BC9"/>
    <w:rsid w:val="00227221"/>
    <w:rsid w:val="00227641"/>
    <w:rsid w:val="00227C31"/>
    <w:rsid w:val="00230301"/>
    <w:rsid w:val="00230319"/>
    <w:rsid w:val="0023034C"/>
    <w:rsid w:val="002310E7"/>
    <w:rsid w:val="00231701"/>
    <w:rsid w:val="0023182D"/>
    <w:rsid w:val="0023327A"/>
    <w:rsid w:val="002339EE"/>
    <w:rsid w:val="00233A94"/>
    <w:rsid w:val="00233BF0"/>
    <w:rsid w:val="00233C14"/>
    <w:rsid w:val="0023438D"/>
    <w:rsid w:val="00234F35"/>
    <w:rsid w:val="00235D17"/>
    <w:rsid w:val="0023600E"/>
    <w:rsid w:val="0023605C"/>
    <w:rsid w:val="00236133"/>
    <w:rsid w:val="00236D5D"/>
    <w:rsid w:val="00236DA6"/>
    <w:rsid w:val="00236FDF"/>
    <w:rsid w:val="002404E2"/>
    <w:rsid w:val="002407AB"/>
    <w:rsid w:val="00241118"/>
    <w:rsid w:val="00241FAA"/>
    <w:rsid w:val="002427C7"/>
    <w:rsid w:val="0024298E"/>
    <w:rsid w:val="00242BA5"/>
    <w:rsid w:val="00244173"/>
    <w:rsid w:val="002445A4"/>
    <w:rsid w:val="002446BE"/>
    <w:rsid w:val="00244CA2"/>
    <w:rsid w:val="00244DB3"/>
    <w:rsid w:val="00244DB9"/>
    <w:rsid w:val="00244F3A"/>
    <w:rsid w:val="00245950"/>
    <w:rsid w:val="00246EA2"/>
    <w:rsid w:val="00247A7F"/>
    <w:rsid w:val="00250DA2"/>
    <w:rsid w:val="00250E20"/>
    <w:rsid w:val="00251E57"/>
    <w:rsid w:val="002523F7"/>
    <w:rsid w:val="002525F9"/>
    <w:rsid w:val="00252C49"/>
    <w:rsid w:val="00252ECA"/>
    <w:rsid w:val="002530D2"/>
    <w:rsid w:val="00253661"/>
    <w:rsid w:val="00253BF7"/>
    <w:rsid w:val="00253BFB"/>
    <w:rsid w:val="00254CC5"/>
    <w:rsid w:val="002552CD"/>
    <w:rsid w:val="00255319"/>
    <w:rsid w:val="0025541A"/>
    <w:rsid w:val="00255699"/>
    <w:rsid w:val="00255757"/>
    <w:rsid w:val="002565A1"/>
    <w:rsid w:val="002604E2"/>
    <w:rsid w:val="00260533"/>
    <w:rsid w:val="002608E8"/>
    <w:rsid w:val="00260FD6"/>
    <w:rsid w:val="002612C5"/>
    <w:rsid w:val="002616A4"/>
    <w:rsid w:val="00261A87"/>
    <w:rsid w:val="00262EDB"/>
    <w:rsid w:val="0026372E"/>
    <w:rsid w:val="00264D82"/>
    <w:rsid w:val="00265302"/>
    <w:rsid w:val="0026684B"/>
    <w:rsid w:val="00266C01"/>
    <w:rsid w:val="002715B3"/>
    <w:rsid w:val="00271922"/>
    <w:rsid w:val="00272338"/>
    <w:rsid w:val="002724CC"/>
    <w:rsid w:val="0027302D"/>
    <w:rsid w:val="00273B66"/>
    <w:rsid w:val="00274F0B"/>
    <w:rsid w:val="00275FA3"/>
    <w:rsid w:val="002764C6"/>
    <w:rsid w:val="002769F9"/>
    <w:rsid w:val="00276FFA"/>
    <w:rsid w:val="00277029"/>
    <w:rsid w:val="002772BE"/>
    <w:rsid w:val="002809FA"/>
    <w:rsid w:val="00280E6D"/>
    <w:rsid w:val="00280EE7"/>
    <w:rsid w:val="002810BE"/>
    <w:rsid w:val="00281545"/>
    <w:rsid w:val="00281BDB"/>
    <w:rsid w:val="00281F02"/>
    <w:rsid w:val="002828E4"/>
    <w:rsid w:val="00282977"/>
    <w:rsid w:val="002830C7"/>
    <w:rsid w:val="00283364"/>
    <w:rsid w:val="002838A6"/>
    <w:rsid w:val="00283928"/>
    <w:rsid w:val="002842A0"/>
    <w:rsid w:val="00284359"/>
    <w:rsid w:val="00285D18"/>
    <w:rsid w:val="002864C5"/>
    <w:rsid w:val="00287112"/>
    <w:rsid w:val="0028754C"/>
    <w:rsid w:val="0028786A"/>
    <w:rsid w:val="00287AF0"/>
    <w:rsid w:val="002903AF"/>
    <w:rsid w:val="00290554"/>
    <w:rsid w:val="00290657"/>
    <w:rsid w:val="00290A92"/>
    <w:rsid w:val="00290B53"/>
    <w:rsid w:val="00290D3B"/>
    <w:rsid w:val="00291785"/>
    <w:rsid w:val="002918EF"/>
    <w:rsid w:val="00291C29"/>
    <w:rsid w:val="002925DE"/>
    <w:rsid w:val="002932AA"/>
    <w:rsid w:val="00294344"/>
    <w:rsid w:val="002949FF"/>
    <w:rsid w:val="00294AD8"/>
    <w:rsid w:val="00294C8D"/>
    <w:rsid w:val="002954EB"/>
    <w:rsid w:val="00295DE8"/>
    <w:rsid w:val="00296E60"/>
    <w:rsid w:val="00297286"/>
    <w:rsid w:val="00297943"/>
    <w:rsid w:val="00297BA4"/>
    <w:rsid w:val="002A0092"/>
    <w:rsid w:val="002A0410"/>
    <w:rsid w:val="002A04FE"/>
    <w:rsid w:val="002A0706"/>
    <w:rsid w:val="002A12A6"/>
    <w:rsid w:val="002A14C5"/>
    <w:rsid w:val="002A2178"/>
    <w:rsid w:val="002A2684"/>
    <w:rsid w:val="002A2CA4"/>
    <w:rsid w:val="002A3E6D"/>
    <w:rsid w:val="002A4276"/>
    <w:rsid w:val="002A45EE"/>
    <w:rsid w:val="002A4EF8"/>
    <w:rsid w:val="002A5480"/>
    <w:rsid w:val="002A665E"/>
    <w:rsid w:val="002A67F8"/>
    <w:rsid w:val="002A69FE"/>
    <w:rsid w:val="002A75DB"/>
    <w:rsid w:val="002A7B3B"/>
    <w:rsid w:val="002B0105"/>
    <w:rsid w:val="002B0E98"/>
    <w:rsid w:val="002B1440"/>
    <w:rsid w:val="002B2A92"/>
    <w:rsid w:val="002B2DCA"/>
    <w:rsid w:val="002B2E01"/>
    <w:rsid w:val="002B32F2"/>
    <w:rsid w:val="002B38A4"/>
    <w:rsid w:val="002B454A"/>
    <w:rsid w:val="002B4679"/>
    <w:rsid w:val="002B5F2F"/>
    <w:rsid w:val="002B7144"/>
    <w:rsid w:val="002B7924"/>
    <w:rsid w:val="002B7F1B"/>
    <w:rsid w:val="002C0185"/>
    <w:rsid w:val="002C07C4"/>
    <w:rsid w:val="002C0CF2"/>
    <w:rsid w:val="002C0CF5"/>
    <w:rsid w:val="002C0EAB"/>
    <w:rsid w:val="002C1226"/>
    <w:rsid w:val="002C1920"/>
    <w:rsid w:val="002C1D8A"/>
    <w:rsid w:val="002C1FC9"/>
    <w:rsid w:val="002C415E"/>
    <w:rsid w:val="002C4670"/>
    <w:rsid w:val="002C4D93"/>
    <w:rsid w:val="002C5744"/>
    <w:rsid w:val="002C5C5F"/>
    <w:rsid w:val="002C60E9"/>
    <w:rsid w:val="002C6516"/>
    <w:rsid w:val="002C7093"/>
    <w:rsid w:val="002C7B65"/>
    <w:rsid w:val="002C7D0E"/>
    <w:rsid w:val="002D0374"/>
    <w:rsid w:val="002D074A"/>
    <w:rsid w:val="002D1611"/>
    <w:rsid w:val="002D1DB6"/>
    <w:rsid w:val="002D2A1F"/>
    <w:rsid w:val="002D2CAC"/>
    <w:rsid w:val="002D2EAE"/>
    <w:rsid w:val="002D3B6C"/>
    <w:rsid w:val="002D4188"/>
    <w:rsid w:val="002D41A1"/>
    <w:rsid w:val="002D46E3"/>
    <w:rsid w:val="002D544F"/>
    <w:rsid w:val="002D5A6E"/>
    <w:rsid w:val="002D5F64"/>
    <w:rsid w:val="002D6172"/>
    <w:rsid w:val="002D67AB"/>
    <w:rsid w:val="002D6872"/>
    <w:rsid w:val="002D6970"/>
    <w:rsid w:val="002D7122"/>
    <w:rsid w:val="002D77BE"/>
    <w:rsid w:val="002D7B75"/>
    <w:rsid w:val="002D7E56"/>
    <w:rsid w:val="002E001C"/>
    <w:rsid w:val="002E07E8"/>
    <w:rsid w:val="002E09DC"/>
    <w:rsid w:val="002E0B9E"/>
    <w:rsid w:val="002E0D07"/>
    <w:rsid w:val="002E0F2E"/>
    <w:rsid w:val="002E1495"/>
    <w:rsid w:val="002E1695"/>
    <w:rsid w:val="002E1BC8"/>
    <w:rsid w:val="002E2401"/>
    <w:rsid w:val="002E3BAF"/>
    <w:rsid w:val="002E47A3"/>
    <w:rsid w:val="002E4EA8"/>
    <w:rsid w:val="002E51CA"/>
    <w:rsid w:val="002E551E"/>
    <w:rsid w:val="002E62FD"/>
    <w:rsid w:val="002E6BDD"/>
    <w:rsid w:val="002E701B"/>
    <w:rsid w:val="002E73B0"/>
    <w:rsid w:val="002E7761"/>
    <w:rsid w:val="002F01C0"/>
    <w:rsid w:val="002F01D4"/>
    <w:rsid w:val="002F164C"/>
    <w:rsid w:val="002F1D19"/>
    <w:rsid w:val="002F25DC"/>
    <w:rsid w:val="002F292D"/>
    <w:rsid w:val="002F2971"/>
    <w:rsid w:val="002F3356"/>
    <w:rsid w:val="002F39F2"/>
    <w:rsid w:val="002F3A07"/>
    <w:rsid w:val="002F3F34"/>
    <w:rsid w:val="002F4170"/>
    <w:rsid w:val="002F4F7F"/>
    <w:rsid w:val="002F562B"/>
    <w:rsid w:val="002F56B2"/>
    <w:rsid w:val="002F575A"/>
    <w:rsid w:val="002F5878"/>
    <w:rsid w:val="002F6849"/>
    <w:rsid w:val="002F76FF"/>
    <w:rsid w:val="002F774F"/>
    <w:rsid w:val="002F7B55"/>
    <w:rsid w:val="003001B5"/>
    <w:rsid w:val="0030031E"/>
    <w:rsid w:val="003004B9"/>
    <w:rsid w:val="003004C1"/>
    <w:rsid w:val="00300CE0"/>
    <w:rsid w:val="00301022"/>
    <w:rsid w:val="00301634"/>
    <w:rsid w:val="00301F90"/>
    <w:rsid w:val="0030223A"/>
    <w:rsid w:val="00302BBD"/>
    <w:rsid w:val="00302FF9"/>
    <w:rsid w:val="0030445C"/>
    <w:rsid w:val="00304A12"/>
    <w:rsid w:val="003050C2"/>
    <w:rsid w:val="003063F0"/>
    <w:rsid w:val="00306A1E"/>
    <w:rsid w:val="00307AD6"/>
    <w:rsid w:val="00310208"/>
    <w:rsid w:val="0031063A"/>
    <w:rsid w:val="003108C4"/>
    <w:rsid w:val="00310B2A"/>
    <w:rsid w:val="00311AE5"/>
    <w:rsid w:val="00312372"/>
    <w:rsid w:val="003125A4"/>
    <w:rsid w:val="003125FE"/>
    <w:rsid w:val="00312D9A"/>
    <w:rsid w:val="003132C0"/>
    <w:rsid w:val="00314143"/>
    <w:rsid w:val="003146A9"/>
    <w:rsid w:val="00315116"/>
    <w:rsid w:val="00315211"/>
    <w:rsid w:val="003159B3"/>
    <w:rsid w:val="00315F1F"/>
    <w:rsid w:val="00316B15"/>
    <w:rsid w:val="00316D60"/>
    <w:rsid w:val="00316E72"/>
    <w:rsid w:val="003179FD"/>
    <w:rsid w:val="00317D57"/>
    <w:rsid w:val="0032017A"/>
    <w:rsid w:val="00320AF2"/>
    <w:rsid w:val="00320C8C"/>
    <w:rsid w:val="003211C4"/>
    <w:rsid w:val="003213AD"/>
    <w:rsid w:val="003230E2"/>
    <w:rsid w:val="0032327A"/>
    <w:rsid w:val="00323809"/>
    <w:rsid w:val="00324690"/>
    <w:rsid w:val="00324F0A"/>
    <w:rsid w:val="00325732"/>
    <w:rsid w:val="00325FDB"/>
    <w:rsid w:val="003262DA"/>
    <w:rsid w:val="0032688C"/>
    <w:rsid w:val="00326D44"/>
    <w:rsid w:val="00326D5C"/>
    <w:rsid w:val="00330219"/>
    <w:rsid w:val="003306EC"/>
    <w:rsid w:val="00330DA7"/>
    <w:rsid w:val="0033116A"/>
    <w:rsid w:val="00331724"/>
    <w:rsid w:val="003323E1"/>
    <w:rsid w:val="003324EB"/>
    <w:rsid w:val="00332903"/>
    <w:rsid w:val="0033295C"/>
    <w:rsid w:val="003334FD"/>
    <w:rsid w:val="003340E1"/>
    <w:rsid w:val="003347AC"/>
    <w:rsid w:val="00335F80"/>
    <w:rsid w:val="003360F1"/>
    <w:rsid w:val="003363C8"/>
    <w:rsid w:val="00336565"/>
    <w:rsid w:val="00336707"/>
    <w:rsid w:val="00337BA5"/>
    <w:rsid w:val="00340628"/>
    <w:rsid w:val="003406C5"/>
    <w:rsid w:val="00340A24"/>
    <w:rsid w:val="00341DDC"/>
    <w:rsid w:val="00342896"/>
    <w:rsid w:val="00342DC1"/>
    <w:rsid w:val="00343683"/>
    <w:rsid w:val="00343AC3"/>
    <w:rsid w:val="00343E24"/>
    <w:rsid w:val="003447C8"/>
    <w:rsid w:val="00344ABB"/>
    <w:rsid w:val="003450A7"/>
    <w:rsid w:val="003450D1"/>
    <w:rsid w:val="003453BF"/>
    <w:rsid w:val="00347642"/>
    <w:rsid w:val="00347A1A"/>
    <w:rsid w:val="003507ED"/>
    <w:rsid w:val="00350F5F"/>
    <w:rsid w:val="003515FC"/>
    <w:rsid w:val="00351730"/>
    <w:rsid w:val="00351B51"/>
    <w:rsid w:val="00351F12"/>
    <w:rsid w:val="00351F80"/>
    <w:rsid w:val="00352AFE"/>
    <w:rsid w:val="0035306F"/>
    <w:rsid w:val="00353147"/>
    <w:rsid w:val="003537EF"/>
    <w:rsid w:val="00354269"/>
    <w:rsid w:val="0035501C"/>
    <w:rsid w:val="0035536B"/>
    <w:rsid w:val="003555DC"/>
    <w:rsid w:val="003556A9"/>
    <w:rsid w:val="00355988"/>
    <w:rsid w:val="00355E77"/>
    <w:rsid w:val="00355F2D"/>
    <w:rsid w:val="003570DA"/>
    <w:rsid w:val="00357A4C"/>
    <w:rsid w:val="00357E76"/>
    <w:rsid w:val="003606A5"/>
    <w:rsid w:val="00361165"/>
    <w:rsid w:val="00361184"/>
    <w:rsid w:val="00361606"/>
    <w:rsid w:val="003618AE"/>
    <w:rsid w:val="0036274C"/>
    <w:rsid w:val="00362875"/>
    <w:rsid w:val="003629B0"/>
    <w:rsid w:val="00362E9F"/>
    <w:rsid w:val="00363510"/>
    <w:rsid w:val="0036415C"/>
    <w:rsid w:val="0036453E"/>
    <w:rsid w:val="00364613"/>
    <w:rsid w:val="00364AFA"/>
    <w:rsid w:val="0036643C"/>
    <w:rsid w:val="00366691"/>
    <w:rsid w:val="00366992"/>
    <w:rsid w:val="00367555"/>
    <w:rsid w:val="003675C2"/>
    <w:rsid w:val="003677BE"/>
    <w:rsid w:val="00370AC0"/>
    <w:rsid w:val="00370E0E"/>
    <w:rsid w:val="00372450"/>
    <w:rsid w:val="003727D3"/>
    <w:rsid w:val="003728C2"/>
    <w:rsid w:val="003728E3"/>
    <w:rsid w:val="00372AFD"/>
    <w:rsid w:val="00373221"/>
    <w:rsid w:val="00373975"/>
    <w:rsid w:val="00374329"/>
    <w:rsid w:val="0037451E"/>
    <w:rsid w:val="0037476A"/>
    <w:rsid w:val="0037488F"/>
    <w:rsid w:val="00374E56"/>
    <w:rsid w:val="00375582"/>
    <w:rsid w:val="00376157"/>
    <w:rsid w:val="00376647"/>
    <w:rsid w:val="0037664B"/>
    <w:rsid w:val="00376715"/>
    <w:rsid w:val="00376BA0"/>
    <w:rsid w:val="00376DDB"/>
    <w:rsid w:val="0037727B"/>
    <w:rsid w:val="00377F25"/>
    <w:rsid w:val="00380AA9"/>
    <w:rsid w:val="00380F22"/>
    <w:rsid w:val="00381311"/>
    <w:rsid w:val="003813CE"/>
    <w:rsid w:val="00382336"/>
    <w:rsid w:val="00382DFD"/>
    <w:rsid w:val="0038398A"/>
    <w:rsid w:val="003843CE"/>
    <w:rsid w:val="003846D1"/>
    <w:rsid w:val="003849E3"/>
    <w:rsid w:val="00385278"/>
    <w:rsid w:val="00385B2A"/>
    <w:rsid w:val="003863B3"/>
    <w:rsid w:val="003870BA"/>
    <w:rsid w:val="00387978"/>
    <w:rsid w:val="00387DDC"/>
    <w:rsid w:val="003908E1"/>
    <w:rsid w:val="00390FB2"/>
    <w:rsid w:val="00391392"/>
    <w:rsid w:val="00391720"/>
    <w:rsid w:val="00391894"/>
    <w:rsid w:val="003927AF"/>
    <w:rsid w:val="00392C85"/>
    <w:rsid w:val="00393510"/>
    <w:rsid w:val="00394605"/>
    <w:rsid w:val="00394919"/>
    <w:rsid w:val="00394E29"/>
    <w:rsid w:val="003957D5"/>
    <w:rsid w:val="00396254"/>
    <w:rsid w:val="00396855"/>
    <w:rsid w:val="003972F8"/>
    <w:rsid w:val="0039779B"/>
    <w:rsid w:val="003A0029"/>
    <w:rsid w:val="003A013B"/>
    <w:rsid w:val="003A0510"/>
    <w:rsid w:val="003A0520"/>
    <w:rsid w:val="003A14A3"/>
    <w:rsid w:val="003A1D22"/>
    <w:rsid w:val="003A24AF"/>
    <w:rsid w:val="003A26DA"/>
    <w:rsid w:val="003A2764"/>
    <w:rsid w:val="003A2AF8"/>
    <w:rsid w:val="003A3B7D"/>
    <w:rsid w:val="003A3B84"/>
    <w:rsid w:val="003A3C7E"/>
    <w:rsid w:val="003A4A6B"/>
    <w:rsid w:val="003A4BBD"/>
    <w:rsid w:val="003A634F"/>
    <w:rsid w:val="003A67F8"/>
    <w:rsid w:val="003A6C28"/>
    <w:rsid w:val="003A6EF0"/>
    <w:rsid w:val="003A799A"/>
    <w:rsid w:val="003A79A5"/>
    <w:rsid w:val="003A7CC2"/>
    <w:rsid w:val="003A7D0B"/>
    <w:rsid w:val="003A7E3D"/>
    <w:rsid w:val="003A7ECC"/>
    <w:rsid w:val="003B04BB"/>
    <w:rsid w:val="003B0EAA"/>
    <w:rsid w:val="003B40E0"/>
    <w:rsid w:val="003B4302"/>
    <w:rsid w:val="003B4EBF"/>
    <w:rsid w:val="003B5828"/>
    <w:rsid w:val="003B587E"/>
    <w:rsid w:val="003B6321"/>
    <w:rsid w:val="003B6680"/>
    <w:rsid w:val="003B7D0D"/>
    <w:rsid w:val="003B7DA1"/>
    <w:rsid w:val="003C0DD8"/>
    <w:rsid w:val="003C1B1D"/>
    <w:rsid w:val="003C22C4"/>
    <w:rsid w:val="003C2840"/>
    <w:rsid w:val="003C2CF8"/>
    <w:rsid w:val="003C3005"/>
    <w:rsid w:val="003C35B9"/>
    <w:rsid w:val="003C3B98"/>
    <w:rsid w:val="003C3CCF"/>
    <w:rsid w:val="003C498C"/>
    <w:rsid w:val="003C51EE"/>
    <w:rsid w:val="003C534E"/>
    <w:rsid w:val="003C5360"/>
    <w:rsid w:val="003C554E"/>
    <w:rsid w:val="003C5A51"/>
    <w:rsid w:val="003C5D21"/>
    <w:rsid w:val="003C5DFD"/>
    <w:rsid w:val="003C65C9"/>
    <w:rsid w:val="003C713C"/>
    <w:rsid w:val="003C72C3"/>
    <w:rsid w:val="003C73F6"/>
    <w:rsid w:val="003C74B6"/>
    <w:rsid w:val="003C7657"/>
    <w:rsid w:val="003D029A"/>
    <w:rsid w:val="003D05A2"/>
    <w:rsid w:val="003D0A38"/>
    <w:rsid w:val="003D0FC1"/>
    <w:rsid w:val="003D1396"/>
    <w:rsid w:val="003D1EF6"/>
    <w:rsid w:val="003D1FA1"/>
    <w:rsid w:val="003D22A1"/>
    <w:rsid w:val="003D2517"/>
    <w:rsid w:val="003D2A77"/>
    <w:rsid w:val="003D34FE"/>
    <w:rsid w:val="003D39BA"/>
    <w:rsid w:val="003D44BE"/>
    <w:rsid w:val="003D4B17"/>
    <w:rsid w:val="003D4C7A"/>
    <w:rsid w:val="003D545D"/>
    <w:rsid w:val="003D5676"/>
    <w:rsid w:val="003D68D2"/>
    <w:rsid w:val="003D72B5"/>
    <w:rsid w:val="003D7978"/>
    <w:rsid w:val="003D7EC3"/>
    <w:rsid w:val="003E03B9"/>
    <w:rsid w:val="003E04AA"/>
    <w:rsid w:val="003E06FF"/>
    <w:rsid w:val="003E0869"/>
    <w:rsid w:val="003E10C9"/>
    <w:rsid w:val="003E133E"/>
    <w:rsid w:val="003E163A"/>
    <w:rsid w:val="003E1F4F"/>
    <w:rsid w:val="003E2013"/>
    <w:rsid w:val="003E250B"/>
    <w:rsid w:val="003E286C"/>
    <w:rsid w:val="003E2BDA"/>
    <w:rsid w:val="003E3407"/>
    <w:rsid w:val="003E3BBC"/>
    <w:rsid w:val="003E457C"/>
    <w:rsid w:val="003E553D"/>
    <w:rsid w:val="003E58FE"/>
    <w:rsid w:val="003E5DF9"/>
    <w:rsid w:val="003E5FDD"/>
    <w:rsid w:val="003E66CE"/>
    <w:rsid w:val="003E692E"/>
    <w:rsid w:val="003E6CC8"/>
    <w:rsid w:val="003E7035"/>
    <w:rsid w:val="003E786F"/>
    <w:rsid w:val="003F0F6D"/>
    <w:rsid w:val="003F158F"/>
    <w:rsid w:val="003F15BE"/>
    <w:rsid w:val="003F1C5F"/>
    <w:rsid w:val="003F21DA"/>
    <w:rsid w:val="003F2BF3"/>
    <w:rsid w:val="003F2CBD"/>
    <w:rsid w:val="003F2CDA"/>
    <w:rsid w:val="003F4211"/>
    <w:rsid w:val="003F58EB"/>
    <w:rsid w:val="003F5C0E"/>
    <w:rsid w:val="003F6083"/>
    <w:rsid w:val="003F737D"/>
    <w:rsid w:val="003F7E2A"/>
    <w:rsid w:val="00400285"/>
    <w:rsid w:val="00400451"/>
    <w:rsid w:val="0040060F"/>
    <w:rsid w:val="004010F9"/>
    <w:rsid w:val="00401475"/>
    <w:rsid w:val="00401DB0"/>
    <w:rsid w:val="004023B1"/>
    <w:rsid w:val="0040295F"/>
    <w:rsid w:val="00404905"/>
    <w:rsid w:val="0040526E"/>
    <w:rsid w:val="00406757"/>
    <w:rsid w:val="00406975"/>
    <w:rsid w:val="00406F39"/>
    <w:rsid w:val="00407411"/>
    <w:rsid w:val="00407AD9"/>
    <w:rsid w:val="0041069D"/>
    <w:rsid w:val="004106B3"/>
    <w:rsid w:val="00410A3B"/>
    <w:rsid w:val="00410C39"/>
    <w:rsid w:val="00412113"/>
    <w:rsid w:val="0041278A"/>
    <w:rsid w:val="004134BA"/>
    <w:rsid w:val="004134E8"/>
    <w:rsid w:val="004147CA"/>
    <w:rsid w:val="00414FE0"/>
    <w:rsid w:val="004154EB"/>
    <w:rsid w:val="0041697B"/>
    <w:rsid w:val="00417042"/>
    <w:rsid w:val="004174CA"/>
    <w:rsid w:val="00420A6E"/>
    <w:rsid w:val="0042187B"/>
    <w:rsid w:val="004226AE"/>
    <w:rsid w:val="00423585"/>
    <w:rsid w:val="00423606"/>
    <w:rsid w:val="00423B50"/>
    <w:rsid w:val="00423CB8"/>
    <w:rsid w:val="00423F5B"/>
    <w:rsid w:val="00424ACC"/>
    <w:rsid w:val="00425ECB"/>
    <w:rsid w:val="00426701"/>
    <w:rsid w:val="00426C8E"/>
    <w:rsid w:val="00427015"/>
    <w:rsid w:val="004275D1"/>
    <w:rsid w:val="004278DE"/>
    <w:rsid w:val="00427958"/>
    <w:rsid w:val="00427CC4"/>
    <w:rsid w:val="0043006C"/>
    <w:rsid w:val="00430F7C"/>
    <w:rsid w:val="0043105F"/>
    <w:rsid w:val="0043120F"/>
    <w:rsid w:val="00431382"/>
    <w:rsid w:val="00432524"/>
    <w:rsid w:val="004327C9"/>
    <w:rsid w:val="0043320C"/>
    <w:rsid w:val="00433A56"/>
    <w:rsid w:val="0043444A"/>
    <w:rsid w:val="00434819"/>
    <w:rsid w:val="00434C3A"/>
    <w:rsid w:val="00435EC2"/>
    <w:rsid w:val="00436073"/>
    <w:rsid w:val="004363C9"/>
    <w:rsid w:val="004368FC"/>
    <w:rsid w:val="0043786C"/>
    <w:rsid w:val="004378B2"/>
    <w:rsid w:val="00437D6C"/>
    <w:rsid w:val="004406BB"/>
    <w:rsid w:val="0044129F"/>
    <w:rsid w:val="004415F9"/>
    <w:rsid w:val="00441A69"/>
    <w:rsid w:val="00441BF2"/>
    <w:rsid w:val="00442270"/>
    <w:rsid w:val="0044263D"/>
    <w:rsid w:val="0044272C"/>
    <w:rsid w:val="00444109"/>
    <w:rsid w:val="0044464B"/>
    <w:rsid w:val="00444997"/>
    <w:rsid w:val="00445183"/>
    <w:rsid w:val="004453F4"/>
    <w:rsid w:val="004458C5"/>
    <w:rsid w:val="0044628D"/>
    <w:rsid w:val="004462AF"/>
    <w:rsid w:val="004463C3"/>
    <w:rsid w:val="00446C34"/>
    <w:rsid w:val="004472A3"/>
    <w:rsid w:val="00447A6F"/>
    <w:rsid w:val="00447B98"/>
    <w:rsid w:val="00447F7B"/>
    <w:rsid w:val="00450024"/>
    <w:rsid w:val="00450E47"/>
    <w:rsid w:val="004519A0"/>
    <w:rsid w:val="0045212F"/>
    <w:rsid w:val="004524D1"/>
    <w:rsid w:val="0045308F"/>
    <w:rsid w:val="00455438"/>
    <w:rsid w:val="004557DA"/>
    <w:rsid w:val="00455CF6"/>
    <w:rsid w:val="00456731"/>
    <w:rsid w:val="004570A2"/>
    <w:rsid w:val="00460349"/>
    <w:rsid w:val="00460EB6"/>
    <w:rsid w:val="004621BD"/>
    <w:rsid w:val="0046228F"/>
    <w:rsid w:val="00462AA0"/>
    <w:rsid w:val="00463B5A"/>
    <w:rsid w:val="00464661"/>
    <w:rsid w:val="00464933"/>
    <w:rsid w:val="00464AF4"/>
    <w:rsid w:val="004652A4"/>
    <w:rsid w:val="0046535A"/>
    <w:rsid w:val="00465433"/>
    <w:rsid w:val="004654A9"/>
    <w:rsid w:val="0046574A"/>
    <w:rsid w:val="00465B0C"/>
    <w:rsid w:val="004665F3"/>
    <w:rsid w:val="00466B29"/>
    <w:rsid w:val="004671B7"/>
    <w:rsid w:val="00467758"/>
    <w:rsid w:val="00467D5F"/>
    <w:rsid w:val="00470263"/>
    <w:rsid w:val="0047038E"/>
    <w:rsid w:val="0047065E"/>
    <w:rsid w:val="00470B96"/>
    <w:rsid w:val="00471978"/>
    <w:rsid w:val="00472919"/>
    <w:rsid w:val="00472D1C"/>
    <w:rsid w:val="00472EEE"/>
    <w:rsid w:val="0047347D"/>
    <w:rsid w:val="00473B91"/>
    <w:rsid w:val="0047489D"/>
    <w:rsid w:val="00474A54"/>
    <w:rsid w:val="004758C0"/>
    <w:rsid w:val="00475B85"/>
    <w:rsid w:val="00475C67"/>
    <w:rsid w:val="00480285"/>
    <w:rsid w:val="004805DB"/>
    <w:rsid w:val="00480894"/>
    <w:rsid w:val="00480A76"/>
    <w:rsid w:val="00481620"/>
    <w:rsid w:val="00482C60"/>
    <w:rsid w:val="00483469"/>
    <w:rsid w:val="0048351D"/>
    <w:rsid w:val="00483FC6"/>
    <w:rsid w:val="00484218"/>
    <w:rsid w:val="00484286"/>
    <w:rsid w:val="00484DED"/>
    <w:rsid w:val="0048594C"/>
    <w:rsid w:val="004859AF"/>
    <w:rsid w:val="00485D62"/>
    <w:rsid w:val="0048713B"/>
    <w:rsid w:val="00487A87"/>
    <w:rsid w:val="0049002D"/>
    <w:rsid w:val="00490116"/>
    <w:rsid w:val="00490A69"/>
    <w:rsid w:val="00490C36"/>
    <w:rsid w:val="004917BB"/>
    <w:rsid w:val="004923E9"/>
    <w:rsid w:val="004923F6"/>
    <w:rsid w:val="0049243B"/>
    <w:rsid w:val="00492FDE"/>
    <w:rsid w:val="00493063"/>
    <w:rsid w:val="004931D4"/>
    <w:rsid w:val="00493ADE"/>
    <w:rsid w:val="00493E34"/>
    <w:rsid w:val="00494E22"/>
    <w:rsid w:val="00494E63"/>
    <w:rsid w:val="00495312"/>
    <w:rsid w:val="004957EB"/>
    <w:rsid w:val="00495829"/>
    <w:rsid w:val="004958F7"/>
    <w:rsid w:val="0049652F"/>
    <w:rsid w:val="00497BC4"/>
    <w:rsid w:val="00497D85"/>
    <w:rsid w:val="004A0339"/>
    <w:rsid w:val="004A0F59"/>
    <w:rsid w:val="004A10E5"/>
    <w:rsid w:val="004A1F6C"/>
    <w:rsid w:val="004A3DD1"/>
    <w:rsid w:val="004A43FE"/>
    <w:rsid w:val="004A4516"/>
    <w:rsid w:val="004A4DCA"/>
    <w:rsid w:val="004A517C"/>
    <w:rsid w:val="004A52B1"/>
    <w:rsid w:val="004A5364"/>
    <w:rsid w:val="004A5AE7"/>
    <w:rsid w:val="004A5F74"/>
    <w:rsid w:val="004A696B"/>
    <w:rsid w:val="004A7A71"/>
    <w:rsid w:val="004B108D"/>
    <w:rsid w:val="004B1521"/>
    <w:rsid w:val="004B159E"/>
    <w:rsid w:val="004B17C6"/>
    <w:rsid w:val="004B17CD"/>
    <w:rsid w:val="004B211F"/>
    <w:rsid w:val="004B36C9"/>
    <w:rsid w:val="004B3C1C"/>
    <w:rsid w:val="004B4B2A"/>
    <w:rsid w:val="004B4C97"/>
    <w:rsid w:val="004B4FBF"/>
    <w:rsid w:val="004B505D"/>
    <w:rsid w:val="004B50B2"/>
    <w:rsid w:val="004B5687"/>
    <w:rsid w:val="004B6FBD"/>
    <w:rsid w:val="004B711E"/>
    <w:rsid w:val="004B7377"/>
    <w:rsid w:val="004B786E"/>
    <w:rsid w:val="004B7B25"/>
    <w:rsid w:val="004B7BEB"/>
    <w:rsid w:val="004C04F1"/>
    <w:rsid w:val="004C05F9"/>
    <w:rsid w:val="004C08FD"/>
    <w:rsid w:val="004C11B2"/>
    <w:rsid w:val="004C1FA5"/>
    <w:rsid w:val="004C34E4"/>
    <w:rsid w:val="004C36A8"/>
    <w:rsid w:val="004C3CF8"/>
    <w:rsid w:val="004C44BA"/>
    <w:rsid w:val="004C48DD"/>
    <w:rsid w:val="004C4B87"/>
    <w:rsid w:val="004C4BB8"/>
    <w:rsid w:val="004C4FD9"/>
    <w:rsid w:val="004C5290"/>
    <w:rsid w:val="004C5701"/>
    <w:rsid w:val="004C5F47"/>
    <w:rsid w:val="004C6EC7"/>
    <w:rsid w:val="004C73A3"/>
    <w:rsid w:val="004D0127"/>
    <w:rsid w:val="004D05CA"/>
    <w:rsid w:val="004D0707"/>
    <w:rsid w:val="004D0DF7"/>
    <w:rsid w:val="004D1188"/>
    <w:rsid w:val="004D203E"/>
    <w:rsid w:val="004D2292"/>
    <w:rsid w:val="004D25F1"/>
    <w:rsid w:val="004D2677"/>
    <w:rsid w:val="004D2809"/>
    <w:rsid w:val="004D29F1"/>
    <w:rsid w:val="004D2B22"/>
    <w:rsid w:val="004D2CAA"/>
    <w:rsid w:val="004D315A"/>
    <w:rsid w:val="004D39D0"/>
    <w:rsid w:val="004D3C84"/>
    <w:rsid w:val="004D4729"/>
    <w:rsid w:val="004D4862"/>
    <w:rsid w:val="004D4890"/>
    <w:rsid w:val="004D52BB"/>
    <w:rsid w:val="004D6805"/>
    <w:rsid w:val="004D6EDD"/>
    <w:rsid w:val="004D78B5"/>
    <w:rsid w:val="004D7A1C"/>
    <w:rsid w:val="004D7C96"/>
    <w:rsid w:val="004D7CCF"/>
    <w:rsid w:val="004D7CF3"/>
    <w:rsid w:val="004E0F3D"/>
    <w:rsid w:val="004E114B"/>
    <w:rsid w:val="004E19E5"/>
    <w:rsid w:val="004E2711"/>
    <w:rsid w:val="004E290A"/>
    <w:rsid w:val="004E2AA4"/>
    <w:rsid w:val="004E37B7"/>
    <w:rsid w:val="004E3B3C"/>
    <w:rsid w:val="004E49FF"/>
    <w:rsid w:val="004E5D63"/>
    <w:rsid w:val="004E5DB6"/>
    <w:rsid w:val="004E611F"/>
    <w:rsid w:val="004E6847"/>
    <w:rsid w:val="004E7116"/>
    <w:rsid w:val="004E766F"/>
    <w:rsid w:val="004E7BDE"/>
    <w:rsid w:val="004E7FB8"/>
    <w:rsid w:val="004F0925"/>
    <w:rsid w:val="004F0B30"/>
    <w:rsid w:val="004F2166"/>
    <w:rsid w:val="004F2342"/>
    <w:rsid w:val="004F2C17"/>
    <w:rsid w:val="004F2E9F"/>
    <w:rsid w:val="004F2EE5"/>
    <w:rsid w:val="004F3006"/>
    <w:rsid w:val="004F4131"/>
    <w:rsid w:val="004F46A0"/>
    <w:rsid w:val="004F4B8F"/>
    <w:rsid w:val="004F4EDF"/>
    <w:rsid w:val="004F525D"/>
    <w:rsid w:val="004F5432"/>
    <w:rsid w:val="004F56EA"/>
    <w:rsid w:val="004F6028"/>
    <w:rsid w:val="004F6092"/>
    <w:rsid w:val="004F63F0"/>
    <w:rsid w:val="004F68E5"/>
    <w:rsid w:val="004F693F"/>
    <w:rsid w:val="004F6D41"/>
    <w:rsid w:val="004F6E8C"/>
    <w:rsid w:val="004F73B9"/>
    <w:rsid w:val="00500132"/>
    <w:rsid w:val="005006E3"/>
    <w:rsid w:val="0050080E"/>
    <w:rsid w:val="00501253"/>
    <w:rsid w:val="005012C0"/>
    <w:rsid w:val="0050193C"/>
    <w:rsid w:val="00501CE6"/>
    <w:rsid w:val="00501FAF"/>
    <w:rsid w:val="00502062"/>
    <w:rsid w:val="005020DB"/>
    <w:rsid w:val="00502219"/>
    <w:rsid w:val="0050240B"/>
    <w:rsid w:val="005031E9"/>
    <w:rsid w:val="0050382C"/>
    <w:rsid w:val="00503D65"/>
    <w:rsid w:val="00504D75"/>
    <w:rsid w:val="00504ED7"/>
    <w:rsid w:val="0050510B"/>
    <w:rsid w:val="005054F6"/>
    <w:rsid w:val="005069B0"/>
    <w:rsid w:val="00507035"/>
    <w:rsid w:val="00507960"/>
    <w:rsid w:val="00507E6D"/>
    <w:rsid w:val="00507FC9"/>
    <w:rsid w:val="00510293"/>
    <w:rsid w:val="0051059C"/>
    <w:rsid w:val="00511355"/>
    <w:rsid w:val="005117EB"/>
    <w:rsid w:val="00511FC6"/>
    <w:rsid w:val="005140B3"/>
    <w:rsid w:val="00514C55"/>
    <w:rsid w:val="005154C4"/>
    <w:rsid w:val="00515EDB"/>
    <w:rsid w:val="00515F8A"/>
    <w:rsid w:val="00516D28"/>
    <w:rsid w:val="0051742D"/>
    <w:rsid w:val="00517856"/>
    <w:rsid w:val="0052043F"/>
    <w:rsid w:val="00520A8C"/>
    <w:rsid w:val="00521C89"/>
    <w:rsid w:val="00522566"/>
    <w:rsid w:val="0052345E"/>
    <w:rsid w:val="00523710"/>
    <w:rsid w:val="0052398E"/>
    <w:rsid w:val="00524249"/>
    <w:rsid w:val="005242BE"/>
    <w:rsid w:val="00524754"/>
    <w:rsid w:val="00524B61"/>
    <w:rsid w:val="00524FD8"/>
    <w:rsid w:val="00525CC5"/>
    <w:rsid w:val="00526776"/>
    <w:rsid w:val="005272A0"/>
    <w:rsid w:val="0052756A"/>
    <w:rsid w:val="00527651"/>
    <w:rsid w:val="00527FF5"/>
    <w:rsid w:val="00530435"/>
    <w:rsid w:val="00530721"/>
    <w:rsid w:val="005309C9"/>
    <w:rsid w:val="00530D35"/>
    <w:rsid w:val="00531760"/>
    <w:rsid w:val="00531A95"/>
    <w:rsid w:val="0053351F"/>
    <w:rsid w:val="00533A59"/>
    <w:rsid w:val="00534C75"/>
    <w:rsid w:val="00535396"/>
    <w:rsid w:val="00535F43"/>
    <w:rsid w:val="005365D4"/>
    <w:rsid w:val="005365D8"/>
    <w:rsid w:val="00537EF0"/>
    <w:rsid w:val="00540149"/>
    <w:rsid w:val="00540FD9"/>
    <w:rsid w:val="00541374"/>
    <w:rsid w:val="0054139D"/>
    <w:rsid w:val="00541C03"/>
    <w:rsid w:val="00541D3A"/>
    <w:rsid w:val="005428B6"/>
    <w:rsid w:val="005431A9"/>
    <w:rsid w:val="00544644"/>
    <w:rsid w:val="0054479D"/>
    <w:rsid w:val="005448D9"/>
    <w:rsid w:val="00544E25"/>
    <w:rsid w:val="005450BF"/>
    <w:rsid w:val="00545107"/>
    <w:rsid w:val="00545291"/>
    <w:rsid w:val="00545CF0"/>
    <w:rsid w:val="00545D86"/>
    <w:rsid w:val="00546378"/>
    <w:rsid w:val="005464C6"/>
    <w:rsid w:val="00546A4A"/>
    <w:rsid w:val="00546DA4"/>
    <w:rsid w:val="005500BA"/>
    <w:rsid w:val="0055054B"/>
    <w:rsid w:val="0055097F"/>
    <w:rsid w:val="005513F5"/>
    <w:rsid w:val="00552345"/>
    <w:rsid w:val="00552504"/>
    <w:rsid w:val="0055297D"/>
    <w:rsid w:val="00552C55"/>
    <w:rsid w:val="00552EC4"/>
    <w:rsid w:val="00553E25"/>
    <w:rsid w:val="00554E8E"/>
    <w:rsid w:val="00555730"/>
    <w:rsid w:val="0055684E"/>
    <w:rsid w:val="00556DD7"/>
    <w:rsid w:val="005574BE"/>
    <w:rsid w:val="00557EB0"/>
    <w:rsid w:val="00560BA2"/>
    <w:rsid w:val="0056194D"/>
    <w:rsid w:val="00561BEB"/>
    <w:rsid w:val="00562DC8"/>
    <w:rsid w:val="005637EB"/>
    <w:rsid w:val="00563D7A"/>
    <w:rsid w:val="00564C0D"/>
    <w:rsid w:val="00566516"/>
    <w:rsid w:val="00566742"/>
    <w:rsid w:val="00567379"/>
    <w:rsid w:val="00567575"/>
    <w:rsid w:val="00567576"/>
    <w:rsid w:val="00567661"/>
    <w:rsid w:val="00567993"/>
    <w:rsid w:val="00567AFC"/>
    <w:rsid w:val="005705F6"/>
    <w:rsid w:val="00570F7B"/>
    <w:rsid w:val="005716D4"/>
    <w:rsid w:val="00571D89"/>
    <w:rsid w:val="00571D9C"/>
    <w:rsid w:val="00572F8B"/>
    <w:rsid w:val="005734BD"/>
    <w:rsid w:val="00573D7F"/>
    <w:rsid w:val="0057447E"/>
    <w:rsid w:val="00574629"/>
    <w:rsid w:val="00574B4C"/>
    <w:rsid w:val="00574DC4"/>
    <w:rsid w:val="005752A2"/>
    <w:rsid w:val="00576470"/>
    <w:rsid w:val="005768A5"/>
    <w:rsid w:val="00577367"/>
    <w:rsid w:val="00577A40"/>
    <w:rsid w:val="00580D4D"/>
    <w:rsid w:val="00580EB7"/>
    <w:rsid w:val="00580ECF"/>
    <w:rsid w:val="0058138A"/>
    <w:rsid w:val="0058172B"/>
    <w:rsid w:val="0058267E"/>
    <w:rsid w:val="005827F8"/>
    <w:rsid w:val="0058290F"/>
    <w:rsid w:val="00583B48"/>
    <w:rsid w:val="0058401D"/>
    <w:rsid w:val="005840FF"/>
    <w:rsid w:val="00584748"/>
    <w:rsid w:val="0058490A"/>
    <w:rsid w:val="005850B7"/>
    <w:rsid w:val="005857AD"/>
    <w:rsid w:val="00586B14"/>
    <w:rsid w:val="00587477"/>
    <w:rsid w:val="005909E6"/>
    <w:rsid w:val="00590FBD"/>
    <w:rsid w:val="00590FCC"/>
    <w:rsid w:val="005916EE"/>
    <w:rsid w:val="0059212E"/>
    <w:rsid w:val="0059281C"/>
    <w:rsid w:val="00593C07"/>
    <w:rsid w:val="00594EEF"/>
    <w:rsid w:val="00595BC5"/>
    <w:rsid w:val="005960D4"/>
    <w:rsid w:val="0059627E"/>
    <w:rsid w:val="00596672"/>
    <w:rsid w:val="00596ADF"/>
    <w:rsid w:val="00597840"/>
    <w:rsid w:val="00597DD5"/>
    <w:rsid w:val="005A13C3"/>
    <w:rsid w:val="005A1E80"/>
    <w:rsid w:val="005A27FD"/>
    <w:rsid w:val="005A28D0"/>
    <w:rsid w:val="005A2BEB"/>
    <w:rsid w:val="005A2C5E"/>
    <w:rsid w:val="005A3D1A"/>
    <w:rsid w:val="005A46F8"/>
    <w:rsid w:val="005A4718"/>
    <w:rsid w:val="005A5533"/>
    <w:rsid w:val="005A64FD"/>
    <w:rsid w:val="005B000E"/>
    <w:rsid w:val="005B003F"/>
    <w:rsid w:val="005B03C4"/>
    <w:rsid w:val="005B07FA"/>
    <w:rsid w:val="005B0B07"/>
    <w:rsid w:val="005B0B34"/>
    <w:rsid w:val="005B1619"/>
    <w:rsid w:val="005B2877"/>
    <w:rsid w:val="005B3058"/>
    <w:rsid w:val="005B3D82"/>
    <w:rsid w:val="005B41B4"/>
    <w:rsid w:val="005B449B"/>
    <w:rsid w:val="005B48D1"/>
    <w:rsid w:val="005B4D1B"/>
    <w:rsid w:val="005B4EAE"/>
    <w:rsid w:val="005B4F9A"/>
    <w:rsid w:val="005B58EB"/>
    <w:rsid w:val="005B5D36"/>
    <w:rsid w:val="005B64B6"/>
    <w:rsid w:val="005B669E"/>
    <w:rsid w:val="005B68FC"/>
    <w:rsid w:val="005B6AF9"/>
    <w:rsid w:val="005B6C81"/>
    <w:rsid w:val="005B6CF0"/>
    <w:rsid w:val="005B6D4F"/>
    <w:rsid w:val="005B74E0"/>
    <w:rsid w:val="005B7763"/>
    <w:rsid w:val="005B7869"/>
    <w:rsid w:val="005B7ADB"/>
    <w:rsid w:val="005B7D2F"/>
    <w:rsid w:val="005B7D51"/>
    <w:rsid w:val="005C157E"/>
    <w:rsid w:val="005C15A9"/>
    <w:rsid w:val="005C1AF1"/>
    <w:rsid w:val="005C2281"/>
    <w:rsid w:val="005C27B6"/>
    <w:rsid w:val="005C2BFE"/>
    <w:rsid w:val="005C305C"/>
    <w:rsid w:val="005C3FA4"/>
    <w:rsid w:val="005C532E"/>
    <w:rsid w:val="005C589D"/>
    <w:rsid w:val="005C62C3"/>
    <w:rsid w:val="005C6968"/>
    <w:rsid w:val="005C737C"/>
    <w:rsid w:val="005C74B9"/>
    <w:rsid w:val="005C76E7"/>
    <w:rsid w:val="005C7A2D"/>
    <w:rsid w:val="005D0394"/>
    <w:rsid w:val="005D184A"/>
    <w:rsid w:val="005D21DB"/>
    <w:rsid w:val="005D239D"/>
    <w:rsid w:val="005D2559"/>
    <w:rsid w:val="005D2AE5"/>
    <w:rsid w:val="005D2BAE"/>
    <w:rsid w:val="005D2F14"/>
    <w:rsid w:val="005D39E8"/>
    <w:rsid w:val="005D3BB8"/>
    <w:rsid w:val="005D3BF8"/>
    <w:rsid w:val="005D3FB3"/>
    <w:rsid w:val="005D40B1"/>
    <w:rsid w:val="005D4B2D"/>
    <w:rsid w:val="005D4B98"/>
    <w:rsid w:val="005D4CD5"/>
    <w:rsid w:val="005D4E7C"/>
    <w:rsid w:val="005D53B4"/>
    <w:rsid w:val="005D63AD"/>
    <w:rsid w:val="005D6539"/>
    <w:rsid w:val="005D6A40"/>
    <w:rsid w:val="005D6AFD"/>
    <w:rsid w:val="005D6B8C"/>
    <w:rsid w:val="005D6E60"/>
    <w:rsid w:val="005D6EAA"/>
    <w:rsid w:val="005D7508"/>
    <w:rsid w:val="005D77F8"/>
    <w:rsid w:val="005D782A"/>
    <w:rsid w:val="005E040F"/>
    <w:rsid w:val="005E0496"/>
    <w:rsid w:val="005E18BA"/>
    <w:rsid w:val="005E1FAF"/>
    <w:rsid w:val="005E284A"/>
    <w:rsid w:val="005E2B9A"/>
    <w:rsid w:val="005E37C0"/>
    <w:rsid w:val="005E3FC6"/>
    <w:rsid w:val="005E40A3"/>
    <w:rsid w:val="005E40E8"/>
    <w:rsid w:val="005E4F2E"/>
    <w:rsid w:val="005E4FA7"/>
    <w:rsid w:val="005E5287"/>
    <w:rsid w:val="005E57E6"/>
    <w:rsid w:val="005E63E8"/>
    <w:rsid w:val="005E6916"/>
    <w:rsid w:val="005E6F04"/>
    <w:rsid w:val="005E757E"/>
    <w:rsid w:val="005E75E9"/>
    <w:rsid w:val="005E7CC4"/>
    <w:rsid w:val="005F014E"/>
    <w:rsid w:val="005F09C2"/>
    <w:rsid w:val="005F0AEA"/>
    <w:rsid w:val="005F0B3D"/>
    <w:rsid w:val="005F23E9"/>
    <w:rsid w:val="005F263D"/>
    <w:rsid w:val="005F3C30"/>
    <w:rsid w:val="005F3E72"/>
    <w:rsid w:val="005F4774"/>
    <w:rsid w:val="005F4C13"/>
    <w:rsid w:val="005F5551"/>
    <w:rsid w:val="005F5D6B"/>
    <w:rsid w:val="005F63FF"/>
    <w:rsid w:val="005F6568"/>
    <w:rsid w:val="005F73DD"/>
    <w:rsid w:val="005F783B"/>
    <w:rsid w:val="00600DEE"/>
    <w:rsid w:val="00603AAB"/>
    <w:rsid w:val="00604892"/>
    <w:rsid w:val="00604D40"/>
    <w:rsid w:val="00605452"/>
    <w:rsid w:val="00605712"/>
    <w:rsid w:val="00605EBA"/>
    <w:rsid w:val="00606172"/>
    <w:rsid w:val="006068DA"/>
    <w:rsid w:val="00606E1C"/>
    <w:rsid w:val="00606E31"/>
    <w:rsid w:val="00607C31"/>
    <w:rsid w:val="00607D11"/>
    <w:rsid w:val="006100E7"/>
    <w:rsid w:val="0061125D"/>
    <w:rsid w:val="006116D0"/>
    <w:rsid w:val="006117C7"/>
    <w:rsid w:val="00612364"/>
    <w:rsid w:val="00612C66"/>
    <w:rsid w:val="0061342B"/>
    <w:rsid w:val="0061354A"/>
    <w:rsid w:val="0061375B"/>
    <w:rsid w:val="006145E2"/>
    <w:rsid w:val="006148E9"/>
    <w:rsid w:val="00614949"/>
    <w:rsid w:val="00614F1A"/>
    <w:rsid w:val="00615C79"/>
    <w:rsid w:val="00616442"/>
    <w:rsid w:val="0061661F"/>
    <w:rsid w:val="006174A8"/>
    <w:rsid w:val="00617E32"/>
    <w:rsid w:val="00620420"/>
    <w:rsid w:val="00620CAF"/>
    <w:rsid w:val="006212C0"/>
    <w:rsid w:val="006222A4"/>
    <w:rsid w:val="00622D21"/>
    <w:rsid w:val="006232DE"/>
    <w:rsid w:val="00623912"/>
    <w:rsid w:val="00623DE8"/>
    <w:rsid w:val="0062421C"/>
    <w:rsid w:val="00624A69"/>
    <w:rsid w:val="00624A92"/>
    <w:rsid w:val="00624C1F"/>
    <w:rsid w:val="00624F12"/>
    <w:rsid w:val="006257BB"/>
    <w:rsid w:val="00625F4B"/>
    <w:rsid w:val="0062636B"/>
    <w:rsid w:val="00627E29"/>
    <w:rsid w:val="00627F62"/>
    <w:rsid w:val="00630822"/>
    <w:rsid w:val="0063116E"/>
    <w:rsid w:val="00631692"/>
    <w:rsid w:val="00632486"/>
    <w:rsid w:val="006339DE"/>
    <w:rsid w:val="00634814"/>
    <w:rsid w:val="00634F4E"/>
    <w:rsid w:val="0063513E"/>
    <w:rsid w:val="00635A43"/>
    <w:rsid w:val="00636115"/>
    <w:rsid w:val="006361D9"/>
    <w:rsid w:val="00636BFF"/>
    <w:rsid w:val="0063785C"/>
    <w:rsid w:val="00640010"/>
    <w:rsid w:val="006401A0"/>
    <w:rsid w:val="0064038F"/>
    <w:rsid w:val="006403E9"/>
    <w:rsid w:val="00640D63"/>
    <w:rsid w:val="0064255A"/>
    <w:rsid w:val="00642B13"/>
    <w:rsid w:val="006435F5"/>
    <w:rsid w:val="00643D81"/>
    <w:rsid w:val="00644223"/>
    <w:rsid w:val="00644EDF"/>
    <w:rsid w:val="00644F0F"/>
    <w:rsid w:val="00645D34"/>
    <w:rsid w:val="00645FB1"/>
    <w:rsid w:val="006466E4"/>
    <w:rsid w:val="00646754"/>
    <w:rsid w:val="00647150"/>
    <w:rsid w:val="006479E4"/>
    <w:rsid w:val="006505BC"/>
    <w:rsid w:val="006507DD"/>
    <w:rsid w:val="00650C8F"/>
    <w:rsid w:val="00651767"/>
    <w:rsid w:val="00652217"/>
    <w:rsid w:val="00652236"/>
    <w:rsid w:val="00652E8E"/>
    <w:rsid w:val="00652F3C"/>
    <w:rsid w:val="0065316E"/>
    <w:rsid w:val="006535D3"/>
    <w:rsid w:val="00654486"/>
    <w:rsid w:val="006545A1"/>
    <w:rsid w:val="0065524C"/>
    <w:rsid w:val="006553E8"/>
    <w:rsid w:val="006558C4"/>
    <w:rsid w:val="00655ECB"/>
    <w:rsid w:val="006560C6"/>
    <w:rsid w:val="006562AE"/>
    <w:rsid w:val="00656BED"/>
    <w:rsid w:val="00657745"/>
    <w:rsid w:val="00657EEA"/>
    <w:rsid w:val="0066168F"/>
    <w:rsid w:val="00663979"/>
    <w:rsid w:val="00664F7A"/>
    <w:rsid w:val="00664FB6"/>
    <w:rsid w:val="006675C6"/>
    <w:rsid w:val="006707C2"/>
    <w:rsid w:val="00671742"/>
    <w:rsid w:val="00672C80"/>
    <w:rsid w:val="00673286"/>
    <w:rsid w:val="00673446"/>
    <w:rsid w:val="00673456"/>
    <w:rsid w:val="00673A81"/>
    <w:rsid w:val="00674667"/>
    <w:rsid w:val="0067497A"/>
    <w:rsid w:val="006749E8"/>
    <w:rsid w:val="00675542"/>
    <w:rsid w:val="006759D5"/>
    <w:rsid w:val="0067623E"/>
    <w:rsid w:val="0067658C"/>
    <w:rsid w:val="00676605"/>
    <w:rsid w:val="00677FD6"/>
    <w:rsid w:val="006832E3"/>
    <w:rsid w:val="00683D92"/>
    <w:rsid w:val="00684255"/>
    <w:rsid w:val="006845D1"/>
    <w:rsid w:val="00684E24"/>
    <w:rsid w:val="006859E7"/>
    <w:rsid w:val="00686663"/>
    <w:rsid w:val="00687196"/>
    <w:rsid w:val="006874A0"/>
    <w:rsid w:val="00690752"/>
    <w:rsid w:val="00690D53"/>
    <w:rsid w:val="006915DA"/>
    <w:rsid w:val="00691AAF"/>
    <w:rsid w:val="00691B85"/>
    <w:rsid w:val="00691F35"/>
    <w:rsid w:val="006921B5"/>
    <w:rsid w:val="006927BC"/>
    <w:rsid w:val="00692A78"/>
    <w:rsid w:val="00692C1B"/>
    <w:rsid w:val="00693146"/>
    <w:rsid w:val="00693442"/>
    <w:rsid w:val="00693447"/>
    <w:rsid w:val="0069350F"/>
    <w:rsid w:val="00693817"/>
    <w:rsid w:val="006938A0"/>
    <w:rsid w:val="00693CA9"/>
    <w:rsid w:val="00693F2D"/>
    <w:rsid w:val="00694181"/>
    <w:rsid w:val="00694332"/>
    <w:rsid w:val="0069455F"/>
    <w:rsid w:val="006945F7"/>
    <w:rsid w:val="0069468D"/>
    <w:rsid w:val="00697DBD"/>
    <w:rsid w:val="006A0682"/>
    <w:rsid w:val="006A15A6"/>
    <w:rsid w:val="006A1CDB"/>
    <w:rsid w:val="006A1E00"/>
    <w:rsid w:val="006A2235"/>
    <w:rsid w:val="006A312D"/>
    <w:rsid w:val="006A3170"/>
    <w:rsid w:val="006A4A02"/>
    <w:rsid w:val="006A4B2F"/>
    <w:rsid w:val="006A4FD8"/>
    <w:rsid w:val="006A5086"/>
    <w:rsid w:val="006A77F1"/>
    <w:rsid w:val="006B0B91"/>
    <w:rsid w:val="006B0E98"/>
    <w:rsid w:val="006B13B7"/>
    <w:rsid w:val="006B199A"/>
    <w:rsid w:val="006B1AD7"/>
    <w:rsid w:val="006B1DFE"/>
    <w:rsid w:val="006B28D5"/>
    <w:rsid w:val="006B3397"/>
    <w:rsid w:val="006B3488"/>
    <w:rsid w:val="006B3E9D"/>
    <w:rsid w:val="006B6C30"/>
    <w:rsid w:val="006B6D1F"/>
    <w:rsid w:val="006B6F79"/>
    <w:rsid w:val="006B74B9"/>
    <w:rsid w:val="006B78B5"/>
    <w:rsid w:val="006C0AED"/>
    <w:rsid w:val="006C1416"/>
    <w:rsid w:val="006C1BD8"/>
    <w:rsid w:val="006C1D3A"/>
    <w:rsid w:val="006C22A2"/>
    <w:rsid w:val="006C36C6"/>
    <w:rsid w:val="006C4D57"/>
    <w:rsid w:val="006C5C57"/>
    <w:rsid w:val="006C61D5"/>
    <w:rsid w:val="006C6A8B"/>
    <w:rsid w:val="006C6E3D"/>
    <w:rsid w:val="006D09D8"/>
    <w:rsid w:val="006D121F"/>
    <w:rsid w:val="006D190F"/>
    <w:rsid w:val="006D1970"/>
    <w:rsid w:val="006D1E91"/>
    <w:rsid w:val="006D2435"/>
    <w:rsid w:val="006D2FE5"/>
    <w:rsid w:val="006D30DE"/>
    <w:rsid w:val="006D4A56"/>
    <w:rsid w:val="006D5855"/>
    <w:rsid w:val="006D5D25"/>
    <w:rsid w:val="006D5ED5"/>
    <w:rsid w:val="006D65C7"/>
    <w:rsid w:val="006D68FE"/>
    <w:rsid w:val="006D6BB5"/>
    <w:rsid w:val="006D7571"/>
    <w:rsid w:val="006D783A"/>
    <w:rsid w:val="006D7B0C"/>
    <w:rsid w:val="006D7E23"/>
    <w:rsid w:val="006E0312"/>
    <w:rsid w:val="006E0A6E"/>
    <w:rsid w:val="006E11A1"/>
    <w:rsid w:val="006E143F"/>
    <w:rsid w:val="006E1731"/>
    <w:rsid w:val="006E2834"/>
    <w:rsid w:val="006E2C21"/>
    <w:rsid w:val="006E43E3"/>
    <w:rsid w:val="006E4E4C"/>
    <w:rsid w:val="006E6C91"/>
    <w:rsid w:val="006E7650"/>
    <w:rsid w:val="006F0BD0"/>
    <w:rsid w:val="006F0F28"/>
    <w:rsid w:val="006F1067"/>
    <w:rsid w:val="006F1C97"/>
    <w:rsid w:val="006F218A"/>
    <w:rsid w:val="006F24AA"/>
    <w:rsid w:val="006F31BE"/>
    <w:rsid w:val="006F3343"/>
    <w:rsid w:val="006F3A3D"/>
    <w:rsid w:val="006F3DC7"/>
    <w:rsid w:val="006F4A9D"/>
    <w:rsid w:val="006F53A7"/>
    <w:rsid w:val="006F5816"/>
    <w:rsid w:val="006F6599"/>
    <w:rsid w:val="006F6665"/>
    <w:rsid w:val="006F6F1A"/>
    <w:rsid w:val="006F7448"/>
    <w:rsid w:val="006F78F0"/>
    <w:rsid w:val="006F7A78"/>
    <w:rsid w:val="006F7AB6"/>
    <w:rsid w:val="00700094"/>
    <w:rsid w:val="0070052D"/>
    <w:rsid w:val="00700AA3"/>
    <w:rsid w:val="0070103B"/>
    <w:rsid w:val="00701618"/>
    <w:rsid w:val="00701962"/>
    <w:rsid w:val="00701CF0"/>
    <w:rsid w:val="00702A6A"/>
    <w:rsid w:val="007030A7"/>
    <w:rsid w:val="007033FC"/>
    <w:rsid w:val="00705130"/>
    <w:rsid w:val="0070545E"/>
    <w:rsid w:val="00706370"/>
    <w:rsid w:val="007066B8"/>
    <w:rsid w:val="00706ACE"/>
    <w:rsid w:val="00707562"/>
    <w:rsid w:val="00707DDC"/>
    <w:rsid w:val="00710734"/>
    <w:rsid w:val="00710A44"/>
    <w:rsid w:val="00712BF5"/>
    <w:rsid w:val="00712F19"/>
    <w:rsid w:val="007135AE"/>
    <w:rsid w:val="00713626"/>
    <w:rsid w:val="00713A90"/>
    <w:rsid w:val="00713C16"/>
    <w:rsid w:val="007144C9"/>
    <w:rsid w:val="0071451F"/>
    <w:rsid w:val="0071590D"/>
    <w:rsid w:val="00715A14"/>
    <w:rsid w:val="00716007"/>
    <w:rsid w:val="007168A0"/>
    <w:rsid w:val="00716E20"/>
    <w:rsid w:val="00717330"/>
    <w:rsid w:val="00717C82"/>
    <w:rsid w:val="00717CDE"/>
    <w:rsid w:val="00717D12"/>
    <w:rsid w:val="00717DB6"/>
    <w:rsid w:val="00720946"/>
    <w:rsid w:val="00721379"/>
    <w:rsid w:val="00721F9C"/>
    <w:rsid w:val="00722035"/>
    <w:rsid w:val="00722340"/>
    <w:rsid w:val="007225C3"/>
    <w:rsid w:val="00723058"/>
    <w:rsid w:val="00724628"/>
    <w:rsid w:val="00725058"/>
    <w:rsid w:val="007262BC"/>
    <w:rsid w:val="00726369"/>
    <w:rsid w:val="00726AB8"/>
    <w:rsid w:val="007301D8"/>
    <w:rsid w:val="00730FE9"/>
    <w:rsid w:val="00731027"/>
    <w:rsid w:val="00731C65"/>
    <w:rsid w:val="00733406"/>
    <w:rsid w:val="00733C84"/>
    <w:rsid w:val="00734942"/>
    <w:rsid w:val="00734D85"/>
    <w:rsid w:val="00734FA9"/>
    <w:rsid w:val="00735425"/>
    <w:rsid w:val="00736076"/>
    <w:rsid w:val="007363EE"/>
    <w:rsid w:val="007371F0"/>
    <w:rsid w:val="00741EDB"/>
    <w:rsid w:val="00742473"/>
    <w:rsid w:val="00742936"/>
    <w:rsid w:val="007430D6"/>
    <w:rsid w:val="007444A2"/>
    <w:rsid w:val="0074483C"/>
    <w:rsid w:val="0074544A"/>
    <w:rsid w:val="00745B34"/>
    <w:rsid w:val="00745F70"/>
    <w:rsid w:val="0074649E"/>
    <w:rsid w:val="007465D4"/>
    <w:rsid w:val="0074660C"/>
    <w:rsid w:val="007467C9"/>
    <w:rsid w:val="00750A4F"/>
    <w:rsid w:val="0075116E"/>
    <w:rsid w:val="007511F6"/>
    <w:rsid w:val="0075167E"/>
    <w:rsid w:val="00751B10"/>
    <w:rsid w:val="007524BA"/>
    <w:rsid w:val="0075303C"/>
    <w:rsid w:val="00753B25"/>
    <w:rsid w:val="007541E1"/>
    <w:rsid w:val="0075593E"/>
    <w:rsid w:val="00755BD4"/>
    <w:rsid w:val="00755D67"/>
    <w:rsid w:val="007567CB"/>
    <w:rsid w:val="00756BDA"/>
    <w:rsid w:val="007570B5"/>
    <w:rsid w:val="0075713C"/>
    <w:rsid w:val="00757189"/>
    <w:rsid w:val="007575B7"/>
    <w:rsid w:val="007603B3"/>
    <w:rsid w:val="0076088F"/>
    <w:rsid w:val="00760E4D"/>
    <w:rsid w:val="00761157"/>
    <w:rsid w:val="0076144A"/>
    <w:rsid w:val="007625ED"/>
    <w:rsid w:val="00762790"/>
    <w:rsid w:val="00762B55"/>
    <w:rsid w:val="00763C47"/>
    <w:rsid w:val="00763CB4"/>
    <w:rsid w:val="0076410E"/>
    <w:rsid w:val="00764C94"/>
    <w:rsid w:val="0076515B"/>
    <w:rsid w:val="007653D5"/>
    <w:rsid w:val="007658BA"/>
    <w:rsid w:val="007665A6"/>
    <w:rsid w:val="00767796"/>
    <w:rsid w:val="00770AE2"/>
    <w:rsid w:val="00770FDA"/>
    <w:rsid w:val="0077124A"/>
    <w:rsid w:val="00771847"/>
    <w:rsid w:val="00771F92"/>
    <w:rsid w:val="007724C7"/>
    <w:rsid w:val="00772732"/>
    <w:rsid w:val="0077293F"/>
    <w:rsid w:val="0077418B"/>
    <w:rsid w:val="00774482"/>
    <w:rsid w:val="00774859"/>
    <w:rsid w:val="00774EC6"/>
    <w:rsid w:val="007756FA"/>
    <w:rsid w:val="00775966"/>
    <w:rsid w:val="00775DDC"/>
    <w:rsid w:val="00776187"/>
    <w:rsid w:val="007769F4"/>
    <w:rsid w:val="00776D4C"/>
    <w:rsid w:val="00777A82"/>
    <w:rsid w:val="00780520"/>
    <w:rsid w:val="00780E59"/>
    <w:rsid w:val="00782313"/>
    <w:rsid w:val="0078253C"/>
    <w:rsid w:val="00782BE9"/>
    <w:rsid w:val="0078300F"/>
    <w:rsid w:val="00784132"/>
    <w:rsid w:val="007848C8"/>
    <w:rsid w:val="00784D13"/>
    <w:rsid w:val="00786271"/>
    <w:rsid w:val="00786EB0"/>
    <w:rsid w:val="0078703B"/>
    <w:rsid w:val="00787144"/>
    <w:rsid w:val="00787213"/>
    <w:rsid w:val="00790750"/>
    <w:rsid w:val="007910A8"/>
    <w:rsid w:val="007927F1"/>
    <w:rsid w:val="00792818"/>
    <w:rsid w:val="00793877"/>
    <w:rsid w:val="007942D2"/>
    <w:rsid w:val="0079481C"/>
    <w:rsid w:val="00795DFC"/>
    <w:rsid w:val="00796309"/>
    <w:rsid w:val="00796511"/>
    <w:rsid w:val="007966EB"/>
    <w:rsid w:val="00796F38"/>
    <w:rsid w:val="00797620"/>
    <w:rsid w:val="0079763F"/>
    <w:rsid w:val="00797690"/>
    <w:rsid w:val="007A0EA0"/>
    <w:rsid w:val="007A131B"/>
    <w:rsid w:val="007A1A38"/>
    <w:rsid w:val="007A1C85"/>
    <w:rsid w:val="007A26BE"/>
    <w:rsid w:val="007A2993"/>
    <w:rsid w:val="007A347D"/>
    <w:rsid w:val="007A3627"/>
    <w:rsid w:val="007A366E"/>
    <w:rsid w:val="007A392C"/>
    <w:rsid w:val="007A4E7C"/>
    <w:rsid w:val="007A63B3"/>
    <w:rsid w:val="007A650A"/>
    <w:rsid w:val="007A6AAB"/>
    <w:rsid w:val="007A6C2B"/>
    <w:rsid w:val="007B0D83"/>
    <w:rsid w:val="007B10C3"/>
    <w:rsid w:val="007B15A8"/>
    <w:rsid w:val="007B1BD3"/>
    <w:rsid w:val="007B1D8E"/>
    <w:rsid w:val="007B1FEB"/>
    <w:rsid w:val="007B2CD0"/>
    <w:rsid w:val="007B303A"/>
    <w:rsid w:val="007B3B79"/>
    <w:rsid w:val="007B4665"/>
    <w:rsid w:val="007B5556"/>
    <w:rsid w:val="007B606C"/>
    <w:rsid w:val="007B63F7"/>
    <w:rsid w:val="007B6409"/>
    <w:rsid w:val="007B6465"/>
    <w:rsid w:val="007B67E9"/>
    <w:rsid w:val="007B6DDA"/>
    <w:rsid w:val="007B7291"/>
    <w:rsid w:val="007B735D"/>
    <w:rsid w:val="007B73A5"/>
    <w:rsid w:val="007B7A81"/>
    <w:rsid w:val="007B7C08"/>
    <w:rsid w:val="007B7F5E"/>
    <w:rsid w:val="007C01B4"/>
    <w:rsid w:val="007C0861"/>
    <w:rsid w:val="007C0B87"/>
    <w:rsid w:val="007C0D9D"/>
    <w:rsid w:val="007C1242"/>
    <w:rsid w:val="007C13CA"/>
    <w:rsid w:val="007C170E"/>
    <w:rsid w:val="007C1A0B"/>
    <w:rsid w:val="007C30B6"/>
    <w:rsid w:val="007C3216"/>
    <w:rsid w:val="007C381A"/>
    <w:rsid w:val="007C3958"/>
    <w:rsid w:val="007C407A"/>
    <w:rsid w:val="007C462D"/>
    <w:rsid w:val="007C53D4"/>
    <w:rsid w:val="007C5866"/>
    <w:rsid w:val="007C589A"/>
    <w:rsid w:val="007C5DE1"/>
    <w:rsid w:val="007C648D"/>
    <w:rsid w:val="007C64A5"/>
    <w:rsid w:val="007C6B39"/>
    <w:rsid w:val="007C7315"/>
    <w:rsid w:val="007C7C89"/>
    <w:rsid w:val="007D0859"/>
    <w:rsid w:val="007D1674"/>
    <w:rsid w:val="007D196E"/>
    <w:rsid w:val="007D1BD5"/>
    <w:rsid w:val="007D3994"/>
    <w:rsid w:val="007D3ACE"/>
    <w:rsid w:val="007D44CE"/>
    <w:rsid w:val="007D4F1E"/>
    <w:rsid w:val="007D5475"/>
    <w:rsid w:val="007D54F4"/>
    <w:rsid w:val="007D5548"/>
    <w:rsid w:val="007D5BD5"/>
    <w:rsid w:val="007D6978"/>
    <w:rsid w:val="007D6C64"/>
    <w:rsid w:val="007D6C68"/>
    <w:rsid w:val="007D7596"/>
    <w:rsid w:val="007D78D9"/>
    <w:rsid w:val="007D7C4F"/>
    <w:rsid w:val="007E0A1C"/>
    <w:rsid w:val="007E24D0"/>
    <w:rsid w:val="007E2BE1"/>
    <w:rsid w:val="007E2DAE"/>
    <w:rsid w:val="007E3329"/>
    <w:rsid w:val="007E420F"/>
    <w:rsid w:val="007E449A"/>
    <w:rsid w:val="007E45FA"/>
    <w:rsid w:val="007E4F47"/>
    <w:rsid w:val="007E5438"/>
    <w:rsid w:val="007E594D"/>
    <w:rsid w:val="007E6671"/>
    <w:rsid w:val="007E6BDE"/>
    <w:rsid w:val="007E6CE3"/>
    <w:rsid w:val="007E7147"/>
    <w:rsid w:val="007E72B8"/>
    <w:rsid w:val="007F01A7"/>
    <w:rsid w:val="007F0604"/>
    <w:rsid w:val="007F0713"/>
    <w:rsid w:val="007F1012"/>
    <w:rsid w:val="007F237D"/>
    <w:rsid w:val="007F2732"/>
    <w:rsid w:val="007F2889"/>
    <w:rsid w:val="007F3F48"/>
    <w:rsid w:val="007F46CB"/>
    <w:rsid w:val="007F4796"/>
    <w:rsid w:val="007F4994"/>
    <w:rsid w:val="007F4B9F"/>
    <w:rsid w:val="007F4DC0"/>
    <w:rsid w:val="007F64DB"/>
    <w:rsid w:val="007F6521"/>
    <w:rsid w:val="007F7019"/>
    <w:rsid w:val="007F7251"/>
    <w:rsid w:val="007F7714"/>
    <w:rsid w:val="007F78AC"/>
    <w:rsid w:val="00800D25"/>
    <w:rsid w:val="00800D70"/>
    <w:rsid w:val="00800DB4"/>
    <w:rsid w:val="00800DF8"/>
    <w:rsid w:val="00801286"/>
    <w:rsid w:val="008019F2"/>
    <w:rsid w:val="00801C94"/>
    <w:rsid w:val="00801CB3"/>
    <w:rsid w:val="00801D2A"/>
    <w:rsid w:val="00801E9A"/>
    <w:rsid w:val="00801ECF"/>
    <w:rsid w:val="008020AE"/>
    <w:rsid w:val="00802402"/>
    <w:rsid w:val="00802AC0"/>
    <w:rsid w:val="00804727"/>
    <w:rsid w:val="00804E15"/>
    <w:rsid w:val="0080507E"/>
    <w:rsid w:val="008055C3"/>
    <w:rsid w:val="00806C2F"/>
    <w:rsid w:val="00806FA6"/>
    <w:rsid w:val="008102D3"/>
    <w:rsid w:val="008104B7"/>
    <w:rsid w:val="008105A2"/>
    <w:rsid w:val="00810F3B"/>
    <w:rsid w:val="00812078"/>
    <w:rsid w:val="00812273"/>
    <w:rsid w:val="0081258A"/>
    <w:rsid w:val="00812B75"/>
    <w:rsid w:val="0081330C"/>
    <w:rsid w:val="0081475B"/>
    <w:rsid w:val="00815726"/>
    <w:rsid w:val="0081582B"/>
    <w:rsid w:val="00815C88"/>
    <w:rsid w:val="00816438"/>
    <w:rsid w:val="0081662F"/>
    <w:rsid w:val="00816985"/>
    <w:rsid w:val="00816C9A"/>
    <w:rsid w:val="008172D9"/>
    <w:rsid w:val="00817FE6"/>
    <w:rsid w:val="00820610"/>
    <w:rsid w:val="00820DD3"/>
    <w:rsid w:val="0082129D"/>
    <w:rsid w:val="0082172A"/>
    <w:rsid w:val="00821F20"/>
    <w:rsid w:val="00822123"/>
    <w:rsid w:val="00822FEB"/>
    <w:rsid w:val="008235B6"/>
    <w:rsid w:val="00823FA5"/>
    <w:rsid w:val="008242A3"/>
    <w:rsid w:val="0082528F"/>
    <w:rsid w:val="008255B8"/>
    <w:rsid w:val="0082628F"/>
    <w:rsid w:val="00826B56"/>
    <w:rsid w:val="00826B7B"/>
    <w:rsid w:val="00826C6A"/>
    <w:rsid w:val="00826EC9"/>
    <w:rsid w:val="008271B5"/>
    <w:rsid w:val="00827231"/>
    <w:rsid w:val="008273D2"/>
    <w:rsid w:val="0082752A"/>
    <w:rsid w:val="008278D7"/>
    <w:rsid w:val="00827AC3"/>
    <w:rsid w:val="00830E10"/>
    <w:rsid w:val="00831566"/>
    <w:rsid w:val="00831DC9"/>
    <w:rsid w:val="00831FEA"/>
    <w:rsid w:val="0083204F"/>
    <w:rsid w:val="0083231A"/>
    <w:rsid w:val="00832F8F"/>
    <w:rsid w:val="008331B4"/>
    <w:rsid w:val="00833220"/>
    <w:rsid w:val="00833D5E"/>
    <w:rsid w:val="0083423D"/>
    <w:rsid w:val="00834C6B"/>
    <w:rsid w:val="00835347"/>
    <w:rsid w:val="008364CF"/>
    <w:rsid w:val="008369E6"/>
    <w:rsid w:val="00836E31"/>
    <w:rsid w:val="00837BCB"/>
    <w:rsid w:val="00840220"/>
    <w:rsid w:val="00841727"/>
    <w:rsid w:val="00841C19"/>
    <w:rsid w:val="00841F01"/>
    <w:rsid w:val="00842065"/>
    <w:rsid w:val="00842A2D"/>
    <w:rsid w:val="00842CF7"/>
    <w:rsid w:val="00843223"/>
    <w:rsid w:val="008433DB"/>
    <w:rsid w:val="00843444"/>
    <w:rsid w:val="008436E3"/>
    <w:rsid w:val="00844359"/>
    <w:rsid w:val="00844F85"/>
    <w:rsid w:val="00845A52"/>
    <w:rsid w:val="00845A88"/>
    <w:rsid w:val="008460FD"/>
    <w:rsid w:val="00846515"/>
    <w:rsid w:val="00846B4B"/>
    <w:rsid w:val="008470B3"/>
    <w:rsid w:val="00847AC5"/>
    <w:rsid w:val="00850006"/>
    <w:rsid w:val="008509A0"/>
    <w:rsid w:val="00851409"/>
    <w:rsid w:val="00853490"/>
    <w:rsid w:val="00853918"/>
    <w:rsid w:val="00853AA4"/>
    <w:rsid w:val="00853B82"/>
    <w:rsid w:val="00854CA9"/>
    <w:rsid w:val="00855C21"/>
    <w:rsid w:val="00856733"/>
    <w:rsid w:val="00856883"/>
    <w:rsid w:val="008569BC"/>
    <w:rsid w:val="00856AFF"/>
    <w:rsid w:val="00856B3F"/>
    <w:rsid w:val="0086053B"/>
    <w:rsid w:val="00860DA5"/>
    <w:rsid w:val="008616FA"/>
    <w:rsid w:val="00861734"/>
    <w:rsid w:val="008617DB"/>
    <w:rsid w:val="00861DED"/>
    <w:rsid w:val="0086240D"/>
    <w:rsid w:val="0086241F"/>
    <w:rsid w:val="0086263A"/>
    <w:rsid w:val="00862DEC"/>
    <w:rsid w:val="008633E9"/>
    <w:rsid w:val="00863986"/>
    <w:rsid w:val="008639AE"/>
    <w:rsid w:val="00863F5A"/>
    <w:rsid w:val="00864887"/>
    <w:rsid w:val="008648A1"/>
    <w:rsid w:val="00864C8E"/>
    <w:rsid w:val="00864EF2"/>
    <w:rsid w:val="0086504F"/>
    <w:rsid w:val="008660D5"/>
    <w:rsid w:val="00866D20"/>
    <w:rsid w:val="0087003E"/>
    <w:rsid w:val="00870DC2"/>
    <w:rsid w:val="008710EF"/>
    <w:rsid w:val="00871F02"/>
    <w:rsid w:val="0087250C"/>
    <w:rsid w:val="00872A3D"/>
    <w:rsid w:val="00873258"/>
    <w:rsid w:val="00873478"/>
    <w:rsid w:val="00873A6A"/>
    <w:rsid w:val="0087468C"/>
    <w:rsid w:val="00874B6E"/>
    <w:rsid w:val="00874C49"/>
    <w:rsid w:val="00874E63"/>
    <w:rsid w:val="00874F9F"/>
    <w:rsid w:val="008752A9"/>
    <w:rsid w:val="00876CB9"/>
    <w:rsid w:val="00876D67"/>
    <w:rsid w:val="0088002A"/>
    <w:rsid w:val="00880269"/>
    <w:rsid w:val="00880FB1"/>
    <w:rsid w:val="008814AF"/>
    <w:rsid w:val="00881C1E"/>
    <w:rsid w:val="008827C7"/>
    <w:rsid w:val="008829A9"/>
    <w:rsid w:val="00883D74"/>
    <w:rsid w:val="00883F0D"/>
    <w:rsid w:val="0088454A"/>
    <w:rsid w:val="008846DD"/>
    <w:rsid w:val="008849FE"/>
    <w:rsid w:val="00885D8F"/>
    <w:rsid w:val="0088687D"/>
    <w:rsid w:val="00887627"/>
    <w:rsid w:val="00887896"/>
    <w:rsid w:val="00887FE2"/>
    <w:rsid w:val="00890178"/>
    <w:rsid w:val="00890C73"/>
    <w:rsid w:val="0089158A"/>
    <w:rsid w:val="008928BB"/>
    <w:rsid w:val="00892B3E"/>
    <w:rsid w:val="00892E48"/>
    <w:rsid w:val="00893017"/>
    <w:rsid w:val="0089319B"/>
    <w:rsid w:val="00893471"/>
    <w:rsid w:val="008937ED"/>
    <w:rsid w:val="0089441E"/>
    <w:rsid w:val="00896761"/>
    <w:rsid w:val="00896F94"/>
    <w:rsid w:val="008A063E"/>
    <w:rsid w:val="008A12EE"/>
    <w:rsid w:val="008A14D1"/>
    <w:rsid w:val="008A1644"/>
    <w:rsid w:val="008A1E4E"/>
    <w:rsid w:val="008A1E73"/>
    <w:rsid w:val="008A1FCE"/>
    <w:rsid w:val="008A2115"/>
    <w:rsid w:val="008A2D46"/>
    <w:rsid w:val="008A3031"/>
    <w:rsid w:val="008A3B1C"/>
    <w:rsid w:val="008A4795"/>
    <w:rsid w:val="008A574B"/>
    <w:rsid w:val="008A5DD2"/>
    <w:rsid w:val="008A685E"/>
    <w:rsid w:val="008A7C90"/>
    <w:rsid w:val="008B14A5"/>
    <w:rsid w:val="008B2A7B"/>
    <w:rsid w:val="008B2C1B"/>
    <w:rsid w:val="008B4220"/>
    <w:rsid w:val="008B4572"/>
    <w:rsid w:val="008B4D4E"/>
    <w:rsid w:val="008B5D85"/>
    <w:rsid w:val="008B6325"/>
    <w:rsid w:val="008B66AD"/>
    <w:rsid w:val="008B72CC"/>
    <w:rsid w:val="008B741E"/>
    <w:rsid w:val="008C050F"/>
    <w:rsid w:val="008C0512"/>
    <w:rsid w:val="008C0AEC"/>
    <w:rsid w:val="008C12FA"/>
    <w:rsid w:val="008C1494"/>
    <w:rsid w:val="008C1D10"/>
    <w:rsid w:val="008C1E95"/>
    <w:rsid w:val="008C1F7F"/>
    <w:rsid w:val="008C2DF1"/>
    <w:rsid w:val="008C3106"/>
    <w:rsid w:val="008C355E"/>
    <w:rsid w:val="008C35F2"/>
    <w:rsid w:val="008C5DDB"/>
    <w:rsid w:val="008C6206"/>
    <w:rsid w:val="008C68D0"/>
    <w:rsid w:val="008C69A7"/>
    <w:rsid w:val="008C6B76"/>
    <w:rsid w:val="008C6FA1"/>
    <w:rsid w:val="008C7148"/>
    <w:rsid w:val="008C72D1"/>
    <w:rsid w:val="008C7529"/>
    <w:rsid w:val="008C7F13"/>
    <w:rsid w:val="008D020E"/>
    <w:rsid w:val="008D0BE6"/>
    <w:rsid w:val="008D0F45"/>
    <w:rsid w:val="008D10FF"/>
    <w:rsid w:val="008D13FF"/>
    <w:rsid w:val="008D19B4"/>
    <w:rsid w:val="008D1ADA"/>
    <w:rsid w:val="008D1CAA"/>
    <w:rsid w:val="008D3928"/>
    <w:rsid w:val="008D3F2D"/>
    <w:rsid w:val="008D41FD"/>
    <w:rsid w:val="008D436F"/>
    <w:rsid w:val="008D441F"/>
    <w:rsid w:val="008D4EF9"/>
    <w:rsid w:val="008D51CB"/>
    <w:rsid w:val="008D5674"/>
    <w:rsid w:val="008D5920"/>
    <w:rsid w:val="008D5DE0"/>
    <w:rsid w:val="008D6577"/>
    <w:rsid w:val="008D6C5A"/>
    <w:rsid w:val="008D7792"/>
    <w:rsid w:val="008D79F1"/>
    <w:rsid w:val="008E03A0"/>
    <w:rsid w:val="008E04FE"/>
    <w:rsid w:val="008E123F"/>
    <w:rsid w:val="008E1400"/>
    <w:rsid w:val="008E22AE"/>
    <w:rsid w:val="008E2732"/>
    <w:rsid w:val="008E2B05"/>
    <w:rsid w:val="008E2E1A"/>
    <w:rsid w:val="008E2ECD"/>
    <w:rsid w:val="008E4078"/>
    <w:rsid w:val="008E547C"/>
    <w:rsid w:val="008E570D"/>
    <w:rsid w:val="008E5BA6"/>
    <w:rsid w:val="008E5DFA"/>
    <w:rsid w:val="008E65CC"/>
    <w:rsid w:val="008E68A7"/>
    <w:rsid w:val="008E6CD3"/>
    <w:rsid w:val="008E6FE1"/>
    <w:rsid w:val="008E7101"/>
    <w:rsid w:val="008E7367"/>
    <w:rsid w:val="008E7A0B"/>
    <w:rsid w:val="008E7D6E"/>
    <w:rsid w:val="008F0F4A"/>
    <w:rsid w:val="008F11CD"/>
    <w:rsid w:val="008F1329"/>
    <w:rsid w:val="008F1D46"/>
    <w:rsid w:val="008F1F02"/>
    <w:rsid w:val="008F210C"/>
    <w:rsid w:val="008F2150"/>
    <w:rsid w:val="008F2767"/>
    <w:rsid w:val="008F2F6A"/>
    <w:rsid w:val="008F44AA"/>
    <w:rsid w:val="008F4C86"/>
    <w:rsid w:val="008F5028"/>
    <w:rsid w:val="008F57F5"/>
    <w:rsid w:val="008F59CE"/>
    <w:rsid w:val="008F7ED6"/>
    <w:rsid w:val="008F7FD0"/>
    <w:rsid w:val="00900E1E"/>
    <w:rsid w:val="00901301"/>
    <w:rsid w:val="009014F0"/>
    <w:rsid w:val="009022DB"/>
    <w:rsid w:val="00902639"/>
    <w:rsid w:val="009027FB"/>
    <w:rsid w:val="00902AD0"/>
    <w:rsid w:val="009042C6"/>
    <w:rsid w:val="00905341"/>
    <w:rsid w:val="00905813"/>
    <w:rsid w:val="00905F27"/>
    <w:rsid w:val="00906025"/>
    <w:rsid w:val="0090634D"/>
    <w:rsid w:val="00906C94"/>
    <w:rsid w:val="009070BE"/>
    <w:rsid w:val="00907F0E"/>
    <w:rsid w:val="00910692"/>
    <w:rsid w:val="00910748"/>
    <w:rsid w:val="00910973"/>
    <w:rsid w:val="00910C16"/>
    <w:rsid w:val="009125BF"/>
    <w:rsid w:val="00912CD8"/>
    <w:rsid w:val="009130D1"/>
    <w:rsid w:val="009134FA"/>
    <w:rsid w:val="0091352C"/>
    <w:rsid w:val="00913FE1"/>
    <w:rsid w:val="00914028"/>
    <w:rsid w:val="0091479F"/>
    <w:rsid w:val="00915780"/>
    <w:rsid w:val="00915B71"/>
    <w:rsid w:val="009161DD"/>
    <w:rsid w:val="00916FD8"/>
    <w:rsid w:val="00917800"/>
    <w:rsid w:val="00917D2A"/>
    <w:rsid w:val="00921CCB"/>
    <w:rsid w:val="009222AE"/>
    <w:rsid w:val="00922DD7"/>
    <w:rsid w:val="0092372A"/>
    <w:rsid w:val="00923845"/>
    <w:rsid w:val="00923FAF"/>
    <w:rsid w:val="0092489C"/>
    <w:rsid w:val="00925598"/>
    <w:rsid w:val="00925BDF"/>
    <w:rsid w:val="00925CAA"/>
    <w:rsid w:val="00926272"/>
    <w:rsid w:val="00926BF8"/>
    <w:rsid w:val="0092731A"/>
    <w:rsid w:val="00927558"/>
    <w:rsid w:val="00927ACF"/>
    <w:rsid w:val="00930B0F"/>
    <w:rsid w:val="00931E99"/>
    <w:rsid w:val="0093280D"/>
    <w:rsid w:val="009329EE"/>
    <w:rsid w:val="00933132"/>
    <w:rsid w:val="00933332"/>
    <w:rsid w:val="009340CB"/>
    <w:rsid w:val="00934174"/>
    <w:rsid w:val="009343FF"/>
    <w:rsid w:val="00934DE7"/>
    <w:rsid w:val="00934E99"/>
    <w:rsid w:val="0093525E"/>
    <w:rsid w:val="00935ABF"/>
    <w:rsid w:val="00937777"/>
    <w:rsid w:val="0094089C"/>
    <w:rsid w:val="00940900"/>
    <w:rsid w:val="0094161C"/>
    <w:rsid w:val="00941B52"/>
    <w:rsid w:val="00942369"/>
    <w:rsid w:val="00943BE9"/>
    <w:rsid w:val="0094400A"/>
    <w:rsid w:val="00945040"/>
    <w:rsid w:val="00945488"/>
    <w:rsid w:val="00945893"/>
    <w:rsid w:val="00945ABF"/>
    <w:rsid w:val="00946403"/>
    <w:rsid w:val="009468D7"/>
    <w:rsid w:val="00946CD4"/>
    <w:rsid w:val="009504DC"/>
    <w:rsid w:val="00950FC9"/>
    <w:rsid w:val="009516CC"/>
    <w:rsid w:val="0095174F"/>
    <w:rsid w:val="0095182A"/>
    <w:rsid w:val="00952212"/>
    <w:rsid w:val="00953ABB"/>
    <w:rsid w:val="00953CC6"/>
    <w:rsid w:val="00953EF3"/>
    <w:rsid w:val="009546AB"/>
    <w:rsid w:val="00954D50"/>
    <w:rsid w:val="00954ED3"/>
    <w:rsid w:val="009555B7"/>
    <w:rsid w:val="00955950"/>
    <w:rsid w:val="00955EC1"/>
    <w:rsid w:val="009568F7"/>
    <w:rsid w:val="00956E42"/>
    <w:rsid w:val="0095759B"/>
    <w:rsid w:val="00957E67"/>
    <w:rsid w:val="00960345"/>
    <w:rsid w:val="009604D6"/>
    <w:rsid w:val="00960795"/>
    <w:rsid w:val="0096086C"/>
    <w:rsid w:val="00960AF4"/>
    <w:rsid w:val="00960B94"/>
    <w:rsid w:val="00960F2D"/>
    <w:rsid w:val="0096149A"/>
    <w:rsid w:val="0096157B"/>
    <w:rsid w:val="0096178B"/>
    <w:rsid w:val="00962668"/>
    <w:rsid w:val="00962D82"/>
    <w:rsid w:val="009632F0"/>
    <w:rsid w:val="0096473B"/>
    <w:rsid w:val="00964C67"/>
    <w:rsid w:val="009653F4"/>
    <w:rsid w:val="00965565"/>
    <w:rsid w:val="00965982"/>
    <w:rsid w:val="00965ACE"/>
    <w:rsid w:val="00965E47"/>
    <w:rsid w:val="00965F0C"/>
    <w:rsid w:val="00966143"/>
    <w:rsid w:val="00966BE9"/>
    <w:rsid w:val="00966E23"/>
    <w:rsid w:val="00966EE1"/>
    <w:rsid w:val="00971176"/>
    <w:rsid w:val="00971E73"/>
    <w:rsid w:val="0097211A"/>
    <w:rsid w:val="00972241"/>
    <w:rsid w:val="009727E4"/>
    <w:rsid w:val="00972A1E"/>
    <w:rsid w:val="00973B69"/>
    <w:rsid w:val="00974136"/>
    <w:rsid w:val="00974369"/>
    <w:rsid w:val="00974837"/>
    <w:rsid w:val="009749D9"/>
    <w:rsid w:val="00974ED2"/>
    <w:rsid w:val="00975CEE"/>
    <w:rsid w:val="009762DA"/>
    <w:rsid w:val="009765E9"/>
    <w:rsid w:val="00976E33"/>
    <w:rsid w:val="009807C7"/>
    <w:rsid w:val="0098080F"/>
    <w:rsid w:val="0098099B"/>
    <w:rsid w:val="00980BFD"/>
    <w:rsid w:val="00980E0D"/>
    <w:rsid w:val="00983901"/>
    <w:rsid w:val="00983958"/>
    <w:rsid w:val="009845B6"/>
    <w:rsid w:val="00984A97"/>
    <w:rsid w:val="009855B0"/>
    <w:rsid w:val="00985E75"/>
    <w:rsid w:val="009865C2"/>
    <w:rsid w:val="00986A7B"/>
    <w:rsid w:val="009871DB"/>
    <w:rsid w:val="00987BB8"/>
    <w:rsid w:val="00990145"/>
    <w:rsid w:val="009907F8"/>
    <w:rsid w:val="00991779"/>
    <w:rsid w:val="00991E24"/>
    <w:rsid w:val="00992043"/>
    <w:rsid w:val="00992454"/>
    <w:rsid w:val="00992AC6"/>
    <w:rsid w:val="00992C14"/>
    <w:rsid w:val="00993637"/>
    <w:rsid w:val="009940B9"/>
    <w:rsid w:val="009940F3"/>
    <w:rsid w:val="00994227"/>
    <w:rsid w:val="00994AB8"/>
    <w:rsid w:val="00994B74"/>
    <w:rsid w:val="00995E60"/>
    <w:rsid w:val="009962EB"/>
    <w:rsid w:val="009965A0"/>
    <w:rsid w:val="00996DA6"/>
    <w:rsid w:val="009975ED"/>
    <w:rsid w:val="0099777A"/>
    <w:rsid w:val="009A07EC"/>
    <w:rsid w:val="009A0924"/>
    <w:rsid w:val="009A09A1"/>
    <w:rsid w:val="009A0DB2"/>
    <w:rsid w:val="009A1CFC"/>
    <w:rsid w:val="009A2C33"/>
    <w:rsid w:val="009A2CE4"/>
    <w:rsid w:val="009A360C"/>
    <w:rsid w:val="009A3666"/>
    <w:rsid w:val="009A379E"/>
    <w:rsid w:val="009A38B2"/>
    <w:rsid w:val="009A5362"/>
    <w:rsid w:val="009A5463"/>
    <w:rsid w:val="009A5C96"/>
    <w:rsid w:val="009A5FD1"/>
    <w:rsid w:val="009A6043"/>
    <w:rsid w:val="009A6D28"/>
    <w:rsid w:val="009A7BB5"/>
    <w:rsid w:val="009A7E50"/>
    <w:rsid w:val="009B03E1"/>
    <w:rsid w:val="009B0545"/>
    <w:rsid w:val="009B1701"/>
    <w:rsid w:val="009B1E96"/>
    <w:rsid w:val="009B2AA4"/>
    <w:rsid w:val="009B3A01"/>
    <w:rsid w:val="009B3B22"/>
    <w:rsid w:val="009B3C9C"/>
    <w:rsid w:val="009B3CB2"/>
    <w:rsid w:val="009B4B01"/>
    <w:rsid w:val="009B50E0"/>
    <w:rsid w:val="009B522F"/>
    <w:rsid w:val="009B5C3C"/>
    <w:rsid w:val="009B5CC6"/>
    <w:rsid w:val="009B6BA6"/>
    <w:rsid w:val="009B6E13"/>
    <w:rsid w:val="009C055B"/>
    <w:rsid w:val="009C05EA"/>
    <w:rsid w:val="009C0A5C"/>
    <w:rsid w:val="009C0E96"/>
    <w:rsid w:val="009C1403"/>
    <w:rsid w:val="009C1C7D"/>
    <w:rsid w:val="009C27F9"/>
    <w:rsid w:val="009C288C"/>
    <w:rsid w:val="009C2AB8"/>
    <w:rsid w:val="009C2AF8"/>
    <w:rsid w:val="009C2B9B"/>
    <w:rsid w:val="009C361E"/>
    <w:rsid w:val="009C377C"/>
    <w:rsid w:val="009C4B8D"/>
    <w:rsid w:val="009C6778"/>
    <w:rsid w:val="009D0057"/>
    <w:rsid w:val="009D008A"/>
    <w:rsid w:val="009D00D4"/>
    <w:rsid w:val="009D04FE"/>
    <w:rsid w:val="009D0A4F"/>
    <w:rsid w:val="009D1339"/>
    <w:rsid w:val="009D242E"/>
    <w:rsid w:val="009D247D"/>
    <w:rsid w:val="009D2B53"/>
    <w:rsid w:val="009D2D28"/>
    <w:rsid w:val="009D318F"/>
    <w:rsid w:val="009D370C"/>
    <w:rsid w:val="009D3B2A"/>
    <w:rsid w:val="009D3E88"/>
    <w:rsid w:val="009D406A"/>
    <w:rsid w:val="009D442E"/>
    <w:rsid w:val="009D4874"/>
    <w:rsid w:val="009D491B"/>
    <w:rsid w:val="009D4B00"/>
    <w:rsid w:val="009D4BEE"/>
    <w:rsid w:val="009D537A"/>
    <w:rsid w:val="009D5D95"/>
    <w:rsid w:val="009D69CD"/>
    <w:rsid w:val="009D6F96"/>
    <w:rsid w:val="009D7337"/>
    <w:rsid w:val="009D7DDA"/>
    <w:rsid w:val="009E0138"/>
    <w:rsid w:val="009E0C05"/>
    <w:rsid w:val="009E0C87"/>
    <w:rsid w:val="009E0E0D"/>
    <w:rsid w:val="009E0F0C"/>
    <w:rsid w:val="009E1489"/>
    <w:rsid w:val="009E154F"/>
    <w:rsid w:val="009E1BE8"/>
    <w:rsid w:val="009E1D7D"/>
    <w:rsid w:val="009E21BA"/>
    <w:rsid w:val="009E238A"/>
    <w:rsid w:val="009E2892"/>
    <w:rsid w:val="009E3593"/>
    <w:rsid w:val="009E3600"/>
    <w:rsid w:val="009E3837"/>
    <w:rsid w:val="009E42EC"/>
    <w:rsid w:val="009E4470"/>
    <w:rsid w:val="009E4CDE"/>
    <w:rsid w:val="009E4DBF"/>
    <w:rsid w:val="009E4E4E"/>
    <w:rsid w:val="009E5018"/>
    <w:rsid w:val="009E5190"/>
    <w:rsid w:val="009E5263"/>
    <w:rsid w:val="009E5548"/>
    <w:rsid w:val="009E5F21"/>
    <w:rsid w:val="009E60FF"/>
    <w:rsid w:val="009E6146"/>
    <w:rsid w:val="009E6BE2"/>
    <w:rsid w:val="009E74C3"/>
    <w:rsid w:val="009E7BDA"/>
    <w:rsid w:val="009E7D5A"/>
    <w:rsid w:val="009E7EBB"/>
    <w:rsid w:val="009F0792"/>
    <w:rsid w:val="009F2ABB"/>
    <w:rsid w:val="009F2CBB"/>
    <w:rsid w:val="009F3414"/>
    <w:rsid w:val="009F3E25"/>
    <w:rsid w:val="009F434E"/>
    <w:rsid w:val="009F565B"/>
    <w:rsid w:val="009F65E6"/>
    <w:rsid w:val="009F7D18"/>
    <w:rsid w:val="00A00058"/>
    <w:rsid w:val="00A0025F"/>
    <w:rsid w:val="00A00424"/>
    <w:rsid w:val="00A00461"/>
    <w:rsid w:val="00A004C1"/>
    <w:rsid w:val="00A00792"/>
    <w:rsid w:val="00A011CD"/>
    <w:rsid w:val="00A012AB"/>
    <w:rsid w:val="00A014C4"/>
    <w:rsid w:val="00A01D5B"/>
    <w:rsid w:val="00A021DA"/>
    <w:rsid w:val="00A0234A"/>
    <w:rsid w:val="00A023D2"/>
    <w:rsid w:val="00A02488"/>
    <w:rsid w:val="00A0320D"/>
    <w:rsid w:val="00A03358"/>
    <w:rsid w:val="00A0358B"/>
    <w:rsid w:val="00A0387D"/>
    <w:rsid w:val="00A043BC"/>
    <w:rsid w:val="00A04CE6"/>
    <w:rsid w:val="00A059DA"/>
    <w:rsid w:val="00A064C8"/>
    <w:rsid w:val="00A06DE9"/>
    <w:rsid w:val="00A07B68"/>
    <w:rsid w:val="00A07C7E"/>
    <w:rsid w:val="00A10240"/>
    <w:rsid w:val="00A10C14"/>
    <w:rsid w:val="00A11D30"/>
    <w:rsid w:val="00A12A8E"/>
    <w:rsid w:val="00A12FB4"/>
    <w:rsid w:val="00A13412"/>
    <w:rsid w:val="00A13540"/>
    <w:rsid w:val="00A138BF"/>
    <w:rsid w:val="00A14063"/>
    <w:rsid w:val="00A1444F"/>
    <w:rsid w:val="00A1459F"/>
    <w:rsid w:val="00A15048"/>
    <w:rsid w:val="00A15280"/>
    <w:rsid w:val="00A15414"/>
    <w:rsid w:val="00A15EDE"/>
    <w:rsid w:val="00A15F9E"/>
    <w:rsid w:val="00A164BC"/>
    <w:rsid w:val="00A165DC"/>
    <w:rsid w:val="00A171F2"/>
    <w:rsid w:val="00A173FE"/>
    <w:rsid w:val="00A17820"/>
    <w:rsid w:val="00A17D09"/>
    <w:rsid w:val="00A207F9"/>
    <w:rsid w:val="00A20B06"/>
    <w:rsid w:val="00A21B3F"/>
    <w:rsid w:val="00A21E02"/>
    <w:rsid w:val="00A22E3C"/>
    <w:rsid w:val="00A23155"/>
    <w:rsid w:val="00A24379"/>
    <w:rsid w:val="00A24422"/>
    <w:rsid w:val="00A2443F"/>
    <w:rsid w:val="00A2457A"/>
    <w:rsid w:val="00A24C45"/>
    <w:rsid w:val="00A24DB5"/>
    <w:rsid w:val="00A2558F"/>
    <w:rsid w:val="00A25956"/>
    <w:rsid w:val="00A262AD"/>
    <w:rsid w:val="00A266D1"/>
    <w:rsid w:val="00A26787"/>
    <w:rsid w:val="00A26D01"/>
    <w:rsid w:val="00A27CC3"/>
    <w:rsid w:val="00A30A97"/>
    <w:rsid w:val="00A30C85"/>
    <w:rsid w:val="00A3130B"/>
    <w:rsid w:val="00A315AA"/>
    <w:rsid w:val="00A31791"/>
    <w:rsid w:val="00A31E9C"/>
    <w:rsid w:val="00A328D2"/>
    <w:rsid w:val="00A32ABE"/>
    <w:rsid w:val="00A35579"/>
    <w:rsid w:val="00A3583F"/>
    <w:rsid w:val="00A35E65"/>
    <w:rsid w:val="00A35FA5"/>
    <w:rsid w:val="00A364D6"/>
    <w:rsid w:val="00A36667"/>
    <w:rsid w:val="00A36D0F"/>
    <w:rsid w:val="00A3711E"/>
    <w:rsid w:val="00A3715A"/>
    <w:rsid w:val="00A375A4"/>
    <w:rsid w:val="00A37CBF"/>
    <w:rsid w:val="00A409AB"/>
    <w:rsid w:val="00A40B6C"/>
    <w:rsid w:val="00A40F9B"/>
    <w:rsid w:val="00A4120B"/>
    <w:rsid w:val="00A41266"/>
    <w:rsid w:val="00A41655"/>
    <w:rsid w:val="00A41E92"/>
    <w:rsid w:val="00A429F5"/>
    <w:rsid w:val="00A42A7A"/>
    <w:rsid w:val="00A440CB"/>
    <w:rsid w:val="00A4442B"/>
    <w:rsid w:val="00A45164"/>
    <w:rsid w:val="00A45BD8"/>
    <w:rsid w:val="00A4609E"/>
    <w:rsid w:val="00A46200"/>
    <w:rsid w:val="00A467BF"/>
    <w:rsid w:val="00A469F6"/>
    <w:rsid w:val="00A46E26"/>
    <w:rsid w:val="00A46E40"/>
    <w:rsid w:val="00A46EF8"/>
    <w:rsid w:val="00A47C75"/>
    <w:rsid w:val="00A512BB"/>
    <w:rsid w:val="00A519F8"/>
    <w:rsid w:val="00A52DA1"/>
    <w:rsid w:val="00A5316F"/>
    <w:rsid w:val="00A53633"/>
    <w:rsid w:val="00A5365A"/>
    <w:rsid w:val="00A5374F"/>
    <w:rsid w:val="00A53E08"/>
    <w:rsid w:val="00A546C6"/>
    <w:rsid w:val="00A54DE3"/>
    <w:rsid w:val="00A5507C"/>
    <w:rsid w:val="00A552BD"/>
    <w:rsid w:val="00A55C13"/>
    <w:rsid w:val="00A55C46"/>
    <w:rsid w:val="00A564F3"/>
    <w:rsid w:val="00A56613"/>
    <w:rsid w:val="00A569DA"/>
    <w:rsid w:val="00A56A74"/>
    <w:rsid w:val="00A572E2"/>
    <w:rsid w:val="00A60405"/>
    <w:rsid w:val="00A60EF1"/>
    <w:rsid w:val="00A62096"/>
    <w:rsid w:val="00A62AD1"/>
    <w:rsid w:val="00A62E3A"/>
    <w:rsid w:val="00A63550"/>
    <w:rsid w:val="00A636A7"/>
    <w:rsid w:val="00A637D3"/>
    <w:rsid w:val="00A63966"/>
    <w:rsid w:val="00A64C22"/>
    <w:rsid w:val="00A66957"/>
    <w:rsid w:val="00A669B2"/>
    <w:rsid w:val="00A66FDB"/>
    <w:rsid w:val="00A6737C"/>
    <w:rsid w:val="00A67CEF"/>
    <w:rsid w:val="00A67E61"/>
    <w:rsid w:val="00A715E0"/>
    <w:rsid w:val="00A72218"/>
    <w:rsid w:val="00A72E30"/>
    <w:rsid w:val="00A734CF"/>
    <w:rsid w:val="00A7376F"/>
    <w:rsid w:val="00A73BE3"/>
    <w:rsid w:val="00A74C12"/>
    <w:rsid w:val="00A7569A"/>
    <w:rsid w:val="00A756B1"/>
    <w:rsid w:val="00A76B1C"/>
    <w:rsid w:val="00A77840"/>
    <w:rsid w:val="00A77AA0"/>
    <w:rsid w:val="00A8015B"/>
    <w:rsid w:val="00A804DA"/>
    <w:rsid w:val="00A80B72"/>
    <w:rsid w:val="00A81392"/>
    <w:rsid w:val="00A81950"/>
    <w:rsid w:val="00A83158"/>
    <w:rsid w:val="00A83447"/>
    <w:rsid w:val="00A83CC0"/>
    <w:rsid w:val="00A840C3"/>
    <w:rsid w:val="00A8427A"/>
    <w:rsid w:val="00A84734"/>
    <w:rsid w:val="00A84A0D"/>
    <w:rsid w:val="00A86143"/>
    <w:rsid w:val="00A86B17"/>
    <w:rsid w:val="00A86CEB"/>
    <w:rsid w:val="00A87278"/>
    <w:rsid w:val="00A9004F"/>
    <w:rsid w:val="00A903B4"/>
    <w:rsid w:val="00A908AE"/>
    <w:rsid w:val="00A915F2"/>
    <w:rsid w:val="00A91748"/>
    <w:rsid w:val="00A92BED"/>
    <w:rsid w:val="00A92E71"/>
    <w:rsid w:val="00A93686"/>
    <w:rsid w:val="00A93BF4"/>
    <w:rsid w:val="00A94501"/>
    <w:rsid w:val="00A94533"/>
    <w:rsid w:val="00A94D05"/>
    <w:rsid w:val="00A94DEF"/>
    <w:rsid w:val="00A95230"/>
    <w:rsid w:val="00A954D3"/>
    <w:rsid w:val="00A95D64"/>
    <w:rsid w:val="00A97207"/>
    <w:rsid w:val="00A97319"/>
    <w:rsid w:val="00A97D67"/>
    <w:rsid w:val="00AA0557"/>
    <w:rsid w:val="00AA05B6"/>
    <w:rsid w:val="00AA0971"/>
    <w:rsid w:val="00AA0B3D"/>
    <w:rsid w:val="00AA0C5C"/>
    <w:rsid w:val="00AA0C9E"/>
    <w:rsid w:val="00AA0DC2"/>
    <w:rsid w:val="00AA2166"/>
    <w:rsid w:val="00AA22A4"/>
    <w:rsid w:val="00AA28C6"/>
    <w:rsid w:val="00AA2D5F"/>
    <w:rsid w:val="00AA2D6C"/>
    <w:rsid w:val="00AA2FF1"/>
    <w:rsid w:val="00AA30FA"/>
    <w:rsid w:val="00AA36AF"/>
    <w:rsid w:val="00AA3A30"/>
    <w:rsid w:val="00AA43A9"/>
    <w:rsid w:val="00AA467F"/>
    <w:rsid w:val="00AA48CD"/>
    <w:rsid w:val="00AA4F68"/>
    <w:rsid w:val="00AA5B56"/>
    <w:rsid w:val="00AA5B79"/>
    <w:rsid w:val="00AA5D6F"/>
    <w:rsid w:val="00AA5E8F"/>
    <w:rsid w:val="00AA606B"/>
    <w:rsid w:val="00AA648B"/>
    <w:rsid w:val="00AA6AE1"/>
    <w:rsid w:val="00AA79DA"/>
    <w:rsid w:val="00AB0674"/>
    <w:rsid w:val="00AB309D"/>
    <w:rsid w:val="00AB32FE"/>
    <w:rsid w:val="00AB392F"/>
    <w:rsid w:val="00AB6B1D"/>
    <w:rsid w:val="00AB79D6"/>
    <w:rsid w:val="00AB7C3D"/>
    <w:rsid w:val="00AC029B"/>
    <w:rsid w:val="00AC0645"/>
    <w:rsid w:val="00AC0825"/>
    <w:rsid w:val="00AC1057"/>
    <w:rsid w:val="00AC2E53"/>
    <w:rsid w:val="00AC37A0"/>
    <w:rsid w:val="00AC38F2"/>
    <w:rsid w:val="00AC3EBF"/>
    <w:rsid w:val="00AC536D"/>
    <w:rsid w:val="00AC5572"/>
    <w:rsid w:val="00AC56F4"/>
    <w:rsid w:val="00AC5A31"/>
    <w:rsid w:val="00AC5CC4"/>
    <w:rsid w:val="00AC65D4"/>
    <w:rsid w:val="00AC678A"/>
    <w:rsid w:val="00AC695C"/>
    <w:rsid w:val="00AC6B85"/>
    <w:rsid w:val="00AC751D"/>
    <w:rsid w:val="00AD0077"/>
    <w:rsid w:val="00AD082B"/>
    <w:rsid w:val="00AD1468"/>
    <w:rsid w:val="00AD1A57"/>
    <w:rsid w:val="00AD1FCE"/>
    <w:rsid w:val="00AD21BF"/>
    <w:rsid w:val="00AD2339"/>
    <w:rsid w:val="00AD2851"/>
    <w:rsid w:val="00AD5727"/>
    <w:rsid w:val="00AD5D7E"/>
    <w:rsid w:val="00AD6365"/>
    <w:rsid w:val="00AD64C8"/>
    <w:rsid w:val="00AD671B"/>
    <w:rsid w:val="00AD760E"/>
    <w:rsid w:val="00AD7984"/>
    <w:rsid w:val="00AD7A4E"/>
    <w:rsid w:val="00AD7F63"/>
    <w:rsid w:val="00AE06DE"/>
    <w:rsid w:val="00AE0C86"/>
    <w:rsid w:val="00AE21AB"/>
    <w:rsid w:val="00AE23B5"/>
    <w:rsid w:val="00AE2854"/>
    <w:rsid w:val="00AE3326"/>
    <w:rsid w:val="00AE364B"/>
    <w:rsid w:val="00AE39FD"/>
    <w:rsid w:val="00AE3D16"/>
    <w:rsid w:val="00AE3F54"/>
    <w:rsid w:val="00AE4006"/>
    <w:rsid w:val="00AE4382"/>
    <w:rsid w:val="00AE4669"/>
    <w:rsid w:val="00AE5024"/>
    <w:rsid w:val="00AE5FC1"/>
    <w:rsid w:val="00AE6364"/>
    <w:rsid w:val="00AE68A3"/>
    <w:rsid w:val="00AE6BA3"/>
    <w:rsid w:val="00AE6DE8"/>
    <w:rsid w:val="00AE7967"/>
    <w:rsid w:val="00AF049C"/>
    <w:rsid w:val="00AF0B88"/>
    <w:rsid w:val="00AF13D4"/>
    <w:rsid w:val="00AF15E4"/>
    <w:rsid w:val="00AF1820"/>
    <w:rsid w:val="00AF279D"/>
    <w:rsid w:val="00AF289A"/>
    <w:rsid w:val="00AF3F32"/>
    <w:rsid w:val="00AF4061"/>
    <w:rsid w:val="00AF4471"/>
    <w:rsid w:val="00AF47A6"/>
    <w:rsid w:val="00AF49F5"/>
    <w:rsid w:val="00AF4FE2"/>
    <w:rsid w:val="00AF56B2"/>
    <w:rsid w:val="00AF5C35"/>
    <w:rsid w:val="00AF5E3E"/>
    <w:rsid w:val="00AF6A5A"/>
    <w:rsid w:val="00AF7797"/>
    <w:rsid w:val="00AF7C99"/>
    <w:rsid w:val="00B00429"/>
    <w:rsid w:val="00B007D3"/>
    <w:rsid w:val="00B00C96"/>
    <w:rsid w:val="00B01E83"/>
    <w:rsid w:val="00B044D6"/>
    <w:rsid w:val="00B045DF"/>
    <w:rsid w:val="00B04606"/>
    <w:rsid w:val="00B05118"/>
    <w:rsid w:val="00B05759"/>
    <w:rsid w:val="00B058A0"/>
    <w:rsid w:val="00B05C0E"/>
    <w:rsid w:val="00B06484"/>
    <w:rsid w:val="00B06BBE"/>
    <w:rsid w:val="00B06FC7"/>
    <w:rsid w:val="00B07354"/>
    <w:rsid w:val="00B07823"/>
    <w:rsid w:val="00B07B64"/>
    <w:rsid w:val="00B07CFB"/>
    <w:rsid w:val="00B07FA2"/>
    <w:rsid w:val="00B10383"/>
    <w:rsid w:val="00B108BE"/>
    <w:rsid w:val="00B11CE4"/>
    <w:rsid w:val="00B1235D"/>
    <w:rsid w:val="00B12B61"/>
    <w:rsid w:val="00B13643"/>
    <w:rsid w:val="00B138C5"/>
    <w:rsid w:val="00B13A28"/>
    <w:rsid w:val="00B13B67"/>
    <w:rsid w:val="00B13C06"/>
    <w:rsid w:val="00B13DF5"/>
    <w:rsid w:val="00B145B3"/>
    <w:rsid w:val="00B14919"/>
    <w:rsid w:val="00B14CE1"/>
    <w:rsid w:val="00B152F6"/>
    <w:rsid w:val="00B15E57"/>
    <w:rsid w:val="00B167EB"/>
    <w:rsid w:val="00B1762F"/>
    <w:rsid w:val="00B17E3E"/>
    <w:rsid w:val="00B20370"/>
    <w:rsid w:val="00B20566"/>
    <w:rsid w:val="00B20C34"/>
    <w:rsid w:val="00B217CD"/>
    <w:rsid w:val="00B2269B"/>
    <w:rsid w:val="00B22DD4"/>
    <w:rsid w:val="00B22E14"/>
    <w:rsid w:val="00B23EBD"/>
    <w:rsid w:val="00B24336"/>
    <w:rsid w:val="00B24A0E"/>
    <w:rsid w:val="00B2505A"/>
    <w:rsid w:val="00B2544D"/>
    <w:rsid w:val="00B254F0"/>
    <w:rsid w:val="00B259C7"/>
    <w:rsid w:val="00B259F3"/>
    <w:rsid w:val="00B2668E"/>
    <w:rsid w:val="00B26FB1"/>
    <w:rsid w:val="00B273DC"/>
    <w:rsid w:val="00B27682"/>
    <w:rsid w:val="00B30B1E"/>
    <w:rsid w:val="00B31533"/>
    <w:rsid w:val="00B31607"/>
    <w:rsid w:val="00B31AD3"/>
    <w:rsid w:val="00B32152"/>
    <w:rsid w:val="00B3278C"/>
    <w:rsid w:val="00B32826"/>
    <w:rsid w:val="00B32B9B"/>
    <w:rsid w:val="00B32D4B"/>
    <w:rsid w:val="00B32DBA"/>
    <w:rsid w:val="00B33452"/>
    <w:rsid w:val="00B33A3A"/>
    <w:rsid w:val="00B33B11"/>
    <w:rsid w:val="00B346AC"/>
    <w:rsid w:val="00B348EB"/>
    <w:rsid w:val="00B34BE9"/>
    <w:rsid w:val="00B351D6"/>
    <w:rsid w:val="00B357E2"/>
    <w:rsid w:val="00B35C20"/>
    <w:rsid w:val="00B376D1"/>
    <w:rsid w:val="00B37807"/>
    <w:rsid w:val="00B4032D"/>
    <w:rsid w:val="00B4040B"/>
    <w:rsid w:val="00B4157F"/>
    <w:rsid w:val="00B417D2"/>
    <w:rsid w:val="00B417DE"/>
    <w:rsid w:val="00B41F01"/>
    <w:rsid w:val="00B41F7F"/>
    <w:rsid w:val="00B422F9"/>
    <w:rsid w:val="00B423C1"/>
    <w:rsid w:val="00B42860"/>
    <w:rsid w:val="00B4347A"/>
    <w:rsid w:val="00B43CA1"/>
    <w:rsid w:val="00B43DAE"/>
    <w:rsid w:val="00B44074"/>
    <w:rsid w:val="00B45589"/>
    <w:rsid w:val="00B456AA"/>
    <w:rsid w:val="00B457FD"/>
    <w:rsid w:val="00B45902"/>
    <w:rsid w:val="00B45FFF"/>
    <w:rsid w:val="00B463E5"/>
    <w:rsid w:val="00B463F6"/>
    <w:rsid w:val="00B46730"/>
    <w:rsid w:val="00B4673F"/>
    <w:rsid w:val="00B478C2"/>
    <w:rsid w:val="00B47B53"/>
    <w:rsid w:val="00B509E3"/>
    <w:rsid w:val="00B50E48"/>
    <w:rsid w:val="00B50F29"/>
    <w:rsid w:val="00B50F65"/>
    <w:rsid w:val="00B51159"/>
    <w:rsid w:val="00B51EBE"/>
    <w:rsid w:val="00B532F5"/>
    <w:rsid w:val="00B53BA0"/>
    <w:rsid w:val="00B53DC6"/>
    <w:rsid w:val="00B540BE"/>
    <w:rsid w:val="00B54233"/>
    <w:rsid w:val="00B54D87"/>
    <w:rsid w:val="00B55001"/>
    <w:rsid w:val="00B55F4A"/>
    <w:rsid w:val="00B55FEC"/>
    <w:rsid w:val="00B602EC"/>
    <w:rsid w:val="00B60472"/>
    <w:rsid w:val="00B6082E"/>
    <w:rsid w:val="00B609F1"/>
    <w:rsid w:val="00B60EB3"/>
    <w:rsid w:val="00B62651"/>
    <w:rsid w:val="00B63036"/>
    <w:rsid w:val="00B63301"/>
    <w:rsid w:val="00B63417"/>
    <w:rsid w:val="00B63BD3"/>
    <w:rsid w:val="00B63C2D"/>
    <w:rsid w:val="00B6415D"/>
    <w:rsid w:val="00B6440D"/>
    <w:rsid w:val="00B64977"/>
    <w:rsid w:val="00B64B25"/>
    <w:rsid w:val="00B64BA3"/>
    <w:rsid w:val="00B64D61"/>
    <w:rsid w:val="00B64DDE"/>
    <w:rsid w:val="00B6665A"/>
    <w:rsid w:val="00B66799"/>
    <w:rsid w:val="00B66A03"/>
    <w:rsid w:val="00B66AE9"/>
    <w:rsid w:val="00B67163"/>
    <w:rsid w:val="00B67554"/>
    <w:rsid w:val="00B70023"/>
    <w:rsid w:val="00B70DCD"/>
    <w:rsid w:val="00B710F2"/>
    <w:rsid w:val="00B71B15"/>
    <w:rsid w:val="00B731A3"/>
    <w:rsid w:val="00B73ACC"/>
    <w:rsid w:val="00B74776"/>
    <w:rsid w:val="00B755FE"/>
    <w:rsid w:val="00B762AD"/>
    <w:rsid w:val="00B762AE"/>
    <w:rsid w:val="00B762DA"/>
    <w:rsid w:val="00B76BC4"/>
    <w:rsid w:val="00B76DFA"/>
    <w:rsid w:val="00B7731D"/>
    <w:rsid w:val="00B77414"/>
    <w:rsid w:val="00B77847"/>
    <w:rsid w:val="00B77CE3"/>
    <w:rsid w:val="00B77D1C"/>
    <w:rsid w:val="00B8020E"/>
    <w:rsid w:val="00B802CC"/>
    <w:rsid w:val="00B80F52"/>
    <w:rsid w:val="00B810F6"/>
    <w:rsid w:val="00B812AE"/>
    <w:rsid w:val="00B8176E"/>
    <w:rsid w:val="00B81F16"/>
    <w:rsid w:val="00B8243E"/>
    <w:rsid w:val="00B828D1"/>
    <w:rsid w:val="00B831CD"/>
    <w:rsid w:val="00B83C21"/>
    <w:rsid w:val="00B84087"/>
    <w:rsid w:val="00B85941"/>
    <w:rsid w:val="00B85B3B"/>
    <w:rsid w:val="00B86434"/>
    <w:rsid w:val="00B86610"/>
    <w:rsid w:val="00B86D1B"/>
    <w:rsid w:val="00B90810"/>
    <w:rsid w:val="00B91463"/>
    <w:rsid w:val="00B91BA6"/>
    <w:rsid w:val="00B9226B"/>
    <w:rsid w:val="00B940C8"/>
    <w:rsid w:val="00B94AFA"/>
    <w:rsid w:val="00B94D54"/>
    <w:rsid w:val="00B9504C"/>
    <w:rsid w:val="00B951DF"/>
    <w:rsid w:val="00B95978"/>
    <w:rsid w:val="00BA0238"/>
    <w:rsid w:val="00BA0A01"/>
    <w:rsid w:val="00BA0F1C"/>
    <w:rsid w:val="00BA1C14"/>
    <w:rsid w:val="00BA2670"/>
    <w:rsid w:val="00BA2757"/>
    <w:rsid w:val="00BA29B9"/>
    <w:rsid w:val="00BA2A49"/>
    <w:rsid w:val="00BA4A4D"/>
    <w:rsid w:val="00BA4C10"/>
    <w:rsid w:val="00BA5074"/>
    <w:rsid w:val="00BA58EC"/>
    <w:rsid w:val="00BA627A"/>
    <w:rsid w:val="00BA64C6"/>
    <w:rsid w:val="00BA6CE6"/>
    <w:rsid w:val="00BA73AF"/>
    <w:rsid w:val="00BA7BA3"/>
    <w:rsid w:val="00BA7F3F"/>
    <w:rsid w:val="00BB032B"/>
    <w:rsid w:val="00BB04F8"/>
    <w:rsid w:val="00BB078F"/>
    <w:rsid w:val="00BB106A"/>
    <w:rsid w:val="00BB264A"/>
    <w:rsid w:val="00BB3D37"/>
    <w:rsid w:val="00BB65C0"/>
    <w:rsid w:val="00BB6B6B"/>
    <w:rsid w:val="00BB6E2A"/>
    <w:rsid w:val="00BB7219"/>
    <w:rsid w:val="00BC04FF"/>
    <w:rsid w:val="00BC061B"/>
    <w:rsid w:val="00BC1129"/>
    <w:rsid w:val="00BC12EA"/>
    <w:rsid w:val="00BC1C5E"/>
    <w:rsid w:val="00BC245E"/>
    <w:rsid w:val="00BC2F23"/>
    <w:rsid w:val="00BC3264"/>
    <w:rsid w:val="00BC3F1A"/>
    <w:rsid w:val="00BC5068"/>
    <w:rsid w:val="00BC5340"/>
    <w:rsid w:val="00BC5484"/>
    <w:rsid w:val="00BC5679"/>
    <w:rsid w:val="00BC66E7"/>
    <w:rsid w:val="00BC677B"/>
    <w:rsid w:val="00BC6967"/>
    <w:rsid w:val="00BC6AFB"/>
    <w:rsid w:val="00BC6F13"/>
    <w:rsid w:val="00BC7FA9"/>
    <w:rsid w:val="00BD08FE"/>
    <w:rsid w:val="00BD0EB0"/>
    <w:rsid w:val="00BD1891"/>
    <w:rsid w:val="00BD1ADC"/>
    <w:rsid w:val="00BD1C7C"/>
    <w:rsid w:val="00BD257D"/>
    <w:rsid w:val="00BD2958"/>
    <w:rsid w:val="00BD3207"/>
    <w:rsid w:val="00BD322E"/>
    <w:rsid w:val="00BD345F"/>
    <w:rsid w:val="00BD37EC"/>
    <w:rsid w:val="00BD3904"/>
    <w:rsid w:val="00BD3B05"/>
    <w:rsid w:val="00BD4234"/>
    <w:rsid w:val="00BD47E1"/>
    <w:rsid w:val="00BD4F6F"/>
    <w:rsid w:val="00BD55A3"/>
    <w:rsid w:val="00BD67EE"/>
    <w:rsid w:val="00BD6F22"/>
    <w:rsid w:val="00BD765A"/>
    <w:rsid w:val="00BD7747"/>
    <w:rsid w:val="00BE038B"/>
    <w:rsid w:val="00BE0822"/>
    <w:rsid w:val="00BE0838"/>
    <w:rsid w:val="00BE1491"/>
    <w:rsid w:val="00BE16EB"/>
    <w:rsid w:val="00BE213E"/>
    <w:rsid w:val="00BE219D"/>
    <w:rsid w:val="00BE272A"/>
    <w:rsid w:val="00BE3A63"/>
    <w:rsid w:val="00BE4273"/>
    <w:rsid w:val="00BE473C"/>
    <w:rsid w:val="00BE47D7"/>
    <w:rsid w:val="00BE4931"/>
    <w:rsid w:val="00BE5082"/>
    <w:rsid w:val="00BE5529"/>
    <w:rsid w:val="00BE5AB8"/>
    <w:rsid w:val="00BE648C"/>
    <w:rsid w:val="00BE6670"/>
    <w:rsid w:val="00BE67AC"/>
    <w:rsid w:val="00BE7193"/>
    <w:rsid w:val="00BE7208"/>
    <w:rsid w:val="00BE7670"/>
    <w:rsid w:val="00BE7C0F"/>
    <w:rsid w:val="00BF0191"/>
    <w:rsid w:val="00BF02BA"/>
    <w:rsid w:val="00BF09C4"/>
    <w:rsid w:val="00BF13F6"/>
    <w:rsid w:val="00BF1705"/>
    <w:rsid w:val="00BF2222"/>
    <w:rsid w:val="00BF2269"/>
    <w:rsid w:val="00BF3CDB"/>
    <w:rsid w:val="00BF3E8D"/>
    <w:rsid w:val="00BF416B"/>
    <w:rsid w:val="00BF4DC8"/>
    <w:rsid w:val="00BF521F"/>
    <w:rsid w:val="00BF5671"/>
    <w:rsid w:val="00BF6391"/>
    <w:rsid w:val="00BF6715"/>
    <w:rsid w:val="00BF6768"/>
    <w:rsid w:val="00BF6DED"/>
    <w:rsid w:val="00BF72AE"/>
    <w:rsid w:val="00C00177"/>
    <w:rsid w:val="00C00897"/>
    <w:rsid w:val="00C009F6"/>
    <w:rsid w:val="00C00B00"/>
    <w:rsid w:val="00C01080"/>
    <w:rsid w:val="00C011D6"/>
    <w:rsid w:val="00C01B3D"/>
    <w:rsid w:val="00C022B8"/>
    <w:rsid w:val="00C03006"/>
    <w:rsid w:val="00C0336B"/>
    <w:rsid w:val="00C037A7"/>
    <w:rsid w:val="00C03BAE"/>
    <w:rsid w:val="00C03EAC"/>
    <w:rsid w:val="00C0406F"/>
    <w:rsid w:val="00C04395"/>
    <w:rsid w:val="00C047FE"/>
    <w:rsid w:val="00C0487F"/>
    <w:rsid w:val="00C0688F"/>
    <w:rsid w:val="00C068BF"/>
    <w:rsid w:val="00C06D59"/>
    <w:rsid w:val="00C07726"/>
    <w:rsid w:val="00C103C3"/>
    <w:rsid w:val="00C104BF"/>
    <w:rsid w:val="00C105C3"/>
    <w:rsid w:val="00C10732"/>
    <w:rsid w:val="00C109A6"/>
    <w:rsid w:val="00C11285"/>
    <w:rsid w:val="00C124C6"/>
    <w:rsid w:val="00C13A12"/>
    <w:rsid w:val="00C14453"/>
    <w:rsid w:val="00C149DD"/>
    <w:rsid w:val="00C15E4E"/>
    <w:rsid w:val="00C16210"/>
    <w:rsid w:val="00C16578"/>
    <w:rsid w:val="00C169C3"/>
    <w:rsid w:val="00C16FDF"/>
    <w:rsid w:val="00C17F7F"/>
    <w:rsid w:val="00C2060E"/>
    <w:rsid w:val="00C20903"/>
    <w:rsid w:val="00C21367"/>
    <w:rsid w:val="00C217F0"/>
    <w:rsid w:val="00C226BF"/>
    <w:rsid w:val="00C22F2A"/>
    <w:rsid w:val="00C231A5"/>
    <w:rsid w:val="00C233A8"/>
    <w:rsid w:val="00C238A2"/>
    <w:rsid w:val="00C24205"/>
    <w:rsid w:val="00C2427D"/>
    <w:rsid w:val="00C24487"/>
    <w:rsid w:val="00C25075"/>
    <w:rsid w:val="00C254B0"/>
    <w:rsid w:val="00C259B3"/>
    <w:rsid w:val="00C25AB8"/>
    <w:rsid w:val="00C2615C"/>
    <w:rsid w:val="00C304B7"/>
    <w:rsid w:val="00C3054B"/>
    <w:rsid w:val="00C31DDD"/>
    <w:rsid w:val="00C326D1"/>
    <w:rsid w:val="00C33070"/>
    <w:rsid w:val="00C33213"/>
    <w:rsid w:val="00C338C9"/>
    <w:rsid w:val="00C33A30"/>
    <w:rsid w:val="00C33D3E"/>
    <w:rsid w:val="00C34886"/>
    <w:rsid w:val="00C34F0E"/>
    <w:rsid w:val="00C3544D"/>
    <w:rsid w:val="00C357F9"/>
    <w:rsid w:val="00C36177"/>
    <w:rsid w:val="00C36E2D"/>
    <w:rsid w:val="00C370C0"/>
    <w:rsid w:val="00C3722B"/>
    <w:rsid w:val="00C37495"/>
    <w:rsid w:val="00C377E0"/>
    <w:rsid w:val="00C37B92"/>
    <w:rsid w:val="00C4008D"/>
    <w:rsid w:val="00C405D4"/>
    <w:rsid w:val="00C405DC"/>
    <w:rsid w:val="00C41311"/>
    <w:rsid w:val="00C4147C"/>
    <w:rsid w:val="00C415B2"/>
    <w:rsid w:val="00C41EA8"/>
    <w:rsid w:val="00C41EEA"/>
    <w:rsid w:val="00C42A94"/>
    <w:rsid w:val="00C43274"/>
    <w:rsid w:val="00C432C7"/>
    <w:rsid w:val="00C44054"/>
    <w:rsid w:val="00C4553D"/>
    <w:rsid w:val="00C461FA"/>
    <w:rsid w:val="00C4653B"/>
    <w:rsid w:val="00C46D68"/>
    <w:rsid w:val="00C471CF"/>
    <w:rsid w:val="00C4763D"/>
    <w:rsid w:val="00C50D67"/>
    <w:rsid w:val="00C5129C"/>
    <w:rsid w:val="00C5177D"/>
    <w:rsid w:val="00C518F8"/>
    <w:rsid w:val="00C51BB0"/>
    <w:rsid w:val="00C525C1"/>
    <w:rsid w:val="00C526EA"/>
    <w:rsid w:val="00C52E68"/>
    <w:rsid w:val="00C53A18"/>
    <w:rsid w:val="00C542B9"/>
    <w:rsid w:val="00C548E9"/>
    <w:rsid w:val="00C5501E"/>
    <w:rsid w:val="00C5503C"/>
    <w:rsid w:val="00C55AF2"/>
    <w:rsid w:val="00C55E67"/>
    <w:rsid w:val="00C571D1"/>
    <w:rsid w:val="00C61538"/>
    <w:rsid w:val="00C62469"/>
    <w:rsid w:val="00C62F17"/>
    <w:rsid w:val="00C63DB6"/>
    <w:rsid w:val="00C64E4B"/>
    <w:rsid w:val="00C64F4F"/>
    <w:rsid w:val="00C656C5"/>
    <w:rsid w:val="00C706F8"/>
    <w:rsid w:val="00C70BEC"/>
    <w:rsid w:val="00C715D1"/>
    <w:rsid w:val="00C71894"/>
    <w:rsid w:val="00C71957"/>
    <w:rsid w:val="00C71C9F"/>
    <w:rsid w:val="00C72316"/>
    <w:rsid w:val="00C7237A"/>
    <w:rsid w:val="00C72498"/>
    <w:rsid w:val="00C728A0"/>
    <w:rsid w:val="00C72DC6"/>
    <w:rsid w:val="00C72F20"/>
    <w:rsid w:val="00C72F4A"/>
    <w:rsid w:val="00C731F5"/>
    <w:rsid w:val="00C738D0"/>
    <w:rsid w:val="00C7393E"/>
    <w:rsid w:val="00C739EF"/>
    <w:rsid w:val="00C73E81"/>
    <w:rsid w:val="00C74096"/>
    <w:rsid w:val="00C7446B"/>
    <w:rsid w:val="00C747CB"/>
    <w:rsid w:val="00C74881"/>
    <w:rsid w:val="00C75530"/>
    <w:rsid w:val="00C76AF6"/>
    <w:rsid w:val="00C771CB"/>
    <w:rsid w:val="00C772B5"/>
    <w:rsid w:val="00C77D6A"/>
    <w:rsid w:val="00C80BB9"/>
    <w:rsid w:val="00C80E02"/>
    <w:rsid w:val="00C81050"/>
    <w:rsid w:val="00C81597"/>
    <w:rsid w:val="00C815EA"/>
    <w:rsid w:val="00C82791"/>
    <w:rsid w:val="00C853EF"/>
    <w:rsid w:val="00C85B61"/>
    <w:rsid w:val="00C85DD5"/>
    <w:rsid w:val="00C85F04"/>
    <w:rsid w:val="00C86066"/>
    <w:rsid w:val="00C866DE"/>
    <w:rsid w:val="00C90343"/>
    <w:rsid w:val="00C91A7B"/>
    <w:rsid w:val="00C91AAE"/>
    <w:rsid w:val="00C91BF5"/>
    <w:rsid w:val="00C92057"/>
    <w:rsid w:val="00C92887"/>
    <w:rsid w:val="00C92C0D"/>
    <w:rsid w:val="00C93A2D"/>
    <w:rsid w:val="00C93A35"/>
    <w:rsid w:val="00C9451F"/>
    <w:rsid w:val="00C94975"/>
    <w:rsid w:val="00C953A2"/>
    <w:rsid w:val="00C95F09"/>
    <w:rsid w:val="00C95F2E"/>
    <w:rsid w:val="00C96ABB"/>
    <w:rsid w:val="00C96BF9"/>
    <w:rsid w:val="00C96EF3"/>
    <w:rsid w:val="00C972DA"/>
    <w:rsid w:val="00C97800"/>
    <w:rsid w:val="00C97854"/>
    <w:rsid w:val="00CA01D7"/>
    <w:rsid w:val="00CA0460"/>
    <w:rsid w:val="00CA0909"/>
    <w:rsid w:val="00CA1033"/>
    <w:rsid w:val="00CA1554"/>
    <w:rsid w:val="00CA19F7"/>
    <w:rsid w:val="00CA1BF3"/>
    <w:rsid w:val="00CA2037"/>
    <w:rsid w:val="00CA20BA"/>
    <w:rsid w:val="00CA2697"/>
    <w:rsid w:val="00CA29D5"/>
    <w:rsid w:val="00CA2A24"/>
    <w:rsid w:val="00CA2E1E"/>
    <w:rsid w:val="00CA3703"/>
    <w:rsid w:val="00CA3A64"/>
    <w:rsid w:val="00CA3F53"/>
    <w:rsid w:val="00CA40D0"/>
    <w:rsid w:val="00CA447E"/>
    <w:rsid w:val="00CA463D"/>
    <w:rsid w:val="00CA50C3"/>
    <w:rsid w:val="00CA5DFD"/>
    <w:rsid w:val="00CA656C"/>
    <w:rsid w:val="00CA7993"/>
    <w:rsid w:val="00CB04F6"/>
    <w:rsid w:val="00CB13F8"/>
    <w:rsid w:val="00CB20EB"/>
    <w:rsid w:val="00CB2506"/>
    <w:rsid w:val="00CB25A4"/>
    <w:rsid w:val="00CB3C66"/>
    <w:rsid w:val="00CB3DF2"/>
    <w:rsid w:val="00CB4CA0"/>
    <w:rsid w:val="00CB52D4"/>
    <w:rsid w:val="00CB6CB9"/>
    <w:rsid w:val="00CB6D7B"/>
    <w:rsid w:val="00CB71CC"/>
    <w:rsid w:val="00CB744A"/>
    <w:rsid w:val="00CB76B9"/>
    <w:rsid w:val="00CC00AE"/>
    <w:rsid w:val="00CC057B"/>
    <w:rsid w:val="00CC0D63"/>
    <w:rsid w:val="00CC11CB"/>
    <w:rsid w:val="00CC1277"/>
    <w:rsid w:val="00CC2312"/>
    <w:rsid w:val="00CC23D7"/>
    <w:rsid w:val="00CC26EF"/>
    <w:rsid w:val="00CC3532"/>
    <w:rsid w:val="00CC39FB"/>
    <w:rsid w:val="00CC67F7"/>
    <w:rsid w:val="00CC6DAB"/>
    <w:rsid w:val="00CC75AA"/>
    <w:rsid w:val="00CC7CFC"/>
    <w:rsid w:val="00CD0EDA"/>
    <w:rsid w:val="00CD0F77"/>
    <w:rsid w:val="00CD1CE5"/>
    <w:rsid w:val="00CD2CE3"/>
    <w:rsid w:val="00CD2DAF"/>
    <w:rsid w:val="00CD4148"/>
    <w:rsid w:val="00CD450C"/>
    <w:rsid w:val="00CD451E"/>
    <w:rsid w:val="00CD4F3B"/>
    <w:rsid w:val="00CD57A0"/>
    <w:rsid w:val="00CD6420"/>
    <w:rsid w:val="00CD6547"/>
    <w:rsid w:val="00CD73AE"/>
    <w:rsid w:val="00CE0E89"/>
    <w:rsid w:val="00CE1527"/>
    <w:rsid w:val="00CE1B64"/>
    <w:rsid w:val="00CE37B7"/>
    <w:rsid w:val="00CE3D31"/>
    <w:rsid w:val="00CE4BC2"/>
    <w:rsid w:val="00CE4EA3"/>
    <w:rsid w:val="00CE5546"/>
    <w:rsid w:val="00CE59D4"/>
    <w:rsid w:val="00CE5ADC"/>
    <w:rsid w:val="00CE5CED"/>
    <w:rsid w:val="00CE638E"/>
    <w:rsid w:val="00CE7964"/>
    <w:rsid w:val="00CE7F20"/>
    <w:rsid w:val="00CF0599"/>
    <w:rsid w:val="00CF060C"/>
    <w:rsid w:val="00CF1141"/>
    <w:rsid w:val="00CF11B9"/>
    <w:rsid w:val="00CF1BF3"/>
    <w:rsid w:val="00CF2989"/>
    <w:rsid w:val="00CF37C9"/>
    <w:rsid w:val="00CF38BA"/>
    <w:rsid w:val="00CF3D8B"/>
    <w:rsid w:val="00CF3F3C"/>
    <w:rsid w:val="00CF4613"/>
    <w:rsid w:val="00CF46AD"/>
    <w:rsid w:val="00CF50D1"/>
    <w:rsid w:val="00CF5333"/>
    <w:rsid w:val="00CF56CD"/>
    <w:rsid w:val="00CF582C"/>
    <w:rsid w:val="00CF59B9"/>
    <w:rsid w:val="00CF5B34"/>
    <w:rsid w:val="00CF5D1D"/>
    <w:rsid w:val="00CF618C"/>
    <w:rsid w:val="00CF61CD"/>
    <w:rsid w:val="00CF66CB"/>
    <w:rsid w:val="00CF75BB"/>
    <w:rsid w:val="00D0042C"/>
    <w:rsid w:val="00D004F9"/>
    <w:rsid w:val="00D00935"/>
    <w:rsid w:val="00D0192A"/>
    <w:rsid w:val="00D01EEA"/>
    <w:rsid w:val="00D022B1"/>
    <w:rsid w:val="00D0249E"/>
    <w:rsid w:val="00D0493A"/>
    <w:rsid w:val="00D054EE"/>
    <w:rsid w:val="00D05AE1"/>
    <w:rsid w:val="00D068A2"/>
    <w:rsid w:val="00D07207"/>
    <w:rsid w:val="00D07A74"/>
    <w:rsid w:val="00D07F30"/>
    <w:rsid w:val="00D10126"/>
    <w:rsid w:val="00D105BA"/>
    <w:rsid w:val="00D10AAE"/>
    <w:rsid w:val="00D10ABD"/>
    <w:rsid w:val="00D10E7F"/>
    <w:rsid w:val="00D11086"/>
    <w:rsid w:val="00D120A9"/>
    <w:rsid w:val="00D12BE9"/>
    <w:rsid w:val="00D13B11"/>
    <w:rsid w:val="00D13D67"/>
    <w:rsid w:val="00D16D28"/>
    <w:rsid w:val="00D16EF1"/>
    <w:rsid w:val="00D16F6E"/>
    <w:rsid w:val="00D1716A"/>
    <w:rsid w:val="00D17601"/>
    <w:rsid w:val="00D20EA2"/>
    <w:rsid w:val="00D20FF6"/>
    <w:rsid w:val="00D21E99"/>
    <w:rsid w:val="00D22196"/>
    <w:rsid w:val="00D224C8"/>
    <w:rsid w:val="00D22934"/>
    <w:rsid w:val="00D22A6A"/>
    <w:rsid w:val="00D22F28"/>
    <w:rsid w:val="00D241C7"/>
    <w:rsid w:val="00D25EB8"/>
    <w:rsid w:val="00D26DEF"/>
    <w:rsid w:val="00D26F9F"/>
    <w:rsid w:val="00D2719C"/>
    <w:rsid w:val="00D3105D"/>
    <w:rsid w:val="00D31771"/>
    <w:rsid w:val="00D31C83"/>
    <w:rsid w:val="00D31F2D"/>
    <w:rsid w:val="00D32DE1"/>
    <w:rsid w:val="00D33483"/>
    <w:rsid w:val="00D34DB3"/>
    <w:rsid w:val="00D35054"/>
    <w:rsid w:val="00D35236"/>
    <w:rsid w:val="00D364BA"/>
    <w:rsid w:val="00D366C2"/>
    <w:rsid w:val="00D36B9C"/>
    <w:rsid w:val="00D36CDF"/>
    <w:rsid w:val="00D37B2E"/>
    <w:rsid w:val="00D37BD2"/>
    <w:rsid w:val="00D40FAE"/>
    <w:rsid w:val="00D41A27"/>
    <w:rsid w:val="00D41AE7"/>
    <w:rsid w:val="00D41B96"/>
    <w:rsid w:val="00D41FAE"/>
    <w:rsid w:val="00D43468"/>
    <w:rsid w:val="00D4368D"/>
    <w:rsid w:val="00D43B38"/>
    <w:rsid w:val="00D4411D"/>
    <w:rsid w:val="00D449B4"/>
    <w:rsid w:val="00D44EC6"/>
    <w:rsid w:val="00D457EB"/>
    <w:rsid w:val="00D46C5A"/>
    <w:rsid w:val="00D46D6D"/>
    <w:rsid w:val="00D47984"/>
    <w:rsid w:val="00D47FED"/>
    <w:rsid w:val="00D50143"/>
    <w:rsid w:val="00D50411"/>
    <w:rsid w:val="00D506D2"/>
    <w:rsid w:val="00D509B6"/>
    <w:rsid w:val="00D5149E"/>
    <w:rsid w:val="00D51D3A"/>
    <w:rsid w:val="00D52AE9"/>
    <w:rsid w:val="00D52E5E"/>
    <w:rsid w:val="00D53B64"/>
    <w:rsid w:val="00D5434C"/>
    <w:rsid w:val="00D54FDC"/>
    <w:rsid w:val="00D557C5"/>
    <w:rsid w:val="00D55C70"/>
    <w:rsid w:val="00D55CE9"/>
    <w:rsid w:val="00D55E3C"/>
    <w:rsid w:val="00D569D0"/>
    <w:rsid w:val="00D575AD"/>
    <w:rsid w:val="00D57749"/>
    <w:rsid w:val="00D57F33"/>
    <w:rsid w:val="00D601A3"/>
    <w:rsid w:val="00D6034D"/>
    <w:rsid w:val="00D6085C"/>
    <w:rsid w:val="00D62DB8"/>
    <w:rsid w:val="00D631DD"/>
    <w:rsid w:val="00D64901"/>
    <w:rsid w:val="00D64A40"/>
    <w:rsid w:val="00D64AC6"/>
    <w:rsid w:val="00D65258"/>
    <w:rsid w:val="00D65325"/>
    <w:rsid w:val="00D66E87"/>
    <w:rsid w:val="00D671FC"/>
    <w:rsid w:val="00D67BE9"/>
    <w:rsid w:val="00D700FA"/>
    <w:rsid w:val="00D70E51"/>
    <w:rsid w:val="00D70FC7"/>
    <w:rsid w:val="00D71A68"/>
    <w:rsid w:val="00D724DA"/>
    <w:rsid w:val="00D7282E"/>
    <w:rsid w:val="00D72984"/>
    <w:rsid w:val="00D7357D"/>
    <w:rsid w:val="00D73A5C"/>
    <w:rsid w:val="00D73FFA"/>
    <w:rsid w:val="00D74B28"/>
    <w:rsid w:val="00D74BC8"/>
    <w:rsid w:val="00D74F72"/>
    <w:rsid w:val="00D75113"/>
    <w:rsid w:val="00D75152"/>
    <w:rsid w:val="00D753AF"/>
    <w:rsid w:val="00D75FCD"/>
    <w:rsid w:val="00D7622F"/>
    <w:rsid w:val="00D7672E"/>
    <w:rsid w:val="00D76FB9"/>
    <w:rsid w:val="00D77056"/>
    <w:rsid w:val="00D7740F"/>
    <w:rsid w:val="00D774C6"/>
    <w:rsid w:val="00D77E68"/>
    <w:rsid w:val="00D80747"/>
    <w:rsid w:val="00D810E8"/>
    <w:rsid w:val="00D81388"/>
    <w:rsid w:val="00D81519"/>
    <w:rsid w:val="00D8219C"/>
    <w:rsid w:val="00D82307"/>
    <w:rsid w:val="00D8281E"/>
    <w:rsid w:val="00D83244"/>
    <w:rsid w:val="00D8337B"/>
    <w:rsid w:val="00D83417"/>
    <w:rsid w:val="00D83472"/>
    <w:rsid w:val="00D83C97"/>
    <w:rsid w:val="00D83D19"/>
    <w:rsid w:val="00D83E4D"/>
    <w:rsid w:val="00D848AE"/>
    <w:rsid w:val="00D86087"/>
    <w:rsid w:val="00D862F7"/>
    <w:rsid w:val="00D86D4B"/>
    <w:rsid w:val="00D87721"/>
    <w:rsid w:val="00D9035F"/>
    <w:rsid w:val="00D90730"/>
    <w:rsid w:val="00D909E8"/>
    <w:rsid w:val="00D90A2C"/>
    <w:rsid w:val="00D90DE4"/>
    <w:rsid w:val="00D90E9B"/>
    <w:rsid w:val="00D918FB"/>
    <w:rsid w:val="00D91A74"/>
    <w:rsid w:val="00D91CB1"/>
    <w:rsid w:val="00D934CC"/>
    <w:rsid w:val="00D937C3"/>
    <w:rsid w:val="00D944CC"/>
    <w:rsid w:val="00D94FBA"/>
    <w:rsid w:val="00D95951"/>
    <w:rsid w:val="00D95AA1"/>
    <w:rsid w:val="00D95DEE"/>
    <w:rsid w:val="00D960A5"/>
    <w:rsid w:val="00D9635A"/>
    <w:rsid w:val="00D966FA"/>
    <w:rsid w:val="00D96B4D"/>
    <w:rsid w:val="00D978B6"/>
    <w:rsid w:val="00D9796C"/>
    <w:rsid w:val="00D97F2A"/>
    <w:rsid w:val="00D97FB9"/>
    <w:rsid w:val="00DA06B4"/>
    <w:rsid w:val="00DA06EE"/>
    <w:rsid w:val="00DA0A25"/>
    <w:rsid w:val="00DA102C"/>
    <w:rsid w:val="00DA1644"/>
    <w:rsid w:val="00DA5175"/>
    <w:rsid w:val="00DA5391"/>
    <w:rsid w:val="00DA542D"/>
    <w:rsid w:val="00DA64BE"/>
    <w:rsid w:val="00DA6540"/>
    <w:rsid w:val="00DA67F8"/>
    <w:rsid w:val="00DA7537"/>
    <w:rsid w:val="00DA7F4B"/>
    <w:rsid w:val="00DB044A"/>
    <w:rsid w:val="00DB050B"/>
    <w:rsid w:val="00DB0BDB"/>
    <w:rsid w:val="00DB1601"/>
    <w:rsid w:val="00DB1740"/>
    <w:rsid w:val="00DB1B04"/>
    <w:rsid w:val="00DB29A5"/>
    <w:rsid w:val="00DB2F59"/>
    <w:rsid w:val="00DB30EE"/>
    <w:rsid w:val="00DB375C"/>
    <w:rsid w:val="00DB3B08"/>
    <w:rsid w:val="00DB3EC4"/>
    <w:rsid w:val="00DB407A"/>
    <w:rsid w:val="00DB4421"/>
    <w:rsid w:val="00DB4FAC"/>
    <w:rsid w:val="00DB53EC"/>
    <w:rsid w:val="00DB544E"/>
    <w:rsid w:val="00DB5BA2"/>
    <w:rsid w:val="00DB6984"/>
    <w:rsid w:val="00DB6CDE"/>
    <w:rsid w:val="00DB73CD"/>
    <w:rsid w:val="00DB750F"/>
    <w:rsid w:val="00DC049B"/>
    <w:rsid w:val="00DC0DD9"/>
    <w:rsid w:val="00DC1068"/>
    <w:rsid w:val="00DC134B"/>
    <w:rsid w:val="00DC1618"/>
    <w:rsid w:val="00DC1C33"/>
    <w:rsid w:val="00DC2049"/>
    <w:rsid w:val="00DC20E0"/>
    <w:rsid w:val="00DC23EC"/>
    <w:rsid w:val="00DC2B6C"/>
    <w:rsid w:val="00DC361B"/>
    <w:rsid w:val="00DC3822"/>
    <w:rsid w:val="00DC47B2"/>
    <w:rsid w:val="00DC4B6C"/>
    <w:rsid w:val="00DC4DE0"/>
    <w:rsid w:val="00DC5331"/>
    <w:rsid w:val="00DC53FA"/>
    <w:rsid w:val="00DC6810"/>
    <w:rsid w:val="00DC774C"/>
    <w:rsid w:val="00DC7D0A"/>
    <w:rsid w:val="00DD03C4"/>
    <w:rsid w:val="00DD0709"/>
    <w:rsid w:val="00DD076D"/>
    <w:rsid w:val="00DD0AFB"/>
    <w:rsid w:val="00DD0C8A"/>
    <w:rsid w:val="00DD0DA0"/>
    <w:rsid w:val="00DD0EBE"/>
    <w:rsid w:val="00DD0EFC"/>
    <w:rsid w:val="00DD1654"/>
    <w:rsid w:val="00DD1AD0"/>
    <w:rsid w:val="00DD1F61"/>
    <w:rsid w:val="00DD1FFB"/>
    <w:rsid w:val="00DD3248"/>
    <w:rsid w:val="00DD4C55"/>
    <w:rsid w:val="00DD532A"/>
    <w:rsid w:val="00DD5D19"/>
    <w:rsid w:val="00DD66AC"/>
    <w:rsid w:val="00DD6712"/>
    <w:rsid w:val="00DD6918"/>
    <w:rsid w:val="00DD6C1F"/>
    <w:rsid w:val="00DD7912"/>
    <w:rsid w:val="00DD7BE6"/>
    <w:rsid w:val="00DE0161"/>
    <w:rsid w:val="00DE0226"/>
    <w:rsid w:val="00DE0849"/>
    <w:rsid w:val="00DE0976"/>
    <w:rsid w:val="00DE0B49"/>
    <w:rsid w:val="00DE0E1E"/>
    <w:rsid w:val="00DE0EDB"/>
    <w:rsid w:val="00DE1926"/>
    <w:rsid w:val="00DE19FF"/>
    <w:rsid w:val="00DE1A4D"/>
    <w:rsid w:val="00DE24DB"/>
    <w:rsid w:val="00DE2C72"/>
    <w:rsid w:val="00DE3FB3"/>
    <w:rsid w:val="00DE4B7F"/>
    <w:rsid w:val="00DE4C68"/>
    <w:rsid w:val="00DE5ECC"/>
    <w:rsid w:val="00DE623D"/>
    <w:rsid w:val="00DE6CA1"/>
    <w:rsid w:val="00DE7216"/>
    <w:rsid w:val="00DF0BE8"/>
    <w:rsid w:val="00DF0E46"/>
    <w:rsid w:val="00DF0F2A"/>
    <w:rsid w:val="00DF1EE6"/>
    <w:rsid w:val="00DF3A0C"/>
    <w:rsid w:val="00DF43C1"/>
    <w:rsid w:val="00DF4940"/>
    <w:rsid w:val="00DF5530"/>
    <w:rsid w:val="00DF59EC"/>
    <w:rsid w:val="00DF5BB6"/>
    <w:rsid w:val="00DF5D55"/>
    <w:rsid w:val="00E002A0"/>
    <w:rsid w:val="00E00717"/>
    <w:rsid w:val="00E01682"/>
    <w:rsid w:val="00E01A7C"/>
    <w:rsid w:val="00E02559"/>
    <w:rsid w:val="00E027DE"/>
    <w:rsid w:val="00E033E5"/>
    <w:rsid w:val="00E039A4"/>
    <w:rsid w:val="00E03C6B"/>
    <w:rsid w:val="00E04324"/>
    <w:rsid w:val="00E04C1E"/>
    <w:rsid w:val="00E051CF"/>
    <w:rsid w:val="00E05490"/>
    <w:rsid w:val="00E062AE"/>
    <w:rsid w:val="00E0675F"/>
    <w:rsid w:val="00E06F1F"/>
    <w:rsid w:val="00E07739"/>
    <w:rsid w:val="00E102C9"/>
    <w:rsid w:val="00E10BB8"/>
    <w:rsid w:val="00E117A1"/>
    <w:rsid w:val="00E11AB6"/>
    <w:rsid w:val="00E12E46"/>
    <w:rsid w:val="00E133E4"/>
    <w:rsid w:val="00E133F6"/>
    <w:rsid w:val="00E135C0"/>
    <w:rsid w:val="00E1382B"/>
    <w:rsid w:val="00E13A79"/>
    <w:rsid w:val="00E13DB8"/>
    <w:rsid w:val="00E14D46"/>
    <w:rsid w:val="00E14FBE"/>
    <w:rsid w:val="00E1595A"/>
    <w:rsid w:val="00E17489"/>
    <w:rsid w:val="00E179AE"/>
    <w:rsid w:val="00E203FF"/>
    <w:rsid w:val="00E21022"/>
    <w:rsid w:val="00E22A8C"/>
    <w:rsid w:val="00E22AF8"/>
    <w:rsid w:val="00E23238"/>
    <w:rsid w:val="00E2337F"/>
    <w:rsid w:val="00E2380B"/>
    <w:rsid w:val="00E240AA"/>
    <w:rsid w:val="00E2534A"/>
    <w:rsid w:val="00E25F04"/>
    <w:rsid w:val="00E26083"/>
    <w:rsid w:val="00E2642F"/>
    <w:rsid w:val="00E26513"/>
    <w:rsid w:val="00E273A6"/>
    <w:rsid w:val="00E27AA5"/>
    <w:rsid w:val="00E3018C"/>
    <w:rsid w:val="00E30790"/>
    <w:rsid w:val="00E30BE8"/>
    <w:rsid w:val="00E313BC"/>
    <w:rsid w:val="00E31D85"/>
    <w:rsid w:val="00E31F04"/>
    <w:rsid w:val="00E32068"/>
    <w:rsid w:val="00E32AEB"/>
    <w:rsid w:val="00E32C1F"/>
    <w:rsid w:val="00E3307F"/>
    <w:rsid w:val="00E3346F"/>
    <w:rsid w:val="00E3428B"/>
    <w:rsid w:val="00E34896"/>
    <w:rsid w:val="00E34D6E"/>
    <w:rsid w:val="00E352C3"/>
    <w:rsid w:val="00E360C4"/>
    <w:rsid w:val="00E36297"/>
    <w:rsid w:val="00E36391"/>
    <w:rsid w:val="00E36A69"/>
    <w:rsid w:val="00E372A9"/>
    <w:rsid w:val="00E376E2"/>
    <w:rsid w:val="00E37B97"/>
    <w:rsid w:val="00E37E10"/>
    <w:rsid w:val="00E4114B"/>
    <w:rsid w:val="00E4179E"/>
    <w:rsid w:val="00E41AA2"/>
    <w:rsid w:val="00E41CEE"/>
    <w:rsid w:val="00E4240A"/>
    <w:rsid w:val="00E42C6B"/>
    <w:rsid w:val="00E42EBA"/>
    <w:rsid w:val="00E43A50"/>
    <w:rsid w:val="00E43E02"/>
    <w:rsid w:val="00E43FAF"/>
    <w:rsid w:val="00E443CE"/>
    <w:rsid w:val="00E44D1D"/>
    <w:rsid w:val="00E44DB2"/>
    <w:rsid w:val="00E4607D"/>
    <w:rsid w:val="00E475AA"/>
    <w:rsid w:val="00E47C74"/>
    <w:rsid w:val="00E47D65"/>
    <w:rsid w:val="00E507AB"/>
    <w:rsid w:val="00E507F6"/>
    <w:rsid w:val="00E515BE"/>
    <w:rsid w:val="00E52F26"/>
    <w:rsid w:val="00E52F69"/>
    <w:rsid w:val="00E53545"/>
    <w:rsid w:val="00E54109"/>
    <w:rsid w:val="00E542D5"/>
    <w:rsid w:val="00E55A17"/>
    <w:rsid w:val="00E56017"/>
    <w:rsid w:val="00E562F6"/>
    <w:rsid w:val="00E567F6"/>
    <w:rsid w:val="00E568A9"/>
    <w:rsid w:val="00E56983"/>
    <w:rsid w:val="00E56A64"/>
    <w:rsid w:val="00E56C28"/>
    <w:rsid w:val="00E57179"/>
    <w:rsid w:val="00E6015A"/>
    <w:rsid w:val="00E607B2"/>
    <w:rsid w:val="00E6113B"/>
    <w:rsid w:val="00E61518"/>
    <w:rsid w:val="00E61687"/>
    <w:rsid w:val="00E6281B"/>
    <w:rsid w:val="00E62CE5"/>
    <w:rsid w:val="00E62EDA"/>
    <w:rsid w:val="00E63BBC"/>
    <w:rsid w:val="00E645D5"/>
    <w:rsid w:val="00E645EF"/>
    <w:rsid w:val="00E646BF"/>
    <w:rsid w:val="00E64765"/>
    <w:rsid w:val="00E64ADC"/>
    <w:rsid w:val="00E65334"/>
    <w:rsid w:val="00E656BD"/>
    <w:rsid w:val="00E657A3"/>
    <w:rsid w:val="00E67781"/>
    <w:rsid w:val="00E67C39"/>
    <w:rsid w:val="00E71498"/>
    <w:rsid w:val="00E71505"/>
    <w:rsid w:val="00E7153E"/>
    <w:rsid w:val="00E71780"/>
    <w:rsid w:val="00E719E0"/>
    <w:rsid w:val="00E722D1"/>
    <w:rsid w:val="00E734A9"/>
    <w:rsid w:val="00E7353A"/>
    <w:rsid w:val="00E73D89"/>
    <w:rsid w:val="00E745A5"/>
    <w:rsid w:val="00E75526"/>
    <w:rsid w:val="00E75957"/>
    <w:rsid w:val="00E75B09"/>
    <w:rsid w:val="00E75E87"/>
    <w:rsid w:val="00E7607B"/>
    <w:rsid w:val="00E761C2"/>
    <w:rsid w:val="00E76313"/>
    <w:rsid w:val="00E76BDA"/>
    <w:rsid w:val="00E76D3C"/>
    <w:rsid w:val="00E77353"/>
    <w:rsid w:val="00E77600"/>
    <w:rsid w:val="00E80E63"/>
    <w:rsid w:val="00E80FEC"/>
    <w:rsid w:val="00E81709"/>
    <w:rsid w:val="00E81EDD"/>
    <w:rsid w:val="00E81FD0"/>
    <w:rsid w:val="00E834A4"/>
    <w:rsid w:val="00E834D2"/>
    <w:rsid w:val="00E83BEC"/>
    <w:rsid w:val="00E83F08"/>
    <w:rsid w:val="00E8402A"/>
    <w:rsid w:val="00E8493B"/>
    <w:rsid w:val="00E84A58"/>
    <w:rsid w:val="00E84BF5"/>
    <w:rsid w:val="00E84D02"/>
    <w:rsid w:val="00E84D70"/>
    <w:rsid w:val="00E84FAB"/>
    <w:rsid w:val="00E85D18"/>
    <w:rsid w:val="00E85F27"/>
    <w:rsid w:val="00E860C5"/>
    <w:rsid w:val="00E866C3"/>
    <w:rsid w:val="00E87737"/>
    <w:rsid w:val="00E8773B"/>
    <w:rsid w:val="00E87E91"/>
    <w:rsid w:val="00E90897"/>
    <w:rsid w:val="00E90E5A"/>
    <w:rsid w:val="00E90E71"/>
    <w:rsid w:val="00E90FD6"/>
    <w:rsid w:val="00E92A14"/>
    <w:rsid w:val="00E937A7"/>
    <w:rsid w:val="00E94382"/>
    <w:rsid w:val="00E9488C"/>
    <w:rsid w:val="00E94E20"/>
    <w:rsid w:val="00E94FBB"/>
    <w:rsid w:val="00E9501C"/>
    <w:rsid w:val="00E95AC0"/>
    <w:rsid w:val="00E96CA0"/>
    <w:rsid w:val="00E96DF3"/>
    <w:rsid w:val="00E9721F"/>
    <w:rsid w:val="00E97453"/>
    <w:rsid w:val="00E974CA"/>
    <w:rsid w:val="00EA0DF5"/>
    <w:rsid w:val="00EA1B0C"/>
    <w:rsid w:val="00EA1BAA"/>
    <w:rsid w:val="00EA1EB6"/>
    <w:rsid w:val="00EA318C"/>
    <w:rsid w:val="00EA31D4"/>
    <w:rsid w:val="00EA3CF0"/>
    <w:rsid w:val="00EA3E61"/>
    <w:rsid w:val="00EA4258"/>
    <w:rsid w:val="00EA4B68"/>
    <w:rsid w:val="00EA57A2"/>
    <w:rsid w:val="00EA5F95"/>
    <w:rsid w:val="00EA70E6"/>
    <w:rsid w:val="00EB0044"/>
    <w:rsid w:val="00EB0181"/>
    <w:rsid w:val="00EB0328"/>
    <w:rsid w:val="00EB05F8"/>
    <w:rsid w:val="00EB0978"/>
    <w:rsid w:val="00EB0BA4"/>
    <w:rsid w:val="00EB140F"/>
    <w:rsid w:val="00EB144E"/>
    <w:rsid w:val="00EB1604"/>
    <w:rsid w:val="00EB16B2"/>
    <w:rsid w:val="00EB17E7"/>
    <w:rsid w:val="00EB1ACB"/>
    <w:rsid w:val="00EB1B44"/>
    <w:rsid w:val="00EB250C"/>
    <w:rsid w:val="00EB27D0"/>
    <w:rsid w:val="00EB28AD"/>
    <w:rsid w:val="00EB2AB2"/>
    <w:rsid w:val="00EB321E"/>
    <w:rsid w:val="00EB3BC6"/>
    <w:rsid w:val="00EB48E6"/>
    <w:rsid w:val="00EB4E27"/>
    <w:rsid w:val="00EB5A2A"/>
    <w:rsid w:val="00EB6AA8"/>
    <w:rsid w:val="00EB7304"/>
    <w:rsid w:val="00EB7DAE"/>
    <w:rsid w:val="00EC0199"/>
    <w:rsid w:val="00EC01A4"/>
    <w:rsid w:val="00EC1076"/>
    <w:rsid w:val="00EC2B9C"/>
    <w:rsid w:val="00EC2F4F"/>
    <w:rsid w:val="00EC3034"/>
    <w:rsid w:val="00EC30B9"/>
    <w:rsid w:val="00EC4153"/>
    <w:rsid w:val="00EC5136"/>
    <w:rsid w:val="00EC519C"/>
    <w:rsid w:val="00EC5F57"/>
    <w:rsid w:val="00EC63AD"/>
    <w:rsid w:val="00EC6498"/>
    <w:rsid w:val="00EC65D1"/>
    <w:rsid w:val="00EC664F"/>
    <w:rsid w:val="00EC6A25"/>
    <w:rsid w:val="00EC6FBE"/>
    <w:rsid w:val="00EC7656"/>
    <w:rsid w:val="00EC779A"/>
    <w:rsid w:val="00ED0107"/>
    <w:rsid w:val="00ED0109"/>
    <w:rsid w:val="00ED04C0"/>
    <w:rsid w:val="00ED04F4"/>
    <w:rsid w:val="00ED09FE"/>
    <w:rsid w:val="00ED1392"/>
    <w:rsid w:val="00ED17A6"/>
    <w:rsid w:val="00ED2298"/>
    <w:rsid w:val="00ED22C3"/>
    <w:rsid w:val="00ED245F"/>
    <w:rsid w:val="00ED257A"/>
    <w:rsid w:val="00ED2936"/>
    <w:rsid w:val="00ED2EF8"/>
    <w:rsid w:val="00ED31F2"/>
    <w:rsid w:val="00ED3648"/>
    <w:rsid w:val="00ED3C79"/>
    <w:rsid w:val="00ED5C91"/>
    <w:rsid w:val="00ED5ED6"/>
    <w:rsid w:val="00ED6F6D"/>
    <w:rsid w:val="00ED75F6"/>
    <w:rsid w:val="00EE0287"/>
    <w:rsid w:val="00EE0C3E"/>
    <w:rsid w:val="00EE174D"/>
    <w:rsid w:val="00EE19DA"/>
    <w:rsid w:val="00EE2104"/>
    <w:rsid w:val="00EE26B0"/>
    <w:rsid w:val="00EE3497"/>
    <w:rsid w:val="00EE40A1"/>
    <w:rsid w:val="00EE43C7"/>
    <w:rsid w:val="00EE46D3"/>
    <w:rsid w:val="00EE561E"/>
    <w:rsid w:val="00EE64C9"/>
    <w:rsid w:val="00EE67E1"/>
    <w:rsid w:val="00EE6D86"/>
    <w:rsid w:val="00EE7207"/>
    <w:rsid w:val="00EF0DA2"/>
    <w:rsid w:val="00EF1853"/>
    <w:rsid w:val="00EF1E89"/>
    <w:rsid w:val="00EF213D"/>
    <w:rsid w:val="00EF25C5"/>
    <w:rsid w:val="00EF29F4"/>
    <w:rsid w:val="00EF2A92"/>
    <w:rsid w:val="00EF32B7"/>
    <w:rsid w:val="00EF335F"/>
    <w:rsid w:val="00EF36F2"/>
    <w:rsid w:val="00EF3746"/>
    <w:rsid w:val="00EF3F64"/>
    <w:rsid w:val="00EF4184"/>
    <w:rsid w:val="00EF5446"/>
    <w:rsid w:val="00EF559E"/>
    <w:rsid w:val="00EF5CAE"/>
    <w:rsid w:val="00EF651F"/>
    <w:rsid w:val="00EF66F9"/>
    <w:rsid w:val="00EF6916"/>
    <w:rsid w:val="00EF6AB3"/>
    <w:rsid w:val="00EF6CE7"/>
    <w:rsid w:val="00EF715F"/>
    <w:rsid w:val="00EF71F2"/>
    <w:rsid w:val="00EF79D4"/>
    <w:rsid w:val="00EF7A0F"/>
    <w:rsid w:val="00F009DE"/>
    <w:rsid w:val="00F00E79"/>
    <w:rsid w:val="00F0101D"/>
    <w:rsid w:val="00F01363"/>
    <w:rsid w:val="00F013CB"/>
    <w:rsid w:val="00F01EDD"/>
    <w:rsid w:val="00F0222A"/>
    <w:rsid w:val="00F02421"/>
    <w:rsid w:val="00F02513"/>
    <w:rsid w:val="00F02FEC"/>
    <w:rsid w:val="00F03BF8"/>
    <w:rsid w:val="00F03DD7"/>
    <w:rsid w:val="00F07BCC"/>
    <w:rsid w:val="00F1056C"/>
    <w:rsid w:val="00F10601"/>
    <w:rsid w:val="00F10BAE"/>
    <w:rsid w:val="00F10E17"/>
    <w:rsid w:val="00F11C0E"/>
    <w:rsid w:val="00F12359"/>
    <w:rsid w:val="00F13675"/>
    <w:rsid w:val="00F13DFC"/>
    <w:rsid w:val="00F14493"/>
    <w:rsid w:val="00F1497C"/>
    <w:rsid w:val="00F14D68"/>
    <w:rsid w:val="00F15101"/>
    <w:rsid w:val="00F16C70"/>
    <w:rsid w:val="00F16CF7"/>
    <w:rsid w:val="00F175FA"/>
    <w:rsid w:val="00F178DB"/>
    <w:rsid w:val="00F20507"/>
    <w:rsid w:val="00F206A2"/>
    <w:rsid w:val="00F212A2"/>
    <w:rsid w:val="00F21422"/>
    <w:rsid w:val="00F221A5"/>
    <w:rsid w:val="00F221DB"/>
    <w:rsid w:val="00F222B1"/>
    <w:rsid w:val="00F22689"/>
    <w:rsid w:val="00F22F2B"/>
    <w:rsid w:val="00F233D1"/>
    <w:rsid w:val="00F237F5"/>
    <w:rsid w:val="00F23B63"/>
    <w:rsid w:val="00F23BCF"/>
    <w:rsid w:val="00F23C12"/>
    <w:rsid w:val="00F241BA"/>
    <w:rsid w:val="00F24D40"/>
    <w:rsid w:val="00F25552"/>
    <w:rsid w:val="00F25B4E"/>
    <w:rsid w:val="00F25BA4"/>
    <w:rsid w:val="00F25D4C"/>
    <w:rsid w:val="00F25F43"/>
    <w:rsid w:val="00F2627E"/>
    <w:rsid w:val="00F2654C"/>
    <w:rsid w:val="00F267AD"/>
    <w:rsid w:val="00F267C9"/>
    <w:rsid w:val="00F26B41"/>
    <w:rsid w:val="00F276F8"/>
    <w:rsid w:val="00F27874"/>
    <w:rsid w:val="00F27AAA"/>
    <w:rsid w:val="00F30C1E"/>
    <w:rsid w:val="00F31337"/>
    <w:rsid w:val="00F31654"/>
    <w:rsid w:val="00F31BE8"/>
    <w:rsid w:val="00F31EB4"/>
    <w:rsid w:val="00F32EB4"/>
    <w:rsid w:val="00F34E57"/>
    <w:rsid w:val="00F34F54"/>
    <w:rsid w:val="00F356EB"/>
    <w:rsid w:val="00F35DF1"/>
    <w:rsid w:val="00F3663C"/>
    <w:rsid w:val="00F36A84"/>
    <w:rsid w:val="00F36B4A"/>
    <w:rsid w:val="00F36E72"/>
    <w:rsid w:val="00F405BE"/>
    <w:rsid w:val="00F40DED"/>
    <w:rsid w:val="00F419DC"/>
    <w:rsid w:val="00F42590"/>
    <w:rsid w:val="00F42BAE"/>
    <w:rsid w:val="00F431EA"/>
    <w:rsid w:val="00F434EA"/>
    <w:rsid w:val="00F43A05"/>
    <w:rsid w:val="00F43B6A"/>
    <w:rsid w:val="00F4517F"/>
    <w:rsid w:val="00F45B8A"/>
    <w:rsid w:val="00F45D98"/>
    <w:rsid w:val="00F461E7"/>
    <w:rsid w:val="00F469E2"/>
    <w:rsid w:val="00F5090D"/>
    <w:rsid w:val="00F5091B"/>
    <w:rsid w:val="00F50F30"/>
    <w:rsid w:val="00F50F9C"/>
    <w:rsid w:val="00F5127B"/>
    <w:rsid w:val="00F527BB"/>
    <w:rsid w:val="00F5342A"/>
    <w:rsid w:val="00F53527"/>
    <w:rsid w:val="00F543BE"/>
    <w:rsid w:val="00F54C3A"/>
    <w:rsid w:val="00F55BFE"/>
    <w:rsid w:val="00F55FBA"/>
    <w:rsid w:val="00F568FE"/>
    <w:rsid w:val="00F56C00"/>
    <w:rsid w:val="00F56D1B"/>
    <w:rsid w:val="00F56F24"/>
    <w:rsid w:val="00F5715E"/>
    <w:rsid w:val="00F579CF"/>
    <w:rsid w:val="00F57C09"/>
    <w:rsid w:val="00F57DBB"/>
    <w:rsid w:val="00F60864"/>
    <w:rsid w:val="00F608D0"/>
    <w:rsid w:val="00F60E9E"/>
    <w:rsid w:val="00F6156C"/>
    <w:rsid w:val="00F61660"/>
    <w:rsid w:val="00F61C46"/>
    <w:rsid w:val="00F61FD6"/>
    <w:rsid w:val="00F65FB5"/>
    <w:rsid w:val="00F6604F"/>
    <w:rsid w:val="00F66A65"/>
    <w:rsid w:val="00F6703D"/>
    <w:rsid w:val="00F67424"/>
    <w:rsid w:val="00F67C4A"/>
    <w:rsid w:val="00F704D3"/>
    <w:rsid w:val="00F70879"/>
    <w:rsid w:val="00F70A8D"/>
    <w:rsid w:val="00F70EDA"/>
    <w:rsid w:val="00F71F10"/>
    <w:rsid w:val="00F7235C"/>
    <w:rsid w:val="00F73051"/>
    <w:rsid w:val="00F73DD2"/>
    <w:rsid w:val="00F747E4"/>
    <w:rsid w:val="00F7493B"/>
    <w:rsid w:val="00F75AD1"/>
    <w:rsid w:val="00F75F5E"/>
    <w:rsid w:val="00F76223"/>
    <w:rsid w:val="00F77920"/>
    <w:rsid w:val="00F77A37"/>
    <w:rsid w:val="00F77EC1"/>
    <w:rsid w:val="00F81BC0"/>
    <w:rsid w:val="00F81C67"/>
    <w:rsid w:val="00F8267D"/>
    <w:rsid w:val="00F82962"/>
    <w:rsid w:val="00F82987"/>
    <w:rsid w:val="00F82DE5"/>
    <w:rsid w:val="00F830BC"/>
    <w:rsid w:val="00F83AA5"/>
    <w:rsid w:val="00F83B65"/>
    <w:rsid w:val="00F84141"/>
    <w:rsid w:val="00F84B39"/>
    <w:rsid w:val="00F8557C"/>
    <w:rsid w:val="00F859EE"/>
    <w:rsid w:val="00F86D01"/>
    <w:rsid w:val="00F86FB4"/>
    <w:rsid w:val="00F90639"/>
    <w:rsid w:val="00F90BAB"/>
    <w:rsid w:val="00F91342"/>
    <w:rsid w:val="00F91793"/>
    <w:rsid w:val="00F918CA"/>
    <w:rsid w:val="00F92415"/>
    <w:rsid w:val="00F928BB"/>
    <w:rsid w:val="00F9324B"/>
    <w:rsid w:val="00F93567"/>
    <w:rsid w:val="00F93813"/>
    <w:rsid w:val="00F93D43"/>
    <w:rsid w:val="00F9507B"/>
    <w:rsid w:val="00F95270"/>
    <w:rsid w:val="00F9540C"/>
    <w:rsid w:val="00F956CE"/>
    <w:rsid w:val="00F96C9D"/>
    <w:rsid w:val="00F96E94"/>
    <w:rsid w:val="00F97321"/>
    <w:rsid w:val="00F97394"/>
    <w:rsid w:val="00FA0090"/>
    <w:rsid w:val="00FA029A"/>
    <w:rsid w:val="00FA0804"/>
    <w:rsid w:val="00FA08F7"/>
    <w:rsid w:val="00FA0FF0"/>
    <w:rsid w:val="00FA11F7"/>
    <w:rsid w:val="00FA1285"/>
    <w:rsid w:val="00FA12E8"/>
    <w:rsid w:val="00FA130D"/>
    <w:rsid w:val="00FA2207"/>
    <w:rsid w:val="00FA2675"/>
    <w:rsid w:val="00FA2C28"/>
    <w:rsid w:val="00FA2C6F"/>
    <w:rsid w:val="00FA38B2"/>
    <w:rsid w:val="00FA39FE"/>
    <w:rsid w:val="00FA3D1E"/>
    <w:rsid w:val="00FA3F22"/>
    <w:rsid w:val="00FA4117"/>
    <w:rsid w:val="00FA491B"/>
    <w:rsid w:val="00FA4A3F"/>
    <w:rsid w:val="00FA5369"/>
    <w:rsid w:val="00FA59EC"/>
    <w:rsid w:val="00FA5B7F"/>
    <w:rsid w:val="00FA5F7A"/>
    <w:rsid w:val="00FA65DC"/>
    <w:rsid w:val="00FA6E2F"/>
    <w:rsid w:val="00FA76C5"/>
    <w:rsid w:val="00FB0293"/>
    <w:rsid w:val="00FB06B1"/>
    <w:rsid w:val="00FB1082"/>
    <w:rsid w:val="00FB1671"/>
    <w:rsid w:val="00FB16D8"/>
    <w:rsid w:val="00FB1A7F"/>
    <w:rsid w:val="00FB1B0B"/>
    <w:rsid w:val="00FB1BC6"/>
    <w:rsid w:val="00FB24A6"/>
    <w:rsid w:val="00FB3A53"/>
    <w:rsid w:val="00FB3D7B"/>
    <w:rsid w:val="00FB42CA"/>
    <w:rsid w:val="00FB5758"/>
    <w:rsid w:val="00FB6949"/>
    <w:rsid w:val="00FB6B77"/>
    <w:rsid w:val="00FB7C01"/>
    <w:rsid w:val="00FB7FF5"/>
    <w:rsid w:val="00FC0B89"/>
    <w:rsid w:val="00FC13B8"/>
    <w:rsid w:val="00FC16B2"/>
    <w:rsid w:val="00FC1C42"/>
    <w:rsid w:val="00FC1E43"/>
    <w:rsid w:val="00FC23D2"/>
    <w:rsid w:val="00FC321C"/>
    <w:rsid w:val="00FC334A"/>
    <w:rsid w:val="00FC37FF"/>
    <w:rsid w:val="00FC4058"/>
    <w:rsid w:val="00FC492C"/>
    <w:rsid w:val="00FC5055"/>
    <w:rsid w:val="00FC5ED2"/>
    <w:rsid w:val="00FC5F38"/>
    <w:rsid w:val="00FC67A5"/>
    <w:rsid w:val="00FC67B2"/>
    <w:rsid w:val="00FC684F"/>
    <w:rsid w:val="00FC6AB6"/>
    <w:rsid w:val="00FC7782"/>
    <w:rsid w:val="00FD055F"/>
    <w:rsid w:val="00FD083F"/>
    <w:rsid w:val="00FD09BC"/>
    <w:rsid w:val="00FD0EC7"/>
    <w:rsid w:val="00FD13E5"/>
    <w:rsid w:val="00FD1804"/>
    <w:rsid w:val="00FD2042"/>
    <w:rsid w:val="00FD220B"/>
    <w:rsid w:val="00FD28C7"/>
    <w:rsid w:val="00FD3899"/>
    <w:rsid w:val="00FD4290"/>
    <w:rsid w:val="00FD6235"/>
    <w:rsid w:val="00FD6345"/>
    <w:rsid w:val="00FD791C"/>
    <w:rsid w:val="00FD7928"/>
    <w:rsid w:val="00FD7C0A"/>
    <w:rsid w:val="00FD7C3D"/>
    <w:rsid w:val="00FE06ED"/>
    <w:rsid w:val="00FE0C68"/>
    <w:rsid w:val="00FE0E1D"/>
    <w:rsid w:val="00FE18BF"/>
    <w:rsid w:val="00FE2076"/>
    <w:rsid w:val="00FE2088"/>
    <w:rsid w:val="00FE26DD"/>
    <w:rsid w:val="00FE2BD7"/>
    <w:rsid w:val="00FE2D90"/>
    <w:rsid w:val="00FE2FFE"/>
    <w:rsid w:val="00FE303F"/>
    <w:rsid w:val="00FE38A4"/>
    <w:rsid w:val="00FE5831"/>
    <w:rsid w:val="00FE5D67"/>
    <w:rsid w:val="00FE6539"/>
    <w:rsid w:val="00FE65F7"/>
    <w:rsid w:val="00FE6843"/>
    <w:rsid w:val="00FF02B8"/>
    <w:rsid w:val="00FF2377"/>
    <w:rsid w:val="00FF2B54"/>
    <w:rsid w:val="00FF2EB0"/>
    <w:rsid w:val="00FF30C6"/>
    <w:rsid w:val="00FF31BA"/>
    <w:rsid w:val="00FF333E"/>
    <w:rsid w:val="00FF387A"/>
    <w:rsid w:val="00FF4D4F"/>
    <w:rsid w:val="00FF6A96"/>
    <w:rsid w:val="00FF6B95"/>
    <w:rsid w:val="00FF7F27"/>
    <w:rsid w:val="00FF7FAA"/>
    <w:rsid w:val="0F667440"/>
    <w:rsid w:val="153A6B47"/>
    <w:rsid w:val="179FDD97"/>
    <w:rsid w:val="1925711B"/>
    <w:rsid w:val="1A32AB09"/>
    <w:rsid w:val="1ACA451B"/>
    <w:rsid w:val="1D118EB0"/>
    <w:rsid w:val="401B5E99"/>
    <w:rsid w:val="514355BE"/>
    <w:rsid w:val="5AAE8B10"/>
    <w:rsid w:val="7FDE3312"/>
  </w:rsids>
  <m:mathPr>
    <m:mathFont m:val="Cambria Math"/>
    <m:brkBin m:val="before"/>
    <m:brkBinSub m:val="--"/>
    <m:smallFrac m:val="0"/>
    <m:dispDef/>
    <m:lMargin m:val="0"/>
    <m:rMargin m:val="0"/>
    <m:defJc m:val="centerGroup"/>
    <m:wrapIndent m:val="1440"/>
    <m:intLim m:val="subSup"/>
    <m:naryLim m:val="undOvr"/>
  </m:mathPr>
  <w:themeFontLang w:val="pl-P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120368"/>
  <w15:docId w15:val="{3DB988F1-40CB-468B-901F-1E92E90B7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034D"/>
    <w:pPr>
      <w:jc w:val="both"/>
    </w:pPr>
    <w:rPr>
      <w:rFonts w:ascii="Times New Roman" w:hAnsi="Times New Roman"/>
      <w:sz w:val="24"/>
    </w:rPr>
  </w:style>
  <w:style w:type="paragraph" w:styleId="Heading1">
    <w:name w:val="heading 1"/>
    <w:aliases w:val="H1"/>
    <w:basedOn w:val="Normal"/>
    <w:next w:val="Normal"/>
    <w:link w:val="Heading1Char"/>
    <w:uiPriority w:val="9"/>
    <w:qFormat/>
    <w:rsid w:val="00074AD8"/>
    <w:pPr>
      <w:keepNext/>
      <w:keepLines/>
      <w:numPr>
        <w:numId w:val="4"/>
      </w:numPr>
      <w:spacing w:before="480" w:after="0" w:line="360" w:lineRule="auto"/>
      <w:ind w:left="431" w:hanging="431"/>
      <w:outlineLvl w:val="0"/>
    </w:pPr>
    <w:rPr>
      <w:rFonts w:eastAsiaTheme="majorEastAsia" w:cstheme="majorBidi"/>
      <w:b/>
      <w:bCs/>
      <w:color w:val="2E74B5" w:themeColor="accent1" w:themeShade="BF"/>
      <w:sz w:val="32"/>
      <w:szCs w:val="28"/>
    </w:rPr>
  </w:style>
  <w:style w:type="paragraph" w:styleId="Heading2">
    <w:name w:val="heading 2"/>
    <w:aliases w:val="H2"/>
    <w:basedOn w:val="Normal"/>
    <w:next w:val="Normal"/>
    <w:link w:val="Heading2Char"/>
    <w:uiPriority w:val="9"/>
    <w:unhideWhenUsed/>
    <w:qFormat/>
    <w:rsid w:val="00074AD8"/>
    <w:pPr>
      <w:keepNext/>
      <w:keepLines/>
      <w:numPr>
        <w:ilvl w:val="1"/>
        <w:numId w:val="4"/>
      </w:numPr>
      <w:spacing w:before="240" w:after="120" w:line="276" w:lineRule="auto"/>
      <w:ind w:left="578" w:hanging="578"/>
      <w:outlineLvl w:val="1"/>
    </w:pPr>
    <w:rPr>
      <w:rFonts w:eastAsiaTheme="majorEastAsia" w:cstheme="majorBidi"/>
      <w:b/>
      <w:bCs/>
      <w:color w:val="5B9BD5" w:themeColor="accent1"/>
      <w:sz w:val="28"/>
      <w:szCs w:val="26"/>
    </w:rPr>
  </w:style>
  <w:style w:type="paragraph" w:styleId="Heading3">
    <w:name w:val="heading 3"/>
    <w:basedOn w:val="Normal"/>
    <w:next w:val="Normal"/>
    <w:link w:val="Heading3Char"/>
    <w:unhideWhenUsed/>
    <w:qFormat/>
    <w:rsid w:val="00074AD8"/>
    <w:pPr>
      <w:keepNext/>
      <w:keepLines/>
      <w:numPr>
        <w:ilvl w:val="2"/>
        <w:numId w:val="4"/>
      </w:numPr>
      <w:spacing w:before="120" w:after="60" w:line="360" w:lineRule="auto"/>
      <w:outlineLvl w:val="2"/>
    </w:pPr>
    <w:rPr>
      <w:rFonts w:eastAsiaTheme="majorEastAsia" w:cstheme="majorBidi"/>
      <w:color w:val="1F4D78" w:themeColor="accent1" w:themeShade="7F"/>
      <w:szCs w:val="24"/>
    </w:rPr>
  </w:style>
  <w:style w:type="paragraph" w:styleId="Heading4">
    <w:name w:val="heading 4"/>
    <w:basedOn w:val="Normal"/>
    <w:next w:val="Normal"/>
    <w:link w:val="Heading4Char"/>
    <w:uiPriority w:val="9"/>
    <w:semiHidden/>
    <w:unhideWhenUsed/>
    <w:qFormat/>
    <w:rsid w:val="007D5475"/>
    <w:pPr>
      <w:keepNext/>
      <w:keepLines/>
      <w:spacing w:before="200" w:after="0" w:line="276" w:lineRule="auto"/>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
    <w:basedOn w:val="DefaultParagraphFont"/>
    <w:link w:val="Heading1"/>
    <w:uiPriority w:val="9"/>
    <w:rsid w:val="004E19E5"/>
    <w:rPr>
      <w:rFonts w:ascii="Times New Roman" w:eastAsiaTheme="majorEastAsia" w:hAnsi="Times New Roman" w:cstheme="majorBidi"/>
      <w:b/>
      <w:bCs/>
      <w:color w:val="2E74B5" w:themeColor="accent1" w:themeShade="BF"/>
      <w:sz w:val="32"/>
      <w:szCs w:val="28"/>
    </w:rPr>
  </w:style>
  <w:style w:type="character" w:customStyle="1" w:styleId="Heading2Char">
    <w:name w:val="Heading 2 Char"/>
    <w:aliases w:val="H2 Char"/>
    <w:basedOn w:val="DefaultParagraphFont"/>
    <w:link w:val="Heading2"/>
    <w:uiPriority w:val="9"/>
    <w:rsid w:val="0030445C"/>
    <w:rPr>
      <w:rFonts w:ascii="Times New Roman" w:eastAsiaTheme="majorEastAsia" w:hAnsi="Times New Roman" w:cstheme="majorBidi"/>
      <w:b/>
      <w:bCs/>
      <w:color w:val="5B9BD5" w:themeColor="accent1"/>
      <w:sz w:val="28"/>
      <w:szCs w:val="26"/>
    </w:rPr>
  </w:style>
  <w:style w:type="character" w:customStyle="1" w:styleId="Heading4Char">
    <w:name w:val="Heading 4 Char"/>
    <w:basedOn w:val="DefaultParagraphFont"/>
    <w:link w:val="Heading4"/>
    <w:uiPriority w:val="9"/>
    <w:semiHidden/>
    <w:rsid w:val="007D5475"/>
    <w:rPr>
      <w:rFonts w:asciiTheme="majorHAnsi" w:eastAsiaTheme="majorEastAsia" w:hAnsiTheme="majorHAnsi" w:cstheme="majorBidi"/>
      <w:b/>
      <w:bCs/>
      <w:i/>
      <w:iCs/>
      <w:color w:val="5B9BD5" w:themeColor="accent1"/>
    </w:rPr>
  </w:style>
  <w:style w:type="paragraph" w:styleId="ListParagraph">
    <w:name w:val="List Paragraph"/>
    <w:basedOn w:val="Normal"/>
    <w:uiPriority w:val="34"/>
    <w:qFormat/>
    <w:rsid w:val="001652B7"/>
    <w:pPr>
      <w:ind w:left="720"/>
      <w:contextualSpacing/>
    </w:pPr>
  </w:style>
  <w:style w:type="paragraph" w:customStyle="1" w:styleId="Paragraph">
    <w:name w:val="Paragraph"/>
    <w:basedOn w:val="Normal"/>
    <w:rsid w:val="001652B7"/>
    <w:pPr>
      <w:spacing w:after="0" w:line="240" w:lineRule="auto"/>
      <w:ind w:firstLine="274"/>
    </w:pPr>
    <w:rPr>
      <w:rFonts w:eastAsia="Times New Roman" w:cs="Times New Roman"/>
      <w:szCs w:val="20"/>
    </w:rPr>
  </w:style>
  <w:style w:type="paragraph" w:styleId="Caption">
    <w:name w:val="caption"/>
    <w:basedOn w:val="Normal"/>
    <w:next w:val="Normal"/>
    <w:uiPriority w:val="35"/>
    <w:unhideWhenUsed/>
    <w:qFormat/>
    <w:rsid w:val="00254CC5"/>
    <w:pPr>
      <w:spacing w:after="0" w:line="240" w:lineRule="auto"/>
      <w:jc w:val="center"/>
    </w:pPr>
    <w:rPr>
      <w:bCs/>
      <w:sz w:val="20"/>
      <w:szCs w:val="18"/>
    </w:rPr>
  </w:style>
  <w:style w:type="paragraph" w:styleId="Title">
    <w:name w:val="Title"/>
    <w:basedOn w:val="Normal"/>
    <w:next w:val="Normal"/>
    <w:link w:val="TitleChar"/>
    <w:uiPriority w:val="10"/>
    <w:qFormat/>
    <w:rsid w:val="001652B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52B7"/>
    <w:rPr>
      <w:rFonts w:asciiTheme="majorHAnsi" w:eastAsiaTheme="majorEastAsia" w:hAnsiTheme="majorHAnsi" w:cstheme="majorBidi"/>
      <w:spacing w:val="-10"/>
      <w:kern w:val="28"/>
      <w:sz w:val="56"/>
      <w:szCs w:val="56"/>
      <w:lang w:val="en-US"/>
    </w:rPr>
  </w:style>
  <w:style w:type="paragraph" w:styleId="Bibliography">
    <w:name w:val="Bibliography"/>
    <w:basedOn w:val="Normal"/>
    <w:next w:val="Normal"/>
    <w:uiPriority w:val="37"/>
    <w:unhideWhenUsed/>
    <w:rsid w:val="00974837"/>
    <w:pPr>
      <w:spacing w:after="200" w:line="276" w:lineRule="auto"/>
    </w:pPr>
  </w:style>
  <w:style w:type="table" w:styleId="TableGrid">
    <w:name w:val="Table Grid"/>
    <w:basedOn w:val="TableNormal"/>
    <w:uiPriority w:val="59"/>
    <w:rsid w:val="007D54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ps">
    <w:name w:val="hps"/>
    <w:basedOn w:val="DefaultParagraphFont"/>
    <w:rsid w:val="007D5475"/>
  </w:style>
  <w:style w:type="paragraph" w:customStyle="1" w:styleId="Akapitzlist1">
    <w:name w:val="Akapit z listą1"/>
    <w:basedOn w:val="Normal"/>
    <w:rsid w:val="007D5475"/>
    <w:pPr>
      <w:suppressAutoHyphens/>
      <w:spacing w:after="0" w:line="240" w:lineRule="auto"/>
      <w:ind w:left="720"/>
    </w:pPr>
    <w:rPr>
      <w:rFonts w:eastAsia="Lucida Sans Unicode" w:cs="Mangal"/>
      <w:kern w:val="1"/>
      <w:szCs w:val="24"/>
      <w:lang w:eastAsia="hi-IN" w:bidi="hi-IN"/>
    </w:rPr>
  </w:style>
  <w:style w:type="paragraph" w:styleId="EndnoteText">
    <w:name w:val="endnote text"/>
    <w:basedOn w:val="Normal"/>
    <w:link w:val="EndnoteTextChar"/>
    <w:uiPriority w:val="99"/>
    <w:semiHidden/>
    <w:unhideWhenUsed/>
    <w:rsid w:val="007D547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D5475"/>
    <w:rPr>
      <w:sz w:val="20"/>
      <w:szCs w:val="20"/>
    </w:rPr>
  </w:style>
  <w:style w:type="paragraph" w:styleId="BalloonText">
    <w:name w:val="Balloon Text"/>
    <w:basedOn w:val="Normal"/>
    <w:link w:val="BalloonTextChar"/>
    <w:uiPriority w:val="99"/>
    <w:semiHidden/>
    <w:unhideWhenUsed/>
    <w:rsid w:val="007D54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5475"/>
    <w:rPr>
      <w:rFonts w:ascii="Tahoma" w:hAnsi="Tahoma" w:cs="Tahoma"/>
      <w:sz w:val="16"/>
      <w:szCs w:val="16"/>
    </w:rPr>
  </w:style>
  <w:style w:type="paragraph" w:styleId="Subtitle">
    <w:name w:val="Subtitle"/>
    <w:basedOn w:val="Normal"/>
    <w:next w:val="Normal"/>
    <w:link w:val="SubtitleChar"/>
    <w:uiPriority w:val="11"/>
    <w:qFormat/>
    <w:rsid w:val="007D5475"/>
    <w:pPr>
      <w:numPr>
        <w:ilvl w:val="1"/>
      </w:numPr>
      <w:spacing w:after="200" w:line="276" w:lineRule="auto"/>
    </w:pPr>
    <w:rPr>
      <w:rFonts w:asciiTheme="majorHAnsi" w:eastAsiaTheme="majorEastAsia" w:hAnsiTheme="majorHAnsi" w:cstheme="majorBidi"/>
      <w:i/>
      <w:iCs/>
      <w:color w:val="5B9BD5" w:themeColor="accent1"/>
      <w:spacing w:val="15"/>
      <w:szCs w:val="24"/>
    </w:rPr>
  </w:style>
  <w:style w:type="character" w:customStyle="1" w:styleId="SubtitleChar">
    <w:name w:val="Subtitle Char"/>
    <w:basedOn w:val="DefaultParagraphFont"/>
    <w:link w:val="Subtitle"/>
    <w:uiPriority w:val="11"/>
    <w:rsid w:val="007D5475"/>
    <w:rPr>
      <w:rFonts w:asciiTheme="majorHAnsi" w:eastAsiaTheme="majorEastAsia" w:hAnsiTheme="majorHAnsi" w:cstheme="majorBidi"/>
      <w:i/>
      <w:iCs/>
      <w:color w:val="5B9BD5" w:themeColor="accent1"/>
      <w:spacing w:val="15"/>
      <w:sz w:val="24"/>
      <w:szCs w:val="24"/>
    </w:rPr>
  </w:style>
  <w:style w:type="paragraph" w:styleId="NoSpacing">
    <w:name w:val="No Spacing"/>
    <w:uiPriority w:val="1"/>
    <w:qFormat/>
    <w:rsid w:val="007D5475"/>
    <w:pPr>
      <w:spacing w:after="0" w:line="240" w:lineRule="auto"/>
    </w:pPr>
  </w:style>
  <w:style w:type="character" w:styleId="Emphasis">
    <w:name w:val="Emphasis"/>
    <w:basedOn w:val="DefaultParagraphFont"/>
    <w:uiPriority w:val="20"/>
    <w:qFormat/>
    <w:rsid w:val="007D5475"/>
    <w:rPr>
      <w:i/>
      <w:iCs/>
    </w:rPr>
  </w:style>
  <w:style w:type="character" w:styleId="IntenseEmphasis">
    <w:name w:val="Intense Emphasis"/>
    <w:basedOn w:val="DefaultParagraphFont"/>
    <w:uiPriority w:val="21"/>
    <w:qFormat/>
    <w:rsid w:val="007D5475"/>
    <w:rPr>
      <w:b/>
      <w:bCs/>
      <w:i/>
      <w:iCs/>
      <w:color w:val="5B9BD5" w:themeColor="accent1"/>
    </w:rPr>
  </w:style>
  <w:style w:type="character" w:styleId="Hyperlink">
    <w:name w:val="Hyperlink"/>
    <w:basedOn w:val="DefaultParagraphFont"/>
    <w:uiPriority w:val="99"/>
    <w:unhideWhenUsed/>
    <w:rsid w:val="007D5475"/>
    <w:rPr>
      <w:color w:val="0000FF"/>
      <w:u w:val="single"/>
    </w:rPr>
  </w:style>
  <w:style w:type="character" w:customStyle="1" w:styleId="apple-converted-space">
    <w:name w:val="apple-converted-space"/>
    <w:basedOn w:val="DefaultParagraphFont"/>
    <w:rsid w:val="007D5475"/>
  </w:style>
  <w:style w:type="paragraph" w:styleId="NormalWeb">
    <w:name w:val="Normal (Web)"/>
    <w:basedOn w:val="Normal"/>
    <w:uiPriority w:val="99"/>
    <w:unhideWhenUsed/>
    <w:rsid w:val="007D5475"/>
    <w:pPr>
      <w:spacing w:before="100" w:beforeAutospacing="1" w:after="100" w:afterAutospacing="1" w:line="240" w:lineRule="auto"/>
    </w:pPr>
    <w:rPr>
      <w:rFonts w:eastAsia="Times New Roman" w:cs="Times New Roman"/>
      <w:szCs w:val="24"/>
      <w:lang w:eastAsia="pl-PL"/>
    </w:rPr>
  </w:style>
  <w:style w:type="paragraph" w:customStyle="1" w:styleId="volissue">
    <w:name w:val="volissue"/>
    <w:basedOn w:val="Normal"/>
    <w:rsid w:val="007D5475"/>
    <w:pPr>
      <w:spacing w:before="100" w:beforeAutospacing="1" w:after="100" w:afterAutospacing="1" w:line="240" w:lineRule="auto"/>
    </w:pPr>
    <w:rPr>
      <w:rFonts w:eastAsia="Times New Roman" w:cs="Times New Roman"/>
      <w:szCs w:val="24"/>
      <w:lang w:eastAsia="pl-PL"/>
    </w:rPr>
  </w:style>
  <w:style w:type="paragraph" w:customStyle="1" w:styleId="MFHeading1">
    <w:name w:val="MF_Heading1"/>
    <w:basedOn w:val="Normal"/>
    <w:qFormat/>
    <w:rsid w:val="007D5475"/>
    <w:pPr>
      <w:keepNext/>
      <w:numPr>
        <w:numId w:val="1"/>
      </w:numPr>
      <w:spacing w:before="120" w:after="0" w:line="240" w:lineRule="auto"/>
    </w:pPr>
    <w:rPr>
      <w:rFonts w:eastAsia="MS Mincho" w:cs="Times New Roman"/>
      <w:b/>
      <w:caps/>
      <w:kern w:val="16"/>
      <w:szCs w:val="20"/>
      <w:lang w:val="en-GB" w:eastAsia="ja-JP"/>
    </w:rPr>
  </w:style>
  <w:style w:type="paragraph" w:customStyle="1" w:styleId="MFHeading2">
    <w:name w:val="MF_Heading2"/>
    <w:basedOn w:val="MFHeading1"/>
    <w:qFormat/>
    <w:rsid w:val="007D5475"/>
    <w:pPr>
      <w:numPr>
        <w:ilvl w:val="1"/>
      </w:numPr>
      <w:spacing w:before="60"/>
    </w:pPr>
    <w:rPr>
      <w:caps w:val="0"/>
      <w:kern w:val="0"/>
      <w:sz w:val="20"/>
    </w:rPr>
  </w:style>
  <w:style w:type="character" w:styleId="CommentReference">
    <w:name w:val="annotation reference"/>
    <w:basedOn w:val="DefaultParagraphFont"/>
    <w:uiPriority w:val="99"/>
    <w:semiHidden/>
    <w:unhideWhenUsed/>
    <w:rsid w:val="007D5475"/>
    <w:rPr>
      <w:sz w:val="16"/>
      <w:szCs w:val="16"/>
    </w:rPr>
  </w:style>
  <w:style w:type="paragraph" w:styleId="CommentText">
    <w:name w:val="annotation text"/>
    <w:basedOn w:val="Normal"/>
    <w:link w:val="CommentTextChar"/>
    <w:uiPriority w:val="99"/>
    <w:unhideWhenUsed/>
    <w:rsid w:val="007D5475"/>
    <w:pPr>
      <w:spacing w:after="200" w:line="240" w:lineRule="auto"/>
    </w:pPr>
    <w:rPr>
      <w:sz w:val="20"/>
      <w:szCs w:val="20"/>
    </w:rPr>
  </w:style>
  <w:style w:type="character" w:customStyle="1" w:styleId="CommentTextChar">
    <w:name w:val="Comment Text Char"/>
    <w:basedOn w:val="DefaultParagraphFont"/>
    <w:link w:val="CommentText"/>
    <w:uiPriority w:val="99"/>
    <w:rsid w:val="007D5475"/>
    <w:rPr>
      <w:sz w:val="20"/>
      <w:szCs w:val="20"/>
    </w:rPr>
  </w:style>
  <w:style w:type="paragraph" w:styleId="CommentSubject">
    <w:name w:val="annotation subject"/>
    <w:basedOn w:val="CommentText"/>
    <w:next w:val="CommentText"/>
    <w:link w:val="CommentSubjectChar"/>
    <w:uiPriority w:val="99"/>
    <w:semiHidden/>
    <w:unhideWhenUsed/>
    <w:rsid w:val="007D5475"/>
    <w:rPr>
      <w:b/>
      <w:bCs/>
    </w:rPr>
  </w:style>
  <w:style w:type="character" w:customStyle="1" w:styleId="CommentSubjectChar">
    <w:name w:val="Comment Subject Char"/>
    <w:basedOn w:val="CommentTextChar"/>
    <w:link w:val="CommentSubject"/>
    <w:uiPriority w:val="99"/>
    <w:semiHidden/>
    <w:rsid w:val="007D5475"/>
    <w:rPr>
      <w:b/>
      <w:bCs/>
      <w:sz w:val="20"/>
      <w:szCs w:val="20"/>
    </w:rPr>
  </w:style>
  <w:style w:type="paragraph" w:customStyle="1" w:styleId="AuthorAffiliation">
    <w:name w:val="Author Affiliation"/>
    <w:basedOn w:val="Normal"/>
    <w:rsid w:val="007D5475"/>
    <w:pPr>
      <w:spacing w:after="0" w:line="240" w:lineRule="auto"/>
      <w:jc w:val="center"/>
    </w:pPr>
    <w:rPr>
      <w:rFonts w:eastAsia="Times New Roman" w:cs="Times New Roman"/>
      <w:i/>
      <w:sz w:val="20"/>
      <w:szCs w:val="20"/>
    </w:rPr>
  </w:style>
  <w:style w:type="paragraph" w:styleId="BodyText">
    <w:name w:val="Body Text"/>
    <w:basedOn w:val="Normal"/>
    <w:link w:val="BodyTextChar"/>
    <w:rsid w:val="007D5475"/>
    <w:pPr>
      <w:spacing w:after="120" w:line="240" w:lineRule="auto"/>
    </w:pPr>
    <w:rPr>
      <w:rFonts w:eastAsia="Times New Roman" w:cs="Times New Roman"/>
      <w:szCs w:val="20"/>
    </w:rPr>
  </w:style>
  <w:style w:type="character" w:customStyle="1" w:styleId="BodyTextChar">
    <w:name w:val="Body Text Char"/>
    <w:basedOn w:val="DefaultParagraphFont"/>
    <w:link w:val="BodyText"/>
    <w:rsid w:val="007D5475"/>
    <w:rPr>
      <w:rFonts w:ascii="Times New Roman" w:eastAsia="Times New Roman" w:hAnsi="Times New Roman" w:cs="Times New Roman"/>
      <w:sz w:val="24"/>
      <w:szCs w:val="20"/>
      <w:lang w:val="en-US"/>
    </w:rPr>
  </w:style>
  <w:style w:type="paragraph" w:customStyle="1" w:styleId="Equation">
    <w:name w:val="Equation"/>
    <w:basedOn w:val="Normal"/>
    <w:rsid w:val="007D5475"/>
    <w:pPr>
      <w:tabs>
        <w:tab w:val="left" w:pos="8505"/>
      </w:tabs>
      <w:spacing w:before="120" w:after="120" w:line="240" w:lineRule="auto"/>
    </w:pPr>
    <w:rPr>
      <w:rFonts w:eastAsia="Times New Roman" w:cs="Times New Roman"/>
      <w:szCs w:val="24"/>
      <w:lang w:val="en-GB" w:eastAsia="pl-PL"/>
    </w:rPr>
  </w:style>
  <w:style w:type="paragraph" w:customStyle="1" w:styleId="rysunek">
    <w:name w:val="rysunek"/>
    <w:basedOn w:val="BodyText"/>
    <w:rsid w:val="007D5475"/>
    <w:pPr>
      <w:widowControl w:val="0"/>
      <w:spacing w:before="240" w:after="0"/>
      <w:jc w:val="center"/>
    </w:pPr>
    <w:rPr>
      <w:lang w:eastAsia="pl-PL"/>
    </w:rPr>
  </w:style>
  <w:style w:type="paragraph" w:customStyle="1" w:styleId="StylMETTekst13pt">
    <w:name w:val="Styl MET_Tekst + 13 pt"/>
    <w:basedOn w:val="Normal"/>
    <w:link w:val="StylMETTekst13ptZnak"/>
    <w:rsid w:val="007D5475"/>
    <w:pPr>
      <w:spacing w:after="0" w:line="240" w:lineRule="auto"/>
      <w:ind w:firstLine="380"/>
    </w:pPr>
    <w:rPr>
      <w:rFonts w:eastAsia="Times New Roman" w:cs="Times New Roman"/>
      <w:sz w:val="26"/>
      <w:szCs w:val="20"/>
      <w:lang w:eastAsia="pl-PL"/>
    </w:rPr>
  </w:style>
  <w:style w:type="character" w:customStyle="1" w:styleId="StylMETTekst13ptZnak">
    <w:name w:val="Styl MET_Tekst + 13 pt Znak"/>
    <w:link w:val="StylMETTekst13pt"/>
    <w:rsid w:val="007D5475"/>
    <w:rPr>
      <w:rFonts w:ascii="Times New Roman" w:eastAsia="Times New Roman" w:hAnsi="Times New Roman" w:cs="Times New Roman"/>
      <w:sz w:val="26"/>
      <w:szCs w:val="20"/>
      <w:lang w:eastAsia="pl-PL"/>
    </w:rPr>
  </w:style>
  <w:style w:type="paragraph" w:customStyle="1" w:styleId="tyturozdziau">
    <w:name w:val="tytuł rozdziału"/>
    <w:basedOn w:val="BodyTextIndent"/>
    <w:rsid w:val="007D5475"/>
    <w:pPr>
      <w:spacing w:before="120" w:after="0" w:line="240" w:lineRule="auto"/>
      <w:ind w:left="0"/>
    </w:pPr>
    <w:rPr>
      <w:rFonts w:eastAsia="Times New Roman" w:cs="Times New Roman"/>
      <w:b/>
      <w:szCs w:val="20"/>
      <w:lang w:eastAsia="pl-PL"/>
    </w:rPr>
  </w:style>
  <w:style w:type="paragraph" w:styleId="BodyTextIndent">
    <w:name w:val="Body Text Indent"/>
    <w:basedOn w:val="Normal"/>
    <w:link w:val="BodyTextIndentChar"/>
    <w:uiPriority w:val="99"/>
    <w:semiHidden/>
    <w:unhideWhenUsed/>
    <w:rsid w:val="007D5475"/>
    <w:pPr>
      <w:spacing w:after="120" w:line="276" w:lineRule="auto"/>
      <w:ind w:left="283"/>
    </w:pPr>
  </w:style>
  <w:style w:type="character" w:customStyle="1" w:styleId="BodyTextIndentChar">
    <w:name w:val="Body Text Indent Char"/>
    <w:basedOn w:val="DefaultParagraphFont"/>
    <w:link w:val="BodyTextIndent"/>
    <w:uiPriority w:val="99"/>
    <w:semiHidden/>
    <w:rsid w:val="007D5475"/>
  </w:style>
  <w:style w:type="character" w:customStyle="1" w:styleId="longtext">
    <w:name w:val="long_text"/>
    <w:rsid w:val="007D5475"/>
    <w:rPr>
      <w:rFonts w:cs="Times New Roman"/>
    </w:rPr>
  </w:style>
  <w:style w:type="paragraph" w:customStyle="1" w:styleId="MFbody">
    <w:name w:val="MF_body"/>
    <w:basedOn w:val="BodyText"/>
    <w:rsid w:val="007D5475"/>
    <w:pPr>
      <w:spacing w:after="0"/>
    </w:pPr>
    <w:rPr>
      <w:lang w:val="en-GB" w:eastAsia="de-DE"/>
    </w:rPr>
  </w:style>
  <w:style w:type="table" w:customStyle="1" w:styleId="Tabela-Siatka1">
    <w:name w:val="Tabela - Siatka1"/>
    <w:basedOn w:val="TableNormal"/>
    <w:next w:val="TableGrid"/>
    <w:uiPriority w:val="59"/>
    <w:rsid w:val="002F7B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horttext">
    <w:name w:val="short_text"/>
    <w:basedOn w:val="DefaultParagraphFont"/>
    <w:rsid w:val="00AF13D4"/>
  </w:style>
  <w:style w:type="character" w:styleId="PlaceholderText">
    <w:name w:val="Placeholder Text"/>
    <w:basedOn w:val="DefaultParagraphFont"/>
    <w:uiPriority w:val="99"/>
    <w:semiHidden/>
    <w:rsid w:val="00AF13D4"/>
    <w:rPr>
      <w:color w:val="808080"/>
    </w:rPr>
  </w:style>
  <w:style w:type="paragraph" w:styleId="FootnoteText">
    <w:name w:val="footnote text"/>
    <w:basedOn w:val="Normal"/>
    <w:link w:val="FootnoteTextChar"/>
    <w:uiPriority w:val="99"/>
    <w:unhideWhenUsed/>
    <w:rsid w:val="00AF13D4"/>
    <w:pPr>
      <w:spacing w:after="0" w:line="240" w:lineRule="auto"/>
    </w:pPr>
    <w:rPr>
      <w:sz w:val="20"/>
      <w:szCs w:val="20"/>
    </w:rPr>
  </w:style>
  <w:style w:type="character" w:customStyle="1" w:styleId="FootnoteTextChar">
    <w:name w:val="Footnote Text Char"/>
    <w:basedOn w:val="DefaultParagraphFont"/>
    <w:link w:val="FootnoteText"/>
    <w:uiPriority w:val="99"/>
    <w:rsid w:val="00AF13D4"/>
    <w:rPr>
      <w:sz w:val="20"/>
      <w:szCs w:val="20"/>
    </w:rPr>
  </w:style>
  <w:style w:type="character" w:styleId="FootnoteReference">
    <w:name w:val="footnote reference"/>
    <w:basedOn w:val="DefaultParagraphFont"/>
    <w:uiPriority w:val="99"/>
    <w:semiHidden/>
    <w:unhideWhenUsed/>
    <w:rsid w:val="00AF13D4"/>
    <w:rPr>
      <w:vertAlign w:val="superscript"/>
    </w:rPr>
  </w:style>
  <w:style w:type="character" w:customStyle="1" w:styleId="Heading3Char">
    <w:name w:val="Heading 3 Char"/>
    <w:basedOn w:val="DefaultParagraphFont"/>
    <w:link w:val="Heading3"/>
    <w:rsid w:val="00AA4F68"/>
    <w:rPr>
      <w:rFonts w:ascii="Times New Roman" w:eastAsiaTheme="majorEastAsia" w:hAnsi="Times New Roman" w:cstheme="majorBidi"/>
      <w:color w:val="1F4D78" w:themeColor="accent1" w:themeShade="7F"/>
      <w:sz w:val="24"/>
      <w:szCs w:val="24"/>
    </w:rPr>
  </w:style>
  <w:style w:type="paragraph" w:customStyle="1" w:styleId="bulletitem">
    <w:name w:val="bulletitem"/>
    <w:basedOn w:val="Normal"/>
    <w:rsid w:val="00831566"/>
    <w:pPr>
      <w:numPr>
        <w:numId w:val="2"/>
      </w:numPr>
      <w:overflowPunct w:val="0"/>
      <w:autoSpaceDE w:val="0"/>
      <w:autoSpaceDN w:val="0"/>
      <w:adjustRightInd w:val="0"/>
      <w:spacing w:before="160" w:line="240" w:lineRule="atLeast"/>
      <w:contextualSpacing/>
      <w:textAlignment w:val="baseline"/>
    </w:pPr>
    <w:rPr>
      <w:rFonts w:eastAsia="Times New Roman" w:cs="Times New Roman"/>
      <w:sz w:val="20"/>
      <w:szCs w:val="20"/>
      <w:lang w:eastAsia="de-DE"/>
    </w:rPr>
  </w:style>
  <w:style w:type="paragraph" w:customStyle="1" w:styleId="figurecaption">
    <w:name w:val="figurecaption"/>
    <w:basedOn w:val="Normal"/>
    <w:next w:val="Normal"/>
    <w:rsid w:val="00831566"/>
    <w:pPr>
      <w:keepLines/>
      <w:overflowPunct w:val="0"/>
      <w:autoSpaceDE w:val="0"/>
      <w:autoSpaceDN w:val="0"/>
      <w:adjustRightInd w:val="0"/>
      <w:spacing w:before="120" w:after="240" w:line="220" w:lineRule="atLeast"/>
      <w:jc w:val="center"/>
      <w:textAlignment w:val="baseline"/>
    </w:pPr>
    <w:rPr>
      <w:rFonts w:eastAsia="Times New Roman" w:cs="Times New Roman"/>
      <w:sz w:val="18"/>
      <w:szCs w:val="20"/>
      <w:lang w:eastAsia="de-DE"/>
    </w:rPr>
  </w:style>
  <w:style w:type="numbering" w:customStyle="1" w:styleId="itemization1">
    <w:name w:val="itemization1"/>
    <w:basedOn w:val="NoList"/>
    <w:rsid w:val="00831566"/>
    <w:pPr>
      <w:numPr>
        <w:numId w:val="2"/>
      </w:numPr>
    </w:pPr>
  </w:style>
  <w:style w:type="paragraph" w:customStyle="1" w:styleId="p1a">
    <w:name w:val="p1a"/>
    <w:basedOn w:val="Normal"/>
    <w:rsid w:val="00831566"/>
    <w:pPr>
      <w:overflowPunct w:val="0"/>
      <w:autoSpaceDE w:val="0"/>
      <w:autoSpaceDN w:val="0"/>
      <w:adjustRightInd w:val="0"/>
      <w:spacing w:after="0" w:line="240" w:lineRule="atLeast"/>
      <w:textAlignment w:val="baseline"/>
    </w:pPr>
    <w:rPr>
      <w:rFonts w:eastAsia="Times New Roman" w:cs="Times New Roman"/>
      <w:sz w:val="20"/>
      <w:szCs w:val="20"/>
      <w:lang w:eastAsia="de-DE"/>
    </w:rPr>
  </w:style>
  <w:style w:type="table" w:customStyle="1" w:styleId="Zwykatabela31">
    <w:name w:val="Zwykła tabela 31"/>
    <w:basedOn w:val="TableNormal"/>
    <w:uiPriority w:val="43"/>
    <w:rsid w:val="0083156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Zwykatabela51">
    <w:name w:val="Zwykła tabela 51"/>
    <w:basedOn w:val="TableNormal"/>
    <w:uiPriority w:val="45"/>
    <w:rsid w:val="0083156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Zwykatabela41">
    <w:name w:val="Zwykła tabela 41"/>
    <w:basedOn w:val="TableNormal"/>
    <w:uiPriority w:val="44"/>
    <w:rsid w:val="0083156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Siatkatabelijasna1">
    <w:name w:val="Siatka tabeli — jasna1"/>
    <w:basedOn w:val="TableNormal"/>
    <w:uiPriority w:val="40"/>
    <w:rsid w:val="0083156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Zwykatabela11">
    <w:name w:val="Zwykła tabela 11"/>
    <w:basedOn w:val="TableNormal"/>
    <w:uiPriority w:val="41"/>
    <w:rsid w:val="0083156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elalisty31">
    <w:name w:val="Tabela listy 31"/>
    <w:basedOn w:val="TableNormal"/>
    <w:uiPriority w:val="48"/>
    <w:rsid w:val="00831566"/>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dashitem">
    <w:name w:val="dashitem"/>
    <w:basedOn w:val="Normal"/>
    <w:rsid w:val="00831566"/>
    <w:pPr>
      <w:numPr>
        <w:numId w:val="3"/>
      </w:numPr>
      <w:overflowPunct w:val="0"/>
      <w:autoSpaceDE w:val="0"/>
      <w:autoSpaceDN w:val="0"/>
      <w:adjustRightInd w:val="0"/>
      <w:spacing w:before="160" w:line="240" w:lineRule="atLeast"/>
      <w:contextualSpacing/>
      <w:textAlignment w:val="baseline"/>
    </w:pPr>
    <w:rPr>
      <w:rFonts w:eastAsia="Times New Roman" w:cs="Times New Roman"/>
      <w:sz w:val="20"/>
      <w:szCs w:val="20"/>
      <w:lang w:eastAsia="de-DE"/>
    </w:rPr>
  </w:style>
  <w:style w:type="paragraph" w:customStyle="1" w:styleId="equation0">
    <w:name w:val="equation"/>
    <w:basedOn w:val="Normal"/>
    <w:next w:val="Normal"/>
    <w:rsid w:val="00831566"/>
    <w:pPr>
      <w:tabs>
        <w:tab w:val="center" w:pos="3289"/>
        <w:tab w:val="right" w:pos="6917"/>
      </w:tabs>
      <w:overflowPunct w:val="0"/>
      <w:autoSpaceDE w:val="0"/>
      <w:autoSpaceDN w:val="0"/>
      <w:adjustRightInd w:val="0"/>
      <w:spacing w:before="160" w:line="240" w:lineRule="atLeast"/>
      <w:textAlignment w:val="baseline"/>
    </w:pPr>
    <w:rPr>
      <w:rFonts w:eastAsia="Times New Roman" w:cs="Times New Roman"/>
      <w:sz w:val="20"/>
      <w:szCs w:val="20"/>
      <w:lang w:eastAsia="de-DE"/>
    </w:rPr>
  </w:style>
  <w:style w:type="numbering" w:customStyle="1" w:styleId="itemization2">
    <w:name w:val="itemization2"/>
    <w:basedOn w:val="NoList"/>
    <w:rsid w:val="00831566"/>
    <w:pPr>
      <w:numPr>
        <w:numId w:val="3"/>
      </w:numPr>
    </w:pPr>
  </w:style>
  <w:style w:type="paragraph" w:customStyle="1" w:styleId="Equationdescriptionsymbols">
    <w:name w:val="Equation_description_symbols"/>
    <w:basedOn w:val="Normal"/>
    <w:rsid w:val="00831566"/>
    <w:pPr>
      <w:spacing w:after="120" w:line="240" w:lineRule="auto"/>
    </w:pPr>
    <w:rPr>
      <w:rFonts w:eastAsia="Times New Roman" w:cs="Times New Roman"/>
      <w:szCs w:val="24"/>
      <w:lang w:val="en-GB" w:eastAsia="pl-PL"/>
    </w:rPr>
  </w:style>
  <w:style w:type="paragraph" w:customStyle="1" w:styleId="Text">
    <w:name w:val="Text"/>
    <w:basedOn w:val="Normal"/>
    <w:link w:val="TextZnak"/>
    <w:rsid w:val="00831566"/>
    <w:pPr>
      <w:spacing w:after="120" w:line="240" w:lineRule="auto"/>
      <w:ind w:firstLine="340"/>
    </w:pPr>
    <w:rPr>
      <w:rFonts w:eastAsia="Times New Roman" w:cs="Times New Roman"/>
      <w:szCs w:val="24"/>
      <w:lang w:val="en-GB" w:eastAsia="pl-PL"/>
    </w:rPr>
  </w:style>
  <w:style w:type="character" w:customStyle="1" w:styleId="TextZnak">
    <w:name w:val="Text Znak"/>
    <w:link w:val="Text"/>
    <w:rsid w:val="00831566"/>
    <w:rPr>
      <w:rFonts w:ascii="Times New Roman" w:eastAsia="Times New Roman" w:hAnsi="Times New Roman" w:cs="Times New Roman"/>
      <w:sz w:val="24"/>
      <w:szCs w:val="24"/>
      <w:lang w:val="en-GB" w:eastAsia="pl-PL"/>
    </w:rPr>
  </w:style>
  <w:style w:type="paragraph" w:styleId="TableofFigures">
    <w:name w:val="table of figures"/>
    <w:basedOn w:val="Normal"/>
    <w:next w:val="Normal"/>
    <w:uiPriority w:val="99"/>
    <w:unhideWhenUsed/>
    <w:rsid w:val="00514C55"/>
    <w:pPr>
      <w:spacing w:after="0"/>
    </w:pPr>
  </w:style>
  <w:style w:type="paragraph" w:styleId="Header">
    <w:name w:val="header"/>
    <w:basedOn w:val="Normal"/>
    <w:link w:val="HeaderChar"/>
    <w:uiPriority w:val="99"/>
    <w:unhideWhenUsed/>
    <w:rsid w:val="00ED04C0"/>
    <w:pPr>
      <w:tabs>
        <w:tab w:val="center" w:pos="4536"/>
        <w:tab w:val="right" w:pos="9072"/>
      </w:tabs>
      <w:spacing w:after="0" w:line="240" w:lineRule="auto"/>
    </w:pPr>
  </w:style>
  <w:style w:type="character" w:customStyle="1" w:styleId="HeaderChar">
    <w:name w:val="Header Char"/>
    <w:basedOn w:val="DefaultParagraphFont"/>
    <w:link w:val="Header"/>
    <w:uiPriority w:val="99"/>
    <w:rsid w:val="00ED04C0"/>
    <w:rPr>
      <w:lang w:val="en-US"/>
    </w:rPr>
  </w:style>
  <w:style w:type="paragraph" w:styleId="Footer">
    <w:name w:val="footer"/>
    <w:basedOn w:val="Normal"/>
    <w:link w:val="FooterChar"/>
    <w:uiPriority w:val="99"/>
    <w:unhideWhenUsed/>
    <w:rsid w:val="00ED04C0"/>
    <w:pPr>
      <w:tabs>
        <w:tab w:val="center" w:pos="4536"/>
        <w:tab w:val="right" w:pos="9072"/>
      </w:tabs>
      <w:spacing w:after="0" w:line="240" w:lineRule="auto"/>
    </w:pPr>
  </w:style>
  <w:style w:type="character" w:customStyle="1" w:styleId="FooterChar">
    <w:name w:val="Footer Char"/>
    <w:basedOn w:val="DefaultParagraphFont"/>
    <w:link w:val="Footer"/>
    <w:uiPriority w:val="99"/>
    <w:rsid w:val="00ED04C0"/>
    <w:rPr>
      <w:lang w:val="en-US"/>
    </w:rPr>
  </w:style>
  <w:style w:type="paragraph" w:styleId="TOCHeading">
    <w:name w:val="TOC Heading"/>
    <w:basedOn w:val="Heading1"/>
    <w:next w:val="Normal"/>
    <w:uiPriority w:val="39"/>
    <w:unhideWhenUsed/>
    <w:qFormat/>
    <w:rsid w:val="00D9635A"/>
    <w:pPr>
      <w:spacing w:before="240" w:line="259" w:lineRule="auto"/>
      <w:outlineLvl w:val="9"/>
    </w:pPr>
    <w:rPr>
      <w:b w:val="0"/>
      <w:bCs w:val="0"/>
      <w:szCs w:val="32"/>
      <w:lang w:eastAsia="pl-PL"/>
    </w:rPr>
  </w:style>
  <w:style w:type="paragraph" w:styleId="TOC1">
    <w:name w:val="toc 1"/>
    <w:basedOn w:val="Normal"/>
    <w:next w:val="Normal"/>
    <w:autoRedefine/>
    <w:uiPriority w:val="39"/>
    <w:unhideWhenUsed/>
    <w:rsid w:val="00C972DA"/>
    <w:pPr>
      <w:tabs>
        <w:tab w:val="left" w:pos="426"/>
        <w:tab w:val="right" w:leader="dot" w:pos="9061"/>
      </w:tabs>
      <w:spacing w:after="100"/>
    </w:pPr>
  </w:style>
  <w:style w:type="paragraph" w:styleId="TOC2">
    <w:name w:val="toc 2"/>
    <w:basedOn w:val="Normal"/>
    <w:next w:val="Normal"/>
    <w:autoRedefine/>
    <w:uiPriority w:val="39"/>
    <w:unhideWhenUsed/>
    <w:rsid w:val="00567576"/>
    <w:pPr>
      <w:tabs>
        <w:tab w:val="left" w:pos="709"/>
        <w:tab w:val="right" w:leader="dot" w:pos="9061"/>
      </w:tabs>
      <w:spacing w:after="100"/>
      <w:ind w:left="142"/>
    </w:pPr>
  </w:style>
  <w:style w:type="paragraph" w:styleId="TOC3">
    <w:name w:val="toc 3"/>
    <w:basedOn w:val="Normal"/>
    <w:next w:val="Normal"/>
    <w:autoRedefine/>
    <w:uiPriority w:val="39"/>
    <w:unhideWhenUsed/>
    <w:rsid w:val="00C972DA"/>
    <w:pPr>
      <w:tabs>
        <w:tab w:val="left" w:pos="709"/>
        <w:tab w:val="left" w:pos="851"/>
        <w:tab w:val="right" w:leader="dot" w:pos="9061"/>
      </w:tabs>
      <w:spacing w:after="100"/>
      <w:ind w:left="284"/>
    </w:pPr>
  </w:style>
  <w:style w:type="paragraph" w:styleId="BodyTextIndent2">
    <w:name w:val="Body Text Indent 2"/>
    <w:basedOn w:val="Normal"/>
    <w:link w:val="BodyTextIndent2Char"/>
    <w:uiPriority w:val="99"/>
    <w:unhideWhenUsed/>
    <w:rsid w:val="00B812AE"/>
    <w:pPr>
      <w:spacing w:after="120" w:line="480" w:lineRule="auto"/>
      <w:ind w:left="283"/>
    </w:pPr>
  </w:style>
  <w:style w:type="character" w:customStyle="1" w:styleId="BodyTextIndent2Char">
    <w:name w:val="Body Text Indent 2 Char"/>
    <w:basedOn w:val="DefaultParagraphFont"/>
    <w:link w:val="BodyTextIndent2"/>
    <w:uiPriority w:val="99"/>
    <w:rsid w:val="00B812AE"/>
    <w:rPr>
      <w:lang w:val="en-US"/>
    </w:rPr>
  </w:style>
  <w:style w:type="character" w:styleId="EndnoteReference">
    <w:name w:val="endnote reference"/>
    <w:basedOn w:val="DefaultParagraphFont"/>
    <w:uiPriority w:val="99"/>
    <w:semiHidden/>
    <w:unhideWhenUsed/>
    <w:rsid w:val="00A004C1"/>
    <w:rPr>
      <w:vertAlign w:val="superscript"/>
    </w:rPr>
  </w:style>
  <w:style w:type="paragraph" w:customStyle="1" w:styleId="DecimalAligned">
    <w:name w:val="Decimal Aligned"/>
    <w:basedOn w:val="Normal"/>
    <w:uiPriority w:val="40"/>
    <w:qFormat/>
    <w:rsid w:val="00AA5D6F"/>
    <w:pPr>
      <w:tabs>
        <w:tab w:val="decimal" w:pos="360"/>
      </w:tabs>
      <w:spacing w:after="200" w:line="276" w:lineRule="auto"/>
    </w:pPr>
    <w:rPr>
      <w:rFonts w:eastAsiaTheme="minorEastAsia" w:cs="Times New Roman"/>
    </w:rPr>
  </w:style>
  <w:style w:type="character" w:styleId="SubtleEmphasis">
    <w:name w:val="Subtle Emphasis"/>
    <w:basedOn w:val="DefaultParagraphFont"/>
    <w:uiPriority w:val="19"/>
    <w:qFormat/>
    <w:rsid w:val="00AA5D6F"/>
    <w:rPr>
      <w:i/>
      <w:iCs/>
    </w:rPr>
  </w:style>
  <w:style w:type="table" w:styleId="MediumShading2-Accent5">
    <w:name w:val="Medium Shading 2 Accent 5"/>
    <w:basedOn w:val="TableNormal"/>
    <w:uiPriority w:val="64"/>
    <w:rsid w:val="00AA5D6F"/>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ghtList">
    <w:name w:val="Light List"/>
    <w:basedOn w:val="TableNormal"/>
    <w:uiPriority w:val="61"/>
    <w:rsid w:val="00AA5D6F"/>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NNH1">
    <w:name w:val="NNH1"/>
    <w:basedOn w:val="Heading1"/>
    <w:link w:val="NNH1Char"/>
    <w:qFormat/>
    <w:rsid w:val="0091479F"/>
    <w:pPr>
      <w:numPr>
        <w:numId w:val="0"/>
      </w:numPr>
    </w:pPr>
  </w:style>
  <w:style w:type="character" w:customStyle="1" w:styleId="NNH1Char">
    <w:name w:val="NNH1 Char"/>
    <w:basedOn w:val="Heading1Char"/>
    <w:link w:val="NNH1"/>
    <w:rsid w:val="0091479F"/>
    <w:rPr>
      <w:rFonts w:ascii="Times New Roman" w:eastAsiaTheme="majorEastAsia" w:hAnsi="Times New Roman" w:cstheme="majorBidi"/>
      <w:b/>
      <w:bCs/>
      <w:color w:val="2E74B5" w:themeColor="accent1" w:themeShade="BF"/>
      <w:sz w:val="32"/>
      <w:szCs w:val="28"/>
    </w:rPr>
  </w:style>
  <w:style w:type="paragraph" w:styleId="Revision">
    <w:name w:val="Revision"/>
    <w:hidden/>
    <w:uiPriority w:val="99"/>
    <w:semiHidden/>
    <w:rsid w:val="00A12A8E"/>
    <w:pPr>
      <w:spacing w:after="0" w:line="240" w:lineRule="auto"/>
    </w:pPr>
    <w:rPr>
      <w:rFonts w:ascii="Times New Roman" w:hAnsi="Times New Roman"/>
      <w:sz w:val="24"/>
    </w:rPr>
  </w:style>
  <w:style w:type="paragraph" w:styleId="HTMLPreformatted">
    <w:name w:val="HTML Preformatted"/>
    <w:basedOn w:val="Normal"/>
    <w:link w:val="HTMLPreformattedChar"/>
    <w:uiPriority w:val="99"/>
    <w:semiHidden/>
    <w:unhideWhenUsed/>
    <w:rsid w:val="00E7153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7153E"/>
    <w:rPr>
      <w:rFonts w:ascii="Consolas" w:hAnsi="Consolas"/>
      <w:sz w:val="20"/>
      <w:szCs w:val="20"/>
    </w:rPr>
  </w:style>
  <w:style w:type="paragraph" w:customStyle="1" w:styleId="Codeinline">
    <w:name w:val="Code inline"/>
    <w:link w:val="CodeinlineChar"/>
    <w:qFormat/>
    <w:rsid w:val="003D22A1"/>
    <w:pPr>
      <w:spacing w:line="360" w:lineRule="auto"/>
    </w:pPr>
    <w:rPr>
      <w:rFonts w:ascii="Courier New" w:eastAsia="Times New Roman" w:hAnsi="Courier New" w:cs="Courier New"/>
      <w:sz w:val="21"/>
    </w:rPr>
  </w:style>
  <w:style w:type="character" w:customStyle="1" w:styleId="CodeinlineChar">
    <w:name w:val="Code inline Char"/>
    <w:basedOn w:val="BodyTextChar"/>
    <w:link w:val="Codeinline"/>
    <w:rsid w:val="003D22A1"/>
    <w:rPr>
      <w:rFonts w:ascii="Courier New" w:eastAsia="Times New Roman" w:hAnsi="Courier New" w:cs="Courier New"/>
      <w:sz w:val="21"/>
      <w:szCs w:val="20"/>
      <w:lang w:val="en-US"/>
    </w:rPr>
  </w:style>
  <w:style w:type="paragraph" w:customStyle="1" w:styleId="CI">
    <w:name w:val="CI"/>
    <w:link w:val="CIChar"/>
    <w:qFormat/>
    <w:rsid w:val="00FE26DD"/>
    <w:pPr>
      <w:spacing w:line="360" w:lineRule="auto"/>
      <w:jc w:val="both"/>
    </w:pPr>
    <w:rPr>
      <w:rFonts w:ascii="Courier New" w:hAnsi="Courier New"/>
    </w:rPr>
  </w:style>
  <w:style w:type="character" w:customStyle="1" w:styleId="CIChar">
    <w:name w:val="CI Char"/>
    <w:basedOn w:val="DefaultParagraphFont"/>
    <w:link w:val="CI"/>
    <w:rsid w:val="00FE26DD"/>
    <w:rPr>
      <w:rFonts w:ascii="Courier New" w:hAnsi="Courier New"/>
    </w:rPr>
  </w:style>
  <w:style w:type="character" w:styleId="Strong">
    <w:name w:val="Strong"/>
    <w:basedOn w:val="DefaultParagraphFont"/>
    <w:uiPriority w:val="22"/>
    <w:qFormat/>
    <w:rsid w:val="00683D92"/>
    <w:rPr>
      <w:b/>
      <w:bCs/>
    </w:rPr>
  </w:style>
  <w:style w:type="character" w:styleId="UnresolvedMention">
    <w:name w:val="Unresolved Mention"/>
    <w:basedOn w:val="DefaultParagraphFont"/>
    <w:uiPriority w:val="99"/>
    <w:semiHidden/>
    <w:unhideWhenUsed/>
    <w:rsid w:val="009134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53">
      <w:bodyDiv w:val="1"/>
      <w:marLeft w:val="0"/>
      <w:marRight w:val="0"/>
      <w:marTop w:val="0"/>
      <w:marBottom w:val="0"/>
      <w:divBdr>
        <w:top w:val="none" w:sz="0" w:space="0" w:color="auto"/>
        <w:left w:val="none" w:sz="0" w:space="0" w:color="auto"/>
        <w:bottom w:val="none" w:sz="0" w:space="0" w:color="auto"/>
        <w:right w:val="none" w:sz="0" w:space="0" w:color="auto"/>
      </w:divBdr>
    </w:div>
    <w:div w:id="10652">
      <w:bodyDiv w:val="1"/>
      <w:marLeft w:val="0"/>
      <w:marRight w:val="0"/>
      <w:marTop w:val="0"/>
      <w:marBottom w:val="0"/>
      <w:divBdr>
        <w:top w:val="none" w:sz="0" w:space="0" w:color="auto"/>
        <w:left w:val="none" w:sz="0" w:space="0" w:color="auto"/>
        <w:bottom w:val="none" w:sz="0" w:space="0" w:color="auto"/>
        <w:right w:val="none" w:sz="0" w:space="0" w:color="auto"/>
      </w:divBdr>
    </w:div>
    <w:div w:id="83521">
      <w:bodyDiv w:val="1"/>
      <w:marLeft w:val="0"/>
      <w:marRight w:val="0"/>
      <w:marTop w:val="0"/>
      <w:marBottom w:val="0"/>
      <w:divBdr>
        <w:top w:val="none" w:sz="0" w:space="0" w:color="auto"/>
        <w:left w:val="none" w:sz="0" w:space="0" w:color="auto"/>
        <w:bottom w:val="none" w:sz="0" w:space="0" w:color="auto"/>
        <w:right w:val="none" w:sz="0" w:space="0" w:color="auto"/>
      </w:divBdr>
    </w:div>
    <w:div w:id="158947">
      <w:bodyDiv w:val="1"/>
      <w:marLeft w:val="0"/>
      <w:marRight w:val="0"/>
      <w:marTop w:val="0"/>
      <w:marBottom w:val="0"/>
      <w:divBdr>
        <w:top w:val="none" w:sz="0" w:space="0" w:color="auto"/>
        <w:left w:val="none" w:sz="0" w:space="0" w:color="auto"/>
        <w:bottom w:val="none" w:sz="0" w:space="0" w:color="auto"/>
        <w:right w:val="none" w:sz="0" w:space="0" w:color="auto"/>
      </w:divBdr>
    </w:div>
    <w:div w:id="159214">
      <w:bodyDiv w:val="1"/>
      <w:marLeft w:val="0"/>
      <w:marRight w:val="0"/>
      <w:marTop w:val="0"/>
      <w:marBottom w:val="0"/>
      <w:divBdr>
        <w:top w:val="none" w:sz="0" w:space="0" w:color="auto"/>
        <w:left w:val="none" w:sz="0" w:space="0" w:color="auto"/>
        <w:bottom w:val="none" w:sz="0" w:space="0" w:color="auto"/>
        <w:right w:val="none" w:sz="0" w:space="0" w:color="auto"/>
      </w:divBdr>
    </w:div>
    <w:div w:id="276656">
      <w:bodyDiv w:val="1"/>
      <w:marLeft w:val="0"/>
      <w:marRight w:val="0"/>
      <w:marTop w:val="0"/>
      <w:marBottom w:val="0"/>
      <w:divBdr>
        <w:top w:val="none" w:sz="0" w:space="0" w:color="auto"/>
        <w:left w:val="none" w:sz="0" w:space="0" w:color="auto"/>
        <w:bottom w:val="none" w:sz="0" w:space="0" w:color="auto"/>
        <w:right w:val="none" w:sz="0" w:space="0" w:color="auto"/>
      </w:divBdr>
    </w:div>
    <w:div w:id="475075">
      <w:bodyDiv w:val="1"/>
      <w:marLeft w:val="0"/>
      <w:marRight w:val="0"/>
      <w:marTop w:val="0"/>
      <w:marBottom w:val="0"/>
      <w:divBdr>
        <w:top w:val="none" w:sz="0" w:space="0" w:color="auto"/>
        <w:left w:val="none" w:sz="0" w:space="0" w:color="auto"/>
        <w:bottom w:val="none" w:sz="0" w:space="0" w:color="auto"/>
        <w:right w:val="none" w:sz="0" w:space="0" w:color="auto"/>
      </w:divBdr>
    </w:div>
    <w:div w:id="478119">
      <w:bodyDiv w:val="1"/>
      <w:marLeft w:val="0"/>
      <w:marRight w:val="0"/>
      <w:marTop w:val="0"/>
      <w:marBottom w:val="0"/>
      <w:divBdr>
        <w:top w:val="none" w:sz="0" w:space="0" w:color="auto"/>
        <w:left w:val="none" w:sz="0" w:space="0" w:color="auto"/>
        <w:bottom w:val="none" w:sz="0" w:space="0" w:color="auto"/>
        <w:right w:val="none" w:sz="0" w:space="0" w:color="auto"/>
      </w:divBdr>
    </w:div>
    <w:div w:id="787304">
      <w:bodyDiv w:val="1"/>
      <w:marLeft w:val="0"/>
      <w:marRight w:val="0"/>
      <w:marTop w:val="0"/>
      <w:marBottom w:val="0"/>
      <w:divBdr>
        <w:top w:val="none" w:sz="0" w:space="0" w:color="auto"/>
        <w:left w:val="none" w:sz="0" w:space="0" w:color="auto"/>
        <w:bottom w:val="none" w:sz="0" w:space="0" w:color="auto"/>
        <w:right w:val="none" w:sz="0" w:space="0" w:color="auto"/>
      </w:divBdr>
    </w:div>
    <w:div w:id="1124349">
      <w:bodyDiv w:val="1"/>
      <w:marLeft w:val="0"/>
      <w:marRight w:val="0"/>
      <w:marTop w:val="0"/>
      <w:marBottom w:val="0"/>
      <w:divBdr>
        <w:top w:val="none" w:sz="0" w:space="0" w:color="auto"/>
        <w:left w:val="none" w:sz="0" w:space="0" w:color="auto"/>
        <w:bottom w:val="none" w:sz="0" w:space="0" w:color="auto"/>
        <w:right w:val="none" w:sz="0" w:space="0" w:color="auto"/>
      </w:divBdr>
    </w:div>
    <w:div w:id="1250503">
      <w:bodyDiv w:val="1"/>
      <w:marLeft w:val="0"/>
      <w:marRight w:val="0"/>
      <w:marTop w:val="0"/>
      <w:marBottom w:val="0"/>
      <w:divBdr>
        <w:top w:val="none" w:sz="0" w:space="0" w:color="auto"/>
        <w:left w:val="none" w:sz="0" w:space="0" w:color="auto"/>
        <w:bottom w:val="none" w:sz="0" w:space="0" w:color="auto"/>
        <w:right w:val="none" w:sz="0" w:space="0" w:color="auto"/>
      </w:divBdr>
    </w:div>
    <w:div w:id="1442928">
      <w:bodyDiv w:val="1"/>
      <w:marLeft w:val="0"/>
      <w:marRight w:val="0"/>
      <w:marTop w:val="0"/>
      <w:marBottom w:val="0"/>
      <w:divBdr>
        <w:top w:val="none" w:sz="0" w:space="0" w:color="auto"/>
        <w:left w:val="none" w:sz="0" w:space="0" w:color="auto"/>
        <w:bottom w:val="none" w:sz="0" w:space="0" w:color="auto"/>
        <w:right w:val="none" w:sz="0" w:space="0" w:color="auto"/>
      </w:divBdr>
    </w:div>
    <w:div w:id="1517109">
      <w:bodyDiv w:val="1"/>
      <w:marLeft w:val="0"/>
      <w:marRight w:val="0"/>
      <w:marTop w:val="0"/>
      <w:marBottom w:val="0"/>
      <w:divBdr>
        <w:top w:val="none" w:sz="0" w:space="0" w:color="auto"/>
        <w:left w:val="none" w:sz="0" w:space="0" w:color="auto"/>
        <w:bottom w:val="none" w:sz="0" w:space="0" w:color="auto"/>
        <w:right w:val="none" w:sz="0" w:space="0" w:color="auto"/>
      </w:divBdr>
    </w:div>
    <w:div w:id="1517528">
      <w:bodyDiv w:val="1"/>
      <w:marLeft w:val="0"/>
      <w:marRight w:val="0"/>
      <w:marTop w:val="0"/>
      <w:marBottom w:val="0"/>
      <w:divBdr>
        <w:top w:val="none" w:sz="0" w:space="0" w:color="auto"/>
        <w:left w:val="none" w:sz="0" w:space="0" w:color="auto"/>
        <w:bottom w:val="none" w:sz="0" w:space="0" w:color="auto"/>
        <w:right w:val="none" w:sz="0" w:space="0" w:color="auto"/>
      </w:divBdr>
    </w:div>
    <w:div w:id="1590006">
      <w:bodyDiv w:val="1"/>
      <w:marLeft w:val="0"/>
      <w:marRight w:val="0"/>
      <w:marTop w:val="0"/>
      <w:marBottom w:val="0"/>
      <w:divBdr>
        <w:top w:val="none" w:sz="0" w:space="0" w:color="auto"/>
        <w:left w:val="none" w:sz="0" w:space="0" w:color="auto"/>
        <w:bottom w:val="none" w:sz="0" w:space="0" w:color="auto"/>
        <w:right w:val="none" w:sz="0" w:space="0" w:color="auto"/>
      </w:divBdr>
    </w:div>
    <w:div w:id="1704865">
      <w:bodyDiv w:val="1"/>
      <w:marLeft w:val="0"/>
      <w:marRight w:val="0"/>
      <w:marTop w:val="0"/>
      <w:marBottom w:val="0"/>
      <w:divBdr>
        <w:top w:val="none" w:sz="0" w:space="0" w:color="auto"/>
        <w:left w:val="none" w:sz="0" w:space="0" w:color="auto"/>
        <w:bottom w:val="none" w:sz="0" w:space="0" w:color="auto"/>
        <w:right w:val="none" w:sz="0" w:space="0" w:color="auto"/>
      </w:divBdr>
    </w:div>
    <w:div w:id="1783090">
      <w:bodyDiv w:val="1"/>
      <w:marLeft w:val="0"/>
      <w:marRight w:val="0"/>
      <w:marTop w:val="0"/>
      <w:marBottom w:val="0"/>
      <w:divBdr>
        <w:top w:val="none" w:sz="0" w:space="0" w:color="auto"/>
        <w:left w:val="none" w:sz="0" w:space="0" w:color="auto"/>
        <w:bottom w:val="none" w:sz="0" w:space="0" w:color="auto"/>
        <w:right w:val="none" w:sz="0" w:space="0" w:color="auto"/>
      </w:divBdr>
    </w:div>
    <w:div w:id="1786033">
      <w:bodyDiv w:val="1"/>
      <w:marLeft w:val="0"/>
      <w:marRight w:val="0"/>
      <w:marTop w:val="0"/>
      <w:marBottom w:val="0"/>
      <w:divBdr>
        <w:top w:val="none" w:sz="0" w:space="0" w:color="auto"/>
        <w:left w:val="none" w:sz="0" w:space="0" w:color="auto"/>
        <w:bottom w:val="none" w:sz="0" w:space="0" w:color="auto"/>
        <w:right w:val="none" w:sz="0" w:space="0" w:color="auto"/>
      </w:divBdr>
    </w:div>
    <w:div w:id="2173960">
      <w:bodyDiv w:val="1"/>
      <w:marLeft w:val="0"/>
      <w:marRight w:val="0"/>
      <w:marTop w:val="0"/>
      <w:marBottom w:val="0"/>
      <w:divBdr>
        <w:top w:val="none" w:sz="0" w:space="0" w:color="auto"/>
        <w:left w:val="none" w:sz="0" w:space="0" w:color="auto"/>
        <w:bottom w:val="none" w:sz="0" w:space="0" w:color="auto"/>
        <w:right w:val="none" w:sz="0" w:space="0" w:color="auto"/>
      </w:divBdr>
    </w:div>
    <w:div w:id="2318726">
      <w:bodyDiv w:val="1"/>
      <w:marLeft w:val="0"/>
      <w:marRight w:val="0"/>
      <w:marTop w:val="0"/>
      <w:marBottom w:val="0"/>
      <w:divBdr>
        <w:top w:val="none" w:sz="0" w:space="0" w:color="auto"/>
        <w:left w:val="none" w:sz="0" w:space="0" w:color="auto"/>
        <w:bottom w:val="none" w:sz="0" w:space="0" w:color="auto"/>
        <w:right w:val="none" w:sz="0" w:space="0" w:color="auto"/>
      </w:divBdr>
    </w:div>
    <w:div w:id="2324990">
      <w:bodyDiv w:val="1"/>
      <w:marLeft w:val="0"/>
      <w:marRight w:val="0"/>
      <w:marTop w:val="0"/>
      <w:marBottom w:val="0"/>
      <w:divBdr>
        <w:top w:val="none" w:sz="0" w:space="0" w:color="auto"/>
        <w:left w:val="none" w:sz="0" w:space="0" w:color="auto"/>
        <w:bottom w:val="none" w:sz="0" w:space="0" w:color="auto"/>
        <w:right w:val="none" w:sz="0" w:space="0" w:color="auto"/>
      </w:divBdr>
    </w:div>
    <w:div w:id="2977106">
      <w:bodyDiv w:val="1"/>
      <w:marLeft w:val="0"/>
      <w:marRight w:val="0"/>
      <w:marTop w:val="0"/>
      <w:marBottom w:val="0"/>
      <w:divBdr>
        <w:top w:val="none" w:sz="0" w:space="0" w:color="auto"/>
        <w:left w:val="none" w:sz="0" w:space="0" w:color="auto"/>
        <w:bottom w:val="none" w:sz="0" w:space="0" w:color="auto"/>
        <w:right w:val="none" w:sz="0" w:space="0" w:color="auto"/>
      </w:divBdr>
    </w:div>
    <w:div w:id="3018658">
      <w:bodyDiv w:val="1"/>
      <w:marLeft w:val="0"/>
      <w:marRight w:val="0"/>
      <w:marTop w:val="0"/>
      <w:marBottom w:val="0"/>
      <w:divBdr>
        <w:top w:val="none" w:sz="0" w:space="0" w:color="auto"/>
        <w:left w:val="none" w:sz="0" w:space="0" w:color="auto"/>
        <w:bottom w:val="none" w:sz="0" w:space="0" w:color="auto"/>
        <w:right w:val="none" w:sz="0" w:space="0" w:color="auto"/>
      </w:divBdr>
    </w:div>
    <w:div w:id="3090610">
      <w:bodyDiv w:val="1"/>
      <w:marLeft w:val="0"/>
      <w:marRight w:val="0"/>
      <w:marTop w:val="0"/>
      <w:marBottom w:val="0"/>
      <w:divBdr>
        <w:top w:val="none" w:sz="0" w:space="0" w:color="auto"/>
        <w:left w:val="none" w:sz="0" w:space="0" w:color="auto"/>
        <w:bottom w:val="none" w:sz="0" w:space="0" w:color="auto"/>
        <w:right w:val="none" w:sz="0" w:space="0" w:color="auto"/>
      </w:divBdr>
    </w:div>
    <w:div w:id="3213626">
      <w:bodyDiv w:val="1"/>
      <w:marLeft w:val="0"/>
      <w:marRight w:val="0"/>
      <w:marTop w:val="0"/>
      <w:marBottom w:val="0"/>
      <w:divBdr>
        <w:top w:val="none" w:sz="0" w:space="0" w:color="auto"/>
        <w:left w:val="none" w:sz="0" w:space="0" w:color="auto"/>
        <w:bottom w:val="none" w:sz="0" w:space="0" w:color="auto"/>
        <w:right w:val="none" w:sz="0" w:space="0" w:color="auto"/>
      </w:divBdr>
    </w:div>
    <w:div w:id="3288734">
      <w:bodyDiv w:val="1"/>
      <w:marLeft w:val="0"/>
      <w:marRight w:val="0"/>
      <w:marTop w:val="0"/>
      <w:marBottom w:val="0"/>
      <w:divBdr>
        <w:top w:val="none" w:sz="0" w:space="0" w:color="auto"/>
        <w:left w:val="none" w:sz="0" w:space="0" w:color="auto"/>
        <w:bottom w:val="none" w:sz="0" w:space="0" w:color="auto"/>
        <w:right w:val="none" w:sz="0" w:space="0" w:color="auto"/>
      </w:divBdr>
    </w:div>
    <w:div w:id="3292055">
      <w:bodyDiv w:val="1"/>
      <w:marLeft w:val="0"/>
      <w:marRight w:val="0"/>
      <w:marTop w:val="0"/>
      <w:marBottom w:val="0"/>
      <w:divBdr>
        <w:top w:val="none" w:sz="0" w:space="0" w:color="auto"/>
        <w:left w:val="none" w:sz="0" w:space="0" w:color="auto"/>
        <w:bottom w:val="none" w:sz="0" w:space="0" w:color="auto"/>
        <w:right w:val="none" w:sz="0" w:space="0" w:color="auto"/>
      </w:divBdr>
    </w:div>
    <w:div w:id="3408021">
      <w:bodyDiv w:val="1"/>
      <w:marLeft w:val="0"/>
      <w:marRight w:val="0"/>
      <w:marTop w:val="0"/>
      <w:marBottom w:val="0"/>
      <w:divBdr>
        <w:top w:val="none" w:sz="0" w:space="0" w:color="auto"/>
        <w:left w:val="none" w:sz="0" w:space="0" w:color="auto"/>
        <w:bottom w:val="none" w:sz="0" w:space="0" w:color="auto"/>
        <w:right w:val="none" w:sz="0" w:space="0" w:color="auto"/>
      </w:divBdr>
    </w:div>
    <w:div w:id="3750586">
      <w:bodyDiv w:val="1"/>
      <w:marLeft w:val="0"/>
      <w:marRight w:val="0"/>
      <w:marTop w:val="0"/>
      <w:marBottom w:val="0"/>
      <w:divBdr>
        <w:top w:val="none" w:sz="0" w:space="0" w:color="auto"/>
        <w:left w:val="none" w:sz="0" w:space="0" w:color="auto"/>
        <w:bottom w:val="none" w:sz="0" w:space="0" w:color="auto"/>
        <w:right w:val="none" w:sz="0" w:space="0" w:color="auto"/>
      </w:divBdr>
    </w:div>
    <w:div w:id="3753690">
      <w:bodyDiv w:val="1"/>
      <w:marLeft w:val="0"/>
      <w:marRight w:val="0"/>
      <w:marTop w:val="0"/>
      <w:marBottom w:val="0"/>
      <w:divBdr>
        <w:top w:val="none" w:sz="0" w:space="0" w:color="auto"/>
        <w:left w:val="none" w:sz="0" w:space="0" w:color="auto"/>
        <w:bottom w:val="none" w:sz="0" w:space="0" w:color="auto"/>
        <w:right w:val="none" w:sz="0" w:space="0" w:color="auto"/>
      </w:divBdr>
    </w:div>
    <w:div w:id="3826236">
      <w:bodyDiv w:val="1"/>
      <w:marLeft w:val="0"/>
      <w:marRight w:val="0"/>
      <w:marTop w:val="0"/>
      <w:marBottom w:val="0"/>
      <w:divBdr>
        <w:top w:val="none" w:sz="0" w:space="0" w:color="auto"/>
        <w:left w:val="none" w:sz="0" w:space="0" w:color="auto"/>
        <w:bottom w:val="none" w:sz="0" w:space="0" w:color="auto"/>
        <w:right w:val="none" w:sz="0" w:space="0" w:color="auto"/>
      </w:divBdr>
    </w:div>
    <w:div w:id="4094602">
      <w:bodyDiv w:val="1"/>
      <w:marLeft w:val="0"/>
      <w:marRight w:val="0"/>
      <w:marTop w:val="0"/>
      <w:marBottom w:val="0"/>
      <w:divBdr>
        <w:top w:val="none" w:sz="0" w:space="0" w:color="auto"/>
        <w:left w:val="none" w:sz="0" w:space="0" w:color="auto"/>
        <w:bottom w:val="none" w:sz="0" w:space="0" w:color="auto"/>
        <w:right w:val="none" w:sz="0" w:space="0" w:color="auto"/>
      </w:divBdr>
    </w:div>
    <w:div w:id="4284147">
      <w:bodyDiv w:val="1"/>
      <w:marLeft w:val="0"/>
      <w:marRight w:val="0"/>
      <w:marTop w:val="0"/>
      <w:marBottom w:val="0"/>
      <w:divBdr>
        <w:top w:val="none" w:sz="0" w:space="0" w:color="auto"/>
        <w:left w:val="none" w:sz="0" w:space="0" w:color="auto"/>
        <w:bottom w:val="none" w:sz="0" w:space="0" w:color="auto"/>
        <w:right w:val="none" w:sz="0" w:space="0" w:color="auto"/>
      </w:divBdr>
    </w:div>
    <w:div w:id="4288851">
      <w:bodyDiv w:val="1"/>
      <w:marLeft w:val="0"/>
      <w:marRight w:val="0"/>
      <w:marTop w:val="0"/>
      <w:marBottom w:val="0"/>
      <w:divBdr>
        <w:top w:val="none" w:sz="0" w:space="0" w:color="auto"/>
        <w:left w:val="none" w:sz="0" w:space="0" w:color="auto"/>
        <w:bottom w:val="none" w:sz="0" w:space="0" w:color="auto"/>
        <w:right w:val="none" w:sz="0" w:space="0" w:color="auto"/>
      </w:divBdr>
    </w:div>
    <w:div w:id="4719756">
      <w:bodyDiv w:val="1"/>
      <w:marLeft w:val="0"/>
      <w:marRight w:val="0"/>
      <w:marTop w:val="0"/>
      <w:marBottom w:val="0"/>
      <w:divBdr>
        <w:top w:val="none" w:sz="0" w:space="0" w:color="auto"/>
        <w:left w:val="none" w:sz="0" w:space="0" w:color="auto"/>
        <w:bottom w:val="none" w:sz="0" w:space="0" w:color="auto"/>
        <w:right w:val="none" w:sz="0" w:space="0" w:color="auto"/>
      </w:divBdr>
    </w:div>
    <w:div w:id="4751201">
      <w:bodyDiv w:val="1"/>
      <w:marLeft w:val="0"/>
      <w:marRight w:val="0"/>
      <w:marTop w:val="0"/>
      <w:marBottom w:val="0"/>
      <w:divBdr>
        <w:top w:val="none" w:sz="0" w:space="0" w:color="auto"/>
        <w:left w:val="none" w:sz="0" w:space="0" w:color="auto"/>
        <w:bottom w:val="none" w:sz="0" w:space="0" w:color="auto"/>
        <w:right w:val="none" w:sz="0" w:space="0" w:color="auto"/>
      </w:divBdr>
    </w:div>
    <w:div w:id="4944277">
      <w:bodyDiv w:val="1"/>
      <w:marLeft w:val="0"/>
      <w:marRight w:val="0"/>
      <w:marTop w:val="0"/>
      <w:marBottom w:val="0"/>
      <w:divBdr>
        <w:top w:val="none" w:sz="0" w:space="0" w:color="auto"/>
        <w:left w:val="none" w:sz="0" w:space="0" w:color="auto"/>
        <w:bottom w:val="none" w:sz="0" w:space="0" w:color="auto"/>
        <w:right w:val="none" w:sz="0" w:space="0" w:color="auto"/>
      </w:divBdr>
    </w:div>
    <w:div w:id="4947155">
      <w:bodyDiv w:val="1"/>
      <w:marLeft w:val="0"/>
      <w:marRight w:val="0"/>
      <w:marTop w:val="0"/>
      <w:marBottom w:val="0"/>
      <w:divBdr>
        <w:top w:val="none" w:sz="0" w:space="0" w:color="auto"/>
        <w:left w:val="none" w:sz="0" w:space="0" w:color="auto"/>
        <w:bottom w:val="none" w:sz="0" w:space="0" w:color="auto"/>
        <w:right w:val="none" w:sz="0" w:space="0" w:color="auto"/>
      </w:divBdr>
    </w:div>
    <w:div w:id="5057975">
      <w:bodyDiv w:val="1"/>
      <w:marLeft w:val="0"/>
      <w:marRight w:val="0"/>
      <w:marTop w:val="0"/>
      <w:marBottom w:val="0"/>
      <w:divBdr>
        <w:top w:val="none" w:sz="0" w:space="0" w:color="auto"/>
        <w:left w:val="none" w:sz="0" w:space="0" w:color="auto"/>
        <w:bottom w:val="none" w:sz="0" w:space="0" w:color="auto"/>
        <w:right w:val="none" w:sz="0" w:space="0" w:color="auto"/>
      </w:divBdr>
    </w:div>
    <w:div w:id="5400279">
      <w:bodyDiv w:val="1"/>
      <w:marLeft w:val="0"/>
      <w:marRight w:val="0"/>
      <w:marTop w:val="0"/>
      <w:marBottom w:val="0"/>
      <w:divBdr>
        <w:top w:val="none" w:sz="0" w:space="0" w:color="auto"/>
        <w:left w:val="none" w:sz="0" w:space="0" w:color="auto"/>
        <w:bottom w:val="none" w:sz="0" w:space="0" w:color="auto"/>
        <w:right w:val="none" w:sz="0" w:space="0" w:color="auto"/>
      </w:divBdr>
    </w:div>
    <w:div w:id="5519302">
      <w:bodyDiv w:val="1"/>
      <w:marLeft w:val="0"/>
      <w:marRight w:val="0"/>
      <w:marTop w:val="0"/>
      <w:marBottom w:val="0"/>
      <w:divBdr>
        <w:top w:val="none" w:sz="0" w:space="0" w:color="auto"/>
        <w:left w:val="none" w:sz="0" w:space="0" w:color="auto"/>
        <w:bottom w:val="none" w:sz="0" w:space="0" w:color="auto"/>
        <w:right w:val="none" w:sz="0" w:space="0" w:color="auto"/>
      </w:divBdr>
    </w:div>
    <w:div w:id="5833728">
      <w:bodyDiv w:val="1"/>
      <w:marLeft w:val="0"/>
      <w:marRight w:val="0"/>
      <w:marTop w:val="0"/>
      <w:marBottom w:val="0"/>
      <w:divBdr>
        <w:top w:val="none" w:sz="0" w:space="0" w:color="auto"/>
        <w:left w:val="none" w:sz="0" w:space="0" w:color="auto"/>
        <w:bottom w:val="none" w:sz="0" w:space="0" w:color="auto"/>
        <w:right w:val="none" w:sz="0" w:space="0" w:color="auto"/>
      </w:divBdr>
    </w:div>
    <w:div w:id="5834423">
      <w:bodyDiv w:val="1"/>
      <w:marLeft w:val="0"/>
      <w:marRight w:val="0"/>
      <w:marTop w:val="0"/>
      <w:marBottom w:val="0"/>
      <w:divBdr>
        <w:top w:val="none" w:sz="0" w:space="0" w:color="auto"/>
        <w:left w:val="none" w:sz="0" w:space="0" w:color="auto"/>
        <w:bottom w:val="none" w:sz="0" w:space="0" w:color="auto"/>
        <w:right w:val="none" w:sz="0" w:space="0" w:color="auto"/>
      </w:divBdr>
    </w:div>
    <w:div w:id="5862140">
      <w:bodyDiv w:val="1"/>
      <w:marLeft w:val="0"/>
      <w:marRight w:val="0"/>
      <w:marTop w:val="0"/>
      <w:marBottom w:val="0"/>
      <w:divBdr>
        <w:top w:val="none" w:sz="0" w:space="0" w:color="auto"/>
        <w:left w:val="none" w:sz="0" w:space="0" w:color="auto"/>
        <w:bottom w:val="none" w:sz="0" w:space="0" w:color="auto"/>
        <w:right w:val="none" w:sz="0" w:space="0" w:color="auto"/>
      </w:divBdr>
    </w:div>
    <w:div w:id="5863777">
      <w:bodyDiv w:val="1"/>
      <w:marLeft w:val="0"/>
      <w:marRight w:val="0"/>
      <w:marTop w:val="0"/>
      <w:marBottom w:val="0"/>
      <w:divBdr>
        <w:top w:val="none" w:sz="0" w:space="0" w:color="auto"/>
        <w:left w:val="none" w:sz="0" w:space="0" w:color="auto"/>
        <w:bottom w:val="none" w:sz="0" w:space="0" w:color="auto"/>
        <w:right w:val="none" w:sz="0" w:space="0" w:color="auto"/>
      </w:divBdr>
    </w:div>
    <w:div w:id="5906920">
      <w:bodyDiv w:val="1"/>
      <w:marLeft w:val="0"/>
      <w:marRight w:val="0"/>
      <w:marTop w:val="0"/>
      <w:marBottom w:val="0"/>
      <w:divBdr>
        <w:top w:val="none" w:sz="0" w:space="0" w:color="auto"/>
        <w:left w:val="none" w:sz="0" w:space="0" w:color="auto"/>
        <w:bottom w:val="none" w:sz="0" w:space="0" w:color="auto"/>
        <w:right w:val="none" w:sz="0" w:space="0" w:color="auto"/>
      </w:divBdr>
    </w:div>
    <w:div w:id="5987735">
      <w:bodyDiv w:val="1"/>
      <w:marLeft w:val="0"/>
      <w:marRight w:val="0"/>
      <w:marTop w:val="0"/>
      <w:marBottom w:val="0"/>
      <w:divBdr>
        <w:top w:val="none" w:sz="0" w:space="0" w:color="auto"/>
        <w:left w:val="none" w:sz="0" w:space="0" w:color="auto"/>
        <w:bottom w:val="none" w:sz="0" w:space="0" w:color="auto"/>
        <w:right w:val="none" w:sz="0" w:space="0" w:color="auto"/>
      </w:divBdr>
    </w:div>
    <w:div w:id="6107094">
      <w:bodyDiv w:val="1"/>
      <w:marLeft w:val="0"/>
      <w:marRight w:val="0"/>
      <w:marTop w:val="0"/>
      <w:marBottom w:val="0"/>
      <w:divBdr>
        <w:top w:val="none" w:sz="0" w:space="0" w:color="auto"/>
        <w:left w:val="none" w:sz="0" w:space="0" w:color="auto"/>
        <w:bottom w:val="none" w:sz="0" w:space="0" w:color="auto"/>
        <w:right w:val="none" w:sz="0" w:space="0" w:color="auto"/>
      </w:divBdr>
    </w:div>
    <w:div w:id="6248943">
      <w:bodyDiv w:val="1"/>
      <w:marLeft w:val="0"/>
      <w:marRight w:val="0"/>
      <w:marTop w:val="0"/>
      <w:marBottom w:val="0"/>
      <w:divBdr>
        <w:top w:val="none" w:sz="0" w:space="0" w:color="auto"/>
        <w:left w:val="none" w:sz="0" w:space="0" w:color="auto"/>
        <w:bottom w:val="none" w:sz="0" w:space="0" w:color="auto"/>
        <w:right w:val="none" w:sz="0" w:space="0" w:color="auto"/>
      </w:divBdr>
    </w:div>
    <w:div w:id="6449446">
      <w:bodyDiv w:val="1"/>
      <w:marLeft w:val="0"/>
      <w:marRight w:val="0"/>
      <w:marTop w:val="0"/>
      <w:marBottom w:val="0"/>
      <w:divBdr>
        <w:top w:val="none" w:sz="0" w:space="0" w:color="auto"/>
        <w:left w:val="none" w:sz="0" w:space="0" w:color="auto"/>
        <w:bottom w:val="none" w:sz="0" w:space="0" w:color="auto"/>
        <w:right w:val="none" w:sz="0" w:space="0" w:color="auto"/>
      </w:divBdr>
    </w:div>
    <w:div w:id="7105167">
      <w:bodyDiv w:val="1"/>
      <w:marLeft w:val="0"/>
      <w:marRight w:val="0"/>
      <w:marTop w:val="0"/>
      <w:marBottom w:val="0"/>
      <w:divBdr>
        <w:top w:val="none" w:sz="0" w:space="0" w:color="auto"/>
        <w:left w:val="none" w:sz="0" w:space="0" w:color="auto"/>
        <w:bottom w:val="none" w:sz="0" w:space="0" w:color="auto"/>
        <w:right w:val="none" w:sz="0" w:space="0" w:color="auto"/>
      </w:divBdr>
    </w:div>
    <w:div w:id="7173749">
      <w:bodyDiv w:val="1"/>
      <w:marLeft w:val="0"/>
      <w:marRight w:val="0"/>
      <w:marTop w:val="0"/>
      <w:marBottom w:val="0"/>
      <w:divBdr>
        <w:top w:val="none" w:sz="0" w:space="0" w:color="auto"/>
        <w:left w:val="none" w:sz="0" w:space="0" w:color="auto"/>
        <w:bottom w:val="none" w:sz="0" w:space="0" w:color="auto"/>
        <w:right w:val="none" w:sz="0" w:space="0" w:color="auto"/>
      </w:divBdr>
    </w:div>
    <w:div w:id="7485201">
      <w:bodyDiv w:val="1"/>
      <w:marLeft w:val="0"/>
      <w:marRight w:val="0"/>
      <w:marTop w:val="0"/>
      <w:marBottom w:val="0"/>
      <w:divBdr>
        <w:top w:val="none" w:sz="0" w:space="0" w:color="auto"/>
        <w:left w:val="none" w:sz="0" w:space="0" w:color="auto"/>
        <w:bottom w:val="none" w:sz="0" w:space="0" w:color="auto"/>
        <w:right w:val="none" w:sz="0" w:space="0" w:color="auto"/>
      </w:divBdr>
    </w:div>
    <w:div w:id="7606959">
      <w:bodyDiv w:val="1"/>
      <w:marLeft w:val="0"/>
      <w:marRight w:val="0"/>
      <w:marTop w:val="0"/>
      <w:marBottom w:val="0"/>
      <w:divBdr>
        <w:top w:val="none" w:sz="0" w:space="0" w:color="auto"/>
        <w:left w:val="none" w:sz="0" w:space="0" w:color="auto"/>
        <w:bottom w:val="none" w:sz="0" w:space="0" w:color="auto"/>
        <w:right w:val="none" w:sz="0" w:space="0" w:color="auto"/>
      </w:divBdr>
    </w:div>
    <w:div w:id="7830336">
      <w:bodyDiv w:val="1"/>
      <w:marLeft w:val="0"/>
      <w:marRight w:val="0"/>
      <w:marTop w:val="0"/>
      <w:marBottom w:val="0"/>
      <w:divBdr>
        <w:top w:val="none" w:sz="0" w:space="0" w:color="auto"/>
        <w:left w:val="none" w:sz="0" w:space="0" w:color="auto"/>
        <w:bottom w:val="none" w:sz="0" w:space="0" w:color="auto"/>
        <w:right w:val="none" w:sz="0" w:space="0" w:color="auto"/>
      </w:divBdr>
    </w:div>
    <w:div w:id="7873096">
      <w:bodyDiv w:val="1"/>
      <w:marLeft w:val="0"/>
      <w:marRight w:val="0"/>
      <w:marTop w:val="0"/>
      <w:marBottom w:val="0"/>
      <w:divBdr>
        <w:top w:val="none" w:sz="0" w:space="0" w:color="auto"/>
        <w:left w:val="none" w:sz="0" w:space="0" w:color="auto"/>
        <w:bottom w:val="none" w:sz="0" w:space="0" w:color="auto"/>
        <w:right w:val="none" w:sz="0" w:space="0" w:color="auto"/>
      </w:divBdr>
    </w:div>
    <w:div w:id="8072953">
      <w:bodyDiv w:val="1"/>
      <w:marLeft w:val="0"/>
      <w:marRight w:val="0"/>
      <w:marTop w:val="0"/>
      <w:marBottom w:val="0"/>
      <w:divBdr>
        <w:top w:val="none" w:sz="0" w:space="0" w:color="auto"/>
        <w:left w:val="none" w:sz="0" w:space="0" w:color="auto"/>
        <w:bottom w:val="none" w:sz="0" w:space="0" w:color="auto"/>
        <w:right w:val="none" w:sz="0" w:space="0" w:color="auto"/>
      </w:divBdr>
    </w:div>
    <w:div w:id="8215215">
      <w:bodyDiv w:val="1"/>
      <w:marLeft w:val="0"/>
      <w:marRight w:val="0"/>
      <w:marTop w:val="0"/>
      <w:marBottom w:val="0"/>
      <w:divBdr>
        <w:top w:val="none" w:sz="0" w:space="0" w:color="auto"/>
        <w:left w:val="none" w:sz="0" w:space="0" w:color="auto"/>
        <w:bottom w:val="none" w:sz="0" w:space="0" w:color="auto"/>
        <w:right w:val="none" w:sz="0" w:space="0" w:color="auto"/>
      </w:divBdr>
    </w:div>
    <w:div w:id="8216596">
      <w:bodyDiv w:val="1"/>
      <w:marLeft w:val="0"/>
      <w:marRight w:val="0"/>
      <w:marTop w:val="0"/>
      <w:marBottom w:val="0"/>
      <w:divBdr>
        <w:top w:val="none" w:sz="0" w:space="0" w:color="auto"/>
        <w:left w:val="none" w:sz="0" w:space="0" w:color="auto"/>
        <w:bottom w:val="none" w:sz="0" w:space="0" w:color="auto"/>
        <w:right w:val="none" w:sz="0" w:space="0" w:color="auto"/>
      </w:divBdr>
    </w:div>
    <w:div w:id="8264508">
      <w:bodyDiv w:val="1"/>
      <w:marLeft w:val="0"/>
      <w:marRight w:val="0"/>
      <w:marTop w:val="0"/>
      <w:marBottom w:val="0"/>
      <w:divBdr>
        <w:top w:val="none" w:sz="0" w:space="0" w:color="auto"/>
        <w:left w:val="none" w:sz="0" w:space="0" w:color="auto"/>
        <w:bottom w:val="none" w:sz="0" w:space="0" w:color="auto"/>
        <w:right w:val="none" w:sz="0" w:space="0" w:color="auto"/>
      </w:divBdr>
    </w:div>
    <w:div w:id="8335918">
      <w:bodyDiv w:val="1"/>
      <w:marLeft w:val="0"/>
      <w:marRight w:val="0"/>
      <w:marTop w:val="0"/>
      <w:marBottom w:val="0"/>
      <w:divBdr>
        <w:top w:val="none" w:sz="0" w:space="0" w:color="auto"/>
        <w:left w:val="none" w:sz="0" w:space="0" w:color="auto"/>
        <w:bottom w:val="none" w:sz="0" w:space="0" w:color="auto"/>
        <w:right w:val="none" w:sz="0" w:space="0" w:color="auto"/>
      </w:divBdr>
    </w:div>
    <w:div w:id="8410785">
      <w:bodyDiv w:val="1"/>
      <w:marLeft w:val="0"/>
      <w:marRight w:val="0"/>
      <w:marTop w:val="0"/>
      <w:marBottom w:val="0"/>
      <w:divBdr>
        <w:top w:val="none" w:sz="0" w:space="0" w:color="auto"/>
        <w:left w:val="none" w:sz="0" w:space="0" w:color="auto"/>
        <w:bottom w:val="none" w:sz="0" w:space="0" w:color="auto"/>
        <w:right w:val="none" w:sz="0" w:space="0" w:color="auto"/>
      </w:divBdr>
    </w:div>
    <w:div w:id="8456239">
      <w:bodyDiv w:val="1"/>
      <w:marLeft w:val="0"/>
      <w:marRight w:val="0"/>
      <w:marTop w:val="0"/>
      <w:marBottom w:val="0"/>
      <w:divBdr>
        <w:top w:val="none" w:sz="0" w:space="0" w:color="auto"/>
        <w:left w:val="none" w:sz="0" w:space="0" w:color="auto"/>
        <w:bottom w:val="none" w:sz="0" w:space="0" w:color="auto"/>
        <w:right w:val="none" w:sz="0" w:space="0" w:color="auto"/>
      </w:divBdr>
    </w:div>
    <w:div w:id="8872608">
      <w:bodyDiv w:val="1"/>
      <w:marLeft w:val="0"/>
      <w:marRight w:val="0"/>
      <w:marTop w:val="0"/>
      <w:marBottom w:val="0"/>
      <w:divBdr>
        <w:top w:val="none" w:sz="0" w:space="0" w:color="auto"/>
        <w:left w:val="none" w:sz="0" w:space="0" w:color="auto"/>
        <w:bottom w:val="none" w:sz="0" w:space="0" w:color="auto"/>
        <w:right w:val="none" w:sz="0" w:space="0" w:color="auto"/>
      </w:divBdr>
    </w:div>
    <w:div w:id="8872986">
      <w:bodyDiv w:val="1"/>
      <w:marLeft w:val="0"/>
      <w:marRight w:val="0"/>
      <w:marTop w:val="0"/>
      <w:marBottom w:val="0"/>
      <w:divBdr>
        <w:top w:val="none" w:sz="0" w:space="0" w:color="auto"/>
        <w:left w:val="none" w:sz="0" w:space="0" w:color="auto"/>
        <w:bottom w:val="none" w:sz="0" w:space="0" w:color="auto"/>
        <w:right w:val="none" w:sz="0" w:space="0" w:color="auto"/>
      </w:divBdr>
    </w:div>
    <w:div w:id="8917133">
      <w:bodyDiv w:val="1"/>
      <w:marLeft w:val="0"/>
      <w:marRight w:val="0"/>
      <w:marTop w:val="0"/>
      <w:marBottom w:val="0"/>
      <w:divBdr>
        <w:top w:val="none" w:sz="0" w:space="0" w:color="auto"/>
        <w:left w:val="none" w:sz="0" w:space="0" w:color="auto"/>
        <w:bottom w:val="none" w:sz="0" w:space="0" w:color="auto"/>
        <w:right w:val="none" w:sz="0" w:space="0" w:color="auto"/>
      </w:divBdr>
    </w:div>
    <w:div w:id="8994395">
      <w:bodyDiv w:val="1"/>
      <w:marLeft w:val="0"/>
      <w:marRight w:val="0"/>
      <w:marTop w:val="0"/>
      <w:marBottom w:val="0"/>
      <w:divBdr>
        <w:top w:val="none" w:sz="0" w:space="0" w:color="auto"/>
        <w:left w:val="none" w:sz="0" w:space="0" w:color="auto"/>
        <w:bottom w:val="none" w:sz="0" w:space="0" w:color="auto"/>
        <w:right w:val="none" w:sz="0" w:space="0" w:color="auto"/>
      </w:divBdr>
    </w:div>
    <w:div w:id="9138550">
      <w:bodyDiv w:val="1"/>
      <w:marLeft w:val="0"/>
      <w:marRight w:val="0"/>
      <w:marTop w:val="0"/>
      <w:marBottom w:val="0"/>
      <w:divBdr>
        <w:top w:val="none" w:sz="0" w:space="0" w:color="auto"/>
        <w:left w:val="none" w:sz="0" w:space="0" w:color="auto"/>
        <w:bottom w:val="none" w:sz="0" w:space="0" w:color="auto"/>
        <w:right w:val="none" w:sz="0" w:space="0" w:color="auto"/>
      </w:divBdr>
    </w:div>
    <w:div w:id="9182445">
      <w:bodyDiv w:val="1"/>
      <w:marLeft w:val="0"/>
      <w:marRight w:val="0"/>
      <w:marTop w:val="0"/>
      <w:marBottom w:val="0"/>
      <w:divBdr>
        <w:top w:val="none" w:sz="0" w:space="0" w:color="auto"/>
        <w:left w:val="none" w:sz="0" w:space="0" w:color="auto"/>
        <w:bottom w:val="none" w:sz="0" w:space="0" w:color="auto"/>
        <w:right w:val="none" w:sz="0" w:space="0" w:color="auto"/>
      </w:divBdr>
    </w:div>
    <w:div w:id="9187644">
      <w:bodyDiv w:val="1"/>
      <w:marLeft w:val="0"/>
      <w:marRight w:val="0"/>
      <w:marTop w:val="0"/>
      <w:marBottom w:val="0"/>
      <w:divBdr>
        <w:top w:val="none" w:sz="0" w:space="0" w:color="auto"/>
        <w:left w:val="none" w:sz="0" w:space="0" w:color="auto"/>
        <w:bottom w:val="none" w:sz="0" w:space="0" w:color="auto"/>
        <w:right w:val="none" w:sz="0" w:space="0" w:color="auto"/>
      </w:divBdr>
    </w:div>
    <w:div w:id="9262298">
      <w:bodyDiv w:val="1"/>
      <w:marLeft w:val="0"/>
      <w:marRight w:val="0"/>
      <w:marTop w:val="0"/>
      <w:marBottom w:val="0"/>
      <w:divBdr>
        <w:top w:val="none" w:sz="0" w:space="0" w:color="auto"/>
        <w:left w:val="none" w:sz="0" w:space="0" w:color="auto"/>
        <w:bottom w:val="none" w:sz="0" w:space="0" w:color="auto"/>
        <w:right w:val="none" w:sz="0" w:space="0" w:color="auto"/>
      </w:divBdr>
    </w:div>
    <w:div w:id="9338103">
      <w:bodyDiv w:val="1"/>
      <w:marLeft w:val="0"/>
      <w:marRight w:val="0"/>
      <w:marTop w:val="0"/>
      <w:marBottom w:val="0"/>
      <w:divBdr>
        <w:top w:val="none" w:sz="0" w:space="0" w:color="auto"/>
        <w:left w:val="none" w:sz="0" w:space="0" w:color="auto"/>
        <w:bottom w:val="none" w:sz="0" w:space="0" w:color="auto"/>
        <w:right w:val="none" w:sz="0" w:space="0" w:color="auto"/>
      </w:divBdr>
    </w:div>
    <w:div w:id="9724267">
      <w:bodyDiv w:val="1"/>
      <w:marLeft w:val="0"/>
      <w:marRight w:val="0"/>
      <w:marTop w:val="0"/>
      <w:marBottom w:val="0"/>
      <w:divBdr>
        <w:top w:val="none" w:sz="0" w:space="0" w:color="auto"/>
        <w:left w:val="none" w:sz="0" w:space="0" w:color="auto"/>
        <w:bottom w:val="none" w:sz="0" w:space="0" w:color="auto"/>
        <w:right w:val="none" w:sz="0" w:space="0" w:color="auto"/>
      </w:divBdr>
    </w:div>
    <w:div w:id="9767617">
      <w:bodyDiv w:val="1"/>
      <w:marLeft w:val="0"/>
      <w:marRight w:val="0"/>
      <w:marTop w:val="0"/>
      <w:marBottom w:val="0"/>
      <w:divBdr>
        <w:top w:val="none" w:sz="0" w:space="0" w:color="auto"/>
        <w:left w:val="none" w:sz="0" w:space="0" w:color="auto"/>
        <w:bottom w:val="none" w:sz="0" w:space="0" w:color="auto"/>
        <w:right w:val="none" w:sz="0" w:space="0" w:color="auto"/>
      </w:divBdr>
    </w:div>
    <w:div w:id="9836864">
      <w:bodyDiv w:val="1"/>
      <w:marLeft w:val="0"/>
      <w:marRight w:val="0"/>
      <w:marTop w:val="0"/>
      <w:marBottom w:val="0"/>
      <w:divBdr>
        <w:top w:val="none" w:sz="0" w:space="0" w:color="auto"/>
        <w:left w:val="none" w:sz="0" w:space="0" w:color="auto"/>
        <w:bottom w:val="none" w:sz="0" w:space="0" w:color="auto"/>
        <w:right w:val="none" w:sz="0" w:space="0" w:color="auto"/>
      </w:divBdr>
    </w:div>
    <w:div w:id="9837622">
      <w:bodyDiv w:val="1"/>
      <w:marLeft w:val="0"/>
      <w:marRight w:val="0"/>
      <w:marTop w:val="0"/>
      <w:marBottom w:val="0"/>
      <w:divBdr>
        <w:top w:val="none" w:sz="0" w:space="0" w:color="auto"/>
        <w:left w:val="none" w:sz="0" w:space="0" w:color="auto"/>
        <w:bottom w:val="none" w:sz="0" w:space="0" w:color="auto"/>
        <w:right w:val="none" w:sz="0" w:space="0" w:color="auto"/>
      </w:divBdr>
    </w:div>
    <w:div w:id="9961965">
      <w:bodyDiv w:val="1"/>
      <w:marLeft w:val="0"/>
      <w:marRight w:val="0"/>
      <w:marTop w:val="0"/>
      <w:marBottom w:val="0"/>
      <w:divBdr>
        <w:top w:val="none" w:sz="0" w:space="0" w:color="auto"/>
        <w:left w:val="none" w:sz="0" w:space="0" w:color="auto"/>
        <w:bottom w:val="none" w:sz="0" w:space="0" w:color="auto"/>
        <w:right w:val="none" w:sz="0" w:space="0" w:color="auto"/>
      </w:divBdr>
    </w:div>
    <w:div w:id="10113649">
      <w:bodyDiv w:val="1"/>
      <w:marLeft w:val="0"/>
      <w:marRight w:val="0"/>
      <w:marTop w:val="0"/>
      <w:marBottom w:val="0"/>
      <w:divBdr>
        <w:top w:val="none" w:sz="0" w:space="0" w:color="auto"/>
        <w:left w:val="none" w:sz="0" w:space="0" w:color="auto"/>
        <w:bottom w:val="none" w:sz="0" w:space="0" w:color="auto"/>
        <w:right w:val="none" w:sz="0" w:space="0" w:color="auto"/>
      </w:divBdr>
    </w:div>
    <w:div w:id="10186855">
      <w:bodyDiv w:val="1"/>
      <w:marLeft w:val="0"/>
      <w:marRight w:val="0"/>
      <w:marTop w:val="0"/>
      <w:marBottom w:val="0"/>
      <w:divBdr>
        <w:top w:val="none" w:sz="0" w:space="0" w:color="auto"/>
        <w:left w:val="none" w:sz="0" w:space="0" w:color="auto"/>
        <w:bottom w:val="none" w:sz="0" w:space="0" w:color="auto"/>
        <w:right w:val="none" w:sz="0" w:space="0" w:color="auto"/>
      </w:divBdr>
    </w:div>
    <w:div w:id="10225523">
      <w:bodyDiv w:val="1"/>
      <w:marLeft w:val="0"/>
      <w:marRight w:val="0"/>
      <w:marTop w:val="0"/>
      <w:marBottom w:val="0"/>
      <w:divBdr>
        <w:top w:val="none" w:sz="0" w:space="0" w:color="auto"/>
        <w:left w:val="none" w:sz="0" w:space="0" w:color="auto"/>
        <w:bottom w:val="none" w:sz="0" w:space="0" w:color="auto"/>
        <w:right w:val="none" w:sz="0" w:space="0" w:color="auto"/>
      </w:divBdr>
    </w:div>
    <w:div w:id="10229498">
      <w:bodyDiv w:val="1"/>
      <w:marLeft w:val="0"/>
      <w:marRight w:val="0"/>
      <w:marTop w:val="0"/>
      <w:marBottom w:val="0"/>
      <w:divBdr>
        <w:top w:val="none" w:sz="0" w:space="0" w:color="auto"/>
        <w:left w:val="none" w:sz="0" w:space="0" w:color="auto"/>
        <w:bottom w:val="none" w:sz="0" w:space="0" w:color="auto"/>
        <w:right w:val="none" w:sz="0" w:space="0" w:color="auto"/>
      </w:divBdr>
    </w:div>
    <w:div w:id="10230188">
      <w:bodyDiv w:val="1"/>
      <w:marLeft w:val="0"/>
      <w:marRight w:val="0"/>
      <w:marTop w:val="0"/>
      <w:marBottom w:val="0"/>
      <w:divBdr>
        <w:top w:val="none" w:sz="0" w:space="0" w:color="auto"/>
        <w:left w:val="none" w:sz="0" w:space="0" w:color="auto"/>
        <w:bottom w:val="none" w:sz="0" w:space="0" w:color="auto"/>
        <w:right w:val="none" w:sz="0" w:space="0" w:color="auto"/>
      </w:divBdr>
    </w:div>
    <w:div w:id="10643747">
      <w:bodyDiv w:val="1"/>
      <w:marLeft w:val="0"/>
      <w:marRight w:val="0"/>
      <w:marTop w:val="0"/>
      <w:marBottom w:val="0"/>
      <w:divBdr>
        <w:top w:val="none" w:sz="0" w:space="0" w:color="auto"/>
        <w:left w:val="none" w:sz="0" w:space="0" w:color="auto"/>
        <w:bottom w:val="none" w:sz="0" w:space="0" w:color="auto"/>
        <w:right w:val="none" w:sz="0" w:space="0" w:color="auto"/>
      </w:divBdr>
    </w:div>
    <w:div w:id="10691176">
      <w:bodyDiv w:val="1"/>
      <w:marLeft w:val="0"/>
      <w:marRight w:val="0"/>
      <w:marTop w:val="0"/>
      <w:marBottom w:val="0"/>
      <w:divBdr>
        <w:top w:val="none" w:sz="0" w:space="0" w:color="auto"/>
        <w:left w:val="none" w:sz="0" w:space="0" w:color="auto"/>
        <w:bottom w:val="none" w:sz="0" w:space="0" w:color="auto"/>
        <w:right w:val="none" w:sz="0" w:space="0" w:color="auto"/>
      </w:divBdr>
    </w:div>
    <w:div w:id="10879552">
      <w:bodyDiv w:val="1"/>
      <w:marLeft w:val="0"/>
      <w:marRight w:val="0"/>
      <w:marTop w:val="0"/>
      <w:marBottom w:val="0"/>
      <w:divBdr>
        <w:top w:val="none" w:sz="0" w:space="0" w:color="auto"/>
        <w:left w:val="none" w:sz="0" w:space="0" w:color="auto"/>
        <w:bottom w:val="none" w:sz="0" w:space="0" w:color="auto"/>
        <w:right w:val="none" w:sz="0" w:space="0" w:color="auto"/>
      </w:divBdr>
    </w:div>
    <w:div w:id="10882643">
      <w:bodyDiv w:val="1"/>
      <w:marLeft w:val="0"/>
      <w:marRight w:val="0"/>
      <w:marTop w:val="0"/>
      <w:marBottom w:val="0"/>
      <w:divBdr>
        <w:top w:val="none" w:sz="0" w:space="0" w:color="auto"/>
        <w:left w:val="none" w:sz="0" w:space="0" w:color="auto"/>
        <w:bottom w:val="none" w:sz="0" w:space="0" w:color="auto"/>
        <w:right w:val="none" w:sz="0" w:space="0" w:color="auto"/>
      </w:divBdr>
    </w:div>
    <w:div w:id="11078313">
      <w:bodyDiv w:val="1"/>
      <w:marLeft w:val="0"/>
      <w:marRight w:val="0"/>
      <w:marTop w:val="0"/>
      <w:marBottom w:val="0"/>
      <w:divBdr>
        <w:top w:val="none" w:sz="0" w:space="0" w:color="auto"/>
        <w:left w:val="none" w:sz="0" w:space="0" w:color="auto"/>
        <w:bottom w:val="none" w:sz="0" w:space="0" w:color="auto"/>
        <w:right w:val="none" w:sz="0" w:space="0" w:color="auto"/>
      </w:divBdr>
    </w:div>
    <w:div w:id="11080817">
      <w:bodyDiv w:val="1"/>
      <w:marLeft w:val="0"/>
      <w:marRight w:val="0"/>
      <w:marTop w:val="0"/>
      <w:marBottom w:val="0"/>
      <w:divBdr>
        <w:top w:val="none" w:sz="0" w:space="0" w:color="auto"/>
        <w:left w:val="none" w:sz="0" w:space="0" w:color="auto"/>
        <w:bottom w:val="none" w:sz="0" w:space="0" w:color="auto"/>
        <w:right w:val="none" w:sz="0" w:space="0" w:color="auto"/>
      </w:divBdr>
    </w:div>
    <w:div w:id="11106489">
      <w:bodyDiv w:val="1"/>
      <w:marLeft w:val="0"/>
      <w:marRight w:val="0"/>
      <w:marTop w:val="0"/>
      <w:marBottom w:val="0"/>
      <w:divBdr>
        <w:top w:val="none" w:sz="0" w:space="0" w:color="auto"/>
        <w:left w:val="none" w:sz="0" w:space="0" w:color="auto"/>
        <w:bottom w:val="none" w:sz="0" w:space="0" w:color="auto"/>
        <w:right w:val="none" w:sz="0" w:space="0" w:color="auto"/>
      </w:divBdr>
    </w:div>
    <w:div w:id="11148512">
      <w:bodyDiv w:val="1"/>
      <w:marLeft w:val="0"/>
      <w:marRight w:val="0"/>
      <w:marTop w:val="0"/>
      <w:marBottom w:val="0"/>
      <w:divBdr>
        <w:top w:val="none" w:sz="0" w:space="0" w:color="auto"/>
        <w:left w:val="none" w:sz="0" w:space="0" w:color="auto"/>
        <w:bottom w:val="none" w:sz="0" w:space="0" w:color="auto"/>
        <w:right w:val="none" w:sz="0" w:space="0" w:color="auto"/>
      </w:divBdr>
    </w:div>
    <w:div w:id="11223215">
      <w:bodyDiv w:val="1"/>
      <w:marLeft w:val="0"/>
      <w:marRight w:val="0"/>
      <w:marTop w:val="0"/>
      <w:marBottom w:val="0"/>
      <w:divBdr>
        <w:top w:val="none" w:sz="0" w:space="0" w:color="auto"/>
        <w:left w:val="none" w:sz="0" w:space="0" w:color="auto"/>
        <w:bottom w:val="none" w:sz="0" w:space="0" w:color="auto"/>
        <w:right w:val="none" w:sz="0" w:space="0" w:color="auto"/>
      </w:divBdr>
    </w:div>
    <w:div w:id="11303226">
      <w:bodyDiv w:val="1"/>
      <w:marLeft w:val="0"/>
      <w:marRight w:val="0"/>
      <w:marTop w:val="0"/>
      <w:marBottom w:val="0"/>
      <w:divBdr>
        <w:top w:val="none" w:sz="0" w:space="0" w:color="auto"/>
        <w:left w:val="none" w:sz="0" w:space="0" w:color="auto"/>
        <w:bottom w:val="none" w:sz="0" w:space="0" w:color="auto"/>
        <w:right w:val="none" w:sz="0" w:space="0" w:color="auto"/>
      </w:divBdr>
    </w:div>
    <w:div w:id="11497759">
      <w:bodyDiv w:val="1"/>
      <w:marLeft w:val="0"/>
      <w:marRight w:val="0"/>
      <w:marTop w:val="0"/>
      <w:marBottom w:val="0"/>
      <w:divBdr>
        <w:top w:val="none" w:sz="0" w:space="0" w:color="auto"/>
        <w:left w:val="none" w:sz="0" w:space="0" w:color="auto"/>
        <w:bottom w:val="none" w:sz="0" w:space="0" w:color="auto"/>
        <w:right w:val="none" w:sz="0" w:space="0" w:color="auto"/>
      </w:divBdr>
    </w:div>
    <w:div w:id="11684833">
      <w:bodyDiv w:val="1"/>
      <w:marLeft w:val="0"/>
      <w:marRight w:val="0"/>
      <w:marTop w:val="0"/>
      <w:marBottom w:val="0"/>
      <w:divBdr>
        <w:top w:val="none" w:sz="0" w:space="0" w:color="auto"/>
        <w:left w:val="none" w:sz="0" w:space="0" w:color="auto"/>
        <w:bottom w:val="none" w:sz="0" w:space="0" w:color="auto"/>
        <w:right w:val="none" w:sz="0" w:space="0" w:color="auto"/>
      </w:divBdr>
    </w:div>
    <w:div w:id="11802304">
      <w:bodyDiv w:val="1"/>
      <w:marLeft w:val="0"/>
      <w:marRight w:val="0"/>
      <w:marTop w:val="0"/>
      <w:marBottom w:val="0"/>
      <w:divBdr>
        <w:top w:val="none" w:sz="0" w:space="0" w:color="auto"/>
        <w:left w:val="none" w:sz="0" w:space="0" w:color="auto"/>
        <w:bottom w:val="none" w:sz="0" w:space="0" w:color="auto"/>
        <w:right w:val="none" w:sz="0" w:space="0" w:color="auto"/>
      </w:divBdr>
    </w:div>
    <w:div w:id="11879925">
      <w:bodyDiv w:val="1"/>
      <w:marLeft w:val="0"/>
      <w:marRight w:val="0"/>
      <w:marTop w:val="0"/>
      <w:marBottom w:val="0"/>
      <w:divBdr>
        <w:top w:val="none" w:sz="0" w:space="0" w:color="auto"/>
        <w:left w:val="none" w:sz="0" w:space="0" w:color="auto"/>
        <w:bottom w:val="none" w:sz="0" w:space="0" w:color="auto"/>
        <w:right w:val="none" w:sz="0" w:space="0" w:color="auto"/>
      </w:divBdr>
    </w:div>
    <w:div w:id="12149651">
      <w:bodyDiv w:val="1"/>
      <w:marLeft w:val="0"/>
      <w:marRight w:val="0"/>
      <w:marTop w:val="0"/>
      <w:marBottom w:val="0"/>
      <w:divBdr>
        <w:top w:val="none" w:sz="0" w:space="0" w:color="auto"/>
        <w:left w:val="none" w:sz="0" w:space="0" w:color="auto"/>
        <w:bottom w:val="none" w:sz="0" w:space="0" w:color="auto"/>
        <w:right w:val="none" w:sz="0" w:space="0" w:color="auto"/>
      </w:divBdr>
    </w:div>
    <w:div w:id="12153982">
      <w:bodyDiv w:val="1"/>
      <w:marLeft w:val="0"/>
      <w:marRight w:val="0"/>
      <w:marTop w:val="0"/>
      <w:marBottom w:val="0"/>
      <w:divBdr>
        <w:top w:val="none" w:sz="0" w:space="0" w:color="auto"/>
        <w:left w:val="none" w:sz="0" w:space="0" w:color="auto"/>
        <w:bottom w:val="none" w:sz="0" w:space="0" w:color="auto"/>
        <w:right w:val="none" w:sz="0" w:space="0" w:color="auto"/>
      </w:divBdr>
    </w:div>
    <w:div w:id="12222021">
      <w:bodyDiv w:val="1"/>
      <w:marLeft w:val="0"/>
      <w:marRight w:val="0"/>
      <w:marTop w:val="0"/>
      <w:marBottom w:val="0"/>
      <w:divBdr>
        <w:top w:val="none" w:sz="0" w:space="0" w:color="auto"/>
        <w:left w:val="none" w:sz="0" w:space="0" w:color="auto"/>
        <w:bottom w:val="none" w:sz="0" w:space="0" w:color="auto"/>
        <w:right w:val="none" w:sz="0" w:space="0" w:color="auto"/>
      </w:divBdr>
    </w:div>
    <w:div w:id="12345984">
      <w:bodyDiv w:val="1"/>
      <w:marLeft w:val="0"/>
      <w:marRight w:val="0"/>
      <w:marTop w:val="0"/>
      <w:marBottom w:val="0"/>
      <w:divBdr>
        <w:top w:val="none" w:sz="0" w:space="0" w:color="auto"/>
        <w:left w:val="none" w:sz="0" w:space="0" w:color="auto"/>
        <w:bottom w:val="none" w:sz="0" w:space="0" w:color="auto"/>
        <w:right w:val="none" w:sz="0" w:space="0" w:color="auto"/>
      </w:divBdr>
    </w:div>
    <w:div w:id="12535933">
      <w:bodyDiv w:val="1"/>
      <w:marLeft w:val="0"/>
      <w:marRight w:val="0"/>
      <w:marTop w:val="0"/>
      <w:marBottom w:val="0"/>
      <w:divBdr>
        <w:top w:val="none" w:sz="0" w:space="0" w:color="auto"/>
        <w:left w:val="none" w:sz="0" w:space="0" w:color="auto"/>
        <w:bottom w:val="none" w:sz="0" w:space="0" w:color="auto"/>
        <w:right w:val="none" w:sz="0" w:space="0" w:color="auto"/>
      </w:divBdr>
    </w:div>
    <w:div w:id="12538073">
      <w:bodyDiv w:val="1"/>
      <w:marLeft w:val="0"/>
      <w:marRight w:val="0"/>
      <w:marTop w:val="0"/>
      <w:marBottom w:val="0"/>
      <w:divBdr>
        <w:top w:val="none" w:sz="0" w:space="0" w:color="auto"/>
        <w:left w:val="none" w:sz="0" w:space="0" w:color="auto"/>
        <w:bottom w:val="none" w:sz="0" w:space="0" w:color="auto"/>
        <w:right w:val="none" w:sz="0" w:space="0" w:color="auto"/>
      </w:divBdr>
    </w:div>
    <w:div w:id="12657028">
      <w:bodyDiv w:val="1"/>
      <w:marLeft w:val="0"/>
      <w:marRight w:val="0"/>
      <w:marTop w:val="0"/>
      <w:marBottom w:val="0"/>
      <w:divBdr>
        <w:top w:val="none" w:sz="0" w:space="0" w:color="auto"/>
        <w:left w:val="none" w:sz="0" w:space="0" w:color="auto"/>
        <w:bottom w:val="none" w:sz="0" w:space="0" w:color="auto"/>
        <w:right w:val="none" w:sz="0" w:space="0" w:color="auto"/>
      </w:divBdr>
    </w:div>
    <w:div w:id="12922551">
      <w:bodyDiv w:val="1"/>
      <w:marLeft w:val="0"/>
      <w:marRight w:val="0"/>
      <w:marTop w:val="0"/>
      <w:marBottom w:val="0"/>
      <w:divBdr>
        <w:top w:val="none" w:sz="0" w:space="0" w:color="auto"/>
        <w:left w:val="none" w:sz="0" w:space="0" w:color="auto"/>
        <w:bottom w:val="none" w:sz="0" w:space="0" w:color="auto"/>
        <w:right w:val="none" w:sz="0" w:space="0" w:color="auto"/>
      </w:divBdr>
    </w:div>
    <w:div w:id="13195035">
      <w:bodyDiv w:val="1"/>
      <w:marLeft w:val="0"/>
      <w:marRight w:val="0"/>
      <w:marTop w:val="0"/>
      <w:marBottom w:val="0"/>
      <w:divBdr>
        <w:top w:val="none" w:sz="0" w:space="0" w:color="auto"/>
        <w:left w:val="none" w:sz="0" w:space="0" w:color="auto"/>
        <w:bottom w:val="none" w:sz="0" w:space="0" w:color="auto"/>
        <w:right w:val="none" w:sz="0" w:space="0" w:color="auto"/>
      </w:divBdr>
    </w:div>
    <w:div w:id="13657743">
      <w:bodyDiv w:val="1"/>
      <w:marLeft w:val="0"/>
      <w:marRight w:val="0"/>
      <w:marTop w:val="0"/>
      <w:marBottom w:val="0"/>
      <w:divBdr>
        <w:top w:val="none" w:sz="0" w:space="0" w:color="auto"/>
        <w:left w:val="none" w:sz="0" w:space="0" w:color="auto"/>
        <w:bottom w:val="none" w:sz="0" w:space="0" w:color="auto"/>
        <w:right w:val="none" w:sz="0" w:space="0" w:color="auto"/>
      </w:divBdr>
    </w:div>
    <w:div w:id="13701537">
      <w:bodyDiv w:val="1"/>
      <w:marLeft w:val="0"/>
      <w:marRight w:val="0"/>
      <w:marTop w:val="0"/>
      <w:marBottom w:val="0"/>
      <w:divBdr>
        <w:top w:val="none" w:sz="0" w:space="0" w:color="auto"/>
        <w:left w:val="none" w:sz="0" w:space="0" w:color="auto"/>
        <w:bottom w:val="none" w:sz="0" w:space="0" w:color="auto"/>
        <w:right w:val="none" w:sz="0" w:space="0" w:color="auto"/>
      </w:divBdr>
    </w:div>
    <w:div w:id="14036712">
      <w:bodyDiv w:val="1"/>
      <w:marLeft w:val="0"/>
      <w:marRight w:val="0"/>
      <w:marTop w:val="0"/>
      <w:marBottom w:val="0"/>
      <w:divBdr>
        <w:top w:val="none" w:sz="0" w:space="0" w:color="auto"/>
        <w:left w:val="none" w:sz="0" w:space="0" w:color="auto"/>
        <w:bottom w:val="none" w:sz="0" w:space="0" w:color="auto"/>
        <w:right w:val="none" w:sz="0" w:space="0" w:color="auto"/>
      </w:divBdr>
    </w:div>
    <w:div w:id="14040181">
      <w:bodyDiv w:val="1"/>
      <w:marLeft w:val="0"/>
      <w:marRight w:val="0"/>
      <w:marTop w:val="0"/>
      <w:marBottom w:val="0"/>
      <w:divBdr>
        <w:top w:val="none" w:sz="0" w:space="0" w:color="auto"/>
        <w:left w:val="none" w:sz="0" w:space="0" w:color="auto"/>
        <w:bottom w:val="none" w:sz="0" w:space="0" w:color="auto"/>
        <w:right w:val="none" w:sz="0" w:space="0" w:color="auto"/>
      </w:divBdr>
    </w:div>
    <w:div w:id="14235401">
      <w:bodyDiv w:val="1"/>
      <w:marLeft w:val="0"/>
      <w:marRight w:val="0"/>
      <w:marTop w:val="0"/>
      <w:marBottom w:val="0"/>
      <w:divBdr>
        <w:top w:val="none" w:sz="0" w:space="0" w:color="auto"/>
        <w:left w:val="none" w:sz="0" w:space="0" w:color="auto"/>
        <w:bottom w:val="none" w:sz="0" w:space="0" w:color="auto"/>
        <w:right w:val="none" w:sz="0" w:space="0" w:color="auto"/>
      </w:divBdr>
    </w:div>
    <w:div w:id="14385151">
      <w:bodyDiv w:val="1"/>
      <w:marLeft w:val="0"/>
      <w:marRight w:val="0"/>
      <w:marTop w:val="0"/>
      <w:marBottom w:val="0"/>
      <w:divBdr>
        <w:top w:val="none" w:sz="0" w:space="0" w:color="auto"/>
        <w:left w:val="none" w:sz="0" w:space="0" w:color="auto"/>
        <w:bottom w:val="none" w:sz="0" w:space="0" w:color="auto"/>
        <w:right w:val="none" w:sz="0" w:space="0" w:color="auto"/>
      </w:divBdr>
    </w:div>
    <w:div w:id="14498442">
      <w:bodyDiv w:val="1"/>
      <w:marLeft w:val="0"/>
      <w:marRight w:val="0"/>
      <w:marTop w:val="0"/>
      <w:marBottom w:val="0"/>
      <w:divBdr>
        <w:top w:val="none" w:sz="0" w:space="0" w:color="auto"/>
        <w:left w:val="none" w:sz="0" w:space="0" w:color="auto"/>
        <w:bottom w:val="none" w:sz="0" w:space="0" w:color="auto"/>
        <w:right w:val="none" w:sz="0" w:space="0" w:color="auto"/>
      </w:divBdr>
    </w:div>
    <w:div w:id="14499338">
      <w:bodyDiv w:val="1"/>
      <w:marLeft w:val="0"/>
      <w:marRight w:val="0"/>
      <w:marTop w:val="0"/>
      <w:marBottom w:val="0"/>
      <w:divBdr>
        <w:top w:val="none" w:sz="0" w:space="0" w:color="auto"/>
        <w:left w:val="none" w:sz="0" w:space="0" w:color="auto"/>
        <w:bottom w:val="none" w:sz="0" w:space="0" w:color="auto"/>
        <w:right w:val="none" w:sz="0" w:space="0" w:color="auto"/>
      </w:divBdr>
    </w:div>
    <w:div w:id="14770890">
      <w:bodyDiv w:val="1"/>
      <w:marLeft w:val="0"/>
      <w:marRight w:val="0"/>
      <w:marTop w:val="0"/>
      <w:marBottom w:val="0"/>
      <w:divBdr>
        <w:top w:val="none" w:sz="0" w:space="0" w:color="auto"/>
        <w:left w:val="none" w:sz="0" w:space="0" w:color="auto"/>
        <w:bottom w:val="none" w:sz="0" w:space="0" w:color="auto"/>
        <w:right w:val="none" w:sz="0" w:space="0" w:color="auto"/>
      </w:divBdr>
    </w:div>
    <w:div w:id="14772729">
      <w:bodyDiv w:val="1"/>
      <w:marLeft w:val="0"/>
      <w:marRight w:val="0"/>
      <w:marTop w:val="0"/>
      <w:marBottom w:val="0"/>
      <w:divBdr>
        <w:top w:val="none" w:sz="0" w:space="0" w:color="auto"/>
        <w:left w:val="none" w:sz="0" w:space="0" w:color="auto"/>
        <w:bottom w:val="none" w:sz="0" w:space="0" w:color="auto"/>
        <w:right w:val="none" w:sz="0" w:space="0" w:color="auto"/>
      </w:divBdr>
    </w:div>
    <w:div w:id="14815995">
      <w:bodyDiv w:val="1"/>
      <w:marLeft w:val="0"/>
      <w:marRight w:val="0"/>
      <w:marTop w:val="0"/>
      <w:marBottom w:val="0"/>
      <w:divBdr>
        <w:top w:val="none" w:sz="0" w:space="0" w:color="auto"/>
        <w:left w:val="none" w:sz="0" w:space="0" w:color="auto"/>
        <w:bottom w:val="none" w:sz="0" w:space="0" w:color="auto"/>
        <w:right w:val="none" w:sz="0" w:space="0" w:color="auto"/>
      </w:divBdr>
    </w:div>
    <w:div w:id="14892982">
      <w:bodyDiv w:val="1"/>
      <w:marLeft w:val="0"/>
      <w:marRight w:val="0"/>
      <w:marTop w:val="0"/>
      <w:marBottom w:val="0"/>
      <w:divBdr>
        <w:top w:val="none" w:sz="0" w:space="0" w:color="auto"/>
        <w:left w:val="none" w:sz="0" w:space="0" w:color="auto"/>
        <w:bottom w:val="none" w:sz="0" w:space="0" w:color="auto"/>
        <w:right w:val="none" w:sz="0" w:space="0" w:color="auto"/>
      </w:divBdr>
    </w:div>
    <w:div w:id="14893994">
      <w:bodyDiv w:val="1"/>
      <w:marLeft w:val="0"/>
      <w:marRight w:val="0"/>
      <w:marTop w:val="0"/>
      <w:marBottom w:val="0"/>
      <w:divBdr>
        <w:top w:val="none" w:sz="0" w:space="0" w:color="auto"/>
        <w:left w:val="none" w:sz="0" w:space="0" w:color="auto"/>
        <w:bottom w:val="none" w:sz="0" w:space="0" w:color="auto"/>
        <w:right w:val="none" w:sz="0" w:space="0" w:color="auto"/>
      </w:divBdr>
    </w:div>
    <w:div w:id="15037391">
      <w:bodyDiv w:val="1"/>
      <w:marLeft w:val="0"/>
      <w:marRight w:val="0"/>
      <w:marTop w:val="0"/>
      <w:marBottom w:val="0"/>
      <w:divBdr>
        <w:top w:val="none" w:sz="0" w:space="0" w:color="auto"/>
        <w:left w:val="none" w:sz="0" w:space="0" w:color="auto"/>
        <w:bottom w:val="none" w:sz="0" w:space="0" w:color="auto"/>
        <w:right w:val="none" w:sz="0" w:space="0" w:color="auto"/>
      </w:divBdr>
    </w:div>
    <w:div w:id="15548426">
      <w:bodyDiv w:val="1"/>
      <w:marLeft w:val="0"/>
      <w:marRight w:val="0"/>
      <w:marTop w:val="0"/>
      <w:marBottom w:val="0"/>
      <w:divBdr>
        <w:top w:val="none" w:sz="0" w:space="0" w:color="auto"/>
        <w:left w:val="none" w:sz="0" w:space="0" w:color="auto"/>
        <w:bottom w:val="none" w:sz="0" w:space="0" w:color="auto"/>
        <w:right w:val="none" w:sz="0" w:space="0" w:color="auto"/>
      </w:divBdr>
    </w:div>
    <w:div w:id="15623476">
      <w:bodyDiv w:val="1"/>
      <w:marLeft w:val="0"/>
      <w:marRight w:val="0"/>
      <w:marTop w:val="0"/>
      <w:marBottom w:val="0"/>
      <w:divBdr>
        <w:top w:val="none" w:sz="0" w:space="0" w:color="auto"/>
        <w:left w:val="none" w:sz="0" w:space="0" w:color="auto"/>
        <w:bottom w:val="none" w:sz="0" w:space="0" w:color="auto"/>
        <w:right w:val="none" w:sz="0" w:space="0" w:color="auto"/>
      </w:divBdr>
    </w:div>
    <w:div w:id="15734209">
      <w:bodyDiv w:val="1"/>
      <w:marLeft w:val="0"/>
      <w:marRight w:val="0"/>
      <w:marTop w:val="0"/>
      <w:marBottom w:val="0"/>
      <w:divBdr>
        <w:top w:val="none" w:sz="0" w:space="0" w:color="auto"/>
        <w:left w:val="none" w:sz="0" w:space="0" w:color="auto"/>
        <w:bottom w:val="none" w:sz="0" w:space="0" w:color="auto"/>
        <w:right w:val="none" w:sz="0" w:space="0" w:color="auto"/>
      </w:divBdr>
    </w:div>
    <w:div w:id="15736910">
      <w:bodyDiv w:val="1"/>
      <w:marLeft w:val="0"/>
      <w:marRight w:val="0"/>
      <w:marTop w:val="0"/>
      <w:marBottom w:val="0"/>
      <w:divBdr>
        <w:top w:val="none" w:sz="0" w:space="0" w:color="auto"/>
        <w:left w:val="none" w:sz="0" w:space="0" w:color="auto"/>
        <w:bottom w:val="none" w:sz="0" w:space="0" w:color="auto"/>
        <w:right w:val="none" w:sz="0" w:space="0" w:color="auto"/>
      </w:divBdr>
    </w:div>
    <w:div w:id="15739732">
      <w:bodyDiv w:val="1"/>
      <w:marLeft w:val="0"/>
      <w:marRight w:val="0"/>
      <w:marTop w:val="0"/>
      <w:marBottom w:val="0"/>
      <w:divBdr>
        <w:top w:val="none" w:sz="0" w:space="0" w:color="auto"/>
        <w:left w:val="none" w:sz="0" w:space="0" w:color="auto"/>
        <w:bottom w:val="none" w:sz="0" w:space="0" w:color="auto"/>
        <w:right w:val="none" w:sz="0" w:space="0" w:color="auto"/>
      </w:divBdr>
    </w:div>
    <w:div w:id="15812338">
      <w:bodyDiv w:val="1"/>
      <w:marLeft w:val="0"/>
      <w:marRight w:val="0"/>
      <w:marTop w:val="0"/>
      <w:marBottom w:val="0"/>
      <w:divBdr>
        <w:top w:val="none" w:sz="0" w:space="0" w:color="auto"/>
        <w:left w:val="none" w:sz="0" w:space="0" w:color="auto"/>
        <w:bottom w:val="none" w:sz="0" w:space="0" w:color="auto"/>
        <w:right w:val="none" w:sz="0" w:space="0" w:color="auto"/>
      </w:divBdr>
    </w:div>
    <w:div w:id="15885078">
      <w:bodyDiv w:val="1"/>
      <w:marLeft w:val="0"/>
      <w:marRight w:val="0"/>
      <w:marTop w:val="0"/>
      <w:marBottom w:val="0"/>
      <w:divBdr>
        <w:top w:val="none" w:sz="0" w:space="0" w:color="auto"/>
        <w:left w:val="none" w:sz="0" w:space="0" w:color="auto"/>
        <w:bottom w:val="none" w:sz="0" w:space="0" w:color="auto"/>
        <w:right w:val="none" w:sz="0" w:space="0" w:color="auto"/>
      </w:divBdr>
    </w:div>
    <w:div w:id="15929974">
      <w:bodyDiv w:val="1"/>
      <w:marLeft w:val="0"/>
      <w:marRight w:val="0"/>
      <w:marTop w:val="0"/>
      <w:marBottom w:val="0"/>
      <w:divBdr>
        <w:top w:val="none" w:sz="0" w:space="0" w:color="auto"/>
        <w:left w:val="none" w:sz="0" w:space="0" w:color="auto"/>
        <w:bottom w:val="none" w:sz="0" w:space="0" w:color="auto"/>
        <w:right w:val="none" w:sz="0" w:space="0" w:color="auto"/>
      </w:divBdr>
    </w:div>
    <w:div w:id="15930058">
      <w:bodyDiv w:val="1"/>
      <w:marLeft w:val="0"/>
      <w:marRight w:val="0"/>
      <w:marTop w:val="0"/>
      <w:marBottom w:val="0"/>
      <w:divBdr>
        <w:top w:val="none" w:sz="0" w:space="0" w:color="auto"/>
        <w:left w:val="none" w:sz="0" w:space="0" w:color="auto"/>
        <w:bottom w:val="none" w:sz="0" w:space="0" w:color="auto"/>
        <w:right w:val="none" w:sz="0" w:space="0" w:color="auto"/>
      </w:divBdr>
    </w:div>
    <w:div w:id="16008131">
      <w:bodyDiv w:val="1"/>
      <w:marLeft w:val="0"/>
      <w:marRight w:val="0"/>
      <w:marTop w:val="0"/>
      <w:marBottom w:val="0"/>
      <w:divBdr>
        <w:top w:val="none" w:sz="0" w:space="0" w:color="auto"/>
        <w:left w:val="none" w:sz="0" w:space="0" w:color="auto"/>
        <w:bottom w:val="none" w:sz="0" w:space="0" w:color="auto"/>
        <w:right w:val="none" w:sz="0" w:space="0" w:color="auto"/>
      </w:divBdr>
    </w:div>
    <w:div w:id="16083515">
      <w:bodyDiv w:val="1"/>
      <w:marLeft w:val="0"/>
      <w:marRight w:val="0"/>
      <w:marTop w:val="0"/>
      <w:marBottom w:val="0"/>
      <w:divBdr>
        <w:top w:val="none" w:sz="0" w:space="0" w:color="auto"/>
        <w:left w:val="none" w:sz="0" w:space="0" w:color="auto"/>
        <w:bottom w:val="none" w:sz="0" w:space="0" w:color="auto"/>
        <w:right w:val="none" w:sz="0" w:space="0" w:color="auto"/>
      </w:divBdr>
    </w:div>
    <w:div w:id="16275272">
      <w:bodyDiv w:val="1"/>
      <w:marLeft w:val="0"/>
      <w:marRight w:val="0"/>
      <w:marTop w:val="0"/>
      <w:marBottom w:val="0"/>
      <w:divBdr>
        <w:top w:val="none" w:sz="0" w:space="0" w:color="auto"/>
        <w:left w:val="none" w:sz="0" w:space="0" w:color="auto"/>
        <w:bottom w:val="none" w:sz="0" w:space="0" w:color="auto"/>
        <w:right w:val="none" w:sz="0" w:space="0" w:color="auto"/>
      </w:divBdr>
    </w:div>
    <w:div w:id="16389589">
      <w:bodyDiv w:val="1"/>
      <w:marLeft w:val="0"/>
      <w:marRight w:val="0"/>
      <w:marTop w:val="0"/>
      <w:marBottom w:val="0"/>
      <w:divBdr>
        <w:top w:val="none" w:sz="0" w:space="0" w:color="auto"/>
        <w:left w:val="none" w:sz="0" w:space="0" w:color="auto"/>
        <w:bottom w:val="none" w:sz="0" w:space="0" w:color="auto"/>
        <w:right w:val="none" w:sz="0" w:space="0" w:color="auto"/>
      </w:divBdr>
    </w:div>
    <w:div w:id="16395320">
      <w:bodyDiv w:val="1"/>
      <w:marLeft w:val="0"/>
      <w:marRight w:val="0"/>
      <w:marTop w:val="0"/>
      <w:marBottom w:val="0"/>
      <w:divBdr>
        <w:top w:val="none" w:sz="0" w:space="0" w:color="auto"/>
        <w:left w:val="none" w:sz="0" w:space="0" w:color="auto"/>
        <w:bottom w:val="none" w:sz="0" w:space="0" w:color="auto"/>
        <w:right w:val="none" w:sz="0" w:space="0" w:color="auto"/>
      </w:divBdr>
    </w:div>
    <w:div w:id="16398050">
      <w:bodyDiv w:val="1"/>
      <w:marLeft w:val="0"/>
      <w:marRight w:val="0"/>
      <w:marTop w:val="0"/>
      <w:marBottom w:val="0"/>
      <w:divBdr>
        <w:top w:val="none" w:sz="0" w:space="0" w:color="auto"/>
        <w:left w:val="none" w:sz="0" w:space="0" w:color="auto"/>
        <w:bottom w:val="none" w:sz="0" w:space="0" w:color="auto"/>
        <w:right w:val="none" w:sz="0" w:space="0" w:color="auto"/>
      </w:divBdr>
    </w:div>
    <w:div w:id="16545777">
      <w:bodyDiv w:val="1"/>
      <w:marLeft w:val="0"/>
      <w:marRight w:val="0"/>
      <w:marTop w:val="0"/>
      <w:marBottom w:val="0"/>
      <w:divBdr>
        <w:top w:val="none" w:sz="0" w:space="0" w:color="auto"/>
        <w:left w:val="none" w:sz="0" w:space="0" w:color="auto"/>
        <w:bottom w:val="none" w:sz="0" w:space="0" w:color="auto"/>
        <w:right w:val="none" w:sz="0" w:space="0" w:color="auto"/>
      </w:divBdr>
    </w:div>
    <w:div w:id="16735171">
      <w:bodyDiv w:val="1"/>
      <w:marLeft w:val="0"/>
      <w:marRight w:val="0"/>
      <w:marTop w:val="0"/>
      <w:marBottom w:val="0"/>
      <w:divBdr>
        <w:top w:val="none" w:sz="0" w:space="0" w:color="auto"/>
        <w:left w:val="none" w:sz="0" w:space="0" w:color="auto"/>
        <w:bottom w:val="none" w:sz="0" w:space="0" w:color="auto"/>
        <w:right w:val="none" w:sz="0" w:space="0" w:color="auto"/>
      </w:divBdr>
    </w:div>
    <w:div w:id="16926350">
      <w:bodyDiv w:val="1"/>
      <w:marLeft w:val="0"/>
      <w:marRight w:val="0"/>
      <w:marTop w:val="0"/>
      <w:marBottom w:val="0"/>
      <w:divBdr>
        <w:top w:val="none" w:sz="0" w:space="0" w:color="auto"/>
        <w:left w:val="none" w:sz="0" w:space="0" w:color="auto"/>
        <w:bottom w:val="none" w:sz="0" w:space="0" w:color="auto"/>
        <w:right w:val="none" w:sz="0" w:space="0" w:color="auto"/>
      </w:divBdr>
    </w:div>
    <w:div w:id="17120840">
      <w:bodyDiv w:val="1"/>
      <w:marLeft w:val="0"/>
      <w:marRight w:val="0"/>
      <w:marTop w:val="0"/>
      <w:marBottom w:val="0"/>
      <w:divBdr>
        <w:top w:val="none" w:sz="0" w:space="0" w:color="auto"/>
        <w:left w:val="none" w:sz="0" w:space="0" w:color="auto"/>
        <w:bottom w:val="none" w:sz="0" w:space="0" w:color="auto"/>
        <w:right w:val="none" w:sz="0" w:space="0" w:color="auto"/>
      </w:divBdr>
    </w:div>
    <w:div w:id="17633519">
      <w:bodyDiv w:val="1"/>
      <w:marLeft w:val="0"/>
      <w:marRight w:val="0"/>
      <w:marTop w:val="0"/>
      <w:marBottom w:val="0"/>
      <w:divBdr>
        <w:top w:val="none" w:sz="0" w:space="0" w:color="auto"/>
        <w:left w:val="none" w:sz="0" w:space="0" w:color="auto"/>
        <w:bottom w:val="none" w:sz="0" w:space="0" w:color="auto"/>
        <w:right w:val="none" w:sz="0" w:space="0" w:color="auto"/>
      </w:divBdr>
    </w:div>
    <w:div w:id="17901936">
      <w:bodyDiv w:val="1"/>
      <w:marLeft w:val="0"/>
      <w:marRight w:val="0"/>
      <w:marTop w:val="0"/>
      <w:marBottom w:val="0"/>
      <w:divBdr>
        <w:top w:val="none" w:sz="0" w:space="0" w:color="auto"/>
        <w:left w:val="none" w:sz="0" w:space="0" w:color="auto"/>
        <w:bottom w:val="none" w:sz="0" w:space="0" w:color="auto"/>
        <w:right w:val="none" w:sz="0" w:space="0" w:color="auto"/>
      </w:divBdr>
    </w:div>
    <w:div w:id="18044777">
      <w:bodyDiv w:val="1"/>
      <w:marLeft w:val="0"/>
      <w:marRight w:val="0"/>
      <w:marTop w:val="0"/>
      <w:marBottom w:val="0"/>
      <w:divBdr>
        <w:top w:val="none" w:sz="0" w:space="0" w:color="auto"/>
        <w:left w:val="none" w:sz="0" w:space="0" w:color="auto"/>
        <w:bottom w:val="none" w:sz="0" w:space="0" w:color="auto"/>
        <w:right w:val="none" w:sz="0" w:space="0" w:color="auto"/>
      </w:divBdr>
    </w:div>
    <w:div w:id="18315280">
      <w:bodyDiv w:val="1"/>
      <w:marLeft w:val="0"/>
      <w:marRight w:val="0"/>
      <w:marTop w:val="0"/>
      <w:marBottom w:val="0"/>
      <w:divBdr>
        <w:top w:val="none" w:sz="0" w:space="0" w:color="auto"/>
        <w:left w:val="none" w:sz="0" w:space="0" w:color="auto"/>
        <w:bottom w:val="none" w:sz="0" w:space="0" w:color="auto"/>
        <w:right w:val="none" w:sz="0" w:space="0" w:color="auto"/>
      </w:divBdr>
    </w:div>
    <w:div w:id="18358322">
      <w:bodyDiv w:val="1"/>
      <w:marLeft w:val="0"/>
      <w:marRight w:val="0"/>
      <w:marTop w:val="0"/>
      <w:marBottom w:val="0"/>
      <w:divBdr>
        <w:top w:val="none" w:sz="0" w:space="0" w:color="auto"/>
        <w:left w:val="none" w:sz="0" w:space="0" w:color="auto"/>
        <w:bottom w:val="none" w:sz="0" w:space="0" w:color="auto"/>
        <w:right w:val="none" w:sz="0" w:space="0" w:color="auto"/>
      </w:divBdr>
    </w:div>
    <w:div w:id="18554336">
      <w:bodyDiv w:val="1"/>
      <w:marLeft w:val="0"/>
      <w:marRight w:val="0"/>
      <w:marTop w:val="0"/>
      <w:marBottom w:val="0"/>
      <w:divBdr>
        <w:top w:val="none" w:sz="0" w:space="0" w:color="auto"/>
        <w:left w:val="none" w:sz="0" w:space="0" w:color="auto"/>
        <w:bottom w:val="none" w:sz="0" w:space="0" w:color="auto"/>
        <w:right w:val="none" w:sz="0" w:space="0" w:color="auto"/>
      </w:divBdr>
    </w:div>
    <w:div w:id="18705928">
      <w:bodyDiv w:val="1"/>
      <w:marLeft w:val="0"/>
      <w:marRight w:val="0"/>
      <w:marTop w:val="0"/>
      <w:marBottom w:val="0"/>
      <w:divBdr>
        <w:top w:val="none" w:sz="0" w:space="0" w:color="auto"/>
        <w:left w:val="none" w:sz="0" w:space="0" w:color="auto"/>
        <w:bottom w:val="none" w:sz="0" w:space="0" w:color="auto"/>
        <w:right w:val="none" w:sz="0" w:space="0" w:color="auto"/>
      </w:divBdr>
    </w:div>
    <w:div w:id="18743581">
      <w:bodyDiv w:val="1"/>
      <w:marLeft w:val="0"/>
      <w:marRight w:val="0"/>
      <w:marTop w:val="0"/>
      <w:marBottom w:val="0"/>
      <w:divBdr>
        <w:top w:val="none" w:sz="0" w:space="0" w:color="auto"/>
        <w:left w:val="none" w:sz="0" w:space="0" w:color="auto"/>
        <w:bottom w:val="none" w:sz="0" w:space="0" w:color="auto"/>
        <w:right w:val="none" w:sz="0" w:space="0" w:color="auto"/>
      </w:divBdr>
    </w:div>
    <w:div w:id="18824426">
      <w:bodyDiv w:val="1"/>
      <w:marLeft w:val="0"/>
      <w:marRight w:val="0"/>
      <w:marTop w:val="0"/>
      <w:marBottom w:val="0"/>
      <w:divBdr>
        <w:top w:val="none" w:sz="0" w:space="0" w:color="auto"/>
        <w:left w:val="none" w:sz="0" w:space="0" w:color="auto"/>
        <w:bottom w:val="none" w:sz="0" w:space="0" w:color="auto"/>
        <w:right w:val="none" w:sz="0" w:space="0" w:color="auto"/>
      </w:divBdr>
    </w:div>
    <w:div w:id="18894990">
      <w:bodyDiv w:val="1"/>
      <w:marLeft w:val="0"/>
      <w:marRight w:val="0"/>
      <w:marTop w:val="0"/>
      <w:marBottom w:val="0"/>
      <w:divBdr>
        <w:top w:val="none" w:sz="0" w:space="0" w:color="auto"/>
        <w:left w:val="none" w:sz="0" w:space="0" w:color="auto"/>
        <w:bottom w:val="none" w:sz="0" w:space="0" w:color="auto"/>
        <w:right w:val="none" w:sz="0" w:space="0" w:color="auto"/>
      </w:divBdr>
    </w:div>
    <w:div w:id="19011594">
      <w:bodyDiv w:val="1"/>
      <w:marLeft w:val="0"/>
      <w:marRight w:val="0"/>
      <w:marTop w:val="0"/>
      <w:marBottom w:val="0"/>
      <w:divBdr>
        <w:top w:val="none" w:sz="0" w:space="0" w:color="auto"/>
        <w:left w:val="none" w:sz="0" w:space="0" w:color="auto"/>
        <w:bottom w:val="none" w:sz="0" w:space="0" w:color="auto"/>
        <w:right w:val="none" w:sz="0" w:space="0" w:color="auto"/>
      </w:divBdr>
    </w:div>
    <w:div w:id="19161006">
      <w:bodyDiv w:val="1"/>
      <w:marLeft w:val="0"/>
      <w:marRight w:val="0"/>
      <w:marTop w:val="0"/>
      <w:marBottom w:val="0"/>
      <w:divBdr>
        <w:top w:val="none" w:sz="0" w:space="0" w:color="auto"/>
        <w:left w:val="none" w:sz="0" w:space="0" w:color="auto"/>
        <w:bottom w:val="none" w:sz="0" w:space="0" w:color="auto"/>
        <w:right w:val="none" w:sz="0" w:space="0" w:color="auto"/>
      </w:divBdr>
    </w:div>
    <w:div w:id="19355089">
      <w:bodyDiv w:val="1"/>
      <w:marLeft w:val="0"/>
      <w:marRight w:val="0"/>
      <w:marTop w:val="0"/>
      <w:marBottom w:val="0"/>
      <w:divBdr>
        <w:top w:val="none" w:sz="0" w:space="0" w:color="auto"/>
        <w:left w:val="none" w:sz="0" w:space="0" w:color="auto"/>
        <w:bottom w:val="none" w:sz="0" w:space="0" w:color="auto"/>
        <w:right w:val="none" w:sz="0" w:space="0" w:color="auto"/>
      </w:divBdr>
    </w:div>
    <w:div w:id="19478348">
      <w:bodyDiv w:val="1"/>
      <w:marLeft w:val="0"/>
      <w:marRight w:val="0"/>
      <w:marTop w:val="0"/>
      <w:marBottom w:val="0"/>
      <w:divBdr>
        <w:top w:val="none" w:sz="0" w:space="0" w:color="auto"/>
        <w:left w:val="none" w:sz="0" w:space="0" w:color="auto"/>
        <w:bottom w:val="none" w:sz="0" w:space="0" w:color="auto"/>
        <w:right w:val="none" w:sz="0" w:space="0" w:color="auto"/>
      </w:divBdr>
    </w:div>
    <w:div w:id="19553380">
      <w:bodyDiv w:val="1"/>
      <w:marLeft w:val="0"/>
      <w:marRight w:val="0"/>
      <w:marTop w:val="0"/>
      <w:marBottom w:val="0"/>
      <w:divBdr>
        <w:top w:val="none" w:sz="0" w:space="0" w:color="auto"/>
        <w:left w:val="none" w:sz="0" w:space="0" w:color="auto"/>
        <w:bottom w:val="none" w:sz="0" w:space="0" w:color="auto"/>
        <w:right w:val="none" w:sz="0" w:space="0" w:color="auto"/>
      </w:divBdr>
    </w:div>
    <w:div w:id="19623681">
      <w:bodyDiv w:val="1"/>
      <w:marLeft w:val="0"/>
      <w:marRight w:val="0"/>
      <w:marTop w:val="0"/>
      <w:marBottom w:val="0"/>
      <w:divBdr>
        <w:top w:val="none" w:sz="0" w:space="0" w:color="auto"/>
        <w:left w:val="none" w:sz="0" w:space="0" w:color="auto"/>
        <w:bottom w:val="none" w:sz="0" w:space="0" w:color="auto"/>
        <w:right w:val="none" w:sz="0" w:space="0" w:color="auto"/>
      </w:divBdr>
    </w:div>
    <w:div w:id="19665436">
      <w:bodyDiv w:val="1"/>
      <w:marLeft w:val="0"/>
      <w:marRight w:val="0"/>
      <w:marTop w:val="0"/>
      <w:marBottom w:val="0"/>
      <w:divBdr>
        <w:top w:val="none" w:sz="0" w:space="0" w:color="auto"/>
        <w:left w:val="none" w:sz="0" w:space="0" w:color="auto"/>
        <w:bottom w:val="none" w:sz="0" w:space="0" w:color="auto"/>
        <w:right w:val="none" w:sz="0" w:space="0" w:color="auto"/>
      </w:divBdr>
    </w:div>
    <w:div w:id="19740417">
      <w:bodyDiv w:val="1"/>
      <w:marLeft w:val="0"/>
      <w:marRight w:val="0"/>
      <w:marTop w:val="0"/>
      <w:marBottom w:val="0"/>
      <w:divBdr>
        <w:top w:val="none" w:sz="0" w:space="0" w:color="auto"/>
        <w:left w:val="none" w:sz="0" w:space="0" w:color="auto"/>
        <w:bottom w:val="none" w:sz="0" w:space="0" w:color="auto"/>
        <w:right w:val="none" w:sz="0" w:space="0" w:color="auto"/>
      </w:divBdr>
    </w:div>
    <w:div w:id="19743264">
      <w:bodyDiv w:val="1"/>
      <w:marLeft w:val="0"/>
      <w:marRight w:val="0"/>
      <w:marTop w:val="0"/>
      <w:marBottom w:val="0"/>
      <w:divBdr>
        <w:top w:val="none" w:sz="0" w:space="0" w:color="auto"/>
        <w:left w:val="none" w:sz="0" w:space="0" w:color="auto"/>
        <w:bottom w:val="none" w:sz="0" w:space="0" w:color="auto"/>
        <w:right w:val="none" w:sz="0" w:space="0" w:color="auto"/>
      </w:divBdr>
    </w:div>
    <w:div w:id="19744161">
      <w:bodyDiv w:val="1"/>
      <w:marLeft w:val="0"/>
      <w:marRight w:val="0"/>
      <w:marTop w:val="0"/>
      <w:marBottom w:val="0"/>
      <w:divBdr>
        <w:top w:val="none" w:sz="0" w:space="0" w:color="auto"/>
        <w:left w:val="none" w:sz="0" w:space="0" w:color="auto"/>
        <w:bottom w:val="none" w:sz="0" w:space="0" w:color="auto"/>
        <w:right w:val="none" w:sz="0" w:space="0" w:color="auto"/>
      </w:divBdr>
    </w:div>
    <w:div w:id="20009198">
      <w:bodyDiv w:val="1"/>
      <w:marLeft w:val="0"/>
      <w:marRight w:val="0"/>
      <w:marTop w:val="0"/>
      <w:marBottom w:val="0"/>
      <w:divBdr>
        <w:top w:val="none" w:sz="0" w:space="0" w:color="auto"/>
        <w:left w:val="none" w:sz="0" w:space="0" w:color="auto"/>
        <w:bottom w:val="none" w:sz="0" w:space="0" w:color="auto"/>
        <w:right w:val="none" w:sz="0" w:space="0" w:color="auto"/>
      </w:divBdr>
    </w:div>
    <w:div w:id="20132625">
      <w:bodyDiv w:val="1"/>
      <w:marLeft w:val="0"/>
      <w:marRight w:val="0"/>
      <w:marTop w:val="0"/>
      <w:marBottom w:val="0"/>
      <w:divBdr>
        <w:top w:val="none" w:sz="0" w:space="0" w:color="auto"/>
        <w:left w:val="none" w:sz="0" w:space="0" w:color="auto"/>
        <w:bottom w:val="none" w:sz="0" w:space="0" w:color="auto"/>
        <w:right w:val="none" w:sz="0" w:space="0" w:color="auto"/>
      </w:divBdr>
    </w:div>
    <w:div w:id="20281426">
      <w:bodyDiv w:val="1"/>
      <w:marLeft w:val="0"/>
      <w:marRight w:val="0"/>
      <w:marTop w:val="0"/>
      <w:marBottom w:val="0"/>
      <w:divBdr>
        <w:top w:val="none" w:sz="0" w:space="0" w:color="auto"/>
        <w:left w:val="none" w:sz="0" w:space="0" w:color="auto"/>
        <w:bottom w:val="none" w:sz="0" w:space="0" w:color="auto"/>
        <w:right w:val="none" w:sz="0" w:space="0" w:color="auto"/>
      </w:divBdr>
    </w:div>
    <w:div w:id="20283087">
      <w:bodyDiv w:val="1"/>
      <w:marLeft w:val="0"/>
      <w:marRight w:val="0"/>
      <w:marTop w:val="0"/>
      <w:marBottom w:val="0"/>
      <w:divBdr>
        <w:top w:val="none" w:sz="0" w:space="0" w:color="auto"/>
        <w:left w:val="none" w:sz="0" w:space="0" w:color="auto"/>
        <w:bottom w:val="none" w:sz="0" w:space="0" w:color="auto"/>
        <w:right w:val="none" w:sz="0" w:space="0" w:color="auto"/>
      </w:divBdr>
    </w:div>
    <w:div w:id="20325731">
      <w:bodyDiv w:val="1"/>
      <w:marLeft w:val="0"/>
      <w:marRight w:val="0"/>
      <w:marTop w:val="0"/>
      <w:marBottom w:val="0"/>
      <w:divBdr>
        <w:top w:val="none" w:sz="0" w:space="0" w:color="auto"/>
        <w:left w:val="none" w:sz="0" w:space="0" w:color="auto"/>
        <w:bottom w:val="none" w:sz="0" w:space="0" w:color="auto"/>
        <w:right w:val="none" w:sz="0" w:space="0" w:color="auto"/>
      </w:divBdr>
    </w:div>
    <w:div w:id="20398491">
      <w:bodyDiv w:val="1"/>
      <w:marLeft w:val="0"/>
      <w:marRight w:val="0"/>
      <w:marTop w:val="0"/>
      <w:marBottom w:val="0"/>
      <w:divBdr>
        <w:top w:val="none" w:sz="0" w:space="0" w:color="auto"/>
        <w:left w:val="none" w:sz="0" w:space="0" w:color="auto"/>
        <w:bottom w:val="none" w:sz="0" w:space="0" w:color="auto"/>
        <w:right w:val="none" w:sz="0" w:space="0" w:color="auto"/>
      </w:divBdr>
    </w:div>
    <w:div w:id="20740198">
      <w:bodyDiv w:val="1"/>
      <w:marLeft w:val="0"/>
      <w:marRight w:val="0"/>
      <w:marTop w:val="0"/>
      <w:marBottom w:val="0"/>
      <w:divBdr>
        <w:top w:val="none" w:sz="0" w:space="0" w:color="auto"/>
        <w:left w:val="none" w:sz="0" w:space="0" w:color="auto"/>
        <w:bottom w:val="none" w:sz="0" w:space="0" w:color="auto"/>
        <w:right w:val="none" w:sz="0" w:space="0" w:color="auto"/>
      </w:divBdr>
    </w:div>
    <w:div w:id="20933688">
      <w:bodyDiv w:val="1"/>
      <w:marLeft w:val="0"/>
      <w:marRight w:val="0"/>
      <w:marTop w:val="0"/>
      <w:marBottom w:val="0"/>
      <w:divBdr>
        <w:top w:val="none" w:sz="0" w:space="0" w:color="auto"/>
        <w:left w:val="none" w:sz="0" w:space="0" w:color="auto"/>
        <w:bottom w:val="none" w:sz="0" w:space="0" w:color="auto"/>
        <w:right w:val="none" w:sz="0" w:space="0" w:color="auto"/>
      </w:divBdr>
    </w:div>
    <w:div w:id="20978157">
      <w:bodyDiv w:val="1"/>
      <w:marLeft w:val="0"/>
      <w:marRight w:val="0"/>
      <w:marTop w:val="0"/>
      <w:marBottom w:val="0"/>
      <w:divBdr>
        <w:top w:val="none" w:sz="0" w:space="0" w:color="auto"/>
        <w:left w:val="none" w:sz="0" w:space="0" w:color="auto"/>
        <w:bottom w:val="none" w:sz="0" w:space="0" w:color="auto"/>
        <w:right w:val="none" w:sz="0" w:space="0" w:color="auto"/>
      </w:divBdr>
    </w:div>
    <w:div w:id="21129423">
      <w:bodyDiv w:val="1"/>
      <w:marLeft w:val="0"/>
      <w:marRight w:val="0"/>
      <w:marTop w:val="0"/>
      <w:marBottom w:val="0"/>
      <w:divBdr>
        <w:top w:val="none" w:sz="0" w:space="0" w:color="auto"/>
        <w:left w:val="none" w:sz="0" w:space="0" w:color="auto"/>
        <w:bottom w:val="none" w:sz="0" w:space="0" w:color="auto"/>
        <w:right w:val="none" w:sz="0" w:space="0" w:color="auto"/>
      </w:divBdr>
    </w:div>
    <w:div w:id="21325857">
      <w:bodyDiv w:val="1"/>
      <w:marLeft w:val="0"/>
      <w:marRight w:val="0"/>
      <w:marTop w:val="0"/>
      <w:marBottom w:val="0"/>
      <w:divBdr>
        <w:top w:val="none" w:sz="0" w:space="0" w:color="auto"/>
        <w:left w:val="none" w:sz="0" w:space="0" w:color="auto"/>
        <w:bottom w:val="none" w:sz="0" w:space="0" w:color="auto"/>
        <w:right w:val="none" w:sz="0" w:space="0" w:color="auto"/>
      </w:divBdr>
    </w:div>
    <w:div w:id="21588453">
      <w:bodyDiv w:val="1"/>
      <w:marLeft w:val="0"/>
      <w:marRight w:val="0"/>
      <w:marTop w:val="0"/>
      <w:marBottom w:val="0"/>
      <w:divBdr>
        <w:top w:val="none" w:sz="0" w:space="0" w:color="auto"/>
        <w:left w:val="none" w:sz="0" w:space="0" w:color="auto"/>
        <w:bottom w:val="none" w:sz="0" w:space="0" w:color="auto"/>
        <w:right w:val="none" w:sz="0" w:space="0" w:color="auto"/>
      </w:divBdr>
    </w:div>
    <w:div w:id="21712770">
      <w:bodyDiv w:val="1"/>
      <w:marLeft w:val="0"/>
      <w:marRight w:val="0"/>
      <w:marTop w:val="0"/>
      <w:marBottom w:val="0"/>
      <w:divBdr>
        <w:top w:val="none" w:sz="0" w:space="0" w:color="auto"/>
        <w:left w:val="none" w:sz="0" w:space="0" w:color="auto"/>
        <w:bottom w:val="none" w:sz="0" w:space="0" w:color="auto"/>
        <w:right w:val="none" w:sz="0" w:space="0" w:color="auto"/>
      </w:divBdr>
    </w:div>
    <w:div w:id="22170866">
      <w:bodyDiv w:val="1"/>
      <w:marLeft w:val="0"/>
      <w:marRight w:val="0"/>
      <w:marTop w:val="0"/>
      <w:marBottom w:val="0"/>
      <w:divBdr>
        <w:top w:val="none" w:sz="0" w:space="0" w:color="auto"/>
        <w:left w:val="none" w:sz="0" w:space="0" w:color="auto"/>
        <w:bottom w:val="none" w:sz="0" w:space="0" w:color="auto"/>
        <w:right w:val="none" w:sz="0" w:space="0" w:color="auto"/>
      </w:divBdr>
    </w:div>
    <w:div w:id="22248038">
      <w:bodyDiv w:val="1"/>
      <w:marLeft w:val="0"/>
      <w:marRight w:val="0"/>
      <w:marTop w:val="0"/>
      <w:marBottom w:val="0"/>
      <w:divBdr>
        <w:top w:val="none" w:sz="0" w:space="0" w:color="auto"/>
        <w:left w:val="none" w:sz="0" w:space="0" w:color="auto"/>
        <w:bottom w:val="none" w:sz="0" w:space="0" w:color="auto"/>
        <w:right w:val="none" w:sz="0" w:space="0" w:color="auto"/>
      </w:divBdr>
    </w:div>
    <w:div w:id="22440273">
      <w:bodyDiv w:val="1"/>
      <w:marLeft w:val="0"/>
      <w:marRight w:val="0"/>
      <w:marTop w:val="0"/>
      <w:marBottom w:val="0"/>
      <w:divBdr>
        <w:top w:val="none" w:sz="0" w:space="0" w:color="auto"/>
        <w:left w:val="none" w:sz="0" w:space="0" w:color="auto"/>
        <w:bottom w:val="none" w:sz="0" w:space="0" w:color="auto"/>
        <w:right w:val="none" w:sz="0" w:space="0" w:color="auto"/>
      </w:divBdr>
    </w:div>
    <w:div w:id="22483189">
      <w:bodyDiv w:val="1"/>
      <w:marLeft w:val="0"/>
      <w:marRight w:val="0"/>
      <w:marTop w:val="0"/>
      <w:marBottom w:val="0"/>
      <w:divBdr>
        <w:top w:val="none" w:sz="0" w:space="0" w:color="auto"/>
        <w:left w:val="none" w:sz="0" w:space="0" w:color="auto"/>
        <w:bottom w:val="none" w:sz="0" w:space="0" w:color="auto"/>
        <w:right w:val="none" w:sz="0" w:space="0" w:color="auto"/>
      </w:divBdr>
    </w:div>
    <w:div w:id="22489081">
      <w:bodyDiv w:val="1"/>
      <w:marLeft w:val="0"/>
      <w:marRight w:val="0"/>
      <w:marTop w:val="0"/>
      <w:marBottom w:val="0"/>
      <w:divBdr>
        <w:top w:val="none" w:sz="0" w:space="0" w:color="auto"/>
        <w:left w:val="none" w:sz="0" w:space="0" w:color="auto"/>
        <w:bottom w:val="none" w:sz="0" w:space="0" w:color="auto"/>
        <w:right w:val="none" w:sz="0" w:space="0" w:color="auto"/>
      </w:divBdr>
    </w:div>
    <w:div w:id="22634979">
      <w:bodyDiv w:val="1"/>
      <w:marLeft w:val="0"/>
      <w:marRight w:val="0"/>
      <w:marTop w:val="0"/>
      <w:marBottom w:val="0"/>
      <w:divBdr>
        <w:top w:val="none" w:sz="0" w:space="0" w:color="auto"/>
        <w:left w:val="none" w:sz="0" w:space="0" w:color="auto"/>
        <w:bottom w:val="none" w:sz="0" w:space="0" w:color="auto"/>
        <w:right w:val="none" w:sz="0" w:space="0" w:color="auto"/>
      </w:divBdr>
    </w:div>
    <w:div w:id="22752177">
      <w:bodyDiv w:val="1"/>
      <w:marLeft w:val="0"/>
      <w:marRight w:val="0"/>
      <w:marTop w:val="0"/>
      <w:marBottom w:val="0"/>
      <w:divBdr>
        <w:top w:val="none" w:sz="0" w:space="0" w:color="auto"/>
        <w:left w:val="none" w:sz="0" w:space="0" w:color="auto"/>
        <w:bottom w:val="none" w:sz="0" w:space="0" w:color="auto"/>
        <w:right w:val="none" w:sz="0" w:space="0" w:color="auto"/>
      </w:divBdr>
    </w:div>
    <w:div w:id="22754595">
      <w:bodyDiv w:val="1"/>
      <w:marLeft w:val="0"/>
      <w:marRight w:val="0"/>
      <w:marTop w:val="0"/>
      <w:marBottom w:val="0"/>
      <w:divBdr>
        <w:top w:val="none" w:sz="0" w:space="0" w:color="auto"/>
        <w:left w:val="none" w:sz="0" w:space="0" w:color="auto"/>
        <w:bottom w:val="none" w:sz="0" w:space="0" w:color="auto"/>
        <w:right w:val="none" w:sz="0" w:space="0" w:color="auto"/>
      </w:divBdr>
    </w:div>
    <w:div w:id="22827546">
      <w:bodyDiv w:val="1"/>
      <w:marLeft w:val="0"/>
      <w:marRight w:val="0"/>
      <w:marTop w:val="0"/>
      <w:marBottom w:val="0"/>
      <w:divBdr>
        <w:top w:val="none" w:sz="0" w:space="0" w:color="auto"/>
        <w:left w:val="none" w:sz="0" w:space="0" w:color="auto"/>
        <w:bottom w:val="none" w:sz="0" w:space="0" w:color="auto"/>
        <w:right w:val="none" w:sz="0" w:space="0" w:color="auto"/>
      </w:divBdr>
    </w:div>
    <w:div w:id="22829554">
      <w:bodyDiv w:val="1"/>
      <w:marLeft w:val="0"/>
      <w:marRight w:val="0"/>
      <w:marTop w:val="0"/>
      <w:marBottom w:val="0"/>
      <w:divBdr>
        <w:top w:val="none" w:sz="0" w:space="0" w:color="auto"/>
        <w:left w:val="none" w:sz="0" w:space="0" w:color="auto"/>
        <w:bottom w:val="none" w:sz="0" w:space="0" w:color="auto"/>
        <w:right w:val="none" w:sz="0" w:space="0" w:color="auto"/>
      </w:divBdr>
    </w:div>
    <w:div w:id="22873868">
      <w:bodyDiv w:val="1"/>
      <w:marLeft w:val="0"/>
      <w:marRight w:val="0"/>
      <w:marTop w:val="0"/>
      <w:marBottom w:val="0"/>
      <w:divBdr>
        <w:top w:val="none" w:sz="0" w:space="0" w:color="auto"/>
        <w:left w:val="none" w:sz="0" w:space="0" w:color="auto"/>
        <w:bottom w:val="none" w:sz="0" w:space="0" w:color="auto"/>
        <w:right w:val="none" w:sz="0" w:space="0" w:color="auto"/>
      </w:divBdr>
    </w:div>
    <w:div w:id="22902139">
      <w:bodyDiv w:val="1"/>
      <w:marLeft w:val="0"/>
      <w:marRight w:val="0"/>
      <w:marTop w:val="0"/>
      <w:marBottom w:val="0"/>
      <w:divBdr>
        <w:top w:val="none" w:sz="0" w:space="0" w:color="auto"/>
        <w:left w:val="none" w:sz="0" w:space="0" w:color="auto"/>
        <w:bottom w:val="none" w:sz="0" w:space="0" w:color="auto"/>
        <w:right w:val="none" w:sz="0" w:space="0" w:color="auto"/>
      </w:divBdr>
    </w:div>
    <w:div w:id="23288527">
      <w:bodyDiv w:val="1"/>
      <w:marLeft w:val="0"/>
      <w:marRight w:val="0"/>
      <w:marTop w:val="0"/>
      <w:marBottom w:val="0"/>
      <w:divBdr>
        <w:top w:val="none" w:sz="0" w:space="0" w:color="auto"/>
        <w:left w:val="none" w:sz="0" w:space="0" w:color="auto"/>
        <w:bottom w:val="none" w:sz="0" w:space="0" w:color="auto"/>
        <w:right w:val="none" w:sz="0" w:space="0" w:color="auto"/>
      </w:divBdr>
    </w:div>
    <w:div w:id="23332543">
      <w:bodyDiv w:val="1"/>
      <w:marLeft w:val="0"/>
      <w:marRight w:val="0"/>
      <w:marTop w:val="0"/>
      <w:marBottom w:val="0"/>
      <w:divBdr>
        <w:top w:val="none" w:sz="0" w:space="0" w:color="auto"/>
        <w:left w:val="none" w:sz="0" w:space="0" w:color="auto"/>
        <w:bottom w:val="none" w:sz="0" w:space="0" w:color="auto"/>
        <w:right w:val="none" w:sz="0" w:space="0" w:color="auto"/>
      </w:divBdr>
    </w:div>
    <w:div w:id="23361137">
      <w:bodyDiv w:val="1"/>
      <w:marLeft w:val="0"/>
      <w:marRight w:val="0"/>
      <w:marTop w:val="0"/>
      <w:marBottom w:val="0"/>
      <w:divBdr>
        <w:top w:val="none" w:sz="0" w:space="0" w:color="auto"/>
        <w:left w:val="none" w:sz="0" w:space="0" w:color="auto"/>
        <w:bottom w:val="none" w:sz="0" w:space="0" w:color="auto"/>
        <w:right w:val="none" w:sz="0" w:space="0" w:color="auto"/>
      </w:divBdr>
    </w:div>
    <w:div w:id="23527925">
      <w:bodyDiv w:val="1"/>
      <w:marLeft w:val="0"/>
      <w:marRight w:val="0"/>
      <w:marTop w:val="0"/>
      <w:marBottom w:val="0"/>
      <w:divBdr>
        <w:top w:val="none" w:sz="0" w:space="0" w:color="auto"/>
        <w:left w:val="none" w:sz="0" w:space="0" w:color="auto"/>
        <w:bottom w:val="none" w:sz="0" w:space="0" w:color="auto"/>
        <w:right w:val="none" w:sz="0" w:space="0" w:color="auto"/>
      </w:divBdr>
    </w:div>
    <w:div w:id="23751284">
      <w:bodyDiv w:val="1"/>
      <w:marLeft w:val="0"/>
      <w:marRight w:val="0"/>
      <w:marTop w:val="0"/>
      <w:marBottom w:val="0"/>
      <w:divBdr>
        <w:top w:val="none" w:sz="0" w:space="0" w:color="auto"/>
        <w:left w:val="none" w:sz="0" w:space="0" w:color="auto"/>
        <w:bottom w:val="none" w:sz="0" w:space="0" w:color="auto"/>
        <w:right w:val="none" w:sz="0" w:space="0" w:color="auto"/>
      </w:divBdr>
    </w:div>
    <w:div w:id="23869765">
      <w:bodyDiv w:val="1"/>
      <w:marLeft w:val="0"/>
      <w:marRight w:val="0"/>
      <w:marTop w:val="0"/>
      <w:marBottom w:val="0"/>
      <w:divBdr>
        <w:top w:val="none" w:sz="0" w:space="0" w:color="auto"/>
        <w:left w:val="none" w:sz="0" w:space="0" w:color="auto"/>
        <w:bottom w:val="none" w:sz="0" w:space="0" w:color="auto"/>
        <w:right w:val="none" w:sz="0" w:space="0" w:color="auto"/>
      </w:divBdr>
    </w:div>
    <w:div w:id="24143146">
      <w:bodyDiv w:val="1"/>
      <w:marLeft w:val="0"/>
      <w:marRight w:val="0"/>
      <w:marTop w:val="0"/>
      <w:marBottom w:val="0"/>
      <w:divBdr>
        <w:top w:val="none" w:sz="0" w:space="0" w:color="auto"/>
        <w:left w:val="none" w:sz="0" w:space="0" w:color="auto"/>
        <w:bottom w:val="none" w:sz="0" w:space="0" w:color="auto"/>
        <w:right w:val="none" w:sz="0" w:space="0" w:color="auto"/>
      </w:divBdr>
    </w:div>
    <w:div w:id="24329463">
      <w:bodyDiv w:val="1"/>
      <w:marLeft w:val="0"/>
      <w:marRight w:val="0"/>
      <w:marTop w:val="0"/>
      <w:marBottom w:val="0"/>
      <w:divBdr>
        <w:top w:val="none" w:sz="0" w:space="0" w:color="auto"/>
        <w:left w:val="none" w:sz="0" w:space="0" w:color="auto"/>
        <w:bottom w:val="none" w:sz="0" w:space="0" w:color="auto"/>
        <w:right w:val="none" w:sz="0" w:space="0" w:color="auto"/>
      </w:divBdr>
    </w:div>
    <w:div w:id="24449058">
      <w:bodyDiv w:val="1"/>
      <w:marLeft w:val="0"/>
      <w:marRight w:val="0"/>
      <w:marTop w:val="0"/>
      <w:marBottom w:val="0"/>
      <w:divBdr>
        <w:top w:val="none" w:sz="0" w:space="0" w:color="auto"/>
        <w:left w:val="none" w:sz="0" w:space="0" w:color="auto"/>
        <w:bottom w:val="none" w:sz="0" w:space="0" w:color="auto"/>
        <w:right w:val="none" w:sz="0" w:space="0" w:color="auto"/>
      </w:divBdr>
    </w:div>
    <w:div w:id="24912570">
      <w:bodyDiv w:val="1"/>
      <w:marLeft w:val="0"/>
      <w:marRight w:val="0"/>
      <w:marTop w:val="0"/>
      <w:marBottom w:val="0"/>
      <w:divBdr>
        <w:top w:val="none" w:sz="0" w:space="0" w:color="auto"/>
        <w:left w:val="none" w:sz="0" w:space="0" w:color="auto"/>
        <w:bottom w:val="none" w:sz="0" w:space="0" w:color="auto"/>
        <w:right w:val="none" w:sz="0" w:space="0" w:color="auto"/>
      </w:divBdr>
    </w:div>
    <w:div w:id="24913285">
      <w:bodyDiv w:val="1"/>
      <w:marLeft w:val="0"/>
      <w:marRight w:val="0"/>
      <w:marTop w:val="0"/>
      <w:marBottom w:val="0"/>
      <w:divBdr>
        <w:top w:val="none" w:sz="0" w:space="0" w:color="auto"/>
        <w:left w:val="none" w:sz="0" w:space="0" w:color="auto"/>
        <w:bottom w:val="none" w:sz="0" w:space="0" w:color="auto"/>
        <w:right w:val="none" w:sz="0" w:space="0" w:color="auto"/>
      </w:divBdr>
    </w:div>
    <w:div w:id="24988023">
      <w:bodyDiv w:val="1"/>
      <w:marLeft w:val="0"/>
      <w:marRight w:val="0"/>
      <w:marTop w:val="0"/>
      <w:marBottom w:val="0"/>
      <w:divBdr>
        <w:top w:val="none" w:sz="0" w:space="0" w:color="auto"/>
        <w:left w:val="none" w:sz="0" w:space="0" w:color="auto"/>
        <w:bottom w:val="none" w:sz="0" w:space="0" w:color="auto"/>
        <w:right w:val="none" w:sz="0" w:space="0" w:color="auto"/>
      </w:divBdr>
    </w:div>
    <w:div w:id="25251396">
      <w:bodyDiv w:val="1"/>
      <w:marLeft w:val="0"/>
      <w:marRight w:val="0"/>
      <w:marTop w:val="0"/>
      <w:marBottom w:val="0"/>
      <w:divBdr>
        <w:top w:val="none" w:sz="0" w:space="0" w:color="auto"/>
        <w:left w:val="none" w:sz="0" w:space="0" w:color="auto"/>
        <w:bottom w:val="none" w:sz="0" w:space="0" w:color="auto"/>
        <w:right w:val="none" w:sz="0" w:space="0" w:color="auto"/>
      </w:divBdr>
    </w:div>
    <w:div w:id="25450417">
      <w:bodyDiv w:val="1"/>
      <w:marLeft w:val="0"/>
      <w:marRight w:val="0"/>
      <w:marTop w:val="0"/>
      <w:marBottom w:val="0"/>
      <w:divBdr>
        <w:top w:val="none" w:sz="0" w:space="0" w:color="auto"/>
        <w:left w:val="none" w:sz="0" w:space="0" w:color="auto"/>
        <w:bottom w:val="none" w:sz="0" w:space="0" w:color="auto"/>
        <w:right w:val="none" w:sz="0" w:space="0" w:color="auto"/>
      </w:divBdr>
    </w:div>
    <w:div w:id="25521905">
      <w:bodyDiv w:val="1"/>
      <w:marLeft w:val="0"/>
      <w:marRight w:val="0"/>
      <w:marTop w:val="0"/>
      <w:marBottom w:val="0"/>
      <w:divBdr>
        <w:top w:val="none" w:sz="0" w:space="0" w:color="auto"/>
        <w:left w:val="none" w:sz="0" w:space="0" w:color="auto"/>
        <w:bottom w:val="none" w:sz="0" w:space="0" w:color="auto"/>
        <w:right w:val="none" w:sz="0" w:space="0" w:color="auto"/>
      </w:divBdr>
    </w:div>
    <w:div w:id="25568009">
      <w:bodyDiv w:val="1"/>
      <w:marLeft w:val="0"/>
      <w:marRight w:val="0"/>
      <w:marTop w:val="0"/>
      <w:marBottom w:val="0"/>
      <w:divBdr>
        <w:top w:val="none" w:sz="0" w:space="0" w:color="auto"/>
        <w:left w:val="none" w:sz="0" w:space="0" w:color="auto"/>
        <w:bottom w:val="none" w:sz="0" w:space="0" w:color="auto"/>
        <w:right w:val="none" w:sz="0" w:space="0" w:color="auto"/>
      </w:divBdr>
    </w:div>
    <w:div w:id="25714139">
      <w:bodyDiv w:val="1"/>
      <w:marLeft w:val="0"/>
      <w:marRight w:val="0"/>
      <w:marTop w:val="0"/>
      <w:marBottom w:val="0"/>
      <w:divBdr>
        <w:top w:val="none" w:sz="0" w:space="0" w:color="auto"/>
        <w:left w:val="none" w:sz="0" w:space="0" w:color="auto"/>
        <w:bottom w:val="none" w:sz="0" w:space="0" w:color="auto"/>
        <w:right w:val="none" w:sz="0" w:space="0" w:color="auto"/>
      </w:divBdr>
    </w:div>
    <w:div w:id="25915552">
      <w:bodyDiv w:val="1"/>
      <w:marLeft w:val="0"/>
      <w:marRight w:val="0"/>
      <w:marTop w:val="0"/>
      <w:marBottom w:val="0"/>
      <w:divBdr>
        <w:top w:val="none" w:sz="0" w:space="0" w:color="auto"/>
        <w:left w:val="none" w:sz="0" w:space="0" w:color="auto"/>
        <w:bottom w:val="none" w:sz="0" w:space="0" w:color="auto"/>
        <w:right w:val="none" w:sz="0" w:space="0" w:color="auto"/>
      </w:divBdr>
    </w:div>
    <w:div w:id="25956138">
      <w:bodyDiv w:val="1"/>
      <w:marLeft w:val="0"/>
      <w:marRight w:val="0"/>
      <w:marTop w:val="0"/>
      <w:marBottom w:val="0"/>
      <w:divBdr>
        <w:top w:val="none" w:sz="0" w:space="0" w:color="auto"/>
        <w:left w:val="none" w:sz="0" w:space="0" w:color="auto"/>
        <w:bottom w:val="none" w:sz="0" w:space="0" w:color="auto"/>
        <w:right w:val="none" w:sz="0" w:space="0" w:color="auto"/>
      </w:divBdr>
    </w:div>
    <w:div w:id="26026228">
      <w:bodyDiv w:val="1"/>
      <w:marLeft w:val="0"/>
      <w:marRight w:val="0"/>
      <w:marTop w:val="0"/>
      <w:marBottom w:val="0"/>
      <w:divBdr>
        <w:top w:val="none" w:sz="0" w:space="0" w:color="auto"/>
        <w:left w:val="none" w:sz="0" w:space="0" w:color="auto"/>
        <w:bottom w:val="none" w:sz="0" w:space="0" w:color="auto"/>
        <w:right w:val="none" w:sz="0" w:space="0" w:color="auto"/>
      </w:divBdr>
    </w:div>
    <w:div w:id="26031028">
      <w:bodyDiv w:val="1"/>
      <w:marLeft w:val="0"/>
      <w:marRight w:val="0"/>
      <w:marTop w:val="0"/>
      <w:marBottom w:val="0"/>
      <w:divBdr>
        <w:top w:val="none" w:sz="0" w:space="0" w:color="auto"/>
        <w:left w:val="none" w:sz="0" w:space="0" w:color="auto"/>
        <w:bottom w:val="none" w:sz="0" w:space="0" w:color="auto"/>
        <w:right w:val="none" w:sz="0" w:space="0" w:color="auto"/>
      </w:divBdr>
    </w:div>
    <w:div w:id="26101285">
      <w:bodyDiv w:val="1"/>
      <w:marLeft w:val="0"/>
      <w:marRight w:val="0"/>
      <w:marTop w:val="0"/>
      <w:marBottom w:val="0"/>
      <w:divBdr>
        <w:top w:val="none" w:sz="0" w:space="0" w:color="auto"/>
        <w:left w:val="none" w:sz="0" w:space="0" w:color="auto"/>
        <w:bottom w:val="none" w:sz="0" w:space="0" w:color="auto"/>
        <w:right w:val="none" w:sz="0" w:space="0" w:color="auto"/>
      </w:divBdr>
    </w:div>
    <w:div w:id="26176374">
      <w:bodyDiv w:val="1"/>
      <w:marLeft w:val="0"/>
      <w:marRight w:val="0"/>
      <w:marTop w:val="0"/>
      <w:marBottom w:val="0"/>
      <w:divBdr>
        <w:top w:val="none" w:sz="0" w:space="0" w:color="auto"/>
        <w:left w:val="none" w:sz="0" w:space="0" w:color="auto"/>
        <w:bottom w:val="none" w:sz="0" w:space="0" w:color="auto"/>
        <w:right w:val="none" w:sz="0" w:space="0" w:color="auto"/>
      </w:divBdr>
    </w:div>
    <w:div w:id="26178948">
      <w:bodyDiv w:val="1"/>
      <w:marLeft w:val="0"/>
      <w:marRight w:val="0"/>
      <w:marTop w:val="0"/>
      <w:marBottom w:val="0"/>
      <w:divBdr>
        <w:top w:val="none" w:sz="0" w:space="0" w:color="auto"/>
        <w:left w:val="none" w:sz="0" w:space="0" w:color="auto"/>
        <w:bottom w:val="none" w:sz="0" w:space="0" w:color="auto"/>
        <w:right w:val="none" w:sz="0" w:space="0" w:color="auto"/>
      </w:divBdr>
    </w:div>
    <w:div w:id="26296531">
      <w:bodyDiv w:val="1"/>
      <w:marLeft w:val="0"/>
      <w:marRight w:val="0"/>
      <w:marTop w:val="0"/>
      <w:marBottom w:val="0"/>
      <w:divBdr>
        <w:top w:val="none" w:sz="0" w:space="0" w:color="auto"/>
        <w:left w:val="none" w:sz="0" w:space="0" w:color="auto"/>
        <w:bottom w:val="none" w:sz="0" w:space="0" w:color="auto"/>
        <w:right w:val="none" w:sz="0" w:space="0" w:color="auto"/>
      </w:divBdr>
    </w:div>
    <w:div w:id="26639126">
      <w:bodyDiv w:val="1"/>
      <w:marLeft w:val="0"/>
      <w:marRight w:val="0"/>
      <w:marTop w:val="0"/>
      <w:marBottom w:val="0"/>
      <w:divBdr>
        <w:top w:val="none" w:sz="0" w:space="0" w:color="auto"/>
        <w:left w:val="none" w:sz="0" w:space="0" w:color="auto"/>
        <w:bottom w:val="none" w:sz="0" w:space="0" w:color="auto"/>
        <w:right w:val="none" w:sz="0" w:space="0" w:color="auto"/>
      </w:divBdr>
    </w:div>
    <w:div w:id="26679934">
      <w:bodyDiv w:val="1"/>
      <w:marLeft w:val="0"/>
      <w:marRight w:val="0"/>
      <w:marTop w:val="0"/>
      <w:marBottom w:val="0"/>
      <w:divBdr>
        <w:top w:val="none" w:sz="0" w:space="0" w:color="auto"/>
        <w:left w:val="none" w:sz="0" w:space="0" w:color="auto"/>
        <w:bottom w:val="none" w:sz="0" w:space="0" w:color="auto"/>
        <w:right w:val="none" w:sz="0" w:space="0" w:color="auto"/>
      </w:divBdr>
    </w:div>
    <w:div w:id="27068161">
      <w:bodyDiv w:val="1"/>
      <w:marLeft w:val="0"/>
      <w:marRight w:val="0"/>
      <w:marTop w:val="0"/>
      <w:marBottom w:val="0"/>
      <w:divBdr>
        <w:top w:val="none" w:sz="0" w:space="0" w:color="auto"/>
        <w:left w:val="none" w:sz="0" w:space="0" w:color="auto"/>
        <w:bottom w:val="none" w:sz="0" w:space="0" w:color="auto"/>
        <w:right w:val="none" w:sz="0" w:space="0" w:color="auto"/>
      </w:divBdr>
    </w:div>
    <w:div w:id="27074750">
      <w:bodyDiv w:val="1"/>
      <w:marLeft w:val="0"/>
      <w:marRight w:val="0"/>
      <w:marTop w:val="0"/>
      <w:marBottom w:val="0"/>
      <w:divBdr>
        <w:top w:val="none" w:sz="0" w:space="0" w:color="auto"/>
        <w:left w:val="none" w:sz="0" w:space="0" w:color="auto"/>
        <w:bottom w:val="none" w:sz="0" w:space="0" w:color="auto"/>
        <w:right w:val="none" w:sz="0" w:space="0" w:color="auto"/>
      </w:divBdr>
    </w:div>
    <w:div w:id="27148667">
      <w:bodyDiv w:val="1"/>
      <w:marLeft w:val="0"/>
      <w:marRight w:val="0"/>
      <w:marTop w:val="0"/>
      <w:marBottom w:val="0"/>
      <w:divBdr>
        <w:top w:val="none" w:sz="0" w:space="0" w:color="auto"/>
        <w:left w:val="none" w:sz="0" w:space="0" w:color="auto"/>
        <w:bottom w:val="none" w:sz="0" w:space="0" w:color="auto"/>
        <w:right w:val="none" w:sz="0" w:space="0" w:color="auto"/>
      </w:divBdr>
    </w:div>
    <w:div w:id="27413615">
      <w:bodyDiv w:val="1"/>
      <w:marLeft w:val="0"/>
      <w:marRight w:val="0"/>
      <w:marTop w:val="0"/>
      <w:marBottom w:val="0"/>
      <w:divBdr>
        <w:top w:val="none" w:sz="0" w:space="0" w:color="auto"/>
        <w:left w:val="none" w:sz="0" w:space="0" w:color="auto"/>
        <w:bottom w:val="none" w:sz="0" w:space="0" w:color="auto"/>
        <w:right w:val="none" w:sz="0" w:space="0" w:color="auto"/>
      </w:divBdr>
    </w:div>
    <w:div w:id="27460711">
      <w:bodyDiv w:val="1"/>
      <w:marLeft w:val="0"/>
      <w:marRight w:val="0"/>
      <w:marTop w:val="0"/>
      <w:marBottom w:val="0"/>
      <w:divBdr>
        <w:top w:val="none" w:sz="0" w:space="0" w:color="auto"/>
        <w:left w:val="none" w:sz="0" w:space="0" w:color="auto"/>
        <w:bottom w:val="none" w:sz="0" w:space="0" w:color="auto"/>
        <w:right w:val="none" w:sz="0" w:space="0" w:color="auto"/>
      </w:divBdr>
    </w:div>
    <w:div w:id="27488870">
      <w:bodyDiv w:val="1"/>
      <w:marLeft w:val="0"/>
      <w:marRight w:val="0"/>
      <w:marTop w:val="0"/>
      <w:marBottom w:val="0"/>
      <w:divBdr>
        <w:top w:val="none" w:sz="0" w:space="0" w:color="auto"/>
        <w:left w:val="none" w:sz="0" w:space="0" w:color="auto"/>
        <w:bottom w:val="none" w:sz="0" w:space="0" w:color="auto"/>
        <w:right w:val="none" w:sz="0" w:space="0" w:color="auto"/>
      </w:divBdr>
    </w:div>
    <w:div w:id="27530247">
      <w:bodyDiv w:val="1"/>
      <w:marLeft w:val="0"/>
      <w:marRight w:val="0"/>
      <w:marTop w:val="0"/>
      <w:marBottom w:val="0"/>
      <w:divBdr>
        <w:top w:val="none" w:sz="0" w:space="0" w:color="auto"/>
        <w:left w:val="none" w:sz="0" w:space="0" w:color="auto"/>
        <w:bottom w:val="none" w:sz="0" w:space="0" w:color="auto"/>
        <w:right w:val="none" w:sz="0" w:space="0" w:color="auto"/>
      </w:divBdr>
    </w:div>
    <w:div w:id="27532334">
      <w:bodyDiv w:val="1"/>
      <w:marLeft w:val="0"/>
      <w:marRight w:val="0"/>
      <w:marTop w:val="0"/>
      <w:marBottom w:val="0"/>
      <w:divBdr>
        <w:top w:val="none" w:sz="0" w:space="0" w:color="auto"/>
        <w:left w:val="none" w:sz="0" w:space="0" w:color="auto"/>
        <w:bottom w:val="none" w:sz="0" w:space="0" w:color="auto"/>
        <w:right w:val="none" w:sz="0" w:space="0" w:color="auto"/>
      </w:divBdr>
    </w:div>
    <w:div w:id="27804589">
      <w:bodyDiv w:val="1"/>
      <w:marLeft w:val="0"/>
      <w:marRight w:val="0"/>
      <w:marTop w:val="0"/>
      <w:marBottom w:val="0"/>
      <w:divBdr>
        <w:top w:val="none" w:sz="0" w:space="0" w:color="auto"/>
        <w:left w:val="none" w:sz="0" w:space="0" w:color="auto"/>
        <w:bottom w:val="none" w:sz="0" w:space="0" w:color="auto"/>
        <w:right w:val="none" w:sz="0" w:space="0" w:color="auto"/>
      </w:divBdr>
    </w:div>
    <w:div w:id="27805353">
      <w:bodyDiv w:val="1"/>
      <w:marLeft w:val="0"/>
      <w:marRight w:val="0"/>
      <w:marTop w:val="0"/>
      <w:marBottom w:val="0"/>
      <w:divBdr>
        <w:top w:val="none" w:sz="0" w:space="0" w:color="auto"/>
        <w:left w:val="none" w:sz="0" w:space="0" w:color="auto"/>
        <w:bottom w:val="none" w:sz="0" w:space="0" w:color="auto"/>
        <w:right w:val="none" w:sz="0" w:space="0" w:color="auto"/>
      </w:divBdr>
    </w:div>
    <w:div w:id="28067478">
      <w:bodyDiv w:val="1"/>
      <w:marLeft w:val="0"/>
      <w:marRight w:val="0"/>
      <w:marTop w:val="0"/>
      <w:marBottom w:val="0"/>
      <w:divBdr>
        <w:top w:val="none" w:sz="0" w:space="0" w:color="auto"/>
        <w:left w:val="none" w:sz="0" w:space="0" w:color="auto"/>
        <w:bottom w:val="none" w:sz="0" w:space="0" w:color="auto"/>
        <w:right w:val="none" w:sz="0" w:space="0" w:color="auto"/>
      </w:divBdr>
    </w:div>
    <w:div w:id="28145590">
      <w:bodyDiv w:val="1"/>
      <w:marLeft w:val="0"/>
      <w:marRight w:val="0"/>
      <w:marTop w:val="0"/>
      <w:marBottom w:val="0"/>
      <w:divBdr>
        <w:top w:val="none" w:sz="0" w:space="0" w:color="auto"/>
        <w:left w:val="none" w:sz="0" w:space="0" w:color="auto"/>
        <w:bottom w:val="none" w:sz="0" w:space="0" w:color="auto"/>
        <w:right w:val="none" w:sz="0" w:space="0" w:color="auto"/>
      </w:divBdr>
    </w:div>
    <w:div w:id="28266364">
      <w:bodyDiv w:val="1"/>
      <w:marLeft w:val="0"/>
      <w:marRight w:val="0"/>
      <w:marTop w:val="0"/>
      <w:marBottom w:val="0"/>
      <w:divBdr>
        <w:top w:val="none" w:sz="0" w:space="0" w:color="auto"/>
        <w:left w:val="none" w:sz="0" w:space="0" w:color="auto"/>
        <w:bottom w:val="none" w:sz="0" w:space="0" w:color="auto"/>
        <w:right w:val="none" w:sz="0" w:space="0" w:color="auto"/>
      </w:divBdr>
    </w:div>
    <w:div w:id="28453279">
      <w:bodyDiv w:val="1"/>
      <w:marLeft w:val="0"/>
      <w:marRight w:val="0"/>
      <w:marTop w:val="0"/>
      <w:marBottom w:val="0"/>
      <w:divBdr>
        <w:top w:val="none" w:sz="0" w:space="0" w:color="auto"/>
        <w:left w:val="none" w:sz="0" w:space="0" w:color="auto"/>
        <w:bottom w:val="none" w:sz="0" w:space="0" w:color="auto"/>
        <w:right w:val="none" w:sz="0" w:space="0" w:color="auto"/>
      </w:divBdr>
    </w:div>
    <w:div w:id="28454387">
      <w:bodyDiv w:val="1"/>
      <w:marLeft w:val="0"/>
      <w:marRight w:val="0"/>
      <w:marTop w:val="0"/>
      <w:marBottom w:val="0"/>
      <w:divBdr>
        <w:top w:val="none" w:sz="0" w:space="0" w:color="auto"/>
        <w:left w:val="none" w:sz="0" w:space="0" w:color="auto"/>
        <w:bottom w:val="none" w:sz="0" w:space="0" w:color="auto"/>
        <w:right w:val="none" w:sz="0" w:space="0" w:color="auto"/>
      </w:divBdr>
    </w:div>
    <w:div w:id="29232840">
      <w:bodyDiv w:val="1"/>
      <w:marLeft w:val="0"/>
      <w:marRight w:val="0"/>
      <w:marTop w:val="0"/>
      <w:marBottom w:val="0"/>
      <w:divBdr>
        <w:top w:val="none" w:sz="0" w:space="0" w:color="auto"/>
        <w:left w:val="none" w:sz="0" w:space="0" w:color="auto"/>
        <w:bottom w:val="none" w:sz="0" w:space="0" w:color="auto"/>
        <w:right w:val="none" w:sz="0" w:space="0" w:color="auto"/>
      </w:divBdr>
    </w:div>
    <w:div w:id="29309360">
      <w:bodyDiv w:val="1"/>
      <w:marLeft w:val="0"/>
      <w:marRight w:val="0"/>
      <w:marTop w:val="0"/>
      <w:marBottom w:val="0"/>
      <w:divBdr>
        <w:top w:val="none" w:sz="0" w:space="0" w:color="auto"/>
        <w:left w:val="none" w:sz="0" w:space="0" w:color="auto"/>
        <w:bottom w:val="none" w:sz="0" w:space="0" w:color="auto"/>
        <w:right w:val="none" w:sz="0" w:space="0" w:color="auto"/>
      </w:divBdr>
    </w:div>
    <w:div w:id="29376906">
      <w:bodyDiv w:val="1"/>
      <w:marLeft w:val="0"/>
      <w:marRight w:val="0"/>
      <w:marTop w:val="0"/>
      <w:marBottom w:val="0"/>
      <w:divBdr>
        <w:top w:val="none" w:sz="0" w:space="0" w:color="auto"/>
        <w:left w:val="none" w:sz="0" w:space="0" w:color="auto"/>
        <w:bottom w:val="none" w:sz="0" w:space="0" w:color="auto"/>
        <w:right w:val="none" w:sz="0" w:space="0" w:color="auto"/>
      </w:divBdr>
    </w:div>
    <w:div w:id="29451447">
      <w:bodyDiv w:val="1"/>
      <w:marLeft w:val="0"/>
      <w:marRight w:val="0"/>
      <w:marTop w:val="0"/>
      <w:marBottom w:val="0"/>
      <w:divBdr>
        <w:top w:val="none" w:sz="0" w:space="0" w:color="auto"/>
        <w:left w:val="none" w:sz="0" w:space="0" w:color="auto"/>
        <w:bottom w:val="none" w:sz="0" w:space="0" w:color="auto"/>
        <w:right w:val="none" w:sz="0" w:space="0" w:color="auto"/>
      </w:divBdr>
    </w:div>
    <w:div w:id="29648906">
      <w:bodyDiv w:val="1"/>
      <w:marLeft w:val="0"/>
      <w:marRight w:val="0"/>
      <w:marTop w:val="0"/>
      <w:marBottom w:val="0"/>
      <w:divBdr>
        <w:top w:val="none" w:sz="0" w:space="0" w:color="auto"/>
        <w:left w:val="none" w:sz="0" w:space="0" w:color="auto"/>
        <w:bottom w:val="none" w:sz="0" w:space="0" w:color="auto"/>
        <w:right w:val="none" w:sz="0" w:space="0" w:color="auto"/>
      </w:divBdr>
    </w:div>
    <w:div w:id="29765151">
      <w:bodyDiv w:val="1"/>
      <w:marLeft w:val="0"/>
      <w:marRight w:val="0"/>
      <w:marTop w:val="0"/>
      <w:marBottom w:val="0"/>
      <w:divBdr>
        <w:top w:val="none" w:sz="0" w:space="0" w:color="auto"/>
        <w:left w:val="none" w:sz="0" w:space="0" w:color="auto"/>
        <w:bottom w:val="none" w:sz="0" w:space="0" w:color="auto"/>
        <w:right w:val="none" w:sz="0" w:space="0" w:color="auto"/>
      </w:divBdr>
    </w:div>
    <w:div w:id="29769317">
      <w:bodyDiv w:val="1"/>
      <w:marLeft w:val="0"/>
      <w:marRight w:val="0"/>
      <w:marTop w:val="0"/>
      <w:marBottom w:val="0"/>
      <w:divBdr>
        <w:top w:val="none" w:sz="0" w:space="0" w:color="auto"/>
        <w:left w:val="none" w:sz="0" w:space="0" w:color="auto"/>
        <w:bottom w:val="none" w:sz="0" w:space="0" w:color="auto"/>
        <w:right w:val="none" w:sz="0" w:space="0" w:color="auto"/>
      </w:divBdr>
    </w:div>
    <w:div w:id="29885066">
      <w:bodyDiv w:val="1"/>
      <w:marLeft w:val="0"/>
      <w:marRight w:val="0"/>
      <w:marTop w:val="0"/>
      <w:marBottom w:val="0"/>
      <w:divBdr>
        <w:top w:val="none" w:sz="0" w:space="0" w:color="auto"/>
        <w:left w:val="none" w:sz="0" w:space="0" w:color="auto"/>
        <w:bottom w:val="none" w:sz="0" w:space="0" w:color="auto"/>
        <w:right w:val="none" w:sz="0" w:space="0" w:color="auto"/>
      </w:divBdr>
    </w:div>
    <w:div w:id="29956816">
      <w:bodyDiv w:val="1"/>
      <w:marLeft w:val="0"/>
      <w:marRight w:val="0"/>
      <w:marTop w:val="0"/>
      <w:marBottom w:val="0"/>
      <w:divBdr>
        <w:top w:val="none" w:sz="0" w:space="0" w:color="auto"/>
        <w:left w:val="none" w:sz="0" w:space="0" w:color="auto"/>
        <w:bottom w:val="none" w:sz="0" w:space="0" w:color="auto"/>
        <w:right w:val="none" w:sz="0" w:space="0" w:color="auto"/>
      </w:divBdr>
    </w:div>
    <w:div w:id="29958692">
      <w:bodyDiv w:val="1"/>
      <w:marLeft w:val="0"/>
      <w:marRight w:val="0"/>
      <w:marTop w:val="0"/>
      <w:marBottom w:val="0"/>
      <w:divBdr>
        <w:top w:val="none" w:sz="0" w:space="0" w:color="auto"/>
        <w:left w:val="none" w:sz="0" w:space="0" w:color="auto"/>
        <w:bottom w:val="none" w:sz="0" w:space="0" w:color="auto"/>
        <w:right w:val="none" w:sz="0" w:space="0" w:color="auto"/>
      </w:divBdr>
    </w:div>
    <w:div w:id="30228774">
      <w:bodyDiv w:val="1"/>
      <w:marLeft w:val="0"/>
      <w:marRight w:val="0"/>
      <w:marTop w:val="0"/>
      <w:marBottom w:val="0"/>
      <w:divBdr>
        <w:top w:val="none" w:sz="0" w:space="0" w:color="auto"/>
        <w:left w:val="none" w:sz="0" w:space="0" w:color="auto"/>
        <w:bottom w:val="none" w:sz="0" w:space="0" w:color="auto"/>
        <w:right w:val="none" w:sz="0" w:space="0" w:color="auto"/>
      </w:divBdr>
    </w:div>
    <w:div w:id="30301198">
      <w:bodyDiv w:val="1"/>
      <w:marLeft w:val="0"/>
      <w:marRight w:val="0"/>
      <w:marTop w:val="0"/>
      <w:marBottom w:val="0"/>
      <w:divBdr>
        <w:top w:val="none" w:sz="0" w:space="0" w:color="auto"/>
        <w:left w:val="none" w:sz="0" w:space="0" w:color="auto"/>
        <w:bottom w:val="none" w:sz="0" w:space="0" w:color="auto"/>
        <w:right w:val="none" w:sz="0" w:space="0" w:color="auto"/>
      </w:divBdr>
    </w:div>
    <w:div w:id="30307220">
      <w:bodyDiv w:val="1"/>
      <w:marLeft w:val="0"/>
      <w:marRight w:val="0"/>
      <w:marTop w:val="0"/>
      <w:marBottom w:val="0"/>
      <w:divBdr>
        <w:top w:val="none" w:sz="0" w:space="0" w:color="auto"/>
        <w:left w:val="none" w:sz="0" w:space="0" w:color="auto"/>
        <w:bottom w:val="none" w:sz="0" w:space="0" w:color="auto"/>
        <w:right w:val="none" w:sz="0" w:space="0" w:color="auto"/>
      </w:divBdr>
    </w:div>
    <w:div w:id="30422746">
      <w:bodyDiv w:val="1"/>
      <w:marLeft w:val="0"/>
      <w:marRight w:val="0"/>
      <w:marTop w:val="0"/>
      <w:marBottom w:val="0"/>
      <w:divBdr>
        <w:top w:val="none" w:sz="0" w:space="0" w:color="auto"/>
        <w:left w:val="none" w:sz="0" w:space="0" w:color="auto"/>
        <w:bottom w:val="none" w:sz="0" w:space="0" w:color="auto"/>
        <w:right w:val="none" w:sz="0" w:space="0" w:color="auto"/>
      </w:divBdr>
    </w:div>
    <w:div w:id="30499636">
      <w:bodyDiv w:val="1"/>
      <w:marLeft w:val="0"/>
      <w:marRight w:val="0"/>
      <w:marTop w:val="0"/>
      <w:marBottom w:val="0"/>
      <w:divBdr>
        <w:top w:val="none" w:sz="0" w:space="0" w:color="auto"/>
        <w:left w:val="none" w:sz="0" w:space="0" w:color="auto"/>
        <w:bottom w:val="none" w:sz="0" w:space="0" w:color="auto"/>
        <w:right w:val="none" w:sz="0" w:space="0" w:color="auto"/>
      </w:divBdr>
    </w:div>
    <w:div w:id="30806813">
      <w:bodyDiv w:val="1"/>
      <w:marLeft w:val="0"/>
      <w:marRight w:val="0"/>
      <w:marTop w:val="0"/>
      <w:marBottom w:val="0"/>
      <w:divBdr>
        <w:top w:val="none" w:sz="0" w:space="0" w:color="auto"/>
        <w:left w:val="none" w:sz="0" w:space="0" w:color="auto"/>
        <w:bottom w:val="none" w:sz="0" w:space="0" w:color="auto"/>
        <w:right w:val="none" w:sz="0" w:space="0" w:color="auto"/>
      </w:divBdr>
    </w:div>
    <w:div w:id="30958671">
      <w:bodyDiv w:val="1"/>
      <w:marLeft w:val="0"/>
      <w:marRight w:val="0"/>
      <w:marTop w:val="0"/>
      <w:marBottom w:val="0"/>
      <w:divBdr>
        <w:top w:val="none" w:sz="0" w:space="0" w:color="auto"/>
        <w:left w:val="none" w:sz="0" w:space="0" w:color="auto"/>
        <w:bottom w:val="none" w:sz="0" w:space="0" w:color="auto"/>
        <w:right w:val="none" w:sz="0" w:space="0" w:color="auto"/>
      </w:divBdr>
    </w:div>
    <w:div w:id="31080383">
      <w:bodyDiv w:val="1"/>
      <w:marLeft w:val="0"/>
      <w:marRight w:val="0"/>
      <w:marTop w:val="0"/>
      <w:marBottom w:val="0"/>
      <w:divBdr>
        <w:top w:val="none" w:sz="0" w:space="0" w:color="auto"/>
        <w:left w:val="none" w:sz="0" w:space="0" w:color="auto"/>
        <w:bottom w:val="none" w:sz="0" w:space="0" w:color="auto"/>
        <w:right w:val="none" w:sz="0" w:space="0" w:color="auto"/>
      </w:divBdr>
    </w:div>
    <w:div w:id="31196737">
      <w:bodyDiv w:val="1"/>
      <w:marLeft w:val="0"/>
      <w:marRight w:val="0"/>
      <w:marTop w:val="0"/>
      <w:marBottom w:val="0"/>
      <w:divBdr>
        <w:top w:val="none" w:sz="0" w:space="0" w:color="auto"/>
        <w:left w:val="none" w:sz="0" w:space="0" w:color="auto"/>
        <w:bottom w:val="none" w:sz="0" w:space="0" w:color="auto"/>
        <w:right w:val="none" w:sz="0" w:space="0" w:color="auto"/>
      </w:divBdr>
    </w:div>
    <w:div w:id="31420208">
      <w:bodyDiv w:val="1"/>
      <w:marLeft w:val="0"/>
      <w:marRight w:val="0"/>
      <w:marTop w:val="0"/>
      <w:marBottom w:val="0"/>
      <w:divBdr>
        <w:top w:val="none" w:sz="0" w:space="0" w:color="auto"/>
        <w:left w:val="none" w:sz="0" w:space="0" w:color="auto"/>
        <w:bottom w:val="none" w:sz="0" w:space="0" w:color="auto"/>
        <w:right w:val="none" w:sz="0" w:space="0" w:color="auto"/>
      </w:divBdr>
    </w:div>
    <w:div w:id="31460554">
      <w:bodyDiv w:val="1"/>
      <w:marLeft w:val="0"/>
      <w:marRight w:val="0"/>
      <w:marTop w:val="0"/>
      <w:marBottom w:val="0"/>
      <w:divBdr>
        <w:top w:val="none" w:sz="0" w:space="0" w:color="auto"/>
        <w:left w:val="none" w:sz="0" w:space="0" w:color="auto"/>
        <w:bottom w:val="none" w:sz="0" w:space="0" w:color="auto"/>
        <w:right w:val="none" w:sz="0" w:space="0" w:color="auto"/>
      </w:divBdr>
    </w:div>
    <w:div w:id="31543289">
      <w:bodyDiv w:val="1"/>
      <w:marLeft w:val="0"/>
      <w:marRight w:val="0"/>
      <w:marTop w:val="0"/>
      <w:marBottom w:val="0"/>
      <w:divBdr>
        <w:top w:val="none" w:sz="0" w:space="0" w:color="auto"/>
        <w:left w:val="none" w:sz="0" w:space="0" w:color="auto"/>
        <w:bottom w:val="none" w:sz="0" w:space="0" w:color="auto"/>
        <w:right w:val="none" w:sz="0" w:space="0" w:color="auto"/>
      </w:divBdr>
    </w:div>
    <w:div w:id="31613159">
      <w:bodyDiv w:val="1"/>
      <w:marLeft w:val="0"/>
      <w:marRight w:val="0"/>
      <w:marTop w:val="0"/>
      <w:marBottom w:val="0"/>
      <w:divBdr>
        <w:top w:val="none" w:sz="0" w:space="0" w:color="auto"/>
        <w:left w:val="none" w:sz="0" w:space="0" w:color="auto"/>
        <w:bottom w:val="none" w:sz="0" w:space="0" w:color="auto"/>
        <w:right w:val="none" w:sz="0" w:space="0" w:color="auto"/>
      </w:divBdr>
    </w:div>
    <w:div w:id="31658871">
      <w:bodyDiv w:val="1"/>
      <w:marLeft w:val="0"/>
      <w:marRight w:val="0"/>
      <w:marTop w:val="0"/>
      <w:marBottom w:val="0"/>
      <w:divBdr>
        <w:top w:val="none" w:sz="0" w:space="0" w:color="auto"/>
        <w:left w:val="none" w:sz="0" w:space="0" w:color="auto"/>
        <w:bottom w:val="none" w:sz="0" w:space="0" w:color="auto"/>
        <w:right w:val="none" w:sz="0" w:space="0" w:color="auto"/>
      </w:divBdr>
    </w:div>
    <w:div w:id="31737759">
      <w:bodyDiv w:val="1"/>
      <w:marLeft w:val="0"/>
      <w:marRight w:val="0"/>
      <w:marTop w:val="0"/>
      <w:marBottom w:val="0"/>
      <w:divBdr>
        <w:top w:val="none" w:sz="0" w:space="0" w:color="auto"/>
        <w:left w:val="none" w:sz="0" w:space="0" w:color="auto"/>
        <w:bottom w:val="none" w:sz="0" w:space="0" w:color="auto"/>
        <w:right w:val="none" w:sz="0" w:space="0" w:color="auto"/>
      </w:divBdr>
    </w:div>
    <w:div w:id="31851483">
      <w:bodyDiv w:val="1"/>
      <w:marLeft w:val="0"/>
      <w:marRight w:val="0"/>
      <w:marTop w:val="0"/>
      <w:marBottom w:val="0"/>
      <w:divBdr>
        <w:top w:val="none" w:sz="0" w:space="0" w:color="auto"/>
        <w:left w:val="none" w:sz="0" w:space="0" w:color="auto"/>
        <w:bottom w:val="none" w:sz="0" w:space="0" w:color="auto"/>
        <w:right w:val="none" w:sz="0" w:space="0" w:color="auto"/>
      </w:divBdr>
    </w:div>
    <w:div w:id="31854063">
      <w:bodyDiv w:val="1"/>
      <w:marLeft w:val="0"/>
      <w:marRight w:val="0"/>
      <w:marTop w:val="0"/>
      <w:marBottom w:val="0"/>
      <w:divBdr>
        <w:top w:val="none" w:sz="0" w:space="0" w:color="auto"/>
        <w:left w:val="none" w:sz="0" w:space="0" w:color="auto"/>
        <w:bottom w:val="none" w:sz="0" w:space="0" w:color="auto"/>
        <w:right w:val="none" w:sz="0" w:space="0" w:color="auto"/>
      </w:divBdr>
    </w:div>
    <w:div w:id="31880586">
      <w:bodyDiv w:val="1"/>
      <w:marLeft w:val="0"/>
      <w:marRight w:val="0"/>
      <w:marTop w:val="0"/>
      <w:marBottom w:val="0"/>
      <w:divBdr>
        <w:top w:val="none" w:sz="0" w:space="0" w:color="auto"/>
        <w:left w:val="none" w:sz="0" w:space="0" w:color="auto"/>
        <w:bottom w:val="none" w:sz="0" w:space="0" w:color="auto"/>
        <w:right w:val="none" w:sz="0" w:space="0" w:color="auto"/>
      </w:divBdr>
    </w:div>
    <w:div w:id="31882377">
      <w:bodyDiv w:val="1"/>
      <w:marLeft w:val="0"/>
      <w:marRight w:val="0"/>
      <w:marTop w:val="0"/>
      <w:marBottom w:val="0"/>
      <w:divBdr>
        <w:top w:val="none" w:sz="0" w:space="0" w:color="auto"/>
        <w:left w:val="none" w:sz="0" w:space="0" w:color="auto"/>
        <w:bottom w:val="none" w:sz="0" w:space="0" w:color="auto"/>
        <w:right w:val="none" w:sz="0" w:space="0" w:color="auto"/>
      </w:divBdr>
    </w:div>
    <w:div w:id="31998627">
      <w:bodyDiv w:val="1"/>
      <w:marLeft w:val="0"/>
      <w:marRight w:val="0"/>
      <w:marTop w:val="0"/>
      <w:marBottom w:val="0"/>
      <w:divBdr>
        <w:top w:val="none" w:sz="0" w:space="0" w:color="auto"/>
        <w:left w:val="none" w:sz="0" w:space="0" w:color="auto"/>
        <w:bottom w:val="none" w:sz="0" w:space="0" w:color="auto"/>
        <w:right w:val="none" w:sz="0" w:space="0" w:color="auto"/>
      </w:divBdr>
    </w:div>
    <w:div w:id="32116602">
      <w:bodyDiv w:val="1"/>
      <w:marLeft w:val="0"/>
      <w:marRight w:val="0"/>
      <w:marTop w:val="0"/>
      <w:marBottom w:val="0"/>
      <w:divBdr>
        <w:top w:val="none" w:sz="0" w:space="0" w:color="auto"/>
        <w:left w:val="none" w:sz="0" w:space="0" w:color="auto"/>
        <w:bottom w:val="none" w:sz="0" w:space="0" w:color="auto"/>
        <w:right w:val="none" w:sz="0" w:space="0" w:color="auto"/>
      </w:divBdr>
    </w:div>
    <w:div w:id="32199666">
      <w:bodyDiv w:val="1"/>
      <w:marLeft w:val="0"/>
      <w:marRight w:val="0"/>
      <w:marTop w:val="0"/>
      <w:marBottom w:val="0"/>
      <w:divBdr>
        <w:top w:val="none" w:sz="0" w:space="0" w:color="auto"/>
        <w:left w:val="none" w:sz="0" w:space="0" w:color="auto"/>
        <w:bottom w:val="none" w:sz="0" w:space="0" w:color="auto"/>
        <w:right w:val="none" w:sz="0" w:space="0" w:color="auto"/>
      </w:divBdr>
    </w:div>
    <w:div w:id="32341890">
      <w:bodyDiv w:val="1"/>
      <w:marLeft w:val="0"/>
      <w:marRight w:val="0"/>
      <w:marTop w:val="0"/>
      <w:marBottom w:val="0"/>
      <w:divBdr>
        <w:top w:val="none" w:sz="0" w:space="0" w:color="auto"/>
        <w:left w:val="none" w:sz="0" w:space="0" w:color="auto"/>
        <w:bottom w:val="none" w:sz="0" w:space="0" w:color="auto"/>
        <w:right w:val="none" w:sz="0" w:space="0" w:color="auto"/>
      </w:divBdr>
    </w:div>
    <w:div w:id="32391448">
      <w:bodyDiv w:val="1"/>
      <w:marLeft w:val="0"/>
      <w:marRight w:val="0"/>
      <w:marTop w:val="0"/>
      <w:marBottom w:val="0"/>
      <w:divBdr>
        <w:top w:val="none" w:sz="0" w:space="0" w:color="auto"/>
        <w:left w:val="none" w:sz="0" w:space="0" w:color="auto"/>
        <w:bottom w:val="none" w:sz="0" w:space="0" w:color="auto"/>
        <w:right w:val="none" w:sz="0" w:space="0" w:color="auto"/>
      </w:divBdr>
    </w:div>
    <w:div w:id="32392102">
      <w:bodyDiv w:val="1"/>
      <w:marLeft w:val="0"/>
      <w:marRight w:val="0"/>
      <w:marTop w:val="0"/>
      <w:marBottom w:val="0"/>
      <w:divBdr>
        <w:top w:val="none" w:sz="0" w:space="0" w:color="auto"/>
        <w:left w:val="none" w:sz="0" w:space="0" w:color="auto"/>
        <w:bottom w:val="none" w:sz="0" w:space="0" w:color="auto"/>
        <w:right w:val="none" w:sz="0" w:space="0" w:color="auto"/>
      </w:divBdr>
    </w:div>
    <w:div w:id="32583673">
      <w:bodyDiv w:val="1"/>
      <w:marLeft w:val="0"/>
      <w:marRight w:val="0"/>
      <w:marTop w:val="0"/>
      <w:marBottom w:val="0"/>
      <w:divBdr>
        <w:top w:val="none" w:sz="0" w:space="0" w:color="auto"/>
        <w:left w:val="none" w:sz="0" w:space="0" w:color="auto"/>
        <w:bottom w:val="none" w:sz="0" w:space="0" w:color="auto"/>
        <w:right w:val="none" w:sz="0" w:space="0" w:color="auto"/>
      </w:divBdr>
    </w:div>
    <w:div w:id="32854596">
      <w:bodyDiv w:val="1"/>
      <w:marLeft w:val="0"/>
      <w:marRight w:val="0"/>
      <w:marTop w:val="0"/>
      <w:marBottom w:val="0"/>
      <w:divBdr>
        <w:top w:val="none" w:sz="0" w:space="0" w:color="auto"/>
        <w:left w:val="none" w:sz="0" w:space="0" w:color="auto"/>
        <w:bottom w:val="none" w:sz="0" w:space="0" w:color="auto"/>
        <w:right w:val="none" w:sz="0" w:space="0" w:color="auto"/>
      </w:divBdr>
    </w:div>
    <w:div w:id="32926381">
      <w:bodyDiv w:val="1"/>
      <w:marLeft w:val="0"/>
      <w:marRight w:val="0"/>
      <w:marTop w:val="0"/>
      <w:marBottom w:val="0"/>
      <w:divBdr>
        <w:top w:val="none" w:sz="0" w:space="0" w:color="auto"/>
        <w:left w:val="none" w:sz="0" w:space="0" w:color="auto"/>
        <w:bottom w:val="none" w:sz="0" w:space="0" w:color="auto"/>
        <w:right w:val="none" w:sz="0" w:space="0" w:color="auto"/>
      </w:divBdr>
    </w:div>
    <w:div w:id="32930454">
      <w:bodyDiv w:val="1"/>
      <w:marLeft w:val="0"/>
      <w:marRight w:val="0"/>
      <w:marTop w:val="0"/>
      <w:marBottom w:val="0"/>
      <w:divBdr>
        <w:top w:val="none" w:sz="0" w:space="0" w:color="auto"/>
        <w:left w:val="none" w:sz="0" w:space="0" w:color="auto"/>
        <w:bottom w:val="none" w:sz="0" w:space="0" w:color="auto"/>
        <w:right w:val="none" w:sz="0" w:space="0" w:color="auto"/>
      </w:divBdr>
    </w:div>
    <w:div w:id="33114489">
      <w:bodyDiv w:val="1"/>
      <w:marLeft w:val="0"/>
      <w:marRight w:val="0"/>
      <w:marTop w:val="0"/>
      <w:marBottom w:val="0"/>
      <w:divBdr>
        <w:top w:val="none" w:sz="0" w:space="0" w:color="auto"/>
        <w:left w:val="none" w:sz="0" w:space="0" w:color="auto"/>
        <w:bottom w:val="none" w:sz="0" w:space="0" w:color="auto"/>
        <w:right w:val="none" w:sz="0" w:space="0" w:color="auto"/>
      </w:divBdr>
    </w:div>
    <w:div w:id="33123680">
      <w:bodyDiv w:val="1"/>
      <w:marLeft w:val="0"/>
      <w:marRight w:val="0"/>
      <w:marTop w:val="0"/>
      <w:marBottom w:val="0"/>
      <w:divBdr>
        <w:top w:val="none" w:sz="0" w:space="0" w:color="auto"/>
        <w:left w:val="none" w:sz="0" w:space="0" w:color="auto"/>
        <w:bottom w:val="none" w:sz="0" w:space="0" w:color="auto"/>
        <w:right w:val="none" w:sz="0" w:space="0" w:color="auto"/>
      </w:divBdr>
    </w:div>
    <w:div w:id="33237575">
      <w:bodyDiv w:val="1"/>
      <w:marLeft w:val="0"/>
      <w:marRight w:val="0"/>
      <w:marTop w:val="0"/>
      <w:marBottom w:val="0"/>
      <w:divBdr>
        <w:top w:val="none" w:sz="0" w:space="0" w:color="auto"/>
        <w:left w:val="none" w:sz="0" w:space="0" w:color="auto"/>
        <w:bottom w:val="none" w:sz="0" w:space="0" w:color="auto"/>
        <w:right w:val="none" w:sz="0" w:space="0" w:color="auto"/>
      </w:divBdr>
    </w:div>
    <w:div w:id="33315292">
      <w:bodyDiv w:val="1"/>
      <w:marLeft w:val="0"/>
      <w:marRight w:val="0"/>
      <w:marTop w:val="0"/>
      <w:marBottom w:val="0"/>
      <w:divBdr>
        <w:top w:val="none" w:sz="0" w:space="0" w:color="auto"/>
        <w:left w:val="none" w:sz="0" w:space="0" w:color="auto"/>
        <w:bottom w:val="none" w:sz="0" w:space="0" w:color="auto"/>
        <w:right w:val="none" w:sz="0" w:space="0" w:color="auto"/>
      </w:divBdr>
    </w:div>
    <w:div w:id="33425948">
      <w:bodyDiv w:val="1"/>
      <w:marLeft w:val="0"/>
      <w:marRight w:val="0"/>
      <w:marTop w:val="0"/>
      <w:marBottom w:val="0"/>
      <w:divBdr>
        <w:top w:val="none" w:sz="0" w:space="0" w:color="auto"/>
        <w:left w:val="none" w:sz="0" w:space="0" w:color="auto"/>
        <w:bottom w:val="none" w:sz="0" w:space="0" w:color="auto"/>
        <w:right w:val="none" w:sz="0" w:space="0" w:color="auto"/>
      </w:divBdr>
    </w:div>
    <w:div w:id="33891255">
      <w:bodyDiv w:val="1"/>
      <w:marLeft w:val="0"/>
      <w:marRight w:val="0"/>
      <w:marTop w:val="0"/>
      <w:marBottom w:val="0"/>
      <w:divBdr>
        <w:top w:val="none" w:sz="0" w:space="0" w:color="auto"/>
        <w:left w:val="none" w:sz="0" w:space="0" w:color="auto"/>
        <w:bottom w:val="none" w:sz="0" w:space="0" w:color="auto"/>
        <w:right w:val="none" w:sz="0" w:space="0" w:color="auto"/>
      </w:divBdr>
    </w:div>
    <w:div w:id="34044629">
      <w:bodyDiv w:val="1"/>
      <w:marLeft w:val="0"/>
      <w:marRight w:val="0"/>
      <w:marTop w:val="0"/>
      <w:marBottom w:val="0"/>
      <w:divBdr>
        <w:top w:val="none" w:sz="0" w:space="0" w:color="auto"/>
        <w:left w:val="none" w:sz="0" w:space="0" w:color="auto"/>
        <w:bottom w:val="none" w:sz="0" w:space="0" w:color="auto"/>
        <w:right w:val="none" w:sz="0" w:space="0" w:color="auto"/>
      </w:divBdr>
    </w:div>
    <w:div w:id="34277341">
      <w:bodyDiv w:val="1"/>
      <w:marLeft w:val="0"/>
      <w:marRight w:val="0"/>
      <w:marTop w:val="0"/>
      <w:marBottom w:val="0"/>
      <w:divBdr>
        <w:top w:val="none" w:sz="0" w:space="0" w:color="auto"/>
        <w:left w:val="none" w:sz="0" w:space="0" w:color="auto"/>
        <w:bottom w:val="none" w:sz="0" w:space="0" w:color="auto"/>
        <w:right w:val="none" w:sz="0" w:space="0" w:color="auto"/>
      </w:divBdr>
    </w:div>
    <w:div w:id="34279007">
      <w:bodyDiv w:val="1"/>
      <w:marLeft w:val="0"/>
      <w:marRight w:val="0"/>
      <w:marTop w:val="0"/>
      <w:marBottom w:val="0"/>
      <w:divBdr>
        <w:top w:val="none" w:sz="0" w:space="0" w:color="auto"/>
        <w:left w:val="none" w:sz="0" w:space="0" w:color="auto"/>
        <w:bottom w:val="none" w:sz="0" w:space="0" w:color="auto"/>
        <w:right w:val="none" w:sz="0" w:space="0" w:color="auto"/>
      </w:divBdr>
    </w:div>
    <w:div w:id="34544640">
      <w:bodyDiv w:val="1"/>
      <w:marLeft w:val="0"/>
      <w:marRight w:val="0"/>
      <w:marTop w:val="0"/>
      <w:marBottom w:val="0"/>
      <w:divBdr>
        <w:top w:val="none" w:sz="0" w:space="0" w:color="auto"/>
        <w:left w:val="none" w:sz="0" w:space="0" w:color="auto"/>
        <w:bottom w:val="none" w:sz="0" w:space="0" w:color="auto"/>
        <w:right w:val="none" w:sz="0" w:space="0" w:color="auto"/>
      </w:divBdr>
    </w:div>
    <w:div w:id="34737358">
      <w:bodyDiv w:val="1"/>
      <w:marLeft w:val="0"/>
      <w:marRight w:val="0"/>
      <w:marTop w:val="0"/>
      <w:marBottom w:val="0"/>
      <w:divBdr>
        <w:top w:val="none" w:sz="0" w:space="0" w:color="auto"/>
        <w:left w:val="none" w:sz="0" w:space="0" w:color="auto"/>
        <w:bottom w:val="none" w:sz="0" w:space="0" w:color="auto"/>
        <w:right w:val="none" w:sz="0" w:space="0" w:color="auto"/>
      </w:divBdr>
    </w:div>
    <w:div w:id="34745863">
      <w:bodyDiv w:val="1"/>
      <w:marLeft w:val="0"/>
      <w:marRight w:val="0"/>
      <w:marTop w:val="0"/>
      <w:marBottom w:val="0"/>
      <w:divBdr>
        <w:top w:val="none" w:sz="0" w:space="0" w:color="auto"/>
        <w:left w:val="none" w:sz="0" w:space="0" w:color="auto"/>
        <w:bottom w:val="none" w:sz="0" w:space="0" w:color="auto"/>
        <w:right w:val="none" w:sz="0" w:space="0" w:color="auto"/>
      </w:divBdr>
    </w:div>
    <w:div w:id="34816761">
      <w:bodyDiv w:val="1"/>
      <w:marLeft w:val="0"/>
      <w:marRight w:val="0"/>
      <w:marTop w:val="0"/>
      <w:marBottom w:val="0"/>
      <w:divBdr>
        <w:top w:val="none" w:sz="0" w:space="0" w:color="auto"/>
        <w:left w:val="none" w:sz="0" w:space="0" w:color="auto"/>
        <w:bottom w:val="none" w:sz="0" w:space="0" w:color="auto"/>
        <w:right w:val="none" w:sz="0" w:space="0" w:color="auto"/>
      </w:divBdr>
    </w:div>
    <w:div w:id="35279838">
      <w:bodyDiv w:val="1"/>
      <w:marLeft w:val="0"/>
      <w:marRight w:val="0"/>
      <w:marTop w:val="0"/>
      <w:marBottom w:val="0"/>
      <w:divBdr>
        <w:top w:val="none" w:sz="0" w:space="0" w:color="auto"/>
        <w:left w:val="none" w:sz="0" w:space="0" w:color="auto"/>
        <w:bottom w:val="none" w:sz="0" w:space="0" w:color="auto"/>
        <w:right w:val="none" w:sz="0" w:space="0" w:color="auto"/>
      </w:divBdr>
    </w:div>
    <w:div w:id="35549319">
      <w:bodyDiv w:val="1"/>
      <w:marLeft w:val="0"/>
      <w:marRight w:val="0"/>
      <w:marTop w:val="0"/>
      <w:marBottom w:val="0"/>
      <w:divBdr>
        <w:top w:val="none" w:sz="0" w:space="0" w:color="auto"/>
        <w:left w:val="none" w:sz="0" w:space="0" w:color="auto"/>
        <w:bottom w:val="none" w:sz="0" w:space="0" w:color="auto"/>
        <w:right w:val="none" w:sz="0" w:space="0" w:color="auto"/>
      </w:divBdr>
    </w:div>
    <w:div w:id="35586317">
      <w:bodyDiv w:val="1"/>
      <w:marLeft w:val="0"/>
      <w:marRight w:val="0"/>
      <w:marTop w:val="0"/>
      <w:marBottom w:val="0"/>
      <w:divBdr>
        <w:top w:val="none" w:sz="0" w:space="0" w:color="auto"/>
        <w:left w:val="none" w:sz="0" w:space="0" w:color="auto"/>
        <w:bottom w:val="none" w:sz="0" w:space="0" w:color="auto"/>
        <w:right w:val="none" w:sz="0" w:space="0" w:color="auto"/>
      </w:divBdr>
    </w:div>
    <w:div w:id="35589034">
      <w:bodyDiv w:val="1"/>
      <w:marLeft w:val="0"/>
      <w:marRight w:val="0"/>
      <w:marTop w:val="0"/>
      <w:marBottom w:val="0"/>
      <w:divBdr>
        <w:top w:val="none" w:sz="0" w:space="0" w:color="auto"/>
        <w:left w:val="none" w:sz="0" w:space="0" w:color="auto"/>
        <w:bottom w:val="none" w:sz="0" w:space="0" w:color="auto"/>
        <w:right w:val="none" w:sz="0" w:space="0" w:color="auto"/>
      </w:divBdr>
    </w:div>
    <w:div w:id="35861013">
      <w:bodyDiv w:val="1"/>
      <w:marLeft w:val="0"/>
      <w:marRight w:val="0"/>
      <w:marTop w:val="0"/>
      <w:marBottom w:val="0"/>
      <w:divBdr>
        <w:top w:val="none" w:sz="0" w:space="0" w:color="auto"/>
        <w:left w:val="none" w:sz="0" w:space="0" w:color="auto"/>
        <w:bottom w:val="none" w:sz="0" w:space="0" w:color="auto"/>
        <w:right w:val="none" w:sz="0" w:space="0" w:color="auto"/>
      </w:divBdr>
    </w:div>
    <w:div w:id="36006008">
      <w:bodyDiv w:val="1"/>
      <w:marLeft w:val="0"/>
      <w:marRight w:val="0"/>
      <w:marTop w:val="0"/>
      <w:marBottom w:val="0"/>
      <w:divBdr>
        <w:top w:val="none" w:sz="0" w:space="0" w:color="auto"/>
        <w:left w:val="none" w:sz="0" w:space="0" w:color="auto"/>
        <w:bottom w:val="none" w:sz="0" w:space="0" w:color="auto"/>
        <w:right w:val="none" w:sz="0" w:space="0" w:color="auto"/>
      </w:divBdr>
    </w:div>
    <w:div w:id="36048373">
      <w:bodyDiv w:val="1"/>
      <w:marLeft w:val="0"/>
      <w:marRight w:val="0"/>
      <w:marTop w:val="0"/>
      <w:marBottom w:val="0"/>
      <w:divBdr>
        <w:top w:val="none" w:sz="0" w:space="0" w:color="auto"/>
        <w:left w:val="none" w:sz="0" w:space="0" w:color="auto"/>
        <w:bottom w:val="none" w:sz="0" w:space="0" w:color="auto"/>
        <w:right w:val="none" w:sz="0" w:space="0" w:color="auto"/>
      </w:divBdr>
    </w:div>
    <w:div w:id="36052510">
      <w:bodyDiv w:val="1"/>
      <w:marLeft w:val="0"/>
      <w:marRight w:val="0"/>
      <w:marTop w:val="0"/>
      <w:marBottom w:val="0"/>
      <w:divBdr>
        <w:top w:val="none" w:sz="0" w:space="0" w:color="auto"/>
        <w:left w:val="none" w:sz="0" w:space="0" w:color="auto"/>
        <w:bottom w:val="none" w:sz="0" w:space="0" w:color="auto"/>
        <w:right w:val="none" w:sz="0" w:space="0" w:color="auto"/>
      </w:divBdr>
    </w:div>
    <w:div w:id="36123109">
      <w:bodyDiv w:val="1"/>
      <w:marLeft w:val="0"/>
      <w:marRight w:val="0"/>
      <w:marTop w:val="0"/>
      <w:marBottom w:val="0"/>
      <w:divBdr>
        <w:top w:val="none" w:sz="0" w:space="0" w:color="auto"/>
        <w:left w:val="none" w:sz="0" w:space="0" w:color="auto"/>
        <w:bottom w:val="none" w:sz="0" w:space="0" w:color="auto"/>
        <w:right w:val="none" w:sz="0" w:space="0" w:color="auto"/>
      </w:divBdr>
    </w:div>
    <w:div w:id="36128414">
      <w:bodyDiv w:val="1"/>
      <w:marLeft w:val="0"/>
      <w:marRight w:val="0"/>
      <w:marTop w:val="0"/>
      <w:marBottom w:val="0"/>
      <w:divBdr>
        <w:top w:val="none" w:sz="0" w:space="0" w:color="auto"/>
        <w:left w:val="none" w:sz="0" w:space="0" w:color="auto"/>
        <w:bottom w:val="none" w:sz="0" w:space="0" w:color="auto"/>
        <w:right w:val="none" w:sz="0" w:space="0" w:color="auto"/>
      </w:divBdr>
    </w:div>
    <w:div w:id="36205255">
      <w:bodyDiv w:val="1"/>
      <w:marLeft w:val="0"/>
      <w:marRight w:val="0"/>
      <w:marTop w:val="0"/>
      <w:marBottom w:val="0"/>
      <w:divBdr>
        <w:top w:val="none" w:sz="0" w:space="0" w:color="auto"/>
        <w:left w:val="none" w:sz="0" w:space="0" w:color="auto"/>
        <w:bottom w:val="none" w:sz="0" w:space="0" w:color="auto"/>
        <w:right w:val="none" w:sz="0" w:space="0" w:color="auto"/>
      </w:divBdr>
    </w:div>
    <w:div w:id="36207168">
      <w:bodyDiv w:val="1"/>
      <w:marLeft w:val="0"/>
      <w:marRight w:val="0"/>
      <w:marTop w:val="0"/>
      <w:marBottom w:val="0"/>
      <w:divBdr>
        <w:top w:val="none" w:sz="0" w:space="0" w:color="auto"/>
        <w:left w:val="none" w:sz="0" w:space="0" w:color="auto"/>
        <w:bottom w:val="none" w:sz="0" w:space="0" w:color="auto"/>
        <w:right w:val="none" w:sz="0" w:space="0" w:color="auto"/>
      </w:divBdr>
    </w:div>
    <w:div w:id="36584645">
      <w:bodyDiv w:val="1"/>
      <w:marLeft w:val="0"/>
      <w:marRight w:val="0"/>
      <w:marTop w:val="0"/>
      <w:marBottom w:val="0"/>
      <w:divBdr>
        <w:top w:val="none" w:sz="0" w:space="0" w:color="auto"/>
        <w:left w:val="none" w:sz="0" w:space="0" w:color="auto"/>
        <w:bottom w:val="none" w:sz="0" w:space="0" w:color="auto"/>
        <w:right w:val="none" w:sz="0" w:space="0" w:color="auto"/>
      </w:divBdr>
    </w:div>
    <w:div w:id="36665168">
      <w:bodyDiv w:val="1"/>
      <w:marLeft w:val="0"/>
      <w:marRight w:val="0"/>
      <w:marTop w:val="0"/>
      <w:marBottom w:val="0"/>
      <w:divBdr>
        <w:top w:val="none" w:sz="0" w:space="0" w:color="auto"/>
        <w:left w:val="none" w:sz="0" w:space="0" w:color="auto"/>
        <w:bottom w:val="none" w:sz="0" w:space="0" w:color="auto"/>
        <w:right w:val="none" w:sz="0" w:space="0" w:color="auto"/>
      </w:divBdr>
    </w:div>
    <w:div w:id="37053330">
      <w:bodyDiv w:val="1"/>
      <w:marLeft w:val="0"/>
      <w:marRight w:val="0"/>
      <w:marTop w:val="0"/>
      <w:marBottom w:val="0"/>
      <w:divBdr>
        <w:top w:val="none" w:sz="0" w:space="0" w:color="auto"/>
        <w:left w:val="none" w:sz="0" w:space="0" w:color="auto"/>
        <w:bottom w:val="none" w:sz="0" w:space="0" w:color="auto"/>
        <w:right w:val="none" w:sz="0" w:space="0" w:color="auto"/>
      </w:divBdr>
    </w:div>
    <w:div w:id="37511646">
      <w:bodyDiv w:val="1"/>
      <w:marLeft w:val="0"/>
      <w:marRight w:val="0"/>
      <w:marTop w:val="0"/>
      <w:marBottom w:val="0"/>
      <w:divBdr>
        <w:top w:val="none" w:sz="0" w:space="0" w:color="auto"/>
        <w:left w:val="none" w:sz="0" w:space="0" w:color="auto"/>
        <w:bottom w:val="none" w:sz="0" w:space="0" w:color="auto"/>
        <w:right w:val="none" w:sz="0" w:space="0" w:color="auto"/>
      </w:divBdr>
    </w:div>
    <w:div w:id="37631322">
      <w:bodyDiv w:val="1"/>
      <w:marLeft w:val="0"/>
      <w:marRight w:val="0"/>
      <w:marTop w:val="0"/>
      <w:marBottom w:val="0"/>
      <w:divBdr>
        <w:top w:val="none" w:sz="0" w:space="0" w:color="auto"/>
        <w:left w:val="none" w:sz="0" w:space="0" w:color="auto"/>
        <w:bottom w:val="none" w:sz="0" w:space="0" w:color="auto"/>
        <w:right w:val="none" w:sz="0" w:space="0" w:color="auto"/>
      </w:divBdr>
    </w:div>
    <w:div w:id="38214421">
      <w:bodyDiv w:val="1"/>
      <w:marLeft w:val="0"/>
      <w:marRight w:val="0"/>
      <w:marTop w:val="0"/>
      <w:marBottom w:val="0"/>
      <w:divBdr>
        <w:top w:val="none" w:sz="0" w:space="0" w:color="auto"/>
        <w:left w:val="none" w:sz="0" w:space="0" w:color="auto"/>
        <w:bottom w:val="none" w:sz="0" w:space="0" w:color="auto"/>
        <w:right w:val="none" w:sz="0" w:space="0" w:color="auto"/>
      </w:divBdr>
    </w:div>
    <w:div w:id="38289605">
      <w:bodyDiv w:val="1"/>
      <w:marLeft w:val="0"/>
      <w:marRight w:val="0"/>
      <w:marTop w:val="0"/>
      <w:marBottom w:val="0"/>
      <w:divBdr>
        <w:top w:val="none" w:sz="0" w:space="0" w:color="auto"/>
        <w:left w:val="none" w:sz="0" w:space="0" w:color="auto"/>
        <w:bottom w:val="none" w:sz="0" w:space="0" w:color="auto"/>
        <w:right w:val="none" w:sz="0" w:space="0" w:color="auto"/>
      </w:divBdr>
    </w:div>
    <w:div w:id="38434221">
      <w:bodyDiv w:val="1"/>
      <w:marLeft w:val="0"/>
      <w:marRight w:val="0"/>
      <w:marTop w:val="0"/>
      <w:marBottom w:val="0"/>
      <w:divBdr>
        <w:top w:val="none" w:sz="0" w:space="0" w:color="auto"/>
        <w:left w:val="none" w:sz="0" w:space="0" w:color="auto"/>
        <w:bottom w:val="none" w:sz="0" w:space="0" w:color="auto"/>
        <w:right w:val="none" w:sz="0" w:space="0" w:color="auto"/>
      </w:divBdr>
    </w:div>
    <w:div w:id="38558669">
      <w:bodyDiv w:val="1"/>
      <w:marLeft w:val="0"/>
      <w:marRight w:val="0"/>
      <w:marTop w:val="0"/>
      <w:marBottom w:val="0"/>
      <w:divBdr>
        <w:top w:val="none" w:sz="0" w:space="0" w:color="auto"/>
        <w:left w:val="none" w:sz="0" w:space="0" w:color="auto"/>
        <w:bottom w:val="none" w:sz="0" w:space="0" w:color="auto"/>
        <w:right w:val="none" w:sz="0" w:space="0" w:color="auto"/>
      </w:divBdr>
    </w:div>
    <w:div w:id="38825366">
      <w:bodyDiv w:val="1"/>
      <w:marLeft w:val="0"/>
      <w:marRight w:val="0"/>
      <w:marTop w:val="0"/>
      <w:marBottom w:val="0"/>
      <w:divBdr>
        <w:top w:val="none" w:sz="0" w:space="0" w:color="auto"/>
        <w:left w:val="none" w:sz="0" w:space="0" w:color="auto"/>
        <w:bottom w:val="none" w:sz="0" w:space="0" w:color="auto"/>
        <w:right w:val="none" w:sz="0" w:space="0" w:color="auto"/>
      </w:divBdr>
    </w:div>
    <w:div w:id="38870820">
      <w:bodyDiv w:val="1"/>
      <w:marLeft w:val="0"/>
      <w:marRight w:val="0"/>
      <w:marTop w:val="0"/>
      <w:marBottom w:val="0"/>
      <w:divBdr>
        <w:top w:val="none" w:sz="0" w:space="0" w:color="auto"/>
        <w:left w:val="none" w:sz="0" w:space="0" w:color="auto"/>
        <w:bottom w:val="none" w:sz="0" w:space="0" w:color="auto"/>
        <w:right w:val="none" w:sz="0" w:space="0" w:color="auto"/>
      </w:divBdr>
    </w:div>
    <w:div w:id="39019571">
      <w:bodyDiv w:val="1"/>
      <w:marLeft w:val="0"/>
      <w:marRight w:val="0"/>
      <w:marTop w:val="0"/>
      <w:marBottom w:val="0"/>
      <w:divBdr>
        <w:top w:val="none" w:sz="0" w:space="0" w:color="auto"/>
        <w:left w:val="none" w:sz="0" w:space="0" w:color="auto"/>
        <w:bottom w:val="none" w:sz="0" w:space="0" w:color="auto"/>
        <w:right w:val="none" w:sz="0" w:space="0" w:color="auto"/>
      </w:divBdr>
    </w:div>
    <w:div w:id="39594711">
      <w:bodyDiv w:val="1"/>
      <w:marLeft w:val="0"/>
      <w:marRight w:val="0"/>
      <w:marTop w:val="0"/>
      <w:marBottom w:val="0"/>
      <w:divBdr>
        <w:top w:val="none" w:sz="0" w:space="0" w:color="auto"/>
        <w:left w:val="none" w:sz="0" w:space="0" w:color="auto"/>
        <w:bottom w:val="none" w:sz="0" w:space="0" w:color="auto"/>
        <w:right w:val="none" w:sz="0" w:space="0" w:color="auto"/>
      </w:divBdr>
    </w:div>
    <w:div w:id="39597339">
      <w:bodyDiv w:val="1"/>
      <w:marLeft w:val="0"/>
      <w:marRight w:val="0"/>
      <w:marTop w:val="0"/>
      <w:marBottom w:val="0"/>
      <w:divBdr>
        <w:top w:val="none" w:sz="0" w:space="0" w:color="auto"/>
        <w:left w:val="none" w:sz="0" w:space="0" w:color="auto"/>
        <w:bottom w:val="none" w:sz="0" w:space="0" w:color="auto"/>
        <w:right w:val="none" w:sz="0" w:space="0" w:color="auto"/>
      </w:divBdr>
    </w:div>
    <w:div w:id="39667393">
      <w:bodyDiv w:val="1"/>
      <w:marLeft w:val="0"/>
      <w:marRight w:val="0"/>
      <w:marTop w:val="0"/>
      <w:marBottom w:val="0"/>
      <w:divBdr>
        <w:top w:val="none" w:sz="0" w:space="0" w:color="auto"/>
        <w:left w:val="none" w:sz="0" w:space="0" w:color="auto"/>
        <w:bottom w:val="none" w:sz="0" w:space="0" w:color="auto"/>
        <w:right w:val="none" w:sz="0" w:space="0" w:color="auto"/>
      </w:divBdr>
    </w:div>
    <w:div w:id="39668202">
      <w:bodyDiv w:val="1"/>
      <w:marLeft w:val="0"/>
      <w:marRight w:val="0"/>
      <w:marTop w:val="0"/>
      <w:marBottom w:val="0"/>
      <w:divBdr>
        <w:top w:val="none" w:sz="0" w:space="0" w:color="auto"/>
        <w:left w:val="none" w:sz="0" w:space="0" w:color="auto"/>
        <w:bottom w:val="none" w:sz="0" w:space="0" w:color="auto"/>
        <w:right w:val="none" w:sz="0" w:space="0" w:color="auto"/>
      </w:divBdr>
    </w:div>
    <w:div w:id="39669800">
      <w:bodyDiv w:val="1"/>
      <w:marLeft w:val="0"/>
      <w:marRight w:val="0"/>
      <w:marTop w:val="0"/>
      <w:marBottom w:val="0"/>
      <w:divBdr>
        <w:top w:val="none" w:sz="0" w:space="0" w:color="auto"/>
        <w:left w:val="none" w:sz="0" w:space="0" w:color="auto"/>
        <w:bottom w:val="none" w:sz="0" w:space="0" w:color="auto"/>
        <w:right w:val="none" w:sz="0" w:space="0" w:color="auto"/>
      </w:divBdr>
    </w:div>
    <w:div w:id="39671343">
      <w:bodyDiv w:val="1"/>
      <w:marLeft w:val="0"/>
      <w:marRight w:val="0"/>
      <w:marTop w:val="0"/>
      <w:marBottom w:val="0"/>
      <w:divBdr>
        <w:top w:val="none" w:sz="0" w:space="0" w:color="auto"/>
        <w:left w:val="none" w:sz="0" w:space="0" w:color="auto"/>
        <w:bottom w:val="none" w:sz="0" w:space="0" w:color="auto"/>
        <w:right w:val="none" w:sz="0" w:space="0" w:color="auto"/>
      </w:divBdr>
    </w:div>
    <w:div w:id="39675361">
      <w:bodyDiv w:val="1"/>
      <w:marLeft w:val="0"/>
      <w:marRight w:val="0"/>
      <w:marTop w:val="0"/>
      <w:marBottom w:val="0"/>
      <w:divBdr>
        <w:top w:val="none" w:sz="0" w:space="0" w:color="auto"/>
        <w:left w:val="none" w:sz="0" w:space="0" w:color="auto"/>
        <w:bottom w:val="none" w:sz="0" w:space="0" w:color="auto"/>
        <w:right w:val="none" w:sz="0" w:space="0" w:color="auto"/>
      </w:divBdr>
    </w:div>
    <w:div w:id="39983192">
      <w:bodyDiv w:val="1"/>
      <w:marLeft w:val="0"/>
      <w:marRight w:val="0"/>
      <w:marTop w:val="0"/>
      <w:marBottom w:val="0"/>
      <w:divBdr>
        <w:top w:val="none" w:sz="0" w:space="0" w:color="auto"/>
        <w:left w:val="none" w:sz="0" w:space="0" w:color="auto"/>
        <w:bottom w:val="none" w:sz="0" w:space="0" w:color="auto"/>
        <w:right w:val="none" w:sz="0" w:space="0" w:color="auto"/>
      </w:divBdr>
    </w:div>
    <w:div w:id="40060954">
      <w:bodyDiv w:val="1"/>
      <w:marLeft w:val="0"/>
      <w:marRight w:val="0"/>
      <w:marTop w:val="0"/>
      <w:marBottom w:val="0"/>
      <w:divBdr>
        <w:top w:val="none" w:sz="0" w:space="0" w:color="auto"/>
        <w:left w:val="none" w:sz="0" w:space="0" w:color="auto"/>
        <w:bottom w:val="none" w:sz="0" w:space="0" w:color="auto"/>
        <w:right w:val="none" w:sz="0" w:space="0" w:color="auto"/>
      </w:divBdr>
    </w:div>
    <w:div w:id="40136850">
      <w:bodyDiv w:val="1"/>
      <w:marLeft w:val="0"/>
      <w:marRight w:val="0"/>
      <w:marTop w:val="0"/>
      <w:marBottom w:val="0"/>
      <w:divBdr>
        <w:top w:val="none" w:sz="0" w:space="0" w:color="auto"/>
        <w:left w:val="none" w:sz="0" w:space="0" w:color="auto"/>
        <w:bottom w:val="none" w:sz="0" w:space="0" w:color="auto"/>
        <w:right w:val="none" w:sz="0" w:space="0" w:color="auto"/>
      </w:divBdr>
    </w:div>
    <w:div w:id="40331083">
      <w:bodyDiv w:val="1"/>
      <w:marLeft w:val="0"/>
      <w:marRight w:val="0"/>
      <w:marTop w:val="0"/>
      <w:marBottom w:val="0"/>
      <w:divBdr>
        <w:top w:val="none" w:sz="0" w:space="0" w:color="auto"/>
        <w:left w:val="none" w:sz="0" w:space="0" w:color="auto"/>
        <w:bottom w:val="none" w:sz="0" w:space="0" w:color="auto"/>
        <w:right w:val="none" w:sz="0" w:space="0" w:color="auto"/>
      </w:divBdr>
    </w:div>
    <w:div w:id="40520525">
      <w:bodyDiv w:val="1"/>
      <w:marLeft w:val="0"/>
      <w:marRight w:val="0"/>
      <w:marTop w:val="0"/>
      <w:marBottom w:val="0"/>
      <w:divBdr>
        <w:top w:val="none" w:sz="0" w:space="0" w:color="auto"/>
        <w:left w:val="none" w:sz="0" w:space="0" w:color="auto"/>
        <w:bottom w:val="none" w:sz="0" w:space="0" w:color="auto"/>
        <w:right w:val="none" w:sz="0" w:space="0" w:color="auto"/>
      </w:divBdr>
    </w:div>
    <w:div w:id="40633779">
      <w:bodyDiv w:val="1"/>
      <w:marLeft w:val="0"/>
      <w:marRight w:val="0"/>
      <w:marTop w:val="0"/>
      <w:marBottom w:val="0"/>
      <w:divBdr>
        <w:top w:val="none" w:sz="0" w:space="0" w:color="auto"/>
        <w:left w:val="none" w:sz="0" w:space="0" w:color="auto"/>
        <w:bottom w:val="none" w:sz="0" w:space="0" w:color="auto"/>
        <w:right w:val="none" w:sz="0" w:space="0" w:color="auto"/>
      </w:divBdr>
    </w:div>
    <w:div w:id="41099477">
      <w:bodyDiv w:val="1"/>
      <w:marLeft w:val="0"/>
      <w:marRight w:val="0"/>
      <w:marTop w:val="0"/>
      <w:marBottom w:val="0"/>
      <w:divBdr>
        <w:top w:val="none" w:sz="0" w:space="0" w:color="auto"/>
        <w:left w:val="none" w:sz="0" w:space="0" w:color="auto"/>
        <w:bottom w:val="none" w:sz="0" w:space="0" w:color="auto"/>
        <w:right w:val="none" w:sz="0" w:space="0" w:color="auto"/>
      </w:divBdr>
    </w:div>
    <w:div w:id="41102792">
      <w:bodyDiv w:val="1"/>
      <w:marLeft w:val="0"/>
      <w:marRight w:val="0"/>
      <w:marTop w:val="0"/>
      <w:marBottom w:val="0"/>
      <w:divBdr>
        <w:top w:val="none" w:sz="0" w:space="0" w:color="auto"/>
        <w:left w:val="none" w:sz="0" w:space="0" w:color="auto"/>
        <w:bottom w:val="none" w:sz="0" w:space="0" w:color="auto"/>
        <w:right w:val="none" w:sz="0" w:space="0" w:color="auto"/>
      </w:divBdr>
    </w:div>
    <w:div w:id="41179836">
      <w:bodyDiv w:val="1"/>
      <w:marLeft w:val="0"/>
      <w:marRight w:val="0"/>
      <w:marTop w:val="0"/>
      <w:marBottom w:val="0"/>
      <w:divBdr>
        <w:top w:val="none" w:sz="0" w:space="0" w:color="auto"/>
        <w:left w:val="none" w:sz="0" w:space="0" w:color="auto"/>
        <w:bottom w:val="none" w:sz="0" w:space="0" w:color="auto"/>
        <w:right w:val="none" w:sz="0" w:space="0" w:color="auto"/>
      </w:divBdr>
    </w:div>
    <w:div w:id="41566837">
      <w:bodyDiv w:val="1"/>
      <w:marLeft w:val="0"/>
      <w:marRight w:val="0"/>
      <w:marTop w:val="0"/>
      <w:marBottom w:val="0"/>
      <w:divBdr>
        <w:top w:val="none" w:sz="0" w:space="0" w:color="auto"/>
        <w:left w:val="none" w:sz="0" w:space="0" w:color="auto"/>
        <w:bottom w:val="none" w:sz="0" w:space="0" w:color="auto"/>
        <w:right w:val="none" w:sz="0" w:space="0" w:color="auto"/>
      </w:divBdr>
    </w:div>
    <w:div w:id="41637576">
      <w:bodyDiv w:val="1"/>
      <w:marLeft w:val="0"/>
      <w:marRight w:val="0"/>
      <w:marTop w:val="0"/>
      <w:marBottom w:val="0"/>
      <w:divBdr>
        <w:top w:val="none" w:sz="0" w:space="0" w:color="auto"/>
        <w:left w:val="none" w:sz="0" w:space="0" w:color="auto"/>
        <w:bottom w:val="none" w:sz="0" w:space="0" w:color="auto"/>
        <w:right w:val="none" w:sz="0" w:space="0" w:color="auto"/>
      </w:divBdr>
    </w:div>
    <w:div w:id="42026999">
      <w:bodyDiv w:val="1"/>
      <w:marLeft w:val="0"/>
      <w:marRight w:val="0"/>
      <w:marTop w:val="0"/>
      <w:marBottom w:val="0"/>
      <w:divBdr>
        <w:top w:val="none" w:sz="0" w:space="0" w:color="auto"/>
        <w:left w:val="none" w:sz="0" w:space="0" w:color="auto"/>
        <w:bottom w:val="none" w:sz="0" w:space="0" w:color="auto"/>
        <w:right w:val="none" w:sz="0" w:space="0" w:color="auto"/>
      </w:divBdr>
    </w:div>
    <w:div w:id="42295351">
      <w:bodyDiv w:val="1"/>
      <w:marLeft w:val="0"/>
      <w:marRight w:val="0"/>
      <w:marTop w:val="0"/>
      <w:marBottom w:val="0"/>
      <w:divBdr>
        <w:top w:val="none" w:sz="0" w:space="0" w:color="auto"/>
        <w:left w:val="none" w:sz="0" w:space="0" w:color="auto"/>
        <w:bottom w:val="none" w:sz="0" w:space="0" w:color="auto"/>
        <w:right w:val="none" w:sz="0" w:space="0" w:color="auto"/>
      </w:divBdr>
    </w:div>
    <w:div w:id="42411445">
      <w:bodyDiv w:val="1"/>
      <w:marLeft w:val="0"/>
      <w:marRight w:val="0"/>
      <w:marTop w:val="0"/>
      <w:marBottom w:val="0"/>
      <w:divBdr>
        <w:top w:val="none" w:sz="0" w:space="0" w:color="auto"/>
        <w:left w:val="none" w:sz="0" w:space="0" w:color="auto"/>
        <w:bottom w:val="none" w:sz="0" w:space="0" w:color="auto"/>
        <w:right w:val="none" w:sz="0" w:space="0" w:color="auto"/>
      </w:divBdr>
    </w:div>
    <w:div w:id="42484168">
      <w:bodyDiv w:val="1"/>
      <w:marLeft w:val="0"/>
      <w:marRight w:val="0"/>
      <w:marTop w:val="0"/>
      <w:marBottom w:val="0"/>
      <w:divBdr>
        <w:top w:val="none" w:sz="0" w:space="0" w:color="auto"/>
        <w:left w:val="none" w:sz="0" w:space="0" w:color="auto"/>
        <w:bottom w:val="none" w:sz="0" w:space="0" w:color="auto"/>
        <w:right w:val="none" w:sz="0" w:space="0" w:color="auto"/>
      </w:divBdr>
    </w:div>
    <w:div w:id="42557262">
      <w:bodyDiv w:val="1"/>
      <w:marLeft w:val="0"/>
      <w:marRight w:val="0"/>
      <w:marTop w:val="0"/>
      <w:marBottom w:val="0"/>
      <w:divBdr>
        <w:top w:val="none" w:sz="0" w:space="0" w:color="auto"/>
        <w:left w:val="none" w:sz="0" w:space="0" w:color="auto"/>
        <w:bottom w:val="none" w:sz="0" w:space="0" w:color="auto"/>
        <w:right w:val="none" w:sz="0" w:space="0" w:color="auto"/>
      </w:divBdr>
    </w:div>
    <w:div w:id="42605416">
      <w:bodyDiv w:val="1"/>
      <w:marLeft w:val="0"/>
      <w:marRight w:val="0"/>
      <w:marTop w:val="0"/>
      <w:marBottom w:val="0"/>
      <w:divBdr>
        <w:top w:val="none" w:sz="0" w:space="0" w:color="auto"/>
        <w:left w:val="none" w:sz="0" w:space="0" w:color="auto"/>
        <w:bottom w:val="none" w:sz="0" w:space="0" w:color="auto"/>
        <w:right w:val="none" w:sz="0" w:space="0" w:color="auto"/>
      </w:divBdr>
    </w:div>
    <w:div w:id="42951035">
      <w:bodyDiv w:val="1"/>
      <w:marLeft w:val="0"/>
      <w:marRight w:val="0"/>
      <w:marTop w:val="0"/>
      <w:marBottom w:val="0"/>
      <w:divBdr>
        <w:top w:val="none" w:sz="0" w:space="0" w:color="auto"/>
        <w:left w:val="none" w:sz="0" w:space="0" w:color="auto"/>
        <w:bottom w:val="none" w:sz="0" w:space="0" w:color="auto"/>
        <w:right w:val="none" w:sz="0" w:space="0" w:color="auto"/>
      </w:divBdr>
    </w:div>
    <w:div w:id="43063988">
      <w:bodyDiv w:val="1"/>
      <w:marLeft w:val="0"/>
      <w:marRight w:val="0"/>
      <w:marTop w:val="0"/>
      <w:marBottom w:val="0"/>
      <w:divBdr>
        <w:top w:val="none" w:sz="0" w:space="0" w:color="auto"/>
        <w:left w:val="none" w:sz="0" w:space="0" w:color="auto"/>
        <w:bottom w:val="none" w:sz="0" w:space="0" w:color="auto"/>
        <w:right w:val="none" w:sz="0" w:space="0" w:color="auto"/>
      </w:divBdr>
    </w:div>
    <w:div w:id="43259235">
      <w:bodyDiv w:val="1"/>
      <w:marLeft w:val="0"/>
      <w:marRight w:val="0"/>
      <w:marTop w:val="0"/>
      <w:marBottom w:val="0"/>
      <w:divBdr>
        <w:top w:val="none" w:sz="0" w:space="0" w:color="auto"/>
        <w:left w:val="none" w:sz="0" w:space="0" w:color="auto"/>
        <w:bottom w:val="none" w:sz="0" w:space="0" w:color="auto"/>
        <w:right w:val="none" w:sz="0" w:space="0" w:color="auto"/>
      </w:divBdr>
    </w:div>
    <w:div w:id="43331991">
      <w:bodyDiv w:val="1"/>
      <w:marLeft w:val="0"/>
      <w:marRight w:val="0"/>
      <w:marTop w:val="0"/>
      <w:marBottom w:val="0"/>
      <w:divBdr>
        <w:top w:val="none" w:sz="0" w:space="0" w:color="auto"/>
        <w:left w:val="none" w:sz="0" w:space="0" w:color="auto"/>
        <w:bottom w:val="none" w:sz="0" w:space="0" w:color="auto"/>
        <w:right w:val="none" w:sz="0" w:space="0" w:color="auto"/>
      </w:divBdr>
    </w:div>
    <w:div w:id="43337383">
      <w:bodyDiv w:val="1"/>
      <w:marLeft w:val="0"/>
      <w:marRight w:val="0"/>
      <w:marTop w:val="0"/>
      <w:marBottom w:val="0"/>
      <w:divBdr>
        <w:top w:val="none" w:sz="0" w:space="0" w:color="auto"/>
        <w:left w:val="none" w:sz="0" w:space="0" w:color="auto"/>
        <w:bottom w:val="none" w:sz="0" w:space="0" w:color="auto"/>
        <w:right w:val="none" w:sz="0" w:space="0" w:color="auto"/>
      </w:divBdr>
    </w:div>
    <w:div w:id="43453362">
      <w:bodyDiv w:val="1"/>
      <w:marLeft w:val="0"/>
      <w:marRight w:val="0"/>
      <w:marTop w:val="0"/>
      <w:marBottom w:val="0"/>
      <w:divBdr>
        <w:top w:val="none" w:sz="0" w:space="0" w:color="auto"/>
        <w:left w:val="none" w:sz="0" w:space="0" w:color="auto"/>
        <w:bottom w:val="none" w:sz="0" w:space="0" w:color="auto"/>
        <w:right w:val="none" w:sz="0" w:space="0" w:color="auto"/>
      </w:divBdr>
    </w:div>
    <w:div w:id="43530020">
      <w:bodyDiv w:val="1"/>
      <w:marLeft w:val="0"/>
      <w:marRight w:val="0"/>
      <w:marTop w:val="0"/>
      <w:marBottom w:val="0"/>
      <w:divBdr>
        <w:top w:val="none" w:sz="0" w:space="0" w:color="auto"/>
        <w:left w:val="none" w:sz="0" w:space="0" w:color="auto"/>
        <w:bottom w:val="none" w:sz="0" w:space="0" w:color="auto"/>
        <w:right w:val="none" w:sz="0" w:space="0" w:color="auto"/>
      </w:divBdr>
    </w:div>
    <w:div w:id="43532539">
      <w:bodyDiv w:val="1"/>
      <w:marLeft w:val="0"/>
      <w:marRight w:val="0"/>
      <w:marTop w:val="0"/>
      <w:marBottom w:val="0"/>
      <w:divBdr>
        <w:top w:val="none" w:sz="0" w:space="0" w:color="auto"/>
        <w:left w:val="none" w:sz="0" w:space="0" w:color="auto"/>
        <w:bottom w:val="none" w:sz="0" w:space="0" w:color="auto"/>
        <w:right w:val="none" w:sz="0" w:space="0" w:color="auto"/>
      </w:divBdr>
    </w:div>
    <w:div w:id="43872421">
      <w:bodyDiv w:val="1"/>
      <w:marLeft w:val="0"/>
      <w:marRight w:val="0"/>
      <w:marTop w:val="0"/>
      <w:marBottom w:val="0"/>
      <w:divBdr>
        <w:top w:val="none" w:sz="0" w:space="0" w:color="auto"/>
        <w:left w:val="none" w:sz="0" w:space="0" w:color="auto"/>
        <w:bottom w:val="none" w:sz="0" w:space="0" w:color="auto"/>
        <w:right w:val="none" w:sz="0" w:space="0" w:color="auto"/>
      </w:divBdr>
    </w:div>
    <w:div w:id="43989404">
      <w:bodyDiv w:val="1"/>
      <w:marLeft w:val="0"/>
      <w:marRight w:val="0"/>
      <w:marTop w:val="0"/>
      <w:marBottom w:val="0"/>
      <w:divBdr>
        <w:top w:val="none" w:sz="0" w:space="0" w:color="auto"/>
        <w:left w:val="none" w:sz="0" w:space="0" w:color="auto"/>
        <w:bottom w:val="none" w:sz="0" w:space="0" w:color="auto"/>
        <w:right w:val="none" w:sz="0" w:space="0" w:color="auto"/>
      </w:divBdr>
    </w:div>
    <w:div w:id="44061320">
      <w:bodyDiv w:val="1"/>
      <w:marLeft w:val="0"/>
      <w:marRight w:val="0"/>
      <w:marTop w:val="0"/>
      <w:marBottom w:val="0"/>
      <w:divBdr>
        <w:top w:val="none" w:sz="0" w:space="0" w:color="auto"/>
        <w:left w:val="none" w:sz="0" w:space="0" w:color="auto"/>
        <w:bottom w:val="none" w:sz="0" w:space="0" w:color="auto"/>
        <w:right w:val="none" w:sz="0" w:space="0" w:color="auto"/>
      </w:divBdr>
    </w:div>
    <w:div w:id="44068414">
      <w:bodyDiv w:val="1"/>
      <w:marLeft w:val="0"/>
      <w:marRight w:val="0"/>
      <w:marTop w:val="0"/>
      <w:marBottom w:val="0"/>
      <w:divBdr>
        <w:top w:val="none" w:sz="0" w:space="0" w:color="auto"/>
        <w:left w:val="none" w:sz="0" w:space="0" w:color="auto"/>
        <w:bottom w:val="none" w:sz="0" w:space="0" w:color="auto"/>
        <w:right w:val="none" w:sz="0" w:space="0" w:color="auto"/>
      </w:divBdr>
    </w:div>
    <w:div w:id="44069051">
      <w:bodyDiv w:val="1"/>
      <w:marLeft w:val="0"/>
      <w:marRight w:val="0"/>
      <w:marTop w:val="0"/>
      <w:marBottom w:val="0"/>
      <w:divBdr>
        <w:top w:val="none" w:sz="0" w:space="0" w:color="auto"/>
        <w:left w:val="none" w:sz="0" w:space="0" w:color="auto"/>
        <w:bottom w:val="none" w:sz="0" w:space="0" w:color="auto"/>
        <w:right w:val="none" w:sz="0" w:space="0" w:color="auto"/>
      </w:divBdr>
    </w:div>
    <w:div w:id="44650394">
      <w:bodyDiv w:val="1"/>
      <w:marLeft w:val="0"/>
      <w:marRight w:val="0"/>
      <w:marTop w:val="0"/>
      <w:marBottom w:val="0"/>
      <w:divBdr>
        <w:top w:val="none" w:sz="0" w:space="0" w:color="auto"/>
        <w:left w:val="none" w:sz="0" w:space="0" w:color="auto"/>
        <w:bottom w:val="none" w:sz="0" w:space="0" w:color="auto"/>
        <w:right w:val="none" w:sz="0" w:space="0" w:color="auto"/>
      </w:divBdr>
    </w:div>
    <w:div w:id="44719590">
      <w:bodyDiv w:val="1"/>
      <w:marLeft w:val="0"/>
      <w:marRight w:val="0"/>
      <w:marTop w:val="0"/>
      <w:marBottom w:val="0"/>
      <w:divBdr>
        <w:top w:val="none" w:sz="0" w:space="0" w:color="auto"/>
        <w:left w:val="none" w:sz="0" w:space="0" w:color="auto"/>
        <w:bottom w:val="none" w:sz="0" w:space="0" w:color="auto"/>
        <w:right w:val="none" w:sz="0" w:space="0" w:color="auto"/>
      </w:divBdr>
    </w:div>
    <w:div w:id="44725341">
      <w:bodyDiv w:val="1"/>
      <w:marLeft w:val="0"/>
      <w:marRight w:val="0"/>
      <w:marTop w:val="0"/>
      <w:marBottom w:val="0"/>
      <w:divBdr>
        <w:top w:val="none" w:sz="0" w:space="0" w:color="auto"/>
        <w:left w:val="none" w:sz="0" w:space="0" w:color="auto"/>
        <w:bottom w:val="none" w:sz="0" w:space="0" w:color="auto"/>
        <w:right w:val="none" w:sz="0" w:space="0" w:color="auto"/>
      </w:divBdr>
    </w:div>
    <w:div w:id="45036360">
      <w:bodyDiv w:val="1"/>
      <w:marLeft w:val="0"/>
      <w:marRight w:val="0"/>
      <w:marTop w:val="0"/>
      <w:marBottom w:val="0"/>
      <w:divBdr>
        <w:top w:val="none" w:sz="0" w:space="0" w:color="auto"/>
        <w:left w:val="none" w:sz="0" w:space="0" w:color="auto"/>
        <w:bottom w:val="none" w:sz="0" w:space="0" w:color="auto"/>
        <w:right w:val="none" w:sz="0" w:space="0" w:color="auto"/>
      </w:divBdr>
    </w:div>
    <w:div w:id="45226417">
      <w:bodyDiv w:val="1"/>
      <w:marLeft w:val="0"/>
      <w:marRight w:val="0"/>
      <w:marTop w:val="0"/>
      <w:marBottom w:val="0"/>
      <w:divBdr>
        <w:top w:val="none" w:sz="0" w:space="0" w:color="auto"/>
        <w:left w:val="none" w:sz="0" w:space="0" w:color="auto"/>
        <w:bottom w:val="none" w:sz="0" w:space="0" w:color="auto"/>
        <w:right w:val="none" w:sz="0" w:space="0" w:color="auto"/>
      </w:divBdr>
    </w:div>
    <w:div w:id="45227852">
      <w:bodyDiv w:val="1"/>
      <w:marLeft w:val="0"/>
      <w:marRight w:val="0"/>
      <w:marTop w:val="0"/>
      <w:marBottom w:val="0"/>
      <w:divBdr>
        <w:top w:val="none" w:sz="0" w:space="0" w:color="auto"/>
        <w:left w:val="none" w:sz="0" w:space="0" w:color="auto"/>
        <w:bottom w:val="none" w:sz="0" w:space="0" w:color="auto"/>
        <w:right w:val="none" w:sz="0" w:space="0" w:color="auto"/>
      </w:divBdr>
    </w:div>
    <w:div w:id="45304084">
      <w:bodyDiv w:val="1"/>
      <w:marLeft w:val="0"/>
      <w:marRight w:val="0"/>
      <w:marTop w:val="0"/>
      <w:marBottom w:val="0"/>
      <w:divBdr>
        <w:top w:val="none" w:sz="0" w:space="0" w:color="auto"/>
        <w:left w:val="none" w:sz="0" w:space="0" w:color="auto"/>
        <w:bottom w:val="none" w:sz="0" w:space="0" w:color="auto"/>
        <w:right w:val="none" w:sz="0" w:space="0" w:color="auto"/>
      </w:divBdr>
    </w:div>
    <w:div w:id="45371580">
      <w:bodyDiv w:val="1"/>
      <w:marLeft w:val="0"/>
      <w:marRight w:val="0"/>
      <w:marTop w:val="0"/>
      <w:marBottom w:val="0"/>
      <w:divBdr>
        <w:top w:val="none" w:sz="0" w:space="0" w:color="auto"/>
        <w:left w:val="none" w:sz="0" w:space="0" w:color="auto"/>
        <w:bottom w:val="none" w:sz="0" w:space="0" w:color="auto"/>
        <w:right w:val="none" w:sz="0" w:space="0" w:color="auto"/>
      </w:divBdr>
    </w:div>
    <w:div w:id="45761247">
      <w:bodyDiv w:val="1"/>
      <w:marLeft w:val="0"/>
      <w:marRight w:val="0"/>
      <w:marTop w:val="0"/>
      <w:marBottom w:val="0"/>
      <w:divBdr>
        <w:top w:val="none" w:sz="0" w:space="0" w:color="auto"/>
        <w:left w:val="none" w:sz="0" w:space="0" w:color="auto"/>
        <w:bottom w:val="none" w:sz="0" w:space="0" w:color="auto"/>
        <w:right w:val="none" w:sz="0" w:space="0" w:color="auto"/>
      </w:divBdr>
    </w:div>
    <w:div w:id="45767496">
      <w:bodyDiv w:val="1"/>
      <w:marLeft w:val="0"/>
      <w:marRight w:val="0"/>
      <w:marTop w:val="0"/>
      <w:marBottom w:val="0"/>
      <w:divBdr>
        <w:top w:val="none" w:sz="0" w:space="0" w:color="auto"/>
        <w:left w:val="none" w:sz="0" w:space="0" w:color="auto"/>
        <w:bottom w:val="none" w:sz="0" w:space="0" w:color="auto"/>
        <w:right w:val="none" w:sz="0" w:space="0" w:color="auto"/>
      </w:divBdr>
    </w:div>
    <w:div w:id="45841470">
      <w:bodyDiv w:val="1"/>
      <w:marLeft w:val="0"/>
      <w:marRight w:val="0"/>
      <w:marTop w:val="0"/>
      <w:marBottom w:val="0"/>
      <w:divBdr>
        <w:top w:val="none" w:sz="0" w:space="0" w:color="auto"/>
        <w:left w:val="none" w:sz="0" w:space="0" w:color="auto"/>
        <w:bottom w:val="none" w:sz="0" w:space="0" w:color="auto"/>
        <w:right w:val="none" w:sz="0" w:space="0" w:color="auto"/>
      </w:divBdr>
    </w:div>
    <w:div w:id="45953146">
      <w:bodyDiv w:val="1"/>
      <w:marLeft w:val="0"/>
      <w:marRight w:val="0"/>
      <w:marTop w:val="0"/>
      <w:marBottom w:val="0"/>
      <w:divBdr>
        <w:top w:val="none" w:sz="0" w:space="0" w:color="auto"/>
        <w:left w:val="none" w:sz="0" w:space="0" w:color="auto"/>
        <w:bottom w:val="none" w:sz="0" w:space="0" w:color="auto"/>
        <w:right w:val="none" w:sz="0" w:space="0" w:color="auto"/>
      </w:divBdr>
    </w:div>
    <w:div w:id="46147897">
      <w:bodyDiv w:val="1"/>
      <w:marLeft w:val="0"/>
      <w:marRight w:val="0"/>
      <w:marTop w:val="0"/>
      <w:marBottom w:val="0"/>
      <w:divBdr>
        <w:top w:val="none" w:sz="0" w:space="0" w:color="auto"/>
        <w:left w:val="none" w:sz="0" w:space="0" w:color="auto"/>
        <w:bottom w:val="none" w:sz="0" w:space="0" w:color="auto"/>
        <w:right w:val="none" w:sz="0" w:space="0" w:color="auto"/>
      </w:divBdr>
    </w:div>
    <w:div w:id="46149175">
      <w:bodyDiv w:val="1"/>
      <w:marLeft w:val="0"/>
      <w:marRight w:val="0"/>
      <w:marTop w:val="0"/>
      <w:marBottom w:val="0"/>
      <w:divBdr>
        <w:top w:val="none" w:sz="0" w:space="0" w:color="auto"/>
        <w:left w:val="none" w:sz="0" w:space="0" w:color="auto"/>
        <w:bottom w:val="none" w:sz="0" w:space="0" w:color="auto"/>
        <w:right w:val="none" w:sz="0" w:space="0" w:color="auto"/>
      </w:divBdr>
    </w:div>
    <w:div w:id="46221783">
      <w:bodyDiv w:val="1"/>
      <w:marLeft w:val="0"/>
      <w:marRight w:val="0"/>
      <w:marTop w:val="0"/>
      <w:marBottom w:val="0"/>
      <w:divBdr>
        <w:top w:val="none" w:sz="0" w:space="0" w:color="auto"/>
        <w:left w:val="none" w:sz="0" w:space="0" w:color="auto"/>
        <w:bottom w:val="none" w:sz="0" w:space="0" w:color="auto"/>
        <w:right w:val="none" w:sz="0" w:space="0" w:color="auto"/>
      </w:divBdr>
    </w:div>
    <w:div w:id="46295449">
      <w:bodyDiv w:val="1"/>
      <w:marLeft w:val="0"/>
      <w:marRight w:val="0"/>
      <w:marTop w:val="0"/>
      <w:marBottom w:val="0"/>
      <w:divBdr>
        <w:top w:val="none" w:sz="0" w:space="0" w:color="auto"/>
        <w:left w:val="none" w:sz="0" w:space="0" w:color="auto"/>
        <w:bottom w:val="none" w:sz="0" w:space="0" w:color="auto"/>
        <w:right w:val="none" w:sz="0" w:space="0" w:color="auto"/>
      </w:divBdr>
    </w:div>
    <w:div w:id="46609421">
      <w:bodyDiv w:val="1"/>
      <w:marLeft w:val="0"/>
      <w:marRight w:val="0"/>
      <w:marTop w:val="0"/>
      <w:marBottom w:val="0"/>
      <w:divBdr>
        <w:top w:val="none" w:sz="0" w:space="0" w:color="auto"/>
        <w:left w:val="none" w:sz="0" w:space="0" w:color="auto"/>
        <w:bottom w:val="none" w:sz="0" w:space="0" w:color="auto"/>
        <w:right w:val="none" w:sz="0" w:space="0" w:color="auto"/>
      </w:divBdr>
    </w:div>
    <w:div w:id="47077496">
      <w:bodyDiv w:val="1"/>
      <w:marLeft w:val="0"/>
      <w:marRight w:val="0"/>
      <w:marTop w:val="0"/>
      <w:marBottom w:val="0"/>
      <w:divBdr>
        <w:top w:val="none" w:sz="0" w:space="0" w:color="auto"/>
        <w:left w:val="none" w:sz="0" w:space="0" w:color="auto"/>
        <w:bottom w:val="none" w:sz="0" w:space="0" w:color="auto"/>
        <w:right w:val="none" w:sz="0" w:space="0" w:color="auto"/>
      </w:divBdr>
    </w:div>
    <w:div w:id="47191081">
      <w:bodyDiv w:val="1"/>
      <w:marLeft w:val="0"/>
      <w:marRight w:val="0"/>
      <w:marTop w:val="0"/>
      <w:marBottom w:val="0"/>
      <w:divBdr>
        <w:top w:val="none" w:sz="0" w:space="0" w:color="auto"/>
        <w:left w:val="none" w:sz="0" w:space="0" w:color="auto"/>
        <w:bottom w:val="none" w:sz="0" w:space="0" w:color="auto"/>
        <w:right w:val="none" w:sz="0" w:space="0" w:color="auto"/>
      </w:divBdr>
    </w:div>
    <w:div w:id="47193817">
      <w:bodyDiv w:val="1"/>
      <w:marLeft w:val="0"/>
      <w:marRight w:val="0"/>
      <w:marTop w:val="0"/>
      <w:marBottom w:val="0"/>
      <w:divBdr>
        <w:top w:val="none" w:sz="0" w:space="0" w:color="auto"/>
        <w:left w:val="none" w:sz="0" w:space="0" w:color="auto"/>
        <w:bottom w:val="none" w:sz="0" w:space="0" w:color="auto"/>
        <w:right w:val="none" w:sz="0" w:space="0" w:color="auto"/>
      </w:divBdr>
    </w:div>
    <w:div w:id="47269407">
      <w:bodyDiv w:val="1"/>
      <w:marLeft w:val="0"/>
      <w:marRight w:val="0"/>
      <w:marTop w:val="0"/>
      <w:marBottom w:val="0"/>
      <w:divBdr>
        <w:top w:val="none" w:sz="0" w:space="0" w:color="auto"/>
        <w:left w:val="none" w:sz="0" w:space="0" w:color="auto"/>
        <w:bottom w:val="none" w:sz="0" w:space="0" w:color="auto"/>
        <w:right w:val="none" w:sz="0" w:space="0" w:color="auto"/>
      </w:divBdr>
    </w:div>
    <w:div w:id="47413298">
      <w:bodyDiv w:val="1"/>
      <w:marLeft w:val="0"/>
      <w:marRight w:val="0"/>
      <w:marTop w:val="0"/>
      <w:marBottom w:val="0"/>
      <w:divBdr>
        <w:top w:val="none" w:sz="0" w:space="0" w:color="auto"/>
        <w:left w:val="none" w:sz="0" w:space="0" w:color="auto"/>
        <w:bottom w:val="none" w:sz="0" w:space="0" w:color="auto"/>
        <w:right w:val="none" w:sz="0" w:space="0" w:color="auto"/>
      </w:divBdr>
    </w:div>
    <w:div w:id="47582597">
      <w:bodyDiv w:val="1"/>
      <w:marLeft w:val="0"/>
      <w:marRight w:val="0"/>
      <w:marTop w:val="0"/>
      <w:marBottom w:val="0"/>
      <w:divBdr>
        <w:top w:val="none" w:sz="0" w:space="0" w:color="auto"/>
        <w:left w:val="none" w:sz="0" w:space="0" w:color="auto"/>
        <w:bottom w:val="none" w:sz="0" w:space="0" w:color="auto"/>
        <w:right w:val="none" w:sz="0" w:space="0" w:color="auto"/>
      </w:divBdr>
    </w:div>
    <w:div w:id="47652069">
      <w:bodyDiv w:val="1"/>
      <w:marLeft w:val="0"/>
      <w:marRight w:val="0"/>
      <w:marTop w:val="0"/>
      <w:marBottom w:val="0"/>
      <w:divBdr>
        <w:top w:val="none" w:sz="0" w:space="0" w:color="auto"/>
        <w:left w:val="none" w:sz="0" w:space="0" w:color="auto"/>
        <w:bottom w:val="none" w:sz="0" w:space="0" w:color="auto"/>
        <w:right w:val="none" w:sz="0" w:space="0" w:color="auto"/>
      </w:divBdr>
    </w:div>
    <w:div w:id="47656573">
      <w:bodyDiv w:val="1"/>
      <w:marLeft w:val="0"/>
      <w:marRight w:val="0"/>
      <w:marTop w:val="0"/>
      <w:marBottom w:val="0"/>
      <w:divBdr>
        <w:top w:val="none" w:sz="0" w:space="0" w:color="auto"/>
        <w:left w:val="none" w:sz="0" w:space="0" w:color="auto"/>
        <w:bottom w:val="none" w:sz="0" w:space="0" w:color="auto"/>
        <w:right w:val="none" w:sz="0" w:space="0" w:color="auto"/>
      </w:divBdr>
    </w:div>
    <w:div w:id="47921368">
      <w:bodyDiv w:val="1"/>
      <w:marLeft w:val="0"/>
      <w:marRight w:val="0"/>
      <w:marTop w:val="0"/>
      <w:marBottom w:val="0"/>
      <w:divBdr>
        <w:top w:val="none" w:sz="0" w:space="0" w:color="auto"/>
        <w:left w:val="none" w:sz="0" w:space="0" w:color="auto"/>
        <w:bottom w:val="none" w:sz="0" w:space="0" w:color="auto"/>
        <w:right w:val="none" w:sz="0" w:space="0" w:color="auto"/>
      </w:divBdr>
    </w:div>
    <w:div w:id="48113824">
      <w:bodyDiv w:val="1"/>
      <w:marLeft w:val="0"/>
      <w:marRight w:val="0"/>
      <w:marTop w:val="0"/>
      <w:marBottom w:val="0"/>
      <w:divBdr>
        <w:top w:val="none" w:sz="0" w:space="0" w:color="auto"/>
        <w:left w:val="none" w:sz="0" w:space="0" w:color="auto"/>
        <w:bottom w:val="none" w:sz="0" w:space="0" w:color="auto"/>
        <w:right w:val="none" w:sz="0" w:space="0" w:color="auto"/>
      </w:divBdr>
    </w:div>
    <w:div w:id="48235394">
      <w:bodyDiv w:val="1"/>
      <w:marLeft w:val="0"/>
      <w:marRight w:val="0"/>
      <w:marTop w:val="0"/>
      <w:marBottom w:val="0"/>
      <w:divBdr>
        <w:top w:val="none" w:sz="0" w:space="0" w:color="auto"/>
        <w:left w:val="none" w:sz="0" w:space="0" w:color="auto"/>
        <w:bottom w:val="none" w:sz="0" w:space="0" w:color="auto"/>
        <w:right w:val="none" w:sz="0" w:space="0" w:color="auto"/>
      </w:divBdr>
    </w:div>
    <w:div w:id="48264092">
      <w:bodyDiv w:val="1"/>
      <w:marLeft w:val="0"/>
      <w:marRight w:val="0"/>
      <w:marTop w:val="0"/>
      <w:marBottom w:val="0"/>
      <w:divBdr>
        <w:top w:val="none" w:sz="0" w:space="0" w:color="auto"/>
        <w:left w:val="none" w:sz="0" w:space="0" w:color="auto"/>
        <w:bottom w:val="none" w:sz="0" w:space="0" w:color="auto"/>
        <w:right w:val="none" w:sz="0" w:space="0" w:color="auto"/>
      </w:divBdr>
    </w:div>
    <w:div w:id="48380390">
      <w:bodyDiv w:val="1"/>
      <w:marLeft w:val="0"/>
      <w:marRight w:val="0"/>
      <w:marTop w:val="0"/>
      <w:marBottom w:val="0"/>
      <w:divBdr>
        <w:top w:val="none" w:sz="0" w:space="0" w:color="auto"/>
        <w:left w:val="none" w:sz="0" w:space="0" w:color="auto"/>
        <w:bottom w:val="none" w:sz="0" w:space="0" w:color="auto"/>
        <w:right w:val="none" w:sz="0" w:space="0" w:color="auto"/>
      </w:divBdr>
    </w:div>
    <w:div w:id="48651078">
      <w:bodyDiv w:val="1"/>
      <w:marLeft w:val="0"/>
      <w:marRight w:val="0"/>
      <w:marTop w:val="0"/>
      <w:marBottom w:val="0"/>
      <w:divBdr>
        <w:top w:val="none" w:sz="0" w:space="0" w:color="auto"/>
        <w:left w:val="none" w:sz="0" w:space="0" w:color="auto"/>
        <w:bottom w:val="none" w:sz="0" w:space="0" w:color="auto"/>
        <w:right w:val="none" w:sz="0" w:space="0" w:color="auto"/>
      </w:divBdr>
    </w:div>
    <w:div w:id="48653210">
      <w:bodyDiv w:val="1"/>
      <w:marLeft w:val="0"/>
      <w:marRight w:val="0"/>
      <w:marTop w:val="0"/>
      <w:marBottom w:val="0"/>
      <w:divBdr>
        <w:top w:val="none" w:sz="0" w:space="0" w:color="auto"/>
        <w:left w:val="none" w:sz="0" w:space="0" w:color="auto"/>
        <w:bottom w:val="none" w:sz="0" w:space="0" w:color="auto"/>
        <w:right w:val="none" w:sz="0" w:space="0" w:color="auto"/>
      </w:divBdr>
    </w:div>
    <w:div w:id="48766911">
      <w:bodyDiv w:val="1"/>
      <w:marLeft w:val="0"/>
      <w:marRight w:val="0"/>
      <w:marTop w:val="0"/>
      <w:marBottom w:val="0"/>
      <w:divBdr>
        <w:top w:val="none" w:sz="0" w:space="0" w:color="auto"/>
        <w:left w:val="none" w:sz="0" w:space="0" w:color="auto"/>
        <w:bottom w:val="none" w:sz="0" w:space="0" w:color="auto"/>
        <w:right w:val="none" w:sz="0" w:space="0" w:color="auto"/>
      </w:divBdr>
    </w:div>
    <w:div w:id="48963491">
      <w:bodyDiv w:val="1"/>
      <w:marLeft w:val="0"/>
      <w:marRight w:val="0"/>
      <w:marTop w:val="0"/>
      <w:marBottom w:val="0"/>
      <w:divBdr>
        <w:top w:val="none" w:sz="0" w:space="0" w:color="auto"/>
        <w:left w:val="none" w:sz="0" w:space="0" w:color="auto"/>
        <w:bottom w:val="none" w:sz="0" w:space="0" w:color="auto"/>
        <w:right w:val="none" w:sz="0" w:space="0" w:color="auto"/>
      </w:divBdr>
    </w:div>
    <w:div w:id="49041221">
      <w:bodyDiv w:val="1"/>
      <w:marLeft w:val="0"/>
      <w:marRight w:val="0"/>
      <w:marTop w:val="0"/>
      <w:marBottom w:val="0"/>
      <w:divBdr>
        <w:top w:val="none" w:sz="0" w:space="0" w:color="auto"/>
        <w:left w:val="none" w:sz="0" w:space="0" w:color="auto"/>
        <w:bottom w:val="none" w:sz="0" w:space="0" w:color="auto"/>
        <w:right w:val="none" w:sz="0" w:space="0" w:color="auto"/>
      </w:divBdr>
    </w:div>
    <w:div w:id="49116604">
      <w:bodyDiv w:val="1"/>
      <w:marLeft w:val="0"/>
      <w:marRight w:val="0"/>
      <w:marTop w:val="0"/>
      <w:marBottom w:val="0"/>
      <w:divBdr>
        <w:top w:val="none" w:sz="0" w:space="0" w:color="auto"/>
        <w:left w:val="none" w:sz="0" w:space="0" w:color="auto"/>
        <w:bottom w:val="none" w:sz="0" w:space="0" w:color="auto"/>
        <w:right w:val="none" w:sz="0" w:space="0" w:color="auto"/>
      </w:divBdr>
    </w:div>
    <w:div w:id="49160902">
      <w:bodyDiv w:val="1"/>
      <w:marLeft w:val="0"/>
      <w:marRight w:val="0"/>
      <w:marTop w:val="0"/>
      <w:marBottom w:val="0"/>
      <w:divBdr>
        <w:top w:val="none" w:sz="0" w:space="0" w:color="auto"/>
        <w:left w:val="none" w:sz="0" w:space="0" w:color="auto"/>
        <w:bottom w:val="none" w:sz="0" w:space="0" w:color="auto"/>
        <w:right w:val="none" w:sz="0" w:space="0" w:color="auto"/>
      </w:divBdr>
    </w:div>
    <w:div w:id="49887355">
      <w:bodyDiv w:val="1"/>
      <w:marLeft w:val="0"/>
      <w:marRight w:val="0"/>
      <w:marTop w:val="0"/>
      <w:marBottom w:val="0"/>
      <w:divBdr>
        <w:top w:val="none" w:sz="0" w:space="0" w:color="auto"/>
        <w:left w:val="none" w:sz="0" w:space="0" w:color="auto"/>
        <w:bottom w:val="none" w:sz="0" w:space="0" w:color="auto"/>
        <w:right w:val="none" w:sz="0" w:space="0" w:color="auto"/>
      </w:divBdr>
    </w:div>
    <w:div w:id="50009698">
      <w:bodyDiv w:val="1"/>
      <w:marLeft w:val="0"/>
      <w:marRight w:val="0"/>
      <w:marTop w:val="0"/>
      <w:marBottom w:val="0"/>
      <w:divBdr>
        <w:top w:val="none" w:sz="0" w:space="0" w:color="auto"/>
        <w:left w:val="none" w:sz="0" w:space="0" w:color="auto"/>
        <w:bottom w:val="none" w:sz="0" w:space="0" w:color="auto"/>
        <w:right w:val="none" w:sz="0" w:space="0" w:color="auto"/>
      </w:divBdr>
    </w:div>
    <w:div w:id="50271280">
      <w:bodyDiv w:val="1"/>
      <w:marLeft w:val="0"/>
      <w:marRight w:val="0"/>
      <w:marTop w:val="0"/>
      <w:marBottom w:val="0"/>
      <w:divBdr>
        <w:top w:val="none" w:sz="0" w:space="0" w:color="auto"/>
        <w:left w:val="none" w:sz="0" w:space="0" w:color="auto"/>
        <w:bottom w:val="none" w:sz="0" w:space="0" w:color="auto"/>
        <w:right w:val="none" w:sz="0" w:space="0" w:color="auto"/>
      </w:divBdr>
    </w:div>
    <w:div w:id="50276764">
      <w:bodyDiv w:val="1"/>
      <w:marLeft w:val="0"/>
      <w:marRight w:val="0"/>
      <w:marTop w:val="0"/>
      <w:marBottom w:val="0"/>
      <w:divBdr>
        <w:top w:val="none" w:sz="0" w:space="0" w:color="auto"/>
        <w:left w:val="none" w:sz="0" w:space="0" w:color="auto"/>
        <w:bottom w:val="none" w:sz="0" w:space="0" w:color="auto"/>
        <w:right w:val="none" w:sz="0" w:space="0" w:color="auto"/>
      </w:divBdr>
    </w:div>
    <w:div w:id="50352249">
      <w:bodyDiv w:val="1"/>
      <w:marLeft w:val="0"/>
      <w:marRight w:val="0"/>
      <w:marTop w:val="0"/>
      <w:marBottom w:val="0"/>
      <w:divBdr>
        <w:top w:val="none" w:sz="0" w:space="0" w:color="auto"/>
        <w:left w:val="none" w:sz="0" w:space="0" w:color="auto"/>
        <w:bottom w:val="none" w:sz="0" w:space="0" w:color="auto"/>
        <w:right w:val="none" w:sz="0" w:space="0" w:color="auto"/>
      </w:divBdr>
    </w:div>
    <w:div w:id="50546676">
      <w:bodyDiv w:val="1"/>
      <w:marLeft w:val="0"/>
      <w:marRight w:val="0"/>
      <w:marTop w:val="0"/>
      <w:marBottom w:val="0"/>
      <w:divBdr>
        <w:top w:val="none" w:sz="0" w:space="0" w:color="auto"/>
        <w:left w:val="none" w:sz="0" w:space="0" w:color="auto"/>
        <w:bottom w:val="none" w:sz="0" w:space="0" w:color="auto"/>
        <w:right w:val="none" w:sz="0" w:space="0" w:color="auto"/>
      </w:divBdr>
    </w:div>
    <w:div w:id="50546728">
      <w:bodyDiv w:val="1"/>
      <w:marLeft w:val="0"/>
      <w:marRight w:val="0"/>
      <w:marTop w:val="0"/>
      <w:marBottom w:val="0"/>
      <w:divBdr>
        <w:top w:val="none" w:sz="0" w:space="0" w:color="auto"/>
        <w:left w:val="none" w:sz="0" w:space="0" w:color="auto"/>
        <w:bottom w:val="none" w:sz="0" w:space="0" w:color="auto"/>
        <w:right w:val="none" w:sz="0" w:space="0" w:color="auto"/>
      </w:divBdr>
    </w:div>
    <w:div w:id="51081042">
      <w:bodyDiv w:val="1"/>
      <w:marLeft w:val="0"/>
      <w:marRight w:val="0"/>
      <w:marTop w:val="0"/>
      <w:marBottom w:val="0"/>
      <w:divBdr>
        <w:top w:val="none" w:sz="0" w:space="0" w:color="auto"/>
        <w:left w:val="none" w:sz="0" w:space="0" w:color="auto"/>
        <w:bottom w:val="none" w:sz="0" w:space="0" w:color="auto"/>
        <w:right w:val="none" w:sz="0" w:space="0" w:color="auto"/>
      </w:divBdr>
    </w:div>
    <w:div w:id="51118300">
      <w:bodyDiv w:val="1"/>
      <w:marLeft w:val="0"/>
      <w:marRight w:val="0"/>
      <w:marTop w:val="0"/>
      <w:marBottom w:val="0"/>
      <w:divBdr>
        <w:top w:val="none" w:sz="0" w:space="0" w:color="auto"/>
        <w:left w:val="none" w:sz="0" w:space="0" w:color="auto"/>
        <w:bottom w:val="none" w:sz="0" w:space="0" w:color="auto"/>
        <w:right w:val="none" w:sz="0" w:space="0" w:color="auto"/>
      </w:divBdr>
    </w:div>
    <w:div w:id="51194512">
      <w:bodyDiv w:val="1"/>
      <w:marLeft w:val="0"/>
      <w:marRight w:val="0"/>
      <w:marTop w:val="0"/>
      <w:marBottom w:val="0"/>
      <w:divBdr>
        <w:top w:val="none" w:sz="0" w:space="0" w:color="auto"/>
        <w:left w:val="none" w:sz="0" w:space="0" w:color="auto"/>
        <w:bottom w:val="none" w:sz="0" w:space="0" w:color="auto"/>
        <w:right w:val="none" w:sz="0" w:space="0" w:color="auto"/>
      </w:divBdr>
    </w:div>
    <w:div w:id="51271604">
      <w:bodyDiv w:val="1"/>
      <w:marLeft w:val="0"/>
      <w:marRight w:val="0"/>
      <w:marTop w:val="0"/>
      <w:marBottom w:val="0"/>
      <w:divBdr>
        <w:top w:val="none" w:sz="0" w:space="0" w:color="auto"/>
        <w:left w:val="none" w:sz="0" w:space="0" w:color="auto"/>
        <w:bottom w:val="none" w:sz="0" w:space="0" w:color="auto"/>
        <w:right w:val="none" w:sz="0" w:space="0" w:color="auto"/>
      </w:divBdr>
    </w:div>
    <w:div w:id="51272007">
      <w:bodyDiv w:val="1"/>
      <w:marLeft w:val="0"/>
      <w:marRight w:val="0"/>
      <w:marTop w:val="0"/>
      <w:marBottom w:val="0"/>
      <w:divBdr>
        <w:top w:val="none" w:sz="0" w:space="0" w:color="auto"/>
        <w:left w:val="none" w:sz="0" w:space="0" w:color="auto"/>
        <w:bottom w:val="none" w:sz="0" w:space="0" w:color="auto"/>
        <w:right w:val="none" w:sz="0" w:space="0" w:color="auto"/>
      </w:divBdr>
    </w:div>
    <w:div w:id="51394653">
      <w:bodyDiv w:val="1"/>
      <w:marLeft w:val="0"/>
      <w:marRight w:val="0"/>
      <w:marTop w:val="0"/>
      <w:marBottom w:val="0"/>
      <w:divBdr>
        <w:top w:val="none" w:sz="0" w:space="0" w:color="auto"/>
        <w:left w:val="none" w:sz="0" w:space="0" w:color="auto"/>
        <w:bottom w:val="none" w:sz="0" w:space="0" w:color="auto"/>
        <w:right w:val="none" w:sz="0" w:space="0" w:color="auto"/>
      </w:divBdr>
    </w:div>
    <w:div w:id="51537598">
      <w:bodyDiv w:val="1"/>
      <w:marLeft w:val="0"/>
      <w:marRight w:val="0"/>
      <w:marTop w:val="0"/>
      <w:marBottom w:val="0"/>
      <w:divBdr>
        <w:top w:val="none" w:sz="0" w:space="0" w:color="auto"/>
        <w:left w:val="none" w:sz="0" w:space="0" w:color="auto"/>
        <w:bottom w:val="none" w:sz="0" w:space="0" w:color="auto"/>
        <w:right w:val="none" w:sz="0" w:space="0" w:color="auto"/>
      </w:divBdr>
    </w:div>
    <w:div w:id="51662822">
      <w:bodyDiv w:val="1"/>
      <w:marLeft w:val="0"/>
      <w:marRight w:val="0"/>
      <w:marTop w:val="0"/>
      <w:marBottom w:val="0"/>
      <w:divBdr>
        <w:top w:val="none" w:sz="0" w:space="0" w:color="auto"/>
        <w:left w:val="none" w:sz="0" w:space="0" w:color="auto"/>
        <w:bottom w:val="none" w:sz="0" w:space="0" w:color="auto"/>
        <w:right w:val="none" w:sz="0" w:space="0" w:color="auto"/>
      </w:divBdr>
    </w:div>
    <w:div w:id="51734463">
      <w:bodyDiv w:val="1"/>
      <w:marLeft w:val="0"/>
      <w:marRight w:val="0"/>
      <w:marTop w:val="0"/>
      <w:marBottom w:val="0"/>
      <w:divBdr>
        <w:top w:val="none" w:sz="0" w:space="0" w:color="auto"/>
        <w:left w:val="none" w:sz="0" w:space="0" w:color="auto"/>
        <w:bottom w:val="none" w:sz="0" w:space="0" w:color="auto"/>
        <w:right w:val="none" w:sz="0" w:space="0" w:color="auto"/>
      </w:divBdr>
    </w:div>
    <w:div w:id="51854329">
      <w:bodyDiv w:val="1"/>
      <w:marLeft w:val="0"/>
      <w:marRight w:val="0"/>
      <w:marTop w:val="0"/>
      <w:marBottom w:val="0"/>
      <w:divBdr>
        <w:top w:val="none" w:sz="0" w:space="0" w:color="auto"/>
        <w:left w:val="none" w:sz="0" w:space="0" w:color="auto"/>
        <w:bottom w:val="none" w:sz="0" w:space="0" w:color="auto"/>
        <w:right w:val="none" w:sz="0" w:space="0" w:color="auto"/>
      </w:divBdr>
    </w:div>
    <w:div w:id="51857286">
      <w:bodyDiv w:val="1"/>
      <w:marLeft w:val="0"/>
      <w:marRight w:val="0"/>
      <w:marTop w:val="0"/>
      <w:marBottom w:val="0"/>
      <w:divBdr>
        <w:top w:val="none" w:sz="0" w:space="0" w:color="auto"/>
        <w:left w:val="none" w:sz="0" w:space="0" w:color="auto"/>
        <w:bottom w:val="none" w:sz="0" w:space="0" w:color="auto"/>
        <w:right w:val="none" w:sz="0" w:space="0" w:color="auto"/>
      </w:divBdr>
    </w:div>
    <w:div w:id="52042436">
      <w:bodyDiv w:val="1"/>
      <w:marLeft w:val="0"/>
      <w:marRight w:val="0"/>
      <w:marTop w:val="0"/>
      <w:marBottom w:val="0"/>
      <w:divBdr>
        <w:top w:val="none" w:sz="0" w:space="0" w:color="auto"/>
        <w:left w:val="none" w:sz="0" w:space="0" w:color="auto"/>
        <w:bottom w:val="none" w:sz="0" w:space="0" w:color="auto"/>
        <w:right w:val="none" w:sz="0" w:space="0" w:color="auto"/>
      </w:divBdr>
    </w:div>
    <w:div w:id="52316573">
      <w:bodyDiv w:val="1"/>
      <w:marLeft w:val="0"/>
      <w:marRight w:val="0"/>
      <w:marTop w:val="0"/>
      <w:marBottom w:val="0"/>
      <w:divBdr>
        <w:top w:val="none" w:sz="0" w:space="0" w:color="auto"/>
        <w:left w:val="none" w:sz="0" w:space="0" w:color="auto"/>
        <w:bottom w:val="none" w:sz="0" w:space="0" w:color="auto"/>
        <w:right w:val="none" w:sz="0" w:space="0" w:color="auto"/>
      </w:divBdr>
    </w:div>
    <w:div w:id="52702579">
      <w:bodyDiv w:val="1"/>
      <w:marLeft w:val="0"/>
      <w:marRight w:val="0"/>
      <w:marTop w:val="0"/>
      <w:marBottom w:val="0"/>
      <w:divBdr>
        <w:top w:val="none" w:sz="0" w:space="0" w:color="auto"/>
        <w:left w:val="none" w:sz="0" w:space="0" w:color="auto"/>
        <w:bottom w:val="none" w:sz="0" w:space="0" w:color="auto"/>
        <w:right w:val="none" w:sz="0" w:space="0" w:color="auto"/>
      </w:divBdr>
    </w:div>
    <w:div w:id="52824665">
      <w:bodyDiv w:val="1"/>
      <w:marLeft w:val="0"/>
      <w:marRight w:val="0"/>
      <w:marTop w:val="0"/>
      <w:marBottom w:val="0"/>
      <w:divBdr>
        <w:top w:val="none" w:sz="0" w:space="0" w:color="auto"/>
        <w:left w:val="none" w:sz="0" w:space="0" w:color="auto"/>
        <w:bottom w:val="none" w:sz="0" w:space="0" w:color="auto"/>
        <w:right w:val="none" w:sz="0" w:space="0" w:color="auto"/>
      </w:divBdr>
    </w:div>
    <w:div w:id="52849439">
      <w:bodyDiv w:val="1"/>
      <w:marLeft w:val="0"/>
      <w:marRight w:val="0"/>
      <w:marTop w:val="0"/>
      <w:marBottom w:val="0"/>
      <w:divBdr>
        <w:top w:val="none" w:sz="0" w:space="0" w:color="auto"/>
        <w:left w:val="none" w:sz="0" w:space="0" w:color="auto"/>
        <w:bottom w:val="none" w:sz="0" w:space="0" w:color="auto"/>
        <w:right w:val="none" w:sz="0" w:space="0" w:color="auto"/>
      </w:divBdr>
    </w:div>
    <w:div w:id="52850697">
      <w:bodyDiv w:val="1"/>
      <w:marLeft w:val="0"/>
      <w:marRight w:val="0"/>
      <w:marTop w:val="0"/>
      <w:marBottom w:val="0"/>
      <w:divBdr>
        <w:top w:val="none" w:sz="0" w:space="0" w:color="auto"/>
        <w:left w:val="none" w:sz="0" w:space="0" w:color="auto"/>
        <w:bottom w:val="none" w:sz="0" w:space="0" w:color="auto"/>
        <w:right w:val="none" w:sz="0" w:space="0" w:color="auto"/>
      </w:divBdr>
    </w:div>
    <w:div w:id="52851924">
      <w:bodyDiv w:val="1"/>
      <w:marLeft w:val="0"/>
      <w:marRight w:val="0"/>
      <w:marTop w:val="0"/>
      <w:marBottom w:val="0"/>
      <w:divBdr>
        <w:top w:val="none" w:sz="0" w:space="0" w:color="auto"/>
        <w:left w:val="none" w:sz="0" w:space="0" w:color="auto"/>
        <w:bottom w:val="none" w:sz="0" w:space="0" w:color="auto"/>
        <w:right w:val="none" w:sz="0" w:space="0" w:color="auto"/>
      </w:divBdr>
    </w:div>
    <w:div w:id="53043648">
      <w:bodyDiv w:val="1"/>
      <w:marLeft w:val="0"/>
      <w:marRight w:val="0"/>
      <w:marTop w:val="0"/>
      <w:marBottom w:val="0"/>
      <w:divBdr>
        <w:top w:val="none" w:sz="0" w:space="0" w:color="auto"/>
        <w:left w:val="none" w:sz="0" w:space="0" w:color="auto"/>
        <w:bottom w:val="none" w:sz="0" w:space="0" w:color="auto"/>
        <w:right w:val="none" w:sz="0" w:space="0" w:color="auto"/>
      </w:divBdr>
    </w:div>
    <w:div w:id="53159527">
      <w:bodyDiv w:val="1"/>
      <w:marLeft w:val="0"/>
      <w:marRight w:val="0"/>
      <w:marTop w:val="0"/>
      <w:marBottom w:val="0"/>
      <w:divBdr>
        <w:top w:val="none" w:sz="0" w:space="0" w:color="auto"/>
        <w:left w:val="none" w:sz="0" w:space="0" w:color="auto"/>
        <w:bottom w:val="none" w:sz="0" w:space="0" w:color="auto"/>
        <w:right w:val="none" w:sz="0" w:space="0" w:color="auto"/>
      </w:divBdr>
    </w:div>
    <w:div w:id="53163419">
      <w:bodyDiv w:val="1"/>
      <w:marLeft w:val="0"/>
      <w:marRight w:val="0"/>
      <w:marTop w:val="0"/>
      <w:marBottom w:val="0"/>
      <w:divBdr>
        <w:top w:val="none" w:sz="0" w:space="0" w:color="auto"/>
        <w:left w:val="none" w:sz="0" w:space="0" w:color="auto"/>
        <w:bottom w:val="none" w:sz="0" w:space="0" w:color="auto"/>
        <w:right w:val="none" w:sz="0" w:space="0" w:color="auto"/>
      </w:divBdr>
    </w:div>
    <w:div w:id="53430582">
      <w:bodyDiv w:val="1"/>
      <w:marLeft w:val="0"/>
      <w:marRight w:val="0"/>
      <w:marTop w:val="0"/>
      <w:marBottom w:val="0"/>
      <w:divBdr>
        <w:top w:val="none" w:sz="0" w:space="0" w:color="auto"/>
        <w:left w:val="none" w:sz="0" w:space="0" w:color="auto"/>
        <w:bottom w:val="none" w:sz="0" w:space="0" w:color="auto"/>
        <w:right w:val="none" w:sz="0" w:space="0" w:color="auto"/>
      </w:divBdr>
    </w:div>
    <w:div w:id="53506075">
      <w:bodyDiv w:val="1"/>
      <w:marLeft w:val="0"/>
      <w:marRight w:val="0"/>
      <w:marTop w:val="0"/>
      <w:marBottom w:val="0"/>
      <w:divBdr>
        <w:top w:val="none" w:sz="0" w:space="0" w:color="auto"/>
        <w:left w:val="none" w:sz="0" w:space="0" w:color="auto"/>
        <w:bottom w:val="none" w:sz="0" w:space="0" w:color="auto"/>
        <w:right w:val="none" w:sz="0" w:space="0" w:color="auto"/>
      </w:divBdr>
    </w:div>
    <w:div w:id="53627003">
      <w:bodyDiv w:val="1"/>
      <w:marLeft w:val="0"/>
      <w:marRight w:val="0"/>
      <w:marTop w:val="0"/>
      <w:marBottom w:val="0"/>
      <w:divBdr>
        <w:top w:val="none" w:sz="0" w:space="0" w:color="auto"/>
        <w:left w:val="none" w:sz="0" w:space="0" w:color="auto"/>
        <w:bottom w:val="none" w:sz="0" w:space="0" w:color="auto"/>
        <w:right w:val="none" w:sz="0" w:space="0" w:color="auto"/>
      </w:divBdr>
    </w:div>
    <w:div w:id="53627047">
      <w:bodyDiv w:val="1"/>
      <w:marLeft w:val="0"/>
      <w:marRight w:val="0"/>
      <w:marTop w:val="0"/>
      <w:marBottom w:val="0"/>
      <w:divBdr>
        <w:top w:val="none" w:sz="0" w:space="0" w:color="auto"/>
        <w:left w:val="none" w:sz="0" w:space="0" w:color="auto"/>
        <w:bottom w:val="none" w:sz="0" w:space="0" w:color="auto"/>
        <w:right w:val="none" w:sz="0" w:space="0" w:color="auto"/>
      </w:divBdr>
    </w:div>
    <w:div w:id="53938080">
      <w:bodyDiv w:val="1"/>
      <w:marLeft w:val="0"/>
      <w:marRight w:val="0"/>
      <w:marTop w:val="0"/>
      <w:marBottom w:val="0"/>
      <w:divBdr>
        <w:top w:val="none" w:sz="0" w:space="0" w:color="auto"/>
        <w:left w:val="none" w:sz="0" w:space="0" w:color="auto"/>
        <w:bottom w:val="none" w:sz="0" w:space="0" w:color="auto"/>
        <w:right w:val="none" w:sz="0" w:space="0" w:color="auto"/>
      </w:divBdr>
    </w:div>
    <w:div w:id="54087655">
      <w:bodyDiv w:val="1"/>
      <w:marLeft w:val="0"/>
      <w:marRight w:val="0"/>
      <w:marTop w:val="0"/>
      <w:marBottom w:val="0"/>
      <w:divBdr>
        <w:top w:val="none" w:sz="0" w:space="0" w:color="auto"/>
        <w:left w:val="none" w:sz="0" w:space="0" w:color="auto"/>
        <w:bottom w:val="none" w:sz="0" w:space="0" w:color="auto"/>
        <w:right w:val="none" w:sz="0" w:space="0" w:color="auto"/>
      </w:divBdr>
    </w:div>
    <w:div w:id="54133252">
      <w:bodyDiv w:val="1"/>
      <w:marLeft w:val="0"/>
      <w:marRight w:val="0"/>
      <w:marTop w:val="0"/>
      <w:marBottom w:val="0"/>
      <w:divBdr>
        <w:top w:val="none" w:sz="0" w:space="0" w:color="auto"/>
        <w:left w:val="none" w:sz="0" w:space="0" w:color="auto"/>
        <w:bottom w:val="none" w:sz="0" w:space="0" w:color="auto"/>
        <w:right w:val="none" w:sz="0" w:space="0" w:color="auto"/>
      </w:divBdr>
    </w:div>
    <w:div w:id="54472212">
      <w:bodyDiv w:val="1"/>
      <w:marLeft w:val="0"/>
      <w:marRight w:val="0"/>
      <w:marTop w:val="0"/>
      <w:marBottom w:val="0"/>
      <w:divBdr>
        <w:top w:val="none" w:sz="0" w:space="0" w:color="auto"/>
        <w:left w:val="none" w:sz="0" w:space="0" w:color="auto"/>
        <w:bottom w:val="none" w:sz="0" w:space="0" w:color="auto"/>
        <w:right w:val="none" w:sz="0" w:space="0" w:color="auto"/>
      </w:divBdr>
    </w:div>
    <w:div w:id="54596059">
      <w:bodyDiv w:val="1"/>
      <w:marLeft w:val="0"/>
      <w:marRight w:val="0"/>
      <w:marTop w:val="0"/>
      <w:marBottom w:val="0"/>
      <w:divBdr>
        <w:top w:val="none" w:sz="0" w:space="0" w:color="auto"/>
        <w:left w:val="none" w:sz="0" w:space="0" w:color="auto"/>
        <w:bottom w:val="none" w:sz="0" w:space="0" w:color="auto"/>
        <w:right w:val="none" w:sz="0" w:space="0" w:color="auto"/>
      </w:divBdr>
    </w:div>
    <w:div w:id="54745970">
      <w:bodyDiv w:val="1"/>
      <w:marLeft w:val="0"/>
      <w:marRight w:val="0"/>
      <w:marTop w:val="0"/>
      <w:marBottom w:val="0"/>
      <w:divBdr>
        <w:top w:val="none" w:sz="0" w:space="0" w:color="auto"/>
        <w:left w:val="none" w:sz="0" w:space="0" w:color="auto"/>
        <w:bottom w:val="none" w:sz="0" w:space="0" w:color="auto"/>
        <w:right w:val="none" w:sz="0" w:space="0" w:color="auto"/>
      </w:divBdr>
    </w:div>
    <w:div w:id="54747207">
      <w:bodyDiv w:val="1"/>
      <w:marLeft w:val="0"/>
      <w:marRight w:val="0"/>
      <w:marTop w:val="0"/>
      <w:marBottom w:val="0"/>
      <w:divBdr>
        <w:top w:val="none" w:sz="0" w:space="0" w:color="auto"/>
        <w:left w:val="none" w:sz="0" w:space="0" w:color="auto"/>
        <w:bottom w:val="none" w:sz="0" w:space="0" w:color="auto"/>
        <w:right w:val="none" w:sz="0" w:space="0" w:color="auto"/>
      </w:divBdr>
    </w:div>
    <w:div w:id="54815086">
      <w:bodyDiv w:val="1"/>
      <w:marLeft w:val="0"/>
      <w:marRight w:val="0"/>
      <w:marTop w:val="0"/>
      <w:marBottom w:val="0"/>
      <w:divBdr>
        <w:top w:val="none" w:sz="0" w:space="0" w:color="auto"/>
        <w:left w:val="none" w:sz="0" w:space="0" w:color="auto"/>
        <w:bottom w:val="none" w:sz="0" w:space="0" w:color="auto"/>
        <w:right w:val="none" w:sz="0" w:space="0" w:color="auto"/>
      </w:divBdr>
    </w:div>
    <w:div w:id="54932780">
      <w:bodyDiv w:val="1"/>
      <w:marLeft w:val="0"/>
      <w:marRight w:val="0"/>
      <w:marTop w:val="0"/>
      <w:marBottom w:val="0"/>
      <w:divBdr>
        <w:top w:val="none" w:sz="0" w:space="0" w:color="auto"/>
        <w:left w:val="none" w:sz="0" w:space="0" w:color="auto"/>
        <w:bottom w:val="none" w:sz="0" w:space="0" w:color="auto"/>
        <w:right w:val="none" w:sz="0" w:space="0" w:color="auto"/>
      </w:divBdr>
    </w:div>
    <w:div w:id="54932958">
      <w:bodyDiv w:val="1"/>
      <w:marLeft w:val="0"/>
      <w:marRight w:val="0"/>
      <w:marTop w:val="0"/>
      <w:marBottom w:val="0"/>
      <w:divBdr>
        <w:top w:val="none" w:sz="0" w:space="0" w:color="auto"/>
        <w:left w:val="none" w:sz="0" w:space="0" w:color="auto"/>
        <w:bottom w:val="none" w:sz="0" w:space="0" w:color="auto"/>
        <w:right w:val="none" w:sz="0" w:space="0" w:color="auto"/>
      </w:divBdr>
    </w:div>
    <w:div w:id="55128216">
      <w:bodyDiv w:val="1"/>
      <w:marLeft w:val="0"/>
      <w:marRight w:val="0"/>
      <w:marTop w:val="0"/>
      <w:marBottom w:val="0"/>
      <w:divBdr>
        <w:top w:val="none" w:sz="0" w:space="0" w:color="auto"/>
        <w:left w:val="none" w:sz="0" w:space="0" w:color="auto"/>
        <w:bottom w:val="none" w:sz="0" w:space="0" w:color="auto"/>
        <w:right w:val="none" w:sz="0" w:space="0" w:color="auto"/>
      </w:divBdr>
    </w:div>
    <w:div w:id="55247820">
      <w:bodyDiv w:val="1"/>
      <w:marLeft w:val="0"/>
      <w:marRight w:val="0"/>
      <w:marTop w:val="0"/>
      <w:marBottom w:val="0"/>
      <w:divBdr>
        <w:top w:val="none" w:sz="0" w:space="0" w:color="auto"/>
        <w:left w:val="none" w:sz="0" w:space="0" w:color="auto"/>
        <w:bottom w:val="none" w:sz="0" w:space="0" w:color="auto"/>
        <w:right w:val="none" w:sz="0" w:space="0" w:color="auto"/>
      </w:divBdr>
    </w:div>
    <w:div w:id="55320108">
      <w:bodyDiv w:val="1"/>
      <w:marLeft w:val="0"/>
      <w:marRight w:val="0"/>
      <w:marTop w:val="0"/>
      <w:marBottom w:val="0"/>
      <w:divBdr>
        <w:top w:val="none" w:sz="0" w:space="0" w:color="auto"/>
        <w:left w:val="none" w:sz="0" w:space="0" w:color="auto"/>
        <w:bottom w:val="none" w:sz="0" w:space="0" w:color="auto"/>
        <w:right w:val="none" w:sz="0" w:space="0" w:color="auto"/>
      </w:divBdr>
    </w:div>
    <w:div w:id="55665769">
      <w:bodyDiv w:val="1"/>
      <w:marLeft w:val="0"/>
      <w:marRight w:val="0"/>
      <w:marTop w:val="0"/>
      <w:marBottom w:val="0"/>
      <w:divBdr>
        <w:top w:val="none" w:sz="0" w:space="0" w:color="auto"/>
        <w:left w:val="none" w:sz="0" w:space="0" w:color="auto"/>
        <w:bottom w:val="none" w:sz="0" w:space="0" w:color="auto"/>
        <w:right w:val="none" w:sz="0" w:space="0" w:color="auto"/>
      </w:divBdr>
    </w:div>
    <w:div w:id="55707300">
      <w:bodyDiv w:val="1"/>
      <w:marLeft w:val="0"/>
      <w:marRight w:val="0"/>
      <w:marTop w:val="0"/>
      <w:marBottom w:val="0"/>
      <w:divBdr>
        <w:top w:val="none" w:sz="0" w:space="0" w:color="auto"/>
        <w:left w:val="none" w:sz="0" w:space="0" w:color="auto"/>
        <w:bottom w:val="none" w:sz="0" w:space="0" w:color="auto"/>
        <w:right w:val="none" w:sz="0" w:space="0" w:color="auto"/>
      </w:divBdr>
    </w:div>
    <w:div w:id="55858627">
      <w:bodyDiv w:val="1"/>
      <w:marLeft w:val="0"/>
      <w:marRight w:val="0"/>
      <w:marTop w:val="0"/>
      <w:marBottom w:val="0"/>
      <w:divBdr>
        <w:top w:val="none" w:sz="0" w:space="0" w:color="auto"/>
        <w:left w:val="none" w:sz="0" w:space="0" w:color="auto"/>
        <w:bottom w:val="none" w:sz="0" w:space="0" w:color="auto"/>
        <w:right w:val="none" w:sz="0" w:space="0" w:color="auto"/>
      </w:divBdr>
    </w:div>
    <w:div w:id="55906378">
      <w:bodyDiv w:val="1"/>
      <w:marLeft w:val="0"/>
      <w:marRight w:val="0"/>
      <w:marTop w:val="0"/>
      <w:marBottom w:val="0"/>
      <w:divBdr>
        <w:top w:val="none" w:sz="0" w:space="0" w:color="auto"/>
        <w:left w:val="none" w:sz="0" w:space="0" w:color="auto"/>
        <w:bottom w:val="none" w:sz="0" w:space="0" w:color="auto"/>
        <w:right w:val="none" w:sz="0" w:space="0" w:color="auto"/>
      </w:divBdr>
    </w:div>
    <w:div w:id="56318945">
      <w:bodyDiv w:val="1"/>
      <w:marLeft w:val="0"/>
      <w:marRight w:val="0"/>
      <w:marTop w:val="0"/>
      <w:marBottom w:val="0"/>
      <w:divBdr>
        <w:top w:val="none" w:sz="0" w:space="0" w:color="auto"/>
        <w:left w:val="none" w:sz="0" w:space="0" w:color="auto"/>
        <w:bottom w:val="none" w:sz="0" w:space="0" w:color="auto"/>
        <w:right w:val="none" w:sz="0" w:space="0" w:color="auto"/>
      </w:divBdr>
    </w:div>
    <w:div w:id="56517836">
      <w:bodyDiv w:val="1"/>
      <w:marLeft w:val="0"/>
      <w:marRight w:val="0"/>
      <w:marTop w:val="0"/>
      <w:marBottom w:val="0"/>
      <w:divBdr>
        <w:top w:val="none" w:sz="0" w:space="0" w:color="auto"/>
        <w:left w:val="none" w:sz="0" w:space="0" w:color="auto"/>
        <w:bottom w:val="none" w:sz="0" w:space="0" w:color="auto"/>
        <w:right w:val="none" w:sz="0" w:space="0" w:color="auto"/>
      </w:divBdr>
    </w:div>
    <w:div w:id="57093860">
      <w:bodyDiv w:val="1"/>
      <w:marLeft w:val="0"/>
      <w:marRight w:val="0"/>
      <w:marTop w:val="0"/>
      <w:marBottom w:val="0"/>
      <w:divBdr>
        <w:top w:val="none" w:sz="0" w:space="0" w:color="auto"/>
        <w:left w:val="none" w:sz="0" w:space="0" w:color="auto"/>
        <w:bottom w:val="none" w:sz="0" w:space="0" w:color="auto"/>
        <w:right w:val="none" w:sz="0" w:space="0" w:color="auto"/>
      </w:divBdr>
    </w:div>
    <w:div w:id="57175268">
      <w:bodyDiv w:val="1"/>
      <w:marLeft w:val="0"/>
      <w:marRight w:val="0"/>
      <w:marTop w:val="0"/>
      <w:marBottom w:val="0"/>
      <w:divBdr>
        <w:top w:val="none" w:sz="0" w:space="0" w:color="auto"/>
        <w:left w:val="none" w:sz="0" w:space="0" w:color="auto"/>
        <w:bottom w:val="none" w:sz="0" w:space="0" w:color="auto"/>
        <w:right w:val="none" w:sz="0" w:space="0" w:color="auto"/>
      </w:divBdr>
    </w:div>
    <w:div w:id="57213813">
      <w:bodyDiv w:val="1"/>
      <w:marLeft w:val="0"/>
      <w:marRight w:val="0"/>
      <w:marTop w:val="0"/>
      <w:marBottom w:val="0"/>
      <w:divBdr>
        <w:top w:val="none" w:sz="0" w:space="0" w:color="auto"/>
        <w:left w:val="none" w:sz="0" w:space="0" w:color="auto"/>
        <w:bottom w:val="none" w:sz="0" w:space="0" w:color="auto"/>
        <w:right w:val="none" w:sz="0" w:space="0" w:color="auto"/>
      </w:divBdr>
    </w:div>
    <w:div w:id="57290148">
      <w:bodyDiv w:val="1"/>
      <w:marLeft w:val="0"/>
      <w:marRight w:val="0"/>
      <w:marTop w:val="0"/>
      <w:marBottom w:val="0"/>
      <w:divBdr>
        <w:top w:val="none" w:sz="0" w:space="0" w:color="auto"/>
        <w:left w:val="none" w:sz="0" w:space="0" w:color="auto"/>
        <w:bottom w:val="none" w:sz="0" w:space="0" w:color="auto"/>
        <w:right w:val="none" w:sz="0" w:space="0" w:color="auto"/>
      </w:divBdr>
    </w:div>
    <w:div w:id="57481569">
      <w:bodyDiv w:val="1"/>
      <w:marLeft w:val="0"/>
      <w:marRight w:val="0"/>
      <w:marTop w:val="0"/>
      <w:marBottom w:val="0"/>
      <w:divBdr>
        <w:top w:val="none" w:sz="0" w:space="0" w:color="auto"/>
        <w:left w:val="none" w:sz="0" w:space="0" w:color="auto"/>
        <w:bottom w:val="none" w:sz="0" w:space="0" w:color="auto"/>
        <w:right w:val="none" w:sz="0" w:space="0" w:color="auto"/>
      </w:divBdr>
    </w:div>
    <w:div w:id="57753196">
      <w:bodyDiv w:val="1"/>
      <w:marLeft w:val="0"/>
      <w:marRight w:val="0"/>
      <w:marTop w:val="0"/>
      <w:marBottom w:val="0"/>
      <w:divBdr>
        <w:top w:val="none" w:sz="0" w:space="0" w:color="auto"/>
        <w:left w:val="none" w:sz="0" w:space="0" w:color="auto"/>
        <w:bottom w:val="none" w:sz="0" w:space="0" w:color="auto"/>
        <w:right w:val="none" w:sz="0" w:space="0" w:color="auto"/>
      </w:divBdr>
    </w:div>
    <w:div w:id="57823227">
      <w:bodyDiv w:val="1"/>
      <w:marLeft w:val="0"/>
      <w:marRight w:val="0"/>
      <w:marTop w:val="0"/>
      <w:marBottom w:val="0"/>
      <w:divBdr>
        <w:top w:val="none" w:sz="0" w:space="0" w:color="auto"/>
        <w:left w:val="none" w:sz="0" w:space="0" w:color="auto"/>
        <w:bottom w:val="none" w:sz="0" w:space="0" w:color="auto"/>
        <w:right w:val="none" w:sz="0" w:space="0" w:color="auto"/>
      </w:divBdr>
    </w:div>
    <w:div w:id="58095497">
      <w:bodyDiv w:val="1"/>
      <w:marLeft w:val="0"/>
      <w:marRight w:val="0"/>
      <w:marTop w:val="0"/>
      <w:marBottom w:val="0"/>
      <w:divBdr>
        <w:top w:val="none" w:sz="0" w:space="0" w:color="auto"/>
        <w:left w:val="none" w:sz="0" w:space="0" w:color="auto"/>
        <w:bottom w:val="none" w:sz="0" w:space="0" w:color="auto"/>
        <w:right w:val="none" w:sz="0" w:space="0" w:color="auto"/>
      </w:divBdr>
    </w:div>
    <w:div w:id="58292332">
      <w:bodyDiv w:val="1"/>
      <w:marLeft w:val="0"/>
      <w:marRight w:val="0"/>
      <w:marTop w:val="0"/>
      <w:marBottom w:val="0"/>
      <w:divBdr>
        <w:top w:val="none" w:sz="0" w:space="0" w:color="auto"/>
        <w:left w:val="none" w:sz="0" w:space="0" w:color="auto"/>
        <w:bottom w:val="none" w:sz="0" w:space="0" w:color="auto"/>
        <w:right w:val="none" w:sz="0" w:space="0" w:color="auto"/>
      </w:divBdr>
    </w:div>
    <w:div w:id="58406109">
      <w:bodyDiv w:val="1"/>
      <w:marLeft w:val="0"/>
      <w:marRight w:val="0"/>
      <w:marTop w:val="0"/>
      <w:marBottom w:val="0"/>
      <w:divBdr>
        <w:top w:val="none" w:sz="0" w:space="0" w:color="auto"/>
        <w:left w:val="none" w:sz="0" w:space="0" w:color="auto"/>
        <w:bottom w:val="none" w:sz="0" w:space="0" w:color="auto"/>
        <w:right w:val="none" w:sz="0" w:space="0" w:color="auto"/>
      </w:divBdr>
    </w:div>
    <w:div w:id="58596844">
      <w:bodyDiv w:val="1"/>
      <w:marLeft w:val="0"/>
      <w:marRight w:val="0"/>
      <w:marTop w:val="0"/>
      <w:marBottom w:val="0"/>
      <w:divBdr>
        <w:top w:val="none" w:sz="0" w:space="0" w:color="auto"/>
        <w:left w:val="none" w:sz="0" w:space="0" w:color="auto"/>
        <w:bottom w:val="none" w:sz="0" w:space="0" w:color="auto"/>
        <w:right w:val="none" w:sz="0" w:space="0" w:color="auto"/>
      </w:divBdr>
    </w:div>
    <w:div w:id="58676154">
      <w:bodyDiv w:val="1"/>
      <w:marLeft w:val="0"/>
      <w:marRight w:val="0"/>
      <w:marTop w:val="0"/>
      <w:marBottom w:val="0"/>
      <w:divBdr>
        <w:top w:val="none" w:sz="0" w:space="0" w:color="auto"/>
        <w:left w:val="none" w:sz="0" w:space="0" w:color="auto"/>
        <w:bottom w:val="none" w:sz="0" w:space="0" w:color="auto"/>
        <w:right w:val="none" w:sz="0" w:space="0" w:color="auto"/>
      </w:divBdr>
    </w:div>
    <w:div w:id="58676313">
      <w:bodyDiv w:val="1"/>
      <w:marLeft w:val="0"/>
      <w:marRight w:val="0"/>
      <w:marTop w:val="0"/>
      <w:marBottom w:val="0"/>
      <w:divBdr>
        <w:top w:val="none" w:sz="0" w:space="0" w:color="auto"/>
        <w:left w:val="none" w:sz="0" w:space="0" w:color="auto"/>
        <w:bottom w:val="none" w:sz="0" w:space="0" w:color="auto"/>
        <w:right w:val="none" w:sz="0" w:space="0" w:color="auto"/>
      </w:divBdr>
    </w:div>
    <w:div w:id="58789208">
      <w:bodyDiv w:val="1"/>
      <w:marLeft w:val="0"/>
      <w:marRight w:val="0"/>
      <w:marTop w:val="0"/>
      <w:marBottom w:val="0"/>
      <w:divBdr>
        <w:top w:val="none" w:sz="0" w:space="0" w:color="auto"/>
        <w:left w:val="none" w:sz="0" w:space="0" w:color="auto"/>
        <w:bottom w:val="none" w:sz="0" w:space="0" w:color="auto"/>
        <w:right w:val="none" w:sz="0" w:space="0" w:color="auto"/>
      </w:divBdr>
    </w:div>
    <w:div w:id="58797371">
      <w:bodyDiv w:val="1"/>
      <w:marLeft w:val="0"/>
      <w:marRight w:val="0"/>
      <w:marTop w:val="0"/>
      <w:marBottom w:val="0"/>
      <w:divBdr>
        <w:top w:val="none" w:sz="0" w:space="0" w:color="auto"/>
        <w:left w:val="none" w:sz="0" w:space="0" w:color="auto"/>
        <w:bottom w:val="none" w:sz="0" w:space="0" w:color="auto"/>
        <w:right w:val="none" w:sz="0" w:space="0" w:color="auto"/>
      </w:divBdr>
    </w:div>
    <w:div w:id="58946603">
      <w:bodyDiv w:val="1"/>
      <w:marLeft w:val="0"/>
      <w:marRight w:val="0"/>
      <w:marTop w:val="0"/>
      <w:marBottom w:val="0"/>
      <w:divBdr>
        <w:top w:val="none" w:sz="0" w:space="0" w:color="auto"/>
        <w:left w:val="none" w:sz="0" w:space="0" w:color="auto"/>
        <w:bottom w:val="none" w:sz="0" w:space="0" w:color="auto"/>
        <w:right w:val="none" w:sz="0" w:space="0" w:color="auto"/>
      </w:divBdr>
    </w:div>
    <w:div w:id="58947797">
      <w:bodyDiv w:val="1"/>
      <w:marLeft w:val="0"/>
      <w:marRight w:val="0"/>
      <w:marTop w:val="0"/>
      <w:marBottom w:val="0"/>
      <w:divBdr>
        <w:top w:val="none" w:sz="0" w:space="0" w:color="auto"/>
        <w:left w:val="none" w:sz="0" w:space="0" w:color="auto"/>
        <w:bottom w:val="none" w:sz="0" w:space="0" w:color="auto"/>
        <w:right w:val="none" w:sz="0" w:space="0" w:color="auto"/>
      </w:divBdr>
    </w:div>
    <w:div w:id="59252995">
      <w:bodyDiv w:val="1"/>
      <w:marLeft w:val="0"/>
      <w:marRight w:val="0"/>
      <w:marTop w:val="0"/>
      <w:marBottom w:val="0"/>
      <w:divBdr>
        <w:top w:val="none" w:sz="0" w:space="0" w:color="auto"/>
        <w:left w:val="none" w:sz="0" w:space="0" w:color="auto"/>
        <w:bottom w:val="none" w:sz="0" w:space="0" w:color="auto"/>
        <w:right w:val="none" w:sz="0" w:space="0" w:color="auto"/>
      </w:divBdr>
    </w:div>
    <w:div w:id="59253399">
      <w:bodyDiv w:val="1"/>
      <w:marLeft w:val="0"/>
      <w:marRight w:val="0"/>
      <w:marTop w:val="0"/>
      <w:marBottom w:val="0"/>
      <w:divBdr>
        <w:top w:val="none" w:sz="0" w:space="0" w:color="auto"/>
        <w:left w:val="none" w:sz="0" w:space="0" w:color="auto"/>
        <w:bottom w:val="none" w:sz="0" w:space="0" w:color="auto"/>
        <w:right w:val="none" w:sz="0" w:space="0" w:color="auto"/>
      </w:divBdr>
    </w:div>
    <w:div w:id="59443765">
      <w:bodyDiv w:val="1"/>
      <w:marLeft w:val="0"/>
      <w:marRight w:val="0"/>
      <w:marTop w:val="0"/>
      <w:marBottom w:val="0"/>
      <w:divBdr>
        <w:top w:val="none" w:sz="0" w:space="0" w:color="auto"/>
        <w:left w:val="none" w:sz="0" w:space="0" w:color="auto"/>
        <w:bottom w:val="none" w:sz="0" w:space="0" w:color="auto"/>
        <w:right w:val="none" w:sz="0" w:space="0" w:color="auto"/>
      </w:divBdr>
    </w:div>
    <w:div w:id="59981594">
      <w:bodyDiv w:val="1"/>
      <w:marLeft w:val="0"/>
      <w:marRight w:val="0"/>
      <w:marTop w:val="0"/>
      <w:marBottom w:val="0"/>
      <w:divBdr>
        <w:top w:val="none" w:sz="0" w:space="0" w:color="auto"/>
        <w:left w:val="none" w:sz="0" w:space="0" w:color="auto"/>
        <w:bottom w:val="none" w:sz="0" w:space="0" w:color="auto"/>
        <w:right w:val="none" w:sz="0" w:space="0" w:color="auto"/>
      </w:divBdr>
    </w:div>
    <w:div w:id="60297751">
      <w:bodyDiv w:val="1"/>
      <w:marLeft w:val="0"/>
      <w:marRight w:val="0"/>
      <w:marTop w:val="0"/>
      <w:marBottom w:val="0"/>
      <w:divBdr>
        <w:top w:val="none" w:sz="0" w:space="0" w:color="auto"/>
        <w:left w:val="none" w:sz="0" w:space="0" w:color="auto"/>
        <w:bottom w:val="none" w:sz="0" w:space="0" w:color="auto"/>
        <w:right w:val="none" w:sz="0" w:space="0" w:color="auto"/>
      </w:divBdr>
    </w:div>
    <w:div w:id="60715190">
      <w:bodyDiv w:val="1"/>
      <w:marLeft w:val="0"/>
      <w:marRight w:val="0"/>
      <w:marTop w:val="0"/>
      <w:marBottom w:val="0"/>
      <w:divBdr>
        <w:top w:val="none" w:sz="0" w:space="0" w:color="auto"/>
        <w:left w:val="none" w:sz="0" w:space="0" w:color="auto"/>
        <w:bottom w:val="none" w:sz="0" w:space="0" w:color="auto"/>
        <w:right w:val="none" w:sz="0" w:space="0" w:color="auto"/>
      </w:divBdr>
    </w:div>
    <w:div w:id="60831014">
      <w:bodyDiv w:val="1"/>
      <w:marLeft w:val="0"/>
      <w:marRight w:val="0"/>
      <w:marTop w:val="0"/>
      <w:marBottom w:val="0"/>
      <w:divBdr>
        <w:top w:val="none" w:sz="0" w:space="0" w:color="auto"/>
        <w:left w:val="none" w:sz="0" w:space="0" w:color="auto"/>
        <w:bottom w:val="none" w:sz="0" w:space="0" w:color="auto"/>
        <w:right w:val="none" w:sz="0" w:space="0" w:color="auto"/>
      </w:divBdr>
    </w:div>
    <w:div w:id="60832170">
      <w:bodyDiv w:val="1"/>
      <w:marLeft w:val="0"/>
      <w:marRight w:val="0"/>
      <w:marTop w:val="0"/>
      <w:marBottom w:val="0"/>
      <w:divBdr>
        <w:top w:val="none" w:sz="0" w:space="0" w:color="auto"/>
        <w:left w:val="none" w:sz="0" w:space="0" w:color="auto"/>
        <w:bottom w:val="none" w:sz="0" w:space="0" w:color="auto"/>
        <w:right w:val="none" w:sz="0" w:space="0" w:color="auto"/>
      </w:divBdr>
    </w:div>
    <w:div w:id="60832889">
      <w:bodyDiv w:val="1"/>
      <w:marLeft w:val="0"/>
      <w:marRight w:val="0"/>
      <w:marTop w:val="0"/>
      <w:marBottom w:val="0"/>
      <w:divBdr>
        <w:top w:val="none" w:sz="0" w:space="0" w:color="auto"/>
        <w:left w:val="none" w:sz="0" w:space="0" w:color="auto"/>
        <w:bottom w:val="none" w:sz="0" w:space="0" w:color="auto"/>
        <w:right w:val="none" w:sz="0" w:space="0" w:color="auto"/>
      </w:divBdr>
    </w:div>
    <w:div w:id="61029676">
      <w:bodyDiv w:val="1"/>
      <w:marLeft w:val="0"/>
      <w:marRight w:val="0"/>
      <w:marTop w:val="0"/>
      <w:marBottom w:val="0"/>
      <w:divBdr>
        <w:top w:val="none" w:sz="0" w:space="0" w:color="auto"/>
        <w:left w:val="none" w:sz="0" w:space="0" w:color="auto"/>
        <w:bottom w:val="none" w:sz="0" w:space="0" w:color="auto"/>
        <w:right w:val="none" w:sz="0" w:space="0" w:color="auto"/>
      </w:divBdr>
    </w:div>
    <w:div w:id="61218929">
      <w:bodyDiv w:val="1"/>
      <w:marLeft w:val="0"/>
      <w:marRight w:val="0"/>
      <w:marTop w:val="0"/>
      <w:marBottom w:val="0"/>
      <w:divBdr>
        <w:top w:val="none" w:sz="0" w:space="0" w:color="auto"/>
        <w:left w:val="none" w:sz="0" w:space="0" w:color="auto"/>
        <w:bottom w:val="none" w:sz="0" w:space="0" w:color="auto"/>
        <w:right w:val="none" w:sz="0" w:space="0" w:color="auto"/>
      </w:divBdr>
    </w:div>
    <w:div w:id="61219058">
      <w:bodyDiv w:val="1"/>
      <w:marLeft w:val="0"/>
      <w:marRight w:val="0"/>
      <w:marTop w:val="0"/>
      <w:marBottom w:val="0"/>
      <w:divBdr>
        <w:top w:val="none" w:sz="0" w:space="0" w:color="auto"/>
        <w:left w:val="none" w:sz="0" w:space="0" w:color="auto"/>
        <w:bottom w:val="none" w:sz="0" w:space="0" w:color="auto"/>
        <w:right w:val="none" w:sz="0" w:space="0" w:color="auto"/>
      </w:divBdr>
    </w:div>
    <w:div w:id="61564649">
      <w:bodyDiv w:val="1"/>
      <w:marLeft w:val="0"/>
      <w:marRight w:val="0"/>
      <w:marTop w:val="0"/>
      <w:marBottom w:val="0"/>
      <w:divBdr>
        <w:top w:val="none" w:sz="0" w:space="0" w:color="auto"/>
        <w:left w:val="none" w:sz="0" w:space="0" w:color="auto"/>
        <w:bottom w:val="none" w:sz="0" w:space="0" w:color="auto"/>
        <w:right w:val="none" w:sz="0" w:space="0" w:color="auto"/>
      </w:divBdr>
    </w:div>
    <w:div w:id="61565686">
      <w:bodyDiv w:val="1"/>
      <w:marLeft w:val="0"/>
      <w:marRight w:val="0"/>
      <w:marTop w:val="0"/>
      <w:marBottom w:val="0"/>
      <w:divBdr>
        <w:top w:val="none" w:sz="0" w:space="0" w:color="auto"/>
        <w:left w:val="none" w:sz="0" w:space="0" w:color="auto"/>
        <w:bottom w:val="none" w:sz="0" w:space="0" w:color="auto"/>
        <w:right w:val="none" w:sz="0" w:space="0" w:color="auto"/>
      </w:divBdr>
    </w:div>
    <w:div w:id="61611328">
      <w:bodyDiv w:val="1"/>
      <w:marLeft w:val="0"/>
      <w:marRight w:val="0"/>
      <w:marTop w:val="0"/>
      <w:marBottom w:val="0"/>
      <w:divBdr>
        <w:top w:val="none" w:sz="0" w:space="0" w:color="auto"/>
        <w:left w:val="none" w:sz="0" w:space="0" w:color="auto"/>
        <w:bottom w:val="none" w:sz="0" w:space="0" w:color="auto"/>
        <w:right w:val="none" w:sz="0" w:space="0" w:color="auto"/>
      </w:divBdr>
    </w:div>
    <w:div w:id="62071698">
      <w:bodyDiv w:val="1"/>
      <w:marLeft w:val="0"/>
      <w:marRight w:val="0"/>
      <w:marTop w:val="0"/>
      <w:marBottom w:val="0"/>
      <w:divBdr>
        <w:top w:val="none" w:sz="0" w:space="0" w:color="auto"/>
        <w:left w:val="none" w:sz="0" w:space="0" w:color="auto"/>
        <w:bottom w:val="none" w:sz="0" w:space="0" w:color="auto"/>
        <w:right w:val="none" w:sz="0" w:space="0" w:color="auto"/>
      </w:divBdr>
    </w:div>
    <w:div w:id="62221138">
      <w:bodyDiv w:val="1"/>
      <w:marLeft w:val="0"/>
      <w:marRight w:val="0"/>
      <w:marTop w:val="0"/>
      <w:marBottom w:val="0"/>
      <w:divBdr>
        <w:top w:val="none" w:sz="0" w:space="0" w:color="auto"/>
        <w:left w:val="none" w:sz="0" w:space="0" w:color="auto"/>
        <w:bottom w:val="none" w:sz="0" w:space="0" w:color="auto"/>
        <w:right w:val="none" w:sz="0" w:space="0" w:color="auto"/>
      </w:divBdr>
    </w:div>
    <w:div w:id="62341359">
      <w:bodyDiv w:val="1"/>
      <w:marLeft w:val="0"/>
      <w:marRight w:val="0"/>
      <w:marTop w:val="0"/>
      <w:marBottom w:val="0"/>
      <w:divBdr>
        <w:top w:val="none" w:sz="0" w:space="0" w:color="auto"/>
        <w:left w:val="none" w:sz="0" w:space="0" w:color="auto"/>
        <w:bottom w:val="none" w:sz="0" w:space="0" w:color="auto"/>
        <w:right w:val="none" w:sz="0" w:space="0" w:color="auto"/>
      </w:divBdr>
    </w:div>
    <w:div w:id="62652741">
      <w:bodyDiv w:val="1"/>
      <w:marLeft w:val="0"/>
      <w:marRight w:val="0"/>
      <w:marTop w:val="0"/>
      <w:marBottom w:val="0"/>
      <w:divBdr>
        <w:top w:val="none" w:sz="0" w:space="0" w:color="auto"/>
        <w:left w:val="none" w:sz="0" w:space="0" w:color="auto"/>
        <w:bottom w:val="none" w:sz="0" w:space="0" w:color="auto"/>
        <w:right w:val="none" w:sz="0" w:space="0" w:color="auto"/>
      </w:divBdr>
    </w:div>
    <w:div w:id="62871192">
      <w:bodyDiv w:val="1"/>
      <w:marLeft w:val="0"/>
      <w:marRight w:val="0"/>
      <w:marTop w:val="0"/>
      <w:marBottom w:val="0"/>
      <w:divBdr>
        <w:top w:val="none" w:sz="0" w:space="0" w:color="auto"/>
        <w:left w:val="none" w:sz="0" w:space="0" w:color="auto"/>
        <w:bottom w:val="none" w:sz="0" w:space="0" w:color="auto"/>
        <w:right w:val="none" w:sz="0" w:space="0" w:color="auto"/>
      </w:divBdr>
    </w:div>
    <w:div w:id="62917512">
      <w:bodyDiv w:val="1"/>
      <w:marLeft w:val="0"/>
      <w:marRight w:val="0"/>
      <w:marTop w:val="0"/>
      <w:marBottom w:val="0"/>
      <w:divBdr>
        <w:top w:val="none" w:sz="0" w:space="0" w:color="auto"/>
        <w:left w:val="none" w:sz="0" w:space="0" w:color="auto"/>
        <w:bottom w:val="none" w:sz="0" w:space="0" w:color="auto"/>
        <w:right w:val="none" w:sz="0" w:space="0" w:color="auto"/>
      </w:divBdr>
    </w:div>
    <w:div w:id="63258507">
      <w:bodyDiv w:val="1"/>
      <w:marLeft w:val="0"/>
      <w:marRight w:val="0"/>
      <w:marTop w:val="0"/>
      <w:marBottom w:val="0"/>
      <w:divBdr>
        <w:top w:val="none" w:sz="0" w:space="0" w:color="auto"/>
        <w:left w:val="none" w:sz="0" w:space="0" w:color="auto"/>
        <w:bottom w:val="none" w:sz="0" w:space="0" w:color="auto"/>
        <w:right w:val="none" w:sz="0" w:space="0" w:color="auto"/>
      </w:divBdr>
    </w:div>
    <w:div w:id="63527177">
      <w:bodyDiv w:val="1"/>
      <w:marLeft w:val="0"/>
      <w:marRight w:val="0"/>
      <w:marTop w:val="0"/>
      <w:marBottom w:val="0"/>
      <w:divBdr>
        <w:top w:val="none" w:sz="0" w:space="0" w:color="auto"/>
        <w:left w:val="none" w:sz="0" w:space="0" w:color="auto"/>
        <w:bottom w:val="none" w:sz="0" w:space="0" w:color="auto"/>
        <w:right w:val="none" w:sz="0" w:space="0" w:color="auto"/>
      </w:divBdr>
    </w:div>
    <w:div w:id="63527562">
      <w:bodyDiv w:val="1"/>
      <w:marLeft w:val="0"/>
      <w:marRight w:val="0"/>
      <w:marTop w:val="0"/>
      <w:marBottom w:val="0"/>
      <w:divBdr>
        <w:top w:val="none" w:sz="0" w:space="0" w:color="auto"/>
        <w:left w:val="none" w:sz="0" w:space="0" w:color="auto"/>
        <w:bottom w:val="none" w:sz="0" w:space="0" w:color="auto"/>
        <w:right w:val="none" w:sz="0" w:space="0" w:color="auto"/>
      </w:divBdr>
    </w:div>
    <w:div w:id="63989778">
      <w:bodyDiv w:val="1"/>
      <w:marLeft w:val="0"/>
      <w:marRight w:val="0"/>
      <w:marTop w:val="0"/>
      <w:marBottom w:val="0"/>
      <w:divBdr>
        <w:top w:val="none" w:sz="0" w:space="0" w:color="auto"/>
        <w:left w:val="none" w:sz="0" w:space="0" w:color="auto"/>
        <w:bottom w:val="none" w:sz="0" w:space="0" w:color="auto"/>
        <w:right w:val="none" w:sz="0" w:space="0" w:color="auto"/>
      </w:divBdr>
    </w:div>
    <w:div w:id="64228034">
      <w:bodyDiv w:val="1"/>
      <w:marLeft w:val="0"/>
      <w:marRight w:val="0"/>
      <w:marTop w:val="0"/>
      <w:marBottom w:val="0"/>
      <w:divBdr>
        <w:top w:val="none" w:sz="0" w:space="0" w:color="auto"/>
        <w:left w:val="none" w:sz="0" w:space="0" w:color="auto"/>
        <w:bottom w:val="none" w:sz="0" w:space="0" w:color="auto"/>
        <w:right w:val="none" w:sz="0" w:space="0" w:color="auto"/>
      </w:divBdr>
    </w:div>
    <w:div w:id="64299700">
      <w:bodyDiv w:val="1"/>
      <w:marLeft w:val="0"/>
      <w:marRight w:val="0"/>
      <w:marTop w:val="0"/>
      <w:marBottom w:val="0"/>
      <w:divBdr>
        <w:top w:val="none" w:sz="0" w:space="0" w:color="auto"/>
        <w:left w:val="none" w:sz="0" w:space="0" w:color="auto"/>
        <w:bottom w:val="none" w:sz="0" w:space="0" w:color="auto"/>
        <w:right w:val="none" w:sz="0" w:space="0" w:color="auto"/>
      </w:divBdr>
    </w:div>
    <w:div w:id="64305244">
      <w:bodyDiv w:val="1"/>
      <w:marLeft w:val="0"/>
      <w:marRight w:val="0"/>
      <w:marTop w:val="0"/>
      <w:marBottom w:val="0"/>
      <w:divBdr>
        <w:top w:val="none" w:sz="0" w:space="0" w:color="auto"/>
        <w:left w:val="none" w:sz="0" w:space="0" w:color="auto"/>
        <w:bottom w:val="none" w:sz="0" w:space="0" w:color="auto"/>
        <w:right w:val="none" w:sz="0" w:space="0" w:color="auto"/>
      </w:divBdr>
    </w:div>
    <w:div w:id="64375827">
      <w:bodyDiv w:val="1"/>
      <w:marLeft w:val="0"/>
      <w:marRight w:val="0"/>
      <w:marTop w:val="0"/>
      <w:marBottom w:val="0"/>
      <w:divBdr>
        <w:top w:val="none" w:sz="0" w:space="0" w:color="auto"/>
        <w:left w:val="none" w:sz="0" w:space="0" w:color="auto"/>
        <w:bottom w:val="none" w:sz="0" w:space="0" w:color="auto"/>
        <w:right w:val="none" w:sz="0" w:space="0" w:color="auto"/>
      </w:divBdr>
    </w:div>
    <w:div w:id="64382757">
      <w:bodyDiv w:val="1"/>
      <w:marLeft w:val="0"/>
      <w:marRight w:val="0"/>
      <w:marTop w:val="0"/>
      <w:marBottom w:val="0"/>
      <w:divBdr>
        <w:top w:val="none" w:sz="0" w:space="0" w:color="auto"/>
        <w:left w:val="none" w:sz="0" w:space="0" w:color="auto"/>
        <w:bottom w:val="none" w:sz="0" w:space="0" w:color="auto"/>
        <w:right w:val="none" w:sz="0" w:space="0" w:color="auto"/>
      </w:divBdr>
    </w:div>
    <w:div w:id="64500759">
      <w:bodyDiv w:val="1"/>
      <w:marLeft w:val="0"/>
      <w:marRight w:val="0"/>
      <w:marTop w:val="0"/>
      <w:marBottom w:val="0"/>
      <w:divBdr>
        <w:top w:val="none" w:sz="0" w:space="0" w:color="auto"/>
        <w:left w:val="none" w:sz="0" w:space="0" w:color="auto"/>
        <w:bottom w:val="none" w:sz="0" w:space="0" w:color="auto"/>
        <w:right w:val="none" w:sz="0" w:space="0" w:color="auto"/>
      </w:divBdr>
    </w:div>
    <w:div w:id="64844245">
      <w:bodyDiv w:val="1"/>
      <w:marLeft w:val="0"/>
      <w:marRight w:val="0"/>
      <w:marTop w:val="0"/>
      <w:marBottom w:val="0"/>
      <w:divBdr>
        <w:top w:val="none" w:sz="0" w:space="0" w:color="auto"/>
        <w:left w:val="none" w:sz="0" w:space="0" w:color="auto"/>
        <w:bottom w:val="none" w:sz="0" w:space="0" w:color="auto"/>
        <w:right w:val="none" w:sz="0" w:space="0" w:color="auto"/>
      </w:divBdr>
    </w:div>
    <w:div w:id="64961208">
      <w:bodyDiv w:val="1"/>
      <w:marLeft w:val="0"/>
      <w:marRight w:val="0"/>
      <w:marTop w:val="0"/>
      <w:marBottom w:val="0"/>
      <w:divBdr>
        <w:top w:val="none" w:sz="0" w:space="0" w:color="auto"/>
        <w:left w:val="none" w:sz="0" w:space="0" w:color="auto"/>
        <w:bottom w:val="none" w:sz="0" w:space="0" w:color="auto"/>
        <w:right w:val="none" w:sz="0" w:space="0" w:color="auto"/>
      </w:divBdr>
    </w:div>
    <w:div w:id="65106673">
      <w:bodyDiv w:val="1"/>
      <w:marLeft w:val="0"/>
      <w:marRight w:val="0"/>
      <w:marTop w:val="0"/>
      <w:marBottom w:val="0"/>
      <w:divBdr>
        <w:top w:val="none" w:sz="0" w:space="0" w:color="auto"/>
        <w:left w:val="none" w:sz="0" w:space="0" w:color="auto"/>
        <w:bottom w:val="none" w:sz="0" w:space="0" w:color="auto"/>
        <w:right w:val="none" w:sz="0" w:space="0" w:color="auto"/>
      </w:divBdr>
    </w:div>
    <w:div w:id="65151970">
      <w:bodyDiv w:val="1"/>
      <w:marLeft w:val="0"/>
      <w:marRight w:val="0"/>
      <w:marTop w:val="0"/>
      <w:marBottom w:val="0"/>
      <w:divBdr>
        <w:top w:val="none" w:sz="0" w:space="0" w:color="auto"/>
        <w:left w:val="none" w:sz="0" w:space="0" w:color="auto"/>
        <w:bottom w:val="none" w:sz="0" w:space="0" w:color="auto"/>
        <w:right w:val="none" w:sz="0" w:space="0" w:color="auto"/>
      </w:divBdr>
    </w:div>
    <w:div w:id="65152143">
      <w:bodyDiv w:val="1"/>
      <w:marLeft w:val="0"/>
      <w:marRight w:val="0"/>
      <w:marTop w:val="0"/>
      <w:marBottom w:val="0"/>
      <w:divBdr>
        <w:top w:val="none" w:sz="0" w:space="0" w:color="auto"/>
        <w:left w:val="none" w:sz="0" w:space="0" w:color="auto"/>
        <w:bottom w:val="none" w:sz="0" w:space="0" w:color="auto"/>
        <w:right w:val="none" w:sz="0" w:space="0" w:color="auto"/>
      </w:divBdr>
    </w:div>
    <w:div w:id="65423688">
      <w:bodyDiv w:val="1"/>
      <w:marLeft w:val="0"/>
      <w:marRight w:val="0"/>
      <w:marTop w:val="0"/>
      <w:marBottom w:val="0"/>
      <w:divBdr>
        <w:top w:val="none" w:sz="0" w:space="0" w:color="auto"/>
        <w:left w:val="none" w:sz="0" w:space="0" w:color="auto"/>
        <w:bottom w:val="none" w:sz="0" w:space="0" w:color="auto"/>
        <w:right w:val="none" w:sz="0" w:space="0" w:color="auto"/>
      </w:divBdr>
    </w:div>
    <w:div w:id="65760871">
      <w:bodyDiv w:val="1"/>
      <w:marLeft w:val="0"/>
      <w:marRight w:val="0"/>
      <w:marTop w:val="0"/>
      <w:marBottom w:val="0"/>
      <w:divBdr>
        <w:top w:val="none" w:sz="0" w:space="0" w:color="auto"/>
        <w:left w:val="none" w:sz="0" w:space="0" w:color="auto"/>
        <w:bottom w:val="none" w:sz="0" w:space="0" w:color="auto"/>
        <w:right w:val="none" w:sz="0" w:space="0" w:color="auto"/>
      </w:divBdr>
    </w:div>
    <w:div w:id="65878584">
      <w:bodyDiv w:val="1"/>
      <w:marLeft w:val="0"/>
      <w:marRight w:val="0"/>
      <w:marTop w:val="0"/>
      <w:marBottom w:val="0"/>
      <w:divBdr>
        <w:top w:val="none" w:sz="0" w:space="0" w:color="auto"/>
        <w:left w:val="none" w:sz="0" w:space="0" w:color="auto"/>
        <w:bottom w:val="none" w:sz="0" w:space="0" w:color="auto"/>
        <w:right w:val="none" w:sz="0" w:space="0" w:color="auto"/>
      </w:divBdr>
    </w:div>
    <w:div w:id="65887589">
      <w:bodyDiv w:val="1"/>
      <w:marLeft w:val="0"/>
      <w:marRight w:val="0"/>
      <w:marTop w:val="0"/>
      <w:marBottom w:val="0"/>
      <w:divBdr>
        <w:top w:val="none" w:sz="0" w:space="0" w:color="auto"/>
        <w:left w:val="none" w:sz="0" w:space="0" w:color="auto"/>
        <w:bottom w:val="none" w:sz="0" w:space="0" w:color="auto"/>
        <w:right w:val="none" w:sz="0" w:space="0" w:color="auto"/>
      </w:divBdr>
    </w:div>
    <w:div w:id="66415306">
      <w:bodyDiv w:val="1"/>
      <w:marLeft w:val="0"/>
      <w:marRight w:val="0"/>
      <w:marTop w:val="0"/>
      <w:marBottom w:val="0"/>
      <w:divBdr>
        <w:top w:val="none" w:sz="0" w:space="0" w:color="auto"/>
        <w:left w:val="none" w:sz="0" w:space="0" w:color="auto"/>
        <w:bottom w:val="none" w:sz="0" w:space="0" w:color="auto"/>
        <w:right w:val="none" w:sz="0" w:space="0" w:color="auto"/>
      </w:divBdr>
    </w:div>
    <w:div w:id="66727778">
      <w:bodyDiv w:val="1"/>
      <w:marLeft w:val="0"/>
      <w:marRight w:val="0"/>
      <w:marTop w:val="0"/>
      <w:marBottom w:val="0"/>
      <w:divBdr>
        <w:top w:val="none" w:sz="0" w:space="0" w:color="auto"/>
        <w:left w:val="none" w:sz="0" w:space="0" w:color="auto"/>
        <w:bottom w:val="none" w:sz="0" w:space="0" w:color="auto"/>
        <w:right w:val="none" w:sz="0" w:space="0" w:color="auto"/>
      </w:divBdr>
    </w:div>
    <w:div w:id="66848766">
      <w:bodyDiv w:val="1"/>
      <w:marLeft w:val="0"/>
      <w:marRight w:val="0"/>
      <w:marTop w:val="0"/>
      <w:marBottom w:val="0"/>
      <w:divBdr>
        <w:top w:val="none" w:sz="0" w:space="0" w:color="auto"/>
        <w:left w:val="none" w:sz="0" w:space="0" w:color="auto"/>
        <w:bottom w:val="none" w:sz="0" w:space="0" w:color="auto"/>
        <w:right w:val="none" w:sz="0" w:space="0" w:color="auto"/>
      </w:divBdr>
    </w:div>
    <w:div w:id="67117534">
      <w:bodyDiv w:val="1"/>
      <w:marLeft w:val="0"/>
      <w:marRight w:val="0"/>
      <w:marTop w:val="0"/>
      <w:marBottom w:val="0"/>
      <w:divBdr>
        <w:top w:val="none" w:sz="0" w:space="0" w:color="auto"/>
        <w:left w:val="none" w:sz="0" w:space="0" w:color="auto"/>
        <w:bottom w:val="none" w:sz="0" w:space="0" w:color="auto"/>
        <w:right w:val="none" w:sz="0" w:space="0" w:color="auto"/>
      </w:divBdr>
    </w:div>
    <w:div w:id="67195345">
      <w:bodyDiv w:val="1"/>
      <w:marLeft w:val="0"/>
      <w:marRight w:val="0"/>
      <w:marTop w:val="0"/>
      <w:marBottom w:val="0"/>
      <w:divBdr>
        <w:top w:val="none" w:sz="0" w:space="0" w:color="auto"/>
        <w:left w:val="none" w:sz="0" w:space="0" w:color="auto"/>
        <w:bottom w:val="none" w:sz="0" w:space="0" w:color="auto"/>
        <w:right w:val="none" w:sz="0" w:space="0" w:color="auto"/>
      </w:divBdr>
    </w:div>
    <w:div w:id="67272613">
      <w:bodyDiv w:val="1"/>
      <w:marLeft w:val="0"/>
      <w:marRight w:val="0"/>
      <w:marTop w:val="0"/>
      <w:marBottom w:val="0"/>
      <w:divBdr>
        <w:top w:val="none" w:sz="0" w:space="0" w:color="auto"/>
        <w:left w:val="none" w:sz="0" w:space="0" w:color="auto"/>
        <w:bottom w:val="none" w:sz="0" w:space="0" w:color="auto"/>
        <w:right w:val="none" w:sz="0" w:space="0" w:color="auto"/>
      </w:divBdr>
    </w:div>
    <w:div w:id="67726635">
      <w:bodyDiv w:val="1"/>
      <w:marLeft w:val="0"/>
      <w:marRight w:val="0"/>
      <w:marTop w:val="0"/>
      <w:marBottom w:val="0"/>
      <w:divBdr>
        <w:top w:val="none" w:sz="0" w:space="0" w:color="auto"/>
        <w:left w:val="none" w:sz="0" w:space="0" w:color="auto"/>
        <w:bottom w:val="none" w:sz="0" w:space="0" w:color="auto"/>
        <w:right w:val="none" w:sz="0" w:space="0" w:color="auto"/>
      </w:divBdr>
    </w:div>
    <w:div w:id="67844968">
      <w:bodyDiv w:val="1"/>
      <w:marLeft w:val="0"/>
      <w:marRight w:val="0"/>
      <w:marTop w:val="0"/>
      <w:marBottom w:val="0"/>
      <w:divBdr>
        <w:top w:val="none" w:sz="0" w:space="0" w:color="auto"/>
        <w:left w:val="none" w:sz="0" w:space="0" w:color="auto"/>
        <w:bottom w:val="none" w:sz="0" w:space="0" w:color="auto"/>
        <w:right w:val="none" w:sz="0" w:space="0" w:color="auto"/>
      </w:divBdr>
    </w:div>
    <w:div w:id="67848710">
      <w:bodyDiv w:val="1"/>
      <w:marLeft w:val="0"/>
      <w:marRight w:val="0"/>
      <w:marTop w:val="0"/>
      <w:marBottom w:val="0"/>
      <w:divBdr>
        <w:top w:val="none" w:sz="0" w:space="0" w:color="auto"/>
        <w:left w:val="none" w:sz="0" w:space="0" w:color="auto"/>
        <w:bottom w:val="none" w:sz="0" w:space="0" w:color="auto"/>
        <w:right w:val="none" w:sz="0" w:space="0" w:color="auto"/>
      </w:divBdr>
    </w:div>
    <w:div w:id="67968377">
      <w:bodyDiv w:val="1"/>
      <w:marLeft w:val="0"/>
      <w:marRight w:val="0"/>
      <w:marTop w:val="0"/>
      <w:marBottom w:val="0"/>
      <w:divBdr>
        <w:top w:val="none" w:sz="0" w:space="0" w:color="auto"/>
        <w:left w:val="none" w:sz="0" w:space="0" w:color="auto"/>
        <w:bottom w:val="none" w:sz="0" w:space="0" w:color="auto"/>
        <w:right w:val="none" w:sz="0" w:space="0" w:color="auto"/>
      </w:divBdr>
    </w:div>
    <w:div w:id="68385064">
      <w:bodyDiv w:val="1"/>
      <w:marLeft w:val="0"/>
      <w:marRight w:val="0"/>
      <w:marTop w:val="0"/>
      <w:marBottom w:val="0"/>
      <w:divBdr>
        <w:top w:val="none" w:sz="0" w:space="0" w:color="auto"/>
        <w:left w:val="none" w:sz="0" w:space="0" w:color="auto"/>
        <w:bottom w:val="none" w:sz="0" w:space="0" w:color="auto"/>
        <w:right w:val="none" w:sz="0" w:space="0" w:color="auto"/>
      </w:divBdr>
    </w:div>
    <w:div w:id="68431772">
      <w:bodyDiv w:val="1"/>
      <w:marLeft w:val="0"/>
      <w:marRight w:val="0"/>
      <w:marTop w:val="0"/>
      <w:marBottom w:val="0"/>
      <w:divBdr>
        <w:top w:val="none" w:sz="0" w:space="0" w:color="auto"/>
        <w:left w:val="none" w:sz="0" w:space="0" w:color="auto"/>
        <w:bottom w:val="none" w:sz="0" w:space="0" w:color="auto"/>
        <w:right w:val="none" w:sz="0" w:space="0" w:color="auto"/>
      </w:divBdr>
    </w:div>
    <w:div w:id="68623457">
      <w:bodyDiv w:val="1"/>
      <w:marLeft w:val="0"/>
      <w:marRight w:val="0"/>
      <w:marTop w:val="0"/>
      <w:marBottom w:val="0"/>
      <w:divBdr>
        <w:top w:val="none" w:sz="0" w:space="0" w:color="auto"/>
        <w:left w:val="none" w:sz="0" w:space="0" w:color="auto"/>
        <w:bottom w:val="none" w:sz="0" w:space="0" w:color="auto"/>
        <w:right w:val="none" w:sz="0" w:space="0" w:color="auto"/>
      </w:divBdr>
    </w:div>
    <w:div w:id="68819902">
      <w:bodyDiv w:val="1"/>
      <w:marLeft w:val="0"/>
      <w:marRight w:val="0"/>
      <w:marTop w:val="0"/>
      <w:marBottom w:val="0"/>
      <w:divBdr>
        <w:top w:val="none" w:sz="0" w:space="0" w:color="auto"/>
        <w:left w:val="none" w:sz="0" w:space="0" w:color="auto"/>
        <w:bottom w:val="none" w:sz="0" w:space="0" w:color="auto"/>
        <w:right w:val="none" w:sz="0" w:space="0" w:color="auto"/>
      </w:divBdr>
    </w:div>
    <w:div w:id="68886703">
      <w:bodyDiv w:val="1"/>
      <w:marLeft w:val="0"/>
      <w:marRight w:val="0"/>
      <w:marTop w:val="0"/>
      <w:marBottom w:val="0"/>
      <w:divBdr>
        <w:top w:val="none" w:sz="0" w:space="0" w:color="auto"/>
        <w:left w:val="none" w:sz="0" w:space="0" w:color="auto"/>
        <w:bottom w:val="none" w:sz="0" w:space="0" w:color="auto"/>
        <w:right w:val="none" w:sz="0" w:space="0" w:color="auto"/>
      </w:divBdr>
    </w:div>
    <w:div w:id="69158120">
      <w:bodyDiv w:val="1"/>
      <w:marLeft w:val="0"/>
      <w:marRight w:val="0"/>
      <w:marTop w:val="0"/>
      <w:marBottom w:val="0"/>
      <w:divBdr>
        <w:top w:val="none" w:sz="0" w:space="0" w:color="auto"/>
        <w:left w:val="none" w:sz="0" w:space="0" w:color="auto"/>
        <w:bottom w:val="none" w:sz="0" w:space="0" w:color="auto"/>
        <w:right w:val="none" w:sz="0" w:space="0" w:color="auto"/>
      </w:divBdr>
    </w:div>
    <w:div w:id="69235315">
      <w:bodyDiv w:val="1"/>
      <w:marLeft w:val="0"/>
      <w:marRight w:val="0"/>
      <w:marTop w:val="0"/>
      <w:marBottom w:val="0"/>
      <w:divBdr>
        <w:top w:val="none" w:sz="0" w:space="0" w:color="auto"/>
        <w:left w:val="none" w:sz="0" w:space="0" w:color="auto"/>
        <w:bottom w:val="none" w:sz="0" w:space="0" w:color="auto"/>
        <w:right w:val="none" w:sz="0" w:space="0" w:color="auto"/>
      </w:divBdr>
    </w:div>
    <w:div w:id="69474339">
      <w:bodyDiv w:val="1"/>
      <w:marLeft w:val="0"/>
      <w:marRight w:val="0"/>
      <w:marTop w:val="0"/>
      <w:marBottom w:val="0"/>
      <w:divBdr>
        <w:top w:val="none" w:sz="0" w:space="0" w:color="auto"/>
        <w:left w:val="none" w:sz="0" w:space="0" w:color="auto"/>
        <w:bottom w:val="none" w:sz="0" w:space="0" w:color="auto"/>
        <w:right w:val="none" w:sz="0" w:space="0" w:color="auto"/>
      </w:divBdr>
    </w:div>
    <w:div w:id="69738857">
      <w:bodyDiv w:val="1"/>
      <w:marLeft w:val="0"/>
      <w:marRight w:val="0"/>
      <w:marTop w:val="0"/>
      <w:marBottom w:val="0"/>
      <w:divBdr>
        <w:top w:val="none" w:sz="0" w:space="0" w:color="auto"/>
        <w:left w:val="none" w:sz="0" w:space="0" w:color="auto"/>
        <w:bottom w:val="none" w:sz="0" w:space="0" w:color="auto"/>
        <w:right w:val="none" w:sz="0" w:space="0" w:color="auto"/>
      </w:divBdr>
    </w:div>
    <w:div w:id="69813338">
      <w:bodyDiv w:val="1"/>
      <w:marLeft w:val="0"/>
      <w:marRight w:val="0"/>
      <w:marTop w:val="0"/>
      <w:marBottom w:val="0"/>
      <w:divBdr>
        <w:top w:val="none" w:sz="0" w:space="0" w:color="auto"/>
        <w:left w:val="none" w:sz="0" w:space="0" w:color="auto"/>
        <w:bottom w:val="none" w:sz="0" w:space="0" w:color="auto"/>
        <w:right w:val="none" w:sz="0" w:space="0" w:color="auto"/>
      </w:divBdr>
    </w:div>
    <w:div w:id="69932712">
      <w:bodyDiv w:val="1"/>
      <w:marLeft w:val="0"/>
      <w:marRight w:val="0"/>
      <w:marTop w:val="0"/>
      <w:marBottom w:val="0"/>
      <w:divBdr>
        <w:top w:val="none" w:sz="0" w:space="0" w:color="auto"/>
        <w:left w:val="none" w:sz="0" w:space="0" w:color="auto"/>
        <w:bottom w:val="none" w:sz="0" w:space="0" w:color="auto"/>
        <w:right w:val="none" w:sz="0" w:space="0" w:color="auto"/>
      </w:divBdr>
    </w:div>
    <w:div w:id="70010489">
      <w:bodyDiv w:val="1"/>
      <w:marLeft w:val="0"/>
      <w:marRight w:val="0"/>
      <w:marTop w:val="0"/>
      <w:marBottom w:val="0"/>
      <w:divBdr>
        <w:top w:val="none" w:sz="0" w:space="0" w:color="auto"/>
        <w:left w:val="none" w:sz="0" w:space="0" w:color="auto"/>
        <w:bottom w:val="none" w:sz="0" w:space="0" w:color="auto"/>
        <w:right w:val="none" w:sz="0" w:space="0" w:color="auto"/>
      </w:divBdr>
    </w:div>
    <w:div w:id="70012160">
      <w:bodyDiv w:val="1"/>
      <w:marLeft w:val="0"/>
      <w:marRight w:val="0"/>
      <w:marTop w:val="0"/>
      <w:marBottom w:val="0"/>
      <w:divBdr>
        <w:top w:val="none" w:sz="0" w:space="0" w:color="auto"/>
        <w:left w:val="none" w:sz="0" w:space="0" w:color="auto"/>
        <w:bottom w:val="none" w:sz="0" w:space="0" w:color="auto"/>
        <w:right w:val="none" w:sz="0" w:space="0" w:color="auto"/>
      </w:divBdr>
    </w:div>
    <w:div w:id="70201496">
      <w:bodyDiv w:val="1"/>
      <w:marLeft w:val="0"/>
      <w:marRight w:val="0"/>
      <w:marTop w:val="0"/>
      <w:marBottom w:val="0"/>
      <w:divBdr>
        <w:top w:val="none" w:sz="0" w:space="0" w:color="auto"/>
        <w:left w:val="none" w:sz="0" w:space="0" w:color="auto"/>
        <w:bottom w:val="none" w:sz="0" w:space="0" w:color="auto"/>
        <w:right w:val="none" w:sz="0" w:space="0" w:color="auto"/>
      </w:divBdr>
    </w:div>
    <w:div w:id="70470349">
      <w:bodyDiv w:val="1"/>
      <w:marLeft w:val="0"/>
      <w:marRight w:val="0"/>
      <w:marTop w:val="0"/>
      <w:marBottom w:val="0"/>
      <w:divBdr>
        <w:top w:val="none" w:sz="0" w:space="0" w:color="auto"/>
        <w:left w:val="none" w:sz="0" w:space="0" w:color="auto"/>
        <w:bottom w:val="none" w:sz="0" w:space="0" w:color="auto"/>
        <w:right w:val="none" w:sz="0" w:space="0" w:color="auto"/>
      </w:divBdr>
    </w:div>
    <w:div w:id="70546348">
      <w:bodyDiv w:val="1"/>
      <w:marLeft w:val="0"/>
      <w:marRight w:val="0"/>
      <w:marTop w:val="0"/>
      <w:marBottom w:val="0"/>
      <w:divBdr>
        <w:top w:val="none" w:sz="0" w:space="0" w:color="auto"/>
        <w:left w:val="none" w:sz="0" w:space="0" w:color="auto"/>
        <w:bottom w:val="none" w:sz="0" w:space="0" w:color="auto"/>
        <w:right w:val="none" w:sz="0" w:space="0" w:color="auto"/>
      </w:divBdr>
    </w:div>
    <w:div w:id="70584223">
      <w:bodyDiv w:val="1"/>
      <w:marLeft w:val="0"/>
      <w:marRight w:val="0"/>
      <w:marTop w:val="0"/>
      <w:marBottom w:val="0"/>
      <w:divBdr>
        <w:top w:val="none" w:sz="0" w:space="0" w:color="auto"/>
        <w:left w:val="none" w:sz="0" w:space="0" w:color="auto"/>
        <w:bottom w:val="none" w:sz="0" w:space="0" w:color="auto"/>
        <w:right w:val="none" w:sz="0" w:space="0" w:color="auto"/>
      </w:divBdr>
    </w:div>
    <w:div w:id="70664591">
      <w:bodyDiv w:val="1"/>
      <w:marLeft w:val="0"/>
      <w:marRight w:val="0"/>
      <w:marTop w:val="0"/>
      <w:marBottom w:val="0"/>
      <w:divBdr>
        <w:top w:val="none" w:sz="0" w:space="0" w:color="auto"/>
        <w:left w:val="none" w:sz="0" w:space="0" w:color="auto"/>
        <w:bottom w:val="none" w:sz="0" w:space="0" w:color="auto"/>
        <w:right w:val="none" w:sz="0" w:space="0" w:color="auto"/>
      </w:divBdr>
    </w:div>
    <w:div w:id="70738041">
      <w:bodyDiv w:val="1"/>
      <w:marLeft w:val="0"/>
      <w:marRight w:val="0"/>
      <w:marTop w:val="0"/>
      <w:marBottom w:val="0"/>
      <w:divBdr>
        <w:top w:val="none" w:sz="0" w:space="0" w:color="auto"/>
        <w:left w:val="none" w:sz="0" w:space="0" w:color="auto"/>
        <w:bottom w:val="none" w:sz="0" w:space="0" w:color="auto"/>
        <w:right w:val="none" w:sz="0" w:space="0" w:color="auto"/>
      </w:divBdr>
    </w:div>
    <w:div w:id="70858894">
      <w:bodyDiv w:val="1"/>
      <w:marLeft w:val="0"/>
      <w:marRight w:val="0"/>
      <w:marTop w:val="0"/>
      <w:marBottom w:val="0"/>
      <w:divBdr>
        <w:top w:val="none" w:sz="0" w:space="0" w:color="auto"/>
        <w:left w:val="none" w:sz="0" w:space="0" w:color="auto"/>
        <w:bottom w:val="none" w:sz="0" w:space="0" w:color="auto"/>
        <w:right w:val="none" w:sz="0" w:space="0" w:color="auto"/>
      </w:divBdr>
    </w:div>
    <w:div w:id="70928772">
      <w:bodyDiv w:val="1"/>
      <w:marLeft w:val="0"/>
      <w:marRight w:val="0"/>
      <w:marTop w:val="0"/>
      <w:marBottom w:val="0"/>
      <w:divBdr>
        <w:top w:val="none" w:sz="0" w:space="0" w:color="auto"/>
        <w:left w:val="none" w:sz="0" w:space="0" w:color="auto"/>
        <w:bottom w:val="none" w:sz="0" w:space="0" w:color="auto"/>
        <w:right w:val="none" w:sz="0" w:space="0" w:color="auto"/>
      </w:divBdr>
    </w:div>
    <w:div w:id="71046924">
      <w:bodyDiv w:val="1"/>
      <w:marLeft w:val="0"/>
      <w:marRight w:val="0"/>
      <w:marTop w:val="0"/>
      <w:marBottom w:val="0"/>
      <w:divBdr>
        <w:top w:val="none" w:sz="0" w:space="0" w:color="auto"/>
        <w:left w:val="none" w:sz="0" w:space="0" w:color="auto"/>
        <w:bottom w:val="none" w:sz="0" w:space="0" w:color="auto"/>
        <w:right w:val="none" w:sz="0" w:space="0" w:color="auto"/>
      </w:divBdr>
    </w:div>
    <w:div w:id="71129150">
      <w:bodyDiv w:val="1"/>
      <w:marLeft w:val="0"/>
      <w:marRight w:val="0"/>
      <w:marTop w:val="0"/>
      <w:marBottom w:val="0"/>
      <w:divBdr>
        <w:top w:val="none" w:sz="0" w:space="0" w:color="auto"/>
        <w:left w:val="none" w:sz="0" w:space="0" w:color="auto"/>
        <w:bottom w:val="none" w:sz="0" w:space="0" w:color="auto"/>
        <w:right w:val="none" w:sz="0" w:space="0" w:color="auto"/>
      </w:divBdr>
    </w:div>
    <w:div w:id="71436140">
      <w:bodyDiv w:val="1"/>
      <w:marLeft w:val="0"/>
      <w:marRight w:val="0"/>
      <w:marTop w:val="0"/>
      <w:marBottom w:val="0"/>
      <w:divBdr>
        <w:top w:val="none" w:sz="0" w:space="0" w:color="auto"/>
        <w:left w:val="none" w:sz="0" w:space="0" w:color="auto"/>
        <w:bottom w:val="none" w:sz="0" w:space="0" w:color="auto"/>
        <w:right w:val="none" w:sz="0" w:space="0" w:color="auto"/>
      </w:divBdr>
    </w:div>
    <w:div w:id="71512471">
      <w:bodyDiv w:val="1"/>
      <w:marLeft w:val="0"/>
      <w:marRight w:val="0"/>
      <w:marTop w:val="0"/>
      <w:marBottom w:val="0"/>
      <w:divBdr>
        <w:top w:val="none" w:sz="0" w:space="0" w:color="auto"/>
        <w:left w:val="none" w:sz="0" w:space="0" w:color="auto"/>
        <w:bottom w:val="none" w:sz="0" w:space="0" w:color="auto"/>
        <w:right w:val="none" w:sz="0" w:space="0" w:color="auto"/>
      </w:divBdr>
    </w:div>
    <w:div w:id="71591732">
      <w:bodyDiv w:val="1"/>
      <w:marLeft w:val="0"/>
      <w:marRight w:val="0"/>
      <w:marTop w:val="0"/>
      <w:marBottom w:val="0"/>
      <w:divBdr>
        <w:top w:val="none" w:sz="0" w:space="0" w:color="auto"/>
        <w:left w:val="none" w:sz="0" w:space="0" w:color="auto"/>
        <w:bottom w:val="none" w:sz="0" w:space="0" w:color="auto"/>
        <w:right w:val="none" w:sz="0" w:space="0" w:color="auto"/>
      </w:divBdr>
    </w:div>
    <w:div w:id="71701925">
      <w:bodyDiv w:val="1"/>
      <w:marLeft w:val="0"/>
      <w:marRight w:val="0"/>
      <w:marTop w:val="0"/>
      <w:marBottom w:val="0"/>
      <w:divBdr>
        <w:top w:val="none" w:sz="0" w:space="0" w:color="auto"/>
        <w:left w:val="none" w:sz="0" w:space="0" w:color="auto"/>
        <w:bottom w:val="none" w:sz="0" w:space="0" w:color="auto"/>
        <w:right w:val="none" w:sz="0" w:space="0" w:color="auto"/>
      </w:divBdr>
    </w:div>
    <w:div w:id="72165199">
      <w:bodyDiv w:val="1"/>
      <w:marLeft w:val="0"/>
      <w:marRight w:val="0"/>
      <w:marTop w:val="0"/>
      <w:marBottom w:val="0"/>
      <w:divBdr>
        <w:top w:val="none" w:sz="0" w:space="0" w:color="auto"/>
        <w:left w:val="none" w:sz="0" w:space="0" w:color="auto"/>
        <w:bottom w:val="none" w:sz="0" w:space="0" w:color="auto"/>
        <w:right w:val="none" w:sz="0" w:space="0" w:color="auto"/>
      </w:divBdr>
    </w:div>
    <w:div w:id="72169364">
      <w:bodyDiv w:val="1"/>
      <w:marLeft w:val="0"/>
      <w:marRight w:val="0"/>
      <w:marTop w:val="0"/>
      <w:marBottom w:val="0"/>
      <w:divBdr>
        <w:top w:val="none" w:sz="0" w:space="0" w:color="auto"/>
        <w:left w:val="none" w:sz="0" w:space="0" w:color="auto"/>
        <w:bottom w:val="none" w:sz="0" w:space="0" w:color="auto"/>
        <w:right w:val="none" w:sz="0" w:space="0" w:color="auto"/>
      </w:divBdr>
    </w:div>
    <w:div w:id="72243700">
      <w:bodyDiv w:val="1"/>
      <w:marLeft w:val="0"/>
      <w:marRight w:val="0"/>
      <w:marTop w:val="0"/>
      <w:marBottom w:val="0"/>
      <w:divBdr>
        <w:top w:val="none" w:sz="0" w:space="0" w:color="auto"/>
        <w:left w:val="none" w:sz="0" w:space="0" w:color="auto"/>
        <w:bottom w:val="none" w:sz="0" w:space="0" w:color="auto"/>
        <w:right w:val="none" w:sz="0" w:space="0" w:color="auto"/>
      </w:divBdr>
    </w:div>
    <w:div w:id="72244899">
      <w:bodyDiv w:val="1"/>
      <w:marLeft w:val="0"/>
      <w:marRight w:val="0"/>
      <w:marTop w:val="0"/>
      <w:marBottom w:val="0"/>
      <w:divBdr>
        <w:top w:val="none" w:sz="0" w:space="0" w:color="auto"/>
        <w:left w:val="none" w:sz="0" w:space="0" w:color="auto"/>
        <w:bottom w:val="none" w:sz="0" w:space="0" w:color="auto"/>
        <w:right w:val="none" w:sz="0" w:space="0" w:color="auto"/>
      </w:divBdr>
    </w:div>
    <w:div w:id="72514478">
      <w:bodyDiv w:val="1"/>
      <w:marLeft w:val="0"/>
      <w:marRight w:val="0"/>
      <w:marTop w:val="0"/>
      <w:marBottom w:val="0"/>
      <w:divBdr>
        <w:top w:val="none" w:sz="0" w:space="0" w:color="auto"/>
        <w:left w:val="none" w:sz="0" w:space="0" w:color="auto"/>
        <w:bottom w:val="none" w:sz="0" w:space="0" w:color="auto"/>
        <w:right w:val="none" w:sz="0" w:space="0" w:color="auto"/>
      </w:divBdr>
    </w:div>
    <w:div w:id="72549974">
      <w:bodyDiv w:val="1"/>
      <w:marLeft w:val="0"/>
      <w:marRight w:val="0"/>
      <w:marTop w:val="0"/>
      <w:marBottom w:val="0"/>
      <w:divBdr>
        <w:top w:val="none" w:sz="0" w:space="0" w:color="auto"/>
        <w:left w:val="none" w:sz="0" w:space="0" w:color="auto"/>
        <w:bottom w:val="none" w:sz="0" w:space="0" w:color="auto"/>
        <w:right w:val="none" w:sz="0" w:space="0" w:color="auto"/>
      </w:divBdr>
    </w:div>
    <w:div w:id="72705427">
      <w:bodyDiv w:val="1"/>
      <w:marLeft w:val="0"/>
      <w:marRight w:val="0"/>
      <w:marTop w:val="0"/>
      <w:marBottom w:val="0"/>
      <w:divBdr>
        <w:top w:val="none" w:sz="0" w:space="0" w:color="auto"/>
        <w:left w:val="none" w:sz="0" w:space="0" w:color="auto"/>
        <w:bottom w:val="none" w:sz="0" w:space="0" w:color="auto"/>
        <w:right w:val="none" w:sz="0" w:space="0" w:color="auto"/>
      </w:divBdr>
    </w:div>
    <w:div w:id="72746133">
      <w:bodyDiv w:val="1"/>
      <w:marLeft w:val="0"/>
      <w:marRight w:val="0"/>
      <w:marTop w:val="0"/>
      <w:marBottom w:val="0"/>
      <w:divBdr>
        <w:top w:val="none" w:sz="0" w:space="0" w:color="auto"/>
        <w:left w:val="none" w:sz="0" w:space="0" w:color="auto"/>
        <w:bottom w:val="none" w:sz="0" w:space="0" w:color="auto"/>
        <w:right w:val="none" w:sz="0" w:space="0" w:color="auto"/>
      </w:divBdr>
    </w:div>
    <w:div w:id="73014901">
      <w:bodyDiv w:val="1"/>
      <w:marLeft w:val="0"/>
      <w:marRight w:val="0"/>
      <w:marTop w:val="0"/>
      <w:marBottom w:val="0"/>
      <w:divBdr>
        <w:top w:val="none" w:sz="0" w:space="0" w:color="auto"/>
        <w:left w:val="none" w:sz="0" w:space="0" w:color="auto"/>
        <w:bottom w:val="none" w:sz="0" w:space="0" w:color="auto"/>
        <w:right w:val="none" w:sz="0" w:space="0" w:color="auto"/>
      </w:divBdr>
    </w:div>
    <w:div w:id="73018926">
      <w:bodyDiv w:val="1"/>
      <w:marLeft w:val="0"/>
      <w:marRight w:val="0"/>
      <w:marTop w:val="0"/>
      <w:marBottom w:val="0"/>
      <w:divBdr>
        <w:top w:val="none" w:sz="0" w:space="0" w:color="auto"/>
        <w:left w:val="none" w:sz="0" w:space="0" w:color="auto"/>
        <w:bottom w:val="none" w:sz="0" w:space="0" w:color="auto"/>
        <w:right w:val="none" w:sz="0" w:space="0" w:color="auto"/>
      </w:divBdr>
    </w:div>
    <w:div w:id="73170536">
      <w:bodyDiv w:val="1"/>
      <w:marLeft w:val="0"/>
      <w:marRight w:val="0"/>
      <w:marTop w:val="0"/>
      <w:marBottom w:val="0"/>
      <w:divBdr>
        <w:top w:val="none" w:sz="0" w:space="0" w:color="auto"/>
        <w:left w:val="none" w:sz="0" w:space="0" w:color="auto"/>
        <w:bottom w:val="none" w:sz="0" w:space="0" w:color="auto"/>
        <w:right w:val="none" w:sz="0" w:space="0" w:color="auto"/>
      </w:divBdr>
    </w:div>
    <w:div w:id="73205969">
      <w:bodyDiv w:val="1"/>
      <w:marLeft w:val="0"/>
      <w:marRight w:val="0"/>
      <w:marTop w:val="0"/>
      <w:marBottom w:val="0"/>
      <w:divBdr>
        <w:top w:val="none" w:sz="0" w:space="0" w:color="auto"/>
        <w:left w:val="none" w:sz="0" w:space="0" w:color="auto"/>
        <w:bottom w:val="none" w:sz="0" w:space="0" w:color="auto"/>
        <w:right w:val="none" w:sz="0" w:space="0" w:color="auto"/>
      </w:divBdr>
    </w:div>
    <w:div w:id="73362272">
      <w:bodyDiv w:val="1"/>
      <w:marLeft w:val="0"/>
      <w:marRight w:val="0"/>
      <w:marTop w:val="0"/>
      <w:marBottom w:val="0"/>
      <w:divBdr>
        <w:top w:val="none" w:sz="0" w:space="0" w:color="auto"/>
        <w:left w:val="none" w:sz="0" w:space="0" w:color="auto"/>
        <w:bottom w:val="none" w:sz="0" w:space="0" w:color="auto"/>
        <w:right w:val="none" w:sz="0" w:space="0" w:color="auto"/>
      </w:divBdr>
    </w:div>
    <w:div w:id="73362543">
      <w:bodyDiv w:val="1"/>
      <w:marLeft w:val="0"/>
      <w:marRight w:val="0"/>
      <w:marTop w:val="0"/>
      <w:marBottom w:val="0"/>
      <w:divBdr>
        <w:top w:val="none" w:sz="0" w:space="0" w:color="auto"/>
        <w:left w:val="none" w:sz="0" w:space="0" w:color="auto"/>
        <w:bottom w:val="none" w:sz="0" w:space="0" w:color="auto"/>
        <w:right w:val="none" w:sz="0" w:space="0" w:color="auto"/>
      </w:divBdr>
    </w:div>
    <w:div w:id="73432609">
      <w:bodyDiv w:val="1"/>
      <w:marLeft w:val="0"/>
      <w:marRight w:val="0"/>
      <w:marTop w:val="0"/>
      <w:marBottom w:val="0"/>
      <w:divBdr>
        <w:top w:val="none" w:sz="0" w:space="0" w:color="auto"/>
        <w:left w:val="none" w:sz="0" w:space="0" w:color="auto"/>
        <w:bottom w:val="none" w:sz="0" w:space="0" w:color="auto"/>
        <w:right w:val="none" w:sz="0" w:space="0" w:color="auto"/>
      </w:divBdr>
    </w:div>
    <w:div w:id="73820537">
      <w:bodyDiv w:val="1"/>
      <w:marLeft w:val="0"/>
      <w:marRight w:val="0"/>
      <w:marTop w:val="0"/>
      <w:marBottom w:val="0"/>
      <w:divBdr>
        <w:top w:val="none" w:sz="0" w:space="0" w:color="auto"/>
        <w:left w:val="none" w:sz="0" w:space="0" w:color="auto"/>
        <w:bottom w:val="none" w:sz="0" w:space="0" w:color="auto"/>
        <w:right w:val="none" w:sz="0" w:space="0" w:color="auto"/>
      </w:divBdr>
    </w:div>
    <w:div w:id="73944127">
      <w:bodyDiv w:val="1"/>
      <w:marLeft w:val="0"/>
      <w:marRight w:val="0"/>
      <w:marTop w:val="0"/>
      <w:marBottom w:val="0"/>
      <w:divBdr>
        <w:top w:val="none" w:sz="0" w:space="0" w:color="auto"/>
        <w:left w:val="none" w:sz="0" w:space="0" w:color="auto"/>
        <w:bottom w:val="none" w:sz="0" w:space="0" w:color="auto"/>
        <w:right w:val="none" w:sz="0" w:space="0" w:color="auto"/>
      </w:divBdr>
    </w:div>
    <w:div w:id="74279850">
      <w:bodyDiv w:val="1"/>
      <w:marLeft w:val="0"/>
      <w:marRight w:val="0"/>
      <w:marTop w:val="0"/>
      <w:marBottom w:val="0"/>
      <w:divBdr>
        <w:top w:val="none" w:sz="0" w:space="0" w:color="auto"/>
        <w:left w:val="none" w:sz="0" w:space="0" w:color="auto"/>
        <w:bottom w:val="none" w:sz="0" w:space="0" w:color="auto"/>
        <w:right w:val="none" w:sz="0" w:space="0" w:color="auto"/>
      </w:divBdr>
    </w:div>
    <w:div w:id="74328632">
      <w:bodyDiv w:val="1"/>
      <w:marLeft w:val="0"/>
      <w:marRight w:val="0"/>
      <w:marTop w:val="0"/>
      <w:marBottom w:val="0"/>
      <w:divBdr>
        <w:top w:val="none" w:sz="0" w:space="0" w:color="auto"/>
        <w:left w:val="none" w:sz="0" w:space="0" w:color="auto"/>
        <w:bottom w:val="none" w:sz="0" w:space="0" w:color="auto"/>
        <w:right w:val="none" w:sz="0" w:space="0" w:color="auto"/>
      </w:divBdr>
    </w:div>
    <w:div w:id="74862265">
      <w:bodyDiv w:val="1"/>
      <w:marLeft w:val="0"/>
      <w:marRight w:val="0"/>
      <w:marTop w:val="0"/>
      <w:marBottom w:val="0"/>
      <w:divBdr>
        <w:top w:val="none" w:sz="0" w:space="0" w:color="auto"/>
        <w:left w:val="none" w:sz="0" w:space="0" w:color="auto"/>
        <w:bottom w:val="none" w:sz="0" w:space="0" w:color="auto"/>
        <w:right w:val="none" w:sz="0" w:space="0" w:color="auto"/>
      </w:divBdr>
    </w:div>
    <w:div w:id="74985598">
      <w:bodyDiv w:val="1"/>
      <w:marLeft w:val="0"/>
      <w:marRight w:val="0"/>
      <w:marTop w:val="0"/>
      <w:marBottom w:val="0"/>
      <w:divBdr>
        <w:top w:val="none" w:sz="0" w:space="0" w:color="auto"/>
        <w:left w:val="none" w:sz="0" w:space="0" w:color="auto"/>
        <w:bottom w:val="none" w:sz="0" w:space="0" w:color="auto"/>
        <w:right w:val="none" w:sz="0" w:space="0" w:color="auto"/>
      </w:divBdr>
    </w:div>
    <w:div w:id="75052846">
      <w:bodyDiv w:val="1"/>
      <w:marLeft w:val="0"/>
      <w:marRight w:val="0"/>
      <w:marTop w:val="0"/>
      <w:marBottom w:val="0"/>
      <w:divBdr>
        <w:top w:val="none" w:sz="0" w:space="0" w:color="auto"/>
        <w:left w:val="none" w:sz="0" w:space="0" w:color="auto"/>
        <w:bottom w:val="none" w:sz="0" w:space="0" w:color="auto"/>
        <w:right w:val="none" w:sz="0" w:space="0" w:color="auto"/>
      </w:divBdr>
    </w:div>
    <w:div w:id="75129522">
      <w:bodyDiv w:val="1"/>
      <w:marLeft w:val="0"/>
      <w:marRight w:val="0"/>
      <w:marTop w:val="0"/>
      <w:marBottom w:val="0"/>
      <w:divBdr>
        <w:top w:val="none" w:sz="0" w:space="0" w:color="auto"/>
        <w:left w:val="none" w:sz="0" w:space="0" w:color="auto"/>
        <w:bottom w:val="none" w:sz="0" w:space="0" w:color="auto"/>
        <w:right w:val="none" w:sz="0" w:space="0" w:color="auto"/>
      </w:divBdr>
    </w:div>
    <w:div w:id="75246881">
      <w:bodyDiv w:val="1"/>
      <w:marLeft w:val="0"/>
      <w:marRight w:val="0"/>
      <w:marTop w:val="0"/>
      <w:marBottom w:val="0"/>
      <w:divBdr>
        <w:top w:val="none" w:sz="0" w:space="0" w:color="auto"/>
        <w:left w:val="none" w:sz="0" w:space="0" w:color="auto"/>
        <w:bottom w:val="none" w:sz="0" w:space="0" w:color="auto"/>
        <w:right w:val="none" w:sz="0" w:space="0" w:color="auto"/>
      </w:divBdr>
    </w:div>
    <w:div w:id="75250977">
      <w:bodyDiv w:val="1"/>
      <w:marLeft w:val="0"/>
      <w:marRight w:val="0"/>
      <w:marTop w:val="0"/>
      <w:marBottom w:val="0"/>
      <w:divBdr>
        <w:top w:val="none" w:sz="0" w:space="0" w:color="auto"/>
        <w:left w:val="none" w:sz="0" w:space="0" w:color="auto"/>
        <w:bottom w:val="none" w:sz="0" w:space="0" w:color="auto"/>
        <w:right w:val="none" w:sz="0" w:space="0" w:color="auto"/>
      </w:divBdr>
    </w:div>
    <w:div w:id="75786739">
      <w:bodyDiv w:val="1"/>
      <w:marLeft w:val="0"/>
      <w:marRight w:val="0"/>
      <w:marTop w:val="0"/>
      <w:marBottom w:val="0"/>
      <w:divBdr>
        <w:top w:val="none" w:sz="0" w:space="0" w:color="auto"/>
        <w:left w:val="none" w:sz="0" w:space="0" w:color="auto"/>
        <w:bottom w:val="none" w:sz="0" w:space="0" w:color="auto"/>
        <w:right w:val="none" w:sz="0" w:space="0" w:color="auto"/>
      </w:divBdr>
    </w:div>
    <w:div w:id="75830297">
      <w:bodyDiv w:val="1"/>
      <w:marLeft w:val="0"/>
      <w:marRight w:val="0"/>
      <w:marTop w:val="0"/>
      <w:marBottom w:val="0"/>
      <w:divBdr>
        <w:top w:val="none" w:sz="0" w:space="0" w:color="auto"/>
        <w:left w:val="none" w:sz="0" w:space="0" w:color="auto"/>
        <w:bottom w:val="none" w:sz="0" w:space="0" w:color="auto"/>
        <w:right w:val="none" w:sz="0" w:space="0" w:color="auto"/>
      </w:divBdr>
    </w:div>
    <w:div w:id="75900238">
      <w:bodyDiv w:val="1"/>
      <w:marLeft w:val="0"/>
      <w:marRight w:val="0"/>
      <w:marTop w:val="0"/>
      <w:marBottom w:val="0"/>
      <w:divBdr>
        <w:top w:val="none" w:sz="0" w:space="0" w:color="auto"/>
        <w:left w:val="none" w:sz="0" w:space="0" w:color="auto"/>
        <w:bottom w:val="none" w:sz="0" w:space="0" w:color="auto"/>
        <w:right w:val="none" w:sz="0" w:space="0" w:color="auto"/>
      </w:divBdr>
    </w:div>
    <w:div w:id="76249718">
      <w:bodyDiv w:val="1"/>
      <w:marLeft w:val="0"/>
      <w:marRight w:val="0"/>
      <w:marTop w:val="0"/>
      <w:marBottom w:val="0"/>
      <w:divBdr>
        <w:top w:val="none" w:sz="0" w:space="0" w:color="auto"/>
        <w:left w:val="none" w:sz="0" w:space="0" w:color="auto"/>
        <w:bottom w:val="none" w:sz="0" w:space="0" w:color="auto"/>
        <w:right w:val="none" w:sz="0" w:space="0" w:color="auto"/>
      </w:divBdr>
    </w:div>
    <w:div w:id="76444939">
      <w:bodyDiv w:val="1"/>
      <w:marLeft w:val="0"/>
      <w:marRight w:val="0"/>
      <w:marTop w:val="0"/>
      <w:marBottom w:val="0"/>
      <w:divBdr>
        <w:top w:val="none" w:sz="0" w:space="0" w:color="auto"/>
        <w:left w:val="none" w:sz="0" w:space="0" w:color="auto"/>
        <w:bottom w:val="none" w:sz="0" w:space="0" w:color="auto"/>
        <w:right w:val="none" w:sz="0" w:space="0" w:color="auto"/>
      </w:divBdr>
    </w:div>
    <w:div w:id="76677597">
      <w:bodyDiv w:val="1"/>
      <w:marLeft w:val="0"/>
      <w:marRight w:val="0"/>
      <w:marTop w:val="0"/>
      <w:marBottom w:val="0"/>
      <w:divBdr>
        <w:top w:val="none" w:sz="0" w:space="0" w:color="auto"/>
        <w:left w:val="none" w:sz="0" w:space="0" w:color="auto"/>
        <w:bottom w:val="none" w:sz="0" w:space="0" w:color="auto"/>
        <w:right w:val="none" w:sz="0" w:space="0" w:color="auto"/>
      </w:divBdr>
    </w:div>
    <w:div w:id="77101767">
      <w:bodyDiv w:val="1"/>
      <w:marLeft w:val="0"/>
      <w:marRight w:val="0"/>
      <w:marTop w:val="0"/>
      <w:marBottom w:val="0"/>
      <w:divBdr>
        <w:top w:val="none" w:sz="0" w:space="0" w:color="auto"/>
        <w:left w:val="none" w:sz="0" w:space="0" w:color="auto"/>
        <w:bottom w:val="none" w:sz="0" w:space="0" w:color="auto"/>
        <w:right w:val="none" w:sz="0" w:space="0" w:color="auto"/>
      </w:divBdr>
    </w:div>
    <w:div w:id="77135924">
      <w:bodyDiv w:val="1"/>
      <w:marLeft w:val="0"/>
      <w:marRight w:val="0"/>
      <w:marTop w:val="0"/>
      <w:marBottom w:val="0"/>
      <w:divBdr>
        <w:top w:val="none" w:sz="0" w:space="0" w:color="auto"/>
        <w:left w:val="none" w:sz="0" w:space="0" w:color="auto"/>
        <w:bottom w:val="none" w:sz="0" w:space="0" w:color="auto"/>
        <w:right w:val="none" w:sz="0" w:space="0" w:color="auto"/>
      </w:divBdr>
    </w:div>
    <w:div w:id="77140486">
      <w:bodyDiv w:val="1"/>
      <w:marLeft w:val="0"/>
      <w:marRight w:val="0"/>
      <w:marTop w:val="0"/>
      <w:marBottom w:val="0"/>
      <w:divBdr>
        <w:top w:val="none" w:sz="0" w:space="0" w:color="auto"/>
        <w:left w:val="none" w:sz="0" w:space="0" w:color="auto"/>
        <w:bottom w:val="none" w:sz="0" w:space="0" w:color="auto"/>
        <w:right w:val="none" w:sz="0" w:space="0" w:color="auto"/>
      </w:divBdr>
    </w:div>
    <w:div w:id="77144256">
      <w:bodyDiv w:val="1"/>
      <w:marLeft w:val="0"/>
      <w:marRight w:val="0"/>
      <w:marTop w:val="0"/>
      <w:marBottom w:val="0"/>
      <w:divBdr>
        <w:top w:val="none" w:sz="0" w:space="0" w:color="auto"/>
        <w:left w:val="none" w:sz="0" w:space="0" w:color="auto"/>
        <w:bottom w:val="none" w:sz="0" w:space="0" w:color="auto"/>
        <w:right w:val="none" w:sz="0" w:space="0" w:color="auto"/>
      </w:divBdr>
    </w:div>
    <w:div w:id="77531307">
      <w:bodyDiv w:val="1"/>
      <w:marLeft w:val="0"/>
      <w:marRight w:val="0"/>
      <w:marTop w:val="0"/>
      <w:marBottom w:val="0"/>
      <w:divBdr>
        <w:top w:val="none" w:sz="0" w:space="0" w:color="auto"/>
        <w:left w:val="none" w:sz="0" w:space="0" w:color="auto"/>
        <w:bottom w:val="none" w:sz="0" w:space="0" w:color="auto"/>
        <w:right w:val="none" w:sz="0" w:space="0" w:color="auto"/>
      </w:divBdr>
    </w:div>
    <w:div w:id="77556458">
      <w:bodyDiv w:val="1"/>
      <w:marLeft w:val="0"/>
      <w:marRight w:val="0"/>
      <w:marTop w:val="0"/>
      <w:marBottom w:val="0"/>
      <w:divBdr>
        <w:top w:val="none" w:sz="0" w:space="0" w:color="auto"/>
        <w:left w:val="none" w:sz="0" w:space="0" w:color="auto"/>
        <w:bottom w:val="none" w:sz="0" w:space="0" w:color="auto"/>
        <w:right w:val="none" w:sz="0" w:space="0" w:color="auto"/>
      </w:divBdr>
    </w:div>
    <w:div w:id="77557882">
      <w:bodyDiv w:val="1"/>
      <w:marLeft w:val="0"/>
      <w:marRight w:val="0"/>
      <w:marTop w:val="0"/>
      <w:marBottom w:val="0"/>
      <w:divBdr>
        <w:top w:val="none" w:sz="0" w:space="0" w:color="auto"/>
        <w:left w:val="none" w:sz="0" w:space="0" w:color="auto"/>
        <w:bottom w:val="none" w:sz="0" w:space="0" w:color="auto"/>
        <w:right w:val="none" w:sz="0" w:space="0" w:color="auto"/>
      </w:divBdr>
    </w:div>
    <w:div w:id="78019453">
      <w:bodyDiv w:val="1"/>
      <w:marLeft w:val="0"/>
      <w:marRight w:val="0"/>
      <w:marTop w:val="0"/>
      <w:marBottom w:val="0"/>
      <w:divBdr>
        <w:top w:val="none" w:sz="0" w:space="0" w:color="auto"/>
        <w:left w:val="none" w:sz="0" w:space="0" w:color="auto"/>
        <w:bottom w:val="none" w:sz="0" w:space="0" w:color="auto"/>
        <w:right w:val="none" w:sz="0" w:space="0" w:color="auto"/>
      </w:divBdr>
    </w:div>
    <w:div w:id="78061885">
      <w:bodyDiv w:val="1"/>
      <w:marLeft w:val="0"/>
      <w:marRight w:val="0"/>
      <w:marTop w:val="0"/>
      <w:marBottom w:val="0"/>
      <w:divBdr>
        <w:top w:val="none" w:sz="0" w:space="0" w:color="auto"/>
        <w:left w:val="none" w:sz="0" w:space="0" w:color="auto"/>
        <w:bottom w:val="none" w:sz="0" w:space="0" w:color="auto"/>
        <w:right w:val="none" w:sz="0" w:space="0" w:color="auto"/>
      </w:divBdr>
    </w:div>
    <w:div w:id="78141011">
      <w:bodyDiv w:val="1"/>
      <w:marLeft w:val="0"/>
      <w:marRight w:val="0"/>
      <w:marTop w:val="0"/>
      <w:marBottom w:val="0"/>
      <w:divBdr>
        <w:top w:val="none" w:sz="0" w:space="0" w:color="auto"/>
        <w:left w:val="none" w:sz="0" w:space="0" w:color="auto"/>
        <w:bottom w:val="none" w:sz="0" w:space="0" w:color="auto"/>
        <w:right w:val="none" w:sz="0" w:space="0" w:color="auto"/>
      </w:divBdr>
    </w:div>
    <w:div w:id="78142734">
      <w:bodyDiv w:val="1"/>
      <w:marLeft w:val="0"/>
      <w:marRight w:val="0"/>
      <w:marTop w:val="0"/>
      <w:marBottom w:val="0"/>
      <w:divBdr>
        <w:top w:val="none" w:sz="0" w:space="0" w:color="auto"/>
        <w:left w:val="none" w:sz="0" w:space="0" w:color="auto"/>
        <w:bottom w:val="none" w:sz="0" w:space="0" w:color="auto"/>
        <w:right w:val="none" w:sz="0" w:space="0" w:color="auto"/>
      </w:divBdr>
    </w:div>
    <w:div w:id="78254993">
      <w:bodyDiv w:val="1"/>
      <w:marLeft w:val="0"/>
      <w:marRight w:val="0"/>
      <w:marTop w:val="0"/>
      <w:marBottom w:val="0"/>
      <w:divBdr>
        <w:top w:val="none" w:sz="0" w:space="0" w:color="auto"/>
        <w:left w:val="none" w:sz="0" w:space="0" w:color="auto"/>
        <w:bottom w:val="none" w:sz="0" w:space="0" w:color="auto"/>
        <w:right w:val="none" w:sz="0" w:space="0" w:color="auto"/>
      </w:divBdr>
    </w:div>
    <w:div w:id="78258254">
      <w:bodyDiv w:val="1"/>
      <w:marLeft w:val="0"/>
      <w:marRight w:val="0"/>
      <w:marTop w:val="0"/>
      <w:marBottom w:val="0"/>
      <w:divBdr>
        <w:top w:val="none" w:sz="0" w:space="0" w:color="auto"/>
        <w:left w:val="none" w:sz="0" w:space="0" w:color="auto"/>
        <w:bottom w:val="none" w:sz="0" w:space="0" w:color="auto"/>
        <w:right w:val="none" w:sz="0" w:space="0" w:color="auto"/>
      </w:divBdr>
    </w:div>
    <w:div w:id="78333809">
      <w:bodyDiv w:val="1"/>
      <w:marLeft w:val="0"/>
      <w:marRight w:val="0"/>
      <w:marTop w:val="0"/>
      <w:marBottom w:val="0"/>
      <w:divBdr>
        <w:top w:val="none" w:sz="0" w:space="0" w:color="auto"/>
        <w:left w:val="none" w:sz="0" w:space="0" w:color="auto"/>
        <w:bottom w:val="none" w:sz="0" w:space="0" w:color="auto"/>
        <w:right w:val="none" w:sz="0" w:space="0" w:color="auto"/>
      </w:divBdr>
    </w:div>
    <w:div w:id="78675719">
      <w:bodyDiv w:val="1"/>
      <w:marLeft w:val="0"/>
      <w:marRight w:val="0"/>
      <w:marTop w:val="0"/>
      <w:marBottom w:val="0"/>
      <w:divBdr>
        <w:top w:val="none" w:sz="0" w:space="0" w:color="auto"/>
        <w:left w:val="none" w:sz="0" w:space="0" w:color="auto"/>
        <w:bottom w:val="none" w:sz="0" w:space="0" w:color="auto"/>
        <w:right w:val="none" w:sz="0" w:space="0" w:color="auto"/>
      </w:divBdr>
    </w:div>
    <w:div w:id="78723089">
      <w:bodyDiv w:val="1"/>
      <w:marLeft w:val="0"/>
      <w:marRight w:val="0"/>
      <w:marTop w:val="0"/>
      <w:marBottom w:val="0"/>
      <w:divBdr>
        <w:top w:val="none" w:sz="0" w:space="0" w:color="auto"/>
        <w:left w:val="none" w:sz="0" w:space="0" w:color="auto"/>
        <w:bottom w:val="none" w:sz="0" w:space="0" w:color="auto"/>
        <w:right w:val="none" w:sz="0" w:space="0" w:color="auto"/>
      </w:divBdr>
    </w:div>
    <w:div w:id="78909095">
      <w:bodyDiv w:val="1"/>
      <w:marLeft w:val="0"/>
      <w:marRight w:val="0"/>
      <w:marTop w:val="0"/>
      <w:marBottom w:val="0"/>
      <w:divBdr>
        <w:top w:val="none" w:sz="0" w:space="0" w:color="auto"/>
        <w:left w:val="none" w:sz="0" w:space="0" w:color="auto"/>
        <w:bottom w:val="none" w:sz="0" w:space="0" w:color="auto"/>
        <w:right w:val="none" w:sz="0" w:space="0" w:color="auto"/>
      </w:divBdr>
    </w:div>
    <w:div w:id="79066739">
      <w:bodyDiv w:val="1"/>
      <w:marLeft w:val="0"/>
      <w:marRight w:val="0"/>
      <w:marTop w:val="0"/>
      <w:marBottom w:val="0"/>
      <w:divBdr>
        <w:top w:val="none" w:sz="0" w:space="0" w:color="auto"/>
        <w:left w:val="none" w:sz="0" w:space="0" w:color="auto"/>
        <w:bottom w:val="none" w:sz="0" w:space="0" w:color="auto"/>
        <w:right w:val="none" w:sz="0" w:space="0" w:color="auto"/>
      </w:divBdr>
    </w:div>
    <w:div w:id="79110551">
      <w:bodyDiv w:val="1"/>
      <w:marLeft w:val="0"/>
      <w:marRight w:val="0"/>
      <w:marTop w:val="0"/>
      <w:marBottom w:val="0"/>
      <w:divBdr>
        <w:top w:val="none" w:sz="0" w:space="0" w:color="auto"/>
        <w:left w:val="none" w:sz="0" w:space="0" w:color="auto"/>
        <w:bottom w:val="none" w:sz="0" w:space="0" w:color="auto"/>
        <w:right w:val="none" w:sz="0" w:space="0" w:color="auto"/>
      </w:divBdr>
    </w:div>
    <w:div w:id="79300826">
      <w:bodyDiv w:val="1"/>
      <w:marLeft w:val="0"/>
      <w:marRight w:val="0"/>
      <w:marTop w:val="0"/>
      <w:marBottom w:val="0"/>
      <w:divBdr>
        <w:top w:val="none" w:sz="0" w:space="0" w:color="auto"/>
        <w:left w:val="none" w:sz="0" w:space="0" w:color="auto"/>
        <w:bottom w:val="none" w:sz="0" w:space="0" w:color="auto"/>
        <w:right w:val="none" w:sz="0" w:space="0" w:color="auto"/>
      </w:divBdr>
    </w:div>
    <w:div w:id="79303698">
      <w:bodyDiv w:val="1"/>
      <w:marLeft w:val="0"/>
      <w:marRight w:val="0"/>
      <w:marTop w:val="0"/>
      <w:marBottom w:val="0"/>
      <w:divBdr>
        <w:top w:val="none" w:sz="0" w:space="0" w:color="auto"/>
        <w:left w:val="none" w:sz="0" w:space="0" w:color="auto"/>
        <w:bottom w:val="none" w:sz="0" w:space="0" w:color="auto"/>
        <w:right w:val="none" w:sz="0" w:space="0" w:color="auto"/>
      </w:divBdr>
    </w:div>
    <w:div w:id="79369979">
      <w:bodyDiv w:val="1"/>
      <w:marLeft w:val="0"/>
      <w:marRight w:val="0"/>
      <w:marTop w:val="0"/>
      <w:marBottom w:val="0"/>
      <w:divBdr>
        <w:top w:val="none" w:sz="0" w:space="0" w:color="auto"/>
        <w:left w:val="none" w:sz="0" w:space="0" w:color="auto"/>
        <w:bottom w:val="none" w:sz="0" w:space="0" w:color="auto"/>
        <w:right w:val="none" w:sz="0" w:space="0" w:color="auto"/>
      </w:divBdr>
    </w:div>
    <w:div w:id="79572540">
      <w:bodyDiv w:val="1"/>
      <w:marLeft w:val="0"/>
      <w:marRight w:val="0"/>
      <w:marTop w:val="0"/>
      <w:marBottom w:val="0"/>
      <w:divBdr>
        <w:top w:val="none" w:sz="0" w:space="0" w:color="auto"/>
        <w:left w:val="none" w:sz="0" w:space="0" w:color="auto"/>
        <w:bottom w:val="none" w:sz="0" w:space="0" w:color="auto"/>
        <w:right w:val="none" w:sz="0" w:space="0" w:color="auto"/>
      </w:divBdr>
    </w:div>
    <w:div w:id="79641395">
      <w:bodyDiv w:val="1"/>
      <w:marLeft w:val="0"/>
      <w:marRight w:val="0"/>
      <w:marTop w:val="0"/>
      <w:marBottom w:val="0"/>
      <w:divBdr>
        <w:top w:val="none" w:sz="0" w:space="0" w:color="auto"/>
        <w:left w:val="none" w:sz="0" w:space="0" w:color="auto"/>
        <w:bottom w:val="none" w:sz="0" w:space="0" w:color="auto"/>
        <w:right w:val="none" w:sz="0" w:space="0" w:color="auto"/>
      </w:divBdr>
    </w:div>
    <w:div w:id="80296364">
      <w:bodyDiv w:val="1"/>
      <w:marLeft w:val="0"/>
      <w:marRight w:val="0"/>
      <w:marTop w:val="0"/>
      <w:marBottom w:val="0"/>
      <w:divBdr>
        <w:top w:val="none" w:sz="0" w:space="0" w:color="auto"/>
        <w:left w:val="none" w:sz="0" w:space="0" w:color="auto"/>
        <w:bottom w:val="none" w:sz="0" w:space="0" w:color="auto"/>
        <w:right w:val="none" w:sz="0" w:space="0" w:color="auto"/>
      </w:divBdr>
    </w:div>
    <w:div w:id="80565669">
      <w:bodyDiv w:val="1"/>
      <w:marLeft w:val="0"/>
      <w:marRight w:val="0"/>
      <w:marTop w:val="0"/>
      <w:marBottom w:val="0"/>
      <w:divBdr>
        <w:top w:val="none" w:sz="0" w:space="0" w:color="auto"/>
        <w:left w:val="none" w:sz="0" w:space="0" w:color="auto"/>
        <w:bottom w:val="none" w:sz="0" w:space="0" w:color="auto"/>
        <w:right w:val="none" w:sz="0" w:space="0" w:color="auto"/>
      </w:divBdr>
    </w:div>
    <w:div w:id="80764850">
      <w:bodyDiv w:val="1"/>
      <w:marLeft w:val="0"/>
      <w:marRight w:val="0"/>
      <w:marTop w:val="0"/>
      <w:marBottom w:val="0"/>
      <w:divBdr>
        <w:top w:val="none" w:sz="0" w:space="0" w:color="auto"/>
        <w:left w:val="none" w:sz="0" w:space="0" w:color="auto"/>
        <w:bottom w:val="none" w:sz="0" w:space="0" w:color="auto"/>
        <w:right w:val="none" w:sz="0" w:space="0" w:color="auto"/>
      </w:divBdr>
    </w:div>
    <w:div w:id="80832458">
      <w:bodyDiv w:val="1"/>
      <w:marLeft w:val="0"/>
      <w:marRight w:val="0"/>
      <w:marTop w:val="0"/>
      <w:marBottom w:val="0"/>
      <w:divBdr>
        <w:top w:val="none" w:sz="0" w:space="0" w:color="auto"/>
        <w:left w:val="none" w:sz="0" w:space="0" w:color="auto"/>
        <w:bottom w:val="none" w:sz="0" w:space="0" w:color="auto"/>
        <w:right w:val="none" w:sz="0" w:space="0" w:color="auto"/>
      </w:divBdr>
    </w:div>
    <w:div w:id="80835540">
      <w:bodyDiv w:val="1"/>
      <w:marLeft w:val="0"/>
      <w:marRight w:val="0"/>
      <w:marTop w:val="0"/>
      <w:marBottom w:val="0"/>
      <w:divBdr>
        <w:top w:val="none" w:sz="0" w:space="0" w:color="auto"/>
        <w:left w:val="none" w:sz="0" w:space="0" w:color="auto"/>
        <w:bottom w:val="none" w:sz="0" w:space="0" w:color="auto"/>
        <w:right w:val="none" w:sz="0" w:space="0" w:color="auto"/>
      </w:divBdr>
    </w:div>
    <w:div w:id="80874197">
      <w:bodyDiv w:val="1"/>
      <w:marLeft w:val="0"/>
      <w:marRight w:val="0"/>
      <w:marTop w:val="0"/>
      <w:marBottom w:val="0"/>
      <w:divBdr>
        <w:top w:val="none" w:sz="0" w:space="0" w:color="auto"/>
        <w:left w:val="none" w:sz="0" w:space="0" w:color="auto"/>
        <w:bottom w:val="none" w:sz="0" w:space="0" w:color="auto"/>
        <w:right w:val="none" w:sz="0" w:space="0" w:color="auto"/>
      </w:divBdr>
    </w:div>
    <w:div w:id="81219735">
      <w:bodyDiv w:val="1"/>
      <w:marLeft w:val="0"/>
      <w:marRight w:val="0"/>
      <w:marTop w:val="0"/>
      <w:marBottom w:val="0"/>
      <w:divBdr>
        <w:top w:val="none" w:sz="0" w:space="0" w:color="auto"/>
        <w:left w:val="none" w:sz="0" w:space="0" w:color="auto"/>
        <w:bottom w:val="none" w:sz="0" w:space="0" w:color="auto"/>
        <w:right w:val="none" w:sz="0" w:space="0" w:color="auto"/>
      </w:divBdr>
    </w:div>
    <w:div w:id="81345075">
      <w:bodyDiv w:val="1"/>
      <w:marLeft w:val="0"/>
      <w:marRight w:val="0"/>
      <w:marTop w:val="0"/>
      <w:marBottom w:val="0"/>
      <w:divBdr>
        <w:top w:val="none" w:sz="0" w:space="0" w:color="auto"/>
        <w:left w:val="none" w:sz="0" w:space="0" w:color="auto"/>
        <w:bottom w:val="none" w:sz="0" w:space="0" w:color="auto"/>
        <w:right w:val="none" w:sz="0" w:space="0" w:color="auto"/>
      </w:divBdr>
    </w:div>
    <w:div w:id="81413332">
      <w:bodyDiv w:val="1"/>
      <w:marLeft w:val="0"/>
      <w:marRight w:val="0"/>
      <w:marTop w:val="0"/>
      <w:marBottom w:val="0"/>
      <w:divBdr>
        <w:top w:val="none" w:sz="0" w:space="0" w:color="auto"/>
        <w:left w:val="none" w:sz="0" w:space="0" w:color="auto"/>
        <w:bottom w:val="none" w:sz="0" w:space="0" w:color="auto"/>
        <w:right w:val="none" w:sz="0" w:space="0" w:color="auto"/>
      </w:divBdr>
    </w:div>
    <w:div w:id="81530923">
      <w:bodyDiv w:val="1"/>
      <w:marLeft w:val="0"/>
      <w:marRight w:val="0"/>
      <w:marTop w:val="0"/>
      <w:marBottom w:val="0"/>
      <w:divBdr>
        <w:top w:val="none" w:sz="0" w:space="0" w:color="auto"/>
        <w:left w:val="none" w:sz="0" w:space="0" w:color="auto"/>
        <w:bottom w:val="none" w:sz="0" w:space="0" w:color="auto"/>
        <w:right w:val="none" w:sz="0" w:space="0" w:color="auto"/>
      </w:divBdr>
    </w:div>
    <w:div w:id="81997213">
      <w:bodyDiv w:val="1"/>
      <w:marLeft w:val="0"/>
      <w:marRight w:val="0"/>
      <w:marTop w:val="0"/>
      <w:marBottom w:val="0"/>
      <w:divBdr>
        <w:top w:val="none" w:sz="0" w:space="0" w:color="auto"/>
        <w:left w:val="none" w:sz="0" w:space="0" w:color="auto"/>
        <w:bottom w:val="none" w:sz="0" w:space="0" w:color="auto"/>
        <w:right w:val="none" w:sz="0" w:space="0" w:color="auto"/>
      </w:divBdr>
    </w:div>
    <w:div w:id="82460563">
      <w:bodyDiv w:val="1"/>
      <w:marLeft w:val="0"/>
      <w:marRight w:val="0"/>
      <w:marTop w:val="0"/>
      <w:marBottom w:val="0"/>
      <w:divBdr>
        <w:top w:val="none" w:sz="0" w:space="0" w:color="auto"/>
        <w:left w:val="none" w:sz="0" w:space="0" w:color="auto"/>
        <w:bottom w:val="none" w:sz="0" w:space="0" w:color="auto"/>
        <w:right w:val="none" w:sz="0" w:space="0" w:color="auto"/>
      </w:divBdr>
    </w:div>
    <w:div w:id="82461848">
      <w:bodyDiv w:val="1"/>
      <w:marLeft w:val="0"/>
      <w:marRight w:val="0"/>
      <w:marTop w:val="0"/>
      <w:marBottom w:val="0"/>
      <w:divBdr>
        <w:top w:val="none" w:sz="0" w:space="0" w:color="auto"/>
        <w:left w:val="none" w:sz="0" w:space="0" w:color="auto"/>
        <w:bottom w:val="none" w:sz="0" w:space="0" w:color="auto"/>
        <w:right w:val="none" w:sz="0" w:space="0" w:color="auto"/>
      </w:divBdr>
    </w:div>
    <w:div w:id="82646909">
      <w:bodyDiv w:val="1"/>
      <w:marLeft w:val="0"/>
      <w:marRight w:val="0"/>
      <w:marTop w:val="0"/>
      <w:marBottom w:val="0"/>
      <w:divBdr>
        <w:top w:val="none" w:sz="0" w:space="0" w:color="auto"/>
        <w:left w:val="none" w:sz="0" w:space="0" w:color="auto"/>
        <w:bottom w:val="none" w:sz="0" w:space="0" w:color="auto"/>
        <w:right w:val="none" w:sz="0" w:space="0" w:color="auto"/>
      </w:divBdr>
    </w:div>
    <w:div w:id="82654617">
      <w:bodyDiv w:val="1"/>
      <w:marLeft w:val="0"/>
      <w:marRight w:val="0"/>
      <w:marTop w:val="0"/>
      <w:marBottom w:val="0"/>
      <w:divBdr>
        <w:top w:val="none" w:sz="0" w:space="0" w:color="auto"/>
        <w:left w:val="none" w:sz="0" w:space="0" w:color="auto"/>
        <w:bottom w:val="none" w:sz="0" w:space="0" w:color="auto"/>
        <w:right w:val="none" w:sz="0" w:space="0" w:color="auto"/>
      </w:divBdr>
    </w:div>
    <w:div w:id="82723255">
      <w:bodyDiv w:val="1"/>
      <w:marLeft w:val="0"/>
      <w:marRight w:val="0"/>
      <w:marTop w:val="0"/>
      <w:marBottom w:val="0"/>
      <w:divBdr>
        <w:top w:val="none" w:sz="0" w:space="0" w:color="auto"/>
        <w:left w:val="none" w:sz="0" w:space="0" w:color="auto"/>
        <w:bottom w:val="none" w:sz="0" w:space="0" w:color="auto"/>
        <w:right w:val="none" w:sz="0" w:space="0" w:color="auto"/>
      </w:divBdr>
    </w:div>
    <w:div w:id="82726857">
      <w:bodyDiv w:val="1"/>
      <w:marLeft w:val="0"/>
      <w:marRight w:val="0"/>
      <w:marTop w:val="0"/>
      <w:marBottom w:val="0"/>
      <w:divBdr>
        <w:top w:val="none" w:sz="0" w:space="0" w:color="auto"/>
        <w:left w:val="none" w:sz="0" w:space="0" w:color="auto"/>
        <w:bottom w:val="none" w:sz="0" w:space="0" w:color="auto"/>
        <w:right w:val="none" w:sz="0" w:space="0" w:color="auto"/>
      </w:divBdr>
    </w:div>
    <w:div w:id="82801462">
      <w:bodyDiv w:val="1"/>
      <w:marLeft w:val="0"/>
      <w:marRight w:val="0"/>
      <w:marTop w:val="0"/>
      <w:marBottom w:val="0"/>
      <w:divBdr>
        <w:top w:val="none" w:sz="0" w:space="0" w:color="auto"/>
        <w:left w:val="none" w:sz="0" w:space="0" w:color="auto"/>
        <w:bottom w:val="none" w:sz="0" w:space="0" w:color="auto"/>
        <w:right w:val="none" w:sz="0" w:space="0" w:color="auto"/>
      </w:divBdr>
    </w:div>
    <w:div w:id="82840482">
      <w:bodyDiv w:val="1"/>
      <w:marLeft w:val="0"/>
      <w:marRight w:val="0"/>
      <w:marTop w:val="0"/>
      <w:marBottom w:val="0"/>
      <w:divBdr>
        <w:top w:val="none" w:sz="0" w:space="0" w:color="auto"/>
        <w:left w:val="none" w:sz="0" w:space="0" w:color="auto"/>
        <w:bottom w:val="none" w:sz="0" w:space="0" w:color="auto"/>
        <w:right w:val="none" w:sz="0" w:space="0" w:color="auto"/>
      </w:divBdr>
    </w:div>
    <w:div w:id="82997018">
      <w:bodyDiv w:val="1"/>
      <w:marLeft w:val="0"/>
      <w:marRight w:val="0"/>
      <w:marTop w:val="0"/>
      <w:marBottom w:val="0"/>
      <w:divBdr>
        <w:top w:val="none" w:sz="0" w:space="0" w:color="auto"/>
        <w:left w:val="none" w:sz="0" w:space="0" w:color="auto"/>
        <w:bottom w:val="none" w:sz="0" w:space="0" w:color="auto"/>
        <w:right w:val="none" w:sz="0" w:space="0" w:color="auto"/>
      </w:divBdr>
    </w:div>
    <w:div w:id="83037034">
      <w:bodyDiv w:val="1"/>
      <w:marLeft w:val="0"/>
      <w:marRight w:val="0"/>
      <w:marTop w:val="0"/>
      <w:marBottom w:val="0"/>
      <w:divBdr>
        <w:top w:val="none" w:sz="0" w:space="0" w:color="auto"/>
        <w:left w:val="none" w:sz="0" w:space="0" w:color="auto"/>
        <w:bottom w:val="none" w:sz="0" w:space="0" w:color="auto"/>
        <w:right w:val="none" w:sz="0" w:space="0" w:color="auto"/>
      </w:divBdr>
    </w:div>
    <w:div w:id="83066697">
      <w:bodyDiv w:val="1"/>
      <w:marLeft w:val="0"/>
      <w:marRight w:val="0"/>
      <w:marTop w:val="0"/>
      <w:marBottom w:val="0"/>
      <w:divBdr>
        <w:top w:val="none" w:sz="0" w:space="0" w:color="auto"/>
        <w:left w:val="none" w:sz="0" w:space="0" w:color="auto"/>
        <w:bottom w:val="none" w:sz="0" w:space="0" w:color="auto"/>
        <w:right w:val="none" w:sz="0" w:space="0" w:color="auto"/>
      </w:divBdr>
    </w:div>
    <w:div w:id="83645730">
      <w:bodyDiv w:val="1"/>
      <w:marLeft w:val="0"/>
      <w:marRight w:val="0"/>
      <w:marTop w:val="0"/>
      <w:marBottom w:val="0"/>
      <w:divBdr>
        <w:top w:val="none" w:sz="0" w:space="0" w:color="auto"/>
        <w:left w:val="none" w:sz="0" w:space="0" w:color="auto"/>
        <w:bottom w:val="none" w:sz="0" w:space="0" w:color="auto"/>
        <w:right w:val="none" w:sz="0" w:space="0" w:color="auto"/>
      </w:divBdr>
    </w:div>
    <w:div w:id="84032484">
      <w:bodyDiv w:val="1"/>
      <w:marLeft w:val="0"/>
      <w:marRight w:val="0"/>
      <w:marTop w:val="0"/>
      <w:marBottom w:val="0"/>
      <w:divBdr>
        <w:top w:val="none" w:sz="0" w:space="0" w:color="auto"/>
        <w:left w:val="none" w:sz="0" w:space="0" w:color="auto"/>
        <w:bottom w:val="none" w:sz="0" w:space="0" w:color="auto"/>
        <w:right w:val="none" w:sz="0" w:space="0" w:color="auto"/>
      </w:divBdr>
    </w:div>
    <w:div w:id="84040168">
      <w:bodyDiv w:val="1"/>
      <w:marLeft w:val="0"/>
      <w:marRight w:val="0"/>
      <w:marTop w:val="0"/>
      <w:marBottom w:val="0"/>
      <w:divBdr>
        <w:top w:val="none" w:sz="0" w:space="0" w:color="auto"/>
        <w:left w:val="none" w:sz="0" w:space="0" w:color="auto"/>
        <w:bottom w:val="none" w:sz="0" w:space="0" w:color="auto"/>
        <w:right w:val="none" w:sz="0" w:space="0" w:color="auto"/>
      </w:divBdr>
    </w:div>
    <w:div w:id="84228551">
      <w:bodyDiv w:val="1"/>
      <w:marLeft w:val="0"/>
      <w:marRight w:val="0"/>
      <w:marTop w:val="0"/>
      <w:marBottom w:val="0"/>
      <w:divBdr>
        <w:top w:val="none" w:sz="0" w:space="0" w:color="auto"/>
        <w:left w:val="none" w:sz="0" w:space="0" w:color="auto"/>
        <w:bottom w:val="none" w:sz="0" w:space="0" w:color="auto"/>
        <w:right w:val="none" w:sz="0" w:space="0" w:color="auto"/>
      </w:divBdr>
    </w:div>
    <w:div w:id="84308628">
      <w:bodyDiv w:val="1"/>
      <w:marLeft w:val="0"/>
      <w:marRight w:val="0"/>
      <w:marTop w:val="0"/>
      <w:marBottom w:val="0"/>
      <w:divBdr>
        <w:top w:val="none" w:sz="0" w:space="0" w:color="auto"/>
        <w:left w:val="none" w:sz="0" w:space="0" w:color="auto"/>
        <w:bottom w:val="none" w:sz="0" w:space="0" w:color="auto"/>
        <w:right w:val="none" w:sz="0" w:space="0" w:color="auto"/>
      </w:divBdr>
    </w:div>
    <w:div w:id="84422586">
      <w:bodyDiv w:val="1"/>
      <w:marLeft w:val="0"/>
      <w:marRight w:val="0"/>
      <w:marTop w:val="0"/>
      <w:marBottom w:val="0"/>
      <w:divBdr>
        <w:top w:val="none" w:sz="0" w:space="0" w:color="auto"/>
        <w:left w:val="none" w:sz="0" w:space="0" w:color="auto"/>
        <w:bottom w:val="none" w:sz="0" w:space="0" w:color="auto"/>
        <w:right w:val="none" w:sz="0" w:space="0" w:color="auto"/>
      </w:divBdr>
    </w:div>
    <w:div w:id="84428215">
      <w:bodyDiv w:val="1"/>
      <w:marLeft w:val="0"/>
      <w:marRight w:val="0"/>
      <w:marTop w:val="0"/>
      <w:marBottom w:val="0"/>
      <w:divBdr>
        <w:top w:val="none" w:sz="0" w:space="0" w:color="auto"/>
        <w:left w:val="none" w:sz="0" w:space="0" w:color="auto"/>
        <w:bottom w:val="none" w:sz="0" w:space="0" w:color="auto"/>
        <w:right w:val="none" w:sz="0" w:space="0" w:color="auto"/>
      </w:divBdr>
    </w:div>
    <w:div w:id="85153169">
      <w:bodyDiv w:val="1"/>
      <w:marLeft w:val="0"/>
      <w:marRight w:val="0"/>
      <w:marTop w:val="0"/>
      <w:marBottom w:val="0"/>
      <w:divBdr>
        <w:top w:val="none" w:sz="0" w:space="0" w:color="auto"/>
        <w:left w:val="none" w:sz="0" w:space="0" w:color="auto"/>
        <w:bottom w:val="none" w:sz="0" w:space="0" w:color="auto"/>
        <w:right w:val="none" w:sz="0" w:space="0" w:color="auto"/>
      </w:divBdr>
    </w:div>
    <w:div w:id="85155377">
      <w:bodyDiv w:val="1"/>
      <w:marLeft w:val="0"/>
      <w:marRight w:val="0"/>
      <w:marTop w:val="0"/>
      <w:marBottom w:val="0"/>
      <w:divBdr>
        <w:top w:val="none" w:sz="0" w:space="0" w:color="auto"/>
        <w:left w:val="none" w:sz="0" w:space="0" w:color="auto"/>
        <w:bottom w:val="none" w:sz="0" w:space="0" w:color="auto"/>
        <w:right w:val="none" w:sz="0" w:space="0" w:color="auto"/>
      </w:divBdr>
    </w:div>
    <w:div w:id="85272425">
      <w:bodyDiv w:val="1"/>
      <w:marLeft w:val="0"/>
      <w:marRight w:val="0"/>
      <w:marTop w:val="0"/>
      <w:marBottom w:val="0"/>
      <w:divBdr>
        <w:top w:val="none" w:sz="0" w:space="0" w:color="auto"/>
        <w:left w:val="none" w:sz="0" w:space="0" w:color="auto"/>
        <w:bottom w:val="none" w:sz="0" w:space="0" w:color="auto"/>
        <w:right w:val="none" w:sz="0" w:space="0" w:color="auto"/>
      </w:divBdr>
    </w:div>
    <w:div w:id="85736620">
      <w:bodyDiv w:val="1"/>
      <w:marLeft w:val="0"/>
      <w:marRight w:val="0"/>
      <w:marTop w:val="0"/>
      <w:marBottom w:val="0"/>
      <w:divBdr>
        <w:top w:val="none" w:sz="0" w:space="0" w:color="auto"/>
        <w:left w:val="none" w:sz="0" w:space="0" w:color="auto"/>
        <w:bottom w:val="none" w:sz="0" w:space="0" w:color="auto"/>
        <w:right w:val="none" w:sz="0" w:space="0" w:color="auto"/>
      </w:divBdr>
    </w:div>
    <w:div w:id="86078166">
      <w:bodyDiv w:val="1"/>
      <w:marLeft w:val="0"/>
      <w:marRight w:val="0"/>
      <w:marTop w:val="0"/>
      <w:marBottom w:val="0"/>
      <w:divBdr>
        <w:top w:val="none" w:sz="0" w:space="0" w:color="auto"/>
        <w:left w:val="none" w:sz="0" w:space="0" w:color="auto"/>
        <w:bottom w:val="none" w:sz="0" w:space="0" w:color="auto"/>
        <w:right w:val="none" w:sz="0" w:space="0" w:color="auto"/>
      </w:divBdr>
    </w:div>
    <w:div w:id="86080262">
      <w:bodyDiv w:val="1"/>
      <w:marLeft w:val="0"/>
      <w:marRight w:val="0"/>
      <w:marTop w:val="0"/>
      <w:marBottom w:val="0"/>
      <w:divBdr>
        <w:top w:val="none" w:sz="0" w:space="0" w:color="auto"/>
        <w:left w:val="none" w:sz="0" w:space="0" w:color="auto"/>
        <w:bottom w:val="none" w:sz="0" w:space="0" w:color="auto"/>
        <w:right w:val="none" w:sz="0" w:space="0" w:color="auto"/>
      </w:divBdr>
    </w:div>
    <w:div w:id="86080793">
      <w:bodyDiv w:val="1"/>
      <w:marLeft w:val="0"/>
      <w:marRight w:val="0"/>
      <w:marTop w:val="0"/>
      <w:marBottom w:val="0"/>
      <w:divBdr>
        <w:top w:val="none" w:sz="0" w:space="0" w:color="auto"/>
        <w:left w:val="none" w:sz="0" w:space="0" w:color="auto"/>
        <w:bottom w:val="none" w:sz="0" w:space="0" w:color="auto"/>
        <w:right w:val="none" w:sz="0" w:space="0" w:color="auto"/>
      </w:divBdr>
    </w:div>
    <w:div w:id="86193451">
      <w:bodyDiv w:val="1"/>
      <w:marLeft w:val="0"/>
      <w:marRight w:val="0"/>
      <w:marTop w:val="0"/>
      <w:marBottom w:val="0"/>
      <w:divBdr>
        <w:top w:val="none" w:sz="0" w:space="0" w:color="auto"/>
        <w:left w:val="none" w:sz="0" w:space="0" w:color="auto"/>
        <w:bottom w:val="none" w:sz="0" w:space="0" w:color="auto"/>
        <w:right w:val="none" w:sz="0" w:space="0" w:color="auto"/>
      </w:divBdr>
    </w:div>
    <w:div w:id="86195974">
      <w:bodyDiv w:val="1"/>
      <w:marLeft w:val="0"/>
      <w:marRight w:val="0"/>
      <w:marTop w:val="0"/>
      <w:marBottom w:val="0"/>
      <w:divBdr>
        <w:top w:val="none" w:sz="0" w:space="0" w:color="auto"/>
        <w:left w:val="none" w:sz="0" w:space="0" w:color="auto"/>
        <w:bottom w:val="none" w:sz="0" w:space="0" w:color="auto"/>
        <w:right w:val="none" w:sz="0" w:space="0" w:color="auto"/>
      </w:divBdr>
    </w:div>
    <w:div w:id="86390125">
      <w:bodyDiv w:val="1"/>
      <w:marLeft w:val="0"/>
      <w:marRight w:val="0"/>
      <w:marTop w:val="0"/>
      <w:marBottom w:val="0"/>
      <w:divBdr>
        <w:top w:val="none" w:sz="0" w:space="0" w:color="auto"/>
        <w:left w:val="none" w:sz="0" w:space="0" w:color="auto"/>
        <w:bottom w:val="none" w:sz="0" w:space="0" w:color="auto"/>
        <w:right w:val="none" w:sz="0" w:space="0" w:color="auto"/>
      </w:divBdr>
    </w:div>
    <w:div w:id="86391540">
      <w:bodyDiv w:val="1"/>
      <w:marLeft w:val="0"/>
      <w:marRight w:val="0"/>
      <w:marTop w:val="0"/>
      <w:marBottom w:val="0"/>
      <w:divBdr>
        <w:top w:val="none" w:sz="0" w:space="0" w:color="auto"/>
        <w:left w:val="none" w:sz="0" w:space="0" w:color="auto"/>
        <w:bottom w:val="none" w:sz="0" w:space="0" w:color="auto"/>
        <w:right w:val="none" w:sz="0" w:space="0" w:color="auto"/>
      </w:divBdr>
    </w:div>
    <w:div w:id="86391722">
      <w:bodyDiv w:val="1"/>
      <w:marLeft w:val="0"/>
      <w:marRight w:val="0"/>
      <w:marTop w:val="0"/>
      <w:marBottom w:val="0"/>
      <w:divBdr>
        <w:top w:val="none" w:sz="0" w:space="0" w:color="auto"/>
        <w:left w:val="none" w:sz="0" w:space="0" w:color="auto"/>
        <w:bottom w:val="none" w:sz="0" w:space="0" w:color="auto"/>
        <w:right w:val="none" w:sz="0" w:space="0" w:color="auto"/>
      </w:divBdr>
    </w:div>
    <w:div w:id="86578514">
      <w:bodyDiv w:val="1"/>
      <w:marLeft w:val="0"/>
      <w:marRight w:val="0"/>
      <w:marTop w:val="0"/>
      <w:marBottom w:val="0"/>
      <w:divBdr>
        <w:top w:val="none" w:sz="0" w:space="0" w:color="auto"/>
        <w:left w:val="none" w:sz="0" w:space="0" w:color="auto"/>
        <w:bottom w:val="none" w:sz="0" w:space="0" w:color="auto"/>
        <w:right w:val="none" w:sz="0" w:space="0" w:color="auto"/>
      </w:divBdr>
    </w:div>
    <w:div w:id="86581883">
      <w:bodyDiv w:val="1"/>
      <w:marLeft w:val="0"/>
      <w:marRight w:val="0"/>
      <w:marTop w:val="0"/>
      <w:marBottom w:val="0"/>
      <w:divBdr>
        <w:top w:val="none" w:sz="0" w:space="0" w:color="auto"/>
        <w:left w:val="none" w:sz="0" w:space="0" w:color="auto"/>
        <w:bottom w:val="none" w:sz="0" w:space="0" w:color="auto"/>
        <w:right w:val="none" w:sz="0" w:space="0" w:color="auto"/>
      </w:divBdr>
    </w:div>
    <w:div w:id="86776745">
      <w:bodyDiv w:val="1"/>
      <w:marLeft w:val="0"/>
      <w:marRight w:val="0"/>
      <w:marTop w:val="0"/>
      <w:marBottom w:val="0"/>
      <w:divBdr>
        <w:top w:val="none" w:sz="0" w:space="0" w:color="auto"/>
        <w:left w:val="none" w:sz="0" w:space="0" w:color="auto"/>
        <w:bottom w:val="none" w:sz="0" w:space="0" w:color="auto"/>
        <w:right w:val="none" w:sz="0" w:space="0" w:color="auto"/>
      </w:divBdr>
    </w:div>
    <w:div w:id="86922136">
      <w:bodyDiv w:val="1"/>
      <w:marLeft w:val="0"/>
      <w:marRight w:val="0"/>
      <w:marTop w:val="0"/>
      <w:marBottom w:val="0"/>
      <w:divBdr>
        <w:top w:val="none" w:sz="0" w:space="0" w:color="auto"/>
        <w:left w:val="none" w:sz="0" w:space="0" w:color="auto"/>
        <w:bottom w:val="none" w:sz="0" w:space="0" w:color="auto"/>
        <w:right w:val="none" w:sz="0" w:space="0" w:color="auto"/>
      </w:divBdr>
    </w:div>
    <w:div w:id="87044198">
      <w:bodyDiv w:val="1"/>
      <w:marLeft w:val="0"/>
      <w:marRight w:val="0"/>
      <w:marTop w:val="0"/>
      <w:marBottom w:val="0"/>
      <w:divBdr>
        <w:top w:val="none" w:sz="0" w:space="0" w:color="auto"/>
        <w:left w:val="none" w:sz="0" w:space="0" w:color="auto"/>
        <w:bottom w:val="none" w:sz="0" w:space="0" w:color="auto"/>
        <w:right w:val="none" w:sz="0" w:space="0" w:color="auto"/>
      </w:divBdr>
    </w:div>
    <w:div w:id="87235831">
      <w:bodyDiv w:val="1"/>
      <w:marLeft w:val="0"/>
      <w:marRight w:val="0"/>
      <w:marTop w:val="0"/>
      <w:marBottom w:val="0"/>
      <w:divBdr>
        <w:top w:val="none" w:sz="0" w:space="0" w:color="auto"/>
        <w:left w:val="none" w:sz="0" w:space="0" w:color="auto"/>
        <w:bottom w:val="none" w:sz="0" w:space="0" w:color="auto"/>
        <w:right w:val="none" w:sz="0" w:space="0" w:color="auto"/>
      </w:divBdr>
    </w:div>
    <w:div w:id="87240574">
      <w:bodyDiv w:val="1"/>
      <w:marLeft w:val="0"/>
      <w:marRight w:val="0"/>
      <w:marTop w:val="0"/>
      <w:marBottom w:val="0"/>
      <w:divBdr>
        <w:top w:val="none" w:sz="0" w:space="0" w:color="auto"/>
        <w:left w:val="none" w:sz="0" w:space="0" w:color="auto"/>
        <w:bottom w:val="none" w:sz="0" w:space="0" w:color="auto"/>
        <w:right w:val="none" w:sz="0" w:space="0" w:color="auto"/>
      </w:divBdr>
    </w:div>
    <w:div w:id="87359569">
      <w:bodyDiv w:val="1"/>
      <w:marLeft w:val="0"/>
      <w:marRight w:val="0"/>
      <w:marTop w:val="0"/>
      <w:marBottom w:val="0"/>
      <w:divBdr>
        <w:top w:val="none" w:sz="0" w:space="0" w:color="auto"/>
        <w:left w:val="none" w:sz="0" w:space="0" w:color="auto"/>
        <w:bottom w:val="none" w:sz="0" w:space="0" w:color="auto"/>
        <w:right w:val="none" w:sz="0" w:space="0" w:color="auto"/>
      </w:divBdr>
    </w:div>
    <w:div w:id="87383847">
      <w:bodyDiv w:val="1"/>
      <w:marLeft w:val="0"/>
      <w:marRight w:val="0"/>
      <w:marTop w:val="0"/>
      <w:marBottom w:val="0"/>
      <w:divBdr>
        <w:top w:val="none" w:sz="0" w:space="0" w:color="auto"/>
        <w:left w:val="none" w:sz="0" w:space="0" w:color="auto"/>
        <w:bottom w:val="none" w:sz="0" w:space="0" w:color="auto"/>
        <w:right w:val="none" w:sz="0" w:space="0" w:color="auto"/>
      </w:divBdr>
    </w:div>
    <w:div w:id="87435757">
      <w:bodyDiv w:val="1"/>
      <w:marLeft w:val="0"/>
      <w:marRight w:val="0"/>
      <w:marTop w:val="0"/>
      <w:marBottom w:val="0"/>
      <w:divBdr>
        <w:top w:val="none" w:sz="0" w:space="0" w:color="auto"/>
        <w:left w:val="none" w:sz="0" w:space="0" w:color="auto"/>
        <w:bottom w:val="none" w:sz="0" w:space="0" w:color="auto"/>
        <w:right w:val="none" w:sz="0" w:space="0" w:color="auto"/>
      </w:divBdr>
    </w:div>
    <w:div w:id="87821110">
      <w:bodyDiv w:val="1"/>
      <w:marLeft w:val="0"/>
      <w:marRight w:val="0"/>
      <w:marTop w:val="0"/>
      <w:marBottom w:val="0"/>
      <w:divBdr>
        <w:top w:val="none" w:sz="0" w:space="0" w:color="auto"/>
        <w:left w:val="none" w:sz="0" w:space="0" w:color="auto"/>
        <w:bottom w:val="none" w:sz="0" w:space="0" w:color="auto"/>
        <w:right w:val="none" w:sz="0" w:space="0" w:color="auto"/>
      </w:divBdr>
    </w:div>
    <w:div w:id="88090072">
      <w:bodyDiv w:val="1"/>
      <w:marLeft w:val="0"/>
      <w:marRight w:val="0"/>
      <w:marTop w:val="0"/>
      <w:marBottom w:val="0"/>
      <w:divBdr>
        <w:top w:val="none" w:sz="0" w:space="0" w:color="auto"/>
        <w:left w:val="none" w:sz="0" w:space="0" w:color="auto"/>
        <w:bottom w:val="none" w:sz="0" w:space="0" w:color="auto"/>
        <w:right w:val="none" w:sz="0" w:space="0" w:color="auto"/>
      </w:divBdr>
    </w:div>
    <w:div w:id="88090947">
      <w:bodyDiv w:val="1"/>
      <w:marLeft w:val="0"/>
      <w:marRight w:val="0"/>
      <w:marTop w:val="0"/>
      <w:marBottom w:val="0"/>
      <w:divBdr>
        <w:top w:val="none" w:sz="0" w:space="0" w:color="auto"/>
        <w:left w:val="none" w:sz="0" w:space="0" w:color="auto"/>
        <w:bottom w:val="none" w:sz="0" w:space="0" w:color="auto"/>
        <w:right w:val="none" w:sz="0" w:space="0" w:color="auto"/>
      </w:divBdr>
    </w:div>
    <w:div w:id="88235177">
      <w:bodyDiv w:val="1"/>
      <w:marLeft w:val="0"/>
      <w:marRight w:val="0"/>
      <w:marTop w:val="0"/>
      <w:marBottom w:val="0"/>
      <w:divBdr>
        <w:top w:val="none" w:sz="0" w:space="0" w:color="auto"/>
        <w:left w:val="none" w:sz="0" w:space="0" w:color="auto"/>
        <w:bottom w:val="none" w:sz="0" w:space="0" w:color="auto"/>
        <w:right w:val="none" w:sz="0" w:space="0" w:color="auto"/>
      </w:divBdr>
    </w:div>
    <w:div w:id="88240334">
      <w:bodyDiv w:val="1"/>
      <w:marLeft w:val="0"/>
      <w:marRight w:val="0"/>
      <w:marTop w:val="0"/>
      <w:marBottom w:val="0"/>
      <w:divBdr>
        <w:top w:val="none" w:sz="0" w:space="0" w:color="auto"/>
        <w:left w:val="none" w:sz="0" w:space="0" w:color="auto"/>
        <w:bottom w:val="none" w:sz="0" w:space="0" w:color="auto"/>
        <w:right w:val="none" w:sz="0" w:space="0" w:color="auto"/>
      </w:divBdr>
    </w:div>
    <w:div w:id="88283992">
      <w:bodyDiv w:val="1"/>
      <w:marLeft w:val="0"/>
      <w:marRight w:val="0"/>
      <w:marTop w:val="0"/>
      <w:marBottom w:val="0"/>
      <w:divBdr>
        <w:top w:val="none" w:sz="0" w:space="0" w:color="auto"/>
        <w:left w:val="none" w:sz="0" w:space="0" w:color="auto"/>
        <w:bottom w:val="none" w:sz="0" w:space="0" w:color="auto"/>
        <w:right w:val="none" w:sz="0" w:space="0" w:color="auto"/>
      </w:divBdr>
    </w:div>
    <w:div w:id="88309032">
      <w:bodyDiv w:val="1"/>
      <w:marLeft w:val="0"/>
      <w:marRight w:val="0"/>
      <w:marTop w:val="0"/>
      <w:marBottom w:val="0"/>
      <w:divBdr>
        <w:top w:val="none" w:sz="0" w:space="0" w:color="auto"/>
        <w:left w:val="none" w:sz="0" w:space="0" w:color="auto"/>
        <w:bottom w:val="none" w:sz="0" w:space="0" w:color="auto"/>
        <w:right w:val="none" w:sz="0" w:space="0" w:color="auto"/>
      </w:divBdr>
    </w:div>
    <w:div w:id="88359340">
      <w:bodyDiv w:val="1"/>
      <w:marLeft w:val="0"/>
      <w:marRight w:val="0"/>
      <w:marTop w:val="0"/>
      <w:marBottom w:val="0"/>
      <w:divBdr>
        <w:top w:val="none" w:sz="0" w:space="0" w:color="auto"/>
        <w:left w:val="none" w:sz="0" w:space="0" w:color="auto"/>
        <w:bottom w:val="none" w:sz="0" w:space="0" w:color="auto"/>
        <w:right w:val="none" w:sz="0" w:space="0" w:color="auto"/>
      </w:divBdr>
    </w:div>
    <w:div w:id="88548667">
      <w:bodyDiv w:val="1"/>
      <w:marLeft w:val="0"/>
      <w:marRight w:val="0"/>
      <w:marTop w:val="0"/>
      <w:marBottom w:val="0"/>
      <w:divBdr>
        <w:top w:val="none" w:sz="0" w:space="0" w:color="auto"/>
        <w:left w:val="none" w:sz="0" w:space="0" w:color="auto"/>
        <w:bottom w:val="none" w:sz="0" w:space="0" w:color="auto"/>
        <w:right w:val="none" w:sz="0" w:space="0" w:color="auto"/>
      </w:divBdr>
    </w:div>
    <w:div w:id="88550650">
      <w:bodyDiv w:val="1"/>
      <w:marLeft w:val="0"/>
      <w:marRight w:val="0"/>
      <w:marTop w:val="0"/>
      <w:marBottom w:val="0"/>
      <w:divBdr>
        <w:top w:val="none" w:sz="0" w:space="0" w:color="auto"/>
        <w:left w:val="none" w:sz="0" w:space="0" w:color="auto"/>
        <w:bottom w:val="none" w:sz="0" w:space="0" w:color="auto"/>
        <w:right w:val="none" w:sz="0" w:space="0" w:color="auto"/>
      </w:divBdr>
    </w:div>
    <w:div w:id="88627010">
      <w:bodyDiv w:val="1"/>
      <w:marLeft w:val="0"/>
      <w:marRight w:val="0"/>
      <w:marTop w:val="0"/>
      <w:marBottom w:val="0"/>
      <w:divBdr>
        <w:top w:val="none" w:sz="0" w:space="0" w:color="auto"/>
        <w:left w:val="none" w:sz="0" w:space="0" w:color="auto"/>
        <w:bottom w:val="none" w:sz="0" w:space="0" w:color="auto"/>
        <w:right w:val="none" w:sz="0" w:space="0" w:color="auto"/>
      </w:divBdr>
    </w:div>
    <w:div w:id="88694497">
      <w:bodyDiv w:val="1"/>
      <w:marLeft w:val="0"/>
      <w:marRight w:val="0"/>
      <w:marTop w:val="0"/>
      <w:marBottom w:val="0"/>
      <w:divBdr>
        <w:top w:val="none" w:sz="0" w:space="0" w:color="auto"/>
        <w:left w:val="none" w:sz="0" w:space="0" w:color="auto"/>
        <w:bottom w:val="none" w:sz="0" w:space="0" w:color="auto"/>
        <w:right w:val="none" w:sz="0" w:space="0" w:color="auto"/>
      </w:divBdr>
    </w:div>
    <w:div w:id="88738352">
      <w:bodyDiv w:val="1"/>
      <w:marLeft w:val="0"/>
      <w:marRight w:val="0"/>
      <w:marTop w:val="0"/>
      <w:marBottom w:val="0"/>
      <w:divBdr>
        <w:top w:val="none" w:sz="0" w:space="0" w:color="auto"/>
        <w:left w:val="none" w:sz="0" w:space="0" w:color="auto"/>
        <w:bottom w:val="none" w:sz="0" w:space="0" w:color="auto"/>
        <w:right w:val="none" w:sz="0" w:space="0" w:color="auto"/>
      </w:divBdr>
    </w:div>
    <w:div w:id="88817858">
      <w:bodyDiv w:val="1"/>
      <w:marLeft w:val="0"/>
      <w:marRight w:val="0"/>
      <w:marTop w:val="0"/>
      <w:marBottom w:val="0"/>
      <w:divBdr>
        <w:top w:val="none" w:sz="0" w:space="0" w:color="auto"/>
        <w:left w:val="none" w:sz="0" w:space="0" w:color="auto"/>
        <w:bottom w:val="none" w:sz="0" w:space="0" w:color="auto"/>
        <w:right w:val="none" w:sz="0" w:space="0" w:color="auto"/>
      </w:divBdr>
    </w:div>
    <w:div w:id="88818270">
      <w:bodyDiv w:val="1"/>
      <w:marLeft w:val="0"/>
      <w:marRight w:val="0"/>
      <w:marTop w:val="0"/>
      <w:marBottom w:val="0"/>
      <w:divBdr>
        <w:top w:val="none" w:sz="0" w:space="0" w:color="auto"/>
        <w:left w:val="none" w:sz="0" w:space="0" w:color="auto"/>
        <w:bottom w:val="none" w:sz="0" w:space="0" w:color="auto"/>
        <w:right w:val="none" w:sz="0" w:space="0" w:color="auto"/>
      </w:divBdr>
    </w:div>
    <w:div w:id="88891482">
      <w:bodyDiv w:val="1"/>
      <w:marLeft w:val="0"/>
      <w:marRight w:val="0"/>
      <w:marTop w:val="0"/>
      <w:marBottom w:val="0"/>
      <w:divBdr>
        <w:top w:val="none" w:sz="0" w:space="0" w:color="auto"/>
        <w:left w:val="none" w:sz="0" w:space="0" w:color="auto"/>
        <w:bottom w:val="none" w:sz="0" w:space="0" w:color="auto"/>
        <w:right w:val="none" w:sz="0" w:space="0" w:color="auto"/>
      </w:divBdr>
    </w:div>
    <w:div w:id="89085424">
      <w:bodyDiv w:val="1"/>
      <w:marLeft w:val="0"/>
      <w:marRight w:val="0"/>
      <w:marTop w:val="0"/>
      <w:marBottom w:val="0"/>
      <w:divBdr>
        <w:top w:val="none" w:sz="0" w:space="0" w:color="auto"/>
        <w:left w:val="none" w:sz="0" w:space="0" w:color="auto"/>
        <w:bottom w:val="none" w:sz="0" w:space="0" w:color="auto"/>
        <w:right w:val="none" w:sz="0" w:space="0" w:color="auto"/>
      </w:divBdr>
    </w:div>
    <w:div w:id="89160388">
      <w:bodyDiv w:val="1"/>
      <w:marLeft w:val="0"/>
      <w:marRight w:val="0"/>
      <w:marTop w:val="0"/>
      <w:marBottom w:val="0"/>
      <w:divBdr>
        <w:top w:val="none" w:sz="0" w:space="0" w:color="auto"/>
        <w:left w:val="none" w:sz="0" w:space="0" w:color="auto"/>
        <w:bottom w:val="none" w:sz="0" w:space="0" w:color="auto"/>
        <w:right w:val="none" w:sz="0" w:space="0" w:color="auto"/>
      </w:divBdr>
    </w:div>
    <w:div w:id="89202658">
      <w:bodyDiv w:val="1"/>
      <w:marLeft w:val="0"/>
      <w:marRight w:val="0"/>
      <w:marTop w:val="0"/>
      <w:marBottom w:val="0"/>
      <w:divBdr>
        <w:top w:val="none" w:sz="0" w:space="0" w:color="auto"/>
        <w:left w:val="none" w:sz="0" w:space="0" w:color="auto"/>
        <w:bottom w:val="none" w:sz="0" w:space="0" w:color="auto"/>
        <w:right w:val="none" w:sz="0" w:space="0" w:color="auto"/>
      </w:divBdr>
    </w:div>
    <w:div w:id="89355836">
      <w:bodyDiv w:val="1"/>
      <w:marLeft w:val="0"/>
      <w:marRight w:val="0"/>
      <w:marTop w:val="0"/>
      <w:marBottom w:val="0"/>
      <w:divBdr>
        <w:top w:val="none" w:sz="0" w:space="0" w:color="auto"/>
        <w:left w:val="none" w:sz="0" w:space="0" w:color="auto"/>
        <w:bottom w:val="none" w:sz="0" w:space="0" w:color="auto"/>
        <w:right w:val="none" w:sz="0" w:space="0" w:color="auto"/>
      </w:divBdr>
    </w:div>
    <w:div w:id="89357050">
      <w:bodyDiv w:val="1"/>
      <w:marLeft w:val="0"/>
      <w:marRight w:val="0"/>
      <w:marTop w:val="0"/>
      <w:marBottom w:val="0"/>
      <w:divBdr>
        <w:top w:val="none" w:sz="0" w:space="0" w:color="auto"/>
        <w:left w:val="none" w:sz="0" w:space="0" w:color="auto"/>
        <w:bottom w:val="none" w:sz="0" w:space="0" w:color="auto"/>
        <w:right w:val="none" w:sz="0" w:space="0" w:color="auto"/>
      </w:divBdr>
    </w:div>
    <w:div w:id="89738777">
      <w:bodyDiv w:val="1"/>
      <w:marLeft w:val="0"/>
      <w:marRight w:val="0"/>
      <w:marTop w:val="0"/>
      <w:marBottom w:val="0"/>
      <w:divBdr>
        <w:top w:val="none" w:sz="0" w:space="0" w:color="auto"/>
        <w:left w:val="none" w:sz="0" w:space="0" w:color="auto"/>
        <w:bottom w:val="none" w:sz="0" w:space="0" w:color="auto"/>
        <w:right w:val="none" w:sz="0" w:space="0" w:color="auto"/>
      </w:divBdr>
    </w:div>
    <w:div w:id="89861981">
      <w:bodyDiv w:val="1"/>
      <w:marLeft w:val="0"/>
      <w:marRight w:val="0"/>
      <w:marTop w:val="0"/>
      <w:marBottom w:val="0"/>
      <w:divBdr>
        <w:top w:val="none" w:sz="0" w:space="0" w:color="auto"/>
        <w:left w:val="none" w:sz="0" w:space="0" w:color="auto"/>
        <w:bottom w:val="none" w:sz="0" w:space="0" w:color="auto"/>
        <w:right w:val="none" w:sz="0" w:space="0" w:color="auto"/>
      </w:divBdr>
    </w:div>
    <w:div w:id="90127602">
      <w:bodyDiv w:val="1"/>
      <w:marLeft w:val="0"/>
      <w:marRight w:val="0"/>
      <w:marTop w:val="0"/>
      <w:marBottom w:val="0"/>
      <w:divBdr>
        <w:top w:val="none" w:sz="0" w:space="0" w:color="auto"/>
        <w:left w:val="none" w:sz="0" w:space="0" w:color="auto"/>
        <w:bottom w:val="none" w:sz="0" w:space="0" w:color="auto"/>
        <w:right w:val="none" w:sz="0" w:space="0" w:color="auto"/>
      </w:divBdr>
    </w:div>
    <w:div w:id="90201264">
      <w:bodyDiv w:val="1"/>
      <w:marLeft w:val="0"/>
      <w:marRight w:val="0"/>
      <w:marTop w:val="0"/>
      <w:marBottom w:val="0"/>
      <w:divBdr>
        <w:top w:val="none" w:sz="0" w:space="0" w:color="auto"/>
        <w:left w:val="none" w:sz="0" w:space="0" w:color="auto"/>
        <w:bottom w:val="none" w:sz="0" w:space="0" w:color="auto"/>
        <w:right w:val="none" w:sz="0" w:space="0" w:color="auto"/>
      </w:divBdr>
    </w:div>
    <w:div w:id="90512160">
      <w:bodyDiv w:val="1"/>
      <w:marLeft w:val="0"/>
      <w:marRight w:val="0"/>
      <w:marTop w:val="0"/>
      <w:marBottom w:val="0"/>
      <w:divBdr>
        <w:top w:val="none" w:sz="0" w:space="0" w:color="auto"/>
        <w:left w:val="none" w:sz="0" w:space="0" w:color="auto"/>
        <w:bottom w:val="none" w:sz="0" w:space="0" w:color="auto"/>
        <w:right w:val="none" w:sz="0" w:space="0" w:color="auto"/>
      </w:divBdr>
    </w:div>
    <w:div w:id="90518404">
      <w:bodyDiv w:val="1"/>
      <w:marLeft w:val="0"/>
      <w:marRight w:val="0"/>
      <w:marTop w:val="0"/>
      <w:marBottom w:val="0"/>
      <w:divBdr>
        <w:top w:val="none" w:sz="0" w:space="0" w:color="auto"/>
        <w:left w:val="none" w:sz="0" w:space="0" w:color="auto"/>
        <w:bottom w:val="none" w:sz="0" w:space="0" w:color="auto"/>
        <w:right w:val="none" w:sz="0" w:space="0" w:color="auto"/>
      </w:divBdr>
    </w:div>
    <w:div w:id="90705286">
      <w:bodyDiv w:val="1"/>
      <w:marLeft w:val="0"/>
      <w:marRight w:val="0"/>
      <w:marTop w:val="0"/>
      <w:marBottom w:val="0"/>
      <w:divBdr>
        <w:top w:val="none" w:sz="0" w:space="0" w:color="auto"/>
        <w:left w:val="none" w:sz="0" w:space="0" w:color="auto"/>
        <w:bottom w:val="none" w:sz="0" w:space="0" w:color="auto"/>
        <w:right w:val="none" w:sz="0" w:space="0" w:color="auto"/>
      </w:divBdr>
    </w:div>
    <w:div w:id="91098523">
      <w:bodyDiv w:val="1"/>
      <w:marLeft w:val="0"/>
      <w:marRight w:val="0"/>
      <w:marTop w:val="0"/>
      <w:marBottom w:val="0"/>
      <w:divBdr>
        <w:top w:val="none" w:sz="0" w:space="0" w:color="auto"/>
        <w:left w:val="none" w:sz="0" w:space="0" w:color="auto"/>
        <w:bottom w:val="none" w:sz="0" w:space="0" w:color="auto"/>
        <w:right w:val="none" w:sz="0" w:space="0" w:color="auto"/>
      </w:divBdr>
    </w:div>
    <w:div w:id="91124086">
      <w:bodyDiv w:val="1"/>
      <w:marLeft w:val="0"/>
      <w:marRight w:val="0"/>
      <w:marTop w:val="0"/>
      <w:marBottom w:val="0"/>
      <w:divBdr>
        <w:top w:val="none" w:sz="0" w:space="0" w:color="auto"/>
        <w:left w:val="none" w:sz="0" w:space="0" w:color="auto"/>
        <w:bottom w:val="none" w:sz="0" w:space="0" w:color="auto"/>
        <w:right w:val="none" w:sz="0" w:space="0" w:color="auto"/>
      </w:divBdr>
    </w:div>
    <w:div w:id="91241449">
      <w:bodyDiv w:val="1"/>
      <w:marLeft w:val="0"/>
      <w:marRight w:val="0"/>
      <w:marTop w:val="0"/>
      <w:marBottom w:val="0"/>
      <w:divBdr>
        <w:top w:val="none" w:sz="0" w:space="0" w:color="auto"/>
        <w:left w:val="none" w:sz="0" w:space="0" w:color="auto"/>
        <w:bottom w:val="none" w:sz="0" w:space="0" w:color="auto"/>
        <w:right w:val="none" w:sz="0" w:space="0" w:color="auto"/>
      </w:divBdr>
    </w:div>
    <w:div w:id="91555470">
      <w:bodyDiv w:val="1"/>
      <w:marLeft w:val="0"/>
      <w:marRight w:val="0"/>
      <w:marTop w:val="0"/>
      <w:marBottom w:val="0"/>
      <w:divBdr>
        <w:top w:val="none" w:sz="0" w:space="0" w:color="auto"/>
        <w:left w:val="none" w:sz="0" w:space="0" w:color="auto"/>
        <w:bottom w:val="none" w:sz="0" w:space="0" w:color="auto"/>
        <w:right w:val="none" w:sz="0" w:space="0" w:color="auto"/>
      </w:divBdr>
    </w:div>
    <w:div w:id="91555938">
      <w:bodyDiv w:val="1"/>
      <w:marLeft w:val="0"/>
      <w:marRight w:val="0"/>
      <w:marTop w:val="0"/>
      <w:marBottom w:val="0"/>
      <w:divBdr>
        <w:top w:val="none" w:sz="0" w:space="0" w:color="auto"/>
        <w:left w:val="none" w:sz="0" w:space="0" w:color="auto"/>
        <w:bottom w:val="none" w:sz="0" w:space="0" w:color="auto"/>
        <w:right w:val="none" w:sz="0" w:space="0" w:color="auto"/>
      </w:divBdr>
    </w:div>
    <w:div w:id="91827824">
      <w:bodyDiv w:val="1"/>
      <w:marLeft w:val="0"/>
      <w:marRight w:val="0"/>
      <w:marTop w:val="0"/>
      <w:marBottom w:val="0"/>
      <w:divBdr>
        <w:top w:val="none" w:sz="0" w:space="0" w:color="auto"/>
        <w:left w:val="none" w:sz="0" w:space="0" w:color="auto"/>
        <w:bottom w:val="none" w:sz="0" w:space="0" w:color="auto"/>
        <w:right w:val="none" w:sz="0" w:space="0" w:color="auto"/>
      </w:divBdr>
    </w:div>
    <w:div w:id="91971090">
      <w:bodyDiv w:val="1"/>
      <w:marLeft w:val="0"/>
      <w:marRight w:val="0"/>
      <w:marTop w:val="0"/>
      <w:marBottom w:val="0"/>
      <w:divBdr>
        <w:top w:val="none" w:sz="0" w:space="0" w:color="auto"/>
        <w:left w:val="none" w:sz="0" w:space="0" w:color="auto"/>
        <w:bottom w:val="none" w:sz="0" w:space="0" w:color="auto"/>
        <w:right w:val="none" w:sz="0" w:space="0" w:color="auto"/>
      </w:divBdr>
    </w:div>
    <w:div w:id="91979239">
      <w:bodyDiv w:val="1"/>
      <w:marLeft w:val="0"/>
      <w:marRight w:val="0"/>
      <w:marTop w:val="0"/>
      <w:marBottom w:val="0"/>
      <w:divBdr>
        <w:top w:val="none" w:sz="0" w:space="0" w:color="auto"/>
        <w:left w:val="none" w:sz="0" w:space="0" w:color="auto"/>
        <w:bottom w:val="none" w:sz="0" w:space="0" w:color="auto"/>
        <w:right w:val="none" w:sz="0" w:space="0" w:color="auto"/>
      </w:divBdr>
    </w:div>
    <w:div w:id="92094544">
      <w:bodyDiv w:val="1"/>
      <w:marLeft w:val="0"/>
      <w:marRight w:val="0"/>
      <w:marTop w:val="0"/>
      <w:marBottom w:val="0"/>
      <w:divBdr>
        <w:top w:val="none" w:sz="0" w:space="0" w:color="auto"/>
        <w:left w:val="none" w:sz="0" w:space="0" w:color="auto"/>
        <w:bottom w:val="none" w:sz="0" w:space="0" w:color="auto"/>
        <w:right w:val="none" w:sz="0" w:space="0" w:color="auto"/>
      </w:divBdr>
    </w:div>
    <w:div w:id="92290702">
      <w:bodyDiv w:val="1"/>
      <w:marLeft w:val="0"/>
      <w:marRight w:val="0"/>
      <w:marTop w:val="0"/>
      <w:marBottom w:val="0"/>
      <w:divBdr>
        <w:top w:val="none" w:sz="0" w:space="0" w:color="auto"/>
        <w:left w:val="none" w:sz="0" w:space="0" w:color="auto"/>
        <w:bottom w:val="none" w:sz="0" w:space="0" w:color="auto"/>
        <w:right w:val="none" w:sz="0" w:space="0" w:color="auto"/>
      </w:divBdr>
    </w:div>
    <w:div w:id="92409164">
      <w:bodyDiv w:val="1"/>
      <w:marLeft w:val="0"/>
      <w:marRight w:val="0"/>
      <w:marTop w:val="0"/>
      <w:marBottom w:val="0"/>
      <w:divBdr>
        <w:top w:val="none" w:sz="0" w:space="0" w:color="auto"/>
        <w:left w:val="none" w:sz="0" w:space="0" w:color="auto"/>
        <w:bottom w:val="none" w:sz="0" w:space="0" w:color="auto"/>
        <w:right w:val="none" w:sz="0" w:space="0" w:color="auto"/>
      </w:divBdr>
    </w:div>
    <w:div w:id="92479681">
      <w:bodyDiv w:val="1"/>
      <w:marLeft w:val="0"/>
      <w:marRight w:val="0"/>
      <w:marTop w:val="0"/>
      <w:marBottom w:val="0"/>
      <w:divBdr>
        <w:top w:val="none" w:sz="0" w:space="0" w:color="auto"/>
        <w:left w:val="none" w:sz="0" w:space="0" w:color="auto"/>
        <w:bottom w:val="none" w:sz="0" w:space="0" w:color="auto"/>
        <w:right w:val="none" w:sz="0" w:space="0" w:color="auto"/>
      </w:divBdr>
    </w:div>
    <w:div w:id="92554579">
      <w:bodyDiv w:val="1"/>
      <w:marLeft w:val="0"/>
      <w:marRight w:val="0"/>
      <w:marTop w:val="0"/>
      <w:marBottom w:val="0"/>
      <w:divBdr>
        <w:top w:val="none" w:sz="0" w:space="0" w:color="auto"/>
        <w:left w:val="none" w:sz="0" w:space="0" w:color="auto"/>
        <w:bottom w:val="none" w:sz="0" w:space="0" w:color="auto"/>
        <w:right w:val="none" w:sz="0" w:space="0" w:color="auto"/>
      </w:divBdr>
    </w:div>
    <w:div w:id="92555795">
      <w:bodyDiv w:val="1"/>
      <w:marLeft w:val="0"/>
      <w:marRight w:val="0"/>
      <w:marTop w:val="0"/>
      <w:marBottom w:val="0"/>
      <w:divBdr>
        <w:top w:val="none" w:sz="0" w:space="0" w:color="auto"/>
        <w:left w:val="none" w:sz="0" w:space="0" w:color="auto"/>
        <w:bottom w:val="none" w:sz="0" w:space="0" w:color="auto"/>
        <w:right w:val="none" w:sz="0" w:space="0" w:color="auto"/>
      </w:divBdr>
    </w:div>
    <w:div w:id="92821088">
      <w:bodyDiv w:val="1"/>
      <w:marLeft w:val="0"/>
      <w:marRight w:val="0"/>
      <w:marTop w:val="0"/>
      <w:marBottom w:val="0"/>
      <w:divBdr>
        <w:top w:val="none" w:sz="0" w:space="0" w:color="auto"/>
        <w:left w:val="none" w:sz="0" w:space="0" w:color="auto"/>
        <w:bottom w:val="none" w:sz="0" w:space="0" w:color="auto"/>
        <w:right w:val="none" w:sz="0" w:space="0" w:color="auto"/>
      </w:divBdr>
    </w:div>
    <w:div w:id="93209406">
      <w:bodyDiv w:val="1"/>
      <w:marLeft w:val="0"/>
      <w:marRight w:val="0"/>
      <w:marTop w:val="0"/>
      <w:marBottom w:val="0"/>
      <w:divBdr>
        <w:top w:val="none" w:sz="0" w:space="0" w:color="auto"/>
        <w:left w:val="none" w:sz="0" w:space="0" w:color="auto"/>
        <w:bottom w:val="none" w:sz="0" w:space="0" w:color="auto"/>
        <w:right w:val="none" w:sz="0" w:space="0" w:color="auto"/>
      </w:divBdr>
    </w:div>
    <w:div w:id="93333553">
      <w:bodyDiv w:val="1"/>
      <w:marLeft w:val="0"/>
      <w:marRight w:val="0"/>
      <w:marTop w:val="0"/>
      <w:marBottom w:val="0"/>
      <w:divBdr>
        <w:top w:val="none" w:sz="0" w:space="0" w:color="auto"/>
        <w:left w:val="none" w:sz="0" w:space="0" w:color="auto"/>
        <w:bottom w:val="none" w:sz="0" w:space="0" w:color="auto"/>
        <w:right w:val="none" w:sz="0" w:space="0" w:color="auto"/>
      </w:divBdr>
    </w:div>
    <w:div w:id="93670907">
      <w:bodyDiv w:val="1"/>
      <w:marLeft w:val="0"/>
      <w:marRight w:val="0"/>
      <w:marTop w:val="0"/>
      <w:marBottom w:val="0"/>
      <w:divBdr>
        <w:top w:val="none" w:sz="0" w:space="0" w:color="auto"/>
        <w:left w:val="none" w:sz="0" w:space="0" w:color="auto"/>
        <w:bottom w:val="none" w:sz="0" w:space="0" w:color="auto"/>
        <w:right w:val="none" w:sz="0" w:space="0" w:color="auto"/>
      </w:divBdr>
    </w:div>
    <w:div w:id="93677173">
      <w:bodyDiv w:val="1"/>
      <w:marLeft w:val="0"/>
      <w:marRight w:val="0"/>
      <w:marTop w:val="0"/>
      <w:marBottom w:val="0"/>
      <w:divBdr>
        <w:top w:val="none" w:sz="0" w:space="0" w:color="auto"/>
        <w:left w:val="none" w:sz="0" w:space="0" w:color="auto"/>
        <w:bottom w:val="none" w:sz="0" w:space="0" w:color="auto"/>
        <w:right w:val="none" w:sz="0" w:space="0" w:color="auto"/>
      </w:divBdr>
    </w:div>
    <w:div w:id="93745345">
      <w:bodyDiv w:val="1"/>
      <w:marLeft w:val="0"/>
      <w:marRight w:val="0"/>
      <w:marTop w:val="0"/>
      <w:marBottom w:val="0"/>
      <w:divBdr>
        <w:top w:val="none" w:sz="0" w:space="0" w:color="auto"/>
        <w:left w:val="none" w:sz="0" w:space="0" w:color="auto"/>
        <w:bottom w:val="none" w:sz="0" w:space="0" w:color="auto"/>
        <w:right w:val="none" w:sz="0" w:space="0" w:color="auto"/>
      </w:divBdr>
    </w:div>
    <w:div w:id="93985797">
      <w:bodyDiv w:val="1"/>
      <w:marLeft w:val="0"/>
      <w:marRight w:val="0"/>
      <w:marTop w:val="0"/>
      <w:marBottom w:val="0"/>
      <w:divBdr>
        <w:top w:val="none" w:sz="0" w:space="0" w:color="auto"/>
        <w:left w:val="none" w:sz="0" w:space="0" w:color="auto"/>
        <w:bottom w:val="none" w:sz="0" w:space="0" w:color="auto"/>
        <w:right w:val="none" w:sz="0" w:space="0" w:color="auto"/>
      </w:divBdr>
    </w:div>
    <w:div w:id="94205918">
      <w:bodyDiv w:val="1"/>
      <w:marLeft w:val="0"/>
      <w:marRight w:val="0"/>
      <w:marTop w:val="0"/>
      <w:marBottom w:val="0"/>
      <w:divBdr>
        <w:top w:val="none" w:sz="0" w:space="0" w:color="auto"/>
        <w:left w:val="none" w:sz="0" w:space="0" w:color="auto"/>
        <w:bottom w:val="none" w:sz="0" w:space="0" w:color="auto"/>
        <w:right w:val="none" w:sz="0" w:space="0" w:color="auto"/>
      </w:divBdr>
    </w:div>
    <w:div w:id="94256692">
      <w:bodyDiv w:val="1"/>
      <w:marLeft w:val="0"/>
      <w:marRight w:val="0"/>
      <w:marTop w:val="0"/>
      <w:marBottom w:val="0"/>
      <w:divBdr>
        <w:top w:val="none" w:sz="0" w:space="0" w:color="auto"/>
        <w:left w:val="none" w:sz="0" w:space="0" w:color="auto"/>
        <w:bottom w:val="none" w:sz="0" w:space="0" w:color="auto"/>
        <w:right w:val="none" w:sz="0" w:space="0" w:color="auto"/>
      </w:divBdr>
    </w:div>
    <w:div w:id="94401276">
      <w:bodyDiv w:val="1"/>
      <w:marLeft w:val="0"/>
      <w:marRight w:val="0"/>
      <w:marTop w:val="0"/>
      <w:marBottom w:val="0"/>
      <w:divBdr>
        <w:top w:val="none" w:sz="0" w:space="0" w:color="auto"/>
        <w:left w:val="none" w:sz="0" w:space="0" w:color="auto"/>
        <w:bottom w:val="none" w:sz="0" w:space="0" w:color="auto"/>
        <w:right w:val="none" w:sz="0" w:space="0" w:color="auto"/>
      </w:divBdr>
    </w:div>
    <w:div w:id="94710869">
      <w:bodyDiv w:val="1"/>
      <w:marLeft w:val="0"/>
      <w:marRight w:val="0"/>
      <w:marTop w:val="0"/>
      <w:marBottom w:val="0"/>
      <w:divBdr>
        <w:top w:val="none" w:sz="0" w:space="0" w:color="auto"/>
        <w:left w:val="none" w:sz="0" w:space="0" w:color="auto"/>
        <w:bottom w:val="none" w:sz="0" w:space="0" w:color="auto"/>
        <w:right w:val="none" w:sz="0" w:space="0" w:color="auto"/>
      </w:divBdr>
    </w:div>
    <w:div w:id="94909268">
      <w:bodyDiv w:val="1"/>
      <w:marLeft w:val="0"/>
      <w:marRight w:val="0"/>
      <w:marTop w:val="0"/>
      <w:marBottom w:val="0"/>
      <w:divBdr>
        <w:top w:val="none" w:sz="0" w:space="0" w:color="auto"/>
        <w:left w:val="none" w:sz="0" w:space="0" w:color="auto"/>
        <w:bottom w:val="none" w:sz="0" w:space="0" w:color="auto"/>
        <w:right w:val="none" w:sz="0" w:space="0" w:color="auto"/>
      </w:divBdr>
    </w:div>
    <w:div w:id="94909588">
      <w:bodyDiv w:val="1"/>
      <w:marLeft w:val="0"/>
      <w:marRight w:val="0"/>
      <w:marTop w:val="0"/>
      <w:marBottom w:val="0"/>
      <w:divBdr>
        <w:top w:val="none" w:sz="0" w:space="0" w:color="auto"/>
        <w:left w:val="none" w:sz="0" w:space="0" w:color="auto"/>
        <w:bottom w:val="none" w:sz="0" w:space="0" w:color="auto"/>
        <w:right w:val="none" w:sz="0" w:space="0" w:color="auto"/>
      </w:divBdr>
    </w:div>
    <w:div w:id="94910904">
      <w:bodyDiv w:val="1"/>
      <w:marLeft w:val="0"/>
      <w:marRight w:val="0"/>
      <w:marTop w:val="0"/>
      <w:marBottom w:val="0"/>
      <w:divBdr>
        <w:top w:val="none" w:sz="0" w:space="0" w:color="auto"/>
        <w:left w:val="none" w:sz="0" w:space="0" w:color="auto"/>
        <w:bottom w:val="none" w:sz="0" w:space="0" w:color="auto"/>
        <w:right w:val="none" w:sz="0" w:space="0" w:color="auto"/>
      </w:divBdr>
    </w:div>
    <w:div w:id="95054084">
      <w:bodyDiv w:val="1"/>
      <w:marLeft w:val="0"/>
      <w:marRight w:val="0"/>
      <w:marTop w:val="0"/>
      <w:marBottom w:val="0"/>
      <w:divBdr>
        <w:top w:val="none" w:sz="0" w:space="0" w:color="auto"/>
        <w:left w:val="none" w:sz="0" w:space="0" w:color="auto"/>
        <w:bottom w:val="none" w:sz="0" w:space="0" w:color="auto"/>
        <w:right w:val="none" w:sz="0" w:space="0" w:color="auto"/>
      </w:divBdr>
    </w:div>
    <w:div w:id="95255404">
      <w:bodyDiv w:val="1"/>
      <w:marLeft w:val="0"/>
      <w:marRight w:val="0"/>
      <w:marTop w:val="0"/>
      <w:marBottom w:val="0"/>
      <w:divBdr>
        <w:top w:val="none" w:sz="0" w:space="0" w:color="auto"/>
        <w:left w:val="none" w:sz="0" w:space="0" w:color="auto"/>
        <w:bottom w:val="none" w:sz="0" w:space="0" w:color="auto"/>
        <w:right w:val="none" w:sz="0" w:space="0" w:color="auto"/>
      </w:divBdr>
    </w:div>
    <w:div w:id="95294070">
      <w:bodyDiv w:val="1"/>
      <w:marLeft w:val="0"/>
      <w:marRight w:val="0"/>
      <w:marTop w:val="0"/>
      <w:marBottom w:val="0"/>
      <w:divBdr>
        <w:top w:val="none" w:sz="0" w:space="0" w:color="auto"/>
        <w:left w:val="none" w:sz="0" w:space="0" w:color="auto"/>
        <w:bottom w:val="none" w:sz="0" w:space="0" w:color="auto"/>
        <w:right w:val="none" w:sz="0" w:space="0" w:color="auto"/>
      </w:divBdr>
    </w:div>
    <w:div w:id="95561759">
      <w:bodyDiv w:val="1"/>
      <w:marLeft w:val="0"/>
      <w:marRight w:val="0"/>
      <w:marTop w:val="0"/>
      <w:marBottom w:val="0"/>
      <w:divBdr>
        <w:top w:val="none" w:sz="0" w:space="0" w:color="auto"/>
        <w:left w:val="none" w:sz="0" w:space="0" w:color="auto"/>
        <w:bottom w:val="none" w:sz="0" w:space="0" w:color="auto"/>
        <w:right w:val="none" w:sz="0" w:space="0" w:color="auto"/>
      </w:divBdr>
    </w:div>
    <w:div w:id="95635231">
      <w:bodyDiv w:val="1"/>
      <w:marLeft w:val="0"/>
      <w:marRight w:val="0"/>
      <w:marTop w:val="0"/>
      <w:marBottom w:val="0"/>
      <w:divBdr>
        <w:top w:val="none" w:sz="0" w:space="0" w:color="auto"/>
        <w:left w:val="none" w:sz="0" w:space="0" w:color="auto"/>
        <w:bottom w:val="none" w:sz="0" w:space="0" w:color="auto"/>
        <w:right w:val="none" w:sz="0" w:space="0" w:color="auto"/>
      </w:divBdr>
    </w:div>
    <w:div w:id="96413904">
      <w:bodyDiv w:val="1"/>
      <w:marLeft w:val="0"/>
      <w:marRight w:val="0"/>
      <w:marTop w:val="0"/>
      <w:marBottom w:val="0"/>
      <w:divBdr>
        <w:top w:val="none" w:sz="0" w:space="0" w:color="auto"/>
        <w:left w:val="none" w:sz="0" w:space="0" w:color="auto"/>
        <w:bottom w:val="none" w:sz="0" w:space="0" w:color="auto"/>
        <w:right w:val="none" w:sz="0" w:space="0" w:color="auto"/>
      </w:divBdr>
    </w:div>
    <w:div w:id="96602687">
      <w:bodyDiv w:val="1"/>
      <w:marLeft w:val="0"/>
      <w:marRight w:val="0"/>
      <w:marTop w:val="0"/>
      <w:marBottom w:val="0"/>
      <w:divBdr>
        <w:top w:val="none" w:sz="0" w:space="0" w:color="auto"/>
        <w:left w:val="none" w:sz="0" w:space="0" w:color="auto"/>
        <w:bottom w:val="none" w:sz="0" w:space="0" w:color="auto"/>
        <w:right w:val="none" w:sz="0" w:space="0" w:color="auto"/>
      </w:divBdr>
    </w:div>
    <w:div w:id="96754644">
      <w:bodyDiv w:val="1"/>
      <w:marLeft w:val="0"/>
      <w:marRight w:val="0"/>
      <w:marTop w:val="0"/>
      <w:marBottom w:val="0"/>
      <w:divBdr>
        <w:top w:val="none" w:sz="0" w:space="0" w:color="auto"/>
        <w:left w:val="none" w:sz="0" w:space="0" w:color="auto"/>
        <w:bottom w:val="none" w:sz="0" w:space="0" w:color="auto"/>
        <w:right w:val="none" w:sz="0" w:space="0" w:color="auto"/>
      </w:divBdr>
    </w:div>
    <w:div w:id="96798785">
      <w:bodyDiv w:val="1"/>
      <w:marLeft w:val="0"/>
      <w:marRight w:val="0"/>
      <w:marTop w:val="0"/>
      <w:marBottom w:val="0"/>
      <w:divBdr>
        <w:top w:val="none" w:sz="0" w:space="0" w:color="auto"/>
        <w:left w:val="none" w:sz="0" w:space="0" w:color="auto"/>
        <w:bottom w:val="none" w:sz="0" w:space="0" w:color="auto"/>
        <w:right w:val="none" w:sz="0" w:space="0" w:color="auto"/>
      </w:divBdr>
    </w:div>
    <w:div w:id="96801730">
      <w:bodyDiv w:val="1"/>
      <w:marLeft w:val="0"/>
      <w:marRight w:val="0"/>
      <w:marTop w:val="0"/>
      <w:marBottom w:val="0"/>
      <w:divBdr>
        <w:top w:val="none" w:sz="0" w:space="0" w:color="auto"/>
        <w:left w:val="none" w:sz="0" w:space="0" w:color="auto"/>
        <w:bottom w:val="none" w:sz="0" w:space="0" w:color="auto"/>
        <w:right w:val="none" w:sz="0" w:space="0" w:color="auto"/>
      </w:divBdr>
    </w:div>
    <w:div w:id="96869783">
      <w:bodyDiv w:val="1"/>
      <w:marLeft w:val="0"/>
      <w:marRight w:val="0"/>
      <w:marTop w:val="0"/>
      <w:marBottom w:val="0"/>
      <w:divBdr>
        <w:top w:val="none" w:sz="0" w:space="0" w:color="auto"/>
        <w:left w:val="none" w:sz="0" w:space="0" w:color="auto"/>
        <w:bottom w:val="none" w:sz="0" w:space="0" w:color="auto"/>
        <w:right w:val="none" w:sz="0" w:space="0" w:color="auto"/>
      </w:divBdr>
    </w:div>
    <w:div w:id="96875209">
      <w:bodyDiv w:val="1"/>
      <w:marLeft w:val="0"/>
      <w:marRight w:val="0"/>
      <w:marTop w:val="0"/>
      <w:marBottom w:val="0"/>
      <w:divBdr>
        <w:top w:val="none" w:sz="0" w:space="0" w:color="auto"/>
        <w:left w:val="none" w:sz="0" w:space="0" w:color="auto"/>
        <w:bottom w:val="none" w:sz="0" w:space="0" w:color="auto"/>
        <w:right w:val="none" w:sz="0" w:space="0" w:color="auto"/>
      </w:divBdr>
    </w:div>
    <w:div w:id="96877436">
      <w:bodyDiv w:val="1"/>
      <w:marLeft w:val="0"/>
      <w:marRight w:val="0"/>
      <w:marTop w:val="0"/>
      <w:marBottom w:val="0"/>
      <w:divBdr>
        <w:top w:val="none" w:sz="0" w:space="0" w:color="auto"/>
        <w:left w:val="none" w:sz="0" w:space="0" w:color="auto"/>
        <w:bottom w:val="none" w:sz="0" w:space="0" w:color="auto"/>
        <w:right w:val="none" w:sz="0" w:space="0" w:color="auto"/>
      </w:divBdr>
    </w:div>
    <w:div w:id="97222592">
      <w:bodyDiv w:val="1"/>
      <w:marLeft w:val="0"/>
      <w:marRight w:val="0"/>
      <w:marTop w:val="0"/>
      <w:marBottom w:val="0"/>
      <w:divBdr>
        <w:top w:val="none" w:sz="0" w:space="0" w:color="auto"/>
        <w:left w:val="none" w:sz="0" w:space="0" w:color="auto"/>
        <w:bottom w:val="none" w:sz="0" w:space="0" w:color="auto"/>
        <w:right w:val="none" w:sz="0" w:space="0" w:color="auto"/>
      </w:divBdr>
    </w:div>
    <w:div w:id="97406928">
      <w:bodyDiv w:val="1"/>
      <w:marLeft w:val="0"/>
      <w:marRight w:val="0"/>
      <w:marTop w:val="0"/>
      <w:marBottom w:val="0"/>
      <w:divBdr>
        <w:top w:val="none" w:sz="0" w:space="0" w:color="auto"/>
        <w:left w:val="none" w:sz="0" w:space="0" w:color="auto"/>
        <w:bottom w:val="none" w:sz="0" w:space="0" w:color="auto"/>
        <w:right w:val="none" w:sz="0" w:space="0" w:color="auto"/>
      </w:divBdr>
    </w:div>
    <w:div w:id="97412003">
      <w:bodyDiv w:val="1"/>
      <w:marLeft w:val="0"/>
      <w:marRight w:val="0"/>
      <w:marTop w:val="0"/>
      <w:marBottom w:val="0"/>
      <w:divBdr>
        <w:top w:val="none" w:sz="0" w:space="0" w:color="auto"/>
        <w:left w:val="none" w:sz="0" w:space="0" w:color="auto"/>
        <w:bottom w:val="none" w:sz="0" w:space="0" w:color="auto"/>
        <w:right w:val="none" w:sz="0" w:space="0" w:color="auto"/>
      </w:divBdr>
    </w:div>
    <w:div w:id="98110668">
      <w:bodyDiv w:val="1"/>
      <w:marLeft w:val="0"/>
      <w:marRight w:val="0"/>
      <w:marTop w:val="0"/>
      <w:marBottom w:val="0"/>
      <w:divBdr>
        <w:top w:val="none" w:sz="0" w:space="0" w:color="auto"/>
        <w:left w:val="none" w:sz="0" w:space="0" w:color="auto"/>
        <w:bottom w:val="none" w:sz="0" w:space="0" w:color="auto"/>
        <w:right w:val="none" w:sz="0" w:space="0" w:color="auto"/>
      </w:divBdr>
    </w:div>
    <w:div w:id="98260707">
      <w:bodyDiv w:val="1"/>
      <w:marLeft w:val="0"/>
      <w:marRight w:val="0"/>
      <w:marTop w:val="0"/>
      <w:marBottom w:val="0"/>
      <w:divBdr>
        <w:top w:val="none" w:sz="0" w:space="0" w:color="auto"/>
        <w:left w:val="none" w:sz="0" w:space="0" w:color="auto"/>
        <w:bottom w:val="none" w:sz="0" w:space="0" w:color="auto"/>
        <w:right w:val="none" w:sz="0" w:space="0" w:color="auto"/>
      </w:divBdr>
    </w:div>
    <w:div w:id="98334808">
      <w:bodyDiv w:val="1"/>
      <w:marLeft w:val="0"/>
      <w:marRight w:val="0"/>
      <w:marTop w:val="0"/>
      <w:marBottom w:val="0"/>
      <w:divBdr>
        <w:top w:val="none" w:sz="0" w:space="0" w:color="auto"/>
        <w:left w:val="none" w:sz="0" w:space="0" w:color="auto"/>
        <w:bottom w:val="none" w:sz="0" w:space="0" w:color="auto"/>
        <w:right w:val="none" w:sz="0" w:space="0" w:color="auto"/>
      </w:divBdr>
    </w:div>
    <w:div w:id="98377456">
      <w:bodyDiv w:val="1"/>
      <w:marLeft w:val="0"/>
      <w:marRight w:val="0"/>
      <w:marTop w:val="0"/>
      <w:marBottom w:val="0"/>
      <w:divBdr>
        <w:top w:val="none" w:sz="0" w:space="0" w:color="auto"/>
        <w:left w:val="none" w:sz="0" w:space="0" w:color="auto"/>
        <w:bottom w:val="none" w:sz="0" w:space="0" w:color="auto"/>
        <w:right w:val="none" w:sz="0" w:space="0" w:color="auto"/>
      </w:divBdr>
    </w:div>
    <w:div w:id="98449290">
      <w:bodyDiv w:val="1"/>
      <w:marLeft w:val="0"/>
      <w:marRight w:val="0"/>
      <w:marTop w:val="0"/>
      <w:marBottom w:val="0"/>
      <w:divBdr>
        <w:top w:val="none" w:sz="0" w:space="0" w:color="auto"/>
        <w:left w:val="none" w:sz="0" w:space="0" w:color="auto"/>
        <w:bottom w:val="none" w:sz="0" w:space="0" w:color="auto"/>
        <w:right w:val="none" w:sz="0" w:space="0" w:color="auto"/>
      </w:divBdr>
    </w:div>
    <w:div w:id="98452975">
      <w:bodyDiv w:val="1"/>
      <w:marLeft w:val="0"/>
      <w:marRight w:val="0"/>
      <w:marTop w:val="0"/>
      <w:marBottom w:val="0"/>
      <w:divBdr>
        <w:top w:val="none" w:sz="0" w:space="0" w:color="auto"/>
        <w:left w:val="none" w:sz="0" w:space="0" w:color="auto"/>
        <w:bottom w:val="none" w:sz="0" w:space="0" w:color="auto"/>
        <w:right w:val="none" w:sz="0" w:space="0" w:color="auto"/>
      </w:divBdr>
    </w:div>
    <w:div w:id="98571873">
      <w:bodyDiv w:val="1"/>
      <w:marLeft w:val="0"/>
      <w:marRight w:val="0"/>
      <w:marTop w:val="0"/>
      <w:marBottom w:val="0"/>
      <w:divBdr>
        <w:top w:val="none" w:sz="0" w:space="0" w:color="auto"/>
        <w:left w:val="none" w:sz="0" w:space="0" w:color="auto"/>
        <w:bottom w:val="none" w:sz="0" w:space="0" w:color="auto"/>
        <w:right w:val="none" w:sz="0" w:space="0" w:color="auto"/>
      </w:divBdr>
    </w:div>
    <w:div w:id="98573052">
      <w:bodyDiv w:val="1"/>
      <w:marLeft w:val="0"/>
      <w:marRight w:val="0"/>
      <w:marTop w:val="0"/>
      <w:marBottom w:val="0"/>
      <w:divBdr>
        <w:top w:val="none" w:sz="0" w:space="0" w:color="auto"/>
        <w:left w:val="none" w:sz="0" w:space="0" w:color="auto"/>
        <w:bottom w:val="none" w:sz="0" w:space="0" w:color="auto"/>
        <w:right w:val="none" w:sz="0" w:space="0" w:color="auto"/>
      </w:divBdr>
    </w:div>
    <w:div w:id="98914089">
      <w:bodyDiv w:val="1"/>
      <w:marLeft w:val="0"/>
      <w:marRight w:val="0"/>
      <w:marTop w:val="0"/>
      <w:marBottom w:val="0"/>
      <w:divBdr>
        <w:top w:val="none" w:sz="0" w:space="0" w:color="auto"/>
        <w:left w:val="none" w:sz="0" w:space="0" w:color="auto"/>
        <w:bottom w:val="none" w:sz="0" w:space="0" w:color="auto"/>
        <w:right w:val="none" w:sz="0" w:space="0" w:color="auto"/>
      </w:divBdr>
    </w:div>
    <w:div w:id="99183145">
      <w:bodyDiv w:val="1"/>
      <w:marLeft w:val="0"/>
      <w:marRight w:val="0"/>
      <w:marTop w:val="0"/>
      <w:marBottom w:val="0"/>
      <w:divBdr>
        <w:top w:val="none" w:sz="0" w:space="0" w:color="auto"/>
        <w:left w:val="none" w:sz="0" w:space="0" w:color="auto"/>
        <w:bottom w:val="none" w:sz="0" w:space="0" w:color="auto"/>
        <w:right w:val="none" w:sz="0" w:space="0" w:color="auto"/>
      </w:divBdr>
    </w:div>
    <w:div w:id="99447926">
      <w:bodyDiv w:val="1"/>
      <w:marLeft w:val="0"/>
      <w:marRight w:val="0"/>
      <w:marTop w:val="0"/>
      <w:marBottom w:val="0"/>
      <w:divBdr>
        <w:top w:val="none" w:sz="0" w:space="0" w:color="auto"/>
        <w:left w:val="none" w:sz="0" w:space="0" w:color="auto"/>
        <w:bottom w:val="none" w:sz="0" w:space="0" w:color="auto"/>
        <w:right w:val="none" w:sz="0" w:space="0" w:color="auto"/>
      </w:divBdr>
    </w:div>
    <w:div w:id="99498447">
      <w:bodyDiv w:val="1"/>
      <w:marLeft w:val="0"/>
      <w:marRight w:val="0"/>
      <w:marTop w:val="0"/>
      <w:marBottom w:val="0"/>
      <w:divBdr>
        <w:top w:val="none" w:sz="0" w:space="0" w:color="auto"/>
        <w:left w:val="none" w:sz="0" w:space="0" w:color="auto"/>
        <w:bottom w:val="none" w:sz="0" w:space="0" w:color="auto"/>
        <w:right w:val="none" w:sz="0" w:space="0" w:color="auto"/>
      </w:divBdr>
    </w:div>
    <w:div w:id="99566044">
      <w:bodyDiv w:val="1"/>
      <w:marLeft w:val="0"/>
      <w:marRight w:val="0"/>
      <w:marTop w:val="0"/>
      <w:marBottom w:val="0"/>
      <w:divBdr>
        <w:top w:val="none" w:sz="0" w:space="0" w:color="auto"/>
        <w:left w:val="none" w:sz="0" w:space="0" w:color="auto"/>
        <w:bottom w:val="none" w:sz="0" w:space="0" w:color="auto"/>
        <w:right w:val="none" w:sz="0" w:space="0" w:color="auto"/>
      </w:divBdr>
    </w:div>
    <w:div w:id="99569403">
      <w:bodyDiv w:val="1"/>
      <w:marLeft w:val="0"/>
      <w:marRight w:val="0"/>
      <w:marTop w:val="0"/>
      <w:marBottom w:val="0"/>
      <w:divBdr>
        <w:top w:val="none" w:sz="0" w:space="0" w:color="auto"/>
        <w:left w:val="none" w:sz="0" w:space="0" w:color="auto"/>
        <w:bottom w:val="none" w:sz="0" w:space="0" w:color="auto"/>
        <w:right w:val="none" w:sz="0" w:space="0" w:color="auto"/>
      </w:divBdr>
    </w:div>
    <w:div w:id="99570627">
      <w:bodyDiv w:val="1"/>
      <w:marLeft w:val="0"/>
      <w:marRight w:val="0"/>
      <w:marTop w:val="0"/>
      <w:marBottom w:val="0"/>
      <w:divBdr>
        <w:top w:val="none" w:sz="0" w:space="0" w:color="auto"/>
        <w:left w:val="none" w:sz="0" w:space="0" w:color="auto"/>
        <w:bottom w:val="none" w:sz="0" w:space="0" w:color="auto"/>
        <w:right w:val="none" w:sz="0" w:space="0" w:color="auto"/>
      </w:divBdr>
    </w:div>
    <w:div w:id="99571654">
      <w:bodyDiv w:val="1"/>
      <w:marLeft w:val="0"/>
      <w:marRight w:val="0"/>
      <w:marTop w:val="0"/>
      <w:marBottom w:val="0"/>
      <w:divBdr>
        <w:top w:val="none" w:sz="0" w:space="0" w:color="auto"/>
        <w:left w:val="none" w:sz="0" w:space="0" w:color="auto"/>
        <w:bottom w:val="none" w:sz="0" w:space="0" w:color="auto"/>
        <w:right w:val="none" w:sz="0" w:space="0" w:color="auto"/>
      </w:divBdr>
    </w:div>
    <w:div w:id="99685942">
      <w:bodyDiv w:val="1"/>
      <w:marLeft w:val="0"/>
      <w:marRight w:val="0"/>
      <w:marTop w:val="0"/>
      <w:marBottom w:val="0"/>
      <w:divBdr>
        <w:top w:val="none" w:sz="0" w:space="0" w:color="auto"/>
        <w:left w:val="none" w:sz="0" w:space="0" w:color="auto"/>
        <w:bottom w:val="none" w:sz="0" w:space="0" w:color="auto"/>
        <w:right w:val="none" w:sz="0" w:space="0" w:color="auto"/>
      </w:divBdr>
    </w:div>
    <w:div w:id="99877921">
      <w:bodyDiv w:val="1"/>
      <w:marLeft w:val="0"/>
      <w:marRight w:val="0"/>
      <w:marTop w:val="0"/>
      <w:marBottom w:val="0"/>
      <w:divBdr>
        <w:top w:val="none" w:sz="0" w:space="0" w:color="auto"/>
        <w:left w:val="none" w:sz="0" w:space="0" w:color="auto"/>
        <w:bottom w:val="none" w:sz="0" w:space="0" w:color="auto"/>
        <w:right w:val="none" w:sz="0" w:space="0" w:color="auto"/>
      </w:divBdr>
    </w:div>
    <w:div w:id="100029696">
      <w:bodyDiv w:val="1"/>
      <w:marLeft w:val="0"/>
      <w:marRight w:val="0"/>
      <w:marTop w:val="0"/>
      <w:marBottom w:val="0"/>
      <w:divBdr>
        <w:top w:val="none" w:sz="0" w:space="0" w:color="auto"/>
        <w:left w:val="none" w:sz="0" w:space="0" w:color="auto"/>
        <w:bottom w:val="none" w:sz="0" w:space="0" w:color="auto"/>
        <w:right w:val="none" w:sz="0" w:space="0" w:color="auto"/>
      </w:divBdr>
    </w:div>
    <w:div w:id="100224314">
      <w:bodyDiv w:val="1"/>
      <w:marLeft w:val="0"/>
      <w:marRight w:val="0"/>
      <w:marTop w:val="0"/>
      <w:marBottom w:val="0"/>
      <w:divBdr>
        <w:top w:val="none" w:sz="0" w:space="0" w:color="auto"/>
        <w:left w:val="none" w:sz="0" w:space="0" w:color="auto"/>
        <w:bottom w:val="none" w:sz="0" w:space="0" w:color="auto"/>
        <w:right w:val="none" w:sz="0" w:space="0" w:color="auto"/>
      </w:divBdr>
    </w:div>
    <w:div w:id="100343706">
      <w:bodyDiv w:val="1"/>
      <w:marLeft w:val="0"/>
      <w:marRight w:val="0"/>
      <w:marTop w:val="0"/>
      <w:marBottom w:val="0"/>
      <w:divBdr>
        <w:top w:val="none" w:sz="0" w:space="0" w:color="auto"/>
        <w:left w:val="none" w:sz="0" w:space="0" w:color="auto"/>
        <w:bottom w:val="none" w:sz="0" w:space="0" w:color="auto"/>
        <w:right w:val="none" w:sz="0" w:space="0" w:color="auto"/>
      </w:divBdr>
    </w:div>
    <w:div w:id="100539951">
      <w:bodyDiv w:val="1"/>
      <w:marLeft w:val="0"/>
      <w:marRight w:val="0"/>
      <w:marTop w:val="0"/>
      <w:marBottom w:val="0"/>
      <w:divBdr>
        <w:top w:val="none" w:sz="0" w:space="0" w:color="auto"/>
        <w:left w:val="none" w:sz="0" w:space="0" w:color="auto"/>
        <w:bottom w:val="none" w:sz="0" w:space="0" w:color="auto"/>
        <w:right w:val="none" w:sz="0" w:space="0" w:color="auto"/>
      </w:divBdr>
    </w:div>
    <w:div w:id="100807679">
      <w:bodyDiv w:val="1"/>
      <w:marLeft w:val="0"/>
      <w:marRight w:val="0"/>
      <w:marTop w:val="0"/>
      <w:marBottom w:val="0"/>
      <w:divBdr>
        <w:top w:val="none" w:sz="0" w:space="0" w:color="auto"/>
        <w:left w:val="none" w:sz="0" w:space="0" w:color="auto"/>
        <w:bottom w:val="none" w:sz="0" w:space="0" w:color="auto"/>
        <w:right w:val="none" w:sz="0" w:space="0" w:color="auto"/>
      </w:divBdr>
    </w:div>
    <w:div w:id="101071660">
      <w:bodyDiv w:val="1"/>
      <w:marLeft w:val="0"/>
      <w:marRight w:val="0"/>
      <w:marTop w:val="0"/>
      <w:marBottom w:val="0"/>
      <w:divBdr>
        <w:top w:val="none" w:sz="0" w:space="0" w:color="auto"/>
        <w:left w:val="none" w:sz="0" w:space="0" w:color="auto"/>
        <w:bottom w:val="none" w:sz="0" w:space="0" w:color="auto"/>
        <w:right w:val="none" w:sz="0" w:space="0" w:color="auto"/>
      </w:divBdr>
    </w:div>
    <w:div w:id="101145458">
      <w:bodyDiv w:val="1"/>
      <w:marLeft w:val="0"/>
      <w:marRight w:val="0"/>
      <w:marTop w:val="0"/>
      <w:marBottom w:val="0"/>
      <w:divBdr>
        <w:top w:val="none" w:sz="0" w:space="0" w:color="auto"/>
        <w:left w:val="none" w:sz="0" w:space="0" w:color="auto"/>
        <w:bottom w:val="none" w:sz="0" w:space="0" w:color="auto"/>
        <w:right w:val="none" w:sz="0" w:space="0" w:color="auto"/>
      </w:divBdr>
    </w:div>
    <w:div w:id="101343178">
      <w:bodyDiv w:val="1"/>
      <w:marLeft w:val="0"/>
      <w:marRight w:val="0"/>
      <w:marTop w:val="0"/>
      <w:marBottom w:val="0"/>
      <w:divBdr>
        <w:top w:val="none" w:sz="0" w:space="0" w:color="auto"/>
        <w:left w:val="none" w:sz="0" w:space="0" w:color="auto"/>
        <w:bottom w:val="none" w:sz="0" w:space="0" w:color="auto"/>
        <w:right w:val="none" w:sz="0" w:space="0" w:color="auto"/>
      </w:divBdr>
    </w:div>
    <w:div w:id="101461102">
      <w:bodyDiv w:val="1"/>
      <w:marLeft w:val="0"/>
      <w:marRight w:val="0"/>
      <w:marTop w:val="0"/>
      <w:marBottom w:val="0"/>
      <w:divBdr>
        <w:top w:val="none" w:sz="0" w:space="0" w:color="auto"/>
        <w:left w:val="none" w:sz="0" w:space="0" w:color="auto"/>
        <w:bottom w:val="none" w:sz="0" w:space="0" w:color="auto"/>
        <w:right w:val="none" w:sz="0" w:space="0" w:color="auto"/>
      </w:divBdr>
    </w:div>
    <w:div w:id="101531151">
      <w:bodyDiv w:val="1"/>
      <w:marLeft w:val="0"/>
      <w:marRight w:val="0"/>
      <w:marTop w:val="0"/>
      <w:marBottom w:val="0"/>
      <w:divBdr>
        <w:top w:val="none" w:sz="0" w:space="0" w:color="auto"/>
        <w:left w:val="none" w:sz="0" w:space="0" w:color="auto"/>
        <w:bottom w:val="none" w:sz="0" w:space="0" w:color="auto"/>
        <w:right w:val="none" w:sz="0" w:space="0" w:color="auto"/>
      </w:divBdr>
    </w:div>
    <w:div w:id="101580857">
      <w:bodyDiv w:val="1"/>
      <w:marLeft w:val="0"/>
      <w:marRight w:val="0"/>
      <w:marTop w:val="0"/>
      <w:marBottom w:val="0"/>
      <w:divBdr>
        <w:top w:val="none" w:sz="0" w:space="0" w:color="auto"/>
        <w:left w:val="none" w:sz="0" w:space="0" w:color="auto"/>
        <w:bottom w:val="none" w:sz="0" w:space="0" w:color="auto"/>
        <w:right w:val="none" w:sz="0" w:space="0" w:color="auto"/>
      </w:divBdr>
    </w:div>
    <w:div w:id="101654256">
      <w:bodyDiv w:val="1"/>
      <w:marLeft w:val="0"/>
      <w:marRight w:val="0"/>
      <w:marTop w:val="0"/>
      <w:marBottom w:val="0"/>
      <w:divBdr>
        <w:top w:val="none" w:sz="0" w:space="0" w:color="auto"/>
        <w:left w:val="none" w:sz="0" w:space="0" w:color="auto"/>
        <w:bottom w:val="none" w:sz="0" w:space="0" w:color="auto"/>
        <w:right w:val="none" w:sz="0" w:space="0" w:color="auto"/>
      </w:divBdr>
    </w:div>
    <w:div w:id="101725031">
      <w:bodyDiv w:val="1"/>
      <w:marLeft w:val="0"/>
      <w:marRight w:val="0"/>
      <w:marTop w:val="0"/>
      <w:marBottom w:val="0"/>
      <w:divBdr>
        <w:top w:val="none" w:sz="0" w:space="0" w:color="auto"/>
        <w:left w:val="none" w:sz="0" w:space="0" w:color="auto"/>
        <w:bottom w:val="none" w:sz="0" w:space="0" w:color="auto"/>
        <w:right w:val="none" w:sz="0" w:space="0" w:color="auto"/>
      </w:divBdr>
    </w:div>
    <w:div w:id="101848353">
      <w:bodyDiv w:val="1"/>
      <w:marLeft w:val="0"/>
      <w:marRight w:val="0"/>
      <w:marTop w:val="0"/>
      <w:marBottom w:val="0"/>
      <w:divBdr>
        <w:top w:val="none" w:sz="0" w:space="0" w:color="auto"/>
        <w:left w:val="none" w:sz="0" w:space="0" w:color="auto"/>
        <w:bottom w:val="none" w:sz="0" w:space="0" w:color="auto"/>
        <w:right w:val="none" w:sz="0" w:space="0" w:color="auto"/>
      </w:divBdr>
    </w:div>
    <w:div w:id="101851943">
      <w:bodyDiv w:val="1"/>
      <w:marLeft w:val="0"/>
      <w:marRight w:val="0"/>
      <w:marTop w:val="0"/>
      <w:marBottom w:val="0"/>
      <w:divBdr>
        <w:top w:val="none" w:sz="0" w:space="0" w:color="auto"/>
        <w:left w:val="none" w:sz="0" w:space="0" w:color="auto"/>
        <w:bottom w:val="none" w:sz="0" w:space="0" w:color="auto"/>
        <w:right w:val="none" w:sz="0" w:space="0" w:color="auto"/>
      </w:divBdr>
    </w:div>
    <w:div w:id="101923483">
      <w:bodyDiv w:val="1"/>
      <w:marLeft w:val="0"/>
      <w:marRight w:val="0"/>
      <w:marTop w:val="0"/>
      <w:marBottom w:val="0"/>
      <w:divBdr>
        <w:top w:val="none" w:sz="0" w:space="0" w:color="auto"/>
        <w:left w:val="none" w:sz="0" w:space="0" w:color="auto"/>
        <w:bottom w:val="none" w:sz="0" w:space="0" w:color="auto"/>
        <w:right w:val="none" w:sz="0" w:space="0" w:color="auto"/>
      </w:divBdr>
    </w:div>
    <w:div w:id="101997529">
      <w:bodyDiv w:val="1"/>
      <w:marLeft w:val="0"/>
      <w:marRight w:val="0"/>
      <w:marTop w:val="0"/>
      <w:marBottom w:val="0"/>
      <w:divBdr>
        <w:top w:val="none" w:sz="0" w:space="0" w:color="auto"/>
        <w:left w:val="none" w:sz="0" w:space="0" w:color="auto"/>
        <w:bottom w:val="none" w:sz="0" w:space="0" w:color="auto"/>
        <w:right w:val="none" w:sz="0" w:space="0" w:color="auto"/>
      </w:divBdr>
    </w:div>
    <w:div w:id="102069422">
      <w:bodyDiv w:val="1"/>
      <w:marLeft w:val="0"/>
      <w:marRight w:val="0"/>
      <w:marTop w:val="0"/>
      <w:marBottom w:val="0"/>
      <w:divBdr>
        <w:top w:val="none" w:sz="0" w:space="0" w:color="auto"/>
        <w:left w:val="none" w:sz="0" w:space="0" w:color="auto"/>
        <w:bottom w:val="none" w:sz="0" w:space="0" w:color="auto"/>
        <w:right w:val="none" w:sz="0" w:space="0" w:color="auto"/>
      </w:divBdr>
    </w:div>
    <w:div w:id="102186887">
      <w:bodyDiv w:val="1"/>
      <w:marLeft w:val="0"/>
      <w:marRight w:val="0"/>
      <w:marTop w:val="0"/>
      <w:marBottom w:val="0"/>
      <w:divBdr>
        <w:top w:val="none" w:sz="0" w:space="0" w:color="auto"/>
        <w:left w:val="none" w:sz="0" w:space="0" w:color="auto"/>
        <w:bottom w:val="none" w:sz="0" w:space="0" w:color="auto"/>
        <w:right w:val="none" w:sz="0" w:space="0" w:color="auto"/>
      </w:divBdr>
    </w:div>
    <w:div w:id="102189415">
      <w:bodyDiv w:val="1"/>
      <w:marLeft w:val="0"/>
      <w:marRight w:val="0"/>
      <w:marTop w:val="0"/>
      <w:marBottom w:val="0"/>
      <w:divBdr>
        <w:top w:val="none" w:sz="0" w:space="0" w:color="auto"/>
        <w:left w:val="none" w:sz="0" w:space="0" w:color="auto"/>
        <w:bottom w:val="none" w:sz="0" w:space="0" w:color="auto"/>
        <w:right w:val="none" w:sz="0" w:space="0" w:color="auto"/>
      </w:divBdr>
    </w:div>
    <w:div w:id="102648701">
      <w:bodyDiv w:val="1"/>
      <w:marLeft w:val="0"/>
      <w:marRight w:val="0"/>
      <w:marTop w:val="0"/>
      <w:marBottom w:val="0"/>
      <w:divBdr>
        <w:top w:val="none" w:sz="0" w:space="0" w:color="auto"/>
        <w:left w:val="none" w:sz="0" w:space="0" w:color="auto"/>
        <w:bottom w:val="none" w:sz="0" w:space="0" w:color="auto"/>
        <w:right w:val="none" w:sz="0" w:space="0" w:color="auto"/>
      </w:divBdr>
    </w:div>
    <w:div w:id="102771491">
      <w:bodyDiv w:val="1"/>
      <w:marLeft w:val="0"/>
      <w:marRight w:val="0"/>
      <w:marTop w:val="0"/>
      <w:marBottom w:val="0"/>
      <w:divBdr>
        <w:top w:val="none" w:sz="0" w:space="0" w:color="auto"/>
        <w:left w:val="none" w:sz="0" w:space="0" w:color="auto"/>
        <w:bottom w:val="none" w:sz="0" w:space="0" w:color="auto"/>
        <w:right w:val="none" w:sz="0" w:space="0" w:color="auto"/>
      </w:divBdr>
    </w:div>
    <w:div w:id="102773530">
      <w:bodyDiv w:val="1"/>
      <w:marLeft w:val="0"/>
      <w:marRight w:val="0"/>
      <w:marTop w:val="0"/>
      <w:marBottom w:val="0"/>
      <w:divBdr>
        <w:top w:val="none" w:sz="0" w:space="0" w:color="auto"/>
        <w:left w:val="none" w:sz="0" w:space="0" w:color="auto"/>
        <w:bottom w:val="none" w:sz="0" w:space="0" w:color="auto"/>
        <w:right w:val="none" w:sz="0" w:space="0" w:color="auto"/>
      </w:divBdr>
    </w:div>
    <w:div w:id="102774363">
      <w:bodyDiv w:val="1"/>
      <w:marLeft w:val="0"/>
      <w:marRight w:val="0"/>
      <w:marTop w:val="0"/>
      <w:marBottom w:val="0"/>
      <w:divBdr>
        <w:top w:val="none" w:sz="0" w:space="0" w:color="auto"/>
        <w:left w:val="none" w:sz="0" w:space="0" w:color="auto"/>
        <w:bottom w:val="none" w:sz="0" w:space="0" w:color="auto"/>
        <w:right w:val="none" w:sz="0" w:space="0" w:color="auto"/>
      </w:divBdr>
    </w:div>
    <w:div w:id="103042410">
      <w:bodyDiv w:val="1"/>
      <w:marLeft w:val="0"/>
      <w:marRight w:val="0"/>
      <w:marTop w:val="0"/>
      <w:marBottom w:val="0"/>
      <w:divBdr>
        <w:top w:val="none" w:sz="0" w:space="0" w:color="auto"/>
        <w:left w:val="none" w:sz="0" w:space="0" w:color="auto"/>
        <w:bottom w:val="none" w:sz="0" w:space="0" w:color="auto"/>
        <w:right w:val="none" w:sz="0" w:space="0" w:color="auto"/>
      </w:divBdr>
    </w:div>
    <w:div w:id="103236446">
      <w:bodyDiv w:val="1"/>
      <w:marLeft w:val="0"/>
      <w:marRight w:val="0"/>
      <w:marTop w:val="0"/>
      <w:marBottom w:val="0"/>
      <w:divBdr>
        <w:top w:val="none" w:sz="0" w:space="0" w:color="auto"/>
        <w:left w:val="none" w:sz="0" w:space="0" w:color="auto"/>
        <w:bottom w:val="none" w:sz="0" w:space="0" w:color="auto"/>
        <w:right w:val="none" w:sz="0" w:space="0" w:color="auto"/>
      </w:divBdr>
    </w:div>
    <w:div w:id="103308656">
      <w:bodyDiv w:val="1"/>
      <w:marLeft w:val="0"/>
      <w:marRight w:val="0"/>
      <w:marTop w:val="0"/>
      <w:marBottom w:val="0"/>
      <w:divBdr>
        <w:top w:val="none" w:sz="0" w:space="0" w:color="auto"/>
        <w:left w:val="none" w:sz="0" w:space="0" w:color="auto"/>
        <w:bottom w:val="none" w:sz="0" w:space="0" w:color="auto"/>
        <w:right w:val="none" w:sz="0" w:space="0" w:color="auto"/>
      </w:divBdr>
    </w:div>
    <w:div w:id="103312598">
      <w:bodyDiv w:val="1"/>
      <w:marLeft w:val="0"/>
      <w:marRight w:val="0"/>
      <w:marTop w:val="0"/>
      <w:marBottom w:val="0"/>
      <w:divBdr>
        <w:top w:val="none" w:sz="0" w:space="0" w:color="auto"/>
        <w:left w:val="none" w:sz="0" w:space="0" w:color="auto"/>
        <w:bottom w:val="none" w:sz="0" w:space="0" w:color="auto"/>
        <w:right w:val="none" w:sz="0" w:space="0" w:color="auto"/>
      </w:divBdr>
    </w:div>
    <w:div w:id="103355409">
      <w:bodyDiv w:val="1"/>
      <w:marLeft w:val="0"/>
      <w:marRight w:val="0"/>
      <w:marTop w:val="0"/>
      <w:marBottom w:val="0"/>
      <w:divBdr>
        <w:top w:val="none" w:sz="0" w:space="0" w:color="auto"/>
        <w:left w:val="none" w:sz="0" w:space="0" w:color="auto"/>
        <w:bottom w:val="none" w:sz="0" w:space="0" w:color="auto"/>
        <w:right w:val="none" w:sz="0" w:space="0" w:color="auto"/>
      </w:divBdr>
    </w:div>
    <w:div w:id="103692074">
      <w:bodyDiv w:val="1"/>
      <w:marLeft w:val="0"/>
      <w:marRight w:val="0"/>
      <w:marTop w:val="0"/>
      <w:marBottom w:val="0"/>
      <w:divBdr>
        <w:top w:val="none" w:sz="0" w:space="0" w:color="auto"/>
        <w:left w:val="none" w:sz="0" w:space="0" w:color="auto"/>
        <w:bottom w:val="none" w:sz="0" w:space="0" w:color="auto"/>
        <w:right w:val="none" w:sz="0" w:space="0" w:color="auto"/>
      </w:divBdr>
    </w:div>
    <w:div w:id="103814166">
      <w:bodyDiv w:val="1"/>
      <w:marLeft w:val="0"/>
      <w:marRight w:val="0"/>
      <w:marTop w:val="0"/>
      <w:marBottom w:val="0"/>
      <w:divBdr>
        <w:top w:val="none" w:sz="0" w:space="0" w:color="auto"/>
        <w:left w:val="none" w:sz="0" w:space="0" w:color="auto"/>
        <w:bottom w:val="none" w:sz="0" w:space="0" w:color="auto"/>
        <w:right w:val="none" w:sz="0" w:space="0" w:color="auto"/>
      </w:divBdr>
    </w:div>
    <w:div w:id="103959228">
      <w:bodyDiv w:val="1"/>
      <w:marLeft w:val="0"/>
      <w:marRight w:val="0"/>
      <w:marTop w:val="0"/>
      <w:marBottom w:val="0"/>
      <w:divBdr>
        <w:top w:val="none" w:sz="0" w:space="0" w:color="auto"/>
        <w:left w:val="none" w:sz="0" w:space="0" w:color="auto"/>
        <w:bottom w:val="none" w:sz="0" w:space="0" w:color="auto"/>
        <w:right w:val="none" w:sz="0" w:space="0" w:color="auto"/>
      </w:divBdr>
    </w:div>
    <w:div w:id="104155904">
      <w:bodyDiv w:val="1"/>
      <w:marLeft w:val="0"/>
      <w:marRight w:val="0"/>
      <w:marTop w:val="0"/>
      <w:marBottom w:val="0"/>
      <w:divBdr>
        <w:top w:val="none" w:sz="0" w:space="0" w:color="auto"/>
        <w:left w:val="none" w:sz="0" w:space="0" w:color="auto"/>
        <w:bottom w:val="none" w:sz="0" w:space="0" w:color="auto"/>
        <w:right w:val="none" w:sz="0" w:space="0" w:color="auto"/>
      </w:divBdr>
    </w:div>
    <w:div w:id="104424335">
      <w:bodyDiv w:val="1"/>
      <w:marLeft w:val="0"/>
      <w:marRight w:val="0"/>
      <w:marTop w:val="0"/>
      <w:marBottom w:val="0"/>
      <w:divBdr>
        <w:top w:val="none" w:sz="0" w:space="0" w:color="auto"/>
        <w:left w:val="none" w:sz="0" w:space="0" w:color="auto"/>
        <w:bottom w:val="none" w:sz="0" w:space="0" w:color="auto"/>
        <w:right w:val="none" w:sz="0" w:space="0" w:color="auto"/>
      </w:divBdr>
    </w:div>
    <w:div w:id="104546916">
      <w:bodyDiv w:val="1"/>
      <w:marLeft w:val="0"/>
      <w:marRight w:val="0"/>
      <w:marTop w:val="0"/>
      <w:marBottom w:val="0"/>
      <w:divBdr>
        <w:top w:val="none" w:sz="0" w:space="0" w:color="auto"/>
        <w:left w:val="none" w:sz="0" w:space="0" w:color="auto"/>
        <w:bottom w:val="none" w:sz="0" w:space="0" w:color="auto"/>
        <w:right w:val="none" w:sz="0" w:space="0" w:color="auto"/>
      </w:divBdr>
    </w:div>
    <w:div w:id="104689855">
      <w:bodyDiv w:val="1"/>
      <w:marLeft w:val="0"/>
      <w:marRight w:val="0"/>
      <w:marTop w:val="0"/>
      <w:marBottom w:val="0"/>
      <w:divBdr>
        <w:top w:val="none" w:sz="0" w:space="0" w:color="auto"/>
        <w:left w:val="none" w:sz="0" w:space="0" w:color="auto"/>
        <w:bottom w:val="none" w:sz="0" w:space="0" w:color="auto"/>
        <w:right w:val="none" w:sz="0" w:space="0" w:color="auto"/>
      </w:divBdr>
    </w:div>
    <w:div w:id="104811639">
      <w:bodyDiv w:val="1"/>
      <w:marLeft w:val="0"/>
      <w:marRight w:val="0"/>
      <w:marTop w:val="0"/>
      <w:marBottom w:val="0"/>
      <w:divBdr>
        <w:top w:val="none" w:sz="0" w:space="0" w:color="auto"/>
        <w:left w:val="none" w:sz="0" w:space="0" w:color="auto"/>
        <w:bottom w:val="none" w:sz="0" w:space="0" w:color="auto"/>
        <w:right w:val="none" w:sz="0" w:space="0" w:color="auto"/>
      </w:divBdr>
    </w:div>
    <w:div w:id="104815809">
      <w:bodyDiv w:val="1"/>
      <w:marLeft w:val="0"/>
      <w:marRight w:val="0"/>
      <w:marTop w:val="0"/>
      <w:marBottom w:val="0"/>
      <w:divBdr>
        <w:top w:val="none" w:sz="0" w:space="0" w:color="auto"/>
        <w:left w:val="none" w:sz="0" w:space="0" w:color="auto"/>
        <w:bottom w:val="none" w:sz="0" w:space="0" w:color="auto"/>
        <w:right w:val="none" w:sz="0" w:space="0" w:color="auto"/>
      </w:divBdr>
    </w:div>
    <w:div w:id="104858495">
      <w:bodyDiv w:val="1"/>
      <w:marLeft w:val="0"/>
      <w:marRight w:val="0"/>
      <w:marTop w:val="0"/>
      <w:marBottom w:val="0"/>
      <w:divBdr>
        <w:top w:val="none" w:sz="0" w:space="0" w:color="auto"/>
        <w:left w:val="none" w:sz="0" w:space="0" w:color="auto"/>
        <w:bottom w:val="none" w:sz="0" w:space="0" w:color="auto"/>
        <w:right w:val="none" w:sz="0" w:space="0" w:color="auto"/>
      </w:divBdr>
    </w:div>
    <w:div w:id="105197116">
      <w:bodyDiv w:val="1"/>
      <w:marLeft w:val="0"/>
      <w:marRight w:val="0"/>
      <w:marTop w:val="0"/>
      <w:marBottom w:val="0"/>
      <w:divBdr>
        <w:top w:val="none" w:sz="0" w:space="0" w:color="auto"/>
        <w:left w:val="none" w:sz="0" w:space="0" w:color="auto"/>
        <w:bottom w:val="none" w:sz="0" w:space="0" w:color="auto"/>
        <w:right w:val="none" w:sz="0" w:space="0" w:color="auto"/>
      </w:divBdr>
    </w:div>
    <w:div w:id="105513248">
      <w:bodyDiv w:val="1"/>
      <w:marLeft w:val="0"/>
      <w:marRight w:val="0"/>
      <w:marTop w:val="0"/>
      <w:marBottom w:val="0"/>
      <w:divBdr>
        <w:top w:val="none" w:sz="0" w:space="0" w:color="auto"/>
        <w:left w:val="none" w:sz="0" w:space="0" w:color="auto"/>
        <w:bottom w:val="none" w:sz="0" w:space="0" w:color="auto"/>
        <w:right w:val="none" w:sz="0" w:space="0" w:color="auto"/>
      </w:divBdr>
    </w:div>
    <w:div w:id="105538825">
      <w:bodyDiv w:val="1"/>
      <w:marLeft w:val="0"/>
      <w:marRight w:val="0"/>
      <w:marTop w:val="0"/>
      <w:marBottom w:val="0"/>
      <w:divBdr>
        <w:top w:val="none" w:sz="0" w:space="0" w:color="auto"/>
        <w:left w:val="none" w:sz="0" w:space="0" w:color="auto"/>
        <w:bottom w:val="none" w:sz="0" w:space="0" w:color="auto"/>
        <w:right w:val="none" w:sz="0" w:space="0" w:color="auto"/>
      </w:divBdr>
    </w:div>
    <w:div w:id="105544466">
      <w:bodyDiv w:val="1"/>
      <w:marLeft w:val="0"/>
      <w:marRight w:val="0"/>
      <w:marTop w:val="0"/>
      <w:marBottom w:val="0"/>
      <w:divBdr>
        <w:top w:val="none" w:sz="0" w:space="0" w:color="auto"/>
        <w:left w:val="none" w:sz="0" w:space="0" w:color="auto"/>
        <w:bottom w:val="none" w:sz="0" w:space="0" w:color="auto"/>
        <w:right w:val="none" w:sz="0" w:space="0" w:color="auto"/>
      </w:divBdr>
    </w:div>
    <w:div w:id="105731311">
      <w:bodyDiv w:val="1"/>
      <w:marLeft w:val="0"/>
      <w:marRight w:val="0"/>
      <w:marTop w:val="0"/>
      <w:marBottom w:val="0"/>
      <w:divBdr>
        <w:top w:val="none" w:sz="0" w:space="0" w:color="auto"/>
        <w:left w:val="none" w:sz="0" w:space="0" w:color="auto"/>
        <w:bottom w:val="none" w:sz="0" w:space="0" w:color="auto"/>
        <w:right w:val="none" w:sz="0" w:space="0" w:color="auto"/>
      </w:divBdr>
    </w:div>
    <w:div w:id="105928836">
      <w:bodyDiv w:val="1"/>
      <w:marLeft w:val="0"/>
      <w:marRight w:val="0"/>
      <w:marTop w:val="0"/>
      <w:marBottom w:val="0"/>
      <w:divBdr>
        <w:top w:val="none" w:sz="0" w:space="0" w:color="auto"/>
        <w:left w:val="none" w:sz="0" w:space="0" w:color="auto"/>
        <w:bottom w:val="none" w:sz="0" w:space="0" w:color="auto"/>
        <w:right w:val="none" w:sz="0" w:space="0" w:color="auto"/>
      </w:divBdr>
    </w:div>
    <w:div w:id="105933840">
      <w:bodyDiv w:val="1"/>
      <w:marLeft w:val="0"/>
      <w:marRight w:val="0"/>
      <w:marTop w:val="0"/>
      <w:marBottom w:val="0"/>
      <w:divBdr>
        <w:top w:val="none" w:sz="0" w:space="0" w:color="auto"/>
        <w:left w:val="none" w:sz="0" w:space="0" w:color="auto"/>
        <w:bottom w:val="none" w:sz="0" w:space="0" w:color="auto"/>
        <w:right w:val="none" w:sz="0" w:space="0" w:color="auto"/>
      </w:divBdr>
    </w:div>
    <w:div w:id="106119816">
      <w:bodyDiv w:val="1"/>
      <w:marLeft w:val="0"/>
      <w:marRight w:val="0"/>
      <w:marTop w:val="0"/>
      <w:marBottom w:val="0"/>
      <w:divBdr>
        <w:top w:val="none" w:sz="0" w:space="0" w:color="auto"/>
        <w:left w:val="none" w:sz="0" w:space="0" w:color="auto"/>
        <w:bottom w:val="none" w:sz="0" w:space="0" w:color="auto"/>
        <w:right w:val="none" w:sz="0" w:space="0" w:color="auto"/>
      </w:divBdr>
    </w:div>
    <w:div w:id="106122369">
      <w:bodyDiv w:val="1"/>
      <w:marLeft w:val="0"/>
      <w:marRight w:val="0"/>
      <w:marTop w:val="0"/>
      <w:marBottom w:val="0"/>
      <w:divBdr>
        <w:top w:val="none" w:sz="0" w:space="0" w:color="auto"/>
        <w:left w:val="none" w:sz="0" w:space="0" w:color="auto"/>
        <w:bottom w:val="none" w:sz="0" w:space="0" w:color="auto"/>
        <w:right w:val="none" w:sz="0" w:space="0" w:color="auto"/>
      </w:divBdr>
    </w:div>
    <w:div w:id="106237117">
      <w:bodyDiv w:val="1"/>
      <w:marLeft w:val="0"/>
      <w:marRight w:val="0"/>
      <w:marTop w:val="0"/>
      <w:marBottom w:val="0"/>
      <w:divBdr>
        <w:top w:val="none" w:sz="0" w:space="0" w:color="auto"/>
        <w:left w:val="none" w:sz="0" w:space="0" w:color="auto"/>
        <w:bottom w:val="none" w:sz="0" w:space="0" w:color="auto"/>
        <w:right w:val="none" w:sz="0" w:space="0" w:color="auto"/>
      </w:divBdr>
    </w:div>
    <w:div w:id="106314487">
      <w:bodyDiv w:val="1"/>
      <w:marLeft w:val="0"/>
      <w:marRight w:val="0"/>
      <w:marTop w:val="0"/>
      <w:marBottom w:val="0"/>
      <w:divBdr>
        <w:top w:val="none" w:sz="0" w:space="0" w:color="auto"/>
        <w:left w:val="none" w:sz="0" w:space="0" w:color="auto"/>
        <w:bottom w:val="none" w:sz="0" w:space="0" w:color="auto"/>
        <w:right w:val="none" w:sz="0" w:space="0" w:color="auto"/>
      </w:divBdr>
    </w:div>
    <w:div w:id="106388446">
      <w:bodyDiv w:val="1"/>
      <w:marLeft w:val="0"/>
      <w:marRight w:val="0"/>
      <w:marTop w:val="0"/>
      <w:marBottom w:val="0"/>
      <w:divBdr>
        <w:top w:val="none" w:sz="0" w:space="0" w:color="auto"/>
        <w:left w:val="none" w:sz="0" w:space="0" w:color="auto"/>
        <w:bottom w:val="none" w:sz="0" w:space="0" w:color="auto"/>
        <w:right w:val="none" w:sz="0" w:space="0" w:color="auto"/>
      </w:divBdr>
    </w:div>
    <w:div w:id="106389222">
      <w:bodyDiv w:val="1"/>
      <w:marLeft w:val="0"/>
      <w:marRight w:val="0"/>
      <w:marTop w:val="0"/>
      <w:marBottom w:val="0"/>
      <w:divBdr>
        <w:top w:val="none" w:sz="0" w:space="0" w:color="auto"/>
        <w:left w:val="none" w:sz="0" w:space="0" w:color="auto"/>
        <w:bottom w:val="none" w:sz="0" w:space="0" w:color="auto"/>
        <w:right w:val="none" w:sz="0" w:space="0" w:color="auto"/>
      </w:divBdr>
    </w:div>
    <w:div w:id="106390470">
      <w:bodyDiv w:val="1"/>
      <w:marLeft w:val="0"/>
      <w:marRight w:val="0"/>
      <w:marTop w:val="0"/>
      <w:marBottom w:val="0"/>
      <w:divBdr>
        <w:top w:val="none" w:sz="0" w:space="0" w:color="auto"/>
        <w:left w:val="none" w:sz="0" w:space="0" w:color="auto"/>
        <w:bottom w:val="none" w:sz="0" w:space="0" w:color="auto"/>
        <w:right w:val="none" w:sz="0" w:space="0" w:color="auto"/>
      </w:divBdr>
    </w:div>
    <w:div w:id="106432087">
      <w:bodyDiv w:val="1"/>
      <w:marLeft w:val="0"/>
      <w:marRight w:val="0"/>
      <w:marTop w:val="0"/>
      <w:marBottom w:val="0"/>
      <w:divBdr>
        <w:top w:val="none" w:sz="0" w:space="0" w:color="auto"/>
        <w:left w:val="none" w:sz="0" w:space="0" w:color="auto"/>
        <w:bottom w:val="none" w:sz="0" w:space="0" w:color="auto"/>
        <w:right w:val="none" w:sz="0" w:space="0" w:color="auto"/>
      </w:divBdr>
    </w:div>
    <w:div w:id="106702408">
      <w:bodyDiv w:val="1"/>
      <w:marLeft w:val="0"/>
      <w:marRight w:val="0"/>
      <w:marTop w:val="0"/>
      <w:marBottom w:val="0"/>
      <w:divBdr>
        <w:top w:val="none" w:sz="0" w:space="0" w:color="auto"/>
        <w:left w:val="none" w:sz="0" w:space="0" w:color="auto"/>
        <w:bottom w:val="none" w:sz="0" w:space="0" w:color="auto"/>
        <w:right w:val="none" w:sz="0" w:space="0" w:color="auto"/>
      </w:divBdr>
    </w:div>
    <w:div w:id="106703232">
      <w:bodyDiv w:val="1"/>
      <w:marLeft w:val="0"/>
      <w:marRight w:val="0"/>
      <w:marTop w:val="0"/>
      <w:marBottom w:val="0"/>
      <w:divBdr>
        <w:top w:val="none" w:sz="0" w:space="0" w:color="auto"/>
        <w:left w:val="none" w:sz="0" w:space="0" w:color="auto"/>
        <w:bottom w:val="none" w:sz="0" w:space="0" w:color="auto"/>
        <w:right w:val="none" w:sz="0" w:space="0" w:color="auto"/>
      </w:divBdr>
    </w:div>
    <w:div w:id="106704903">
      <w:bodyDiv w:val="1"/>
      <w:marLeft w:val="0"/>
      <w:marRight w:val="0"/>
      <w:marTop w:val="0"/>
      <w:marBottom w:val="0"/>
      <w:divBdr>
        <w:top w:val="none" w:sz="0" w:space="0" w:color="auto"/>
        <w:left w:val="none" w:sz="0" w:space="0" w:color="auto"/>
        <w:bottom w:val="none" w:sz="0" w:space="0" w:color="auto"/>
        <w:right w:val="none" w:sz="0" w:space="0" w:color="auto"/>
      </w:divBdr>
    </w:div>
    <w:div w:id="106824574">
      <w:bodyDiv w:val="1"/>
      <w:marLeft w:val="0"/>
      <w:marRight w:val="0"/>
      <w:marTop w:val="0"/>
      <w:marBottom w:val="0"/>
      <w:divBdr>
        <w:top w:val="none" w:sz="0" w:space="0" w:color="auto"/>
        <w:left w:val="none" w:sz="0" w:space="0" w:color="auto"/>
        <w:bottom w:val="none" w:sz="0" w:space="0" w:color="auto"/>
        <w:right w:val="none" w:sz="0" w:space="0" w:color="auto"/>
      </w:divBdr>
    </w:div>
    <w:div w:id="107435136">
      <w:bodyDiv w:val="1"/>
      <w:marLeft w:val="0"/>
      <w:marRight w:val="0"/>
      <w:marTop w:val="0"/>
      <w:marBottom w:val="0"/>
      <w:divBdr>
        <w:top w:val="none" w:sz="0" w:space="0" w:color="auto"/>
        <w:left w:val="none" w:sz="0" w:space="0" w:color="auto"/>
        <w:bottom w:val="none" w:sz="0" w:space="0" w:color="auto"/>
        <w:right w:val="none" w:sz="0" w:space="0" w:color="auto"/>
      </w:divBdr>
    </w:div>
    <w:div w:id="107890972">
      <w:bodyDiv w:val="1"/>
      <w:marLeft w:val="0"/>
      <w:marRight w:val="0"/>
      <w:marTop w:val="0"/>
      <w:marBottom w:val="0"/>
      <w:divBdr>
        <w:top w:val="none" w:sz="0" w:space="0" w:color="auto"/>
        <w:left w:val="none" w:sz="0" w:space="0" w:color="auto"/>
        <w:bottom w:val="none" w:sz="0" w:space="0" w:color="auto"/>
        <w:right w:val="none" w:sz="0" w:space="0" w:color="auto"/>
      </w:divBdr>
    </w:div>
    <w:div w:id="107896753">
      <w:bodyDiv w:val="1"/>
      <w:marLeft w:val="0"/>
      <w:marRight w:val="0"/>
      <w:marTop w:val="0"/>
      <w:marBottom w:val="0"/>
      <w:divBdr>
        <w:top w:val="none" w:sz="0" w:space="0" w:color="auto"/>
        <w:left w:val="none" w:sz="0" w:space="0" w:color="auto"/>
        <w:bottom w:val="none" w:sz="0" w:space="0" w:color="auto"/>
        <w:right w:val="none" w:sz="0" w:space="0" w:color="auto"/>
      </w:divBdr>
    </w:div>
    <w:div w:id="107967193">
      <w:bodyDiv w:val="1"/>
      <w:marLeft w:val="0"/>
      <w:marRight w:val="0"/>
      <w:marTop w:val="0"/>
      <w:marBottom w:val="0"/>
      <w:divBdr>
        <w:top w:val="none" w:sz="0" w:space="0" w:color="auto"/>
        <w:left w:val="none" w:sz="0" w:space="0" w:color="auto"/>
        <w:bottom w:val="none" w:sz="0" w:space="0" w:color="auto"/>
        <w:right w:val="none" w:sz="0" w:space="0" w:color="auto"/>
      </w:divBdr>
    </w:div>
    <w:div w:id="108010547">
      <w:bodyDiv w:val="1"/>
      <w:marLeft w:val="0"/>
      <w:marRight w:val="0"/>
      <w:marTop w:val="0"/>
      <w:marBottom w:val="0"/>
      <w:divBdr>
        <w:top w:val="none" w:sz="0" w:space="0" w:color="auto"/>
        <w:left w:val="none" w:sz="0" w:space="0" w:color="auto"/>
        <w:bottom w:val="none" w:sz="0" w:space="0" w:color="auto"/>
        <w:right w:val="none" w:sz="0" w:space="0" w:color="auto"/>
      </w:divBdr>
    </w:div>
    <w:div w:id="108083798">
      <w:bodyDiv w:val="1"/>
      <w:marLeft w:val="0"/>
      <w:marRight w:val="0"/>
      <w:marTop w:val="0"/>
      <w:marBottom w:val="0"/>
      <w:divBdr>
        <w:top w:val="none" w:sz="0" w:space="0" w:color="auto"/>
        <w:left w:val="none" w:sz="0" w:space="0" w:color="auto"/>
        <w:bottom w:val="none" w:sz="0" w:space="0" w:color="auto"/>
        <w:right w:val="none" w:sz="0" w:space="0" w:color="auto"/>
      </w:divBdr>
    </w:div>
    <w:div w:id="108092807">
      <w:bodyDiv w:val="1"/>
      <w:marLeft w:val="0"/>
      <w:marRight w:val="0"/>
      <w:marTop w:val="0"/>
      <w:marBottom w:val="0"/>
      <w:divBdr>
        <w:top w:val="none" w:sz="0" w:space="0" w:color="auto"/>
        <w:left w:val="none" w:sz="0" w:space="0" w:color="auto"/>
        <w:bottom w:val="none" w:sz="0" w:space="0" w:color="auto"/>
        <w:right w:val="none" w:sz="0" w:space="0" w:color="auto"/>
      </w:divBdr>
    </w:div>
    <w:div w:id="108164658">
      <w:bodyDiv w:val="1"/>
      <w:marLeft w:val="0"/>
      <w:marRight w:val="0"/>
      <w:marTop w:val="0"/>
      <w:marBottom w:val="0"/>
      <w:divBdr>
        <w:top w:val="none" w:sz="0" w:space="0" w:color="auto"/>
        <w:left w:val="none" w:sz="0" w:space="0" w:color="auto"/>
        <w:bottom w:val="none" w:sz="0" w:space="0" w:color="auto"/>
        <w:right w:val="none" w:sz="0" w:space="0" w:color="auto"/>
      </w:divBdr>
    </w:div>
    <w:div w:id="108165247">
      <w:bodyDiv w:val="1"/>
      <w:marLeft w:val="0"/>
      <w:marRight w:val="0"/>
      <w:marTop w:val="0"/>
      <w:marBottom w:val="0"/>
      <w:divBdr>
        <w:top w:val="none" w:sz="0" w:space="0" w:color="auto"/>
        <w:left w:val="none" w:sz="0" w:space="0" w:color="auto"/>
        <w:bottom w:val="none" w:sz="0" w:space="0" w:color="auto"/>
        <w:right w:val="none" w:sz="0" w:space="0" w:color="auto"/>
      </w:divBdr>
    </w:div>
    <w:div w:id="108205999">
      <w:bodyDiv w:val="1"/>
      <w:marLeft w:val="0"/>
      <w:marRight w:val="0"/>
      <w:marTop w:val="0"/>
      <w:marBottom w:val="0"/>
      <w:divBdr>
        <w:top w:val="none" w:sz="0" w:space="0" w:color="auto"/>
        <w:left w:val="none" w:sz="0" w:space="0" w:color="auto"/>
        <w:bottom w:val="none" w:sz="0" w:space="0" w:color="auto"/>
        <w:right w:val="none" w:sz="0" w:space="0" w:color="auto"/>
      </w:divBdr>
    </w:div>
    <w:div w:id="108473951">
      <w:bodyDiv w:val="1"/>
      <w:marLeft w:val="0"/>
      <w:marRight w:val="0"/>
      <w:marTop w:val="0"/>
      <w:marBottom w:val="0"/>
      <w:divBdr>
        <w:top w:val="none" w:sz="0" w:space="0" w:color="auto"/>
        <w:left w:val="none" w:sz="0" w:space="0" w:color="auto"/>
        <w:bottom w:val="none" w:sz="0" w:space="0" w:color="auto"/>
        <w:right w:val="none" w:sz="0" w:space="0" w:color="auto"/>
      </w:divBdr>
    </w:div>
    <w:div w:id="108554898">
      <w:bodyDiv w:val="1"/>
      <w:marLeft w:val="0"/>
      <w:marRight w:val="0"/>
      <w:marTop w:val="0"/>
      <w:marBottom w:val="0"/>
      <w:divBdr>
        <w:top w:val="none" w:sz="0" w:space="0" w:color="auto"/>
        <w:left w:val="none" w:sz="0" w:space="0" w:color="auto"/>
        <w:bottom w:val="none" w:sz="0" w:space="0" w:color="auto"/>
        <w:right w:val="none" w:sz="0" w:space="0" w:color="auto"/>
      </w:divBdr>
    </w:div>
    <w:div w:id="108623546">
      <w:bodyDiv w:val="1"/>
      <w:marLeft w:val="0"/>
      <w:marRight w:val="0"/>
      <w:marTop w:val="0"/>
      <w:marBottom w:val="0"/>
      <w:divBdr>
        <w:top w:val="none" w:sz="0" w:space="0" w:color="auto"/>
        <w:left w:val="none" w:sz="0" w:space="0" w:color="auto"/>
        <w:bottom w:val="none" w:sz="0" w:space="0" w:color="auto"/>
        <w:right w:val="none" w:sz="0" w:space="0" w:color="auto"/>
      </w:divBdr>
    </w:div>
    <w:div w:id="108790870">
      <w:bodyDiv w:val="1"/>
      <w:marLeft w:val="0"/>
      <w:marRight w:val="0"/>
      <w:marTop w:val="0"/>
      <w:marBottom w:val="0"/>
      <w:divBdr>
        <w:top w:val="none" w:sz="0" w:space="0" w:color="auto"/>
        <w:left w:val="none" w:sz="0" w:space="0" w:color="auto"/>
        <w:bottom w:val="none" w:sz="0" w:space="0" w:color="auto"/>
        <w:right w:val="none" w:sz="0" w:space="0" w:color="auto"/>
      </w:divBdr>
    </w:div>
    <w:div w:id="108819691">
      <w:bodyDiv w:val="1"/>
      <w:marLeft w:val="0"/>
      <w:marRight w:val="0"/>
      <w:marTop w:val="0"/>
      <w:marBottom w:val="0"/>
      <w:divBdr>
        <w:top w:val="none" w:sz="0" w:space="0" w:color="auto"/>
        <w:left w:val="none" w:sz="0" w:space="0" w:color="auto"/>
        <w:bottom w:val="none" w:sz="0" w:space="0" w:color="auto"/>
        <w:right w:val="none" w:sz="0" w:space="0" w:color="auto"/>
      </w:divBdr>
    </w:div>
    <w:div w:id="108936422">
      <w:bodyDiv w:val="1"/>
      <w:marLeft w:val="0"/>
      <w:marRight w:val="0"/>
      <w:marTop w:val="0"/>
      <w:marBottom w:val="0"/>
      <w:divBdr>
        <w:top w:val="none" w:sz="0" w:space="0" w:color="auto"/>
        <w:left w:val="none" w:sz="0" w:space="0" w:color="auto"/>
        <w:bottom w:val="none" w:sz="0" w:space="0" w:color="auto"/>
        <w:right w:val="none" w:sz="0" w:space="0" w:color="auto"/>
      </w:divBdr>
    </w:div>
    <w:div w:id="108937960">
      <w:bodyDiv w:val="1"/>
      <w:marLeft w:val="0"/>
      <w:marRight w:val="0"/>
      <w:marTop w:val="0"/>
      <w:marBottom w:val="0"/>
      <w:divBdr>
        <w:top w:val="none" w:sz="0" w:space="0" w:color="auto"/>
        <w:left w:val="none" w:sz="0" w:space="0" w:color="auto"/>
        <w:bottom w:val="none" w:sz="0" w:space="0" w:color="auto"/>
        <w:right w:val="none" w:sz="0" w:space="0" w:color="auto"/>
      </w:divBdr>
    </w:div>
    <w:div w:id="109084246">
      <w:bodyDiv w:val="1"/>
      <w:marLeft w:val="0"/>
      <w:marRight w:val="0"/>
      <w:marTop w:val="0"/>
      <w:marBottom w:val="0"/>
      <w:divBdr>
        <w:top w:val="none" w:sz="0" w:space="0" w:color="auto"/>
        <w:left w:val="none" w:sz="0" w:space="0" w:color="auto"/>
        <w:bottom w:val="none" w:sz="0" w:space="0" w:color="auto"/>
        <w:right w:val="none" w:sz="0" w:space="0" w:color="auto"/>
      </w:divBdr>
    </w:div>
    <w:div w:id="109128400">
      <w:bodyDiv w:val="1"/>
      <w:marLeft w:val="0"/>
      <w:marRight w:val="0"/>
      <w:marTop w:val="0"/>
      <w:marBottom w:val="0"/>
      <w:divBdr>
        <w:top w:val="none" w:sz="0" w:space="0" w:color="auto"/>
        <w:left w:val="none" w:sz="0" w:space="0" w:color="auto"/>
        <w:bottom w:val="none" w:sz="0" w:space="0" w:color="auto"/>
        <w:right w:val="none" w:sz="0" w:space="0" w:color="auto"/>
      </w:divBdr>
    </w:div>
    <w:div w:id="109327754">
      <w:bodyDiv w:val="1"/>
      <w:marLeft w:val="0"/>
      <w:marRight w:val="0"/>
      <w:marTop w:val="0"/>
      <w:marBottom w:val="0"/>
      <w:divBdr>
        <w:top w:val="none" w:sz="0" w:space="0" w:color="auto"/>
        <w:left w:val="none" w:sz="0" w:space="0" w:color="auto"/>
        <w:bottom w:val="none" w:sz="0" w:space="0" w:color="auto"/>
        <w:right w:val="none" w:sz="0" w:space="0" w:color="auto"/>
      </w:divBdr>
    </w:div>
    <w:div w:id="110251396">
      <w:bodyDiv w:val="1"/>
      <w:marLeft w:val="0"/>
      <w:marRight w:val="0"/>
      <w:marTop w:val="0"/>
      <w:marBottom w:val="0"/>
      <w:divBdr>
        <w:top w:val="none" w:sz="0" w:space="0" w:color="auto"/>
        <w:left w:val="none" w:sz="0" w:space="0" w:color="auto"/>
        <w:bottom w:val="none" w:sz="0" w:space="0" w:color="auto"/>
        <w:right w:val="none" w:sz="0" w:space="0" w:color="auto"/>
      </w:divBdr>
    </w:div>
    <w:div w:id="110320557">
      <w:bodyDiv w:val="1"/>
      <w:marLeft w:val="0"/>
      <w:marRight w:val="0"/>
      <w:marTop w:val="0"/>
      <w:marBottom w:val="0"/>
      <w:divBdr>
        <w:top w:val="none" w:sz="0" w:space="0" w:color="auto"/>
        <w:left w:val="none" w:sz="0" w:space="0" w:color="auto"/>
        <w:bottom w:val="none" w:sz="0" w:space="0" w:color="auto"/>
        <w:right w:val="none" w:sz="0" w:space="0" w:color="auto"/>
      </w:divBdr>
    </w:div>
    <w:div w:id="110323637">
      <w:bodyDiv w:val="1"/>
      <w:marLeft w:val="0"/>
      <w:marRight w:val="0"/>
      <w:marTop w:val="0"/>
      <w:marBottom w:val="0"/>
      <w:divBdr>
        <w:top w:val="none" w:sz="0" w:space="0" w:color="auto"/>
        <w:left w:val="none" w:sz="0" w:space="0" w:color="auto"/>
        <w:bottom w:val="none" w:sz="0" w:space="0" w:color="auto"/>
        <w:right w:val="none" w:sz="0" w:space="0" w:color="auto"/>
      </w:divBdr>
    </w:div>
    <w:div w:id="110632208">
      <w:bodyDiv w:val="1"/>
      <w:marLeft w:val="0"/>
      <w:marRight w:val="0"/>
      <w:marTop w:val="0"/>
      <w:marBottom w:val="0"/>
      <w:divBdr>
        <w:top w:val="none" w:sz="0" w:space="0" w:color="auto"/>
        <w:left w:val="none" w:sz="0" w:space="0" w:color="auto"/>
        <w:bottom w:val="none" w:sz="0" w:space="0" w:color="auto"/>
        <w:right w:val="none" w:sz="0" w:space="0" w:color="auto"/>
      </w:divBdr>
    </w:div>
    <w:div w:id="110786113">
      <w:bodyDiv w:val="1"/>
      <w:marLeft w:val="0"/>
      <w:marRight w:val="0"/>
      <w:marTop w:val="0"/>
      <w:marBottom w:val="0"/>
      <w:divBdr>
        <w:top w:val="none" w:sz="0" w:space="0" w:color="auto"/>
        <w:left w:val="none" w:sz="0" w:space="0" w:color="auto"/>
        <w:bottom w:val="none" w:sz="0" w:space="0" w:color="auto"/>
        <w:right w:val="none" w:sz="0" w:space="0" w:color="auto"/>
      </w:divBdr>
    </w:div>
    <w:div w:id="111095708">
      <w:bodyDiv w:val="1"/>
      <w:marLeft w:val="0"/>
      <w:marRight w:val="0"/>
      <w:marTop w:val="0"/>
      <w:marBottom w:val="0"/>
      <w:divBdr>
        <w:top w:val="none" w:sz="0" w:space="0" w:color="auto"/>
        <w:left w:val="none" w:sz="0" w:space="0" w:color="auto"/>
        <w:bottom w:val="none" w:sz="0" w:space="0" w:color="auto"/>
        <w:right w:val="none" w:sz="0" w:space="0" w:color="auto"/>
      </w:divBdr>
    </w:div>
    <w:div w:id="111098217">
      <w:bodyDiv w:val="1"/>
      <w:marLeft w:val="0"/>
      <w:marRight w:val="0"/>
      <w:marTop w:val="0"/>
      <w:marBottom w:val="0"/>
      <w:divBdr>
        <w:top w:val="none" w:sz="0" w:space="0" w:color="auto"/>
        <w:left w:val="none" w:sz="0" w:space="0" w:color="auto"/>
        <w:bottom w:val="none" w:sz="0" w:space="0" w:color="auto"/>
        <w:right w:val="none" w:sz="0" w:space="0" w:color="auto"/>
      </w:divBdr>
    </w:div>
    <w:div w:id="111168484">
      <w:bodyDiv w:val="1"/>
      <w:marLeft w:val="0"/>
      <w:marRight w:val="0"/>
      <w:marTop w:val="0"/>
      <w:marBottom w:val="0"/>
      <w:divBdr>
        <w:top w:val="none" w:sz="0" w:space="0" w:color="auto"/>
        <w:left w:val="none" w:sz="0" w:space="0" w:color="auto"/>
        <w:bottom w:val="none" w:sz="0" w:space="0" w:color="auto"/>
        <w:right w:val="none" w:sz="0" w:space="0" w:color="auto"/>
      </w:divBdr>
    </w:div>
    <w:div w:id="111171490">
      <w:bodyDiv w:val="1"/>
      <w:marLeft w:val="0"/>
      <w:marRight w:val="0"/>
      <w:marTop w:val="0"/>
      <w:marBottom w:val="0"/>
      <w:divBdr>
        <w:top w:val="none" w:sz="0" w:space="0" w:color="auto"/>
        <w:left w:val="none" w:sz="0" w:space="0" w:color="auto"/>
        <w:bottom w:val="none" w:sz="0" w:space="0" w:color="auto"/>
        <w:right w:val="none" w:sz="0" w:space="0" w:color="auto"/>
      </w:divBdr>
    </w:div>
    <w:div w:id="111293902">
      <w:bodyDiv w:val="1"/>
      <w:marLeft w:val="0"/>
      <w:marRight w:val="0"/>
      <w:marTop w:val="0"/>
      <w:marBottom w:val="0"/>
      <w:divBdr>
        <w:top w:val="none" w:sz="0" w:space="0" w:color="auto"/>
        <w:left w:val="none" w:sz="0" w:space="0" w:color="auto"/>
        <w:bottom w:val="none" w:sz="0" w:space="0" w:color="auto"/>
        <w:right w:val="none" w:sz="0" w:space="0" w:color="auto"/>
      </w:divBdr>
    </w:div>
    <w:div w:id="111364760">
      <w:bodyDiv w:val="1"/>
      <w:marLeft w:val="0"/>
      <w:marRight w:val="0"/>
      <w:marTop w:val="0"/>
      <w:marBottom w:val="0"/>
      <w:divBdr>
        <w:top w:val="none" w:sz="0" w:space="0" w:color="auto"/>
        <w:left w:val="none" w:sz="0" w:space="0" w:color="auto"/>
        <w:bottom w:val="none" w:sz="0" w:space="0" w:color="auto"/>
        <w:right w:val="none" w:sz="0" w:space="0" w:color="auto"/>
      </w:divBdr>
    </w:div>
    <w:div w:id="112017189">
      <w:bodyDiv w:val="1"/>
      <w:marLeft w:val="0"/>
      <w:marRight w:val="0"/>
      <w:marTop w:val="0"/>
      <w:marBottom w:val="0"/>
      <w:divBdr>
        <w:top w:val="none" w:sz="0" w:space="0" w:color="auto"/>
        <w:left w:val="none" w:sz="0" w:space="0" w:color="auto"/>
        <w:bottom w:val="none" w:sz="0" w:space="0" w:color="auto"/>
        <w:right w:val="none" w:sz="0" w:space="0" w:color="auto"/>
      </w:divBdr>
    </w:div>
    <w:div w:id="112095306">
      <w:bodyDiv w:val="1"/>
      <w:marLeft w:val="0"/>
      <w:marRight w:val="0"/>
      <w:marTop w:val="0"/>
      <w:marBottom w:val="0"/>
      <w:divBdr>
        <w:top w:val="none" w:sz="0" w:space="0" w:color="auto"/>
        <w:left w:val="none" w:sz="0" w:space="0" w:color="auto"/>
        <w:bottom w:val="none" w:sz="0" w:space="0" w:color="auto"/>
        <w:right w:val="none" w:sz="0" w:space="0" w:color="auto"/>
      </w:divBdr>
    </w:div>
    <w:div w:id="112210129">
      <w:bodyDiv w:val="1"/>
      <w:marLeft w:val="0"/>
      <w:marRight w:val="0"/>
      <w:marTop w:val="0"/>
      <w:marBottom w:val="0"/>
      <w:divBdr>
        <w:top w:val="none" w:sz="0" w:space="0" w:color="auto"/>
        <w:left w:val="none" w:sz="0" w:space="0" w:color="auto"/>
        <w:bottom w:val="none" w:sz="0" w:space="0" w:color="auto"/>
        <w:right w:val="none" w:sz="0" w:space="0" w:color="auto"/>
      </w:divBdr>
    </w:div>
    <w:div w:id="112215400">
      <w:bodyDiv w:val="1"/>
      <w:marLeft w:val="0"/>
      <w:marRight w:val="0"/>
      <w:marTop w:val="0"/>
      <w:marBottom w:val="0"/>
      <w:divBdr>
        <w:top w:val="none" w:sz="0" w:space="0" w:color="auto"/>
        <w:left w:val="none" w:sz="0" w:space="0" w:color="auto"/>
        <w:bottom w:val="none" w:sz="0" w:space="0" w:color="auto"/>
        <w:right w:val="none" w:sz="0" w:space="0" w:color="auto"/>
      </w:divBdr>
    </w:div>
    <w:div w:id="112291368">
      <w:bodyDiv w:val="1"/>
      <w:marLeft w:val="0"/>
      <w:marRight w:val="0"/>
      <w:marTop w:val="0"/>
      <w:marBottom w:val="0"/>
      <w:divBdr>
        <w:top w:val="none" w:sz="0" w:space="0" w:color="auto"/>
        <w:left w:val="none" w:sz="0" w:space="0" w:color="auto"/>
        <w:bottom w:val="none" w:sz="0" w:space="0" w:color="auto"/>
        <w:right w:val="none" w:sz="0" w:space="0" w:color="auto"/>
      </w:divBdr>
    </w:div>
    <w:div w:id="112406216">
      <w:bodyDiv w:val="1"/>
      <w:marLeft w:val="0"/>
      <w:marRight w:val="0"/>
      <w:marTop w:val="0"/>
      <w:marBottom w:val="0"/>
      <w:divBdr>
        <w:top w:val="none" w:sz="0" w:space="0" w:color="auto"/>
        <w:left w:val="none" w:sz="0" w:space="0" w:color="auto"/>
        <w:bottom w:val="none" w:sz="0" w:space="0" w:color="auto"/>
        <w:right w:val="none" w:sz="0" w:space="0" w:color="auto"/>
      </w:divBdr>
    </w:div>
    <w:div w:id="112678158">
      <w:bodyDiv w:val="1"/>
      <w:marLeft w:val="0"/>
      <w:marRight w:val="0"/>
      <w:marTop w:val="0"/>
      <w:marBottom w:val="0"/>
      <w:divBdr>
        <w:top w:val="none" w:sz="0" w:space="0" w:color="auto"/>
        <w:left w:val="none" w:sz="0" w:space="0" w:color="auto"/>
        <w:bottom w:val="none" w:sz="0" w:space="0" w:color="auto"/>
        <w:right w:val="none" w:sz="0" w:space="0" w:color="auto"/>
      </w:divBdr>
    </w:div>
    <w:div w:id="112794229">
      <w:bodyDiv w:val="1"/>
      <w:marLeft w:val="0"/>
      <w:marRight w:val="0"/>
      <w:marTop w:val="0"/>
      <w:marBottom w:val="0"/>
      <w:divBdr>
        <w:top w:val="none" w:sz="0" w:space="0" w:color="auto"/>
        <w:left w:val="none" w:sz="0" w:space="0" w:color="auto"/>
        <w:bottom w:val="none" w:sz="0" w:space="0" w:color="auto"/>
        <w:right w:val="none" w:sz="0" w:space="0" w:color="auto"/>
      </w:divBdr>
    </w:div>
    <w:div w:id="113141111">
      <w:bodyDiv w:val="1"/>
      <w:marLeft w:val="0"/>
      <w:marRight w:val="0"/>
      <w:marTop w:val="0"/>
      <w:marBottom w:val="0"/>
      <w:divBdr>
        <w:top w:val="none" w:sz="0" w:space="0" w:color="auto"/>
        <w:left w:val="none" w:sz="0" w:space="0" w:color="auto"/>
        <w:bottom w:val="none" w:sz="0" w:space="0" w:color="auto"/>
        <w:right w:val="none" w:sz="0" w:space="0" w:color="auto"/>
      </w:divBdr>
    </w:div>
    <w:div w:id="113141503">
      <w:bodyDiv w:val="1"/>
      <w:marLeft w:val="0"/>
      <w:marRight w:val="0"/>
      <w:marTop w:val="0"/>
      <w:marBottom w:val="0"/>
      <w:divBdr>
        <w:top w:val="none" w:sz="0" w:space="0" w:color="auto"/>
        <w:left w:val="none" w:sz="0" w:space="0" w:color="auto"/>
        <w:bottom w:val="none" w:sz="0" w:space="0" w:color="auto"/>
        <w:right w:val="none" w:sz="0" w:space="0" w:color="auto"/>
      </w:divBdr>
    </w:div>
    <w:div w:id="113208492">
      <w:bodyDiv w:val="1"/>
      <w:marLeft w:val="0"/>
      <w:marRight w:val="0"/>
      <w:marTop w:val="0"/>
      <w:marBottom w:val="0"/>
      <w:divBdr>
        <w:top w:val="none" w:sz="0" w:space="0" w:color="auto"/>
        <w:left w:val="none" w:sz="0" w:space="0" w:color="auto"/>
        <w:bottom w:val="none" w:sz="0" w:space="0" w:color="auto"/>
        <w:right w:val="none" w:sz="0" w:space="0" w:color="auto"/>
      </w:divBdr>
    </w:div>
    <w:div w:id="113252079">
      <w:bodyDiv w:val="1"/>
      <w:marLeft w:val="0"/>
      <w:marRight w:val="0"/>
      <w:marTop w:val="0"/>
      <w:marBottom w:val="0"/>
      <w:divBdr>
        <w:top w:val="none" w:sz="0" w:space="0" w:color="auto"/>
        <w:left w:val="none" w:sz="0" w:space="0" w:color="auto"/>
        <w:bottom w:val="none" w:sz="0" w:space="0" w:color="auto"/>
        <w:right w:val="none" w:sz="0" w:space="0" w:color="auto"/>
      </w:divBdr>
    </w:div>
    <w:div w:id="113256222">
      <w:bodyDiv w:val="1"/>
      <w:marLeft w:val="0"/>
      <w:marRight w:val="0"/>
      <w:marTop w:val="0"/>
      <w:marBottom w:val="0"/>
      <w:divBdr>
        <w:top w:val="none" w:sz="0" w:space="0" w:color="auto"/>
        <w:left w:val="none" w:sz="0" w:space="0" w:color="auto"/>
        <w:bottom w:val="none" w:sz="0" w:space="0" w:color="auto"/>
        <w:right w:val="none" w:sz="0" w:space="0" w:color="auto"/>
      </w:divBdr>
    </w:div>
    <w:div w:id="113328260">
      <w:bodyDiv w:val="1"/>
      <w:marLeft w:val="0"/>
      <w:marRight w:val="0"/>
      <w:marTop w:val="0"/>
      <w:marBottom w:val="0"/>
      <w:divBdr>
        <w:top w:val="none" w:sz="0" w:space="0" w:color="auto"/>
        <w:left w:val="none" w:sz="0" w:space="0" w:color="auto"/>
        <w:bottom w:val="none" w:sz="0" w:space="0" w:color="auto"/>
        <w:right w:val="none" w:sz="0" w:space="0" w:color="auto"/>
      </w:divBdr>
    </w:div>
    <w:div w:id="113332190">
      <w:bodyDiv w:val="1"/>
      <w:marLeft w:val="0"/>
      <w:marRight w:val="0"/>
      <w:marTop w:val="0"/>
      <w:marBottom w:val="0"/>
      <w:divBdr>
        <w:top w:val="none" w:sz="0" w:space="0" w:color="auto"/>
        <w:left w:val="none" w:sz="0" w:space="0" w:color="auto"/>
        <w:bottom w:val="none" w:sz="0" w:space="0" w:color="auto"/>
        <w:right w:val="none" w:sz="0" w:space="0" w:color="auto"/>
      </w:divBdr>
    </w:div>
    <w:div w:id="113377586">
      <w:bodyDiv w:val="1"/>
      <w:marLeft w:val="0"/>
      <w:marRight w:val="0"/>
      <w:marTop w:val="0"/>
      <w:marBottom w:val="0"/>
      <w:divBdr>
        <w:top w:val="none" w:sz="0" w:space="0" w:color="auto"/>
        <w:left w:val="none" w:sz="0" w:space="0" w:color="auto"/>
        <w:bottom w:val="none" w:sz="0" w:space="0" w:color="auto"/>
        <w:right w:val="none" w:sz="0" w:space="0" w:color="auto"/>
      </w:divBdr>
    </w:div>
    <w:div w:id="113601564">
      <w:bodyDiv w:val="1"/>
      <w:marLeft w:val="0"/>
      <w:marRight w:val="0"/>
      <w:marTop w:val="0"/>
      <w:marBottom w:val="0"/>
      <w:divBdr>
        <w:top w:val="none" w:sz="0" w:space="0" w:color="auto"/>
        <w:left w:val="none" w:sz="0" w:space="0" w:color="auto"/>
        <w:bottom w:val="none" w:sz="0" w:space="0" w:color="auto"/>
        <w:right w:val="none" w:sz="0" w:space="0" w:color="auto"/>
      </w:divBdr>
    </w:div>
    <w:div w:id="113715717">
      <w:bodyDiv w:val="1"/>
      <w:marLeft w:val="0"/>
      <w:marRight w:val="0"/>
      <w:marTop w:val="0"/>
      <w:marBottom w:val="0"/>
      <w:divBdr>
        <w:top w:val="none" w:sz="0" w:space="0" w:color="auto"/>
        <w:left w:val="none" w:sz="0" w:space="0" w:color="auto"/>
        <w:bottom w:val="none" w:sz="0" w:space="0" w:color="auto"/>
        <w:right w:val="none" w:sz="0" w:space="0" w:color="auto"/>
      </w:divBdr>
    </w:div>
    <w:div w:id="114058903">
      <w:bodyDiv w:val="1"/>
      <w:marLeft w:val="0"/>
      <w:marRight w:val="0"/>
      <w:marTop w:val="0"/>
      <w:marBottom w:val="0"/>
      <w:divBdr>
        <w:top w:val="none" w:sz="0" w:space="0" w:color="auto"/>
        <w:left w:val="none" w:sz="0" w:space="0" w:color="auto"/>
        <w:bottom w:val="none" w:sz="0" w:space="0" w:color="auto"/>
        <w:right w:val="none" w:sz="0" w:space="0" w:color="auto"/>
      </w:divBdr>
    </w:div>
    <w:div w:id="114251853">
      <w:bodyDiv w:val="1"/>
      <w:marLeft w:val="0"/>
      <w:marRight w:val="0"/>
      <w:marTop w:val="0"/>
      <w:marBottom w:val="0"/>
      <w:divBdr>
        <w:top w:val="none" w:sz="0" w:space="0" w:color="auto"/>
        <w:left w:val="none" w:sz="0" w:space="0" w:color="auto"/>
        <w:bottom w:val="none" w:sz="0" w:space="0" w:color="auto"/>
        <w:right w:val="none" w:sz="0" w:space="0" w:color="auto"/>
      </w:divBdr>
    </w:div>
    <w:div w:id="114259610">
      <w:bodyDiv w:val="1"/>
      <w:marLeft w:val="0"/>
      <w:marRight w:val="0"/>
      <w:marTop w:val="0"/>
      <w:marBottom w:val="0"/>
      <w:divBdr>
        <w:top w:val="none" w:sz="0" w:space="0" w:color="auto"/>
        <w:left w:val="none" w:sz="0" w:space="0" w:color="auto"/>
        <w:bottom w:val="none" w:sz="0" w:space="0" w:color="auto"/>
        <w:right w:val="none" w:sz="0" w:space="0" w:color="auto"/>
      </w:divBdr>
    </w:div>
    <w:div w:id="114372599">
      <w:bodyDiv w:val="1"/>
      <w:marLeft w:val="0"/>
      <w:marRight w:val="0"/>
      <w:marTop w:val="0"/>
      <w:marBottom w:val="0"/>
      <w:divBdr>
        <w:top w:val="none" w:sz="0" w:space="0" w:color="auto"/>
        <w:left w:val="none" w:sz="0" w:space="0" w:color="auto"/>
        <w:bottom w:val="none" w:sz="0" w:space="0" w:color="auto"/>
        <w:right w:val="none" w:sz="0" w:space="0" w:color="auto"/>
      </w:divBdr>
    </w:div>
    <w:div w:id="114565080">
      <w:bodyDiv w:val="1"/>
      <w:marLeft w:val="0"/>
      <w:marRight w:val="0"/>
      <w:marTop w:val="0"/>
      <w:marBottom w:val="0"/>
      <w:divBdr>
        <w:top w:val="none" w:sz="0" w:space="0" w:color="auto"/>
        <w:left w:val="none" w:sz="0" w:space="0" w:color="auto"/>
        <w:bottom w:val="none" w:sz="0" w:space="0" w:color="auto"/>
        <w:right w:val="none" w:sz="0" w:space="0" w:color="auto"/>
      </w:divBdr>
    </w:div>
    <w:div w:id="114718191">
      <w:bodyDiv w:val="1"/>
      <w:marLeft w:val="0"/>
      <w:marRight w:val="0"/>
      <w:marTop w:val="0"/>
      <w:marBottom w:val="0"/>
      <w:divBdr>
        <w:top w:val="none" w:sz="0" w:space="0" w:color="auto"/>
        <w:left w:val="none" w:sz="0" w:space="0" w:color="auto"/>
        <w:bottom w:val="none" w:sz="0" w:space="0" w:color="auto"/>
        <w:right w:val="none" w:sz="0" w:space="0" w:color="auto"/>
      </w:divBdr>
    </w:div>
    <w:div w:id="114759271">
      <w:bodyDiv w:val="1"/>
      <w:marLeft w:val="0"/>
      <w:marRight w:val="0"/>
      <w:marTop w:val="0"/>
      <w:marBottom w:val="0"/>
      <w:divBdr>
        <w:top w:val="none" w:sz="0" w:space="0" w:color="auto"/>
        <w:left w:val="none" w:sz="0" w:space="0" w:color="auto"/>
        <w:bottom w:val="none" w:sz="0" w:space="0" w:color="auto"/>
        <w:right w:val="none" w:sz="0" w:space="0" w:color="auto"/>
      </w:divBdr>
    </w:div>
    <w:div w:id="114909767">
      <w:bodyDiv w:val="1"/>
      <w:marLeft w:val="0"/>
      <w:marRight w:val="0"/>
      <w:marTop w:val="0"/>
      <w:marBottom w:val="0"/>
      <w:divBdr>
        <w:top w:val="none" w:sz="0" w:space="0" w:color="auto"/>
        <w:left w:val="none" w:sz="0" w:space="0" w:color="auto"/>
        <w:bottom w:val="none" w:sz="0" w:space="0" w:color="auto"/>
        <w:right w:val="none" w:sz="0" w:space="0" w:color="auto"/>
      </w:divBdr>
    </w:div>
    <w:div w:id="114912522">
      <w:bodyDiv w:val="1"/>
      <w:marLeft w:val="0"/>
      <w:marRight w:val="0"/>
      <w:marTop w:val="0"/>
      <w:marBottom w:val="0"/>
      <w:divBdr>
        <w:top w:val="none" w:sz="0" w:space="0" w:color="auto"/>
        <w:left w:val="none" w:sz="0" w:space="0" w:color="auto"/>
        <w:bottom w:val="none" w:sz="0" w:space="0" w:color="auto"/>
        <w:right w:val="none" w:sz="0" w:space="0" w:color="auto"/>
      </w:divBdr>
    </w:div>
    <w:div w:id="115176844">
      <w:bodyDiv w:val="1"/>
      <w:marLeft w:val="0"/>
      <w:marRight w:val="0"/>
      <w:marTop w:val="0"/>
      <w:marBottom w:val="0"/>
      <w:divBdr>
        <w:top w:val="none" w:sz="0" w:space="0" w:color="auto"/>
        <w:left w:val="none" w:sz="0" w:space="0" w:color="auto"/>
        <w:bottom w:val="none" w:sz="0" w:space="0" w:color="auto"/>
        <w:right w:val="none" w:sz="0" w:space="0" w:color="auto"/>
      </w:divBdr>
    </w:div>
    <w:div w:id="115375944">
      <w:bodyDiv w:val="1"/>
      <w:marLeft w:val="0"/>
      <w:marRight w:val="0"/>
      <w:marTop w:val="0"/>
      <w:marBottom w:val="0"/>
      <w:divBdr>
        <w:top w:val="none" w:sz="0" w:space="0" w:color="auto"/>
        <w:left w:val="none" w:sz="0" w:space="0" w:color="auto"/>
        <w:bottom w:val="none" w:sz="0" w:space="0" w:color="auto"/>
        <w:right w:val="none" w:sz="0" w:space="0" w:color="auto"/>
      </w:divBdr>
    </w:div>
    <w:div w:id="115560816">
      <w:bodyDiv w:val="1"/>
      <w:marLeft w:val="0"/>
      <w:marRight w:val="0"/>
      <w:marTop w:val="0"/>
      <w:marBottom w:val="0"/>
      <w:divBdr>
        <w:top w:val="none" w:sz="0" w:space="0" w:color="auto"/>
        <w:left w:val="none" w:sz="0" w:space="0" w:color="auto"/>
        <w:bottom w:val="none" w:sz="0" w:space="0" w:color="auto"/>
        <w:right w:val="none" w:sz="0" w:space="0" w:color="auto"/>
      </w:divBdr>
    </w:div>
    <w:div w:id="115610283">
      <w:bodyDiv w:val="1"/>
      <w:marLeft w:val="0"/>
      <w:marRight w:val="0"/>
      <w:marTop w:val="0"/>
      <w:marBottom w:val="0"/>
      <w:divBdr>
        <w:top w:val="none" w:sz="0" w:space="0" w:color="auto"/>
        <w:left w:val="none" w:sz="0" w:space="0" w:color="auto"/>
        <w:bottom w:val="none" w:sz="0" w:space="0" w:color="auto"/>
        <w:right w:val="none" w:sz="0" w:space="0" w:color="auto"/>
      </w:divBdr>
    </w:div>
    <w:div w:id="115875980">
      <w:bodyDiv w:val="1"/>
      <w:marLeft w:val="0"/>
      <w:marRight w:val="0"/>
      <w:marTop w:val="0"/>
      <w:marBottom w:val="0"/>
      <w:divBdr>
        <w:top w:val="none" w:sz="0" w:space="0" w:color="auto"/>
        <w:left w:val="none" w:sz="0" w:space="0" w:color="auto"/>
        <w:bottom w:val="none" w:sz="0" w:space="0" w:color="auto"/>
        <w:right w:val="none" w:sz="0" w:space="0" w:color="auto"/>
      </w:divBdr>
    </w:div>
    <w:div w:id="116028081">
      <w:bodyDiv w:val="1"/>
      <w:marLeft w:val="0"/>
      <w:marRight w:val="0"/>
      <w:marTop w:val="0"/>
      <w:marBottom w:val="0"/>
      <w:divBdr>
        <w:top w:val="none" w:sz="0" w:space="0" w:color="auto"/>
        <w:left w:val="none" w:sz="0" w:space="0" w:color="auto"/>
        <w:bottom w:val="none" w:sz="0" w:space="0" w:color="auto"/>
        <w:right w:val="none" w:sz="0" w:space="0" w:color="auto"/>
      </w:divBdr>
    </w:div>
    <w:div w:id="116071042">
      <w:bodyDiv w:val="1"/>
      <w:marLeft w:val="0"/>
      <w:marRight w:val="0"/>
      <w:marTop w:val="0"/>
      <w:marBottom w:val="0"/>
      <w:divBdr>
        <w:top w:val="none" w:sz="0" w:space="0" w:color="auto"/>
        <w:left w:val="none" w:sz="0" w:space="0" w:color="auto"/>
        <w:bottom w:val="none" w:sz="0" w:space="0" w:color="auto"/>
        <w:right w:val="none" w:sz="0" w:space="0" w:color="auto"/>
      </w:divBdr>
    </w:div>
    <w:div w:id="116147580">
      <w:bodyDiv w:val="1"/>
      <w:marLeft w:val="0"/>
      <w:marRight w:val="0"/>
      <w:marTop w:val="0"/>
      <w:marBottom w:val="0"/>
      <w:divBdr>
        <w:top w:val="none" w:sz="0" w:space="0" w:color="auto"/>
        <w:left w:val="none" w:sz="0" w:space="0" w:color="auto"/>
        <w:bottom w:val="none" w:sz="0" w:space="0" w:color="auto"/>
        <w:right w:val="none" w:sz="0" w:space="0" w:color="auto"/>
      </w:divBdr>
    </w:div>
    <w:div w:id="116532788">
      <w:bodyDiv w:val="1"/>
      <w:marLeft w:val="0"/>
      <w:marRight w:val="0"/>
      <w:marTop w:val="0"/>
      <w:marBottom w:val="0"/>
      <w:divBdr>
        <w:top w:val="none" w:sz="0" w:space="0" w:color="auto"/>
        <w:left w:val="none" w:sz="0" w:space="0" w:color="auto"/>
        <w:bottom w:val="none" w:sz="0" w:space="0" w:color="auto"/>
        <w:right w:val="none" w:sz="0" w:space="0" w:color="auto"/>
      </w:divBdr>
    </w:div>
    <w:div w:id="116536628">
      <w:bodyDiv w:val="1"/>
      <w:marLeft w:val="0"/>
      <w:marRight w:val="0"/>
      <w:marTop w:val="0"/>
      <w:marBottom w:val="0"/>
      <w:divBdr>
        <w:top w:val="none" w:sz="0" w:space="0" w:color="auto"/>
        <w:left w:val="none" w:sz="0" w:space="0" w:color="auto"/>
        <w:bottom w:val="none" w:sz="0" w:space="0" w:color="auto"/>
        <w:right w:val="none" w:sz="0" w:space="0" w:color="auto"/>
      </w:divBdr>
    </w:div>
    <w:div w:id="116611119">
      <w:bodyDiv w:val="1"/>
      <w:marLeft w:val="0"/>
      <w:marRight w:val="0"/>
      <w:marTop w:val="0"/>
      <w:marBottom w:val="0"/>
      <w:divBdr>
        <w:top w:val="none" w:sz="0" w:space="0" w:color="auto"/>
        <w:left w:val="none" w:sz="0" w:space="0" w:color="auto"/>
        <w:bottom w:val="none" w:sz="0" w:space="0" w:color="auto"/>
        <w:right w:val="none" w:sz="0" w:space="0" w:color="auto"/>
      </w:divBdr>
    </w:div>
    <w:div w:id="116682131">
      <w:bodyDiv w:val="1"/>
      <w:marLeft w:val="0"/>
      <w:marRight w:val="0"/>
      <w:marTop w:val="0"/>
      <w:marBottom w:val="0"/>
      <w:divBdr>
        <w:top w:val="none" w:sz="0" w:space="0" w:color="auto"/>
        <w:left w:val="none" w:sz="0" w:space="0" w:color="auto"/>
        <w:bottom w:val="none" w:sz="0" w:space="0" w:color="auto"/>
        <w:right w:val="none" w:sz="0" w:space="0" w:color="auto"/>
      </w:divBdr>
    </w:div>
    <w:div w:id="116804763">
      <w:bodyDiv w:val="1"/>
      <w:marLeft w:val="0"/>
      <w:marRight w:val="0"/>
      <w:marTop w:val="0"/>
      <w:marBottom w:val="0"/>
      <w:divBdr>
        <w:top w:val="none" w:sz="0" w:space="0" w:color="auto"/>
        <w:left w:val="none" w:sz="0" w:space="0" w:color="auto"/>
        <w:bottom w:val="none" w:sz="0" w:space="0" w:color="auto"/>
        <w:right w:val="none" w:sz="0" w:space="0" w:color="auto"/>
      </w:divBdr>
    </w:div>
    <w:div w:id="116990461">
      <w:bodyDiv w:val="1"/>
      <w:marLeft w:val="0"/>
      <w:marRight w:val="0"/>
      <w:marTop w:val="0"/>
      <w:marBottom w:val="0"/>
      <w:divBdr>
        <w:top w:val="none" w:sz="0" w:space="0" w:color="auto"/>
        <w:left w:val="none" w:sz="0" w:space="0" w:color="auto"/>
        <w:bottom w:val="none" w:sz="0" w:space="0" w:color="auto"/>
        <w:right w:val="none" w:sz="0" w:space="0" w:color="auto"/>
      </w:divBdr>
    </w:div>
    <w:div w:id="116991144">
      <w:bodyDiv w:val="1"/>
      <w:marLeft w:val="0"/>
      <w:marRight w:val="0"/>
      <w:marTop w:val="0"/>
      <w:marBottom w:val="0"/>
      <w:divBdr>
        <w:top w:val="none" w:sz="0" w:space="0" w:color="auto"/>
        <w:left w:val="none" w:sz="0" w:space="0" w:color="auto"/>
        <w:bottom w:val="none" w:sz="0" w:space="0" w:color="auto"/>
        <w:right w:val="none" w:sz="0" w:space="0" w:color="auto"/>
      </w:divBdr>
    </w:div>
    <w:div w:id="117459523">
      <w:bodyDiv w:val="1"/>
      <w:marLeft w:val="0"/>
      <w:marRight w:val="0"/>
      <w:marTop w:val="0"/>
      <w:marBottom w:val="0"/>
      <w:divBdr>
        <w:top w:val="none" w:sz="0" w:space="0" w:color="auto"/>
        <w:left w:val="none" w:sz="0" w:space="0" w:color="auto"/>
        <w:bottom w:val="none" w:sz="0" w:space="0" w:color="auto"/>
        <w:right w:val="none" w:sz="0" w:space="0" w:color="auto"/>
      </w:divBdr>
    </w:div>
    <w:div w:id="117532100">
      <w:bodyDiv w:val="1"/>
      <w:marLeft w:val="0"/>
      <w:marRight w:val="0"/>
      <w:marTop w:val="0"/>
      <w:marBottom w:val="0"/>
      <w:divBdr>
        <w:top w:val="none" w:sz="0" w:space="0" w:color="auto"/>
        <w:left w:val="none" w:sz="0" w:space="0" w:color="auto"/>
        <w:bottom w:val="none" w:sz="0" w:space="0" w:color="auto"/>
        <w:right w:val="none" w:sz="0" w:space="0" w:color="auto"/>
      </w:divBdr>
    </w:div>
    <w:div w:id="117650366">
      <w:bodyDiv w:val="1"/>
      <w:marLeft w:val="0"/>
      <w:marRight w:val="0"/>
      <w:marTop w:val="0"/>
      <w:marBottom w:val="0"/>
      <w:divBdr>
        <w:top w:val="none" w:sz="0" w:space="0" w:color="auto"/>
        <w:left w:val="none" w:sz="0" w:space="0" w:color="auto"/>
        <w:bottom w:val="none" w:sz="0" w:space="0" w:color="auto"/>
        <w:right w:val="none" w:sz="0" w:space="0" w:color="auto"/>
      </w:divBdr>
    </w:div>
    <w:div w:id="117726491">
      <w:bodyDiv w:val="1"/>
      <w:marLeft w:val="0"/>
      <w:marRight w:val="0"/>
      <w:marTop w:val="0"/>
      <w:marBottom w:val="0"/>
      <w:divBdr>
        <w:top w:val="none" w:sz="0" w:space="0" w:color="auto"/>
        <w:left w:val="none" w:sz="0" w:space="0" w:color="auto"/>
        <w:bottom w:val="none" w:sz="0" w:space="0" w:color="auto"/>
        <w:right w:val="none" w:sz="0" w:space="0" w:color="auto"/>
      </w:divBdr>
    </w:div>
    <w:div w:id="117726704">
      <w:bodyDiv w:val="1"/>
      <w:marLeft w:val="0"/>
      <w:marRight w:val="0"/>
      <w:marTop w:val="0"/>
      <w:marBottom w:val="0"/>
      <w:divBdr>
        <w:top w:val="none" w:sz="0" w:space="0" w:color="auto"/>
        <w:left w:val="none" w:sz="0" w:space="0" w:color="auto"/>
        <w:bottom w:val="none" w:sz="0" w:space="0" w:color="auto"/>
        <w:right w:val="none" w:sz="0" w:space="0" w:color="auto"/>
      </w:divBdr>
    </w:div>
    <w:div w:id="118306860">
      <w:bodyDiv w:val="1"/>
      <w:marLeft w:val="0"/>
      <w:marRight w:val="0"/>
      <w:marTop w:val="0"/>
      <w:marBottom w:val="0"/>
      <w:divBdr>
        <w:top w:val="none" w:sz="0" w:space="0" w:color="auto"/>
        <w:left w:val="none" w:sz="0" w:space="0" w:color="auto"/>
        <w:bottom w:val="none" w:sz="0" w:space="0" w:color="auto"/>
        <w:right w:val="none" w:sz="0" w:space="0" w:color="auto"/>
      </w:divBdr>
    </w:div>
    <w:div w:id="118377615">
      <w:bodyDiv w:val="1"/>
      <w:marLeft w:val="0"/>
      <w:marRight w:val="0"/>
      <w:marTop w:val="0"/>
      <w:marBottom w:val="0"/>
      <w:divBdr>
        <w:top w:val="none" w:sz="0" w:space="0" w:color="auto"/>
        <w:left w:val="none" w:sz="0" w:space="0" w:color="auto"/>
        <w:bottom w:val="none" w:sz="0" w:space="0" w:color="auto"/>
        <w:right w:val="none" w:sz="0" w:space="0" w:color="auto"/>
      </w:divBdr>
    </w:div>
    <w:div w:id="118687131">
      <w:bodyDiv w:val="1"/>
      <w:marLeft w:val="0"/>
      <w:marRight w:val="0"/>
      <w:marTop w:val="0"/>
      <w:marBottom w:val="0"/>
      <w:divBdr>
        <w:top w:val="none" w:sz="0" w:space="0" w:color="auto"/>
        <w:left w:val="none" w:sz="0" w:space="0" w:color="auto"/>
        <w:bottom w:val="none" w:sz="0" w:space="0" w:color="auto"/>
        <w:right w:val="none" w:sz="0" w:space="0" w:color="auto"/>
      </w:divBdr>
    </w:div>
    <w:div w:id="118688564">
      <w:bodyDiv w:val="1"/>
      <w:marLeft w:val="0"/>
      <w:marRight w:val="0"/>
      <w:marTop w:val="0"/>
      <w:marBottom w:val="0"/>
      <w:divBdr>
        <w:top w:val="none" w:sz="0" w:space="0" w:color="auto"/>
        <w:left w:val="none" w:sz="0" w:space="0" w:color="auto"/>
        <w:bottom w:val="none" w:sz="0" w:space="0" w:color="auto"/>
        <w:right w:val="none" w:sz="0" w:space="0" w:color="auto"/>
      </w:divBdr>
    </w:div>
    <w:div w:id="118695080">
      <w:bodyDiv w:val="1"/>
      <w:marLeft w:val="0"/>
      <w:marRight w:val="0"/>
      <w:marTop w:val="0"/>
      <w:marBottom w:val="0"/>
      <w:divBdr>
        <w:top w:val="none" w:sz="0" w:space="0" w:color="auto"/>
        <w:left w:val="none" w:sz="0" w:space="0" w:color="auto"/>
        <w:bottom w:val="none" w:sz="0" w:space="0" w:color="auto"/>
        <w:right w:val="none" w:sz="0" w:space="0" w:color="auto"/>
      </w:divBdr>
    </w:div>
    <w:div w:id="118957832">
      <w:bodyDiv w:val="1"/>
      <w:marLeft w:val="0"/>
      <w:marRight w:val="0"/>
      <w:marTop w:val="0"/>
      <w:marBottom w:val="0"/>
      <w:divBdr>
        <w:top w:val="none" w:sz="0" w:space="0" w:color="auto"/>
        <w:left w:val="none" w:sz="0" w:space="0" w:color="auto"/>
        <w:bottom w:val="none" w:sz="0" w:space="0" w:color="auto"/>
        <w:right w:val="none" w:sz="0" w:space="0" w:color="auto"/>
      </w:divBdr>
    </w:div>
    <w:div w:id="119037286">
      <w:bodyDiv w:val="1"/>
      <w:marLeft w:val="0"/>
      <w:marRight w:val="0"/>
      <w:marTop w:val="0"/>
      <w:marBottom w:val="0"/>
      <w:divBdr>
        <w:top w:val="none" w:sz="0" w:space="0" w:color="auto"/>
        <w:left w:val="none" w:sz="0" w:space="0" w:color="auto"/>
        <w:bottom w:val="none" w:sz="0" w:space="0" w:color="auto"/>
        <w:right w:val="none" w:sz="0" w:space="0" w:color="auto"/>
      </w:divBdr>
    </w:div>
    <w:div w:id="119226213">
      <w:bodyDiv w:val="1"/>
      <w:marLeft w:val="0"/>
      <w:marRight w:val="0"/>
      <w:marTop w:val="0"/>
      <w:marBottom w:val="0"/>
      <w:divBdr>
        <w:top w:val="none" w:sz="0" w:space="0" w:color="auto"/>
        <w:left w:val="none" w:sz="0" w:space="0" w:color="auto"/>
        <w:bottom w:val="none" w:sz="0" w:space="0" w:color="auto"/>
        <w:right w:val="none" w:sz="0" w:space="0" w:color="auto"/>
      </w:divBdr>
    </w:div>
    <w:div w:id="119418703">
      <w:bodyDiv w:val="1"/>
      <w:marLeft w:val="0"/>
      <w:marRight w:val="0"/>
      <w:marTop w:val="0"/>
      <w:marBottom w:val="0"/>
      <w:divBdr>
        <w:top w:val="none" w:sz="0" w:space="0" w:color="auto"/>
        <w:left w:val="none" w:sz="0" w:space="0" w:color="auto"/>
        <w:bottom w:val="none" w:sz="0" w:space="0" w:color="auto"/>
        <w:right w:val="none" w:sz="0" w:space="0" w:color="auto"/>
      </w:divBdr>
    </w:div>
    <w:div w:id="119422552">
      <w:bodyDiv w:val="1"/>
      <w:marLeft w:val="0"/>
      <w:marRight w:val="0"/>
      <w:marTop w:val="0"/>
      <w:marBottom w:val="0"/>
      <w:divBdr>
        <w:top w:val="none" w:sz="0" w:space="0" w:color="auto"/>
        <w:left w:val="none" w:sz="0" w:space="0" w:color="auto"/>
        <w:bottom w:val="none" w:sz="0" w:space="0" w:color="auto"/>
        <w:right w:val="none" w:sz="0" w:space="0" w:color="auto"/>
      </w:divBdr>
    </w:div>
    <w:div w:id="119425501">
      <w:bodyDiv w:val="1"/>
      <w:marLeft w:val="0"/>
      <w:marRight w:val="0"/>
      <w:marTop w:val="0"/>
      <w:marBottom w:val="0"/>
      <w:divBdr>
        <w:top w:val="none" w:sz="0" w:space="0" w:color="auto"/>
        <w:left w:val="none" w:sz="0" w:space="0" w:color="auto"/>
        <w:bottom w:val="none" w:sz="0" w:space="0" w:color="auto"/>
        <w:right w:val="none" w:sz="0" w:space="0" w:color="auto"/>
      </w:divBdr>
    </w:div>
    <w:div w:id="119493910">
      <w:bodyDiv w:val="1"/>
      <w:marLeft w:val="0"/>
      <w:marRight w:val="0"/>
      <w:marTop w:val="0"/>
      <w:marBottom w:val="0"/>
      <w:divBdr>
        <w:top w:val="none" w:sz="0" w:space="0" w:color="auto"/>
        <w:left w:val="none" w:sz="0" w:space="0" w:color="auto"/>
        <w:bottom w:val="none" w:sz="0" w:space="0" w:color="auto"/>
        <w:right w:val="none" w:sz="0" w:space="0" w:color="auto"/>
      </w:divBdr>
    </w:div>
    <w:div w:id="119612582">
      <w:bodyDiv w:val="1"/>
      <w:marLeft w:val="0"/>
      <w:marRight w:val="0"/>
      <w:marTop w:val="0"/>
      <w:marBottom w:val="0"/>
      <w:divBdr>
        <w:top w:val="none" w:sz="0" w:space="0" w:color="auto"/>
        <w:left w:val="none" w:sz="0" w:space="0" w:color="auto"/>
        <w:bottom w:val="none" w:sz="0" w:space="0" w:color="auto"/>
        <w:right w:val="none" w:sz="0" w:space="0" w:color="auto"/>
      </w:divBdr>
    </w:div>
    <w:div w:id="119686771">
      <w:bodyDiv w:val="1"/>
      <w:marLeft w:val="0"/>
      <w:marRight w:val="0"/>
      <w:marTop w:val="0"/>
      <w:marBottom w:val="0"/>
      <w:divBdr>
        <w:top w:val="none" w:sz="0" w:space="0" w:color="auto"/>
        <w:left w:val="none" w:sz="0" w:space="0" w:color="auto"/>
        <w:bottom w:val="none" w:sz="0" w:space="0" w:color="auto"/>
        <w:right w:val="none" w:sz="0" w:space="0" w:color="auto"/>
      </w:divBdr>
    </w:div>
    <w:div w:id="119737301">
      <w:bodyDiv w:val="1"/>
      <w:marLeft w:val="0"/>
      <w:marRight w:val="0"/>
      <w:marTop w:val="0"/>
      <w:marBottom w:val="0"/>
      <w:divBdr>
        <w:top w:val="none" w:sz="0" w:space="0" w:color="auto"/>
        <w:left w:val="none" w:sz="0" w:space="0" w:color="auto"/>
        <w:bottom w:val="none" w:sz="0" w:space="0" w:color="auto"/>
        <w:right w:val="none" w:sz="0" w:space="0" w:color="auto"/>
      </w:divBdr>
    </w:div>
    <w:div w:id="119761181">
      <w:bodyDiv w:val="1"/>
      <w:marLeft w:val="0"/>
      <w:marRight w:val="0"/>
      <w:marTop w:val="0"/>
      <w:marBottom w:val="0"/>
      <w:divBdr>
        <w:top w:val="none" w:sz="0" w:space="0" w:color="auto"/>
        <w:left w:val="none" w:sz="0" w:space="0" w:color="auto"/>
        <w:bottom w:val="none" w:sz="0" w:space="0" w:color="auto"/>
        <w:right w:val="none" w:sz="0" w:space="0" w:color="auto"/>
      </w:divBdr>
    </w:div>
    <w:div w:id="119958640">
      <w:bodyDiv w:val="1"/>
      <w:marLeft w:val="0"/>
      <w:marRight w:val="0"/>
      <w:marTop w:val="0"/>
      <w:marBottom w:val="0"/>
      <w:divBdr>
        <w:top w:val="none" w:sz="0" w:space="0" w:color="auto"/>
        <w:left w:val="none" w:sz="0" w:space="0" w:color="auto"/>
        <w:bottom w:val="none" w:sz="0" w:space="0" w:color="auto"/>
        <w:right w:val="none" w:sz="0" w:space="0" w:color="auto"/>
      </w:divBdr>
    </w:div>
    <w:div w:id="119960037">
      <w:bodyDiv w:val="1"/>
      <w:marLeft w:val="0"/>
      <w:marRight w:val="0"/>
      <w:marTop w:val="0"/>
      <w:marBottom w:val="0"/>
      <w:divBdr>
        <w:top w:val="none" w:sz="0" w:space="0" w:color="auto"/>
        <w:left w:val="none" w:sz="0" w:space="0" w:color="auto"/>
        <w:bottom w:val="none" w:sz="0" w:space="0" w:color="auto"/>
        <w:right w:val="none" w:sz="0" w:space="0" w:color="auto"/>
      </w:divBdr>
    </w:div>
    <w:div w:id="119962396">
      <w:bodyDiv w:val="1"/>
      <w:marLeft w:val="0"/>
      <w:marRight w:val="0"/>
      <w:marTop w:val="0"/>
      <w:marBottom w:val="0"/>
      <w:divBdr>
        <w:top w:val="none" w:sz="0" w:space="0" w:color="auto"/>
        <w:left w:val="none" w:sz="0" w:space="0" w:color="auto"/>
        <w:bottom w:val="none" w:sz="0" w:space="0" w:color="auto"/>
        <w:right w:val="none" w:sz="0" w:space="0" w:color="auto"/>
      </w:divBdr>
    </w:div>
    <w:div w:id="119962820">
      <w:bodyDiv w:val="1"/>
      <w:marLeft w:val="0"/>
      <w:marRight w:val="0"/>
      <w:marTop w:val="0"/>
      <w:marBottom w:val="0"/>
      <w:divBdr>
        <w:top w:val="none" w:sz="0" w:space="0" w:color="auto"/>
        <w:left w:val="none" w:sz="0" w:space="0" w:color="auto"/>
        <w:bottom w:val="none" w:sz="0" w:space="0" w:color="auto"/>
        <w:right w:val="none" w:sz="0" w:space="0" w:color="auto"/>
      </w:divBdr>
    </w:div>
    <w:div w:id="120197764">
      <w:bodyDiv w:val="1"/>
      <w:marLeft w:val="0"/>
      <w:marRight w:val="0"/>
      <w:marTop w:val="0"/>
      <w:marBottom w:val="0"/>
      <w:divBdr>
        <w:top w:val="none" w:sz="0" w:space="0" w:color="auto"/>
        <w:left w:val="none" w:sz="0" w:space="0" w:color="auto"/>
        <w:bottom w:val="none" w:sz="0" w:space="0" w:color="auto"/>
        <w:right w:val="none" w:sz="0" w:space="0" w:color="auto"/>
      </w:divBdr>
    </w:div>
    <w:div w:id="120460106">
      <w:bodyDiv w:val="1"/>
      <w:marLeft w:val="0"/>
      <w:marRight w:val="0"/>
      <w:marTop w:val="0"/>
      <w:marBottom w:val="0"/>
      <w:divBdr>
        <w:top w:val="none" w:sz="0" w:space="0" w:color="auto"/>
        <w:left w:val="none" w:sz="0" w:space="0" w:color="auto"/>
        <w:bottom w:val="none" w:sz="0" w:space="0" w:color="auto"/>
        <w:right w:val="none" w:sz="0" w:space="0" w:color="auto"/>
      </w:divBdr>
    </w:div>
    <w:div w:id="120661418">
      <w:bodyDiv w:val="1"/>
      <w:marLeft w:val="0"/>
      <w:marRight w:val="0"/>
      <w:marTop w:val="0"/>
      <w:marBottom w:val="0"/>
      <w:divBdr>
        <w:top w:val="none" w:sz="0" w:space="0" w:color="auto"/>
        <w:left w:val="none" w:sz="0" w:space="0" w:color="auto"/>
        <w:bottom w:val="none" w:sz="0" w:space="0" w:color="auto"/>
        <w:right w:val="none" w:sz="0" w:space="0" w:color="auto"/>
      </w:divBdr>
    </w:div>
    <w:div w:id="120880966">
      <w:bodyDiv w:val="1"/>
      <w:marLeft w:val="0"/>
      <w:marRight w:val="0"/>
      <w:marTop w:val="0"/>
      <w:marBottom w:val="0"/>
      <w:divBdr>
        <w:top w:val="none" w:sz="0" w:space="0" w:color="auto"/>
        <w:left w:val="none" w:sz="0" w:space="0" w:color="auto"/>
        <w:bottom w:val="none" w:sz="0" w:space="0" w:color="auto"/>
        <w:right w:val="none" w:sz="0" w:space="0" w:color="auto"/>
      </w:divBdr>
    </w:div>
    <w:div w:id="121308633">
      <w:bodyDiv w:val="1"/>
      <w:marLeft w:val="0"/>
      <w:marRight w:val="0"/>
      <w:marTop w:val="0"/>
      <w:marBottom w:val="0"/>
      <w:divBdr>
        <w:top w:val="none" w:sz="0" w:space="0" w:color="auto"/>
        <w:left w:val="none" w:sz="0" w:space="0" w:color="auto"/>
        <w:bottom w:val="none" w:sz="0" w:space="0" w:color="auto"/>
        <w:right w:val="none" w:sz="0" w:space="0" w:color="auto"/>
      </w:divBdr>
    </w:div>
    <w:div w:id="121466030">
      <w:bodyDiv w:val="1"/>
      <w:marLeft w:val="0"/>
      <w:marRight w:val="0"/>
      <w:marTop w:val="0"/>
      <w:marBottom w:val="0"/>
      <w:divBdr>
        <w:top w:val="none" w:sz="0" w:space="0" w:color="auto"/>
        <w:left w:val="none" w:sz="0" w:space="0" w:color="auto"/>
        <w:bottom w:val="none" w:sz="0" w:space="0" w:color="auto"/>
        <w:right w:val="none" w:sz="0" w:space="0" w:color="auto"/>
      </w:divBdr>
    </w:div>
    <w:div w:id="121466332">
      <w:bodyDiv w:val="1"/>
      <w:marLeft w:val="0"/>
      <w:marRight w:val="0"/>
      <w:marTop w:val="0"/>
      <w:marBottom w:val="0"/>
      <w:divBdr>
        <w:top w:val="none" w:sz="0" w:space="0" w:color="auto"/>
        <w:left w:val="none" w:sz="0" w:space="0" w:color="auto"/>
        <w:bottom w:val="none" w:sz="0" w:space="0" w:color="auto"/>
        <w:right w:val="none" w:sz="0" w:space="0" w:color="auto"/>
      </w:divBdr>
    </w:div>
    <w:div w:id="121466635">
      <w:bodyDiv w:val="1"/>
      <w:marLeft w:val="0"/>
      <w:marRight w:val="0"/>
      <w:marTop w:val="0"/>
      <w:marBottom w:val="0"/>
      <w:divBdr>
        <w:top w:val="none" w:sz="0" w:space="0" w:color="auto"/>
        <w:left w:val="none" w:sz="0" w:space="0" w:color="auto"/>
        <w:bottom w:val="none" w:sz="0" w:space="0" w:color="auto"/>
        <w:right w:val="none" w:sz="0" w:space="0" w:color="auto"/>
      </w:divBdr>
    </w:div>
    <w:div w:id="121509899">
      <w:bodyDiv w:val="1"/>
      <w:marLeft w:val="0"/>
      <w:marRight w:val="0"/>
      <w:marTop w:val="0"/>
      <w:marBottom w:val="0"/>
      <w:divBdr>
        <w:top w:val="none" w:sz="0" w:space="0" w:color="auto"/>
        <w:left w:val="none" w:sz="0" w:space="0" w:color="auto"/>
        <w:bottom w:val="none" w:sz="0" w:space="0" w:color="auto"/>
        <w:right w:val="none" w:sz="0" w:space="0" w:color="auto"/>
      </w:divBdr>
    </w:div>
    <w:div w:id="121963306">
      <w:bodyDiv w:val="1"/>
      <w:marLeft w:val="0"/>
      <w:marRight w:val="0"/>
      <w:marTop w:val="0"/>
      <w:marBottom w:val="0"/>
      <w:divBdr>
        <w:top w:val="none" w:sz="0" w:space="0" w:color="auto"/>
        <w:left w:val="none" w:sz="0" w:space="0" w:color="auto"/>
        <w:bottom w:val="none" w:sz="0" w:space="0" w:color="auto"/>
        <w:right w:val="none" w:sz="0" w:space="0" w:color="auto"/>
      </w:divBdr>
    </w:div>
    <w:div w:id="121964625">
      <w:bodyDiv w:val="1"/>
      <w:marLeft w:val="0"/>
      <w:marRight w:val="0"/>
      <w:marTop w:val="0"/>
      <w:marBottom w:val="0"/>
      <w:divBdr>
        <w:top w:val="none" w:sz="0" w:space="0" w:color="auto"/>
        <w:left w:val="none" w:sz="0" w:space="0" w:color="auto"/>
        <w:bottom w:val="none" w:sz="0" w:space="0" w:color="auto"/>
        <w:right w:val="none" w:sz="0" w:space="0" w:color="auto"/>
      </w:divBdr>
    </w:div>
    <w:div w:id="122042395">
      <w:bodyDiv w:val="1"/>
      <w:marLeft w:val="0"/>
      <w:marRight w:val="0"/>
      <w:marTop w:val="0"/>
      <w:marBottom w:val="0"/>
      <w:divBdr>
        <w:top w:val="none" w:sz="0" w:space="0" w:color="auto"/>
        <w:left w:val="none" w:sz="0" w:space="0" w:color="auto"/>
        <w:bottom w:val="none" w:sz="0" w:space="0" w:color="auto"/>
        <w:right w:val="none" w:sz="0" w:space="0" w:color="auto"/>
      </w:divBdr>
    </w:div>
    <w:div w:id="122232345">
      <w:bodyDiv w:val="1"/>
      <w:marLeft w:val="0"/>
      <w:marRight w:val="0"/>
      <w:marTop w:val="0"/>
      <w:marBottom w:val="0"/>
      <w:divBdr>
        <w:top w:val="none" w:sz="0" w:space="0" w:color="auto"/>
        <w:left w:val="none" w:sz="0" w:space="0" w:color="auto"/>
        <w:bottom w:val="none" w:sz="0" w:space="0" w:color="auto"/>
        <w:right w:val="none" w:sz="0" w:space="0" w:color="auto"/>
      </w:divBdr>
    </w:div>
    <w:div w:id="122237599">
      <w:bodyDiv w:val="1"/>
      <w:marLeft w:val="0"/>
      <w:marRight w:val="0"/>
      <w:marTop w:val="0"/>
      <w:marBottom w:val="0"/>
      <w:divBdr>
        <w:top w:val="none" w:sz="0" w:space="0" w:color="auto"/>
        <w:left w:val="none" w:sz="0" w:space="0" w:color="auto"/>
        <w:bottom w:val="none" w:sz="0" w:space="0" w:color="auto"/>
        <w:right w:val="none" w:sz="0" w:space="0" w:color="auto"/>
      </w:divBdr>
    </w:div>
    <w:div w:id="122507378">
      <w:bodyDiv w:val="1"/>
      <w:marLeft w:val="0"/>
      <w:marRight w:val="0"/>
      <w:marTop w:val="0"/>
      <w:marBottom w:val="0"/>
      <w:divBdr>
        <w:top w:val="none" w:sz="0" w:space="0" w:color="auto"/>
        <w:left w:val="none" w:sz="0" w:space="0" w:color="auto"/>
        <w:bottom w:val="none" w:sz="0" w:space="0" w:color="auto"/>
        <w:right w:val="none" w:sz="0" w:space="0" w:color="auto"/>
      </w:divBdr>
    </w:div>
    <w:div w:id="122622150">
      <w:bodyDiv w:val="1"/>
      <w:marLeft w:val="0"/>
      <w:marRight w:val="0"/>
      <w:marTop w:val="0"/>
      <w:marBottom w:val="0"/>
      <w:divBdr>
        <w:top w:val="none" w:sz="0" w:space="0" w:color="auto"/>
        <w:left w:val="none" w:sz="0" w:space="0" w:color="auto"/>
        <w:bottom w:val="none" w:sz="0" w:space="0" w:color="auto"/>
        <w:right w:val="none" w:sz="0" w:space="0" w:color="auto"/>
      </w:divBdr>
    </w:div>
    <w:div w:id="122770425">
      <w:bodyDiv w:val="1"/>
      <w:marLeft w:val="0"/>
      <w:marRight w:val="0"/>
      <w:marTop w:val="0"/>
      <w:marBottom w:val="0"/>
      <w:divBdr>
        <w:top w:val="none" w:sz="0" w:space="0" w:color="auto"/>
        <w:left w:val="none" w:sz="0" w:space="0" w:color="auto"/>
        <w:bottom w:val="none" w:sz="0" w:space="0" w:color="auto"/>
        <w:right w:val="none" w:sz="0" w:space="0" w:color="auto"/>
      </w:divBdr>
    </w:div>
    <w:div w:id="122775151">
      <w:bodyDiv w:val="1"/>
      <w:marLeft w:val="0"/>
      <w:marRight w:val="0"/>
      <w:marTop w:val="0"/>
      <w:marBottom w:val="0"/>
      <w:divBdr>
        <w:top w:val="none" w:sz="0" w:space="0" w:color="auto"/>
        <w:left w:val="none" w:sz="0" w:space="0" w:color="auto"/>
        <w:bottom w:val="none" w:sz="0" w:space="0" w:color="auto"/>
        <w:right w:val="none" w:sz="0" w:space="0" w:color="auto"/>
      </w:divBdr>
    </w:div>
    <w:div w:id="122895273">
      <w:bodyDiv w:val="1"/>
      <w:marLeft w:val="0"/>
      <w:marRight w:val="0"/>
      <w:marTop w:val="0"/>
      <w:marBottom w:val="0"/>
      <w:divBdr>
        <w:top w:val="none" w:sz="0" w:space="0" w:color="auto"/>
        <w:left w:val="none" w:sz="0" w:space="0" w:color="auto"/>
        <w:bottom w:val="none" w:sz="0" w:space="0" w:color="auto"/>
        <w:right w:val="none" w:sz="0" w:space="0" w:color="auto"/>
      </w:divBdr>
    </w:div>
    <w:div w:id="123011927">
      <w:bodyDiv w:val="1"/>
      <w:marLeft w:val="0"/>
      <w:marRight w:val="0"/>
      <w:marTop w:val="0"/>
      <w:marBottom w:val="0"/>
      <w:divBdr>
        <w:top w:val="none" w:sz="0" w:space="0" w:color="auto"/>
        <w:left w:val="none" w:sz="0" w:space="0" w:color="auto"/>
        <w:bottom w:val="none" w:sz="0" w:space="0" w:color="auto"/>
        <w:right w:val="none" w:sz="0" w:space="0" w:color="auto"/>
      </w:divBdr>
    </w:div>
    <w:div w:id="123087781">
      <w:bodyDiv w:val="1"/>
      <w:marLeft w:val="0"/>
      <w:marRight w:val="0"/>
      <w:marTop w:val="0"/>
      <w:marBottom w:val="0"/>
      <w:divBdr>
        <w:top w:val="none" w:sz="0" w:space="0" w:color="auto"/>
        <w:left w:val="none" w:sz="0" w:space="0" w:color="auto"/>
        <w:bottom w:val="none" w:sz="0" w:space="0" w:color="auto"/>
        <w:right w:val="none" w:sz="0" w:space="0" w:color="auto"/>
      </w:divBdr>
    </w:div>
    <w:div w:id="123236985">
      <w:bodyDiv w:val="1"/>
      <w:marLeft w:val="0"/>
      <w:marRight w:val="0"/>
      <w:marTop w:val="0"/>
      <w:marBottom w:val="0"/>
      <w:divBdr>
        <w:top w:val="none" w:sz="0" w:space="0" w:color="auto"/>
        <w:left w:val="none" w:sz="0" w:space="0" w:color="auto"/>
        <w:bottom w:val="none" w:sz="0" w:space="0" w:color="auto"/>
        <w:right w:val="none" w:sz="0" w:space="0" w:color="auto"/>
      </w:divBdr>
    </w:div>
    <w:div w:id="123357129">
      <w:bodyDiv w:val="1"/>
      <w:marLeft w:val="0"/>
      <w:marRight w:val="0"/>
      <w:marTop w:val="0"/>
      <w:marBottom w:val="0"/>
      <w:divBdr>
        <w:top w:val="none" w:sz="0" w:space="0" w:color="auto"/>
        <w:left w:val="none" w:sz="0" w:space="0" w:color="auto"/>
        <w:bottom w:val="none" w:sz="0" w:space="0" w:color="auto"/>
        <w:right w:val="none" w:sz="0" w:space="0" w:color="auto"/>
      </w:divBdr>
    </w:div>
    <w:div w:id="123815371">
      <w:bodyDiv w:val="1"/>
      <w:marLeft w:val="0"/>
      <w:marRight w:val="0"/>
      <w:marTop w:val="0"/>
      <w:marBottom w:val="0"/>
      <w:divBdr>
        <w:top w:val="none" w:sz="0" w:space="0" w:color="auto"/>
        <w:left w:val="none" w:sz="0" w:space="0" w:color="auto"/>
        <w:bottom w:val="none" w:sz="0" w:space="0" w:color="auto"/>
        <w:right w:val="none" w:sz="0" w:space="0" w:color="auto"/>
      </w:divBdr>
    </w:div>
    <w:div w:id="123895181">
      <w:bodyDiv w:val="1"/>
      <w:marLeft w:val="0"/>
      <w:marRight w:val="0"/>
      <w:marTop w:val="0"/>
      <w:marBottom w:val="0"/>
      <w:divBdr>
        <w:top w:val="none" w:sz="0" w:space="0" w:color="auto"/>
        <w:left w:val="none" w:sz="0" w:space="0" w:color="auto"/>
        <w:bottom w:val="none" w:sz="0" w:space="0" w:color="auto"/>
        <w:right w:val="none" w:sz="0" w:space="0" w:color="auto"/>
      </w:divBdr>
    </w:div>
    <w:div w:id="123933541">
      <w:bodyDiv w:val="1"/>
      <w:marLeft w:val="0"/>
      <w:marRight w:val="0"/>
      <w:marTop w:val="0"/>
      <w:marBottom w:val="0"/>
      <w:divBdr>
        <w:top w:val="none" w:sz="0" w:space="0" w:color="auto"/>
        <w:left w:val="none" w:sz="0" w:space="0" w:color="auto"/>
        <w:bottom w:val="none" w:sz="0" w:space="0" w:color="auto"/>
        <w:right w:val="none" w:sz="0" w:space="0" w:color="auto"/>
      </w:divBdr>
    </w:div>
    <w:div w:id="123935769">
      <w:bodyDiv w:val="1"/>
      <w:marLeft w:val="0"/>
      <w:marRight w:val="0"/>
      <w:marTop w:val="0"/>
      <w:marBottom w:val="0"/>
      <w:divBdr>
        <w:top w:val="none" w:sz="0" w:space="0" w:color="auto"/>
        <w:left w:val="none" w:sz="0" w:space="0" w:color="auto"/>
        <w:bottom w:val="none" w:sz="0" w:space="0" w:color="auto"/>
        <w:right w:val="none" w:sz="0" w:space="0" w:color="auto"/>
      </w:divBdr>
    </w:div>
    <w:div w:id="124005639">
      <w:bodyDiv w:val="1"/>
      <w:marLeft w:val="0"/>
      <w:marRight w:val="0"/>
      <w:marTop w:val="0"/>
      <w:marBottom w:val="0"/>
      <w:divBdr>
        <w:top w:val="none" w:sz="0" w:space="0" w:color="auto"/>
        <w:left w:val="none" w:sz="0" w:space="0" w:color="auto"/>
        <w:bottom w:val="none" w:sz="0" w:space="0" w:color="auto"/>
        <w:right w:val="none" w:sz="0" w:space="0" w:color="auto"/>
      </w:divBdr>
    </w:div>
    <w:div w:id="124086909">
      <w:bodyDiv w:val="1"/>
      <w:marLeft w:val="0"/>
      <w:marRight w:val="0"/>
      <w:marTop w:val="0"/>
      <w:marBottom w:val="0"/>
      <w:divBdr>
        <w:top w:val="none" w:sz="0" w:space="0" w:color="auto"/>
        <w:left w:val="none" w:sz="0" w:space="0" w:color="auto"/>
        <w:bottom w:val="none" w:sz="0" w:space="0" w:color="auto"/>
        <w:right w:val="none" w:sz="0" w:space="0" w:color="auto"/>
      </w:divBdr>
    </w:div>
    <w:div w:id="124087345">
      <w:bodyDiv w:val="1"/>
      <w:marLeft w:val="0"/>
      <w:marRight w:val="0"/>
      <w:marTop w:val="0"/>
      <w:marBottom w:val="0"/>
      <w:divBdr>
        <w:top w:val="none" w:sz="0" w:space="0" w:color="auto"/>
        <w:left w:val="none" w:sz="0" w:space="0" w:color="auto"/>
        <w:bottom w:val="none" w:sz="0" w:space="0" w:color="auto"/>
        <w:right w:val="none" w:sz="0" w:space="0" w:color="auto"/>
      </w:divBdr>
    </w:div>
    <w:div w:id="124202565">
      <w:bodyDiv w:val="1"/>
      <w:marLeft w:val="0"/>
      <w:marRight w:val="0"/>
      <w:marTop w:val="0"/>
      <w:marBottom w:val="0"/>
      <w:divBdr>
        <w:top w:val="none" w:sz="0" w:space="0" w:color="auto"/>
        <w:left w:val="none" w:sz="0" w:space="0" w:color="auto"/>
        <w:bottom w:val="none" w:sz="0" w:space="0" w:color="auto"/>
        <w:right w:val="none" w:sz="0" w:space="0" w:color="auto"/>
      </w:divBdr>
    </w:div>
    <w:div w:id="124281081">
      <w:bodyDiv w:val="1"/>
      <w:marLeft w:val="0"/>
      <w:marRight w:val="0"/>
      <w:marTop w:val="0"/>
      <w:marBottom w:val="0"/>
      <w:divBdr>
        <w:top w:val="none" w:sz="0" w:space="0" w:color="auto"/>
        <w:left w:val="none" w:sz="0" w:space="0" w:color="auto"/>
        <w:bottom w:val="none" w:sz="0" w:space="0" w:color="auto"/>
        <w:right w:val="none" w:sz="0" w:space="0" w:color="auto"/>
      </w:divBdr>
    </w:div>
    <w:div w:id="124390726">
      <w:bodyDiv w:val="1"/>
      <w:marLeft w:val="0"/>
      <w:marRight w:val="0"/>
      <w:marTop w:val="0"/>
      <w:marBottom w:val="0"/>
      <w:divBdr>
        <w:top w:val="none" w:sz="0" w:space="0" w:color="auto"/>
        <w:left w:val="none" w:sz="0" w:space="0" w:color="auto"/>
        <w:bottom w:val="none" w:sz="0" w:space="0" w:color="auto"/>
        <w:right w:val="none" w:sz="0" w:space="0" w:color="auto"/>
      </w:divBdr>
    </w:div>
    <w:div w:id="124397737">
      <w:bodyDiv w:val="1"/>
      <w:marLeft w:val="0"/>
      <w:marRight w:val="0"/>
      <w:marTop w:val="0"/>
      <w:marBottom w:val="0"/>
      <w:divBdr>
        <w:top w:val="none" w:sz="0" w:space="0" w:color="auto"/>
        <w:left w:val="none" w:sz="0" w:space="0" w:color="auto"/>
        <w:bottom w:val="none" w:sz="0" w:space="0" w:color="auto"/>
        <w:right w:val="none" w:sz="0" w:space="0" w:color="auto"/>
      </w:divBdr>
    </w:div>
    <w:div w:id="124853324">
      <w:bodyDiv w:val="1"/>
      <w:marLeft w:val="0"/>
      <w:marRight w:val="0"/>
      <w:marTop w:val="0"/>
      <w:marBottom w:val="0"/>
      <w:divBdr>
        <w:top w:val="none" w:sz="0" w:space="0" w:color="auto"/>
        <w:left w:val="none" w:sz="0" w:space="0" w:color="auto"/>
        <w:bottom w:val="none" w:sz="0" w:space="0" w:color="auto"/>
        <w:right w:val="none" w:sz="0" w:space="0" w:color="auto"/>
      </w:divBdr>
    </w:div>
    <w:div w:id="124858176">
      <w:bodyDiv w:val="1"/>
      <w:marLeft w:val="0"/>
      <w:marRight w:val="0"/>
      <w:marTop w:val="0"/>
      <w:marBottom w:val="0"/>
      <w:divBdr>
        <w:top w:val="none" w:sz="0" w:space="0" w:color="auto"/>
        <w:left w:val="none" w:sz="0" w:space="0" w:color="auto"/>
        <w:bottom w:val="none" w:sz="0" w:space="0" w:color="auto"/>
        <w:right w:val="none" w:sz="0" w:space="0" w:color="auto"/>
      </w:divBdr>
    </w:div>
    <w:div w:id="124978590">
      <w:bodyDiv w:val="1"/>
      <w:marLeft w:val="0"/>
      <w:marRight w:val="0"/>
      <w:marTop w:val="0"/>
      <w:marBottom w:val="0"/>
      <w:divBdr>
        <w:top w:val="none" w:sz="0" w:space="0" w:color="auto"/>
        <w:left w:val="none" w:sz="0" w:space="0" w:color="auto"/>
        <w:bottom w:val="none" w:sz="0" w:space="0" w:color="auto"/>
        <w:right w:val="none" w:sz="0" w:space="0" w:color="auto"/>
      </w:divBdr>
    </w:div>
    <w:div w:id="125123154">
      <w:bodyDiv w:val="1"/>
      <w:marLeft w:val="0"/>
      <w:marRight w:val="0"/>
      <w:marTop w:val="0"/>
      <w:marBottom w:val="0"/>
      <w:divBdr>
        <w:top w:val="none" w:sz="0" w:space="0" w:color="auto"/>
        <w:left w:val="none" w:sz="0" w:space="0" w:color="auto"/>
        <w:bottom w:val="none" w:sz="0" w:space="0" w:color="auto"/>
        <w:right w:val="none" w:sz="0" w:space="0" w:color="auto"/>
      </w:divBdr>
    </w:div>
    <w:div w:id="125321594">
      <w:bodyDiv w:val="1"/>
      <w:marLeft w:val="0"/>
      <w:marRight w:val="0"/>
      <w:marTop w:val="0"/>
      <w:marBottom w:val="0"/>
      <w:divBdr>
        <w:top w:val="none" w:sz="0" w:space="0" w:color="auto"/>
        <w:left w:val="none" w:sz="0" w:space="0" w:color="auto"/>
        <w:bottom w:val="none" w:sz="0" w:space="0" w:color="auto"/>
        <w:right w:val="none" w:sz="0" w:space="0" w:color="auto"/>
      </w:divBdr>
    </w:div>
    <w:div w:id="125779421">
      <w:bodyDiv w:val="1"/>
      <w:marLeft w:val="0"/>
      <w:marRight w:val="0"/>
      <w:marTop w:val="0"/>
      <w:marBottom w:val="0"/>
      <w:divBdr>
        <w:top w:val="none" w:sz="0" w:space="0" w:color="auto"/>
        <w:left w:val="none" w:sz="0" w:space="0" w:color="auto"/>
        <w:bottom w:val="none" w:sz="0" w:space="0" w:color="auto"/>
        <w:right w:val="none" w:sz="0" w:space="0" w:color="auto"/>
      </w:divBdr>
    </w:div>
    <w:div w:id="125858257">
      <w:bodyDiv w:val="1"/>
      <w:marLeft w:val="0"/>
      <w:marRight w:val="0"/>
      <w:marTop w:val="0"/>
      <w:marBottom w:val="0"/>
      <w:divBdr>
        <w:top w:val="none" w:sz="0" w:space="0" w:color="auto"/>
        <w:left w:val="none" w:sz="0" w:space="0" w:color="auto"/>
        <w:bottom w:val="none" w:sz="0" w:space="0" w:color="auto"/>
        <w:right w:val="none" w:sz="0" w:space="0" w:color="auto"/>
      </w:divBdr>
    </w:div>
    <w:div w:id="125973166">
      <w:bodyDiv w:val="1"/>
      <w:marLeft w:val="0"/>
      <w:marRight w:val="0"/>
      <w:marTop w:val="0"/>
      <w:marBottom w:val="0"/>
      <w:divBdr>
        <w:top w:val="none" w:sz="0" w:space="0" w:color="auto"/>
        <w:left w:val="none" w:sz="0" w:space="0" w:color="auto"/>
        <w:bottom w:val="none" w:sz="0" w:space="0" w:color="auto"/>
        <w:right w:val="none" w:sz="0" w:space="0" w:color="auto"/>
      </w:divBdr>
    </w:div>
    <w:div w:id="125973265">
      <w:bodyDiv w:val="1"/>
      <w:marLeft w:val="0"/>
      <w:marRight w:val="0"/>
      <w:marTop w:val="0"/>
      <w:marBottom w:val="0"/>
      <w:divBdr>
        <w:top w:val="none" w:sz="0" w:space="0" w:color="auto"/>
        <w:left w:val="none" w:sz="0" w:space="0" w:color="auto"/>
        <w:bottom w:val="none" w:sz="0" w:space="0" w:color="auto"/>
        <w:right w:val="none" w:sz="0" w:space="0" w:color="auto"/>
      </w:divBdr>
    </w:div>
    <w:div w:id="126047054">
      <w:bodyDiv w:val="1"/>
      <w:marLeft w:val="0"/>
      <w:marRight w:val="0"/>
      <w:marTop w:val="0"/>
      <w:marBottom w:val="0"/>
      <w:divBdr>
        <w:top w:val="none" w:sz="0" w:space="0" w:color="auto"/>
        <w:left w:val="none" w:sz="0" w:space="0" w:color="auto"/>
        <w:bottom w:val="none" w:sz="0" w:space="0" w:color="auto"/>
        <w:right w:val="none" w:sz="0" w:space="0" w:color="auto"/>
      </w:divBdr>
    </w:div>
    <w:div w:id="126093509">
      <w:bodyDiv w:val="1"/>
      <w:marLeft w:val="0"/>
      <w:marRight w:val="0"/>
      <w:marTop w:val="0"/>
      <w:marBottom w:val="0"/>
      <w:divBdr>
        <w:top w:val="none" w:sz="0" w:space="0" w:color="auto"/>
        <w:left w:val="none" w:sz="0" w:space="0" w:color="auto"/>
        <w:bottom w:val="none" w:sz="0" w:space="0" w:color="auto"/>
        <w:right w:val="none" w:sz="0" w:space="0" w:color="auto"/>
      </w:divBdr>
    </w:div>
    <w:div w:id="126121016">
      <w:bodyDiv w:val="1"/>
      <w:marLeft w:val="0"/>
      <w:marRight w:val="0"/>
      <w:marTop w:val="0"/>
      <w:marBottom w:val="0"/>
      <w:divBdr>
        <w:top w:val="none" w:sz="0" w:space="0" w:color="auto"/>
        <w:left w:val="none" w:sz="0" w:space="0" w:color="auto"/>
        <w:bottom w:val="none" w:sz="0" w:space="0" w:color="auto"/>
        <w:right w:val="none" w:sz="0" w:space="0" w:color="auto"/>
      </w:divBdr>
    </w:div>
    <w:div w:id="126241413">
      <w:bodyDiv w:val="1"/>
      <w:marLeft w:val="0"/>
      <w:marRight w:val="0"/>
      <w:marTop w:val="0"/>
      <w:marBottom w:val="0"/>
      <w:divBdr>
        <w:top w:val="none" w:sz="0" w:space="0" w:color="auto"/>
        <w:left w:val="none" w:sz="0" w:space="0" w:color="auto"/>
        <w:bottom w:val="none" w:sz="0" w:space="0" w:color="auto"/>
        <w:right w:val="none" w:sz="0" w:space="0" w:color="auto"/>
      </w:divBdr>
    </w:div>
    <w:div w:id="126362979">
      <w:bodyDiv w:val="1"/>
      <w:marLeft w:val="0"/>
      <w:marRight w:val="0"/>
      <w:marTop w:val="0"/>
      <w:marBottom w:val="0"/>
      <w:divBdr>
        <w:top w:val="none" w:sz="0" w:space="0" w:color="auto"/>
        <w:left w:val="none" w:sz="0" w:space="0" w:color="auto"/>
        <w:bottom w:val="none" w:sz="0" w:space="0" w:color="auto"/>
        <w:right w:val="none" w:sz="0" w:space="0" w:color="auto"/>
      </w:divBdr>
    </w:div>
    <w:div w:id="126748919">
      <w:bodyDiv w:val="1"/>
      <w:marLeft w:val="0"/>
      <w:marRight w:val="0"/>
      <w:marTop w:val="0"/>
      <w:marBottom w:val="0"/>
      <w:divBdr>
        <w:top w:val="none" w:sz="0" w:space="0" w:color="auto"/>
        <w:left w:val="none" w:sz="0" w:space="0" w:color="auto"/>
        <w:bottom w:val="none" w:sz="0" w:space="0" w:color="auto"/>
        <w:right w:val="none" w:sz="0" w:space="0" w:color="auto"/>
      </w:divBdr>
    </w:div>
    <w:div w:id="126751430">
      <w:bodyDiv w:val="1"/>
      <w:marLeft w:val="0"/>
      <w:marRight w:val="0"/>
      <w:marTop w:val="0"/>
      <w:marBottom w:val="0"/>
      <w:divBdr>
        <w:top w:val="none" w:sz="0" w:space="0" w:color="auto"/>
        <w:left w:val="none" w:sz="0" w:space="0" w:color="auto"/>
        <w:bottom w:val="none" w:sz="0" w:space="0" w:color="auto"/>
        <w:right w:val="none" w:sz="0" w:space="0" w:color="auto"/>
      </w:divBdr>
    </w:div>
    <w:div w:id="126825671">
      <w:bodyDiv w:val="1"/>
      <w:marLeft w:val="0"/>
      <w:marRight w:val="0"/>
      <w:marTop w:val="0"/>
      <w:marBottom w:val="0"/>
      <w:divBdr>
        <w:top w:val="none" w:sz="0" w:space="0" w:color="auto"/>
        <w:left w:val="none" w:sz="0" w:space="0" w:color="auto"/>
        <w:bottom w:val="none" w:sz="0" w:space="0" w:color="auto"/>
        <w:right w:val="none" w:sz="0" w:space="0" w:color="auto"/>
      </w:divBdr>
    </w:div>
    <w:div w:id="127284123">
      <w:bodyDiv w:val="1"/>
      <w:marLeft w:val="0"/>
      <w:marRight w:val="0"/>
      <w:marTop w:val="0"/>
      <w:marBottom w:val="0"/>
      <w:divBdr>
        <w:top w:val="none" w:sz="0" w:space="0" w:color="auto"/>
        <w:left w:val="none" w:sz="0" w:space="0" w:color="auto"/>
        <w:bottom w:val="none" w:sz="0" w:space="0" w:color="auto"/>
        <w:right w:val="none" w:sz="0" w:space="0" w:color="auto"/>
      </w:divBdr>
    </w:div>
    <w:div w:id="127356315">
      <w:bodyDiv w:val="1"/>
      <w:marLeft w:val="0"/>
      <w:marRight w:val="0"/>
      <w:marTop w:val="0"/>
      <w:marBottom w:val="0"/>
      <w:divBdr>
        <w:top w:val="none" w:sz="0" w:space="0" w:color="auto"/>
        <w:left w:val="none" w:sz="0" w:space="0" w:color="auto"/>
        <w:bottom w:val="none" w:sz="0" w:space="0" w:color="auto"/>
        <w:right w:val="none" w:sz="0" w:space="0" w:color="auto"/>
      </w:divBdr>
    </w:div>
    <w:div w:id="127430841">
      <w:bodyDiv w:val="1"/>
      <w:marLeft w:val="0"/>
      <w:marRight w:val="0"/>
      <w:marTop w:val="0"/>
      <w:marBottom w:val="0"/>
      <w:divBdr>
        <w:top w:val="none" w:sz="0" w:space="0" w:color="auto"/>
        <w:left w:val="none" w:sz="0" w:space="0" w:color="auto"/>
        <w:bottom w:val="none" w:sz="0" w:space="0" w:color="auto"/>
        <w:right w:val="none" w:sz="0" w:space="0" w:color="auto"/>
      </w:divBdr>
    </w:div>
    <w:div w:id="127624812">
      <w:bodyDiv w:val="1"/>
      <w:marLeft w:val="0"/>
      <w:marRight w:val="0"/>
      <w:marTop w:val="0"/>
      <w:marBottom w:val="0"/>
      <w:divBdr>
        <w:top w:val="none" w:sz="0" w:space="0" w:color="auto"/>
        <w:left w:val="none" w:sz="0" w:space="0" w:color="auto"/>
        <w:bottom w:val="none" w:sz="0" w:space="0" w:color="auto"/>
        <w:right w:val="none" w:sz="0" w:space="0" w:color="auto"/>
      </w:divBdr>
    </w:div>
    <w:div w:id="127937335">
      <w:bodyDiv w:val="1"/>
      <w:marLeft w:val="0"/>
      <w:marRight w:val="0"/>
      <w:marTop w:val="0"/>
      <w:marBottom w:val="0"/>
      <w:divBdr>
        <w:top w:val="none" w:sz="0" w:space="0" w:color="auto"/>
        <w:left w:val="none" w:sz="0" w:space="0" w:color="auto"/>
        <w:bottom w:val="none" w:sz="0" w:space="0" w:color="auto"/>
        <w:right w:val="none" w:sz="0" w:space="0" w:color="auto"/>
      </w:divBdr>
    </w:div>
    <w:div w:id="128088832">
      <w:bodyDiv w:val="1"/>
      <w:marLeft w:val="0"/>
      <w:marRight w:val="0"/>
      <w:marTop w:val="0"/>
      <w:marBottom w:val="0"/>
      <w:divBdr>
        <w:top w:val="none" w:sz="0" w:space="0" w:color="auto"/>
        <w:left w:val="none" w:sz="0" w:space="0" w:color="auto"/>
        <w:bottom w:val="none" w:sz="0" w:space="0" w:color="auto"/>
        <w:right w:val="none" w:sz="0" w:space="0" w:color="auto"/>
      </w:divBdr>
    </w:div>
    <w:div w:id="128325767">
      <w:bodyDiv w:val="1"/>
      <w:marLeft w:val="0"/>
      <w:marRight w:val="0"/>
      <w:marTop w:val="0"/>
      <w:marBottom w:val="0"/>
      <w:divBdr>
        <w:top w:val="none" w:sz="0" w:space="0" w:color="auto"/>
        <w:left w:val="none" w:sz="0" w:space="0" w:color="auto"/>
        <w:bottom w:val="none" w:sz="0" w:space="0" w:color="auto"/>
        <w:right w:val="none" w:sz="0" w:space="0" w:color="auto"/>
      </w:divBdr>
    </w:div>
    <w:div w:id="128400637">
      <w:bodyDiv w:val="1"/>
      <w:marLeft w:val="0"/>
      <w:marRight w:val="0"/>
      <w:marTop w:val="0"/>
      <w:marBottom w:val="0"/>
      <w:divBdr>
        <w:top w:val="none" w:sz="0" w:space="0" w:color="auto"/>
        <w:left w:val="none" w:sz="0" w:space="0" w:color="auto"/>
        <w:bottom w:val="none" w:sz="0" w:space="0" w:color="auto"/>
        <w:right w:val="none" w:sz="0" w:space="0" w:color="auto"/>
      </w:divBdr>
    </w:div>
    <w:div w:id="128672807">
      <w:bodyDiv w:val="1"/>
      <w:marLeft w:val="0"/>
      <w:marRight w:val="0"/>
      <w:marTop w:val="0"/>
      <w:marBottom w:val="0"/>
      <w:divBdr>
        <w:top w:val="none" w:sz="0" w:space="0" w:color="auto"/>
        <w:left w:val="none" w:sz="0" w:space="0" w:color="auto"/>
        <w:bottom w:val="none" w:sz="0" w:space="0" w:color="auto"/>
        <w:right w:val="none" w:sz="0" w:space="0" w:color="auto"/>
      </w:divBdr>
    </w:div>
    <w:div w:id="129128636">
      <w:bodyDiv w:val="1"/>
      <w:marLeft w:val="0"/>
      <w:marRight w:val="0"/>
      <w:marTop w:val="0"/>
      <w:marBottom w:val="0"/>
      <w:divBdr>
        <w:top w:val="none" w:sz="0" w:space="0" w:color="auto"/>
        <w:left w:val="none" w:sz="0" w:space="0" w:color="auto"/>
        <w:bottom w:val="none" w:sz="0" w:space="0" w:color="auto"/>
        <w:right w:val="none" w:sz="0" w:space="0" w:color="auto"/>
      </w:divBdr>
    </w:div>
    <w:div w:id="129132027">
      <w:bodyDiv w:val="1"/>
      <w:marLeft w:val="0"/>
      <w:marRight w:val="0"/>
      <w:marTop w:val="0"/>
      <w:marBottom w:val="0"/>
      <w:divBdr>
        <w:top w:val="none" w:sz="0" w:space="0" w:color="auto"/>
        <w:left w:val="none" w:sz="0" w:space="0" w:color="auto"/>
        <w:bottom w:val="none" w:sz="0" w:space="0" w:color="auto"/>
        <w:right w:val="none" w:sz="0" w:space="0" w:color="auto"/>
      </w:divBdr>
    </w:div>
    <w:div w:id="129248816">
      <w:bodyDiv w:val="1"/>
      <w:marLeft w:val="0"/>
      <w:marRight w:val="0"/>
      <w:marTop w:val="0"/>
      <w:marBottom w:val="0"/>
      <w:divBdr>
        <w:top w:val="none" w:sz="0" w:space="0" w:color="auto"/>
        <w:left w:val="none" w:sz="0" w:space="0" w:color="auto"/>
        <w:bottom w:val="none" w:sz="0" w:space="0" w:color="auto"/>
        <w:right w:val="none" w:sz="0" w:space="0" w:color="auto"/>
      </w:divBdr>
    </w:div>
    <w:div w:id="129322728">
      <w:bodyDiv w:val="1"/>
      <w:marLeft w:val="0"/>
      <w:marRight w:val="0"/>
      <w:marTop w:val="0"/>
      <w:marBottom w:val="0"/>
      <w:divBdr>
        <w:top w:val="none" w:sz="0" w:space="0" w:color="auto"/>
        <w:left w:val="none" w:sz="0" w:space="0" w:color="auto"/>
        <w:bottom w:val="none" w:sz="0" w:space="0" w:color="auto"/>
        <w:right w:val="none" w:sz="0" w:space="0" w:color="auto"/>
      </w:divBdr>
    </w:div>
    <w:div w:id="129440526">
      <w:bodyDiv w:val="1"/>
      <w:marLeft w:val="0"/>
      <w:marRight w:val="0"/>
      <w:marTop w:val="0"/>
      <w:marBottom w:val="0"/>
      <w:divBdr>
        <w:top w:val="none" w:sz="0" w:space="0" w:color="auto"/>
        <w:left w:val="none" w:sz="0" w:space="0" w:color="auto"/>
        <w:bottom w:val="none" w:sz="0" w:space="0" w:color="auto"/>
        <w:right w:val="none" w:sz="0" w:space="0" w:color="auto"/>
      </w:divBdr>
    </w:div>
    <w:div w:id="129565583">
      <w:bodyDiv w:val="1"/>
      <w:marLeft w:val="0"/>
      <w:marRight w:val="0"/>
      <w:marTop w:val="0"/>
      <w:marBottom w:val="0"/>
      <w:divBdr>
        <w:top w:val="none" w:sz="0" w:space="0" w:color="auto"/>
        <w:left w:val="none" w:sz="0" w:space="0" w:color="auto"/>
        <w:bottom w:val="none" w:sz="0" w:space="0" w:color="auto"/>
        <w:right w:val="none" w:sz="0" w:space="0" w:color="auto"/>
      </w:divBdr>
    </w:div>
    <w:div w:id="129641633">
      <w:bodyDiv w:val="1"/>
      <w:marLeft w:val="0"/>
      <w:marRight w:val="0"/>
      <w:marTop w:val="0"/>
      <w:marBottom w:val="0"/>
      <w:divBdr>
        <w:top w:val="none" w:sz="0" w:space="0" w:color="auto"/>
        <w:left w:val="none" w:sz="0" w:space="0" w:color="auto"/>
        <w:bottom w:val="none" w:sz="0" w:space="0" w:color="auto"/>
        <w:right w:val="none" w:sz="0" w:space="0" w:color="auto"/>
      </w:divBdr>
    </w:div>
    <w:div w:id="129709055">
      <w:bodyDiv w:val="1"/>
      <w:marLeft w:val="0"/>
      <w:marRight w:val="0"/>
      <w:marTop w:val="0"/>
      <w:marBottom w:val="0"/>
      <w:divBdr>
        <w:top w:val="none" w:sz="0" w:space="0" w:color="auto"/>
        <w:left w:val="none" w:sz="0" w:space="0" w:color="auto"/>
        <w:bottom w:val="none" w:sz="0" w:space="0" w:color="auto"/>
        <w:right w:val="none" w:sz="0" w:space="0" w:color="auto"/>
      </w:divBdr>
    </w:div>
    <w:div w:id="129834020">
      <w:bodyDiv w:val="1"/>
      <w:marLeft w:val="0"/>
      <w:marRight w:val="0"/>
      <w:marTop w:val="0"/>
      <w:marBottom w:val="0"/>
      <w:divBdr>
        <w:top w:val="none" w:sz="0" w:space="0" w:color="auto"/>
        <w:left w:val="none" w:sz="0" w:space="0" w:color="auto"/>
        <w:bottom w:val="none" w:sz="0" w:space="0" w:color="auto"/>
        <w:right w:val="none" w:sz="0" w:space="0" w:color="auto"/>
      </w:divBdr>
    </w:div>
    <w:div w:id="130098790">
      <w:bodyDiv w:val="1"/>
      <w:marLeft w:val="0"/>
      <w:marRight w:val="0"/>
      <w:marTop w:val="0"/>
      <w:marBottom w:val="0"/>
      <w:divBdr>
        <w:top w:val="none" w:sz="0" w:space="0" w:color="auto"/>
        <w:left w:val="none" w:sz="0" w:space="0" w:color="auto"/>
        <w:bottom w:val="none" w:sz="0" w:space="0" w:color="auto"/>
        <w:right w:val="none" w:sz="0" w:space="0" w:color="auto"/>
      </w:divBdr>
    </w:div>
    <w:div w:id="130170935">
      <w:bodyDiv w:val="1"/>
      <w:marLeft w:val="0"/>
      <w:marRight w:val="0"/>
      <w:marTop w:val="0"/>
      <w:marBottom w:val="0"/>
      <w:divBdr>
        <w:top w:val="none" w:sz="0" w:space="0" w:color="auto"/>
        <w:left w:val="none" w:sz="0" w:space="0" w:color="auto"/>
        <w:bottom w:val="none" w:sz="0" w:space="0" w:color="auto"/>
        <w:right w:val="none" w:sz="0" w:space="0" w:color="auto"/>
      </w:divBdr>
    </w:div>
    <w:div w:id="130249431">
      <w:bodyDiv w:val="1"/>
      <w:marLeft w:val="0"/>
      <w:marRight w:val="0"/>
      <w:marTop w:val="0"/>
      <w:marBottom w:val="0"/>
      <w:divBdr>
        <w:top w:val="none" w:sz="0" w:space="0" w:color="auto"/>
        <w:left w:val="none" w:sz="0" w:space="0" w:color="auto"/>
        <w:bottom w:val="none" w:sz="0" w:space="0" w:color="auto"/>
        <w:right w:val="none" w:sz="0" w:space="0" w:color="auto"/>
      </w:divBdr>
    </w:div>
    <w:div w:id="131027519">
      <w:bodyDiv w:val="1"/>
      <w:marLeft w:val="0"/>
      <w:marRight w:val="0"/>
      <w:marTop w:val="0"/>
      <w:marBottom w:val="0"/>
      <w:divBdr>
        <w:top w:val="none" w:sz="0" w:space="0" w:color="auto"/>
        <w:left w:val="none" w:sz="0" w:space="0" w:color="auto"/>
        <w:bottom w:val="none" w:sz="0" w:space="0" w:color="auto"/>
        <w:right w:val="none" w:sz="0" w:space="0" w:color="auto"/>
      </w:divBdr>
    </w:div>
    <w:div w:id="131099819">
      <w:bodyDiv w:val="1"/>
      <w:marLeft w:val="0"/>
      <w:marRight w:val="0"/>
      <w:marTop w:val="0"/>
      <w:marBottom w:val="0"/>
      <w:divBdr>
        <w:top w:val="none" w:sz="0" w:space="0" w:color="auto"/>
        <w:left w:val="none" w:sz="0" w:space="0" w:color="auto"/>
        <w:bottom w:val="none" w:sz="0" w:space="0" w:color="auto"/>
        <w:right w:val="none" w:sz="0" w:space="0" w:color="auto"/>
      </w:divBdr>
    </w:div>
    <w:div w:id="131366314">
      <w:bodyDiv w:val="1"/>
      <w:marLeft w:val="0"/>
      <w:marRight w:val="0"/>
      <w:marTop w:val="0"/>
      <w:marBottom w:val="0"/>
      <w:divBdr>
        <w:top w:val="none" w:sz="0" w:space="0" w:color="auto"/>
        <w:left w:val="none" w:sz="0" w:space="0" w:color="auto"/>
        <w:bottom w:val="none" w:sz="0" w:space="0" w:color="auto"/>
        <w:right w:val="none" w:sz="0" w:space="0" w:color="auto"/>
      </w:divBdr>
    </w:div>
    <w:div w:id="131531390">
      <w:bodyDiv w:val="1"/>
      <w:marLeft w:val="0"/>
      <w:marRight w:val="0"/>
      <w:marTop w:val="0"/>
      <w:marBottom w:val="0"/>
      <w:divBdr>
        <w:top w:val="none" w:sz="0" w:space="0" w:color="auto"/>
        <w:left w:val="none" w:sz="0" w:space="0" w:color="auto"/>
        <w:bottom w:val="none" w:sz="0" w:space="0" w:color="auto"/>
        <w:right w:val="none" w:sz="0" w:space="0" w:color="auto"/>
      </w:divBdr>
    </w:div>
    <w:div w:id="131674519">
      <w:bodyDiv w:val="1"/>
      <w:marLeft w:val="0"/>
      <w:marRight w:val="0"/>
      <w:marTop w:val="0"/>
      <w:marBottom w:val="0"/>
      <w:divBdr>
        <w:top w:val="none" w:sz="0" w:space="0" w:color="auto"/>
        <w:left w:val="none" w:sz="0" w:space="0" w:color="auto"/>
        <w:bottom w:val="none" w:sz="0" w:space="0" w:color="auto"/>
        <w:right w:val="none" w:sz="0" w:space="0" w:color="auto"/>
      </w:divBdr>
    </w:div>
    <w:div w:id="131682797">
      <w:bodyDiv w:val="1"/>
      <w:marLeft w:val="0"/>
      <w:marRight w:val="0"/>
      <w:marTop w:val="0"/>
      <w:marBottom w:val="0"/>
      <w:divBdr>
        <w:top w:val="none" w:sz="0" w:space="0" w:color="auto"/>
        <w:left w:val="none" w:sz="0" w:space="0" w:color="auto"/>
        <w:bottom w:val="none" w:sz="0" w:space="0" w:color="auto"/>
        <w:right w:val="none" w:sz="0" w:space="0" w:color="auto"/>
      </w:divBdr>
    </w:div>
    <w:div w:id="131942683">
      <w:bodyDiv w:val="1"/>
      <w:marLeft w:val="0"/>
      <w:marRight w:val="0"/>
      <w:marTop w:val="0"/>
      <w:marBottom w:val="0"/>
      <w:divBdr>
        <w:top w:val="none" w:sz="0" w:space="0" w:color="auto"/>
        <w:left w:val="none" w:sz="0" w:space="0" w:color="auto"/>
        <w:bottom w:val="none" w:sz="0" w:space="0" w:color="auto"/>
        <w:right w:val="none" w:sz="0" w:space="0" w:color="auto"/>
      </w:divBdr>
    </w:div>
    <w:div w:id="131949224">
      <w:bodyDiv w:val="1"/>
      <w:marLeft w:val="0"/>
      <w:marRight w:val="0"/>
      <w:marTop w:val="0"/>
      <w:marBottom w:val="0"/>
      <w:divBdr>
        <w:top w:val="none" w:sz="0" w:space="0" w:color="auto"/>
        <w:left w:val="none" w:sz="0" w:space="0" w:color="auto"/>
        <w:bottom w:val="none" w:sz="0" w:space="0" w:color="auto"/>
        <w:right w:val="none" w:sz="0" w:space="0" w:color="auto"/>
      </w:divBdr>
    </w:div>
    <w:div w:id="132408481">
      <w:bodyDiv w:val="1"/>
      <w:marLeft w:val="0"/>
      <w:marRight w:val="0"/>
      <w:marTop w:val="0"/>
      <w:marBottom w:val="0"/>
      <w:divBdr>
        <w:top w:val="none" w:sz="0" w:space="0" w:color="auto"/>
        <w:left w:val="none" w:sz="0" w:space="0" w:color="auto"/>
        <w:bottom w:val="none" w:sz="0" w:space="0" w:color="auto"/>
        <w:right w:val="none" w:sz="0" w:space="0" w:color="auto"/>
      </w:divBdr>
    </w:div>
    <w:div w:id="132525759">
      <w:bodyDiv w:val="1"/>
      <w:marLeft w:val="0"/>
      <w:marRight w:val="0"/>
      <w:marTop w:val="0"/>
      <w:marBottom w:val="0"/>
      <w:divBdr>
        <w:top w:val="none" w:sz="0" w:space="0" w:color="auto"/>
        <w:left w:val="none" w:sz="0" w:space="0" w:color="auto"/>
        <w:bottom w:val="none" w:sz="0" w:space="0" w:color="auto"/>
        <w:right w:val="none" w:sz="0" w:space="0" w:color="auto"/>
      </w:divBdr>
    </w:div>
    <w:div w:id="132792741">
      <w:bodyDiv w:val="1"/>
      <w:marLeft w:val="0"/>
      <w:marRight w:val="0"/>
      <w:marTop w:val="0"/>
      <w:marBottom w:val="0"/>
      <w:divBdr>
        <w:top w:val="none" w:sz="0" w:space="0" w:color="auto"/>
        <w:left w:val="none" w:sz="0" w:space="0" w:color="auto"/>
        <w:bottom w:val="none" w:sz="0" w:space="0" w:color="auto"/>
        <w:right w:val="none" w:sz="0" w:space="0" w:color="auto"/>
      </w:divBdr>
    </w:div>
    <w:div w:id="133066390">
      <w:bodyDiv w:val="1"/>
      <w:marLeft w:val="0"/>
      <w:marRight w:val="0"/>
      <w:marTop w:val="0"/>
      <w:marBottom w:val="0"/>
      <w:divBdr>
        <w:top w:val="none" w:sz="0" w:space="0" w:color="auto"/>
        <w:left w:val="none" w:sz="0" w:space="0" w:color="auto"/>
        <w:bottom w:val="none" w:sz="0" w:space="0" w:color="auto"/>
        <w:right w:val="none" w:sz="0" w:space="0" w:color="auto"/>
      </w:divBdr>
    </w:div>
    <w:div w:id="133177324">
      <w:bodyDiv w:val="1"/>
      <w:marLeft w:val="0"/>
      <w:marRight w:val="0"/>
      <w:marTop w:val="0"/>
      <w:marBottom w:val="0"/>
      <w:divBdr>
        <w:top w:val="none" w:sz="0" w:space="0" w:color="auto"/>
        <w:left w:val="none" w:sz="0" w:space="0" w:color="auto"/>
        <w:bottom w:val="none" w:sz="0" w:space="0" w:color="auto"/>
        <w:right w:val="none" w:sz="0" w:space="0" w:color="auto"/>
      </w:divBdr>
    </w:div>
    <w:div w:id="133791442">
      <w:bodyDiv w:val="1"/>
      <w:marLeft w:val="0"/>
      <w:marRight w:val="0"/>
      <w:marTop w:val="0"/>
      <w:marBottom w:val="0"/>
      <w:divBdr>
        <w:top w:val="none" w:sz="0" w:space="0" w:color="auto"/>
        <w:left w:val="none" w:sz="0" w:space="0" w:color="auto"/>
        <w:bottom w:val="none" w:sz="0" w:space="0" w:color="auto"/>
        <w:right w:val="none" w:sz="0" w:space="0" w:color="auto"/>
      </w:divBdr>
    </w:div>
    <w:div w:id="133912376">
      <w:bodyDiv w:val="1"/>
      <w:marLeft w:val="0"/>
      <w:marRight w:val="0"/>
      <w:marTop w:val="0"/>
      <w:marBottom w:val="0"/>
      <w:divBdr>
        <w:top w:val="none" w:sz="0" w:space="0" w:color="auto"/>
        <w:left w:val="none" w:sz="0" w:space="0" w:color="auto"/>
        <w:bottom w:val="none" w:sz="0" w:space="0" w:color="auto"/>
        <w:right w:val="none" w:sz="0" w:space="0" w:color="auto"/>
      </w:divBdr>
    </w:div>
    <w:div w:id="133917573">
      <w:bodyDiv w:val="1"/>
      <w:marLeft w:val="0"/>
      <w:marRight w:val="0"/>
      <w:marTop w:val="0"/>
      <w:marBottom w:val="0"/>
      <w:divBdr>
        <w:top w:val="none" w:sz="0" w:space="0" w:color="auto"/>
        <w:left w:val="none" w:sz="0" w:space="0" w:color="auto"/>
        <w:bottom w:val="none" w:sz="0" w:space="0" w:color="auto"/>
        <w:right w:val="none" w:sz="0" w:space="0" w:color="auto"/>
      </w:divBdr>
    </w:div>
    <w:div w:id="134103195">
      <w:bodyDiv w:val="1"/>
      <w:marLeft w:val="0"/>
      <w:marRight w:val="0"/>
      <w:marTop w:val="0"/>
      <w:marBottom w:val="0"/>
      <w:divBdr>
        <w:top w:val="none" w:sz="0" w:space="0" w:color="auto"/>
        <w:left w:val="none" w:sz="0" w:space="0" w:color="auto"/>
        <w:bottom w:val="none" w:sz="0" w:space="0" w:color="auto"/>
        <w:right w:val="none" w:sz="0" w:space="0" w:color="auto"/>
      </w:divBdr>
    </w:div>
    <w:div w:id="134105093">
      <w:bodyDiv w:val="1"/>
      <w:marLeft w:val="0"/>
      <w:marRight w:val="0"/>
      <w:marTop w:val="0"/>
      <w:marBottom w:val="0"/>
      <w:divBdr>
        <w:top w:val="none" w:sz="0" w:space="0" w:color="auto"/>
        <w:left w:val="none" w:sz="0" w:space="0" w:color="auto"/>
        <w:bottom w:val="none" w:sz="0" w:space="0" w:color="auto"/>
        <w:right w:val="none" w:sz="0" w:space="0" w:color="auto"/>
      </w:divBdr>
    </w:div>
    <w:div w:id="134105745">
      <w:bodyDiv w:val="1"/>
      <w:marLeft w:val="0"/>
      <w:marRight w:val="0"/>
      <w:marTop w:val="0"/>
      <w:marBottom w:val="0"/>
      <w:divBdr>
        <w:top w:val="none" w:sz="0" w:space="0" w:color="auto"/>
        <w:left w:val="none" w:sz="0" w:space="0" w:color="auto"/>
        <w:bottom w:val="none" w:sz="0" w:space="0" w:color="auto"/>
        <w:right w:val="none" w:sz="0" w:space="0" w:color="auto"/>
      </w:divBdr>
    </w:div>
    <w:div w:id="134107970">
      <w:bodyDiv w:val="1"/>
      <w:marLeft w:val="0"/>
      <w:marRight w:val="0"/>
      <w:marTop w:val="0"/>
      <w:marBottom w:val="0"/>
      <w:divBdr>
        <w:top w:val="none" w:sz="0" w:space="0" w:color="auto"/>
        <w:left w:val="none" w:sz="0" w:space="0" w:color="auto"/>
        <w:bottom w:val="none" w:sz="0" w:space="0" w:color="auto"/>
        <w:right w:val="none" w:sz="0" w:space="0" w:color="auto"/>
      </w:divBdr>
    </w:div>
    <w:div w:id="134420298">
      <w:bodyDiv w:val="1"/>
      <w:marLeft w:val="0"/>
      <w:marRight w:val="0"/>
      <w:marTop w:val="0"/>
      <w:marBottom w:val="0"/>
      <w:divBdr>
        <w:top w:val="none" w:sz="0" w:space="0" w:color="auto"/>
        <w:left w:val="none" w:sz="0" w:space="0" w:color="auto"/>
        <w:bottom w:val="none" w:sz="0" w:space="0" w:color="auto"/>
        <w:right w:val="none" w:sz="0" w:space="0" w:color="auto"/>
      </w:divBdr>
    </w:div>
    <w:div w:id="134614367">
      <w:bodyDiv w:val="1"/>
      <w:marLeft w:val="0"/>
      <w:marRight w:val="0"/>
      <w:marTop w:val="0"/>
      <w:marBottom w:val="0"/>
      <w:divBdr>
        <w:top w:val="none" w:sz="0" w:space="0" w:color="auto"/>
        <w:left w:val="none" w:sz="0" w:space="0" w:color="auto"/>
        <w:bottom w:val="none" w:sz="0" w:space="0" w:color="auto"/>
        <w:right w:val="none" w:sz="0" w:space="0" w:color="auto"/>
      </w:divBdr>
    </w:div>
    <w:div w:id="134643265">
      <w:bodyDiv w:val="1"/>
      <w:marLeft w:val="0"/>
      <w:marRight w:val="0"/>
      <w:marTop w:val="0"/>
      <w:marBottom w:val="0"/>
      <w:divBdr>
        <w:top w:val="none" w:sz="0" w:space="0" w:color="auto"/>
        <w:left w:val="none" w:sz="0" w:space="0" w:color="auto"/>
        <w:bottom w:val="none" w:sz="0" w:space="0" w:color="auto"/>
        <w:right w:val="none" w:sz="0" w:space="0" w:color="auto"/>
      </w:divBdr>
    </w:div>
    <w:div w:id="134762410">
      <w:bodyDiv w:val="1"/>
      <w:marLeft w:val="0"/>
      <w:marRight w:val="0"/>
      <w:marTop w:val="0"/>
      <w:marBottom w:val="0"/>
      <w:divBdr>
        <w:top w:val="none" w:sz="0" w:space="0" w:color="auto"/>
        <w:left w:val="none" w:sz="0" w:space="0" w:color="auto"/>
        <w:bottom w:val="none" w:sz="0" w:space="0" w:color="auto"/>
        <w:right w:val="none" w:sz="0" w:space="0" w:color="auto"/>
      </w:divBdr>
    </w:div>
    <w:div w:id="134832249">
      <w:bodyDiv w:val="1"/>
      <w:marLeft w:val="0"/>
      <w:marRight w:val="0"/>
      <w:marTop w:val="0"/>
      <w:marBottom w:val="0"/>
      <w:divBdr>
        <w:top w:val="none" w:sz="0" w:space="0" w:color="auto"/>
        <w:left w:val="none" w:sz="0" w:space="0" w:color="auto"/>
        <w:bottom w:val="none" w:sz="0" w:space="0" w:color="auto"/>
        <w:right w:val="none" w:sz="0" w:space="0" w:color="auto"/>
      </w:divBdr>
    </w:div>
    <w:div w:id="134878158">
      <w:bodyDiv w:val="1"/>
      <w:marLeft w:val="0"/>
      <w:marRight w:val="0"/>
      <w:marTop w:val="0"/>
      <w:marBottom w:val="0"/>
      <w:divBdr>
        <w:top w:val="none" w:sz="0" w:space="0" w:color="auto"/>
        <w:left w:val="none" w:sz="0" w:space="0" w:color="auto"/>
        <w:bottom w:val="none" w:sz="0" w:space="0" w:color="auto"/>
        <w:right w:val="none" w:sz="0" w:space="0" w:color="auto"/>
      </w:divBdr>
    </w:div>
    <w:div w:id="135219376">
      <w:bodyDiv w:val="1"/>
      <w:marLeft w:val="0"/>
      <w:marRight w:val="0"/>
      <w:marTop w:val="0"/>
      <w:marBottom w:val="0"/>
      <w:divBdr>
        <w:top w:val="none" w:sz="0" w:space="0" w:color="auto"/>
        <w:left w:val="none" w:sz="0" w:space="0" w:color="auto"/>
        <w:bottom w:val="none" w:sz="0" w:space="0" w:color="auto"/>
        <w:right w:val="none" w:sz="0" w:space="0" w:color="auto"/>
      </w:divBdr>
    </w:div>
    <w:div w:id="135221364">
      <w:bodyDiv w:val="1"/>
      <w:marLeft w:val="0"/>
      <w:marRight w:val="0"/>
      <w:marTop w:val="0"/>
      <w:marBottom w:val="0"/>
      <w:divBdr>
        <w:top w:val="none" w:sz="0" w:space="0" w:color="auto"/>
        <w:left w:val="none" w:sz="0" w:space="0" w:color="auto"/>
        <w:bottom w:val="none" w:sz="0" w:space="0" w:color="auto"/>
        <w:right w:val="none" w:sz="0" w:space="0" w:color="auto"/>
      </w:divBdr>
    </w:div>
    <w:div w:id="135419071">
      <w:bodyDiv w:val="1"/>
      <w:marLeft w:val="0"/>
      <w:marRight w:val="0"/>
      <w:marTop w:val="0"/>
      <w:marBottom w:val="0"/>
      <w:divBdr>
        <w:top w:val="none" w:sz="0" w:space="0" w:color="auto"/>
        <w:left w:val="none" w:sz="0" w:space="0" w:color="auto"/>
        <w:bottom w:val="none" w:sz="0" w:space="0" w:color="auto"/>
        <w:right w:val="none" w:sz="0" w:space="0" w:color="auto"/>
      </w:divBdr>
    </w:div>
    <w:div w:id="135530164">
      <w:bodyDiv w:val="1"/>
      <w:marLeft w:val="0"/>
      <w:marRight w:val="0"/>
      <w:marTop w:val="0"/>
      <w:marBottom w:val="0"/>
      <w:divBdr>
        <w:top w:val="none" w:sz="0" w:space="0" w:color="auto"/>
        <w:left w:val="none" w:sz="0" w:space="0" w:color="auto"/>
        <w:bottom w:val="none" w:sz="0" w:space="0" w:color="auto"/>
        <w:right w:val="none" w:sz="0" w:space="0" w:color="auto"/>
      </w:divBdr>
    </w:div>
    <w:div w:id="135530769">
      <w:bodyDiv w:val="1"/>
      <w:marLeft w:val="0"/>
      <w:marRight w:val="0"/>
      <w:marTop w:val="0"/>
      <w:marBottom w:val="0"/>
      <w:divBdr>
        <w:top w:val="none" w:sz="0" w:space="0" w:color="auto"/>
        <w:left w:val="none" w:sz="0" w:space="0" w:color="auto"/>
        <w:bottom w:val="none" w:sz="0" w:space="0" w:color="auto"/>
        <w:right w:val="none" w:sz="0" w:space="0" w:color="auto"/>
      </w:divBdr>
    </w:div>
    <w:div w:id="135684502">
      <w:bodyDiv w:val="1"/>
      <w:marLeft w:val="0"/>
      <w:marRight w:val="0"/>
      <w:marTop w:val="0"/>
      <w:marBottom w:val="0"/>
      <w:divBdr>
        <w:top w:val="none" w:sz="0" w:space="0" w:color="auto"/>
        <w:left w:val="none" w:sz="0" w:space="0" w:color="auto"/>
        <w:bottom w:val="none" w:sz="0" w:space="0" w:color="auto"/>
        <w:right w:val="none" w:sz="0" w:space="0" w:color="auto"/>
      </w:divBdr>
    </w:div>
    <w:div w:id="135725769">
      <w:bodyDiv w:val="1"/>
      <w:marLeft w:val="0"/>
      <w:marRight w:val="0"/>
      <w:marTop w:val="0"/>
      <w:marBottom w:val="0"/>
      <w:divBdr>
        <w:top w:val="none" w:sz="0" w:space="0" w:color="auto"/>
        <w:left w:val="none" w:sz="0" w:space="0" w:color="auto"/>
        <w:bottom w:val="none" w:sz="0" w:space="0" w:color="auto"/>
        <w:right w:val="none" w:sz="0" w:space="0" w:color="auto"/>
      </w:divBdr>
    </w:div>
    <w:div w:id="135807298">
      <w:bodyDiv w:val="1"/>
      <w:marLeft w:val="0"/>
      <w:marRight w:val="0"/>
      <w:marTop w:val="0"/>
      <w:marBottom w:val="0"/>
      <w:divBdr>
        <w:top w:val="none" w:sz="0" w:space="0" w:color="auto"/>
        <w:left w:val="none" w:sz="0" w:space="0" w:color="auto"/>
        <w:bottom w:val="none" w:sz="0" w:space="0" w:color="auto"/>
        <w:right w:val="none" w:sz="0" w:space="0" w:color="auto"/>
      </w:divBdr>
    </w:div>
    <w:div w:id="135879630">
      <w:bodyDiv w:val="1"/>
      <w:marLeft w:val="0"/>
      <w:marRight w:val="0"/>
      <w:marTop w:val="0"/>
      <w:marBottom w:val="0"/>
      <w:divBdr>
        <w:top w:val="none" w:sz="0" w:space="0" w:color="auto"/>
        <w:left w:val="none" w:sz="0" w:space="0" w:color="auto"/>
        <w:bottom w:val="none" w:sz="0" w:space="0" w:color="auto"/>
        <w:right w:val="none" w:sz="0" w:space="0" w:color="auto"/>
      </w:divBdr>
    </w:div>
    <w:div w:id="135950200">
      <w:bodyDiv w:val="1"/>
      <w:marLeft w:val="0"/>
      <w:marRight w:val="0"/>
      <w:marTop w:val="0"/>
      <w:marBottom w:val="0"/>
      <w:divBdr>
        <w:top w:val="none" w:sz="0" w:space="0" w:color="auto"/>
        <w:left w:val="none" w:sz="0" w:space="0" w:color="auto"/>
        <w:bottom w:val="none" w:sz="0" w:space="0" w:color="auto"/>
        <w:right w:val="none" w:sz="0" w:space="0" w:color="auto"/>
      </w:divBdr>
    </w:div>
    <w:div w:id="135953752">
      <w:bodyDiv w:val="1"/>
      <w:marLeft w:val="0"/>
      <w:marRight w:val="0"/>
      <w:marTop w:val="0"/>
      <w:marBottom w:val="0"/>
      <w:divBdr>
        <w:top w:val="none" w:sz="0" w:space="0" w:color="auto"/>
        <w:left w:val="none" w:sz="0" w:space="0" w:color="auto"/>
        <w:bottom w:val="none" w:sz="0" w:space="0" w:color="auto"/>
        <w:right w:val="none" w:sz="0" w:space="0" w:color="auto"/>
      </w:divBdr>
    </w:div>
    <w:div w:id="136384940">
      <w:bodyDiv w:val="1"/>
      <w:marLeft w:val="0"/>
      <w:marRight w:val="0"/>
      <w:marTop w:val="0"/>
      <w:marBottom w:val="0"/>
      <w:divBdr>
        <w:top w:val="none" w:sz="0" w:space="0" w:color="auto"/>
        <w:left w:val="none" w:sz="0" w:space="0" w:color="auto"/>
        <w:bottom w:val="none" w:sz="0" w:space="0" w:color="auto"/>
        <w:right w:val="none" w:sz="0" w:space="0" w:color="auto"/>
      </w:divBdr>
    </w:div>
    <w:div w:id="136411850">
      <w:bodyDiv w:val="1"/>
      <w:marLeft w:val="0"/>
      <w:marRight w:val="0"/>
      <w:marTop w:val="0"/>
      <w:marBottom w:val="0"/>
      <w:divBdr>
        <w:top w:val="none" w:sz="0" w:space="0" w:color="auto"/>
        <w:left w:val="none" w:sz="0" w:space="0" w:color="auto"/>
        <w:bottom w:val="none" w:sz="0" w:space="0" w:color="auto"/>
        <w:right w:val="none" w:sz="0" w:space="0" w:color="auto"/>
      </w:divBdr>
    </w:div>
    <w:div w:id="136533719">
      <w:bodyDiv w:val="1"/>
      <w:marLeft w:val="0"/>
      <w:marRight w:val="0"/>
      <w:marTop w:val="0"/>
      <w:marBottom w:val="0"/>
      <w:divBdr>
        <w:top w:val="none" w:sz="0" w:space="0" w:color="auto"/>
        <w:left w:val="none" w:sz="0" w:space="0" w:color="auto"/>
        <w:bottom w:val="none" w:sz="0" w:space="0" w:color="auto"/>
        <w:right w:val="none" w:sz="0" w:space="0" w:color="auto"/>
      </w:divBdr>
    </w:div>
    <w:div w:id="136578024">
      <w:bodyDiv w:val="1"/>
      <w:marLeft w:val="0"/>
      <w:marRight w:val="0"/>
      <w:marTop w:val="0"/>
      <w:marBottom w:val="0"/>
      <w:divBdr>
        <w:top w:val="none" w:sz="0" w:space="0" w:color="auto"/>
        <w:left w:val="none" w:sz="0" w:space="0" w:color="auto"/>
        <w:bottom w:val="none" w:sz="0" w:space="0" w:color="auto"/>
        <w:right w:val="none" w:sz="0" w:space="0" w:color="auto"/>
      </w:divBdr>
    </w:div>
    <w:div w:id="136728696">
      <w:bodyDiv w:val="1"/>
      <w:marLeft w:val="0"/>
      <w:marRight w:val="0"/>
      <w:marTop w:val="0"/>
      <w:marBottom w:val="0"/>
      <w:divBdr>
        <w:top w:val="none" w:sz="0" w:space="0" w:color="auto"/>
        <w:left w:val="none" w:sz="0" w:space="0" w:color="auto"/>
        <w:bottom w:val="none" w:sz="0" w:space="0" w:color="auto"/>
        <w:right w:val="none" w:sz="0" w:space="0" w:color="auto"/>
      </w:divBdr>
    </w:div>
    <w:div w:id="136799767">
      <w:bodyDiv w:val="1"/>
      <w:marLeft w:val="0"/>
      <w:marRight w:val="0"/>
      <w:marTop w:val="0"/>
      <w:marBottom w:val="0"/>
      <w:divBdr>
        <w:top w:val="none" w:sz="0" w:space="0" w:color="auto"/>
        <w:left w:val="none" w:sz="0" w:space="0" w:color="auto"/>
        <w:bottom w:val="none" w:sz="0" w:space="0" w:color="auto"/>
        <w:right w:val="none" w:sz="0" w:space="0" w:color="auto"/>
      </w:divBdr>
    </w:div>
    <w:div w:id="136840686">
      <w:bodyDiv w:val="1"/>
      <w:marLeft w:val="0"/>
      <w:marRight w:val="0"/>
      <w:marTop w:val="0"/>
      <w:marBottom w:val="0"/>
      <w:divBdr>
        <w:top w:val="none" w:sz="0" w:space="0" w:color="auto"/>
        <w:left w:val="none" w:sz="0" w:space="0" w:color="auto"/>
        <w:bottom w:val="none" w:sz="0" w:space="0" w:color="auto"/>
        <w:right w:val="none" w:sz="0" w:space="0" w:color="auto"/>
      </w:divBdr>
    </w:div>
    <w:div w:id="137304770">
      <w:bodyDiv w:val="1"/>
      <w:marLeft w:val="0"/>
      <w:marRight w:val="0"/>
      <w:marTop w:val="0"/>
      <w:marBottom w:val="0"/>
      <w:divBdr>
        <w:top w:val="none" w:sz="0" w:space="0" w:color="auto"/>
        <w:left w:val="none" w:sz="0" w:space="0" w:color="auto"/>
        <w:bottom w:val="none" w:sz="0" w:space="0" w:color="auto"/>
        <w:right w:val="none" w:sz="0" w:space="0" w:color="auto"/>
      </w:divBdr>
    </w:div>
    <w:div w:id="137385853">
      <w:bodyDiv w:val="1"/>
      <w:marLeft w:val="0"/>
      <w:marRight w:val="0"/>
      <w:marTop w:val="0"/>
      <w:marBottom w:val="0"/>
      <w:divBdr>
        <w:top w:val="none" w:sz="0" w:space="0" w:color="auto"/>
        <w:left w:val="none" w:sz="0" w:space="0" w:color="auto"/>
        <w:bottom w:val="none" w:sz="0" w:space="0" w:color="auto"/>
        <w:right w:val="none" w:sz="0" w:space="0" w:color="auto"/>
      </w:divBdr>
    </w:div>
    <w:div w:id="137498302">
      <w:bodyDiv w:val="1"/>
      <w:marLeft w:val="0"/>
      <w:marRight w:val="0"/>
      <w:marTop w:val="0"/>
      <w:marBottom w:val="0"/>
      <w:divBdr>
        <w:top w:val="none" w:sz="0" w:space="0" w:color="auto"/>
        <w:left w:val="none" w:sz="0" w:space="0" w:color="auto"/>
        <w:bottom w:val="none" w:sz="0" w:space="0" w:color="auto"/>
        <w:right w:val="none" w:sz="0" w:space="0" w:color="auto"/>
      </w:divBdr>
    </w:div>
    <w:div w:id="137578004">
      <w:bodyDiv w:val="1"/>
      <w:marLeft w:val="0"/>
      <w:marRight w:val="0"/>
      <w:marTop w:val="0"/>
      <w:marBottom w:val="0"/>
      <w:divBdr>
        <w:top w:val="none" w:sz="0" w:space="0" w:color="auto"/>
        <w:left w:val="none" w:sz="0" w:space="0" w:color="auto"/>
        <w:bottom w:val="none" w:sz="0" w:space="0" w:color="auto"/>
        <w:right w:val="none" w:sz="0" w:space="0" w:color="auto"/>
      </w:divBdr>
    </w:div>
    <w:div w:id="137578147">
      <w:bodyDiv w:val="1"/>
      <w:marLeft w:val="0"/>
      <w:marRight w:val="0"/>
      <w:marTop w:val="0"/>
      <w:marBottom w:val="0"/>
      <w:divBdr>
        <w:top w:val="none" w:sz="0" w:space="0" w:color="auto"/>
        <w:left w:val="none" w:sz="0" w:space="0" w:color="auto"/>
        <w:bottom w:val="none" w:sz="0" w:space="0" w:color="auto"/>
        <w:right w:val="none" w:sz="0" w:space="0" w:color="auto"/>
      </w:divBdr>
    </w:div>
    <w:div w:id="137655871">
      <w:bodyDiv w:val="1"/>
      <w:marLeft w:val="0"/>
      <w:marRight w:val="0"/>
      <w:marTop w:val="0"/>
      <w:marBottom w:val="0"/>
      <w:divBdr>
        <w:top w:val="none" w:sz="0" w:space="0" w:color="auto"/>
        <w:left w:val="none" w:sz="0" w:space="0" w:color="auto"/>
        <w:bottom w:val="none" w:sz="0" w:space="0" w:color="auto"/>
        <w:right w:val="none" w:sz="0" w:space="0" w:color="auto"/>
      </w:divBdr>
    </w:div>
    <w:div w:id="137765875">
      <w:bodyDiv w:val="1"/>
      <w:marLeft w:val="0"/>
      <w:marRight w:val="0"/>
      <w:marTop w:val="0"/>
      <w:marBottom w:val="0"/>
      <w:divBdr>
        <w:top w:val="none" w:sz="0" w:space="0" w:color="auto"/>
        <w:left w:val="none" w:sz="0" w:space="0" w:color="auto"/>
        <w:bottom w:val="none" w:sz="0" w:space="0" w:color="auto"/>
        <w:right w:val="none" w:sz="0" w:space="0" w:color="auto"/>
      </w:divBdr>
    </w:div>
    <w:div w:id="137767209">
      <w:bodyDiv w:val="1"/>
      <w:marLeft w:val="0"/>
      <w:marRight w:val="0"/>
      <w:marTop w:val="0"/>
      <w:marBottom w:val="0"/>
      <w:divBdr>
        <w:top w:val="none" w:sz="0" w:space="0" w:color="auto"/>
        <w:left w:val="none" w:sz="0" w:space="0" w:color="auto"/>
        <w:bottom w:val="none" w:sz="0" w:space="0" w:color="auto"/>
        <w:right w:val="none" w:sz="0" w:space="0" w:color="auto"/>
      </w:divBdr>
    </w:div>
    <w:div w:id="137841530">
      <w:bodyDiv w:val="1"/>
      <w:marLeft w:val="0"/>
      <w:marRight w:val="0"/>
      <w:marTop w:val="0"/>
      <w:marBottom w:val="0"/>
      <w:divBdr>
        <w:top w:val="none" w:sz="0" w:space="0" w:color="auto"/>
        <w:left w:val="none" w:sz="0" w:space="0" w:color="auto"/>
        <w:bottom w:val="none" w:sz="0" w:space="0" w:color="auto"/>
        <w:right w:val="none" w:sz="0" w:space="0" w:color="auto"/>
      </w:divBdr>
    </w:div>
    <w:div w:id="138036629">
      <w:bodyDiv w:val="1"/>
      <w:marLeft w:val="0"/>
      <w:marRight w:val="0"/>
      <w:marTop w:val="0"/>
      <w:marBottom w:val="0"/>
      <w:divBdr>
        <w:top w:val="none" w:sz="0" w:space="0" w:color="auto"/>
        <w:left w:val="none" w:sz="0" w:space="0" w:color="auto"/>
        <w:bottom w:val="none" w:sz="0" w:space="0" w:color="auto"/>
        <w:right w:val="none" w:sz="0" w:space="0" w:color="auto"/>
      </w:divBdr>
    </w:div>
    <w:div w:id="138115108">
      <w:bodyDiv w:val="1"/>
      <w:marLeft w:val="0"/>
      <w:marRight w:val="0"/>
      <w:marTop w:val="0"/>
      <w:marBottom w:val="0"/>
      <w:divBdr>
        <w:top w:val="none" w:sz="0" w:space="0" w:color="auto"/>
        <w:left w:val="none" w:sz="0" w:space="0" w:color="auto"/>
        <w:bottom w:val="none" w:sz="0" w:space="0" w:color="auto"/>
        <w:right w:val="none" w:sz="0" w:space="0" w:color="auto"/>
      </w:divBdr>
    </w:div>
    <w:div w:id="138349805">
      <w:bodyDiv w:val="1"/>
      <w:marLeft w:val="0"/>
      <w:marRight w:val="0"/>
      <w:marTop w:val="0"/>
      <w:marBottom w:val="0"/>
      <w:divBdr>
        <w:top w:val="none" w:sz="0" w:space="0" w:color="auto"/>
        <w:left w:val="none" w:sz="0" w:space="0" w:color="auto"/>
        <w:bottom w:val="none" w:sz="0" w:space="0" w:color="auto"/>
        <w:right w:val="none" w:sz="0" w:space="0" w:color="auto"/>
      </w:divBdr>
    </w:div>
    <w:div w:id="138428060">
      <w:bodyDiv w:val="1"/>
      <w:marLeft w:val="0"/>
      <w:marRight w:val="0"/>
      <w:marTop w:val="0"/>
      <w:marBottom w:val="0"/>
      <w:divBdr>
        <w:top w:val="none" w:sz="0" w:space="0" w:color="auto"/>
        <w:left w:val="none" w:sz="0" w:space="0" w:color="auto"/>
        <w:bottom w:val="none" w:sz="0" w:space="0" w:color="auto"/>
        <w:right w:val="none" w:sz="0" w:space="0" w:color="auto"/>
      </w:divBdr>
    </w:div>
    <w:div w:id="138498108">
      <w:bodyDiv w:val="1"/>
      <w:marLeft w:val="0"/>
      <w:marRight w:val="0"/>
      <w:marTop w:val="0"/>
      <w:marBottom w:val="0"/>
      <w:divBdr>
        <w:top w:val="none" w:sz="0" w:space="0" w:color="auto"/>
        <w:left w:val="none" w:sz="0" w:space="0" w:color="auto"/>
        <w:bottom w:val="none" w:sz="0" w:space="0" w:color="auto"/>
        <w:right w:val="none" w:sz="0" w:space="0" w:color="auto"/>
      </w:divBdr>
    </w:div>
    <w:div w:id="138616504">
      <w:bodyDiv w:val="1"/>
      <w:marLeft w:val="0"/>
      <w:marRight w:val="0"/>
      <w:marTop w:val="0"/>
      <w:marBottom w:val="0"/>
      <w:divBdr>
        <w:top w:val="none" w:sz="0" w:space="0" w:color="auto"/>
        <w:left w:val="none" w:sz="0" w:space="0" w:color="auto"/>
        <w:bottom w:val="none" w:sz="0" w:space="0" w:color="auto"/>
        <w:right w:val="none" w:sz="0" w:space="0" w:color="auto"/>
      </w:divBdr>
    </w:div>
    <w:div w:id="138616606">
      <w:bodyDiv w:val="1"/>
      <w:marLeft w:val="0"/>
      <w:marRight w:val="0"/>
      <w:marTop w:val="0"/>
      <w:marBottom w:val="0"/>
      <w:divBdr>
        <w:top w:val="none" w:sz="0" w:space="0" w:color="auto"/>
        <w:left w:val="none" w:sz="0" w:space="0" w:color="auto"/>
        <w:bottom w:val="none" w:sz="0" w:space="0" w:color="auto"/>
        <w:right w:val="none" w:sz="0" w:space="0" w:color="auto"/>
      </w:divBdr>
    </w:div>
    <w:div w:id="138618145">
      <w:bodyDiv w:val="1"/>
      <w:marLeft w:val="0"/>
      <w:marRight w:val="0"/>
      <w:marTop w:val="0"/>
      <w:marBottom w:val="0"/>
      <w:divBdr>
        <w:top w:val="none" w:sz="0" w:space="0" w:color="auto"/>
        <w:left w:val="none" w:sz="0" w:space="0" w:color="auto"/>
        <w:bottom w:val="none" w:sz="0" w:space="0" w:color="auto"/>
        <w:right w:val="none" w:sz="0" w:space="0" w:color="auto"/>
      </w:divBdr>
    </w:div>
    <w:div w:id="138621411">
      <w:bodyDiv w:val="1"/>
      <w:marLeft w:val="0"/>
      <w:marRight w:val="0"/>
      <w:marTop w:val="0"/>
      <w:marBottom w:val="0"/>
      <w:divBdr>
        <w:top w:val="none" w:sz="0" w:space="0" w:color="auto"/>
        <w:left w:val="none" w:sz="0" w:space="0" w:color="auto"/>
        <w:bottom w:val="none" w:sz="0" w:space="0" w:color="auto"/>
        <w:right w:val="none" w:sz="0" w:space="0" w:color="auto"/>
      </w:divBdr>
    </w:div>
    <w:div w:id="139270674">
      <w:bodyDiv w:val="1"/>
      <w:marLeft w:val="0"/>
      <w:marRight w:val="0"/>
      <w:marTop w:val="0"/>
      <w:marBottom w:val="0"/>
      <w:divBdr>
        <w:top w:val="none" w:sz="0" w:space="0" w:color="auto"/>
        <w:left w:val="none" w:sz="0" w:space="0" w:color="auto"/>
        <w:bottom w:val="none" w:sz="0" w:space="0" w:color="auto"/>
        <w:right w:val="none" w:sz="0" w:space="0" w:color="auto"/>
      </w:divBdr>
    </w:div>
    <w:div w:id="139468250">
      <w:bodyDiv w:val="1"/>
      <w:marLeft w:val="0"/>
      <w:marRight w:val="0"/>
      <w:marTop w:val="0"/>
      <w:marBottom w:val="0"/>
      <w:divBdr>
        <w:top w:val="none" w:sz="0" w:space="0" w:color="auto"/>
        <w:left w:val="none" w:sz="0" w:space="0" w:color="auto"/>
        <w:bottom w:val="none" w:sz="0" w:space="0" w:color="auto"/>
        <w:right w:val="none" w:sz="0" w:space="0" w:color="auto"/>
      </w:divBdr>
    </w:div>
    <w:div w:id="140075448">
      <w:bodyDiv w:val="1"/>
      <w:marLeft w:val="0"/>
      <w:marRight w:val="0"/>
      <w:marTop w:val="0"/>
      <w:marBottom w:val="0"/>
      <w:divBdr>
        <w:top w:val="none" w:sz="0" w:space="0" w:color="auto"/>
        <w:left w:val="none" w:sz="0" w:space="0" w:color="auto"/>
        <w:bottom w:val="none" w:sz="0" w:space="0" w:color="auto"/>
        <w:right w:val="none" w:sz="0" w:space="0" w:color="auto"/>
      </w:divBdr>
    </w:div>
    <w:div w:id="140079111">
      <w:bodyDiv w:val="1"/>
      <w:marLeft w:val="0"/>
      <w:marRight w:val="0"/>
      <w:marTop w:val="0"/>
      <w:marBottom w:val="0"/>
      <w:divBdr>
        <w:top w:val="none" w:sz="0" w:space="0" w:color="auto"/>
        <w:left w:val="none" w:sz="0" w:space="0" w:color="auto"/>
        <w:bottom w:val="none" w:sz="0" w:space="0" w:color="auto"/>
        <w:right w:val="none" w:sz="0" w:space="0" w:color="auto"/>
      </w:divBdr>
    </w:div>
    <w:div w:id="140271323">
      <w:bodyDiv w:val="1"/>
      <w:marLeft w:val="0"/>
      <w:marRight w:val="0"/>
      <w:marTop w:val="0"/>
      <w:marBottom w:val="0"/>
      <w:divBdr>
        <w:top w:val="none" w:sz="0" w:space="0" w:color="auto"/>
        <w:left w:val="none" w:sz="0" w:space="0" w:color="auto"/>
        <w:bottom w:val="none" w:sz="0" w:space="0" w:color="auto"/>
        <w:right w:val="none" w:sz="0" w:space="0" w:color="auto"/>
      </w:divBdr>
    </w:div>
    <w:div w:id="140390493">
      <w:bodyDiv w:val="1"/>
      <w:marLeft w:val="0"/>
      <w:marRight w:val="0"/>
      <w:marTop w:val="0"/>
      <w:marBottom w:val="0"/>
      <w:divBdr>
        <w:top w:val="none" w:sz="0" w:space="0" w:color="auto"/>
        <w:left w:val="none" w:sz="0" w:space="0" w:color="auto"/>
        <w:bottom w:val="none" w:sz="0" w:space="0" w:color="auto"/>
        <w:right w:val="none" w:sz="0" w:space="0" w:color="auto"/>
      </w:divBdr>
    </w:div>
    <w:div w:id="140852027">
      <w:bodyDiv w:val="1"/>
      <w:marLeft w:val="0"/>
      <w:marRight w:val="0"/>
      <w:marTop w:val="0"/>
      <w:marBottom w:val="0"/>
      <w:divBdr>
        <w:top w:val="none" w:sz="0" w:space="0" w:color="auto"/>
        <w:left w:val="none" w:sz="0" w:space="0" w:color="auto"/>
        <w:bottom w:val="none" w:sz="0" w:space="0" w:color="auto"/>
        <w:right w:val="none" w:sz="0" w:space="0" w:color="auto"/>
      </w:divBdr>
    </w:div>
    <w:div w:id="140923392">
      <w:bodyDiv w:val="1"/>
      <w:marLeft w:val="0"/>
      <w:marRight w:val="0"/>
      <w:marTop w:val="0"/>
      <w:marBottom w:val="0"/>
      <w:divBdr>
        <w:top w:val="none" w:sz="0" w:space="0" w:color="auto"/>
        <w:left w:val="none" w:sz="0" w:space="0" w:color="auto"/>
        <w:bottom w:val="none" w:sz="0" w:space="0" w:color="auto"/>
        <w:right w:val="none" w:sz="0" w:space="0" w:color="auto"/>
      </w:divBdr>
    </w:div>
    <w:div w:id="141168023">
      <w:bodyDiv w:val="1"/>
      <w:marLeft w:val="0"/>
      <w:marRight w:val="0"/>
      <w:marTop w:val="0"/>
      <w:marBottom w:val="0"/>
      <w:divBdr>
        <w:top w:val="none" w:sz="0" w:space="0" w:color="auto"/>
        <w:left w:val="none" w:sz="0" w:space="0" w:color="auto"/>
        <w:bottom w:val="none" w:sz="0" w:space="0" w:color="auto"/>
        <w:right w:val="none" w:sz="0" w:space="0" w:color="auto"/>
      </w:divBdr>
    </w:div>
    <w:div w:id="141193736">
      <w:bodyDiv w:val="1"/>
      <w:marLeft w:val="0"/>
      <w:marRight w:val="0"/>
      <w:marTop w:val="0"/>
      <w:marBottom w:val="0"/>
      <w:divBdr>
        <w:top w:val="none" w:sz="0" w:space="0" w:color="auto"/>
        <w:left w:val="none" w:sz="0" w:space="0" w:color="auto"/>
        <w:bottom w:val="none" w:sz="0" w:space="0" w:color="auto"/>
        <w:right w:val="none" w:sz="0" w:space="0" w:color="auto"/>
      </w:divBdr>
    </w:div>
    <w:div w:id="141239947">
      <w:bodyDiv w:val="1"/>
      <w:marLeft w:val="0"/>
      <w:marRight w:val="0"/>
      <w:marTop w:val="0"/>
      <w:marBottom w:val="0"/>
      <w:divBdr>
        <w:top w:val="none" w:sz="0" w:space="0" w:color="auto"/>
        <w:left w:val="none" w:sz="0" w:space="0" w:color="auto"/>
        <w:bottom w:val="none" w:sz="0" w:space="0" w:color="auto"/>
        <w:right w:val="none" w:sz="0" w:space="0" w:color="auto"/>
      </w:divBdr>
    </w:div>
    <w:div w:id="141318416">
      <w:bodyDiv w:val="1"/>
      <w:marLeft w:val="0"/>
      <w:marRight w:val="0"/>
      <w:marTop w:val="0"/>
      <w:marBottom w:val="0"/>
      <w:divBdr>
        <w:top w:val="none" w:sz="0" w:space="0" w:color="auto"/>
        <w:left w:val="none" w:sz="0" w:space="0" w:color="auto"/>
        <w:bottom w:val="none" w:sz="0" w:space="0" w:color="auto"/>
        <w:right w:val="none" w:sz="0" w:space="0" w:color="auto"/>
      </w:divBdr>
    </w:div>
    <w:div w:id="141388750">
      <w:bodyDiv w:val="1"/>
      <w:marLeft w:val="0"/>
      <w:marRight w:val="0"/>
      <w:marTop w:val="0"/>
      <w:marBottom w:val="0"/>
      <w:divBdr>
        <w:top w:val="none" w:sz="0" w:space="0" w:color="auto"/>
        <w:left w:val="none" w:sz="0" w:space="0" w:color="auto"/>
        <w:bottom w:val="none" w:sz="0" w:space="0" w:color="auto"/>
        <w:right w:val="none" w:sz="0" w:space="0" w:color="auto"/>
      </w:divBdr>
    </w:div>
    <w:div w:id="141430308">
      <w:bodyDiv w:val="1"/>
      <w:marLeft w:val="0"/>
      <w:marRight w:val="0"/>
      <w:marTop w:val="0"/>
      <w:marBottom w:val="0"/>
      <w:divBdr>
        <w:top w:val="none" w:sz="0" w:space="0" w:color="auto"/>
        <w:left w:val="none" w:sz="0" w:space="0" w:color="auto"/>
        <w:bottom w:val="none" w:sz="0" w:space="0" w:color="auto"/>
        <w:right w:val="none" w:sz="0" w:space="0" w:color="auto"/>
      </w:divBdr>
    </w:div>
    <w:div w:id="141430752">
      <w:bodyDiv w:val="1"/>
      <w:marLeft w:val="0"/>
      <w:marRight w:val="0"/>
      <w:marTop w:val="0"/>
      <w:marBottom w:val="0"/>
      <w:divBdr>
        <w:top w:val="none" w:sz="0" w:space="0" w:color="auto"/>
        <w:left w:val="none" w:sz="0" w:space="0" w:color="auto"/>
        <w:bottom w:val="none" w:sz="0" w:space="0" w:color="auto"/>
        <w:right w:val="none" w:sz="0" w:space="0" w:color="auto"/>
      </w:divBdr>
    </w:div>
    <w:div w:id="141697034">
      <w:bodyDiv w:val="1"/>
      <w:marLeft w:val="0"/>
      <w:marRight w:val="0"/>
      <w:marTop w:val="0"/>
      <w:marBottom w:val="0"/>
      <w:divBdr>
        <w:top w:val="none" w:sz="0" w:space="0" w:color="auto"/>
        <w:left w:val="none" w:sz="0" w:space="0" w:color="auto"/>
        <w:bottom w:val="none" w:sz="0" w:space="0" w:color="auto"/>
        <w:right w:val="none" w:sz="0" w:space="0" w:color="auto"/>
      </w:divBdr>
    </w:div>
    <w:div w:id="142041156">
      <w:bodyDiv w:val="1"/>
      <w:marLeft w:val="0"/>
      <w:marRight w:val="0"/>
      <w:marTop w:val="0"/>
      <w:marBottom w:val="0"/>
      <w:divBdr>
        <w:top w:val="none" w:sz="0" w:space="0" w:color="auto"/>
        <w:left w:val="none" w:sz="0" w:space="0" w:color="auto"/>
        <w:bottom w:val="none" w:sz="0" w:space="0" w:color="auto"/>
        <w:right w:val="none" w:sz="0" w:space="0" w:color="auto"/>
      </w:divBdr>
    </w:div>
    <w:div w:id="142084030">
      <w:bodyDiv w:val="1"/>
      <w:marLeft w:val="0"/>
      <w:marRight w:val="0"/>
      <w:marTop w:val="0"/>
      <w:marBottom w:val="0"/>
      <w:divBdr>
        <w:top w:val="none" w:sz="0" w:space="0" w:color="auto"/>
        <w:left w:val="none" w:sz="0" w:space="0" w:color="auto"/>
        <w:bottom w:val="none" w:sz="0" w:space="0" w:color="auto"/>
        <w:right w:val="none" w:sz="0" w:space="0" w:color="auto"/>
      </w:divBdr>
    </w:div>
    <w:div w:id="142158387">
      <w:bodyDiv w:val="1"/>
      <w:marLeft w:val="0"/>
      <w:marRight w:val="0"/>
      <w:marTop w:val="0"/>
      <w:marBottom w:val="0"/>
      <w:divBdr>
        <w:top w:val="none" w:sz="0" w:space="0" w:color="auto"/>
        <w:left w:val="none" w:sz="0" w:space="0" w:color="auto"/>
        <w:bottom w:val="none" w:sz="0" w:space="0" w:color="auto"/>
        <w:right w:val="none" w:sz="0" w:space="0" w:color="auto"/>
      </w:divBdr>
    </w:div>
    <w:div w:id="142159376">
      <w:bodyDiv w:val="1"/>
      <w:marLeft w:val="0"/>
      <w:marRight w:val="0"/>
      <w:marTop w:val="0"/>
      <w:marBottom w:val="0"/>
      <w:divBdr>
        <w:top w:val="none" w:sz="0" w:space="0" w:color="auto"/>
        <w:left w:val="none" w:sz="0" w:space="0" w:color="auto"/>
        <w:bottom w:val="none" w:sz="0" w:space="0" w:color="auto"/>
        <w:right w:val="none" w:sz="0" w:space="0" w:color="auto"/>
      </w:divBdr>
    </w:div>
    <w:div w:id="142283329">
      <w:bodyDiv w:val="1"/>
      <w:marLeft w:val="0"/>
      <w:marRight w:val="0"/>
      <w:marTop w:val="0"/>
      <w:marBottom w:val="0"/>
      <w:divBdr>
        <w:top w:val="none" w:sz="0" w:space="0" w:color="auto"/>
        <w:left w:val="none" w:sz="0" w:space="0" w:color="auto"/>
        <w:bottom w:val="none" w:sz="0" w:space="0" w:color="auto"/>
        <w:right w:val="none" w:sz="0" w:space="0" w:color="auto"/>
      </w:divBdr>
    </w:div>
    <w:div w:id="142353716">
      <w:bodyDiv w:val="1"/>
      <w:marLeft w:val="0"/>
      <w:marRight w:val="0"/>
      <w:marTop w:val="0"/>
      <w:marBottom w:val="0"/>
      <w:divBdr>
        <w:top w:val="none" w:sz="0" w:space="0" w:color="auto"/>
        <w:left w:val="none" w:sz="0" w:space="0" w:color="auto"/>
        <w:bottom w:val="none" w:sz="0" w:space="0" w:color="auto"/>
        <w:right w:val="none" w:sz="0" w:space="0" w:color="auto"/>
      </w:divBdr>
    </w:div>
    <w:div w:id="142550619">
      <w:bodyDiv w:val="1"/>
      <w:marLeft w:val="0"/>
      <w:marRight w:val="0"/>
      <w:marTop w:val="0"/>
      <w:marBottom w:val="0"/>
      <w:divBdr>
        <w:top w:val="none" w:sz="0" w:space="0" w:color="auto"/>
        <w:left w:val="none" w:sz="0" w:space="0" w:color="auto"/>
        <w:bottom w:val="none" w:sz="0" w:space="0" w:color="auto"/>
        <w:right w:val="none" w:sz="0" w:space="0" w:color="auto"/>
      </w:divBdr>
    </w:div>
    <w:div w:id="142626950">
      <w:bodyDiv w:val="1"/>
      <w:marLeft w:val="0"/>
      <w:marRight w:val="0"/>
      <w:marTop w:val="0"/>
      <w:marBottom w:val="0"/>
      <w:divBdr>
        <w:top w:val="none" w:sz="0" w:space="0" w:color="auto"/>
        <w:left w:val="none" w:sz="0" w:space="0" w:color="auto"/>
        <w:bottom w:val="none" w:sz="0" w:space="0" w:color="auto"/>
        <w:right w:val="none" w:sz="0" w:space="0" w:color="auto"/>
      </w:divBdr>
    </w:div>
    <w:div w:id="143090436">
      <w:bodyDiv w:val="1"/>
      <w:marLeft w:val="0"/>
      <w:marRight w:val="0"/>
      <w:marTop w:val="0"/>
      <w:marBottom w:val="0"/>
      <w:divBdr>
        <w:top w:val="none" w:sz="0" w:space="0" w:color="auto"/>
        <w:left w:val="none" w:sz="0" w:space="0" w:color="auto"/>
        <w:bottom w:val="none" w:sz="0" w:space="0" w:color="auto"/>
        <w:right w:val="none" w:sz="0" w:space="0" w:color="auto"/>
      </w:divBdr>
    </w:div>
    <w:div w:id="143476362">
      <w:bodyDiv w:val="1"/>
      <w:marLeft w:val="0"/>
      <w:marRight w:val="0"/>
      <w:marTop w:val="0"/>
      <w:marBottom w:val="0"/>
      <w:divBdr>
        <w:top w:val="none" w:sz="0" w:space="0" w:color="auto"/>
        <w:left w:val="none" w:sz="0" w:space="0" w:color="auto"/>
        <w:bottom w:val="none" w:sz="0" w:space="0" w:color="auto"/>
        <w:right w:val="none" w:sz="0" w:space="0" w:color="auto"/>
      </w:divBdr>
    </w:div>
    <w:div w:id="143739614">
      <w:bodyDiv w:val="1"/>
      <w:marLeft w:val="0"/>
      <w:marRight w:val="0"/>
      <w:marTop w:val="0"/>
      <w:marBottom w:val="0"/>
      <w:divBdr>
        <w:top w:val="none" w:sz="0" w:space="0" w:color="auto"/>
        <w:left w:val="none" w:sz="0" w:space="0" w:color="auto"/>
        <w:bottom w:val="none" w:sz="0" w:space="0" w:color="auto"/>
        <w:right w:val="none" w:sz="0" w:space="0" w:color="auto"/>
      </w:divBdr>
    </w:div>
    <w:div w:id="143788984">
      <w:bodyDiv w:val="1"/>
      <w:marLeft w:val="0"/>
      <w:marRight w:val="0"/>
      <w:marTop w:val="0"/>
      <w:marBottom w:val="0"/>
      <w:divBdr>
        <w:top w:val="none" w:sz="0" w:space="0" w:color="auto"/>
        <w:left w:val="none" w:sz="0" w:space="0" w:color="auto"/>
        <w:bottom w:val="none" w:sz="0" w:space="0" w:color="auto"/>
        <w:right w:val="none" w:sz="0" w:space="0" w:color="auto"/>
      </w:divBdr>
    </w:div>
    <w:div w:id="144050884">
      <w:bodyDiv w:val="1"/>
      <w:marLeft w:val="0"/>
      <w:marRight w:val="0"/>
      <w:marTop w:val="0"/>
      <w:marBottom w:val="0"/>
      <w:divBdr>
        <w:top w:val="none" w:sz="0" w:space="0" w:color="auto"/>
        <w:left w:val="none" w:sz="0" w:space="0" w:color="auto"/>
        <w:bottom w:val="none" w:sz="0" w:space="0" w:color="auto"/>
        <w:right w:val="none" w:sz="0" w:space="0" w:color="auto"/>
      </w:divBdr>
    </w:div>
    <w:div w:id="144205473">
      <w:bodyDiv w:val="1"/>
      <w:marLeft w:val="0"/>
      <w:marRight w:val="0"/>
      <w:marTop w:val="0"/>
      <w:marBottom w:val="0"/>
      <w:divBdr>
        <w:top w:val="none" w:sz="0" w:space="0" w:color="auto"/>
        <w:left w:val="none" w:sz="0" w:space="0" w:color="auto"/>
        <w:bottom w:val="none" w:sz="0" w:space="0" w:color="auto"/>
        <w:right w:val="none" w:sz="0" w:space="0" w:color="auto"/>
      </w:divBdr>
    </w:div>
    <w:div w:id="144326160">
      <w:bodyDiv w:val="1"/>
      <w:marLeft w:val="0"/>
      <w:marRight w:val="0"/>
      <w:marTop w:val="0"/>
      <w:marBottom w:val="0"/>
      <w:divBdr>
        <w:top w:val="none" w:sz="0" w:space="0" w:color="auto"/>
        <w:left w:val="none" w:sz="0" w:space="0" w:color="auto"/>
        <w:bottom w:val="none" w:sz="0" w:space="0" w:color="auto"/>
        <w:right w:val="none" w:sz="0" w:space="0" w:color="auto"/>
      </w:divBdr>
    </w:div>
    <w:div w:id="144472257">
      <w:bodyDiv w:val="1"/>
      <w:marLeft w:val="0"/>
      <w:marRight w:val="0"/>
      <w:marTop w:val="0"/>
      <w:marBottom w:val="0"/>
      <w:divBdr>
        <w:top w:val="none" w:sz="0" w:space="0" w:color="auto"/>
        <w:left w:val="none" w:sz="0" w:space="0" w:color="auto"/>
        <w:bottom w:val="none" w:sz="0" w:space="0" w:color="auto"/>
        <w:right w:val="none" w:sz="0" w:space="0" w:color="auto"/>
      </w:divBdr>
    </w:div>
    <w:div w:id="144473705">
      <w:bodyDiv w:val="1"/>
      <w:marLeft w:val="0"/>
      <w:marRight w:val="0"/>
      <w:marTop w:val="0"/>
      <w:marBottom w:val="0"/>
      <w:divBdr>
        <w:top w:val="none" w:sz="0" w:space="0" w:color="auto"/>
        <w:left w:val="none" w:sz="0" w:space="0" w:color="auto"/>
        <w:bottom w:val="none" w:sz="0" w:space="0" w:color="auto"/>
        <w:right w:val="none" w:sz="0" w:space="0" w:color="auto"/>
      </w:divBdr>
    </w:div>
    <w:div w:id="144510981">
      <w:bodyDiv w:val="1"/>
      <w:marLeft w:val="0"/>
      <w:marRight w:val="0"/>
      <w:marTop w:val="0"/>
      <w:marBottom w:val="0"/>
      <w:divBdr>
        <w:top w:val="none" w:sz="0" w:space="0" w:color="auto"/>
        <w:left w:val="none" w:sz="0" w:space="0" w:color="auto"/>
        <w:bottom w:val="none" w:sz="0" w:space="0" w:color="auto"/>
        <w:right w:val="none" w:sz="0" w:space="0" w:color="auto"/>
      </w:divBdr>
    </w:div>
    <w:div w:id="144857619">
      <w:bodyDiv w:val="1"/>
      <w:marLeft w:val="0"/>
      <w:marRight w:val="0"/>
      <w:marTop w:val="0"/>
      <w:marBottom w:val="0"/>
      <w:divBdr>
        <w:top w:val="none" w:sz="0" w:space="0" w:color="auto"/>
        <w:left w:val="none" w:sz="0" w:space="0" w:color="auto"/>
        <w:bottom w:val="none" w:sz="0" w:space="0" w:color="auto"/>
        <w:right w:val="none" w:sz="0" w:space="0" w:color="auto"/>
      </w:divBdr>
    </w:div>
    <w:div w:id="144906293">
      <w:bodyDiv w:val="1"/>
      <w:marLeft w:val="0"/>
      <w:marRight w:val="0"/>
      <w:marTop w:val="0"/>
      <w:marBottom w:val="0"/>
      <w:divBdr>
        <w:top w:val="none" w:sz="0" w:space="0" w:color="auto"/>
        <w:left w:val="none" w:sz="0" w:space="0" w:color="auto"/>
        <w:bottom w:val="none" w:sz="0" w:space="0" w:color="auto"/>
        <w:right w:val="none" w:sz="0" w:space="0" w:color="auto"/>
      </w:divBdr>
    </w:div>
    <w:div w:id="144976082">
      <w:bodyDiv w:val="1"/>
      <w:marLeft w:val="0"/>
      <w:marRight w:val="0"/>
      <w:marTop w:val="0"/>
      <w:marBottom w:val="0"/>
      <w:divBdr>
        <w:top w:val="none" w:sz="0" w:space="0" w:color="auto"/>
        <w:left w:val="none" w:sz="0" w:space="0" w:color="auto"/>
        <w:bottom w:val="none" w:sz="0" w:space="0" w:color="auto"/>
        <w:right w:val="none" w:sz="0" w:space="0" w:color="auto"/>
      </w:divBdr>
    </w:div>
    <w:div w:id="144978315">
      <w:bodyDiv w:val="1"/>
      <w:marLeft w:val="0"/>
      <w:marRight w:val="0"/>
      <w:marTop w:val="0"/>
      <w:marBottom w:val="0"/>
      <w:divBdr>
        <w:top w:val="none" w:sz="0" w:space="0" w:color="auto"/>
        <w:left w:val="none" w:sz="0" w:space="0" w:color="auto"/>
        <w:bottom w:val="none" w:sz="0" w:space="0" w:color="auto"/>
        <w:right w:val="none" w:sz="0" w:space="0" w:color="auto"/>
      </w:divBdr>
    </w:div>
    <w:div w:id="145316403">
      <w:bodyDiv w:val="1"/>
      <w:marLeft w:val="0"/>
      <w:marRight w:val="0"/>
      <w:marTop w:val="0"/>
      <w:marBottom w:val="0"/>
      <w:divBdr>
        <w:top w:val="none" w:sz="0" w:space="0" w:color="auto"/>
        <w:left w:val="none" w:sz="0" w:space="0" w:color="auto"/>
        <w:bottom w:val="none" w:sz="0" w:space="0" w:color="auto"/>
        <w:right w:val="none" w:sz="0" w:space="0" w:color="auto"/>
      </w:divBdr>
    </w:div>
    <w:div w:id="145321324">
      <w:bodyDiv w:val="1"/>
      <w:marLeft w:val="0"/>
      <w:marRight w:val="0"/>
      <w:marTop w:val="0"/>
      <w:marBottom w:val="0"/>
      <w:divBdr>
        <w:top w:val="none" w:sz="0" w:space="0" w:color="auto"/>
        <w:left w:val="none" w:sz="0" w:space="0" w:color="auto"/>
        <w:bottom w:val="none" w:sz="0" w:space="0" w:color="auto"/>
        <w:right w:val="none" w:sz="0" w:space="0" w:color="auto"/>
      </w:divBdr>
    </w:div>
    <w:div w:id="145365644">
      <w:bodyDiv w:val="1"/>
      <w:marLeft w:val="0"/>
      <w:marRight w:val="0"/>
      <w:marTop w:val="0"/>
      <w:marBottom w:val="0"/>
      <w:divBdr>
        <w:top w:val="none" w:sz="0" w:space="0" w:color="auto"/>
        <w:left w:val="none" w:sz="0" w:space="0" w:color="auto"/>
        <w:bottom w:val="none" w:sz="0" w:space="0" w:color="auto"/>
        <w:right w:val="none" w:sz="0" w:space="0" w:color="auto"/>
      </w:divBdr>
    </w:div>
    <w:div w:id="145703427">
      <w:bodyDiv w:val="1"/>
      <w:marLeft w:val="0"/>
      <w:marRight w:val="0"/>
      <w:marTop w:val="0"/>
      <w:marBottom w:val="0"/>
      <w:divBdr>
        <w:top w:val="none" w:sz="0" w:space="0" w:color="auto"/>
        <w:left w:val="none" w:sz="0" w:space="0" w:color="auto"/>
        <w:bottom w:val="none" w:sz="0" w:space="0" w:color="auto"/>
        <w:right w:val="none" w:sz="0" w:space="0" w:color="auto"/>
      </w:divBdr>
    </w:div>
    <w:div w:id="145709152">
      <w:bodyDiv w:val="1"/>
      <w:marLeft w:val="0"/>
      <w:marRight w:val="0"/>
      <w:marTop w:val="0"/>
      <w:marBottom w:val="0"/>
      <w:divBdr>
        <w:top w:val="none" w:sz="0" w:space="0" w:color="auto"/>
        <w:left w:val="none" w:sz="0" w:space="0" w:color="auto"/>
        <w:bottom w:val="none" w:sz="0" w:space="0" w:color="auto"/>
        <w:right w:val="none" w:sz="0" w:space="0" w:color="auto"/>
      </w:divBdr>
    </w:div>
    <w:div w:id="145823848">
      <w:bodyDiv w:val="1"/>
      <w:marLeft w:val="0"/>
      <w:marRight w:val="0"/>
      <w:marTop w:val="0"/>
      <w:marBottom w:val="0"/>
      <w:divBdr>
        <w:top w:val="none" w:sz="0" w:space="0" w:color="auto"/>
        <w:left w:val="none" w:sz="0" w:space="0" w:color="auto"/>
        <w:bottom w:val="none" w:sz="0" w:space="0" w:color="auto"/>
        <w:right w:val="none" w:sz="0" w:space="0" w:color="auto"/>
      </w:divBdr>
    </w:div>
    <w:div w:id="145829532">
      <w:bodyDiv w:val="1"/>
      <w:marLeft w:val="0"/>
      <w:marRight w:val="0"/>
      <w:marTop w:val="0"/>
      <w:marBottom w:val="0"/>
      <w:divBdr>
        <w:top w:val="none" w:sz="0" w:space="0" w:color="auto"/>
        <w:left w:val="none" w:sz="0" w:space="0" w:color="auto"/>
        <w:bottom w:val="none" w:sz="0" w:space="0" w:color="auto"/>
        <w:right w:val="none" w:sz="0" w:space="0" w:color="auto"/>
      </w:divBdr>
    </w:div>
    <w:div w:id="146635339">
      <w:bodyDiv w:val="1"/>
      <w:marLeft w:val="0"/>
      <w:marRight w:val="0"/>
      <w:marTop w:val="0"/>
      <w:marBottom w:val="0"/>
      <w:divBdr>
        <w:top w:val="none" w:sz="0" w:space="0" w:color="auto"/>
        <w:left w:val="none" w:sz="0" w:space="0" w:color="auto"/>
        <w:bottom w:val="none" w:sz="0" w:space="0" w:color="auto"/>
        <w:right w:val="none" w:sz="0" w:space="0" w:color="auto"/>
      </w:divBdr>
    </w:div>
    <w:div w:id="146748602">
      <w:bodyDiv w:val="1"/>
      <w:marLeft w:val="0"/>
      <w:marRight w:val="0"/>
      <w:marTop w:val="0"/>
      <w:marBottom w:val="0"/>
      <w:divBdr>
        <w:top w:val="none" w:sz="0" w:space="0" w:color="auto"/>
        <w:left w:val="none" w:sz="0" w:space="0" w:color="auto"/>
        <w:bottom w:val="none" w:sz="0" w:space="0" w:color="auto"/>
        <w:right w:val="none" w:sz="0" w:space="0" w:color="auto"/>
      </w:divBdr>
    </w:div>
    <w:div w:id="146749442">
      <w:bodyDiv w:val="1"/>
      <w:marLeft w:val="0"/>
      <w:marRight w:val="0"/>
      <w:marTop w:val="0"/>
      <w:marBottom w:val="0"/>
      <w:divBdr>
        <w:top w:val="none" w:sz="0" w:space="0" w:color="auto"/>
        <w:left w:val="none" w:sz="0" w:space="0" w:color="auto"/>
        <w:bottom w:val="none" w:sz="0" w:space="0" w:color="auto"/>
        <w:right w:val="none" w:sz="0" w:space="0" w:color="auto"/>
      </w:divBdr>
    </w:div>
    <w:div w:id="146872305">
      <w:bodyDiv w:val="1"/>
      <w:marLeft w:val="0"/>
      <w:marRight w:val="0"/>
      <w:marTop w:val="0"/>
      <w:marBottom w:val="0"/>
      <w:divBdr>
        <w:top w:val="none" w:sz="0" w:space="0" w:color="auto"/>
        <w:left w:val="none" w:sz="0" w:space="0" w:color="auto"/>
        <w:bottom w:val="none" w:sz="0" w:space="0" w:color="auto"/>
        <w:right w:val="none" w:sz="0" w:space="0" w:color="auto"/>
      </w:divBdr>
    </w:div>
    <w:div w:id="146939523">
      <w:bodyDiv w:val="1"/>
      <w:marLeft w:val="0"/>
      <w:marRight w:val="0"/>
      <w:marTop w:val="0"/>
      <w:marBottom w:val="0"/>
      <w:divBdr>
        <w:top w:val="none" w:sz="0" w:space="0" w:color="auto"/>
        <w:left w:val="none" w:sz="0" w:space="0" w:color="auto"/>
        <w:bottom w:val="none" w:sz="0" w:space="0" w:color="auto"/>
        <w:right w:val="none" w:sz="0" w:space="0" w:color="auto"/>
      </w:divBdr>
    </w:div>
    <w:div w:id="147136283">
      <w:bodyDiv w:val="1"/>
      <w:marLeft w:val="0"/>
      <w:marRight w:val="0"/>
      <w:marTop w:val="0"/>
      <w:marBottom w:val="0"/>
      <w:divBdr>
        <w:top w:val="none" w:sz="0" w:space="0" w:color="auto"/>
        <w:left w:val="none" w:sz="0" w:space="0" w:color="auto"/>
        <w:bottom w:val="none" w:sz="0" w:space="0" w:color="auto"/>
        <w:right w:val="none" w:sz="0" w:space="0" w:color="auto"/>
      </w:divBdr>
    </w:div>
    <w:div w:id="147139377">
      <w:bodyDiv w:val="1"/>
      <w:marLeft w:val="0"/>
      <w:marRight w:val="0"/>
      <w:marTop w:val="0"/>
      <w:marBottom w:val="0"/>
      <w:divBdr>
        <w:top w:val="none" w:sz="0" w:space="0" w:color="auto"/>
        <w:left w:val="none" w:sz="0" w:space="0" w:color="auto"/>
        <w:bottom w:val="none" w:sz="0" w:space="0" w:color="auto"/>
        <w:right w:val="none" w:sz="0" w:space="0" w:color="auto"/>
      </w:divBdr>
    </w:div>
    <w:div w:id="147282506">
      <w:bodyDiv w:val="1"/>
      <w:marLeft w:val="0"/>
      <w:marRight w:val="0"/>
      <w:marTop w:val="0"/>
      <w:marBottom w:val="0"/>
      <w:divBdr>
        <w:top w:val="none" w:sz="0" w:space="0" w:color="auto"/>
        <w:left w:val="none" w:sz="0" w:space="0" w:color="auto"/>
        <w:bottom w:val="none" w:sz="0" w:space="0" w:color="auto"/>
        <w:right w:val="none" w:sz="0" w:space="0" w:color="auto"/>
      </w:divBdr>
    </w:div>
    <w:div w:id="147718493">
      <w:bodyDiv w:val="1"/>
      <w:marLeft w:val="0"/>
      <w:marRight w:val="0"/>
      <w:marTop w:val="0"/>
      <w:marBottom w:val="0"/>
      <w:divBdr>
        <w:top w:val="none" w:sz="0" w:space="0" w:color="auto"/>
        <w:left w:val="none" w:sz="0" w:space="0" w:color="auto"/>
        <w:bottom w:val="none" w:sz="0" w:space="0" w:color="auto"/>
        <w:right w:val="none" w:sz="0" w:space="0" w:color="auto"/>
      </w:divBdr>
    </w:div>
    <w:div w:id="147719809">
      <w:bodyDiv w:val="1"/>
      <w:marLeft w:val="0"/>
      <w:marRight w:val="0"/>
      <w:marTop w:val="0"/>
      <w:marBottom w:val="0"/>
      <w:divBdr>
        <w:top w:val="none" w:sz="0" w:space="0" w:color="auto"/>
        <w:left w:val="none" w:sz="0" w:space="0" w:color="auto"/>
        <w:bottom w:val="none" w:sz="0" w:space="0" w:color="auto"/>
        <w:right w:val="none" w:sz="0" w:space="0" w:color="auto"/>
      </w:divBdr>
    </w:div>
    <w:div w:id="147749531">
      <w:bodyDiv w:val="1"/>
      <w:marLeft w:val="0"/>
      <w:marRight w:val="0"/>
      <w:marTop w:val="0"/>
      <w:marBottom w:val="0"/>
      <w:divBdr>
        <w:top w:val="none" w:sz="0" w:space="0" w:color="auto"/>
        <w:left w:val="none" w:sz="0" w:space="0" w:color="auto"/>
        <w:bottom w:val="none" w:sz="0" w:space="0" w:color="auto"/>
        <w:right w:val="none" w:sz="0" w:space="0" w:color="auto"/>
      </w:divBdr>
    </w:div>
    <w:div w:id="147980541">
      <w:bodyDiv w:val="1"/>
      <w:marLeft w:val="0"/>
      <w:marRight w:val="0"/>
      <w:marTop w:val="0"/>
      <w:marBottom w:val="0"/>
      <w:divBdr>
        <w:top w:val="none" w:sz="0" w:space="0" w:color="auto"/>
        <w:left w:val="none" w:sz="0" w:space="0" w:color="auto"/>
        <w:bottom w:val="none" w:sz="0" w:space="0" w:color="auto"/>
        <w:right w:val="none" w:sz="0" w:space="0" w:color="auto"/>
      </w:divBdr>
    </w:div>
    <w:div w:id="148178992">
      <w:bodyDiv w:val="1"/>
      <w:marLeft w:val="0"/>
      <w:marRight w:val="0"/>
      <w:marTop w:val="0"/>
      <w:marBottom w:val="0"/>
      <w:divBdr>
        <w:top w:val="none" w:sz="0" w:space="0" w:color="auto"/>
        <w:left w:val="none" w:sz="0" w:space="0" w:color="auto"/>
        <w:bottom w:val="none" w:sz="0" w:space="0" w:color="auto"/>
        <w:right w:val="none" w:sz="0" w:space="0" w:color="auto"/>
      </w:divBdr>
    </w:div>
    <w:div w:id="148332828">
      <w:bodyDiv w:val="1"/>
      <w:marLeft w:val="0"/>
      <w:marRight w:val="0"/>
      <w:marTop w:val="0"/>
      <w:marBottom w:val="0"/>
      <w:divBdr>
        <w:top w:val="none" w:sz="0" w:space="0" w:color="auto"/>
        <w:left w:val="none" w:sz="0" w:space="0" w:color="auto"/>
        <w:bottom w:val="none" w:sz="0" w:space="0" w:color="auto"/>
        <w:right w:val="none" w:sz="0" w:space="0" w:color="auto"/>
      </w:divBdr>
    </w:div>
    <w:div w:id="148443861">
      <w:bodyDiv w:val="1"/>
      <w:marLeft w:val="0"/>
      <w:marRight w:val="0"/>
      <w:marTop w:val="0"/>
      <w:marBottom w:val="0"/>
      <w:divBdr>
        <w:top w:val="none" w:sz="0" w:space="0" w:color="auto"/>
        <w:left w:val="none" w:sz="0" w:space="0" w:color="auto"/>
        <w:bottom w:val="none" w:sz="0" w:space="0" w:color="auto"/>
        <w:right w:val="none" w:sz="0" w:space="0" w:color="auto"/>
      </w:divBdr>
    </w:div>
    <w:div w:id="148523109">
      <w:bodyDiv w:val="1"/>
      <w:marLeft w:val="0"/>
      <w:marRight w:val="0"/>
      <w:marTop w:val="0"/>
      <w:marBottom w:val="0"/>
      <w:divBdr>
        <w:top w:val="none" w:sz="0" w:space="0" w:color="auto"/>
        <w:left w:val="none" w:sz="0" w:space="0" w:color="auto"/>
        <w:bottom w:val="none" w:sz="0" w:space="0" w:color="auto"/>
        <w:right w:val="none" w:sz="0" w:space="0" w:color="auto"/>
      </w:divBdr>
    </w:div>
    <w:div w:id="148787457">
      <w:bodyDiv w:val="1"/>
      <w:marLeft w:val="0"/>
      <w:marRight w:val="0"/>
      <w:marTop w:val="0"/>
      <w:marBottom w:val="0"/>
      <w:divBdr>
        <w:top w:val="none" w:sz="0" w:space="0" w:color="auto"/>
        <w:left w:val="none" w:sz="0" w:space="0" w:color="auto"/>
        <w:bottom w:val="none" w:sz="0" w:space="0" w:color="auto"/>
        <w:right w:val="none" w:sz="0" w:space="0" w:color="auto"/>
      </w:divBdr>
    </w:div>
    <w:div w:id="148985659">
      <w:bodyDiv w:val="1"/>
      <w:marLeft w:val="0"/>
      <w:marRight w:val="0"/>
      <w:marTop w:val="0"/>
      <w:marBottom w:val="0"/>
      <w:divBdr>
        <w:top w:val="none" w:sz="0" w:space="0" w:color="auto"/>
        <w:left w:val="none" w:sz="0" w:space="0" w:color="auto"/>
        <w:bottom w:val="none" w:sz="0" w:space="0" w:color="auto"/>
        <w:right w:val="none" w:sz="0" w:space="0" w:color="auto"/>
      </w:divBdr>
    </w:div>
    <w:div w:id="149061613">
      <w:bodyDiv w:val="1"/>
      <w:marLeft w:val="0"/>
      <w:marRight w:val="0"/>
      <w:marTop w:val="0"/>
      <w:marBottom w:val="0"/>
      <w:divBdr>
        <w:top w:val="none" w:sz="0" w:space="0" w:color="auto"/>
        <w:left w:val="none" w:sz="0" w:space="0" w:color="auto"/>
        <w:bottom w:val="none" w:sz="0" w:space="0" w:color="auto"/>
        <w:right w:val="none" w:sz="0" w:space="0" w:color="auto"/>
      </w:divBdr>
    </w:div>
    <w:div w:id="149103030">
      <w:bodyDiv w:val="1"/>
      <w:marLeft w:val="0"/>
      <w:marRight w:val="0"/>
      <w:marTop w:val="0"/>
      <w:marBottom w:val="0"/>
      <w:divBdr>
        <w:top w:val="none" w:sz="0" w:space="0" w:color="auto"/>
        <w:left w:val="none" w:sz="0" w:space="0" w:color="auto"/>
        <w:bottom w:val="none" w:sz="0" w:space="0" w:color="auto"/>
        <w:right w:val="none" w:sz="0" w:space="0" w:color="auto"/>
      </w:divBdr>
    </w:div>
    <w:div w:id="149178192">
      <w:bodyDiv w:val="1"/>
      <w:marLeft w:val="0"/>
      <w:marRight w:val="0"/>
      <w:marTop w:val="0"/>
      <w:marBottom w:val="0"/>
      <w:divBdr>
        <w:top w:val="none" w:sz="0" w:space="0" w:color="auto"/>
        <w:left w:val="none" w:sz="0" w:space="0" w:color="auto"/>
        <w:bottom w:val="none" w:sz="0" w:space="0" w:color="auto"/>
        <w:right w:val="none" w:sz="0" w:space="0" w:color="auto"/>
      </w:divBdr>
    </w:div>
    <w:div w:id="149179086">
      <w:bodyDiv w:val="1"/>
      <w:marLeft w:val="0"/>
      <w:marRight w:val="0"/>
      <w:marTop w:val="0"/>
      <w:marBottom w:val="0"/>
      <w:divBdr>
        <w:top w:val="none" w:sz="0" w:space="0" w:color="auto"/>
        <w:left w:val="none" w:sz="0" w:space="0" w:color="auto"/>
        <w:bottom w:val="none" w:sz="0" w:space="0" w:color="auto"/>
        <w:right w:val="none" w:sz="0" w:space="0" w:color="auto"/>
      </w:divBdr>
    </w:div>
    <w:div w:id="149250501">
      <w:bodyDiv w:val="1"/>
      <w:marLeft w:val="0"/>
      <w:marRight w:val="0"/>
      <w:marTop w:val="0"/>
      <w:marBottom w:val="0"/>
      <w:divBdr>
        <w:top w:val="none" w:sz="0" w:space="0" w:color="auto"/>
        <w:left w:val="none" w:sz="0" w:space="0" w:color="auto"/>
        <w:bottom w:val="none" w:sz="0" w:space="0" w:color="auto"/>
        <w:right w:val="none" w:sz="0" w:space="0" w:color="auto"/>
      </w:divBdr>
    </w:div>
    <w:div w:id="149250873">
      <w:bodyDiv w:val="1"/>
      <w:marLeft w:val="0"/>
      <w:marRight w:val="0"/>
      <w:marTop w:val="0"/>
      <w:marBottom w:val="0"/>
      <w:divBdr>
        <w:top w:val="none" w:sz="0" w:space="0" w:color="auto"/>
        <w:left w:val="none" w:sz="0" w:space="0" w:color="auto"/>
        <w:bottom w:val="none" w:sz="0" w:space="0" w:color="auto"/>
        <w:right w:val="none" w:sz="0" w:space="0" w:color="auto"/>
      </w:divBdr>
    </w:div>
    <w:div w:id="149254691">
      <w:bodyDiv w:val="1"/>
      <w:marLeft w:val="0"/>
      <w:marRight w:val="0"/>
      <w:marTop w:val="0"/>
      <w:marBottom w:val="0"/>
      <w:divBdr>
        <w:top w:val="none" w:sz="0" w:space="0" w:color="auto"/>
        <w:left w:val="none" w:sz="0" w:space="0" w:color="auto"/>
        <w:bottom w:val="none" w:sz="0" w:space="0" w:color="auto"/>
        <w:right w:val="none" w:sz="0" w:space="0" w:color="auto"/>
      </w:divBdr>
    </w:div>
    <w:div w:id="149372633">
      <w:bodyDiv w:val="1"/>
      <w:marLeft w:val="0"/>
      <w:marRight w:val="0"/>
      <w:marTop w:val="0"/>
      <w:marBottom w:val="0"/>
      <w:divBdr>
        <w:top w:val="none" w:sz="0" w:space="0" w:color="auto"/>
        <w:left w:val="none" w:sz="0" w:space="0" w:color="auto"/>
        <w:bottom w:val="none" w:sz="0" w:space="0" w:color="auto"/>
        <w:right w:val="none" w:sz="0" w:space="0" w:color="auto"/>
      </w:divBdr>
    </w:div>
    <w:div w:id="149492779">
      <w:bodyDiv w:val="1"/>
      <w:marLeft w:val="0"/>
      <w:marRight w:val="0"/>
      <w:marTop w:val="0"/>
      <w:marBottom w:val="0"/>
      <w:divBdr>
        <w:top w:val="none" w:sz="0" w:space="0" w:color="auto"/>
        <w:left w:val="none" w:sz="0" w:space="0" w:color="auto"/>
        <w:bottom w:val="none" w:sz="0" w:space="0" w:color="auto"/>
        <w:right w:val="none" w:sz="0" w:space="0" w:color="auto"/>
      </w:divBdr>
    </w:div>
    <w:div w:id="149831273">
      <w:bodyDiv w:val="1"/>
      <w:marLeft w:val="0"/>
      <w:marRight w:val="0"/>
      <w:marTop w:val="0"/>
      <w:marBottom w:val="0"/>
      <w:divBdr>
        <w:top w:val="none" w:sz="0" w:space="0" w:color="auto"/>
        <w:left w:val="none" w:sz="0" w:space="0" w:color="auto"/>
        <w:bottom w:val="none" w:sz="0" w:space="0" w:color="auto"/>
        <w:right w:val="none" w:sz="0" w:space="0" w:color="auto"/>
      </w:divBdr>
    </w:div>
    <w:div w:id="150295784">
      <w:bodyDiv w:val="1"/>
      <w:marLeft w:val="0"/>
      <w:marRight w:val="0"/>
      <w:marTop w:val="0"/>
      <w:marBottom w:val="0"/>
      <w:divBdr>
        <w:top w:val="none" w:sz="0" w:space="0" w:color="auto"/>
        <w:left w:val="none" w:sz="0" w:space="0" w:color="auto"/>
        <w:bottom w:val="none" w:sz="0" w:space="0" w:color="auto"/>
        <w:right w:val="none" w:sz="0" w:space="0" w:color="auto"/>
      </w:divBdr>
    </w:div>
    <w:div w:id="150298343">
      <w:bodyDiv w:val="1"/>
      <w:marLeft w:val="0"/>
      <w:marRight w:val="0"/>
      <w:marTop w:val="0"/>
      <w:marBottom w:val="0"/>
      <w:divBdr>
        <w:top w:val="none" w:sz="0" w:space="0" w:color="auto"/>
        <w:left w:val="none" w:sz="0" w:space="0" w:color="auto"/>
        <w:bottom w:val="none" w:sz="0" w:space="0" w:color="auto"/>
        <w:right w:val="none" w:sz="0" w:space="0" w:color="auto"/>
      </w:divBdr>
    </w:div>
    <w:div w:id="150563130">
      <w:bodyDiv w:val="1"/>
      <w:marLeft w:val="0"/>
      <w:marRight w:val="0"/>
      <w:marTop w:val="0"/>
      <w:marBottom w:val="0"/>
      <w:divBdr>
        <w:top w:val="none" w:sz="0" w:space="0" w:color="auto"/>
        <w:left w:val="none" w:sz="0" w:space="0" w:color="auto"/>
        <w:bottom w:val="none" w:sz="0" w:space="0" w:color="auto"/>
        <w:right w:val="none" w:sz="0" w:space="0" w:color="auto"/>
      </w:divBdr>
    </w:div>
    <w:div w:id="150752459">
      <w:bodyDiv w:val="1"/>
      <w:marLeft w:val="0"/>
      <w:marRight w:val="0"/>
      <w:marTop w:val="0"/>
      <w:marBottom w:val="0"/>
      <w:divBdr>
        <w:top w:val="none" w:sz="0" w:space="0" w:color="auto"/>
        <w:left w:val="none" w:sz="0" w:space="0" w:color="auto"/>
        <w:bottom w:val="none" w:sz="0" w:space="0" w:color="auto"/>
        <w:right w:val="none" w:sz="0" w:space="0" w:color="auto"/>
      </w:divBdr>
    </w:div>
    <w:div w:id="150753502">
      <w:bodyDiv w:val="1"/>
      <w:marLeft w:val="0"/>
      <w:marRight w:val="0"/>
      <w:marTop w:val="0"/>
      <w:marBottom w:val="0"/>
      <w:divBdr>
        <w:top w:val="none" w:sz="0" w:space="0" w:color="auto"/>
        <w:left w:val="none" w:sz="0" w:space="0" w:color="auto"/>
        <w:bottom w:val="none" w:sz="0" w:space="0" w:color="auto"/>
        <w:right w:val="none" w:sz="0" w:space="0" w:color="auto"/>
      </w:divBdr>
    </w:div>
    <w:div w:id="150800484">
      <w:bodyDiv w:val="1"/>
      <w:marLeft w:val="0"/>
      <w:marRight w:val="0"/>
      <w:marTop w:val="0"/>
      <w:marBottom w:val="0"/>
      <w:divBdr>
        <w:top w:val="none" w:sz="0" w:space="0" w:color="auto"/>
        <w:left w:val="none" w:sz="0" w:space="0" w:color="auto"/>
        <w:bottom w:val="none" w:sz="0" w:space="0" w:color="auto"/>
        <w:right w:val="none" w:sz="0" w:space="0" w:color="auto"/>
      </w:divBdr>
    </w:div>
    <w:div w:id="151142343">
      <w:bodyDiv w:val="1"/>
      <w:marLeft w:val="0"/>
      <w:marRight w:val="0"/>
      <w:marTop w:val="0"/>
      <w:marBottom w:val="0"/>
      <w:divBdr>
        <w:top w:val="none" w:sz="0" w:space="0" w:color="auto"/>
        <w:left w:val="none" w:sz="0" w:space="0" w:color="auto"/>
        <w:bottom w:val="none" w:sz="0" w:space="0" w:color="auto"/>
        <w:right w:val="none" w:sz="0" w:space="0" w:color="auto"/>
      </w:divBdr>
    </w:div>
    <w:div w:id="151482315">
      <w:bodyDiv w:val="1"/>
      <w:marLeft w:val="0"/>
      <w:marRight w:val="0"/>
      <w:marTop w:val="0"/>
      <w:marBottom w:val="0"/>
      <w:divBdr>
        <w:top w:val="none" w:sz="0" w:space="0" w:color="auto"/>
        <w:left w:val="none" w:sz="0" w:space="0" w:color="auto"/>
        <w:bottom w:val="none" w:sz="0" w:space="0" w:color="auto"/>
        <w:right w:val="none" w:sz="0" w:space="0" w:color="auto"/>
      </w:divBdr>
    </w:div>
    <w:div w:id="151485164">
      <w:bodyDiv w:val="1"/>
      <w:marLeft w:val="0"/>
      <w:marRight w:val="0"/>
      <w:marTop w:val="0"/>
      <w:marBottom w:val="0"/>
      <w:divBdr>
        <w:top w:val="none" w:sz="0" w:space="0" w:color="auto"/>
        <w:left w:val="none" w:sz="0" w:space="0" w:color="auto"/>
        <w:bottom w:val="none" w:sz="0" w:space="0" w:color="auto"/>
        <w:right w:val="none" w:sz="0" w:space="0" w:color="auto"/>
      </w:divBdr>
    </w:div>
    <w:div w:id="151602835">
      <w:bodyDiv w:val="1"/>
      <w:marLeft w:val="0"/>
      <w:marRight w:val="0"/>
      <w:marTop w:val="0"/>
      <w:marBottom w:val="0"/>
      <w:divBdr>
        <w:top w:val="none" w:sz="0" w:space="0" w:color="auto"/>
        <w:left w:val="none" w:sz="0" w:space="0" w:color="auto"/>
        <w:bottom w:val="none" w:sz="0" w:space="0" w:color="auto"/>
        <w:right w:val="none" w:sz="0" w:space="0" w:color="auto"/>
      </w:divBdr>
    </w:div>
    <w:div w:id="151608129">
      <w:bodyDiv w:val="1"/>
      <w:marLeft w:val="0"/>
      <w:marRight w:val="0"/>
      <w:marTop w:val="0"/>
      <w:marBottom w:val="0"/>
      <w:divBdr>
        <w:top w:val="none" w:sz="0" w:space="0" w:color="auto"/>
        <w:left w:val="none" w:sz="0" w:space="0" w:color="auto"/>
        <w:bottom w:val="none" w:sz="0" w:space="0" w:color="auto"/>
        <w:right w:val="none" w:sz="0" w:space="0" w:color="auto"/>
      </w:divBdr>
    </w:div>
    <w:div w:id="151676210">
      <w:bodyDiv w:val="1"/>
      <w:marLeft w:val="0"/>
      <w:marRight w:val="0"/>
      <w:marTop w:val="0"/>
      <w:marBottom w:val="0"/>
      <w:divBdr>
        <w:top w:val="none" w:sz="0" w:space="0" w:color="auto"/>
        <w:left w:val="none" w:sz="0" w:space="0" w:color="auto"/>
        <w:bottom w:val="none" w:sz="0" w:space="0" w:color="auto"/>
        <w:right w:val="none" w:sz="0" w:space="0" w:color="auto"/>
      </w:divBdr>
    </w:div>
    <w:div w:id="151795586">
      <w:bodyDiv w:val="1"/>
      <w:marLeft w:val="0"/>
      <w:marRight w:val="0"/>
      <w:marTop w:val="0"/>
      <w:marBottom w:val="0"/>
      <w:divBdr>
        <w:top w:val="none" w:sz="0" w:space="0" w:color="auto"/>
        <w:left w:val="none" w:sz="0" w:space="0" w:color="auto"/>
        <w:bottom w:val="none" w:sz="0" w:space="0" w:color="auto"/>
        <w:right w:val="none" w:sz="0" w:space="0" w:color="auto"/>
      </w:divBdr>
    </w:div>
    <w:div w:id="151875630">
      <w:bodyDiv w:val="1"/>
      <w:marLeft w:val="0"/>
      <w:marRight w:val="0"/>
      <w:marTop w:val="0"/>
      <w:marBottom w:val="0"/>
      <w:divBdr>
        <w:top w:val="none" w:sz="0" w:space="0" w:color="auto"/>
        <w:left w:val="none" w:sz="0" w:space="0" w:color="auto"/>
        <w:bottom w:val="none" w:sz="0" w:space="0" w:color="auto"/>
        <w:right w:val="none" w:sz="0" w:space="0" w:color="auto"/>
      </w:divBdr>
    </w:div>
    <w:div w:id="151918545">
      <w:bodyDiv w:val="1"/>
      <w:marLeft w:val="0"/>
      <w:marRight w:val="0"/>
      <w:marTop w:val="0"/>
      <w:marBottom w:val="0"/>
      <w:divBdr>
        <w:top w:val="none" w:sz="0" w:space="0" w:color="auto"/>
        <w:left w:val="none" w:sz="0" w:space="0" w:color="auto"/>
        <w:bottom w:val="none" w:sz="0" w:space="0" w:color="auto"/>
        <w:right w:val="none" w:sz="0" w:space="0" w:color="auto"/>
      </w:divBdr>
    </w:div>
    <w:div w:id="152111798">
      <w:bodyDiv w:val="1"/>
      <w:marLeft w:val="0"/>
      <w:marRight w:val="0"/>
      <w:marTop w:val="0"/>
      <w:marBottom w:val="0"/>
      <w:divBdr>
        <w:top w:val="none" w:sz="0" w:space="0" w:color="auto"/>
        <w:left w:val="none" w:sz="0" w:space="0" w:color="auto"/>
        <w:bottom w:val="none" w:sz="0" w:space="0" w:color="auto"/>
        <w:right w:val="none" w:sz="0" w:space="0" w:color="auto"/>
      </w:divBdr>
    </w:div>
    <w:div w:id="152183677">
      <w:bodyDiv w:val="1"/>
      <w:marLeft w:val="0"/>
      <w:marRight w:val="0"/>
      <w:marTop w:val="0"/>
      <w:marBottom w:val="0"/>
      <w:divBdr>
        <w:top w:val="none" w:sz="0" w:space="0" w:color="auto"/>
        <w:left w:val="none" w:sz="0" w:space="0" w:color="auto"/>
        <w:bottom w:val="none" w:sz="0" w:space="0" w:color="auto"/>
        <w:right w:val="none" w:sz="0" w:space="0" w:color="auto"/>
      </w:divBdr>
    </w:div>
    <w:div w:id="152184451">
      <w:bodyDiv w:val="1"/>
      <w:marLeft w:val="0"/>
      <w:marRight w:val="0"/>
      <w:marTop w:val="0"/>
      <w:marBottom w:val="0"/>
      <w:divBdr>
        <w:top w:val="none" w:sz="0" w:space="0" w:color="auto"/>
        <w:left w:val="none" w:sz="0" w:space="0" w:color="auto"/>
        <w:bottom w:val="none" w:sz="0" w:space="0" w:color="auto"/>
        <w:right w:val="none" w:sz="0" w:space="0" w:color="auto"/>
      </w:divBdr>
    </w:div>
    <w:div w:id="152186210">
      <w:bodyDiv w:val="1"/>
      <w:marLeft w:val="0"/>
      <w:marRight w:val="0"/>
      <w:marTop w:val="0"/>
      <w:marBottom w:val="0"/>
      <w:divBdr>
        <w:top w:val="none" w:sz="0" w:space="0" w:color="auto"/>
        <w:left w:val="none" w:sz="0" w:space="0" w:color="auto"/>
        <w:bottom w:val="none" w:sz="0" w:space="0" w:color="auto"/>
        <w:right w:val="none" w:sz="0" w:space="0" w:color="auto"/>
      </w:divBdr>
    </w:div>
    <w:div w:id="152260941">
      <w:bodyDiv w:val="1"/>
      <w:marLeft w:val="0"/>
      <w:marRight w:val="0"/>
      <w:marTop w:val="0"/>
      <w:marBottom w:val="0"/>
      <w:divBdr>
        <w:top w:val="none" w:sz="0" w:space="0" w:color="auto"/>
        <w:left w:val="none" w:sz="0" w:space="0" w:color="auto"/>
        <w:bottom w:val="none" w:sz="0" w:space="0" w:color="auto"/>
        <w:right w:val="none" w:sz="0" w:space="0" w:color="auto"/>
      </w:divBdr>
    </w:div>
    <w:div w:id="152529519">
      <w:bodyDiv w:val="1"/>
      <w:marLeft w:val="0"/>
      <w:marRight w:val="0"/>
      <w:marTop w:val="0"/>
      <w:marBottom w:val="0"/>
      <w:divBdr>
        <w:top w:val="none" w:sz="0" w:space="0" w:color="auto"/>
        <w:left w:val="none" w:sz="0" w:space="0" w:color="auto"/>
        <w:bottom w:val="none" w:sz="0" w:space="0" w:color="auto"/>
        <w:right w:val="none" w:sz="0" w:space="0" w:color="auto"/>
      </w:divBdr>
    </w:div>
    <w:div w:id="152720634">
      <w:bodyDiv w:val="1"/>
      <w:marLeft w:val="0"/>
      <w:marRight w:val="0"/>
      <w:marTop w:val="0"/>
      <w:marBottom w:val="0"/>
      <w:divBdr>
        <w:top w:val="none" w:sz="0" w:space="0" w:color="auto"/>
        <w:left w:val="none" w:sz="0" w:space="0" w:color="auto"/>
        <w:bottom w:val="none" w:sz="0" w:space="0" w:color="auto"/>
        <w:right w:val="none" w:sz="0" w:space="0" w:color="auto"/>
      </w:divBdr>
    </w:div>
    <w:div w:id="153379791">
      <w:bodyDiv w:val="1"/>
      <w:marLeft w:val="0"/>
      <w:marRight w:val="0"/>
      <w:marTop w:val="0"/>
      <w:marBottom w:val="0"/>
      <w:divBdr>
        <w:top w:val="none" w:sz="0" w:space="0" w:color="auto"/>
        <w:left w:val="none" w:sz="0" w:space="0" w:color="auto"/>
        <w:bottom w:val="none" w:sz="0" w:space="0" w:color="auto"/>
        <w:right w:val="none" w:sz="0" w:space="0" w:color="auto"/>
      </w:divBdr>
    </w:div>
    <w:div w:id="153492299">
      <w:bodyDiv w:val="1"/>
      <w:marLeft w:val="0"/>
      <w:marRight w:val="0"/>
      <w:marTop w:val="0"/>
      <w:marBottom w:val="0"/>
      <w:divBdr>
        <w:top w:val="none" w:sz="0" w:space="0" w:color="auto"/>
        <w:left w:val="none" w:sz="0" w:space="0" w:color="auto"/>
        <w:bottom w:val="none" w:sz="0" w:space="0" w:color="auto"/>
        <w:right w:val="none" w:sz="0" w:space="0" w:color="auto"/>
      </w:divBdr>
    </w:div>
    <w:div w:id="153641393">
      <w:bodyDiv w:val="1"/>
      <w:marLeft w:val="0"/>
      <w:marRight w:val="0"/>
      <w:marTop w:val="0"/>
      <w:marBottom w:val="0"/>
      <w:divBdr>
        <w:top w:val="none" w:sz="0" w:space="0" w:color="auto"/>
        <w:left w:val="none" w:sz="0" w:space="0" w:color="auto"/>
        <w:bottom w:val="none" w:sz="0" w:space="0" w:color="auto"/>
        <w:right w:val="none" w:sz="0" w:space="0" w:color="auto"/>
      </w:divBdr>
    </w:div>
    <w:div w:id="153765042">
      <w:bodyDiv w:val="1"/>
      <w:marLeft w:val="0"/>
      <w:marRight w:val="0"/>
      <w:marTop w:val="0"/>
      <w:marBottom w:val="0"/>
      <w:divBdr>
        <w:top w:val="none" w:sz="0" w:space="0" w:color="auto"/>
        <w:left w:val="none" w:sz="0" w:space="0" w:color="auto"/>
        <w:bottom w:val="none" w:sz="0" w:space="0" w:color="auto"/>
        <w:right w:val="none" w:sz="0" w:space="0" w:color="auto"/>
      </w:divBdr>
    </w:div>
    <w:div w:id="153841800">
      <w:bodyDiv w:val="1"/>
      <w:marLeft w:val="0"/>
      <w:marRight w:val="0"/>
      <w:marTop w:val="0"/>
      <w:marBottom w:val="0"/>
      <w:divBdr>
        <w:top w:val="none" w:sz="0" w:space="0" w:color="auto"/>
        <w:left w:val="none" w:sz="0" w:space="0" w:color="auto"/>
        <w:bottom w:val="none" w:sz="0" w:space="0" w:color="auto"/>
        <w:right w:val="none" w:sz="0" w:space="0" w:color="auto"/>
      </w:divBdr>
    </w:div>
    <w:div w:id="154037431">
      <w:bodyDiv w:val="1"/>
      <w:marLeft w:val="0"/>
      <w:marRight w:val="0"/>
      <w:marTop w:val="0"/>
      <w:marBottom w:val="0"/>
      <w:divBdr>
        <w:top w:val="none" w:sz="0" w:space="0" w:color="auto"/>
        <w:left w:val="none" w:sz="0" w:space="0" w:color="auto"/>
        <w:bottom w:val="none" w:sz="0" w:space="0" w:color="auto"/>
        <w:right w:val="none" w:sz="0" w:space="0" w:color="auto"/>
      </w:divBdr>
    </w:div>
    <w:div w:id="154222049">
      <w:bodyDiv w:val="1"/>
      <w:marLeft w:val="0"/>
      <w:marRight w:val="0"/>
      <w:marTop w:val="0"/>
      <w:marBottom w:val="0"/>
      <w:divBdr>
        <w:top w:val="none" w:sz="0" w:space="0" w:color="auto"/>
        <w:left w:val="none" w:sz="0" w:space="0" w:color="auto"/>
        <w:bottom w:val="none" w:sz="0" w:space="0" w:color="auto"/>
        <w:right w:val="none" w:sz="0" w:space="0" w:color="auto"/>
      </w:divBdr>
    </w:div>
    <w:div w:id="154303605">
      <w:bodyDiv w:val="1"/>
      <w:marLeft w:val="0"/>
      <w:marRight w:val="0"/>
      <w:marTop w:val="0"/>
      <w:marBottom w:val="0"/>
      <w:divBdr>
        <w:top w:val="none" w:sz="0" w:space="0" w:color="auto"/>
        <w:left w:val="none" w:sz="0" w:space="0" w:color="auto"/>
        <w:bottom w:val="none" w:sz="0" w:space="0" w:color="auto"/>
        <w:right w:val="none" w:sz="0" w:space="0" w:color="auto"/>
      </w:divBdr>
    </w:div>
    <w:div w:id="154339177">
      <w:bodyDiv w:val="1"/>
      <w:marLeft w:val="0"/>
      <w:marRight w:val="0"/>
      <w:marTop w:val="0"/>
      <w:marBottom w:val="0"/>
      <w:divBdr>
        <w:top w:val="none" w:sz="0" w:space="0" w:color="auto"/>
        <w:left w:val="none" w:sz="0" w:space="0" w:color="auto"/>
        <w:bottom w:val="none" w:sz="0" w:space="0" w:color="auto"/>
        <w:right w:val="none" w:sz="0" w:space="0" w:color="auto"/>
      </w:divBdr>
    </w:div>
    <w:div w:id="154345448">
      <w:bodyDiv w:val="1"/>
      <w:marLeft w:val="0"/>
      <w:marRight w:val="0"/>
      <w:marTop w:val="0"/>
      <w:marBottom w:val="0"/>
      <w:divBdr>
        <w:top w:val="none" w:sz="0" w:space="0" w:color="auto"/>
        <w:left w:val="none" w:sz="0" w:space="0" w:color="auto"/>
        <w:bottom w:val="none" w:sz="0" w:space="0" w:color="auto"/>
        <w:right w:val="none" w:sz="0" w:space="0" w:color="auto"/>
      </w:divBdr>
    </w:div>
    <w:div w:id="154497272">
      <w:bodyDiv w:val="1"/>
      <w:marLeft w:val="0"/>
      <w:marRight w:val="0"/>
      <w:marTop w:val="0"/>
      <w:marBottom w:val="0"/>
      <w:divBdr>
        <w:top w:val="none" w:sz="0" w:space="0" w:color="auto"/>
        <w:left w:val="none" w:sz="0" w:space="0" w:color="auto"/>
        <w:bottom w:val="none" w:sz="0" w:space="0" w:color="auto"/>
        <w:right w:val="none" w:sz="0" w:space="0" w:color="auto"/>
      </w:divBdr>
    </w:div>
    <w:div w:id="154684670">
      <w:bodyDiv w:val="1"/>
      <w:marLeft w:val="0"/>
      <w:marRight w:val="0"/>
      <w:marTop w:val="0"/>
      <w:marBottom w:val="0"/>
      <w:divBdr>
        <w:top w:val="none" w:sz="0" w:space="0" w:color="auto"/>
        <w:left w:val="none" w:sz="0" w:space="0" w:color="auto"/>
        <w:bottom w:val="none" w:sz="0" w:space="0" w:color="auto"/>
        <w:right w:val="none" w:sz="0" w:space="0" w:color="auto"/>
      </w:divBdr>
    </w:div>
    <w:div w:id="154685724">
      <w:bodyDiv w:val="1"/>
      <w:marLeft w:val="0"/>
      <w:marRight w:val="0"/>
      <w:marTop w:val="0"/>
      <w:marBottom w:val="0"/>
      <w:divBdr>
        <w:top w:val="none" w:sz="0" w:space="0" w:color="auto"/>
        <w:left w:val="none" w:sz="0" w:space="0" w:color="auto"/>
        <w:bottom w:val="none" w:sz="0" w:space="0" w:color="auto"/>
        <w:right w:val="none" w:sz="0" w:space="0" w:color="auto"/>
      </w:divBdr>
    </w:div>
    <w:div w:id="154761601">
      <w:bodyDiv w:val="1"/>
      <w:marLeft w:val="0"/>
      <w:marRight w:val="0"/>
      <w:marTop w:val="0"/>
      <w:marBottom w:val="0"/>
      <w:divBdr>
        <w:top w:val="none" w:sz="0" w:space="0" w:color="auto"/>
        <w:left w:val="none" w:sz="0" w:space="0" w:color="auto"/>
        <w:bottom w:val="none" w:sz="0" w:space="0" w:color="auto"/>
        <w:right w:val="none" w:sz="0" w:space="0" w:color="auto"/>
      </w:divBdr>
    </w:div>
    <w:div w:id="154802538">
      <w:bodyDiv w:val="1"/>
      <w:marLeft w:val="0"/>
      <w:marRight w:val="0"/>
      <w:marTop w:val="0"/>
      <w:marBottom w:val="0"/>
      <w:divBdr>
        <w:top w:val="none" w:sz="0" w:space="0" w:color="auto"/>
        <w:left w:val="none" w:sz="0" w:space="0" w:color="auto"/>
        <w:bottom w:val="none" w:sz="0" w:space="0" w:color="auto"/>
        <w:right w:val="none" w:sz="0" w:space="0" w:color="auto"/>
      </w:divBdr>
    </w:div>
    <w:div w:id="154955133">
      <w:bodyDiv w:val="1"/>
      <w:marLeft w:val="0"/>
      <w:marRight w:val="0"/>
      <w:marTop w:val="0"/>
      <w:marBottom w:val="0"/>
      <w:divBdr>
        <w:top w:val="none" w:sz="0" w:space="0" w:color="auto"/>
        <w:left w:val="none" w:sz="0" w:space="0" w:color="auto"/>
        <w:bottom w:val="none" w:sz="0" w:space="0" w:color="auto"/>
        <w:right w:val="none" w:sz="0" w:space="0" w:color="auto"/>
      </w:divBdr>
    </w:div>
    <w:div w:id="155148628">
      <w:bodyDiv w:val="1"/>
      <w:marLeft w:val="0"/>
      <w:marRight w:val="0"/>
      <w:marTop w:val="0"/>
      <w:marBottom w:val="0"/>
      <w:divBdr>
        <w:top w:val="none" w:sz="0" w:space="0" w:color="auto"/>
        <w:left w:val="none" w:sz="0" w:space="0" w:color="auto"/>
        <w:bottom w:val="none" w:sz="0" w:space="0" w:color="auto"/>
        <w:right w:val="none" w:sz="0" w:space="0" w:color="auto"/>
      </w:divBdr>
    </w:div>
    <w:div w:id="155195601">
      <w:bodyDiv w:val="1"/>
      <w:marLeft w:val="0"/>
      <w:marRight w:val="0"/>
      <w:marTop w:val="0"/>
      <w:marBottom w:val="0"/>
      <w:divBdr>
        <w:top w:val="none" w:sz="0" w:space="0" w:color="auto"/>
        <w:left w:val="none" w:sz="0" w:space="0" w:color="auto"/>
        <w:bottom w:val="none" w:sz="0" w:space="0" w:color="auto"/>
        <w:right w:val="none" w:sz="0" w:space="0" w:color="auto"/>
      </w:divBdr>
    </w:div>
    <w:div w:id="155339894">
      <w:bodyDiv w:val="1"/>
      <w:marLeft w:val="0"/>
      <w:marRight w:val="0"/>
      <w:marTop w:val="0"/>
      <w:marBottom w:val="0"/>
      <w:divBdr>
        <w:top w:val="none" w:sz="0" w:space="0" w:color="auto"/>
        <w:left w:val="none" w:sz="0" w:space="0" w:color="auto"/>
        <w:bottom w:val="none" w:sz="0" w:space="0" w:color="auto"/>
        <w:right w:val="none" w:sz="0" w:space="0" w:color="auto"/>
      </w:divBdr>
    </w:div>
    <w:div w:id="155414312">
      <w:bodyDiv w:val="1"/>
      <w:marLeft w:val="0"/>
      <w:marRight w:val="0"/>
      <w:marTop w:val="0"/>
      <w:marBottom w:val="0"/>
      <w:divBdr>
        <w:top w:val="none" w:sz="0" w:space="0" w:color="auto"/>
        <w:left w:val="none" w:sz="0" w:space="0" w:color="auto"/>
        <w:bottom w:val="none" w:sz="0" w:space="0" w:color="auto"/>
        <w:right w:val="none" w:sz="0" w:space="0" w:color="auto"/>
      </w:divBdr>
    </w:div>
    <w:div w:id="155655736">
      <w:bodyDiv w:val="1"/>
      <w:marLeft w:val="0"/>
      <w:marRight w:val="0"/>
      <w:marTop w:val="0"/>
      <w:marBottom w:val="0"/>
      <w:divBdr>
        <w:top w:val="none" w:sz="0" w:space="0" w:color="auto"/>
        <w:left w:val="none" w:sz="0" w:space="0" w:color="auto"/>
        <w:bottom w:val="none" w:sz="0" w:space="0" w:color="auto"/>
        <w:right w:val="none" w:sz="0" w:space="0" w:color="auto"/>
      </w:divBdr>
    </w:div>
    <w:div w:id="155802752">
      <w:bodyDiv w:val="1"/>
      <w:marLeft w:val="0"/>
      <w:marRight w:val="0"/>
      <w:marTop w:val="0"/>
      <w:marBottom w:val="0"/>
      <w:divBdr>
        <w:top w:val="none" w:sz="0" w:space="0" w:color="auto"/>
        <w:left w:val="none" w:sz="0" w:space="0" w:color="auto"/>
        <w:bottom w:val="none" w:sz="0" w:space="0" w:color="auto"/>
        <w:right w:val="none" w:sz="0" w:space="0" w:color="auto"/>
      </w:divBdr>
    </w:div>
    <w:div w:id="155922700">
      <w:bodyDiv w:val="1"/>
      <w:marLeft w:val="0"/>
      <w:marRight w:val="0"/>
      <w:marTop w:val="0"/>
      <w:marBottom w:val="0"/>
      <w:divBdr>
        <w:top w:val="none" w:sz="0" w:space="0" w:color="auto"/>
        <w:left w:val="none" w:sz="0" w:space="0" w:color="auto"/>
        <w:bottom w:val="none" w:sz="0" w:space="0" w:color="auto"/>
        <w:right w:val="none" w:sz="0" w:space="0" w:color="auto"/>
      </w:divBdr>
    </w:div>
    <w:div w:id="155999493">
      <w:bodyDiv w:val="1"/>
      <w:marLeft w:val="0"/>
      <w:marRight w:val="0"/>
      <w:marTop w:val="0"/>
      <w:marBottom w:val="0"/>
      <w:divBdr>
        <w:top w:val="none" w:sz="0" w:space="0" w:color="auto"/>
        <w:left w:val="none" w:sz="0" w:space="0" w:color="auto"/>
        <w:bottom w:val="none" w:sz="0" w:space="0" w:color="auto"/>
        <w:right w:val="none" w:sz="0" w:space="0" w:color="auto"/>
      </w:divBdr>
    </w:div>
    <w:div w:id="156193958">
      <w:bodyDiv w:val="1"/>
      <w:marLeft w:val="0"/>
      <w:marRight w:val="0"/>
      <w:marTop w:val="0"/>
      <w:marBottom w:val="0"/>
      <w:divBdr>
        <w:top w:val="none" w:sz="0" w:space="0" w:color="auto"/>
        <w:left w:val="none" w:sz="0" w:space="0" w:color="auto"/>
        <w:bottom w:val="none" w:sz="0" w:space="0" w:color="auto"/>
        <w:right w:val="none" w:sz="0" w:space="0" w:color="auto"/>
      </w:divBdr>
    </w:div>
    <w:div w:id="156267948">
      <w:bodyDiv w:val="1"/>
      <w:marLeft w:val="0"/>
      <w:marRight w:val="0"/>
      <w:marTop w:val="0"/>
      <w:marBottom w:val="0"/>
      <w:divBdr>
        <w:top w:val="none" w:sz="0" w:space="0" w:color="auto"/>
        <w:left w:val="none" w:sz="0" w:space="0" w:color="auto"/>
        <w:bottom w:val="none" w:sz="0" w:space="0" w:color="auto"/>
        <w:right w:val="none" w:sz="0" w:space="0" w:color="auto"/>
      </w:divBdr>
    </w:div>
    <w:div w:id="156305343">
      <w:bodyDiv w:val="1"/>
      <w:marLeft w:val="0"/>
      <w:marRight w:val="0"/>
      <w:marTop w:val="0"/>
      <w:marBottom w:val="0"/>
      <w:divBdr>
        <w:top w:val="none" w:sz="0" w:space="0" w:color="auto"/>
        <w:left w:val="none" w:sz="0" w:space="0" w:color="auto"/>
        <w:bottom w:val="none" w:sz="0" w:space="0" w:color="auto"/>
        <w:right w:val="none" w:sz="0" w:space="0" w:color="auto"/>
      </w:divBdr>
    </w:div>
    <w:div w:id="156383482">
      <w:bodyDiv w:val="1"/>
      <w:marLeft w:val="0"/>
      <w:marRight w:val="0"/>
      <w:marTop w:val="0"/>
      <w:marBottom w:val="0"/>
      <w:divBdr>
        <w:top w:val="none" w:sz="0" w:space="0" w:color="auto"/>
        <w:left w:val="none" w:sz="0" w:space="0" w:color="auto"/>
        <w:bottom w:val="none" w:sz="0" w:space="0" w:color="auto"/>
        <w:right w:val="none" w:sz="0" w:space="0" w:color="auto"/>
      </w:divBdr>
    </w:div>
    <w:div w:id="156460591">
      <w:bodyDiv w:val="1"/>
      <w:marLeft w:val="0"/>
      <w:marRight w:val="0"/>
      <w:marTop w:val="0"/>
      <w:marBottom w:val="0"/>
      <w:divBdr>
        <w:top w:val="none" w:sz="0" w:space="0" w:color="auto"/>
        <w:left w:val="none" w:sz="0" w:space="0" w:color="auto"/>
        <w:bottom w:val="none" w:sz="0" w:space="0" w:color="auto"/>
        <w:right w:val="none" w:sz="0" w:space="0" w:color="auto"/>
      </w:divBdr>
    </w:div>
    <w:div w:id="156531389">
      <w:bodyDiv w:val="1"/>
      <w:marLeft w:val="0"/>
      <w:marRight w:val="0"/>
      <w:marTop w:val="0"/>
      <w:marBottom w:val="0"/>
      <w:divBdr>
        <w:top w:val="none" w:sz="0" w:space="0" w:color="auto"/>
        <w:left w:val="none" w:sz="0" w:space="0" w:color="auto"/>
        <w:bottom w:val="none" w:sz="0" w:space="0" w:color="auto"/>
        <w:right w:val="none" w:sz="0" w:space="0" w:color="auto"/>
      </w:divBdr>
    </w:div>
    <w:div w:id="156724731">
      <w:bodyDiv w:val="1"/>
      <w:marLeft w:val="0"/>
      <w:marRight w:val="0"/>
      <w:marTop w:val="0"/>
      <w:marBottom w:val="0"/>
      <w:divBdr>
        <w:top w:val="none" w:sz="0" w:space="0" w:color="auto"/>
        <w:left w:val="none" w:sz="0" w:space="0" w:color="auto"/>
        <w:bottom w:val="none" w:sz="0" w:space="0" w:color="auto"/>
        <w:right w:val="none" w:sz="0" w:space="0" w:color="auto"/>
      </w:divBdr>
    </w:div>
    <w:div w:id="156729089">
      <w:bodyDiv w:val="1"/>
      <w:marLeft w:val="0"/>
      <w:marRight w:val="0"/>
      <w:marTop w:val="0"/>
      <w:marBottom w:val="0"/>
      <w:divBdr>
        <w:top w:val="none" w:sz="0" w:space="0" w:color="auto"/>
        <w:left w:val="none" w:sz="0" w:space="0" w:color="auto"/>
        <w:bottom w:val="none" w:sz="0" w:space="0" w:color="auto"/>
        <w:right w:val="none" w:sz="0" w:space="0" w:color="auto"/>
      </w:divBdr>
    </w:div>
    <w:div w:id="157505594">
      <w:bodyDiv w:val="1"/>
      <w:marLeft w:val="0"/>
      <w:marRight w:val="0"/>
      <w:marTop w:val="0"/>
      <w:marBottom w:val="0"/>
      <w:divBdr>
        <w:top w:val="none" w:sz="0" w:space="0" w:color="auto"/>
        <w:left w:val="none" w:sz="0" w:space="0" w:color="auto"/>
        <w:bottom w:val="none" w:sz="0" w:space="0" w:color="auto"/>
        <w:right w:val="none" w:sz="0" w:space="0" w:color="auto"/>
      </w:divBdr>
    </w:div>
    <w:div w:id="157578232">
      <w:bodyDiv w:val="1"/>
      <w:marLeft w:val="0"/>
      <w:marRight w:val="0"/>
      <w:marTop w:val="0"/>
      <w:marBottom w:val="0"/>
      <w:divBdr>
        <w:top w:val="none" w:sz="0" w:space="0" w:color="auto"/>
        <w:left w:val="none" w:sz="0" w:space="0" w:color="auto"/>
        <w:bottom w:val="none" w:sz="0" w:space="0" w:color="auto"/>
        <w:right w:val="none" w:sz="0" w:space="0" w:color="auto"/>
      </w:divBdr>
    </w:div>
    <w:div w:id="157618074">
      <w:bodyDiv w:val="1"/>
      <w:marLeft w:val="0"/>
      <w:marRight w:val="0"/>
      <w:marTop w:val="0"/>
      <w:marBottom w:val="0"/>
      <w:divBdr>
        <w:top w:val="none" w:sz="0" w:space="0" w:color="auto"/>
        <w:left w:val="none" w:sz="0" w:space="0" w:color="auto"/>
        <w:bottom w:val="none" w:sz="0" w:space="0" w:color="auto"/>
        <w:right w:val="none" w:sz="0" w:space="0" w:color="auto"/>
      </w:divBdr>
    </w:div>
    <w:div w:id="157623172">
      <w:bodyDiv w:val="1"/>
      <w:marLeft w:val="0"/>
      <w:marRight w:val="0"/>
      <w:marTop w:val="0"/>
      <w:marBottom w:val="0"/>
      <w:divBdr>
        <w:top w:val="none" w:sz="0" w:space="0" w:color="auto"/>
        <w:left w:val="none" w:sz="0" w:space="0" w:color="auto"/>
        <w:bottom w:val="none" w:sz="0" w:space="0" w:color="auto"/>
        <w:right w:val="none" w:sz="0" w:space="0" w:color="auto"/>
      </w:divBdr>
    </w:div>
    <w:div w:id="157892442">
      <w:bodyDiv w:val="1"/>
      <w:marLeft w:val="0"/>
      <w:marRight w:val="0"/>
      <w:marTop w:val="0"/>
      <w:marBottom w:val="0"/>
      <w:divBdr>
        <w:top w:val="none" w:sz="0" w:space="0" w:color="auto"/>
        <w:left w:val="none" w:sz="0" w:space="0" w:color="auto"/>
        <w:bottom w:val="none" w:sz="0" w:space="0" w:color="auto"/>
        <w:right w:val="none" w:sz="0" w:space="0" w:color="auto"/>
      </w:divBdr>
    </w:div>
    <w:div w:id="158037955">
      <w:bodyDiv w:val="1"/>
      <w:marLeft w:val="0"/>
      <w:marRight w:val="0"/>
      <w:marTop w:val="0"/>
      <w:marBottom w:val="0"/>
      <w:divBdr>
        <w:top w:val="none" w:sz="0" w:space="0" w:color="auto"/>
        <w:left w:val="none" w:sz="0" w:space="0" w:color="auto"/>
        <w:bottom w:val="none" w:sz="0" w:space="0" w:color="auto"/>
        <w:right w:val="none" w:sz="0" w:space="0" w:color="auto"/>
      </w:divBdr>
    </w:div>
    <w:div w:id="158153491">
      <w:bodyDiv w:val="1"/>
      <w:marLeft w:val="0"/>
      <w:marRight w:val="0"/>
      <w:marTop w:val="0"/>
      <w:marBottom w:val="0"/>
      <w:divBdr>
        <w:top w:val="none" w:sz="0" w:space="0" w:color="auto"/>
        <w:left w:val="none" w:sz="0" w:space="0" w:color="auto"/>
        <w:bottom w:val="none" w:sz="0" w:space="0" w:color="auto"/>
        <w:right w:val="none" w:sz="0" w:space="0" w:color="auto"/>
      </w:divBdr>
    </w:div>
    <w:div w:id="158347093">
      <w:bodyDiv w:val="1"/>
      <w:marLeft w:val="0"/>
      <w:marRight w:val="0"/>
      <w:marTop w:val="0"/>
      <w:marBottom w:val="0"/>
      <w:divBdr>
        <w:top w:val="none" w:sz="0" w:space="0" w:color="auto"/>
        <w:left w:val="none" w:sz="0" w:space="0" w:color="auto"/>
        <w:bottom w:val="none" w:sz="0" w:space="0" w:color="auto"/>
        <w:right w:val="none" w:sz="0" w:space="0" w:color="auto"/>
      </w:divBdr>
    </w:div>
    <w:div w:id="158352689">
      <w:bodyDiv w:val="1"/>
      <w:marLeft w:val="0"/>
      <w:marRight w:val="0"/>
      <w:marTop w:val="0"/>
      <w:marBottom w:val="0"/>
      <w:divBdr>
        <w:top w:val="none" w:sz="0" w:space="0" w:color="auto"/>
        <w:left w:val="none" w:sz="0" w:space="0" w:color="auto"/>
        <w:bottom w:val="none" w:sz="0" w:space="0" w:color="auto"/>
        <w:right w:val="none" w:sz="0" w:space="0" w:color="auto"/>
      </w:divBdr>
    </w:div>
    <w:div w:id="158811591">
      <w:bodyDiv w:val="1"/>
      <w:marLeft w:val="0"/>
      <w:marRight w:val="0"/>
      <w:marTop w:val="0"/>
      <w:marBottom w:val="0"/>
      <w:divBdr>
        <w:top w:val="none" w:sz="0" w:space="0" w:color="auto"/>
        <w:left w:val="none" w:sz="0" w:space="0" w:color="auto"/>
        <w:bottom w:val="none" w:sz="0" w:space="0" w:color="auto"/>
        <w:right w:val="none" w:sz="0" w:space="0" w:color="auto"/>
      </w:divBdr>
    </w:div>
    <w:div w:id="159153775">
      <w:bodyDiv w:val="1"/>
      <w:marLeft w:val="0"/>
      <w:marRight w:val="0"/>
      <w:marTop w:val="0"/>
      <w:marBottom w:val="0"/>
      <w:divBdr>
        <w:top w:val="none" w:sz="0" w:space="0" w:color="auto"/>
        <w:left w:val="none" w:sz="0" w:space="0" w:color="auto"/>
        <w:bottom w:val="none" w:sz="0" w:space="0" w:color="auto"/>
        <w:right w:val="none" w:sz="0" w:space="0" w:color="auto"/>
      </w:divBdr>
    </w:div>
    <w:div w:id="159202280">
      <w:bodyDiv w:val="1"/>
      <w:marLeft w:val="0"/>
      <w:marRight w:val="0"/>
      <w:marTop w:val="0"/>
      <w:marBottom w:val="0"/>
      <w:divBdr>
        <w:top w:val="none" w:sz="0" w:space="0" w:color="auto"/>
        <w:left w:val="none" w:sz="0" w:space="0" w:color="auto"/>
        <w:bottom w:val="none" w:sz="0" w:space="0" w:color="auto"/>
        <w:right w:val="none" w:sz="0" w:space="0" w:color="auto"/>
      </w:divBdr>
    </w:div>
    <w:div w:id="159275698">
      <w:bodyDiv w:val="1"/>
      <w:marLeft w:val="0"/>
      <w:marRight w:val="0"/>
      <w:marTop w:val="0"/>
      <w:marBottom w:val="0"/>
      <w:divBdr>
        <w:top w:val="none" w:sz="0" w:space="0" w:color="auto"/>
        <w:left w:val="none" w:sz="0" w:space="0" w:color="auto"/>
        <w:bottom w:val="none" w:sz="0" w:space="0" w:color="auto"/>
        <w:right w:val="none" w:sz="0" w:space="0" w:color="auto"/>
      </w:divBdr>
    </w:div>
    <w:div w:id="159542534">
      <w:bodyDiv w:val="1"/>
      <w:marLeft w:val="0"/>
      <w:marRight w:val="0"/>
      <w:marTop w:val="0"/>
      <w:marBottom w:val="0"/>
      <w:divBdr>
        <w:top w:val="none" w:sz="0" w:space="0" w:color="auto"/>
        <w:left w:val="none" w:sz="0" w:space="0" w:color="auto"/>
        <w:bottom w:val="none" w:sz="0" w:space="0" w:color="auto"/>
        <w:right w:val="none" w:sz="0" w:space="0" w:color="auto"/>
      </w:divBdr>
    </w:div>
    <w:div w:id="159663904">
      <w:bodyDiv w:val="1"/>
      <w:marLeft w:val="0"/>
      <w:marRight w:val="0"/>
      <w:marTop w:val="0"/>
      <w:marBottom w:val="0"/>
      <w:divBdr>
        <w:top w:val="none" w:sz="0" w:space="0" w:color="auto"/>
        <w:left w:val="none" w:sz="0" w:space="0" w:color="auto"/>
        <w:bottom w:val="none" w:sz="0" w:space="0" w:color="auto"/>
        <w:right w:val="none" w:sz="0" w:space="0" w:color="auto"/>
      </w:divBdr>
    </w:div>
    <w:div w:id="159783286">
      <w:bodyDiv w:val="1"/>
      <w:marLeft w:val="0"/>
      <w:marRight w:val="0"/>
      <w:marTop w:val="0"/>
      <w:marBottom w:val="0"/>
      <w:divBdr>
        <w:top w:val="none" w:sz="0" w:space="0" w:color="auto"/>
        <w:left w:val="none" w:sz="0" w:space="0" w:color="auto"/>
        <w:bottom w:val="none" w:sz="0" w:space="0" w:color="auto"/>
        <w:right w:val="none" w:sz="0" w:space="0" w:color="auto"/>
      </w:divBdr>
    </w:div>
    <w:div w:id="160194753">
      <w:bodyDiv w:val="1"/>
      <w:marLeft w:val="0"/>
      <w:marRight w:val="0"/>
      <w:marTop w:val="0"/>
      <w:marBottom w:val="0"/>
      <w:divBdr>
        <w:top w:val="none" w:sz="0" w:space="0" w:color="auto"/>
        <w:left w:val="none" w:sz="0" w:space="0" w:color="auto"/>
        <w:bottom w:val="none" w:sz="0" w:space="0" w:color="auto"/>
        <w:right w:val="none" w:sz="0" w:space="0" w:color="auto"/>
      </w:divBdr>
    </w:div>
    <w:div w:id="160244122">
      <w:bodyDiv w:val="1"/>
      <w:marLeft w:val="0"/>
      <w:marRight w:val="0"/>
      <w:marTop w:val="0"/>
      <w:marBottom w:val="0"/>
      <w:divBdr>
        <w:top w:val="none" w:sz="0" w:space="0" w:color="auto"/>
        <w:left w:val="none" w:sz="0" w:space="0" w:color="auto"/>
        <w:bottom w:val="none" w:sz="0" w:space="0" w:color="auto"/>
        <w:right w:val="none" w:sz="0" w:space="0" w:color="auto"/>
      </w:divBdr>
    </w:div>
    <w:div w:id="160628887">
      <w:bodyDiv w:val="1"/>
      <w:marLeft w:val="0"/>
      <w:marRight w:val="0"/>
      <w:marTop w:val="0"/>
      <w:marBottom w:val="0"/>
      <w:divBdr>
        <w:top w:val="none" w:sz="0" w:space="0" w:color="auto"/>
        <w:left w:val="none" w:sz="0" w:space="0" w:color="auto"/>
        <w:bottom w:val="none" w:sz="0" w:space="0" w:color="auto"/>
        <w:right w:val="none" w:sz="0" w:space="0" w:color="auto"/>
      </w:divBdr>
    </w:div>
    <w:div w:id="160631313">
      <w:bodyDiv w:val="1"/>
      <w:marLeft w:val="0"/>
      <w:marRight w:val="0"/>
      <w:marTop w:val="0"/>
      <w:marBottom w:val="0"/>
      <w:divBdr>
        <w:top w:val="none" w:sz="0" w:space="0" w:color="auto"/>
        <w:left w:val="none" w:sz="0" w:space="0" w:color="auto"/>
        <w:bottom w:val="none" w:sz="0" w:space="0" w:color="auto"/>
        <w:right w:val="none" w:sz="0" w:space="0" w:color="auto"/>
      </w:divBdr>
    </w:div>
    <w:div w:id="160893079">
      <w:bodyDiv w:val="1"/>
      <w:marLeft w:val="0"/>
      <w:marRight w:val="0"/>
      <w:marTop w:val="0"/>
      <w:marBottom w:val="0"/>
      <w:divBdr>
        <w:top w:val="none" w:sz="0" w:space="0" w:color="auto"/>
        <w:left w:val="none" w:sz="0" w:space="0" w:color="auto"/>
        <w:bottom w:val="none" w:sz="0" w:space="0" w:color="auto"/>
        <w:right w:val="none" w:sz="0" w:space="0" w:color="auto"/>
      </w:divBdr>
    </w:div>
    <w:div w:id="160971169">
      <w:bodyDiv w:val="1"/>
      <w:marLeft w:val="0"/>
      <w:marRight w:val="0"/>
      <w:marTop w:val="0"/>
      <w:marBottom w:val="0"/>
      <w:divBdr>
        <w:top w:val="none" w:sz="0" w:space="0" w:color="auto"/>
        <w:left w:val="none" w:sz="0" w:space="0" w:color="auto"/>
        <w:bottom w:val="none" w:sz="0" w:space="0" w:color="auto"/>
        <w:right w:val="none" w:sz="0" w:space="0" w:color="auto"/>
      </w:divBdr>
    </w:div>
    <w:div w:id="161091991">
      <w:bodyDiv w:val="1"/>
      <w:marLeft w:val="0"/>
      <w:marRight w:val="0"/>
      <w:marTop w:val="0"/>
      <w:marBottom w:val="0"/>
      <w:divBdr>
        <w:top w:val="none" w:sz="0" w:space="0" w:color="auto"/>
        <w:left w:val="none" w:sz="0" w:space="0" w:color="auto"/>
        <w:bottom w:val="none" w:sz="0" w:space="0" w:color="auto"/>
        <w:right w:val="none" w:sz="0" w:space="0" w:color="auto"/>
      </w:divBdr>
    </w:div>
    <w:div w:id="161093398">
      <w:bodyDiv w:val="1"/>
      <w:marLeft w:val="0"/>
      <w:marRight w:val="0"/>
      <w:marTop w:val="0"/>
      <w:marBottom w:val="0"/>
      <w:divBdr>
        <w:top w:val="none" w:sz="0" w:space="0" w:color="auto"/>
        <w:left w:val="none" w:sz="0" w:space="0" w:color="auto"/>
        <w:bottom w:val="none" w:sz="0" w:space="0" w:color="auto"/>
        <w:right w:val="none" w:sz="0" w:space="0" w:color="auto"/>
      </w:divBdr>
    </w:div>
    <w:div w:id="161358108">
      <w:bodyDiv w:val="1"/>
      <w:marLeft w:val="0"/>
      <w:marRight w:val="0"/>
      <w:marTop w:val="0"/>
      <w:marBottom w:val="0"/>
      <w:divBdr>
        <w:top w:val="none" w:sz="0" w:space="0" w:color="auto"/>
        <w:left w:val="none" w:sz="0" w:space="0" w:color="auto"/>
        <w:bottom w:val="none" w:sz="0" w:space="0" w:color="auto"/>
        <w:right w:val="none" w:sz="0" w:space="0" w:color="auto"/>
      </w:divBdr>
    </w:div>
    <w:div w:id="161745010">
      <w:bodyDiv w:val="1"/>
      <w:marLeft w:val="0"/>
      <w:marRight w:val="0"/>
      <w:marTop w:val="0"/>
      <w:marBottom w:val="0"/>
      <w:divBdr>
        <w:top w:val="none" w:sz="0" w:space="0" w:color="auto"/>
        <w:left w:val="none" w:sz="0" w:space="0" w:color="auto"/>
        <w:bottom w:val="none" w:sz="0" w:space="0" w:color="auto"/>
        <w:right w:val="none" w:sz="0" w:space="0" w:color="auto"/>
      </w:divBdr>
    </w:div>
    <w:div w:id="161820512">
      <w:bodyDiv w:val="1"/>
      <w:marLeft w:val="0"/>
      <w:marRight w:val="0"/>
      <w:marTop w:val="0"/>
      <w:marBottom w:val="0"/>
      <w:divBdr>
        <w:top w:val="none" w:sz="0" w:space="0" w:color="auto"/>
        <w:left w:val="none" w:sz="0" w:space="0" w:color="auto"/>
        <w:bottom w:val="none" w:sz="0" w:space="0" w:color="auto"/>
        <w:right w:val="none" w:sz="0" w:space="0" w:color="auto"/>
      </w:divBdr>
    </w:div>
    <w:div w:id="161940039">
      <w:bodyDiv w:val="1"/>
      <w:marLeft w:val="0"/>
      <w:marRight w:val="0"/>
      <w:marTop w:val="0"/>
      <w:marBottom w:val="0"/>
      <w:divBdr>
        <w:top w:val="none" w:sz="0" w:space="0" w:color="auto"/>
        <w:left w:val="none" w:sz="0" w:space="0" w:color="auto"/>
        <w:bottom w:val="none" w:sz="0" w:space="0" w:color="auto"/>
        <w:right w:val="none" w:sz="0" w:space="0" w:color="auto"/>
      </w:divBdr>
    </w:div>
    <w:div w:id="161969137">
      <w:bodyDiv w:val="1"/>
      <w:marLeft w:val="0"/>
      <w:marRight w:val="0"/>
      <w:marTop w:val="0"/>
      <w:marBottom w:val="0"/>
      <w:divBdr>
        <w:top w:val="none" w:sz="0" w:space="0" w:color="auto"/>
        <w:left w:val="none" w:sz="0" w:space="0" w:color="auto"/>
        <w:bottom w:val="none" w:sz="0" w:space="0" w:color="auto"/>
        <w:right w:val="none" w:sz="0" w:space="0" w:color="auto"/>
      </w:divBdr>
    </w:div>
    <w:div w:id="162014337">
      <w:bodyDiv w:val="1"/>
      <w:marLeft w:val="0"/>
      <w:marRight w:val="0"/>
      <w:marTop w:val="0"/>
      <w:marBottom w:val="0"/>
      <w:divBdr>
        <w:top w:val="none" w:sz="0" w:space="0" w:color="auto"/>
        <w:left w:val="none" w:sz="0" w:space="0" w:color="auto"/>
        <w:bottom w:val="none" w:sz="0" w:space="0" w:color="auto"/>
        <w:right w:val="none" w:sz="0" w:space="0" w:color="auto"/>
      </w:divBdr>
    </w:div>
    <w:div w:id="162402815">
      <w:bodyDiv w:val="1"/>
      <w:marLeft w:val="0"/>
      <w:marRight w:val="0"/>
      <w:marTop w:val="0"/>
      <w:marBottom w:val="0"/>
      <w:divBdr>
        <w:top w:val="none" w:sz="0" w:space="0" w:color="auto"/>
        <w:left w:val="none" w:sz="0" w:space="0" w:color="auto"/>
        <w:bottom w:val="none" w:sz="0" w:space="0" w:color="auto"/>
        <w:right w:val="none" w:sz="0" w:space="0" w:color="auto"/>
      </w:divBdr>
    </w:div>
    <w:div w:id="162474158">
      <w:bodyDiv w:val="1"/>
      <w:marLeft w:val="0"/>
      <w:marRight w:val="0"/>
      <w:marTop w:val="0"/>
      <w:marBottom w:val="0"/>
      <w:divBdr>
        <w:top w:val="none" w:sz="0" w:space="0" w:color="auto"/>
        <w:left w:val="none" w:sz="0" w:space="0" w:color="auto"/>
        <w:bottom w:val="none" w:sz="0" w:space="0" w:color="auto"/>
        <w:right w:val="none" w:sz="0" w:space="0" w:color="auto"/>
      </w:divBdr>
    </w:div>
    <w:div w:id="162475743">
      <w:bodyDiv w:val="1"/>
      <w:marLeft w:val="0"/>
      <w:marRight w:val="0"/>
      <w:marTop w:val="0"/>
      <w:marBottom w:val="0"/>
      <w:divBdr>
        <w:top w:val="none" w:sz="0" w:space="0" w:color="auto"/>
        <w:left w:val="none" w:sz="0" w:space="0" w:color="auto"/>
        <w:bottom w:val="none" w:sz="0" w:space="0" w:color="auto"/>
        <w:right w:val="none" w:sz="0" w:space="0" w:color="auto"/>
      </w:divBdr>
    </w:div>
    <w:div w:id="162551393">
      <w:bodyDiv w:val="1"/>
      <w:marLeft w:val="0"/>
      <w:marRight w:val="0"/>
      <w:marTop w:val="0"/>
      <w:marBottom w:val="0"/>
      <w:divBdr>
        <w:top w:val="none" w:sz="0" w:space="0" w:color="auto"/>
        <w:left w:val="none" w:sz="0" w:space="0" w:color="auto"/>
        <w:bottom w:val="none" w:sz="0" w:space="0" w:color="auto"/>
        <w:right w:val="none" w:sz="0" w:space="0" w:color="auto"/>
      </w:divBdr>
    </w:div>
    <w:div w:id="162741333">
      <w:bodyDiv w:val="1"/>
      <w:marLeft w:val="0"/>
      <w:marRight w:val="0"/>
      <w:marTop w:val="0"/>
      <w:marBottom w:val="0"/>
      <w:divBdr>
        <w:top w:val="none" w:sz="0" w:space="0" w:color="auto"/>
        <w:left w:val="none" w:sz="0" w:space="0" w:color="auto"/>
        <w:bottom w:val="none" w:sz="0" w:space="0" w:color="auto"/>
        <w:right w:val="none" w:sz="0" w:space="0" w:color="auto"/>
      </w:divBdr>
    </w:div>
    <w:div w:id="163016011">
      <w:bodyDiv w:val="1"/>
      <w:marLeft w:val="0"/>
      <w:marRight w:val="0"/>
      <w:marTop w:val="0"/>
      <w:marBottom w:val="0"/>
      <w:divBdr>
        <w:top w:val="none" w:sz="0" w:space="0" w:color="auto"/>
        <w:left w:val="none" w:sz="0" w:space="0" w:color="auto"/>
        <w:bottom w:val="none" w:sz="0" w:space="0" w:color="auto"/>
        <w:right w:val="none" w:sz="0" w:space="0" w:color="auto"/>
      </w:divBdr>
    </w:div>
    <w:div w:id="163131857">
      <w:bodyDiv w:val="1"/>
      <w:marLeft w:val="0"/>
      <w:marRight w:val="0"/>
      <w:marTop w:val="0"/>
      <w:marBottom w:val="0"/>
      <w:divBdr>
        <w:top w:val="none" w:sz="0" w:space="0" w:color="auto"/>
        <w:left w:val="none" w:sz="0" w:space="0" w:color="auto"/>
        <w:bottom w:val="none" w:sz="0" w:space="0" w:color="auto"/>
        <w:right w:val="none" w:sz="0" w:space="0" w:color="auto"/>
      </w:divBdr>
    </w:div>
    <w:div w:id="163134801">
      <w:bodyDiv w:val="1"/>
      <w:marLeft w:val="0"/>
      <w:marRight w:val="0"/>
      <w:marTop w:val="0"/>
      <w:marBottom w:val="0"/>
      <w:divBdr>
        <w:top w:val="none" w:sz="0" w:space="0" w:color="auto"/>
        <w:left w:val="none" w:sz="0" w:space="0" w:color="auto"/>
        <w:bottom w:val="none" w:sz="0" w:space="0" w:color="auto"/>
        <w:right w:val="none" w:sz="0" w:space="0" w:color="auto"/>
      </w:divBdr>
    </w:div>
    <w:div w:id="163447256">
      <w:bodyDiv w:val="1"/>
      <w:marLeft w:val="0"/>
      <w:marRight w:val="0"/>
      <w:marTop w:val="0"/>
      <w:marBottom w:val="0"/>
      <w:divBdr>
        <w:top w:val="none" w:sz="0" w:space="0" w:color="auto"/>
        <w:left w:val="none" w:sz="0" w:space="0" w:color="auto"/>
        <w:bottom w:val="none" w:sz="0" w:space="0" w:color="auto"/>
        <w:right w:val="none" w:sz="0" w:space="0" w:color="auto"/>
      </w:divBdr>
    </w:div>
    <w:div w:id="163514780">
      <w:bodyDiv w:val="1"/>
      <w:marLeft w:val="0"/>
      <w:marRight w:val="0"/>
      <w:marTop w:val="0"/>
      <w:marBottom w:val="0"/>
      <w:divBdr>
        <w:top w:val="none" w:sz="0" w:space="0" w:color="auto"/>
        <w:left w:val="none" w:sz="0" w:space="0" w:color="auto"/>
        <w:bottom w:val="none" w:sz="0" w:space="0" w:color="auto"/>
        <w:right w:val="none" w:sz="0" w:space="0" w:color="auto"/>
      </w:divBdr>
    </w:div>
    <w:div w:id="163865696">
      <w:bodyDiv w:val="1"/>
      <w:marLeft w:val="0"/>
      <w:marRight w:val="0"/>
      <w:marTop w:val="0"/>
      <w:marBottom w:val="0"/>
      <w:divBdr>
        <w:top w:val="none" w:sz="0" w:space="0" w:color="auto"/>
        <w:left w:val="none" w:sz="0" w:space="0" w:color="auto"/>
        <w:bottom w:val="none" w:sz="0" w:space="0" w:color="auto"/>
        <w:right w:val="none" w:sz="0" w:space="0" w:color="auto"/>
      </w:divBdr>
    </w:div>
    <w:div w:id="163936985">
      <w:bodyDiv w:val="1"/>
      <w:marLeft w:val="0"/>
      <w:marRight w:val="0"/>
      <w:marTop w:val="0"/>
      <w:marBottom w:val="0"/>
      <w:divBdr>
        <w:top w:val="none" w:sz="0" w:space="0" w:color="auto"/>
        <w:left w:val="none" w:sz="0" w:space="0" w:color="auto"/>
        <w:bottom w:val="none" w:sz="0" w:space="0" w:color="auto"/>
        <w:right w:val="none" w:sz="0" w:space="0" w:color="auto"/>
      </w:divBdr>
    </w:div>
    <w:div w:id="164322108">
      <w:bodyDiv w:val="1"/>
      <w:marLeft w:val="0"/>
      <w:marRight w:val="0"/>
      <w:marTop w:val="0"/>
      <w:marBottom w:val="0"/>
      <w:divBdr>
        <w:top w:val="none" w:sz="0" w:space="0" w:color="auto"/>
        <w:left w:val="none" w:sz="0" w:space="0" w:color="auto"/>
        <w:bottom w:val="none" w:sz="0" w:space="0" w:color="auto"/>
        <w:right w:val="none" w:sz="0" w:space="0" w:color="auto"/>
      </w:divBdr>
    </w:div>
    <w:div w:id="164513157">
      <w:bodyDiv w:val="1"/>
      <w:marLeft w:val="0"/>
      <w:marRight w:val="0"/>
      <w:marTop w:val="0"/>
      <w:marBottom w:val="0"/>
      <w:divBdr>
        <w:top w:val="none" w:sz="0" w:space="0" w:color="auto"/>
        <w:left w:val="none" w:sz="0" w:space="0" w:color="auto"/>
        <w:bottom w:val="none" w:sz="0" w:space="0" w:color="auto"/>
        <w:right w:val="none" w:sz="0" w:space="0" w:color="auto"/>
      </w:divBdr>
    </w:div>
    <w:div w:id="164514037">
      <w:bodyDiv w:val="1"/>
      <w:marLeft w:val="0"/>
      <w:marRight w:val="0"/>
      <w:marTop w:val="0"/>
      <w:marBottom w:val="0"/>
      <w:divBdr>
        <w:top w:val="none" w:sz="0" w:space="0" w:color="auto"/>
        <w:left w:val="none" w:sz="0" w:space="0" w:color="auto"/>
        <w:bottom w:val="none" w:sz="0" w:space="0" w:color="auto"/>
        <w:right w:val="none" w:sz="0" w:space="0" w:color="auto"/>
      </w:divBdr>
    </w:div>
    <w:div w:id="164516176">
      <w:bodyDiv w:val="1"/>
      <w:marLeft w:val="0"/>
      <w:marRight w:val="0"/>
      <w:marTop w:val="0"/>
      <w:marBottom w:val="0"/>
      <w:divBdr>
        <w:top w:val="none" w:sz="0" w:space="0" w:color="auto"/>
        <w:left w:val="none" w:sz="0" w:space="0" w:color="auto"/>
        <w:bottom w:val="none" w:sz="0" w:space="0" w:color="auto"/>
        <w:right w:val="none" w:sz="0" w:space="0" w:color="auto"/>
      </w:divBdr>
    </w:div>
    <w:div w:id="164787172">
      <w:bodyDiv w:val="1"/>
      <w:marLeft w:val="0"/>
      <w:marRight w:val="0"/>
      <w:marTop w:val="0"/>
      <w:marBottom w:val="0"/>
      <w:divBdr>
        <w:top w:val="none" w:sz="0" w:space="0" w:color="auto"/>
        <w:left w:val="none" w:sz="0" w:space="0" w:color="auto"/>
        <w:bottom w:val="none" w:sz="0" w:space="0" w:color="auto"/>
        <w:right w:val="none" w:sz="0" w:space="0" w:color="auto"/>
      </w:divBdr>
    </w:div>
    <w:div w:id="165245896">
      <w:bodyDiv w:val="1"/>
      <w:marLeft w:val="0"/>
      <w:marRight w:val="0"/>
      <w:marTop w:val="0"/>
      <w:marBottom w:val="0"/>
      <w:divBdr>
        <w:top w:val="none" w:sz="0" w:space="0" w:color="auto"/>
        <w:left w:val="none" w:sz="0" w:space="0" w:color="auto"/>
        <w:bottom w:val="none" w:sz="0" w:space="0" w:color="auto"/>
        <w:right w:val="none" w:sz="0" w:space="0" w:color="auto"/>
      </w:divBdr>
    </w:div>
    <w:div w:id="165294822">
      <w:bodyDiv w:val="1"/>
      <w:marLeft w:val="0"/>
      <w:marRight w:val="0"/>
      <w:marTop w:val="0"/>
      <w:marBottom w:val="0"/>
      <w:divBdr>
        <w:top w:val="none" w:sz="0" w:space="0" w:color="auto"/>
        <w:left w:val="none" w:sz="0" w:space="0" w:color="auto"/>
        <w:bottom w:val="none" w:sz="0" w:space="0" w:color="auto"/>
        <w:right w:val="none" w:sz="0" w:space="0" w:color="auto"/>
      </w:divBdr>
    </w:div>
    <w:div w:id="165555238">
      <w:bodyDiv w:val="1"/>
      <w:marLeft w:val="0"/>
      <w:marRight w:val="0"/>
      <w:marTop w:val="0"/>
      <w:marBottom w:val="0"/>
      <w:divBdr>
        <w:top w:val="none" w:sz="0" w:space="0" w:color="auto"/>
        <w:left w:val="none" w:sz="0" w:space="0" w:color="auto"/>
        <w:bottom w:val="none" w:sz="0" w:space="0" w:color="auto"/>
        <w:right w:val="none" w:sz="0" w:space="0" w:color="auto"/>
      </w:divBdr>
    </w:div>
    <w:div w:id="165677347">
      <w:bodyDiv w:val="1"/>
      <w:marLeft w:val="0"/>
      <w:marRight w:val="0"/>
      <w:marTop w:val="0"/>
      <w:marBottom w:val="0"/>
      <w:divBdr>
        <w:top w:val="none" w:sz="0" w:space="0" w:color="auto"/>
        <w:left w:val="none" w:sz="0" w:space="0" w:color="auto"/>
        <w:bottom w:val="none" w:sz="0" w:space="0" w:color="auto"/>
        <w:right w:val="none" w:sz="0" w:space="0" w:color="auto"/>
      </w:divBdr>
    </w:div>
    <w:div w:id="165832345">
      <w:bodyDiv w:val="1"/>
      <w:marLeft w:val="0"/>
      <w:marRight w:val="0"/>
      <w:marTop w:val="0"/>
      <w:marBottom w:val="0"/>
      <w:divBdr>
        <w:top w:val="none" w:sz="0" w:space="0" w:color="auto"/>
        <w:left w:val="none" w:sz="0" w:space="0" w:color="auto"/>
        <w:bottom w:val="none" w:sz="0" w:space="0" w:color="auto"/>
        <w:right w:val="none" w:sz="0" w:space="0" w:color="auto"/>
      </w:divBdr>
    </w:div>
    <w:div w:id="165872940">
      <w:bodyDiv w:val="1"/>
      <w:marLeft w:val="0"/>
      <w:marRight w:val="0"/>
      <w:marTop w:val="0"/>
      <w:marBottom w:val="0"/>
      <w:divBdr>
        <w:top w:val="none" w:sz="0" w:space="0" w:color="auto"/>
        <w:left w:val="none" w:sz="0" w:space="0" w:color="auto"/>
        <w:bottom w:val="none" w:sz="0" w:space="0" w:color="auto"/>
        <w:right w:val="none" w:sz="0" w:space="0" w:color="auto"/>
      </w:divBdr>
    </w:div>
    <w:div w:id="165898549">
      <w:bodyDiv w:val="1"/>
      <w:marLeft w:val="0"/>
      <w:marRight w:val="0"/>
      <w:marTop w:val="0"/>
      <w:marBottom w:val="0"/>
      <w:divBdr>
        <w:top w:val="none" w:sz="0" w:space="0" w:color="auto"/>
        <w:left w:val="none" w:sz="0" w:space="0" w:color="auto"/>
        <w:bottom w:val="none" w:sz="0" w:space="0" w:color="auto"/>
        <w:right w:val="none" w:sz="0" w:space="0" w:color="auto"/>
      </w:divBdr>
    </w:div>
    <w:div w:id="166095598">
      <w:bodyDiv w:val="1"/>
      <w:marLeft w:val="0"/>
      <w:marRight w:val="0"/>
      <w:marTop w:val="0"/>
      <w:marBottom w:val="0"/>
      <w:divBdr>
        <w:top w:val="none" w:sz="0" w:space="0" w:color="auto"/>
        <w:left w:val="none" w:sz="0" w:space="0" w:color="auto"/>
        <w:bottom w:val="none" w:sz="0" w:space="0" w:color="auto"/>
        <w:right w:val="none" w:sz="0" w:space="0" w:color="auto"/>
      </w:divBdr>
    </w:div>
    <w:div w:id="166134544">
      <w:bodyDiv w:val="1"/>
      <w:marLeft w:val="0"/>
      <w:marRight w:val="0"/>
      <w:marTop w:val="0"/>
      <w:marBottom w:val="0"/>
      <w:divBdr>
        <w:top w:val="none" w:sz="0" w:space="0" w:color="auto"/>
        <w:left w:val="none" w:sz="0" w:space="0" w:color="auto"/>
        <w:bottom w:val="none" w:sz="0" w:space="0" w:color="auto"/>
        <w:right w:val="none" w:sz="0" w:space="0" w:color="auto"/>
      </w:divBdr>
    </w:div>
    <w:div w:id="166143679">
      <w:bodyDiv w:val="1"/>
      <w:marLeft w:val="0"/>
      <w:marRight w:val="0"/>
      <w:marTop w:val="0"/>
      <w:marBottom w:val="0"/>
      <w:divBdr>
        <w:top w:val="none" w:sz="0" w:space="0" w:color="auto"/>
        <w:left w:val="none" w:sz="0" w:space="0" w:color="auto"/>
        <w:bottom w:val="none" w:sz="0" w:space="0" w:color="auto"/>
        <w:right w:val="none" w:sz="0" w:space="0" w:color="auto"/>
      </w:divBdr>
    </w:div>
    <w:div w:id="166335392">
      <w:bodyDiv w:val="1"/>
      <w:marLeft w:val="0"/>
      <w:marRight w:val="0"/>
      <w:marTop w:val="0"/>
      <w:marBottom w:val="0"/>
      <w:divBdr>
        <w:top w:val="none" w:sz="0" w:space="0" w:color="auto"/>
        <w:left w:val="none" w:sz="0" w:space="0" w:color="auto"/>
        <w:bottom w:val="none" w:sz="0" w:space="0" w:color="auto"/>
        <w:right w:val="none" w:sz="0" w:space="0" w:color="auto"/>
      </w:divBdr>
    </w:div>
    <w:div w:id="166406857">
      <w:bodyDiv w:val="1"/>
      <w:marLeft w:val="0"/>
      <w:marRight w:val="0"/>
      <w:marTop w:val="0"/>
      <w:marBottom w:val="0"/>
      <w:divBdr>
        <w:top w:val="none" w:sz="0" w:space="0" w:color="auto"/>
        <w:left w:val="none" w:sz="0" w:space="0" w:color="auto"/>
        <w:bottom w:val="none" w:sz="0" w:space="0" w:color="auto"/>
        <w:right w:val="none" w:sz="0" w:space="0" w:color="auto"/>
      </w:divBdr>
    </w:div>
    <w:div w:id="166556248">
      <w:bodyDiv w:val="1"/>
      <w:marLeft w:val="0"/>
      <w:marRight w:val="0"/>
      <w:marTop w:val="0"/>
      <w:marBottom w:val="0"/>
      <w:divBdr>
        <w:top w:val="none" w:sz="0" w:space="0" w:color="auto"/>
        <w:left w:val="none" w:sz="0" w:space="0" w:color="auto"/>
        <w:bottom w:val="none" w:sz="0" w:space="0" w:color="auto"/>
        <w:right w:val="none" w:sz="0" w:space="0" w:color="auto"/>
      </w:divBdr>
    </w:div>
    <w:div w:id="166603220">
      <w:bodyDiv w:val="1"/>
      <w:marLeft w:val="0"/>
      <w:marRight w:val="0"/>
      <w:marTop w:val="0"/>
      <w:marBottom w:val="0"/>
      <w:divBdr>
        <w:top w:val="none" w:sz="0" w:space="0" w:color="auto"/>
        <w:left w:val="none" w:sz="0" w:space="0" w:color="auto"/>
        <w:bottom w:val="none" w:sz="0" w:space="0" w:color="auto"/>
        <w:right w:val="none" w:sz="0" w:space="0" w:color="auto"/>
      </w:divBdr>
    </w:div>
    <w:div w:id="166723645">
      <w:bodyDiv w:val="1"/>
      <w:marLeft w:val="0"/>
      <w:marRight w:val="0"/>
      <w:marTop w:val="0"/>
      <w:marBottom w:val="0"/>
      <w:divBdr>
        <w:top w:val="none" w:sz="0" w:space="0" w:color="auto"/>
        <w:left w:val="none" w:sz="0" w:space="0" w:color="auto"/>
        <w:bottom w:val="none" w:sz="0" w:space="0" w:color="auto"/>
        <w:right w:val="none" w:sz="0" w:space="0" w:color="auto"/>
      </w:divBdr>
    </w:div>
    <w:div w:id="166751960">
      <w:bodyDiv w:val="1"/>
      <w:marLeft w:val="0"/>
      <w:marRight w:val="0"/>
      <w:marTop w:val="0"/>
      <w:marBottom w:val="0"/>
      <w:divBdr>
        <w:top w:val="none" w:sz="0" w:space="0" w:color="auto"/>
        <w:left w:val="none" w:sz="0" w:space="0" w:color="auto"/>
        <w:bottom w:val="none" w:sz="0" w:space="0" w:color="auto"/>
        <w:right w:val="none" w:sz="0" w:space="0" w:color="auto"/>
      </w:divBdr>
    </w:div>
    <w:div w:id="167017523">
      <w:bodyDiv w:val="1"/>
      <w:marLeft w:val="0"/>
      <w:marRight w:val="0"/>
      <w:marTop w:val="0"/>
      <w:marBottom w:val="0"/>
      <w:divBdr>
        <w:top w:val="none" w:sz="0" w:space="0" w:color="auto"/>
        <w:left w:val="none" w:sz="0" w:space="0" w:color="auto"/>
        <w:bottom w:val="none" w:sz="0" w:space="0" w:color="auto"/>
        <w:right w:val="none" w:sz="0" w:space="0" w:color="auto"/>
      </w:divBdr>
    </w:div>
    <w:div w:id="167212463">
      <w:bodyDiv w:val="1"/>
      <w:marLeft w:val="0"/>
      <w:marRight w:val="0"/>
      <w:marTop w:val="0"/>
      <w:marBottom w:val="0"/>
      <w:divBdr>
        <w:top w:val="none" w:sz="0" w:space="0" w:color="auto"/>
        <w:left w:val="none" w:sz="0" w:space="0" w:color="auto"/>
        <w:bottom w:val="none" w:sz="0" w:space="0" w:color="auto"/>
        <w:right w:val="none" w:sz="0" w:space="0" w:color="auto"/>
      </w:divBdr>
    </w:div>
    <w:div w:id="167214191">
      <w:bodyDiv w:val="1"/>
      <w:marLeft w:val="0"/>
      <w:marRight w:val="0"/>
      <w:marTop w:val="0"/>
      <w:marBottom w:val="0"/>
      <w:divBdr>
        <w:top w:val="none" w:sz="0" w:space="0" w:color="auto"/>
        <w:left w:val="none" w:sz="0" w:space="0" w:color="auto"/>
        <w:bottom w:val="none" w:sz="0" w:space="0" w:color="auto"/>
        <w:right w:val="none" w:sz="0" w:space="0" w:color="auto"/>
      </w:divBdr>
    </w:div>
    <w:div w:id="167255512">
      <w:bodyDiv w:val="1"/>
      <w:marLeft w:val="0"/>
      <w:marRight w:val="0"/>
      <w:marTop w:val="0"/>
      <w:marBottom w:val="0"/>
      <w:divBdr>
        <w:top w:val="none" w:sz="0" w:space="0" w:color="auto"/>
        <w:left w:val="none" w:sz="0" w:space="0" w:color="auto"/>
        <w:bottom w:val="none" w:sz="0" w:space="0" w:color="auto"/>
        <w:right w:val="none" w:sz="0" w:space="0" w:color="auto"/>
      </w:divBdr>
    </w:div>
    <w:div w:id="167256023">
      <w:bodyDiv w:val="1"/>
      <w:marLeft w:val="0"/>
      <w:marRight w:val="0"/>
      <w:marTop w:val="0"/>
      <w:marBottom w:val="0"/>
      <w:divBdr>
        <w:top w:val="none" w:sz="0" w:space="0" w:color="auto"/>
        <w:left w:val="none" w:sz="0" w:space="0" w:color="auto"/>
        <w:bottom w:val="none" w:sz="0" w:space="0" w:color="auto"/>
        <w:right w:val="none" w:sz="0" w:space="0" w:color="auto"/>
      </w:divBdr>
    </w:div>
    <w:div w:id="167329238">
      <w:bodyDiv w:val="1"/>
      <w:marLeft w:val="0"/>
      <w:marRight w:val="0"/>
      <w:marTop w:val="0"/>
      <w:marBottom w:val="0"/>
      <w:divBdr>
        <w:top w:val="none" w:sz="0" w:space="0" w:color="auto"/>
        <w:left w:val="none" w:sz="0" w:space="0" w:color="auto"/>
        <w:bottom w:val="none" w:sz="0" w:space="0" w:color="auto"/>
        <w:right w:val="none" w:sz="0" w:space="0" w:color="auto"/>
      </w:divBdr>
    </w:div>
    <w:div w:id="167329698">
      <w:bodyDiv w:val="1"/>
      <w:marLeft w:val="0"/>
      <w:marRight w:val="0"/>
      <w:marTop w:val="0"/>
      <w:marBottom w:val="0"/>
      <w:divBdr>
        <w:top w:val="none" w:sz="0" w:space="0" w:color="auto"/>
        <w:left w:val="none" w:sz="0" w:space="0" w:color="auto"/>
        <w:bottom w:val="none" w:sz="0" w:space="0" w:color="auto"/>
        <w:right w:val="none" w:sz="0" w:space="0" w:color="auto"/>
      </w:divBdr>
    </w:div>
    <w:div w:id="167334145">
      <w:bodyDiv w:val="1"/>
      <w:marLeft w:val="0"/>
      <w:marRight w:val="0"/>
      <w:marTop w:val="0"/>
      <w:marBottom w:val="0"/>
      <w:divBdr>
        <w:top w:val="none" w:sz="0" w:space="0" w:color="auto"/>
        <w:left w:val="none" w:sz="0" w:space="0" w:color="auto"/>
        <w:bottom w:val="none" w:sz="0" w:space="0" w:color="auto"/>
        <w:right w:val="none" w:sz="0" w:space="0" w:color="auto"/>
      </w:divBdr>
    </w:div>
    <w:div w:id="167450538">
      <w:bodyDiv w:val="1"/>
      <w:marLeft w:val="0"/>
      <w:marRight w:val="0"/>
      <w:marTop w:val="0"/>
      <w:marBottom w:val="0"/>
      <w:divBdr>
        <w:top w:val="none" w:sz="0" w:space="0" w:color="auto"/>
        <w:left w:val="none" w:sz="0" w:space="0" w:color="auto"/>
        <w:bottom w:val="none" w:sz="0" w:space="0" w:color="auto"/>
        <w:right w:val="none" w:sz="0" w:space="0" w:color="auto"/>
      </w:divBdr>
    </w:div>
    <w:div w:id="167988557">
      <w:bodyDiv w:val="1"/>
      <w:marLeft w:val="0"/>
      <w:marRight w:val="0"/>
      <w:marTop w:val="0"/>
      <w:marBottom w:val="0"/>
      <w:divBdr>
        <w:top w:val="none" w:sz="0" w:space="0" w:color="auto"/>
        <w:left w:val="none" w:sz="0" w:space="0" w:color="auto"/>
        <w:bottom w:val="none" w:sz="0" w:space="0" w:color="auto"/>
        <w:right w:val="none" w:sz="0" w:space="0" w:color="auto"/>
      </w:divBdr>
    </w:div>
    <w:div w:id="168101057">
      <w:bodyDiv w:val="1"/>
      <w:marLeft w:val="0"/>
      <w:marRight w:val="0"/>
      <w:marTop w:val="0"/>
      <w:marBottom w:val="0"/>
      <w:divBdr>
        <w:top w:val="none" w:sz="0" w:space="0" w:color="auto"/>
        <w:left w:val="none" w:sz="0" w:space="0" w:color="auto"/>
        <w:bottom w:val="none" w:sz="0" w:space="0" w:color="auto"/>
        <w:right w:val="none" w:sz="0" w:space="0" w:color="auto"/>
      </w:divBdr>
    </w:div>
    <w:div w:id="168104793">
      <w:bodyDiv w:val="1"/>
      <w:marLeft w:val="0"/>
      <w:marRight w:val="0"/>
      <w:marTop w:val="0"/>
      <w:marBottom w:val="0"/>
      <w:divBdr>
        <w:top w:val="none" w:sz="0" w:space="0" w:color="auto"/>
        <w:left w:val="none" w:sz="0" w:space="0" w:color="auto"/>
        <w:bottom w:val="none" w:sz="0" w:space="0" w:color="auto"/>
        <w:right w:val="none" w:sz="0" w:space="0" w:color="auto"/>
      </w:divBdr>
    </w:div>
    <w:div w:id="168371562">
      <w:bodyDiv w:val="1"/>
      <w:marLeft w:val="0"/>
      <w:marRight w:val="0"/>
      <w:marTop w:val="0"/>
      <w:marBottom w:val="0"/>
      <w:divBdr>
        <w:top w:val="none" w:sz="0" w:space="0" w:color="auto"/>
        <w:left w:val="none" w:sz="0" w:space="0" w:color="auto"/>
        <w:bottom w:val="none" w:sz="0" w:space="0" w:color="auto"/>
        <w:right w:val="none" w:sz="0" w:space="0" w:color="auto"/>
      </w:divBdr>
    </w:div>
    <w:div w:id="168445189">
      <w:bodyDiv w:val="1"/>
      <w:marLeft w:val="0"/>
      <w:marRight w:val="0"/>
      <w:marTop w:val="0"/>
      <w:marBottom w:val="0"/>
      <w:divBdr>
        <w:top w:val="none" w:sz="0" w:space="0" w:color="auto"/>
        <w:left w:val="none" w:sz="0" w:space="0" w:color="auto"/>
        <w:bottom w:val="none" w:sz="0" w:space="0" w:color="auto"/>
        <w:right w:val="none" w:sz="0" w:space="0" w:color="auto"/>
      </w:divBdr>
    </w:div>
    <w:div w:id="168447029">
      <w:bodyDiv w:val="1"/>
      <w:marLeft w:val="0"/>
      <w:marRight w:val="0"/>
      <w:marTop w:val="0"/>
      <w:marBottom w:val="0"/>
      <w:divBdr>
        <w:top w:val="none" w:sz="0" w:space="0" w:color="auto"/>
        <w:left w:val="none" w:sz="0" w:space="0" w:color="auto"/>
        <w:bottom w:val="none" w:sz="0" w:space="0" w:color="auto"/>
        <w:right w:val="none" w:sz="0" w:space="0" w:color="auto"/>
      </w:divBdr>
    </w:div>
    <w:div w:id="168520558">
      <w:bodyDiv w:val="1"/>
      <w:marLeft w:val="0"/>
      <w:marRight w:val="0"/>
      <w:marTop w:val="0"/>
      <w:marBottom w:val="0"/>
      <w:divBdr>
        <w:top w:val="none" w:sz="0" w:space="0" w:color="auto"/>
        <w:left w:val="none" w:sz="0" w:space="0" w:color="auto"/>
        <w:bottom w:val="none" w:sz="0" w:space="0" w:color="auto"/>
        <w:right w:val="none" w:sz="0" w:space="0" w:color="auto"/>
      </w:divBdr>
    </w:div>
    <w:div w:id="168640051">
      <w:bodyDiv w:val="1"/>
      <w:marLeft w:val="0"/>
      <w:marRight w:val="0"/>
      <w:marTop w:val="0"/>
      <w:marBottom w:val="0"/>
      <w:divBdr>
        <w:top w:val="none" w:sz="0" w:space="0" w:color="auto"/>
        <w:left w:val="none" w:sz="0" w:space="0" w:color="auto"/>
        <w:bottom w:val="none" w:sz="0" w:space="0" w:color="auto"/>
        <w:right w:val="none" w:sz="0" w:space="0" w:color="auto"/>
      </w:divBdr>
    </w:div>
    <w:div w:id="168720447">
      <w:bodyDiv w:val="1"/>
      <w:marLeft w:val="0"/>
      <w:marRight w:val="0"/>
      <w:marTop w:val="0"/>
      <w:marBottom w:val="0"/>
      <w:divBdr>
        <w:top w:val="none" w:sz="0" w:space="0" w:color="auto"/>
        <w:left w:val="none" w:sz="0" w:space="0" w:color="auto"/>
        <w:bottom w:val="none" w:sz="0" w:space="0" w:color="auto"/>
        <w:right w:val="none" w:sz="0" w:space="0" w:color="auto"/>
      </w:divBdr>
    </w:div>
    <w:div w:id="168755905">
      <w:bodyDiv w:val="1"/>
      <w:marLeft w:val="0"/>
      <w:marRight w:val="0"/>
      <w:marTop w:val="0"/>
      <w:marBottom w:val="0"/>
      <w:divBdr>
        <w:top w:val="none" w:sz="0" w:space="0" w:color="auto"/>
        <w:left w:val="none" w:sz="0" w:space="0" w:color="auto"/>
        <w:bottom w:val="none" w:sz="0" w:space="0" w:color="auto"/>
        <w:right w:val="none" w:sz="0" w:space="0" w:color="auto"/>
      </w:divBdr>
    </w:div>
    <w:div w:id="168762058">
      <w:bodyDiv w:val="1"/>
      <w:marLeft w:val="0"/>
      <w:marRight w:val="0"/>
      <w:marTop w:val="0"/>
      <w:marBottom w:val="0"/>
      <w:divBdr>
        <w:top w:val="none" w:sz="0" w:space="0" w:color="auto"/>
        <w:left w:val="none" w:sz="0" w:space="0" w:color="auto"/>
        <w:bottom w:val="none" w:sz="0" w:space="0" w:color="auto"/>
        <w:right w:val="none" w:sz="0" w:space="0" w:color="auto"/>
      </w:divBdr>
    </w:div>
    <w:div w:id="168954611">
      <w:bodyDiv w:val="1"/>
      <w:marLeft w:val="0"/>
      <w:marRight w:val="0"/>
      <w:marTop w:val="0"/>
      <w:marBottom w:val="0"/>
      <w:divBdr>
        <w:top w:val="none" w:sz="0" w:space="0" w:color="auto"/>
        <w:left w:val="none" w:sz="0" w:space="0" w:color="auto"/>
        <w:bottom w:val="none" w:sz="0" w:space="0" w:color="auto"/>
        <w:right w:val="none" w:sz="0" w:space="0" w:color="auto"/>
      </w:divBdr>
    </w:div>
    <w:div w:id="169024638">
      <w:bodyDiv w:val="1"/>
      <w:marLeft w:val="0"/>
      <w:marRight w:val="0"/>
      <w:marTop w:val="0"/>
      <w:marBottom w:val="0"/>
      <w:divBdr>
        <w:top w:val="none" w:sz="0" w:space="0" w:color="auto"/>
        <w:left w:val="none" w:sz="0" w:space="0" w:color="auto"/>
        <w:bottom w:val="none" w:sz="0" w:space="0" w:color="auto"/>
        <w:right w:val="none" w:sz="0" w:space="0" w:color="auto"/>
      </w:divBdr>
    </w:div>
    <w:div w:id="169104093">
      <w:bodyDiv w:val="1"/>
      <w:marLeft w:val="0"/>
      <w:marRight w:val="0"/>
      <w:marTop w:val="0"/>
      <w:marBottom w:val="0"/>
      <w:divBdr>
        <w:top w:val="none" w:sz="0" w:space="0" w:color="auto"/>
        <w:left w:val="none" w:sz="0" w:space="0" w:color="auto"/>
        <w:bottom w:val="none" w:sz="0" w:space="0" w:color="auto"/>
        <w:right w:val="none" w:sz="0" w:space="0" w:color="auto"/>
      </w:divBdr>
    </w:div>
    <w:div w:id="169105381">
      <w:bodyDiv w:val="1"/>
      <w:marLeft w:val="0"/>
      <w:marRight w:val="0"/>
      <w:marTop w:val="0"/>
      <w:marBottom w:val="0"/>
      <w:divBdr>
        <w:top w:val="none" w:sz="0" w:space="0" w:color="auto"/>
        <w:left w:val="none" w:sz="0" w:space="0" w:color="auto"/>
        <w:bottom w:val="none" w:sz="0" w:space="0" w:color="auto"/>
        <w:right w:val="none" w:sz="0" w:space="0" w:color="auto"/>
      </w:divBdr>
    </w:div>
    <w:div w:id="169108320">
      <w:bodyDiv w:val="1"/>
      <w:marLeft w:val="0"/>
      <w:marRight w:val="0"/>
      <w:marTop w:val="0"/>
      <w:marBottom w:val="0"/>
      <w:divBdr>
        <w:top w:val="none" w:sz="0" w:space="0" w:color="auto"/>
        <w:left w:val="none" w:sz="0" w:space="0" w:color="auto"/>
        <w:bottom w:val="none" w:sz="0" w:space="0" w:color="auto"/>
        <w:right w:val="none" w:sz="0" w:space="0" w:color="auto"/>
      </w:divBdr>
    </w:div>
    <w:div w:id="169371026">
      <w:bodyDiv w:val="1"/>
      <w:marLeft w:val="0"/>
      <w:marRight w:val="0"/>
      <w:marTop w:val="0"/>
      <w:marBottom w:val="0"/>
      <w:divBdr>
        <w:top w:val="none" w:sz="0" w:space="0" w:color="auto"/>
        <w:left w:val="none" w:sz="0" w:space="0" w:color="auto"/>
        <w:bottom w:val="none" w:sz="0" w:space="0" w:color="auto"/>
        <w:right w:val="none" w:sz="0" w:space="0" w:color="auto"/>
      </w:divBdr>
    </w:div>
    <w:div w:id="169412224">
      <w:bodyDiv w:val="1"/>
      <w:marLeft w:val="0"/>
      <w:marRight w:val="0"/>
      <w:marTop w:val="0"/>
      <w:marBottom w:val="0"/>
      <w:divBdr>
        <w:top w:val="none" w:sz="0" w:space="0" w:color="auto"/>
        <w:left w:val="none" w:sz="0" w:space="0" w:color="auto"/>
        <w:bottom w:val="none" w:sz="0" w:space="0" w:color="auto"/>
        <w:right w:val="none" w:sz="0" w:space="0" w:color="auto"/>
      </w:divBdr>
    </w:div>
    <w:div w:id="169492593">
      <w:bodyDiv w:val="1"/>
      <w:marLeft w:val="0"/>
      <w:marRight w:val="0"/>
      <w:marTop w:val="0"/>
      <w:marBottom w:val="0"/>
      <w:divBdr>
        <w:top w:val="none" w:sz="0" w:space="0" w:color="auto"/>
        <w:left w:val="none" w:sz="0" w:space="0" w:color="auto"/>
        <w:bottom w:val="none" w:sz="0" w:space="0" w:color="auto"/>
        <w:right w:val="none" w:sz="0" w:space="0" w:color="auto"/>
      </w:divBdr>
    </w:div>
    <w:div w:id="169493622">
      <w:bodyDiv w:val="1"/>
      <w:marLeft w:val="0"/>
      <w:marRight w:val="0"/>
      <w:marTop w:val="0"/>
      <w:marBottom w:val="0"/>
      <w:divBdr>
        <w:top w:val="none" w:sz="0" w:space="0" w:color="auto"/>
        <w:left w:val="none" w:sz="0" w:space="0" w:color="auto"/>
        <w:bottom w:val="none" w:sz="0" w:space="0" w:color="auto"/>
        <w:right w:val="none" w:sz="0" w:space="0" w:color="auto"/>
      </w:divBdr>
    </w:div>
    <w:div w:id="170148417">
      <w:bodyDiv w:val="1"/>
      <w:marLeft w:val="0"/>
      <w:marRight w:val="0"/>
      <w:marTop w:val="0"/>
      <w:marBottom w:val="0"/>
      <w:divBdr>
        <w:top w:val="none" w:sz="0" w:space="0" w:color="auto"/>
        <w:left w:val="none" w:sz="0" w:space="0" w:color="auto"/>
        <w:bottom w:val="none" w:sz="0" w:space="0" w:color="auto"/>
        <w:right w:val="none" w:sz="0" w:space="0" w:color="auto"/>
      </w:divBdr>
    </w:div>
    <w:div w:id="170216688">
      <w:bodyDiv w:val="1"/>
      <w:marLeft w:val="0"/>
      <w:marRight w:val="0"/>
      <w:marTop w:val="0"/>
      <w:marBottom w:val="0"/>
      <w:divBdr>
        <w:top w:val="none" w:sz="0" w:space="0" w:color="auto"/>
        <w:left w:val="none" w:sz="0" w:space="0" w:color="auto"/>
        <w:bottom w:val="none" w:sz="0" w:space="0" w:color="auto"/>
        <w:right w:val="none" w:sz="0" w:space="0" w:color="auto"/>
      </w:divBdr>
    </w:div>
    <w:div w:id="170220029">
      <w:bodyDiv w:val="1"/>
      <w:marLeft w:val="0"/>
      <w:marRight w:val="0"/>
      <w:marTop w:val="0"/>
      <w:marBottom w:val="0"/>
      <w:divBdr>
        <w:top w:val="none" w:sz="0" w:space="0" w:color="auto"/>
        <w:left w:val="none" w:sz="0" w:space="0" w:color="auto"/>
        <w:bottom w:val="none" w:sz="0" w:space="0" w:color="auto"/>
        <w:right w:val="none" w:sz="0" w:space="0" w:color="auto"/>
      </w:divBdr>
    </w:div>
    <w:div w:id="170486515">
      <w:bodyDiv w:val="1"/>
      <w:marLeft w:val="0"/>
      <w:marRight w:val="0"/>
      <w:marTop w:val="0"/>
      <w:marBottom w:val="0"/>
      <w:divBdr>
        <w:top w:val="none" w:sz="0" w:space="0" w:color="auto"/>
        <w:left w:val="none" w:sz="0" w:space="0" w:color="auto"/>
        <w:bottom w:val="none" w:sz="0" w:space="0" w:color="auto"/>
        <w:right w:val="none" w:sz="0" w:space="0" w:color="auto"/>
      </w:divBdr>
    </w:div>
    <w:div w:id="170683739">
      <w:bodyDiv w:val="1"/>
      <w:marLeft w:val="0"/>
      <w:marRight w:val="0"/>
      <w:marTop w:val="0"/>
      <w:marBottom w:val="0"/>
      <w:divBdr>
        <w:top w:val="none" w:sz="0" w:space="0" w:color="auto"/>
        <w:left w:val="none" w:sz="0" w:space="0" w:color="auto"/>
        <w:bottom w:val="none" w:sz="0" w:space="0" w:color="auto"/>
        <w:right w:val="none" w:sz="0" w:space="0" w:color="auto"/>
      </w:divBdr>
    </w:div>
    <w:div w:id="170727339">
      <w:bodyDiv w:val="1"/>
      <w:marLeft w:val="0"/>
      <w:marRight w:val="0"/>
      <w:marTop w:val="0"/>
      <w:marBottom w:val="0"/>
      <w:divBdr>
        <w:top w:val="none" w:sz="0" w:space="0" w:color="auto"/>
        <w:left w:val="none" w:sz="0" w:space="0" w:color="auto"/>
        <w:bottom w:val="none" w:sz="0" w:space="0" w:color="auto"/>
        <w:right w:val="none" w:sz="0" w:space="0" w:color="auto"/>
      </w:divBdr>
    </w:div>
    <w:div w:id="170803898">
      <w:bodyDiv w:val="1"/>
      <w:marLeft w:val="0"/>
      <w:marRight w:val="0"/>
      <w:marTop w:val="0"/>
      <w:marBottom w:val="0"/>
      <w:divBdr>
        <w:top w:val="none" w:sz="0" w:space="0" w:color="auto"/>
        <w:left w:val="none" w:sz="0" w:space="0" w:color="auto"/>
        <w:bottom w:val="none" w:sz="0" w:space="0" w:color="auto"/>
        <w:right w:val="none" w:sz="0" w:space="0" w:color="auto"/>
      </w:divBdr>
    </w:div>
    <w:div w:id="171147151">
      <w:bodyDiv w:val="1"/>
      <w:marLeft w:val="0"/>
      <w:marRight w:val="0"/>
      <w:marTop w:val="0"/>
      <w:marBottom w:val="0"/>
      <w:divBdr>
        <w:top w:val="none" w:sz="0" w:space="0" w:color="auto"/>
        <w:left w:val="none" w:sz="0" w:space="0" w:color="auto"/>
        <w:bottom w:val="none" w:sz="0" w:space="0" w:color="auto"/>
        <w:right w:val="none" w:sz="0" w:space="0" w:color="auto"/>
      </w:divBdr>
    </w:div>
    <w:div w:id="171603877">
      <w:bodyDiv w:val="1"/>
      <w:marLeft w:val="0"/>
      <w:marRight w:val="0"/>
      <w:marTop w:val="0"/>
      <w:marBottom w:val="0"/>
      <w:divBdr>
        <w:top w:val="none" w:sz="0" w:space="0" w:color="auto"/>
        <w:left w:val="none" w:sz="0" w:space="0" w:color="auto"/>
        <w:bottom w:val="none" w:sz="0" w:space="0" w:color="auto"/>
        <w:right w:val="none" w:sz="0" w:space="0" w:color="auto"/>
      </w:divBdr>
    </w:div>
    <w:div w:id="171721669">
      <w:bodyDiv w:val="1"/>
      <w:marLeft w:val="0"/>
      <w:marRight w:val="0"/>
      <w:marTop w:val="0"/>
      <w:marBottom w:val="0"/>
      <w:divBdr>
        <w:top w:val="none" w:sz="0" w:space="0" w:color="auto"/>
        <w:left w:val="none" w:sz="0" w:space="0" w:color="auto"/>
        <w:bottom w:val="none" w:sz="0" w:space="0" w:color="auto"/>
        <w:right w:val="none" w:sz="0" w:space="0" w:color="auto"/>
      </w:divBdr>
    </w:div>
    <w:div w:id="171842049">
      <w:bodyDiv w:val="1"/>
      <w:marLeft w:val="0"/>
      <w:marRight w:val="0"/>
      <w:marTop w:val="0"/>
      <w:marBottom w:val="0"/>
      <w:divBdr>
        <w:top w:val="none" w:sz="0" w:space="0" w:color="auto"/>
        <w:left w:val="none" w:sz="0" w:space="0" w:color="auto"/>
        <w:bottom w:val="none" w:sz="0" w:space="0" w:color="auto"/>
        <w:right w:val="none" w:sz="0" w:space="0" w:color="auto"/>
      </w:divBdr>
    </w:div>
    <w:div w:id="171997458">
      <w:bodyDiv w:val="1"/>
      <w:marLeft w:val="0"/>
      <w:marRight w:val="0"/>
      <w:marTop w:val="0"/>
      <w:marBottom w:val="0"/>
      <w:divBdr>
        <w:top w:val="none" w:sz="0" w:space="0" w:color="auto"/>
        <w:left w:val="none" w:sz="0" w:space="0" w:color="auto"/>
        <w:bottom w:val="none" w:sz="0" w:space="0" w:color="auto"/>
        <w:right w:val="none" w:sz="0" w:space="0" w:color="auto"/>
      </w:divBdr>
    </w:div>
    <w:div w:id="172116345">
      <w:bodyDiv w:val="1"/>
      <w:marLeft w:val="0"/>
      <w:marRight w:val="0"/>
      <w:marTop w:val="0"/>
      <w:marBottom w:val="0"/>
      <w:divBdr>
        <w:top w:val="none" w:sz="0" w:space="0" w:color="auto"/>
        <w:left w:val="none" w:sz="0" w:space="0" w:color="auto"/>
        <w:bottom w:val="none" w:sz="0" w:space="0" w:color="auto"/>
        <w:right w:val="none" w:sz="0" w:space="0" w:color="auto"/>
      </w:divBdr>
    </w:div>
    <w:div w:id="172231848">
      <w:bodyDiv w:val="1"/>
      <w:marLeft w:val="0"/>
      <w:marRight w:val="0"/>
      <w:marTop w:val="0"/>
      <w:marBottom w:val="0"/>
      <w:divBdr>
        <w:top w:val="none" w:sz="0" w:space="0" w:color="auto"/>
        <w:left w:val="none" w:sz="0" w:space="0" w:color="auto"/>
        <w:bottom w:val="none" w:sz="0" w:space="0" w:color="auto"/>
        <w:right w:val="none" w:sz="0" w:space="0" w:color="auto"/>
      </w:divBdr>
    </w:div>
    <w:div w:id="172457577">
      <w:bodyDiv w:val="1"/>
      <w:marLeft w:val="0"/>
      <w:marRight w:val="0"/>
      <w:marTop w:val="0"/>
      <w:marBottom w:val="0"/>
      <w:divBdr>
        <w:top w:val="none" w:sz="0" w:space="0" w:color="auto"/>
        <w:left w:val="none" w:sz="0" w:space="0" w:color="auto"/>
        <w:bottom w:val="none" w:sz="0" w:space="0" w:color="auto"/>
        <w:right w:val="none" w:sz="0" w:space="0" w:color="auto"/>
      </w:divBdr>
    </w:div>
    <w:div w:id="172496149">
      <w:bodyDiv w:val="1"/>
      <w:marLeft w:val="0"/>
      <w:marRight w:val="0"/>
      <w:marTop w:val="0"/>
      <w:marBottom w:val="0"/>
      <w:divBdr>
        <w:top w:val="none" w:sz="0" w:space="0" w:color="auto"/>
        <w:left w:val="none" w:sz="0" w:space="0" w:color="auto"/>
        <w:bottom w:val="none" w:sz="0" w:space="0" w:color="auto"/>
        <w:right w:val="none" w:sz="0" w:space="0" w:color="auto"/>
      </w:divBdr>
    </w:div>
    <w:div w:id="172501375">
      <w:bodyDiv w:val="1"/>
      <w:marLeft w:val="0"/>
      <w:marRight w:val="0"/>
      <w:marTop w:val="0"/>
      <w:marBottom w:val="0"/>
      <w:divBdr>
        <w:top w:val="none" w:sz="0" w:space="0" w:color="auto"/>
        <w:left w:val="none" w:sz="0" w:space="0" w:color="auto"/>
        <w:bottom w:val="none" w:sz="0" w:space="0" w:color="auto"/>
        <w:right w:val="none" w:sz="0" w:space="0" w:color="auto"/>
      </w:divBdr>
    </w:div>
    <w:div w:id="172884485">
      <w:bodyDiv w:val="1"/>
      <w:marLeft w:val="0"/>
      <w:marRight w:val="0"/>
      <w:marTop w:val="0"/>
      <w:marBottom w:val="0"/>
      <w:divBdr>
        <w:top w:val="none" w:sz="0" w:space="0" w:color="auto"/>
        <w:left w:val="none" w:sz="0" w:space="0" w:color="auto"/>
        <w:bottom w:val="none" w:sz="0" w:space="0" w:color="auto"/>
        <w:right w:val="none" w:sz="0" w:space="0" w:color="auto"/>
      </w:divBdr>
    </w:div>
    <w:div w:id="173038658">
      <w:bodyDiv w:val="1"/>
      <w:marLeft w:val="0"/>
      <w:marRight w:val="0"/>
      <w:marTop w:val="0"/>
      <w:marBottom w:val="0"/>
      <w:divBdr>
        <w:top w:val="none" w:sz="0" w:space="0" w:color="auto"/>
        <w:left w:val="none" w:sz="0" w:space="0" w:color="auto"/>
        <w:bottom w:val="none" w:sz="0" w:space="0" w:color="auto"/>
        <w:right w:val="none" w:sz="0" w:space="0" w:color="auto"/>
      </w:divBdr>
    </w:div>
    <w:div w:id="173227206">
      <w:bodyDiv w:val="1"/>
      <w:marLeft w:val="0"/>
      <w:marRight w:val="0"/>
      <w:marTop w:val="0"/>
      <w:marBottom w:val="0"/>
      <w:divBdr>
        <w:top w:val="none" w:sz="0" w:space="0" w:color="auto"/>
        <w:left w:val="none" w:sz="0" w:space="0" w:color="auto"/>
        <w:bottom w:val="none" w:sz="0" w:space="0" w:color="auto"/>
        <w:right w:val="none" w:sz="0" w:space="0" w:color="auto"/>
      </w:divBdr>
    </w:div>
    <w:div w:id="173308048">
      <w:bodyDiv w:val="1"/>
      <w:marLeft w:val="0"/>
      <w:marRight w:val="0"/>
      <w:marTop w:val="0"/>
      <w:marBottom w:val="0"/>
      <w:divBdr>
        <w:top w:val="none" w:sz="0" w:space="0" w:color="auto"/>
        <w:left w:val="none" w:sz="0" w:space="0" w:color="auto"/>
        <w:bottom w:val="none" w:sz="0" w:space="0" w:color="auto"/>
        <w:right w:val="none" w:sz="0" w:space="0" w:color="auto"/>
      </w:divBdr>
    </w:div>
    <w:div w:id="174150418">
      <w:bodyDiv w:val="1"/>
      <w:marLeft w:val="0"/>
      <w:marRight w:val="0"/>
      <w:marTop w:val="0"/>
      <w:marBottom w:val="0"/>
      <w:divBdr>
        <w:top w:val="none" w:sz="0" w:space="0" w:color="auto"/>
        <w:left w:val="none" w:sz="0" w:space="0" w:color="auto"/>
        <w:bottom w:val="none" w:sz="0" w:space="0" w:color="auto"/>
        <w:right w:val="none" w:sz="0" w:space="0" w:color="auto"/>
      </w:divBdr>
    </w:div>
    <w:div w:id="174156375">
      <w:bodyDiv w:val="1"/>
      <w:marLeft w:val="0"/>
      <w:marRight w:val="0"/>
      <w:marTop w:val="0"/>
      <w:marBottom w:val="0"/>
      <w:divBdr>
        <w:top w:val="none" w:sz="0" w:space="0" w:color="auto"/>
        <w:left w:val="none" w:sz="0" w:space="0" w:color="auto"/>
        <w:bottom w:val="none" w:sz="0" w:space="0" w:color="auto"/>
        <w:right w:val="none" w:sz="0" w:space="0" w:color="auto"/>
      </w:divBdr>
    </w:div>
    <w:div w:id="174812889">
      <w:bodyDiv w:val="1"/>
      <w:marLeft w:val="0"/>
      <w:marRight w:val="0"/>
      <w:marTop w:val="0"/>
      <w:marBottom w:val="0"/>
      <w:divBdr>
        <w:top w:val="none" w:sz="0" w:space="0" w:color="auto"/>
        <w:left w:val="none" w:sz="0" w:space="0" w:color="auto"/>
        <w:bottom w:val="none" w:sz="0" w:space="0" w:color="auto"/>
        <w:right w:val="none" w:sz="0" w:space="0" w:color="auto"/>
      </w:divBdr>
    </w:div>
    <w:div w:id="174998615">
      <w:bodyDiv w:val="1"/>
      <w:marLeft w:val="0"/>
      <w:marRight w:val="0"/>
      <w:marTop w:val="0"/>
      <w:marBottom w:val="0"/>
      <w:divBdr>
        <w:top w:val="none" w:sz="0" w:space="0" w:color="auto"/>
        <w:left w:val="none" w:sz="0" w:space="0" w:color="auto"/>
        <w:bottom w:val="none" w:sz="0" w:space="0" w:color="auto"/>
        <w:right w:val="none" w:sz="0" w:space="0" w:color="auto"/>
      </w:divBdr>
    </w:div>
    <w:div w:id="175118515">
      <w:bodyDiv w:val="1"/>
      <w:marLeft w:val="0"/>
      <w:marRight w:val="0"/>
      <w:marTop w:val="0"/>
      <w:marBottom w:val="0"/>
      <w:divBdr>
        <w:top w:val="none" w:sz="0" w:space="0" w:color="auto"/>
        <w:left w:val="none" w:sz="0" w:space="0" w:color="auto"/>
        <w:bottom w:val="none" w:sz="0" w:space="0" w:color="auto"/>
        <w:right w:val="none" w:sz="0" w:space="0" w:color="auto"/>
      </w:divBdr>
    </w:div>
    <w:div w:id="175458565">
      <w:bodyDiv w:val="1"/>
      <w:marLeft w:val="0"/>
      <w:marRight w:val="0"/>
      <w:marTop w:val="0"/>
      <w:marBottom w:val="0"/>
      <w:divBdr>
        <w:top w:val="none" w:sz="0" w:space="0" w:color="auto"/>
        <w:left w:val="none" w:sz="0" w:space="0" w:color="auto"/>
        <w:bottom w:val="none" w:sz="0" w:space="0" w:color="auto"/>
        <w:right w:val="none" w:sz="0" w:space="0" w:color="auto"/>
      </w:divBdr>
    </w:div>
    <w:div w:id="176119142">
      <w:bodyDiv w:val="1"/>
      <w:marLeft w:val="0"/>
      <w:marRight w:val="0"/>
      <w:marTop w:val="0"/>
      <w:marBottom w:val="0"/>
      <w:divBdr>
        <w:top w:val="none" w:sz="0" w:space="0" w:color="auto"/>
        <w:left w:val="none" w:sz="0" w:space="0" w:color="auto"/>
        <w:bottom w:val="none" w:sz="0" w:space="0" w:color="auto"/>
        <w:right w:val="none" w:sz="0" w:space="0" w:color="auto"/>
      </w:divBdr>
    </w:div>
    <w:div w:id="176620873">
      <w:bodyDiv w:val="1"/>
      <w:marLeft w:val="0"/>
      <w:marRight w:val="0"/>
      <w:marTop w:val="0"/>
      <w:marBottom w:val="0"/>
      <w:divBdr>
        <w:top w:val="none" w:sz="0" w:space="0" w:color="auto"/>
        <w:left w:val="none" w:sz="0" w:space="0" w:color="auto"/>
        <w:bottom w:val="none" w:sz="0" w:space="0" w:color="auto"/>
        <w:right w:val="none" w:sz="0" w:space="0" w:color="auto"/>
      </w:divBdr>
    </w:div>
    <w:div w:id="176776907">
      <w:bodyDiv w:val="1"/>
      <w:marLeft w:val="0"/>
      <w:marRight w:val="0"/>
      <w:marTop w:val="0"/>
      <w:marBottom w:val="0"/>
      <w:divBdr>
        <w:top w:val="none" w:sz="0" w:space="0" w:color="auto"/>
        <w:left w:val="none" w:sz="0" w:space="0" w:color="auto"/>
        <w:bottom w:val="none" w:sz="0" w:space="0" w:color="auto"/>
        <w:right w:val="none" w:sz="0" w:space="0" w:color="auto"/>
      </w:divBdr>
    </w:div>
    <w:div w:id="176844478">
      <w:bodyDiv w:val="1"/>
      <w:marLeft w:val="0"/>
      <w:marRight w:val="0"/>
      <w:marTop w:val="0"/>
      <w:marBottom w:val="0"/>
      <w:divBdr>
        <w:top w:val="none" w:sz="0" w:space="0" w:color="auto"/>
        <w:left w:val="none" w:sz="0" w:space="0" w:color="auto"/>
        <w:bottom w:val="none" w:sz="0" w:space="0" w:color="auto"/>
        <w:right w:val="none" w:sz="0" w:space="0" w:color="auto"/>
      </w:divBdr>
    </w:div>
    <w:div w:id="176845152">
      <w:bodyDiv w:val="1"/>
      <w:marLeft w:val="0"/>
      <w:marRight w:val="0"/>
      <w:marTop w:val="0"/>
      <w:marBottom w:val="0"/>
      <w:divBdr>
        <w:top w:val="none" w:sz="0" w:space="0" w:color="auto"/>
        <w:left w:val="none" w:sz="0" w:space="0" w:color="auto"/>
        <w:bottom w:val="none" w:sz="0" w:space="0" w:color="auto"/>
        <w:right w:val="none" w:sz="0" w:space="0" w:color="auto"/>
      </w:divBdr>
    </w:div>
    <w:div w:id="176893756">
      <w:bodyDiv w:val="1"/>
      <w:marLeft w:val="0"/>
      <w:marRight w:val="0"/>
      <w:marTop w:val="0"/>
      <w:marBottom w:val="0"/>
      <w:divBdr>
        <w:top w:val="none" w:sz="0" w:space="0" w:color="auto"/>
        <w:left w:val="none" w:sz="0" w:space="0" w:color="auto"/>
        <w:bottom w:val="none" w:sz="0" w:space="0" w:color="auto"/>
        <w:right w:val="none" w:sz="0" w:space="0" w:color="auto"/>
      </w:divBdr>
    </w:div>
    <w:div w:id="177041134">
      <w:bodyDiv w:val="1"/>
      <w:marLeft w:val="0"/>
      <w:marRight w:val="0"/>
      <w:marTop w:val="0"/>
      <w:marBottom w:val="0"/>
      <w:divBdr>
        <w:top w:val="none" w:sz="0" w:space="0" w:color="auto"/>
        <w:left w:val="none" w:sz="0" w:space="0" w:color="auto"/>
        <w:bottom w:val="none" w:sz="0" w:space="0" w:color="auto"/>
        <w:right w:val="none" w:sz="0" w:space="0" w:color="auto"/>
      </w:divBdr>
    </w:div>
    <w:div w:id="177043504">
      <w:bodyDiv w:val="1"/>
      <w:marLeft w:val="0"/>
      <w:marRight w:val="0"/>
      <w:marTop w:val="0"/>
      <w:marBottom w:val="0"/>
      <w:divBdr>
        <w:top w:val="none" w:sz="0" w:space="0" w:color="auto"/>
        <w:left w:val="none" w:sz="0" w:space="0" w:color="auto"/>
        <w:bottom w:val="none" w:sz="0" w:space="0" w:color="auto"/>
        <w:right w:val="none" w:sz="0" w:space="0" w:color="auto"/>
      </w:divBdr>
    </w:div>
    <w:div w:id="177234667">
      <w:bodyDiv w:val="1"/>
      <w:marLeft w:val="0"/>
      <w:marRight w:val="0"/>
      <w:marTop w:val="0"/>
      <w:marBottom w:val="0"/>
      <w:divBdr>
        <w:top w:val="none" w:sz="0" w:space="0" w:color="auto"/>
        <w:left w:val="none" w:sz="0" w:space="0" w:color="auto"/>
        <w:bottom w:val="none" w:sz="0" w:space="0" w:color="auto"/>
        <w:right w:val="none" w:sz="0" w:space="0" w:color="auto"/>
      </w:divBdr>
    </w:div>
    <w:div w:id="177235363">
      <w:bodyDiv w:val="1"/>
      <w:marLeft w:val="0"/>
      <w:marRight w:val="0"/>
      <w:marTop w:val="0"/>
      <w:marBottom w:val="0"/>
      <w:divBdr>
        <w:top w:val="none" w:sz="0" w:space="0" w:color="auto"/>
        <w:left w:val="none" w:sz="0" w:space="0" w:color="auto"/>
        <w:bottom w:val="none" w:sz="0" w:space="0" w:color="auto"/>
        <w:right w:val="none" w:sz="0" w:space="0" w:color="auto"/>
      </w:divBdr>
    </w:div>
    <w:div w:id="177357258">
      <w:bodyDiv w:val="1"/>
      <w:marLeft w:val="0"/>
      <w:marRight w:val="0"/>
      <w:marTop w:val="0"/>
      <w:marBottom w:val="0"/>
      <w:divBdr>
        <w:top w:val="none" w:sz="0" w:space="0" w:color="auto"/>
        <w:left w:val="none" w:sz="0" w:space="0" w:color="auto"/>
        <w:bottom w:val="none" w:sz="0" w:space="0" w:color="auto"/>
        <w:right w:val="none" w:sz="0" w:space="0" w:color="auto"/>
      </w:divBdr>
    </w:div>
    <w:div w:id="177551218">
      <w:bodyDiv w:val="1"/>
      <w:marLeft w:val="0"/>
      <w:marRight w:val="0"/>
      <w:marTop w:val="0"/>
      <w:marBottom w:val="0"/>
      <w:divBdr>
        <w:top w:val="none" w:sz="0" w:space="0" w:color="auto"/>
        <w:left w:val="none" w:sz="0" w:space="0" w:color="auto"/>
        <w:bottom w:val="none" w:sz="0" w:space="0" w:color="auto"/>
        <w:right w:val="none" w:sz="0" w:space="0" w:color="auto"/>
      </w:divBdr>
    </w:div>
    <w:div w:id="178080139">
      <w:bodyDiv w:val="1"/>
      <w:marLeft w:val="0"/>
      <w:marRight w:val="0"/>
      <w:marTop w:val="0"/>
      <w:marBottom w:val="0"/>
      <w:divBdr>
        <w:top w:val="none" w:sz="0" w:space="0" w:color="auto"/>
        <w:left w:val="none" w:sz="0" w:space="0" w:color="auto"/>
        <w:bottom w:val="none" w:sz="0" w:space="0" w:color="auto"/>
        <w:right w:val="none" w:sz="0" w:space="0" w:color="auto"/>
      </w:divBdr>
    </w:div>
    <w:div w:id="178198566">
      <w:bodyDiv w:val="1"/>
      <w:marLeft w:val="0"/>
      <w:marRight w:val="0"/>
      <w:marTop w:val="0"/>
      <w:marBottom w:val="0"/>
      <w:divBdr>
        <w:top w:val="none" w:sz="0" w:space="0" w:color="auto"/>
        <w:left w:val="none" w:sz="0" w:space="0" w:color="auto"/>
        <w:bottom w:val="none" w:sz="0" w:space="0" w:color="auto"/>
        <w:right w:val="none" w:sz="0" w:space="0" w:color="auto"/>
      </w:divBdr>
    </w:div>
    <w:div w:id="178202836">
      <w:bodyDiv w:val="1"/>
      <w:marLeft w:val="0"/>
      <w:marRight w:val="0"/>
      <w:marTop w:val="0"/>
      <w:marBottom w:val="0"/>
      <w:divBdr>
        <w:top w:val="none" w:sz="0" w:space="0" w:color="auto"/>
        <w:left w:val="none" w:sz="0" w:space="0" w:color="auto"/>
        <w:bottom w:val="none" w:sz="0" w:space="0" w:color="auto"/>
        <w:right w:val="none" w:sz="0" w:space="0" w:color="auto"/>
      </w:divBdr>
    </w:div>
    <w:div w:id="178662893">
      <w:bodyDiv w:val="1"/>
      <w:marLeft w:val="0"/>
      <w:marRight w:val="0"/>
      <w:marTop w:val="0"/>
      <w:marBottom w:val="0"/>
      <w:divBdr>
        <w:top w:val="none" w:sz="0" w:space="0" w:color="auto"/>
        <w:left w:val="none" w:sz="0" w:space="0" w:color="auto"/>
        <w:bottom w:val="none" w:sz="0" w:space="0" w:color="auto"/>
        <w:right w:val="none" w:sz="0" w:space="0" w:color="auto"/>
      </w:divBdr>
    </w:div>
    <w:div w:id="178736201">
      <w:bodyDiv w:val="1"/>
      <w:marLeft w:val="0"/>
      <w:marRight w:val="0"/>
      <w:marTop w:val="0"/>
      <w:marBottom w:val="0"/>
      <w:divBdr>
        <w:top w:val="none" w:sz="0" w:space="0" w:color="auto"/>
        <w:left w:val="none" w:sz="0" w:space="0" w:color="auto"/>
        <w:bottom w:val="none" w:sz="0" w:space="0" w:color="auto"/>
        <w:right w:val="none" w:sz="0" w:space="0" w:color="auto"/>
      </w:divBdr>
    </w:div>
    <w:div w:id="179011557">
      <w:bodyDiv w:val="1"/>
      <w:marLeft w:val="0"/>
      <w:marRight w:val="0"/>
      <w:marTop w:val="0"/>
      <w:marBottom w:val="0"/>
      <w:divBdr>
        <w:top w:val="none" w:sz="0" w:space="0" w:color="auto"/>
        <w:left w:val="none" w:sz="0" w:space="0" w:color="auto"/>
        <w:bottom w:val="none" w:sz="0" w:space="0" w:color="auto"/>
        <w:right w:val="none" w:sz="0" w:space="0" w:color="auto"/>
      </w:divBdr>
    </w:div>
    <w:div w:id="179126295">
      <w:bodyDiv w:val="1"/>
      <w:marLeft w:val="0"/>
      <w:marRight w:val="0"/>
      <w:marTop w:val="0"/>
      <w:marBottom w:val="0"/>
      <w:divBdr>
        <w:top w:val="none" w:sz="0" w:space="0" w:color="auto"/>
        <w:left w:val="none" w:sz="0" w:space="0" w:color="auto"/>
        <w:bottom w:val="none" w:sz="0" w:space="0" w:color="auto"/>
        <w:right w:val="none" w:sz="0" w:space="0" w:color="auto"/>
      </w:divBdr>
    </w:div>
    <w:div w:id="179587400">
      <w:bodyDiv w:val="1"/>
      <w:marLeft w:val="0"/>
      <w:marRight w:val="0"/>
      <w:marTop w:val="0"/>
      <w:marBottom w:val="0"/>
      <w:divBdr>
        <w:top w:val="none" w:sz="0" w:space="0" w:color="auto"/>
        <w:left w:val="none" w:sz="0" w:space="0" w:color="auto"/>
        <w:bottom w:val="none" w:sz="0" w:space="0" w:color="auto"/>
        <w:right w:val="none" w:sz="0" w:space="0" w:color="auto"/>
      </w:divBdr>
    </w:div>
    <w:div w:id="179587557">
      <w:bodyDiv w:val="1"/>
      <w:marLeft w:val="0"/>
      <w:marRight w:val="0"/>
      <w:marTop w:val="0"/>
      <w:marBottom w:val="0"/>
      <w:divBdr>
        <w:top w:val="none" w:sz="0" w:space="0" w:color="auto"/>
        <w:left w:val="none" w:sz="0" w:space="0" w:color="auto"/>
        <w:bottom w:val="none" w:sz="0" w:space="0" w:color="auto"/>
        <w:right w:val="none" w:sz="0" w:space="0" w:color="auto"/>
      </w:divBdr>
    </w:div>
    <w:div w:id="179708152">
      <w:bodyDiv w:val="1"/>
      <w:marLeft w:val="0"/>
      <w:marRight w:val="0"/>
      <w:marTop w:val="0"/>
      <w:marBottom w:val="0"/>
      <w:divBdr>
        <w:top w:val="none" w:sz="0" w:space="0" w:color="auto"/>
        <w:left w:val="none" w:sz="0" w:space="0" w:color="auto"/>
        <w:bottom w:val="none" w:sz="0" w:space="0" w:color="auto"/>
        <w:right w:val="none" w:sz="0" w:space="0" w:color="auto"/>
      </w:divBdr>
    </w:div>
    <w:div w:id="179783742">
      <w:bodyDiv w:val="1"/>
      <w:marLeft w:val="0"/>
      <w:marRight w:val="0"/>
      <w:marTop w:val="0"/>
      <w:marBottom w:val="0"/>
      <w:divBdr>
        <w:top w:val="none" w:sz="0" w:space="0" w:color="auto"/>
        <w:left w:val="none" w:sz="0" w:space="0" w:color="auto"/>
        <w:bottom w:val="none" w:sz="0" w:space="0" w:color="auto"/>
        <w:right w:val="none" w:sz="0" w:space="0" w:color="auto"/>
      </w:divBdr>
    </w:div>
    <w:div w:id="180095306">
      <w:bodyDiv w:val="1"/>
      <w:marLeft w:val="0"/>
      <w:marRight w:val="0"/>
      <w:marTop w:val="0"/>
      <w:marBottom w:val="0"/>
      <w:divBdr>
        <w:top w:val="none" w:sz="0" w:space="0" w:color="auto"/>
        <w:left w:val="none" w:sz="0" w:space="0" w:color="auto"/>
        <w:bottom w:val="none" w:sz="0" w:space="0" w:color="auto"/>
        <w:right w:val="none" w:sz="0" w:space="0" w:color="auto"/>
      </w:divBdr>
    </w:div>
    <w:div w:id="180097110">
      <w:bodyDiv w:val="1"/>
      <w:marLeft w:val="0"/>
      <w:marRight w:val="0"/>
      <w:marTop w:val="0"/>
      <w:marBottom w:val="0"/>
      <w:divBdr>
        <w:top w:val="none" w:sz="0" w:space="0" w:color="auto"/>
        <w:left w:val="none" w:sz="0" w:space="0" w:color="auto"/>
        <w:bottom w:val="none" w:sz="0" w:space="0" w:color="auto"/>
        <w:right w:val="none" w:sz="0" w:space="0" w:color="auto"/>
      </w:divBdr>
    </w:div>
    <w:div w:id="180239798">
      <w:bodyDiv w:val="1"/>
      <w:marLeft w:val="0"/>
      <w:marRight w:val="0"/>
      <w:marTop w:val="0"/>
      <w:marBottom w:val="0"/>
      <w:divBdr>
        <w:top w:val="none" w:sz="0" w:space="0" w:color="auto"/>
        <w:left w:val="none" w:sz="0" w:space="0" w:color="auto"/>
        <w:bottom w:val="none" w:sz="0" w:space="0" w:color="auto"/>
        <w:right w:val="none" w:sz="0" w:space="0" w:color="auto"/>
      </w:divBdr>
    </w:div>
    <w:div w:id="180246162">
      <w:bodyDiv w:val="1"/>
      <w:marLeft w:val="0"/>
      <w:marRight w:val="0"/>
      <w:marTop w:val="0"/>
      <w:marBottom w:val="0"/>
      <w:divBdr>
        <w:top w:val="none" w:sz="0" w:space="0" w:color="auto"/>
        <w:left w:val="none" w:sz="0" w:space="0" w:color="auto"/>
        <w:bottom w:val="none" w:sz="0" w:space="0" w:color="auto"/>
        <w:right w:val="none" w:sz="0" w:space="0" w:color="auto"/>
      </w:divBdr>
    </w:div>
    <w:div w:id="180507434">
      <w:bodyDiv w:val="1"/>
      <w:marLeft w:val="0"/>
      <w:marRight w:val="0"/>
      <w:marTop w:val="0"/>
      <w:marBottom w:val="0"/>
      <w:divBdr>
        <w:top w:val="none" w:sz="0" w:space="0" w:color="auto"/>
        <w:left w:val="none" w:sz="0" w:space="0" w:color="auto"/>
        <w:bottom w:val="none" w:sz="0" w:space="0" w:color="auto"/>
        <w:right w:val="none" w:sz="0" w:space="0" w:color="auto"/>
      </w:divBdr>
    </w:div>
    <w:div w:id="180513603">
      <w:bodyDiv w:val="1"/>
      <w:marLeft w:val="0"/>
      <w:marRight w:val="0"/>
      <w:marTop w:val="0"/>
      <w:marBottom w:val="0"/>
      <w:divBdr>
        <w:top w:val="none" w:sz="0" w:space="0" w:color="auto"/>
        <w:left w:val="none" w:sz="0" w:space="0" w:color="auto"/>
        <w:bottom w:val="none" w:sz="0" w:space="0" w:color="auto"/>
        <w:right w:val="none" w:sz="0" w:space="0" w:color="auto"/>
      </w:divBdr>
    </w:div>
    <w:div w:id="180822754">
      <w:bodyDiv w:val="1"/>
      <w:marLeft w:val="0"/>
      <w:marRight w:val="0"/>
      <w:marTop w:val="0"/>
      <w:marBottom w:val="0"/>
      <w:divBdr>
        <w:top w:val="none" w:sz="0" w:space="0" w:color="auto"/>
        <w:left w:val="none" w:sz="0" w:space="0" w:color="auto"/>
        <w:bottom w:val="none" w:sz="0" w:space="0" w:color="auto"/>
        <w:right w:val="none" w:sz="0" w:space="0" w:color="auto"/>
      </w:divBdr>
    </w:div>
    <w:div w:id="180971750">
      <w:bodyDiv w:val="1"/>
      <w:marLeft w:val="0"/>
      <w:marRight w:val="0"/>
      <w:marTop w:val="0"/>
      <w:marBottom w:val="0"/>
      <w:divBdr>
        <w:top w:val="none" w:sz="0" w:space="0" w:color="auto"/>
        <w:left w:val="none" w:sz="0" w:space="0" w:color="auto"/>
        <w:bottom w:val="none" w:sz="0" w:space="0" w:color="auto"/>
        <w:right w:val="none" w:sz="0" w:space="0" w:color="auto"/>
      </w:divBdr>
    </w:div>
    <w:div w:id="180973524">
      <w:bodyDiv w:val="1"/>
      <w:marLeft w:val="0"/>
      <w:marRight w:val="0"/>
      <w:marTop w:val="0"/>
      <w:marBottom w:val="0"/>
      <w:divBdr>
        <w:top w:val="none" w:sz="0" w:space="0" w:color="auto"/>
        <w:left w:val="none" w:sz="0" w:space="0" w:color="auto"/>
        <w:bottom w:val="none" w:sz="0" w:space="0" w:color="auto"/>
        <w:right w:val="none" w:sz="0" w:space="0" w:color="auto"/>
      </w:divBdr>
    </w:div>
    <w:div w:id="181213947">
      <w:bodyDiv w:val="1"/>
      <w:marLeft w:val="0"/>
      <w:marRight w:val="0"/>
      <w:marTop w:val="0"/>
      <w:marBottom w:val="0"/>
      <w:divBdr>
        <w:top w:val="none" w:sz="0" w:space="0" w:color="auto"/>
        <w:left w:val="none" w:sz="0" w:space="0" w:color="auto"/>
        <w:bottom w:val="none" w:sz="0" w:space="0" w:color="auto"/>
        <w:right w:val="none" w:sz="0" w:space="0" w:color="auto"/>
      </w:divBdr>
    </w:div>
    <w:div w:id="181280619">
      <w:bodyDiv w:val="1"/>
      <w:marLeft w:val="0"/>
      <w:marRight w:val="0"/>
      <w:marTop w:val="0"/>
      <w:marBottom w:val="0"/>
      <w:divBdr>
        <w:top w:val="none" w:sz="0" w:space="0" w:color="auto"/>
        <w:left w:val="none" w:sz="0" w:space="0" w:color="auto"/>
        <w:bottom w:val="none" w:sz="0" w:space="0" w:color="auto"/>
        <w:right w:val="none" w:sz="0" w:space="0" w:color="auto"/>
      </w:divBdr>
    </w:div>
    <w:div w:id="181361737">
      <w:bodyDiv w:val="1"/>
      <w:marLeft w:val="0"/>
      <w:marRight w:val="0"/>
      <w:marTop w:val="0"/>
      <w:marBottom w:val="0"/>
      <w:divBdr>
        <w:top w:val="none" w:sz="0" w:space="0" w:color="auto"/>
        <w:left w:val="none" w:sz="0" w:space="0" w:color="auto"/>
        <w:bottom w:val="none" w:sz="0" w:space="0" w:color="auto"/>
        <w:right w:val="none" w:sz="0" w:space="0" w:color="auto"/>
      </w:divBdr>
    </w:div>
    <w:div w:id="181406917">
      <w:bodyDiv w:val="1"/>
      <w:marLeft w:val="0"/>
      <w:marRight w:val="0"/>
      <w:marTop w:val="0"/>
      <w:marBottom w:val="0"/>
      <w:divBdr>
        <w:top w:val="none" w:sz="0" w:space="0" w:color="auto"/>
        <w:left w:val="none" w:sz="0" w:space="0" w:color="auto"/>
        <w:bottom w:val="none" w:sz="0" w:space="0" w:color="auto"/>
        <w:right w:val="none" w:sz="0" w:space="0" w:color="auto"/>
      </w:divBdr>
    </w:div>
    <w:div w:id="181625934">
      <w:bodyDiv w:val="1"/>
      <w:marLeft w:val="0"/>
      <w:marRight w:val="0"/>
      <w:marTop w:val="0"/>
      <w:marBottom w:val="0"/>
      <w:divBdr>
        <w:top w:val="none" w:sz="0" w:space="0" w:color="auto"/>
        <w:left w:val="none" w:sz="0" w:space="0" w:color="auto"/>
        <w:bottom w:val="none" w:sz="0" w:space="0" w:color="auto"/>
        <w:right w:val="none" w:sz="0" w:space="0" w:color="auto"/>
      </w:divBdr>
    </w:div>
    <w:div w:id="181670873">
      <w:bodyDiv w:val="1"/>
      <w:marLeft w:val="0"/>
      <w:marRight w:val="0"/>
      <w:marTop w:val="0"/>
      <w:marBottom w:val="0"/>
      <w:divBdr>
        <w:top w:val="none" w:sz="0" w:space="0" w:color="auto"/>
        <w:left w:val="none" w:sz="0" w:space="0" w:color="auto"/>
        <w:bottom w:val="none" w:sz="0" w:space="0" w:color="auto"/>
        <w:right w:val="none" w:sz="0" w:space="0" w:color="auto"/>
      </w:divBdr>
    </w:div>
    <w:div w:id="182087106">
      <w:bodyDiv w:val="1"/>
      <w:marLeft w:val="0"/>
      <w:marRight w:val="0"/>
      <w:marTop w:val="0"/>
      <w:marBottom w:val="0"/>
      <w:divBdr>
        <w:top w:val="none" w:sz="0" w:space="0" w:color="auto"/>
        <w:left w:val="none" w:sz="0" w:space="0" w:color="auto"/>
        <w:bottom w:val="none" w:sz="0" w:space="0" w:color="auto"/>
        <w:right w:val="none" w:sz="0" w:space="0" w:color="auto"/>
      </w:divBdr>
    </w:div>
    <w:div w:id="182132520">
      <w:bodyDiv w:val="1"/>
      <w:marLeft w:val="0"/>
      <w:marRight w:val="0"/>
      <w:marTop w:val="0"/>
      <w:marBottom w:val="0"/>
      <w:divBdr>
        <w:top w:val="none" w:sz="0" w:space="0" w:color="auto"/>
        <w:left w:val="none" w:sz="0" w:space="0" w:color="auto"/>
        <w:bottom w:val="none" w:sz="0" w:space="0" w:color="auto"/>
        <w:right w:val="none" w:sz="0" w:space="0" w:color="auto"/>
      </w:divBdr>
    </w:div>
    <w:div w:id="182136266">
      <w:bodyDiv w:val="1"/>
      <w:marLeft w:val="0"/>
      <w:marRight w:val="0"/>
      <w:marTop w:val="0"/>
      <w:marBottom w:val="0"/>
      <w:divBdr>
        <w:top w:val="none" w:sz="0" w:space="0" w:color="auto"/>
        <w:left w:val="none" w:sz="0" w:space="0" w:color="auto"/>
        <w:bottom w:val="none" w:sz="0" w:space="0" w:color="auto"/>
        <w:right w:val="none" w:sz="0" w:space="0" w:color="auto"/>
      </w:divBdr>
    </w:div>
    <w:div w:id="182328388">
      <w:bodyDiv w:val="1"/>
      <w:marLeft w:val="0"/>
      <w:marRight w:val="0"/>
      <w:marTop w:val="0"/>
      <w:marBottom w:val="0"/>
      <w:divBdr>
        <w:top w:val="none" w:sz="0" w:space="0" w:color="auto"/>
        <w:left w:val="none" w:sz="0" w:space="0" w:color="auto"/>
        <w:bottom w:val="none" w:sz="0" w:space="0" w:color="auto"/>
        <w:right w:val="none" w:sz="0" w:space="0" w:color="auto"/>
      </w:divBdr>
    </w:div>
    <w:div w:id="182399070">
      <w:bodyDiv w:val="1"/>
      <w:marLeft w:val="0"/>
      <w:marRight w:val="0"/>
      <w:marTop w:val="0"/>
      <w:marBottom w:val="0"/>
      <w:divBdr>
        <w:top w:val="none" w:sz="0" w:space="0" w:color="auto"/>
        <w:left w:val="none" w:sz="0" w:space="0" w:color="auto"/>
        <w:bottom w:val="none" w:sz="0" w:space="0" w:color="auto"/>
        <w:right w:val="none" w:sz="0" w:space="0" w:color="auto"/>
      </w:divBdr>
    </w:div>
    <w:div w:id="182400494">
      <w:bodyDiv w:val="1"/>
      <w:marLeft w:val="0"/>
      <w:marRight w:val="0"/>
      <w:marTop w:val="0"/>
      <w:marBottom w:val="0"/>
      <w:divBdr>
        <w:top w:val="none" w:sz="0" w:space="0" w:color="auto"/>
        <w:left w:val="none" w:sz="0" w:space="0" w:color="auto"/>
        <w:bottom w:val="none" w:sz="0" w:space="0" w:color="auto"/>
        <w:right w:val="none" w:sz="0" w:space="0" w:color="auto"/>
      </w:divBdr>
    </w:div>
    <w:div w:id="182520109">
      <w:bodyDiv w:val="1"/>
      <w:marLeft w:val="0"/>
      <w:marRight w:val="0"/>
      <w:marTop w:val="0"/>
      <w:marBottom w:val="0"/>
      <w:divBdr>
        <w:top w:val="none" w:sz="0" w:space="0" w:color="auto"/>
        <w:left w:val="none" w:sz="0" w:space="0" w:color="auto"/>
        <w:bottom w:val="none" w:sz="0" w:space="0" w:color="auto"/>
        <w:right w:val="none" w:sz="0" w:space="0" w:color="auto"/>
      </w:divBdr>
    </w:div>
    <w:div w:id="182591333">
      <w:bodyDiv w:val="1"/>
      <w:marLeft w:val="0"/>
      <w:marRight w:val="0"/>
      <w:marTop w:val="0"/>
      <w:marBottom w:val="0"/>
      <w:divBdr>
        <w:top w:val="none" w:sz="0" w:space="0" w:color="auto"/>
        <w:left w:val="none" w:sz="0" w:space="0" w:color="auto"/>
        <w:bottom w:val="none" w:sz="0" w:space="0" w:color="auto"/>
        <w:right w:val="none" w:sz="0" w:space="0" w:color="auto"/>
      </w:divBdr>
    </w:div>
    <w:div w:id="182591430">
      <w:bodyDiv w:val="1"/>
      <w:marLeft w:val="0"/>
      <w:marRight w:val="0"/>
      <w:marTop w:val="0"/>
      <w:marBottom w:val="0"/>
      <w:divBdr>
        <w:top w:val="none" w:sz="0" w:space="0" w:color="auto"/>
        <w:left w:val="none" w:sz="0" w:space="0" w:color="auto"/>
        <w:bottom w:val="none" w:sz="0" w:space="0" w:color="auto"/>
        <w:right w:val="none" w:sz="0" w:space="0" w:color="auto"/>
      </w:divBdr>
    </w:div>
    <w:div w:id="182868968">
      <w:bodyDiv w:val="1"/>
      <w:marLeft w:val="0"/>
      <w:marRight w:val="0"/>
      <w:marTop w:val="0"/>
      <w:marBottom w:val="0"/>
      <w:divBdr>
        <w:top w:val="none" w:sz="0" w:space="0" w:color="auto"/>
        <w:left w:val="none" w:sz="0" w:space="0" w:color="auto"/>
        <w:bottom w:val="none" w:sz="0" w:space="0" w:color="auto"/>
        <w:right w:val="none" w:sz="0" w:space="0" w:color="auto"/>
      </w:divBdr>
    </w:div>
    <w:div w:id="183053839">
      <w:bodyDiv w:val="1"/>
      <w:marLeft w:val="0"/>
      <w:marRight w:val="0"/>
      <w:marTop w:val="0"/>
      <w:marBottom w:val="0"/>
      <w:divBdr>
        <w:top w:val="none" w:sz="0" w:space="0" w:color="auto"/>
        <w:left w:val="none" w:sz="0" w:space="0" w:color="auto"/>
        <w:bottom w:val="none" w:sz="0" w:space="0" w:color="auto"/>
        <w:right w:val="none" w:sz="0" w:space="0" w:color="auto"/>
      </w:divBdr>
    </w:div>
    <w:div w:id="183174469">
      <w:bodyDiv w:val="1"/>
      <w:marLeft w:val="0"/>
      <w:marRight w:val="0"/>
      <w:marTop w:val="0"/>
      <w:marBottom w:val="0"/>
      <w:divBdr>
        <w:top w:val="none" w:sz="0" w:space="0" w:color="auto"/>
        <w:left w:val="none" w:sz="0" w:space="0" w:color="auto"/>
        <w:bottom w:val="none" w:sz="0" w:space="0" w:color="auto"/>
        <w:right w:val="none" w:sz="0" w:space="0" w:color="auto"/>
      </w:divBdr>
    </w:div>
    <w:div w:id="183255301">
      <w:bodyDiv w:val="1"/>
      <w:marLeft w:val="0"/>
      <w:marRight w:val="0"/>
      <w:marTop w:val="0"/>
      <w:marBottom w:val="0"/>
      <w:divBdr>
        <w:top w:val="none" w:sz="0" w:space="0" w:color="auto"/>
        <w:left w:val="none" w:sz="0" w:space="0" w:color="auto"/>
        <w:bottom w:val="none" w:sz="0" w:space="0" w:color="auto"/>
        <w:right w:val="none" w:sz="0" w:space="0" w:color="auto"/>
      </w:divBdr>
    </w:div>
    <w:div w:id="183331241">
      <w:bodyDiv w:val="1"/>
      <w:marLeft w:val="0"/>
      <w:marRight w:val="0"/>
      <w:marTop w:val="0"/>
      <w:marBottom w:val="0"/>
      <w:divBdr>
        <w:top w:val="none" w:sz="0" w:space="0" w:color="auto"/>
        <w:left w:val="none" w:sz="0" w:space="0" w:color="auto"/>
        <w:bottom w:val="none" w:sz="0" w:space="0" w:color="auto"/>
        <w:right w:val="none" w:sz="0" w:space="0" w:color="auto"/>
      </w:divBdr>
    </w:div>
    <w:div w:id="183373201">
      <w:bodyDiv w:val="1"/>
      <w:marLeft w:val="0"/>
      <w:marRight w:val="0"/>
      <w:marTop w:val="0"/>
      <w:marBottom w:val="0"/>
      <w:divBdr>
        <w:top w:val="none" w:sz="0" w:space="0" w:color="auto"/>
        <w:left w:val="none" w:sz="0" w:space="0" w:color="auto"/>
        <w:bottom w:val="none" w:sz="0" w:space="0" w:color="auto"/>
        <w:right w:val="none" w:sz="0" w:space="0" w:color="auto"/>
      </w:divBdr>
    </w:div>
    <w:div w:id="183523339">
      <w:bodyDiv w:val="1"/>
      <w:marLeft w:val="0"/>
      <w:marRight w:val="0"/>
      <w:marTop w:val="0"/>
      <w:marBottom w:val="0"/>
      <w:divBdr>
        <w:top w:val="none" w:sz="0" w:space="0" w:color="auto"/>
        <w:left w:val="none" w:sz="0" w:space="0" w:color="auto"/>
        <w:bottom w:val="none" w:sz="0" w:space="0" w:color="auto"/>
        <w:right w:val="none" w:sz="0" w:space="0" w:color="auto"/>
      </w:divBdr>
    </w:div>
    <w:div w:id="183634571">
      <w:bodyDiv w:val="1"/>
      <w:marLeft w:val="0"/>
      <w:marRight w:val="0"/>
      <w:marTop w:val="0"/>
      <w:marBottom w:val="0"/>
      <w:divBdr>
        <w:top w:val="none" w:sz="0" w:space="0" w:color="auto"/>
        <w:left w:val="none" w:sz="0" w:space="0" w:color="auto"/>
        <w:bottom w:val="none" w:sz="0" w:space="0" w:color="auto"/>
        <w:right w:val="none" w:sz="0" w:space="0" w:color="auto"/>
      </w:divBdr>
    </w:div>
    <w:div w:id="183713793">
      <w:bodyDiv w:val="1"/>
      <w:marLeft w:val="0"/>
      <w:marRight w:val="0"/>
      <w:marTop w:val="0"/>
      <w:marBottom w:val="0"/>
      <w:divBdr>
        <w:top w:val="none" w:sz="0" w:space="0" w:color="auto"/>
        <w:left w:val="none" w:sz="0" w:space="0" w:color="auto"/>
        <w:bottom w:val="none" w:sz="0" w:space="0" w:color="auto"/>
        <w:right w:val="none" w:sz="0" w:space="0" w:color="auto"/>
      </w:divBdr>
    </w:div>
    <w:div w:id="183793105">
      <w:bodyDiv w:val="1"/>
      <w:marLeft w:val="0"/>
      <w:marRight w:val="0"/>
      <w:marTop w:val="0"/>
      <w:marBottom w:val="0"/>
      <w:divBdr>
        <w:top w:val="none" w:sz="0" w:space="0" w:color="auto"/>
        <w:left w:val="none" w:sz="0" w:space="0" w:color="auto"/>
        <w:bottom w:val="none" w:sz="0" w:space="0" w:color="auto"/>
        <w:right w:val="none" w:sz="0" w:space="0" w:color="auto"/>
      </w:divBdr>
    </w:div>
    <w:div w:id="183905227">
      <w:bodyDiv w:val="1"/>
      <w:marLeft w:val="0"/>
      <w:marRight w:val="0"/>
      <w:marTop w:val="0"/>
      <w:marBottom w:val="0"/>
      <w:divBdr>
        <w:top w:val="none" w:sz="0" w:space="0" w:color="auto"/>
        <w:left w:val="none" w:sz="0" w:space="0" w:color="auto"/>
        <w:bottom w:val="none" w:sz="0" w:space="0" w:color="auto"/>
        <w:right w:val="none" w:sz="0" w:space="0" w:color="auto"/>
      </w:divBdr>
    </w:div>
    <w:div w:id="183980528">
      <w:bodyDiv w:val="1"/>
      <w:marLeft w:val="0"/>
      <w:marRight w:val="0"/>
      <w:marTop w:val="0"/>
      <w:marBottom w:val="0"/>
      <w:divBdr>
        <w:top w:val="none" w:sz="0" w:space="0" w:color="auto"/>
        <w:left w:val="none" w:sz="0" w:space="0" w:color="auto"/>
        <w:bottom w:val="none" w:sz="0" w:space="0" w:color="auto"/>
        <w:right w:val="none" w:sz="0" w:space="0" w:color="auto"/>
      </w:divBdr>
    </w:div>
    <w:div w:id="183986153">
      <w:bodyDiv w:val="1"/>
      <w:marLeft w:val="0"/>
      <w:marRight w:val="0"/>
      <w:marTop w:val="0"/>
      <w:marBottom w:val="0"/>
      <w:divBdr>
        <w:top w:val="none" w:sz="0" w:space="0" w:color="auto"/>
        <w:left w:val="none" w:sz="0" w:space="0" w:color="auto"/>
        <w:bottom w:val="none" w:sz="0" w:space="0" w:color="auto"/>
        <w:right w:val="none" w:sz="0" w:space="0" w:color="auto"/>
      </w:divBdr>
    </w:div>
    <w:div w:id="184055512">
      <w:bodyDiv w:val="1"/>
      <w:marLeft w:val="0"/>
      <w:marRight w:val="0"/>
      <w:marTop w:val="0"/>
      <w:marBottom w:val="0"/>
      <w:divBdr>
        <w:top w:val="none" w:sz="0" w:space="0" w:color="auto"/>
        <w:left w:val="none" w:sz="0" w:space="0" w:color="auto"/>
        <w:bottom w:val="none" w:sz="0" w:space="0" w:color="auto"/>
        <w:right w:val="none" w:sz="0" w:space="0" w:color="auto"/>
      </w:divBdr>
    </w:div>
    <w:div w:id="184098892">
      <w:bodyDiv w:val="1"/>
      <w:marLeft w:val="0"/>
      <w:marRight w:val="0"/>
      <w:marTop w:val="0"/>
      <w:marBottom w:val="0"/>
      <w:divBdr>
        <w:top w:val="none" w:sz="0" w:space="0" w:color="auto"/>
        <w:left w:val="none" w:sz="0" w:space="0" w:color="auto"/>
        <w:bottom w:val="none" w:sz="0" w:space="0" w:color="auto"/>
        <w:right w:val="none" w:sz="0" w:space="0" w:color="auto"/>
      </w:divBdr>
    </w:div>
    <w:div w:id="184100182">
      <w:bodyDiv w:val="1"/>
      <w:marLeft w:val="0"/>
      <w:marRight w:val="0"/>
      <w:marTop w:val="0"/>
      <w:marBottom w:val="0"/>
      <w:divBdr>
        <w:top w:val="none" w:sz="0" w:space="0" w:color="auto"/>
        <w:left w:val="none" w:sz="0" w:space="0" w:color="auto"/>
        <w:bottom w:val="none" w:sz="0" w:space="0" w:color="auto"/>
        <w:right w:val="none" w:sz="0" w:space="0" w:color="auto"/>
      </w:divBdr>
    </w:div>
    <w:div w:id="184440336">
      <w:bodyDiv w:val="1"/>
      <w:marLeft w:val="0"/>
      <w:marRight w:val="0"/>
      <w:marTop w:val="0"/>
      <w:marBottom w:val="0"/>
      <w:divBdr>
        <w:top w:val="none" w:sz="0" w:space="0" w:color="auto"/>
        <w:left w:val="none" w:sz="0" w:space="0" w:color="auto"/>
        <w:bottom w:val="none" w:sz="0" w:space="0" w:color="auto"/>
        <w:right w:val="none" w:sz="0" w:space="0" w:color="auto"/>
      </w:divBdr>
    </w:div>
    <w:div w:id="184488725">
      <w:bodyDiv w:val="1"/>
      <w:marLeft w:val="0"/>
      <w:marRight w:val="0"/>
      <w:marTop w:val="0"/>
      <w:marBottom w:val="0"/>
      <w:divBdr>
        <w:top w:val="none" w:sz="0" w:space="0" w:color="auto"/>
        <w:left w:val="none" w:sz="0" w:space="0" w:color="auto"/>
        <w:bottom w:val="none" w:sz="0" w:space="0" w:color="auto"/>
        <w:right w:val="none" w:sz="0" w:space="0" w:color="auto"/>
      </w:divBdr>
    </w:div>
    <w:div w:id="184557548">
      <w:bodyDiv w:val="1"/>
      <w:marLeft w:val="0"/>
      <w:marRight w:val="0"/>
      <w:marTop w:val="0"/>
      <w:marBottom w:val="0"/>
      <w:divBdr>
        <w:top w:val="none" w:sz="0" w:space="0" w:color="auto"/>
        <w:left w:val="none" w:sz="0" w:space="0" w:color="auto"/>
        <w:bottom w:val="none" w:sz="0" w:space="0" w:color="auto"/>
        <w:right w:val="none" w:sz="0" w:space="0" w:color="auto"/>
      </w:divBdr>
    </w:div>
    <w:div w:id="184636870">
      <w:bodyDiv w:val="1"/>
      <w:marLeft w:val="0"/>
      <w:marRight w:val="0"/>
      <w:marTop w:val="0"/>
      <w:marBottom w:val="0"/>
      <w:divBdr>
        <w:top w:val="none" w:sz="0" w:space="0" w:color="auto"/>
        <w:left w:val="none" w:sz="0" w:space="0" w:color="auto"/>
        <w:bottom w:val="none" w:sz="0" w:space="0" w:color="auto"/>
        <w:right w:val="none" w:sz="0" w:space="0" w:color="auto"/>
      </w:divBdr>
    </w:div>
    <w:div w:id="184827162">
      <w:bodyDiv w:val="1"/>
      <w:marLeft w:val="0"/>
      <w:marRight w:val="0"/>
      <w:marTop w:val="0"/>
      <w:marBottom w:val="0"/>
      <w:divBdr>
        <w:top w:val="none" w:sz="0" w:space="0" w:color="auto"/>
        <w:left w:val="none" w:sz="0" w:space="0" w:color="auto"/>
        <w:bottom w:val="none" w:sz="0" w:space="0" w:color="auto"/>
        <w:right w:val="none" w:sz="0" w:space="0" w:color="auto"/>
      </w:divBdr>
    </w:div>
    <w:div w:id="185028115">
      <w:bodyDiv w:val="1"/>
      <w:marLeft w:val="0"/>
      <w:marRight w:val="0"/>
      <w:marTop w:val="0"/>
      <w:marBottom w:val="0"/>
      <w:divBdr>
        <w:top w:val="none" w:sz="0" w:space="0" w:color="auto"/>
        <w:left w:val="none" w:sz="0" w:space="0" w:color="auto"/>
        <w:bottom w:val="none" w:sz="0" w:space="0" w:color="auto"/>
        <w:right w:val="none" w:sz="0" w:space="0" w:color="auto"/>
      </w:divBdr>
    </w:div>
    <w:div w:id="185336402">
      <w:bodyDiv w:val="1"/>
      <w:marLeft w:val="0"/>
      <w:marRight w:val="0"/>
      <w:marTop w:val="0"/>
      <w:marBottom w:val="0"/>
      <w:divBdr>
        <w:top w:val="none" w:sz="0" w:space="0" w:color="auto"/>
        <w:left w:val="none" w:sz="0" w:space="0" w:color="auto"/>
        <w:bottom w:val="none" w:sz="0" w:space="0" w:color="auto"/>
        <w:right w:val="none" w:sz="0" w:space="0" w:color="auto"/>
      </w:divBdr>
    </w:div>
    <w:div w:id="185561095">
      <w:bodyDiv w:val="1"/>
      <w:marLeft w:val="0"/>
      <w:marRight w:val="0"/>
      <w:marTop w:val="0"/>
      <w:marBottom w:val="0"/>
      <w:divBdr>
        <w:top w:val="none" w:sz="0" w:space="0" w:color="auto"/>
        <w:left w:val="none" w:sz="0" w:space="0" w:color="auto"/>
        <w:bottom w:val="none" w:sz="0" w:space="0" w:color="auto"/>
        <w:right w:val="none" w:sz="0" w:space="0" w:color="auto"/>
      </w:divBdr>
    </w:div>
    <w:div w:id="185683523">
      <w:bodyDiv w:val="1"/>
      <w:marLeft w:val="0"/>
      <w:marRight w:val="0"/>
      <w:marTop w:val="0"/>
      <w:marBottom w:val="0"/>
      <w:divBdr>
        <w:top w:val="none" w:sz="0" w:space="0" w:color="auto"/>
        <w:left w:val="none" w:sz="0" w:space="0" w:color="auto"/>
        <w:bottom w:val="none" w:sz="0" w:space="0" w:color="auto"/>
        <w:right w:val="none" w:sz="0" w:space="0" w:color="auto"/>
      </w:divBdr>
    </w:div>
    <w:div w:id="185797166">
      <w:bodyDiv w:val="1"/>
      <w:marLeft w:val="0"/>
      <w:marRight w:val="0"/>
      <w:marTop w:val="0"/>
      <w:marBottom w:val="0"/>
      <w:divBdr>
        <w:top w:val="none" w:sz="0" w:space="0" w:color="auto"/>
        <w:left w:val="none" w:sz="0" w:space="0" w:color="auto"/>
        <w:bottom w:val="none" w:sz="0" w:space="0" w:color="auto"/>
        <w:right w:val="none" w:sz="0" w:space="0" w:color="auto"/>
      </w:divBdr>
    </w:div>
    <w:div w:id="185993811">
      <w:bodyDiv w:val="1"/>
      <w:marLeft w:val="0"/>
      <w:marRight w:val="0"/>
      <w:marTop w:val="0"/>
      <w:marBottom w:val="0"/>
      <w:divBdr>
        <w:top w:val="none" w:sz="0" w:space="0" w:color="auto"/>
        <w:left w:val="none" w:sz="0" w:space="0" w:color="auto"/>
        <w:bottom w:val="none" w:sz="0" w:space="0" w:color="auto"/>
        <w:right w:val="none" w:sz="0" w:space="0" w:color="auto"/>
      </w:divBdr>
    </w:div>
    <w:div w:id="186141581">
      <w:bodyDiv w:val="1"/>
      <w:marLeft w:val="0"/>
      <w:marRight w:val="0"/>
      <w:marTop w:val="0"/>
      <w:marBottom w:val="0"/>
      <w:divBdr>
        <w:top w:val="none" w:sz="0" w:space="0" w:color="auto"/>
        <w:left w:val="none" w:sz="0" w:space="0" w:color="auto"/>
        <w:bottom w:val="none" w:sz="0" w:space="0" w:color="auto"/>
        <w:right w:val="none" w:sz="0" w:space="0" w:color="auto"/>
      </w:divBdr>
    </w:div>
    <w:div w:id="186255759">
      <w:bodyDiv w:val="1"/>
      <w:marLeft w:val="0"/>
      <w:marRight w:val="0"/>
      <w:marTop w:val="0"/>
      <w:marBottom w:val="0"/>
      <w:divBdr>
        <w:top w:val="none" w:sz="0" w:space="0" w:color="auto"/>
        <w:left w:val="none" w:sz="0" w:space="0" w:color="auto"/>
        <w:bottom w:val="none" w:sz="0" w:space="0" w:color="auto"/>
        <w:right w:val="none" w:sz="0" w:space="0" w:color="auto"/>
      </w:divBdr>
    </w:div>
    <w:div w:id="186407955">
      <w:bodyDiv w:val="1"/>
      <w:marLeft w:val="0"/>
      <w:marRight w:val="0"/>
      <w:marTop w:val="0"/>
      <w:marBottom w:val="0"/>
      <w:divBdr>
        <w:top w:val="none" w:sz="0" w:space="0" w:color="auto"/>
        <w:left w:val="none" w:sz="0" w:space="0" w:color="auto"/>
        <w:bottom w:val="none" w:sz="0" w:space="0" w:color="auto"/>
        <w:right w:val="none" w:sz="0" w:space="0" w:color="auto"/>
      </w:divBdr>
    </w:div>
    <w:div w:id="186453822">
      <w:bodyDiv w:val="1"/>
      <w:marLeft w:val="0"/>
      <w:marRight w:val="0"/>
      <w:marTop w:val="0"/>
      <w:marBottom w:val="0"/>
      <w:divBdr>
        <w:top w:val="none" w:sz="0" w:space="0" w:color="auto"/>
        <w:left w:val="none" w:sz="0" w:space="0" w:color="auto"/>
        <w:bottom w:val="none" w:sz="0" w:space="0" w:color="auto"/>
        <w:right w:val="none" w:sz="0" w:space="0" w:color="auto"/>
      </w:divBdr>
    </w:div>
    <w:div w:id="186796855">
      <w:bodyDiv w:val="1"/>
      <w:marLeft w:val="0"/>
      <w:marRight w:val="0"/>
      <w:marTop w:val="0"/>
      <w:marBottom w:val="0"/>
      <w:divBdr>
        <w:top w:val="none" w:sz="0" w:space="0" w:color="auto"/>
        <w:left w:val="none" w:sz="0" w:space="0" w:color="auto"/>
        <w:bottom w:val="none" w:sz="0" w:space="0" w:color="auto"/>
        <w:right w:val="none" w:sz="0" w:space="0" w:color="auto"/>
      </w:divBdr>
    </w:div>
    <w:div w:id="186988353">
      <w:bodyDiv w:val="1"/>
      <w:marLeft w:val="0"/>
      <w:marRight w:val="0"/>
      <w:marTop w:val="0"/>
      <w:marBottom w:val="0"/>
      <w:divBdr>
        <w:top w:val="none" w:sz="0" w:space="0" w:color="auto"/>
        <w:left w:val="none" w:sz="0" w:space="0" w:color="auto"/>
        <w:bottom w:val="none" w:sz="0" w:space="0" w:color="auto"/>
        <w:right w:val="none" w:sz="0" w:space="0" w:color="auto"/>
      </w:divBdr>
    </w:div>
    <w:div w:id="187061233">
      <w:bodyDiv w:val="1"/>
      <w:marLeft w:val="0"/>
      <w:marRight w:val="0"/>
      <w:marTop w:val="0"/>
      <w:marBottom w:val="0"/>
      <w:divBdr>
        <w:top w:val="none" w:sz="0" w:space="0" w:color="auto"/>
        <w:left w:val="none" w:sz="0" w:space="0" w:color="auto"/>
        <w:bottom w:val="none" w:sz="0" w:space="0" w:color="auto"/>
        <w:right w:val="none" w:sz="0" w:space="0" w:color="auto"/>
      </w:divBdr>
    </w:div>
    <w:div w:id="187107208">
      <w:bodyDiv w:val="1"/>
      <w:marLeft w:val="0"/>
      <w:marRight w:val="0"/>
      <w:marTop w:val="0"/>
      <w:marBottom w:val="0"/>
      <w:divBdr>
        <w:top w:val="none" w:sz="0" w:space="0" w:color="auto"/>
        <w:left w:val="none" w:sz="0" w:space="0" w:color="auto"/>
        <w:bottom w:val="none" w:sz="0" w:space="0" w:color="auto"/>
        <w:right w:val="none" w:sz="0" w:space="0" w:color="auto"/>
      </w:divBdr>
    </w:div>
    <w:div w:id="187109233">
      <w:bodyDiv w:val="1"/>
      <w:marLeft w:val="0"/>
      <w:marRight w:val="0"/>
      <w:marTop w:val="0"/>
      <w:marBottom w:val="0"/>
      <w:divBdr>
        <w:top w:val="none" w:sz="0" w:space="0" w:color="auto"/>
        <w:left w:val="none" w:sz="0" w:space="0" w:color="auto"/>
        <w:bottom w:val="none" w:sz="0" w:space="0" w:color="auto"/>
        <w:right w:val="none" w:sz="0" w:space="0" w:color="auto"/>
      </w:divBdr>
    </w:div>
    <w:div w:id="187564832">
      <w:bodyDiv w:val="1"/>
      <w:marLeft w:val="0"/>
      <w:marRight w:val="0"/>
      <w:marTop w:val="0"/>
      <w:marBottom w:val="0"/>
      <w:divBdr>
        <w:top w:val="none" w:sz="0" w:space="0" w:color="auto"/>
        <w:left w:val="none" w:sz="0" w:space="0" w:color="auto"/>
        <w:bottom w:val="none" w:sz="0" w:space="0" w:color="auto"/>
        <w:right w:val="none" w:sz="0" w:space="0" w:color="auto"/>
      </w:divBdr>
    </w:div>
    <w:div w:id="187765369">
      <w:bodyDiv w:val="1"/>
      <w:marLeft w:val="0"/>
      <w:marRight w:val="0"/>
      <w:marTop w:val="0"/>
      <w:marBottom w:val="0"/>
      <w:divBdr>
        <w:top w:val="none" w:sz="0" w:space="0" w:color="auto"/>
        <w:left w:val="none" w:sz="0" w:space="0" w:color="auto"/>
        <w:bottom w:val="none" w:sz="0" w:space="0" w:color="auto"/>
        <w:right w:val="none" w:sz="0" w:space="0" w:color="auto"/>
      </w:divBdr>
    </w:div>
    <w:div w:id="188027499">
      <w:bodyDiv w:val="1"/>
      <w:marLeft w:val="0"/>
      <w:marRight w:val="0"/>
      <w:marTop w:val="0"/>
      <w:marBottom w:val="0"/>
      <w:divBdr>
        <w:top w:val="none" w:sz="0" w:space="0" w:color="auto"/>
        <w:left w:val="none" w:sz="0" w:space="0" w:color="auto"/>
        <w:bottom w:val="none" w:sz="0" w:space="0" w:color="auto"/>
        <w:right w:val="none" w:sz="0" w:space="0" w:color="auto"/>
      </w:divBdr>
    </w:div>
    <w:div w:id="188492997">
      <w:bodyDiv w:val="1"/>
      <w:marLeft w:val="0"/>
      <w:marRight w:val="0"/>
      <w:marTop w:val="0"/>
      <w:marBottom w:val="0"/>
      <w:divBdr>
        <w:top w:val="none" w:sz="0" w:space="0" w:color="auto"/>
        <w:left w:val="none" w:sz="0" w:space="0" w:color="auto"/>
        <w:bottom w:val="none" w:sz="0" w:space="0" w:color="auto"/>
        <w:right w:val="none" w:sz="0" w:space="0" w:color="auto"/>
      </w:divBdr>
    </w:div>
    <w:div w:id="188639762">
      <w:bodyDiv w:val="1"/>
      <w:marLeft w:val="0"/>
      <w:marRight w:val="0"/>
      <w:marTop w:val="0"/>
      <w:marBottom w:val="0"/>
      <w:divBdr>
        <w:top w:val="none" w:sz="0" w:space="0" w:color="auto"/>
        <w:left w:val="none" w:sz="0" w:space="0" w:color="auto"/>
        <w:bottom w:val="none" w:sz="0" w:space="0" w:color="auto"/>
        <w:right w:val="none" w:sz="0" w:space="0" w:color="auto"/>
      </w:divBdr>
    </w:div>
    <w:div w:id="188759713">
      <w:bodyDiv w:val="1"/>
      <w:marLeft w:val="0"/>
      <w:marRight w:val="0"/>
      <w:marTop w:val="0"/>
      <w:marBottom w:val="0"/>
      <w:divBdr>
        <w:top w:val="none" w:sz="0" w:space="0" w:color="auto"/>
        <w:left w:val="none" w:sz="0" w:space="0" w:color="auto"/>
        <w:bottom w:val="none" w:sz="0" w:space="0" w:color="auto"/>
        <w:right w:val="none" w:sz="0" w:space="0" w:color="auto"/>
      </w:divBdr>
    </w:div>
    <w:div w:id="189033056">
      <w:bodyDiv w:val="1"/>
      <w:marLeft w:val="0"/>
      <w:marRight w:val="0"/>
      <w:marTop w:val="0"/>
      <w:marBottom w:val="0"/>
      <w:divBdr>
        <w:top w:val="none" w:sz="0" w:space="0" w:color="auto"/>
        <w:left w:val="none" w:sz="0" w:space="0" w:color="auto"/>
        <w:bottom w:val="none" w:sz="0" w:space="0" w:color="auto"/>
        <w:right w:val="none" w:sz="0" w:space="0" w:color="auto"/>
      </w:divBdr>
    </w:div>
    <w:div w:id="189035004">
      <w:bodyDiv w:val="1"/>
      <w:marLeft w:val="0"/>
      <w:marRight w:val="0"/>
      <w:marTop w:val="0"/>
      <w:marBottom w:val="0"/>
      <w:divBdr>
        <w:top w:val="none" w:sz="0" w:space="0" w:color="auto"/>
        <w:left w:val="none" w:sz="0" w:space="0" w:color="auto"/>
        <w:bottom w:val="none" w:sz="0" w:space="0" w:color="auto"/>
        <w:right w:val="none" w:sz="0" w:space="0" w:color="auto"/>
      </w:divBdr>
    </w:div>
    <w:div w:id="189073700">
      <w:bodyDiv w:val="1"/>
      <w:marLeft w:val="0"/>
      <w:marRight w:val="0"/>
      <w:marTop w:val="0"/>
      <w:marBottom w:val="0"/>
      <w:divBdr>
        <w:top w:val="none" w:sz="0" w:space="0" w:color="auto"/>
        <w:left w:val="none" w:sz="0" w:space="0" w:color="auto"/>
        <w:bottom w:val="none" w:sz="0" w:space="0" w:color="auto"/>
        <w:right w:val="none" w:sz="0" w:space="0" w:color="auto"/>
      </w:divBdr>
    </w:div>
    <w:div w:id="189151581">
      <w:bodyDiv w:val="1"/>
      <w:marLeft w:val="0"/>
      <w:marRight w:val="0"/>
      <w:marTop w:val="0"/>
      <w:marBottom w:val="0"/>
      <w:divBdr>
        <w:top w:val="none" w:sz="0" w:space="0" w:color="auto"/>
        <w:left w:val="none" w:sz="0" w:space="0" w:color="auto"/>
        <w:bottom w:val="none" w:sz="0" w:space="0" w:color="auto"/>
        <w:right w:val="none" w:sz="0" w:space="0" w:color="auto"/>
      </w:divBdr>
    </w:div>
    <w:div w:id="189490887">
      <w:bodyDiv w:val="1"/>
      <w:marLeft w:val="0"/>
      <w:marRight w:val="0"/>
      <w:marTop w:val="0"/>
      <w:marBottom w:val="0"/>
      <w:divBdr>
        <w:top w:val="none" w:sz="0" w:space="0" w:color="auto"/>
        <w:left w:val="none" w:sz="0" w:space="0" w:color="auto"/>
        <w:bottom w:val="none" w:sz="0" w:space="0" w:color="auto"/>
        <w:right w:val="none" w:sz="0" w:space="0" w:color="auto"/>
      </w:divBdr>
    </w:div>
    <w:div w:id="189682245">
      <w:bodyDiv w:val="1"/>
      <w:marLeft w:val="0"/>
      <w:marRight w:val="0"/>
      <w:marTop w:val="0"/>
      <w:marBottom w:val="0"/>
      <w:divBdr>
        <w:top w:val="none" w:sz="0" w:space="0" w:color="auto"/>
        <w:left w:val="none" w:sz="0" w:space="0" w:color="auto"/>
        <w:bottom w:val="none" w:sz="0" w:space="0" w:color="auto"/>
        <w:right w:val="none" w:sz="0" w:space="0" w:color="auto"/>
      </w:divBdr>
    </w:div>
    <w:div w:id="189729487">
      <w:bodyDiv w:val="1"/>
      <w:marLeft w:val="0"/>
      <w:marRight w:val="0"/>
      <w:marTop w:val="0"/>
      <w:marBottom w:val="0"/>
      <w:divBdr>
        <w:top w:val="none" w:sz="0" w:space="0" w:color="auto"/>
        <w:left w:val="none" w:sz="0" w:space="0" w:color="auto"/>
        <w:bottom w:val="none" w:sz="0" w:space="0" w:color="auto"/>
        <w:right w:val="none" w:sz="0" w:space="0" w:color="auto"/>
      </w:divBdr>
    </w:div>
    <w:div w:id="189802266">
      <w:bodyDiv w:val="1"/>
      <w:marLeft w:val="0"/>
      <w:marRight w:val="0"/>
      <w:marTop w:val="0"/>
      <w:marBottom w:val="0"/>
      <w:divBdr>
        <w:top w:val="none" w:sz="0" w:space="0" w:color="auto"/>
        <w:left w:val="none" w:sz="0" w:space="0" w:color="auto"/>
        <w:bottom w:val="none" w:sz="0" w:space="0" w:color="auto"/>
        <w:right w:val="none" w:sz="0" w:space="0" w:color="auto"/>
      </w:divBdr>
    </w:div>
    <w:div w:id="189876111">
      <w:bodyDiv w:val="1"/>
      <w:marLeft w:val="0"/>
      <w:marRight w:val="0"/>
      <w:marTop w:val="0"/>
      <w:marBottom w:val="0"/>
      <w:divBdr>
        <w:top w:val="none" w:sz="0" w:space="0" w:color="auto"/>
        <w:left w:val="none" w:sz="0" w:space="0" w:color="auto"/>
        <w:bottom w:val="none" w:sz="0" w:space="0" w:color="auto"/>
        <w:right w:val="none" w:sz="0" w:space="0" w:color="auto"/>
      </w:divBdr>
    </w:div>
    <w:div w:id="190189547">
      <w:bodyDiv w:val="1"/>
      <w:marLeft w:val="0"/>
      <w:marRight w:val="0"/>
      <w:marTop w:val="0"/>
      <w:marBottom w:val="0"/>
      <w:divBdr>
        <w:top w:val="none" w:sz="0" w:space="0" w:color="auto"/>
        <w:left w:val="none" w:sz="0" w:space="0" w:color="auto"/>
        <w:bottom w:val="none" w:sz="0" w:space="0" w:color="auto"/>
        <w:right w:val="none" w:sz="0" w:space="0" w:color="auto"/>
      </w:divBdr>
    </w:div>
    <w:div w:id="190387849">
      <w:bodyDiv w:val="1"/>
      <w:marLeft w:val="0"/>
      <w:marRight w:val="0"/>
      <w:marTop w:val="0"/>
      <w:marBottom w:val="0"/>
      <w:divBdr>
        <w:top w:val="none" w:sz="0" w:space="0" w:color="auto"/>
        <w:left w:val="none" w:sz="0" w:space="0" w:color="auto"/>
        <w:bottom w:val="none" w:sz="0" w:space="0" w:color="auto"/>
        <w:right w:val="none" w:sz="0" w:space="0" w:color="auto"/>
      </w:divBdr>
    </w:div>
    <w:div w:id="190412813">
      <w:bodyDiv w:val="1"/>
      <w:marLeft w:val="0"/>
      <w:marRight w:val="0"/>
      <w:marTop w:val="0"/>
      <w:marBottom w:val="0"/>
      <w:divBdr>
        <w:top w:val="none" w:sz="0" w:space="0" w:color="auto"/>
        <w:left w:val="none" w:sz="0" w:space="0" w:color="auto"/>
        <w:bottom w:val="none" w:sz="0" w:space="0" w:color="auto"/>
        <w:right w:val="none" w:sz="0" w:space="0" w:color="auto"/>
      </w:divBdr>
    </w:div>
    <w:div w:id="190581144">
      <w:bodyDiv w:val="1"/>
      <w:marLeft w:val="0"/>
      <w:marRight w:val="0"/>
      <w:marTop w:val="0"/>
      <w:marBottom w:val="0"/>
      <w:divBdr>
        <w:top w:val="none" w:sz="0" w:space="0" w:color="auto"/>
        <w:left w:val="none" w:sz="0" w:space="0" w:color="auto"/>
        <w:bottom w:val="none" w:sz="0" w:space="0" w:color="auto"/>
        <w:right w:val="none" w:sz="0" w:space="0" w:color="auto"/>
      </w:divBdr>
    </w:div>
    <w:div w:id="190843980">
      <w:bodyDiv w:val="1"/>
      <w:marLeft w:val="0"/>
      <w:marRight w:val="0"/>
      <w:marTop w:val="0"/>
      <w:marBottom w:val="0"/>
      <w:divBdr>
        <w:top w:val="none" w:sz="0" w:space="0" w:color="auto"/>
        <w:left w:val="none" w:sz="0" w:space="0" w:color="auto"/>
        <w:bottom w:val="none" w:sz="0" w:space="0" w:color="auto"/>
        <w:right w:val="none" w:sz="0" w:space="0" w:color="auto"/>
      </w:divBdr>
    </w:div>
    <w:div w:id="191039185">
      <w:bodyDiv w:val="1"/>
      <w:marLeft w:val="0"/>
      <w:marRight w:val="0"/>
      <w:marTop w:val="0"/>
      <w:marBottom w:val="0"/>
      <w:divBdr>
        <w:top w:val="none" w:sz="0" w:space="0" w:color="auto"/>
        <w:left w:val="none" w:sz="0" w:space="0" w:color="auto"/>
        <w:bottom w:val="none" w:sz="0" w:space="0" w:color="auto"/>
        <w:right w:val="none" w:sz="0" w:space="0" w:color="auto"/>
      </w:divBdr>
    </w:div>
    <w:div w:id="191303617">
      <w:bodyDiv w:val="1"/>
      <w:marLeft w:val="0"/>
      <w:marRight w:val="0"/>
      <w:marTop w:val="0"/>
      <w:marBottom w:val="0"/>
      <w:divBdr>
        <w:top w:val="none" w:sz="0" w:space="0" w:color="auto"/>
        <w:left w:val="none" w:sz="0" w:space="0" w:color="auto"/>
        <w:bottom w:val="none" w:sz="0" w:space="0" w:color="auto"/>
        <w:right w:val="none" w:sz="0" w:space="0" w:color="auto"/>
      </w:divBdr>
    </w:div>
    <w:div w:id="191575117">
      <w:bodyDiv w:val="1"/>
      <w:marLeft w:val="0"/>
      <w:marRight w:val="0"/>
      <w:marTop w:val="0"/>
      <w:marBottom w:val="0"/>
      <w:divBdr>
        <w:top w:val="none" w:sz="0" w:space="0" w:color="auto"/>
        <w:left w:val="none" w:sz="0" w:space="0" w:color="auto"/>
        <w:bottom w:val="none" w:sz="0" w:space="0" w:color="auto"/>
        <w:right w:val="none" w:sz="0" w:space="0" w:color="auto"/>
      </w:divBdr>
    </w:div>
    <w:div w:id="191650752">
      <w:bodyDiv w:val="1"/>
      <w:marLeft w:val="0"/>
      <w:marRight w:val="0"/>
      <w:marTop w:val="0"/>
      <w:marBottom w:val="0"/>
      <w:divBdr>
        <w:top w:val="none" w:sz="0" w:space="0" w:color="auto"/>
        <w:left w:val="none" w:sz="0" w:space="0" w:color="auto"/>
        <w:bottom w:val="none" w:sz="0" w:space="0" w:color="auto"/>
        <w:right w:val="none" w:sz="0" w:space="0" w:color="auto"/>
      </w:divBdr>
    </w:div>
    <w:div w:id="191964486">
      <w:bodyDiv w:val="1"/>
      <w:marLeft w:val="0"/>
      <w:marRight w:val="0"/>
      <w:marTop w:val="0"/>
      <w:marBottom w:val="0"/>
      <w:divBdr>
        <w:top w:val="none" w:sz="0" w:space="0" w:color="auto"/>
        <w:left w:val="none" w:sz="0" w:space="0" w:color="auto"/>
        <w:bottom w:val="none" w:sz="0" w:space="0" w:color="auto"/>
        <w:right w:val="none" w:sz="0" w:space="0" w:color="auto"/>
      </w:divBdr>
    </w:div>
    <w:div w:id="192498256">
      <w:bodyDiv w:val="1"/>
      <w:marLeft w:val="0"/>
      <w:marRight w:val="0"/>
      <w:marTop w:val="0"/>
      <w:marBottom w:val="0"/>
      <w:divBdr>
        <w:top w:val="none" w:sz="0" w:space="0" w:color="auto"/>
        <w:left w:val="none" w:sz="0" w:space="0" w:color="auto"/>
        <w:bottom w:val="none" w:sz="0" w:space="0" w:color="auto"/>
        <w:right w:val="none" w:sz="0" w:space="0" w:color="auto"/>
      </w:divBdr>
    </w:div>
    <w:div w:id="192546480">
      <w:bodyDiv w:val="1"/>
      <w:marLeft w:val="0"/>
      <w:marRight w:val="0"/>
      <w:marTop w:val="0"/>
      <w:marBottom w:val="0"/>
      <w:divBdr>
        <w:top w:val="none" w:sz="0" w:space="0" w:color="auto"/>
        <w:left w:val="none" w:sz="0" w:space="0" w:color="auto"/>
        <w:bottom w:val="none" w:sz="0" w:space="0" w:color="auto"/>
        <w:right w:val="none" w:sz="0" w:space="0" w:color="auto"/>
      </w:divBdr>
    </w:div>
    <w:div w:id="192573808">
      <w:bodyDiv w:val="1"/>
      <w:marLeft w:val="0"/>
      <w:marRight w:val="0"/>
      <w:marTop w:val="0"/>
      <w:marBottom w:val="0"/>
      <w:divBdr>
        <w:top w:val="none" w:sz="0" w:space="0" w:color="auto"/>
        <w:left w:val="none" w:sz="0" w:space="0" w:color="auto"/>
        <w:bottom w:val="none" w:sz="0" w:space="0" w:color="auto"/>
        <w:right w:val="none" w:sz="0" w:space="0" w:color="auto"/>
      </w:divBdr>
    </w:div>
    <w:div w:id="192691314">
      <w:bodyDiv w:val="1"/>
      <w:marLeft w:val="0"/>
      <w:marRight w:val="0"/>
      <w:marTop w:val="0"/>
      <w:marBottom w:val="0"/>
      <w:divBdr>
        <w:top w:val="none" w:sz="0" w:space="0" w:color="auto"/>
        <w:left w:val="none" w:sz="0" w:space="0" w:color="auto"/>
        <w:bottom w:val="none" w:sz="0" w:space="0" w:color="auto"/>
        <w:right w:val="none" w:sz="0" w:space="0" w:color="auto"/>
      </w:divBdr>
    </w:div>
    <w:div w:id="192697521">
      <w:bodyDiv w:val="1"/>
      <w:marLeft w:val="0"/>
      <w:marRight w:val="0"/>
      <w:marTop w:val="0"/>
      <w:marBottom w:val="0"/>
      <w:divBdr>
        <w:top w:val="none" w:sz="0" w:space="0" w:color="auto"/>
        <w:left w:val="none" w:sz="0" w:space="0" w:color="auto"/>
        <w:bottom w:val="none" w:sz="0" w:space="0" w:color="auto"/>
        <w:right w:val="none" w:sz="0" w:space="0" w:color="auto"/>
      </w:divBdr>
    </w:div>
    <w:div w:id="192890478">
      <w:bodyDiv w:val="1"/>
      <w:marLeft w:val="0"/>
      <w:marRight w:val="0"/>
      <w:marTop w:val="0"/>
      <w:marBottom w:val="0"/>
      <w:divBdr>
        <w:top w:val="none" w:sz="0" w:space="0" w:color="auto"/>
        <w:left w:val="none" w:sz="0" w:space="0" w:color="auto"/>
        <w:bottom w:val="none" w:sz="0" w:space="0" w:color="auto"/>
        <w:right w:val="none" w:sz="0" w:space="0" w:color="auto"/>
      </w:divBdr>
    </w:div>
    <w:div w:id="193005069">
      <w:bodyDiv w:val="1"/>
      <w:marLeft w:val="0"/>
      <w:marRight w:val="0"/>
      <w:marTop w:val="0"/>
      <w:marBottom w:val="0"/>
      <w:divBdr>
        <w:top w:val="none" w:sz="0" w:space="0" w:color="auto"/>
        <w:left w:val="none" w:sz="0" w:space="0" w:color="auto"/>
        <w:bottom w:val="none" w:sz="0" w:space="0" w:color="auto"/>
        <w:right w:val="none" w:sz="0" w:space="0" w:color="auto"/>
      </w:divBdr>
    </w:div>
    <w:div w:id="193009613">
      <w:bodyDiv w:val="1"/>
      <w:marLeft w:val="0"/>
      <w:marRight w:val="0"/>
      <w:marTop w:val="0"/>
      <w:marBottom w:val="0"/>
      <w:divBdr>
        <w:top w:val="none" w:sz="0" w:space="0" w:color="auto"/>
        <w:left w:val="none" w:sz="0" w:space="0" w:color="auto"/>
        <w:bottom w:val="none" w:sz="0" w:space="0" w:color="auto"/>
        <w:right w:val="none" w:sz="0" w:space="0" w:color="auto"/>
      </w:divBdr>
    </w:div>
    <w:div w:id="193273621">
      <w:bodyDiv w:val="1"/>
      <w:marLeft w:val="0"/>
      <w:marRight w:val="0"/>
      <w:marTop w:val="0"/>
      <w:marBottom w:val="0"/>
      <w:divBdr>
        <w:top w:val="none" w:sz="0" w:space="0" w:color="auto"/>
        <w:left w:val="none" w:sz="0" w:space="0" w:color="auto"/>
        <w:bottom w:val="none" w:sz="0" w:space="0" w:color="auto"/>
        <w:right w:val="none" w:sz="0" w:space="0" w:color="auto"/>
      </w:divBdr>
    </w:div>
    <w:div w:id="193469789">
      <w:bodyDiv w:val="1"/>
      <w:marLeft w:val="0"/>
      <w:marRight w:val="0"/>
      <w:marTop w:val="0"/>
      <w:marBottom w:val="0"/>
      <w:divBdr>
        <w:top w:val="none" w:sz="0" w:space="0" w:color="auto"/>
        <w:left w:val="none" w:sz="0" w:space="0" w:color="auto"/>
        <w:bottom w:val="none" w:sz="0" w:space="0" w:color="auto"/>
        <w:right w:val="none" w:sz="0" w:space="0" w:color="auto"/>
      </w:divBdr>
    </w:div>
    <w:div w:id="193540699">
      <w:bodyDiv w:val="1"/>
      <w:marLeft w:val="0"/>
      <w:marRight w:val="0"/>
      <w:marTop w:val="0"/>
      <w:marBottom w:val="0"/>
      <w:divBdr>
        <w:top w:val="none" w:sz="0" w:space="0" w:color="auto"/>
        <w:left w:val="none" w:sz="0" w:space="0" w:color="auto"/>
        <w:bottom w:val="none" w:sz="0" w:space="0" w:color="auto"/>
        <w:right w:val="none" w:sz="0" w:space="0" w:color="auto"/>
      </w:divBdr>
    </w:div>
    <w:div w:id="193545872">
      <w:bodyDiv w:val="1"/>
      <w:marLeft w:val="0"/>
      <w:marRight w:val="0"/>
      <w:marTop w:val="0"/>
      <w:marBottom w:val="0"/>
      <w:divBdr>
        <w:top w:val="none" w:sz="0" w:space="0" w:color="auto"/>
        <w:left w:val="none" w:sz="0" w:space="0" w:color="auto"/>
        <w:bottom w:val="none" w:sz="0" w:space="0" w:color="auto"/>
        <w:right w:val="none" w:sz="0" w:space="0" w:color="auto"/>
      </w:divBdr>
    </w:div>
    <w:div w:id="193856964">
      <w:bodyDiv w:val="1"/>
      <w:marLeft w:val="0"/>
      <w:marRight w:val="0"/>
      <w:marTop w:val="0"/>
      <w:marBottom w:val="0"/>
      <w:divBdr>
        <w:top w:val="none" w:sz="0" w:space="0" w:color="auto"/>
        <w:left w:val="none" w:sz="0" w:space="0" w:color="auto"/>
        <w:bottom w:val="none" w:sz="0" w:space="0" w:color="auto"/>
        <w:right w:val="none" w:sz="0" w:space="0" w:color="auto"/>
      </w:divBdr>
    </w:div>
    <w:div w:id="194200925">
      <w:bodyDiv w:val="1"/>
      <w:marLeft w:val="0"/>
      <w:marRight w:val="0"/>
      <w:marTop w:val="0"/>
      <w:marBottom w:val="0"/>
      <w:divBdr>
        <w:top w:val="none" w:sz="0" w:space="0" w:color="auto"/>
        <w:left w:val="none" w:sz="0" w:space="0" w:color="auto"/>
        <w:bottom w:val="none" w:sz="0" w:space="0" w:color="auto"/>
        <w:right w:val="none" w:sz="0" w:space="0" w:color="auto"/>
      </w:divBdr>
    </w:div>
    <w:div w:id="194513067">
      <w:bodyDiv w:val="1"/>
      <w:marLeft w:val="0"/>
      <w:marRight w:val="0"/>
      <w:marTop w:val="0"/>
      <w:marBottom w:val="0"/>
      <w:divBdr>
        <w:top w:val="none" w:sz="0" w:space="0" w:color="auto"/>
        <w:left w:val="none" w:sz="0" w:space="0" w:color="auto"/>
        <w:bottom w:val="none" w:sz="0" w:space="0" w:color="auto"/>
        <w:right w:val="none" w:sz="0" w:space="0" w:color="auto"/>
      </w:divBdr>
    </w:div>
    <w:div w:id="194778272">
      <w:bodyDiv w:val="1"/>
      <w:marLeft w:val="0"/>
      <w:marRight w:val="0"/>
      <w:marTop w:val="0"/>
      <w:marBottom w:val="0"/>
      <w:divBdr>
        <w:top w:val="none" w:sz="0" w:space="0" w:color="auto"/>
        <w:left w:val="none" w:sz="0" w:space="0" w:color="auto"/>
        <w:bottom w:val="none" w:sz="0" w:space="0" w:color="auto"/>
        <w:right w:val="none" w:sz="0" w:space="0" w:color="auto"/>
      </w:divBdr>
    </w:div>
    <w:div w:id="194780439">
      <w:bodyDiv w:val="1"/>
      <w:marLeft w:val="0"/>
      <w:marRight w:val="0"/>
      <w:marTop w:val="0"/>
      <w:marBottom w:val="0"/>
      <w:divBdr>
        <w:top w:val="none" w:sz="0" w:space="0" w:color="auto"/>
        <w:left w:val="none" w:sz="0" w:space="0" w:color="auto"/>
        <w:bottom w:val="none" w:sz="0" w:space="0" w:color="auto"/>
        <w:right w:val="none" w:sz="0" w:space="0" w:color="auto"/>
      </w:divBdr>
    </w:div>
    <w:div w:id="194852820">
      <w:bodyDiv w:val="1"/>
      <w:marLeft w:val="0"/>
      <w:marRight w:val="0"/>
      <w:marTop w:val="0"/>
      <w:marBottom w:val="0"/>
      <w:divBdr>
        <w:top w:val="none" w:sz="0" w:space="0" w:color="auto"/>
        <w:left w:val="none" w:sz="0" w:space="0" w:color="auto"/>
        <w:bottom w:val="none" w:sz="0" w:space="0" w:color="auto"/>
        <w:right w:val="none" w:sz="0" w:space="0" w:color="auto"/>
      </w:divBdr>
    </w:div>
    <w:div w:id="195120284">
      <w:bodyDiv w:val="1"/>
      <w:marLeft w:val="0"/>
      <w:marRight w:val="0"/>
      <w:marTop w:val="0"/>
      <w:marBottom w:val="0"/>
      <w:divBdr>
        <w:top w:val="none" w:sz="0" w:space="0" w:color="auto"/>
        <w:left w:val="none" w:sz="0" w:space="0" w:color="auto"/>
        <w:bottom w:val="none" w:sz="0" w:space="0" w:color="auto"/>
        <w:right w:val="none" w:sz="0" w:space="0" w:color="auto"/>
      </w:divBdr>
    </w:div>
    <w:div w:id="195385598">
      <w:bodyDiv w:val="1"/>
      <w:marLeft w:val="0"/>
      <w:marRight w:val="0"/>
      <w:marTop w:val="0"/>
      <w:marBottom w:val="0"/>
      <w:divBdr>
        <w:top w:val="none" w:sz="0" w:space="0" w:color="auto"/>
        <w:left w:val="none" w:sz="0" w:space="0" w:color="auto"/>
        <w:bottom w:val="none" w:sz="0" w:space="0" w:color="auto"/>
        <w:right w:val="none" w:sz="0" w:space="0" w:color="auto"/>
      </w:divBdr>
    </w:div>
    <w:div w:id="195628261">
      <w:bodyDiv w:val="1"/>
      <w:marLeft w:val="0"/>
      <w:marRight w:val="0"/>
      <w:marTop w:val="0"/>
      <w:marBottom w:val="0"/>
      <w:divBdr>
        <w:top w:val="none" w:sz="0" w:space="0" w:color="auto"/>
        <w:left w:val="none" w:sz="0" w:space="0" w:color="auto"/>
        <w:bottom w:val="none" w:sz="0" w:space="0" w:color="auto"/>
        <w:right w:val="none" w:sz="0" w:space="0" w:color="auto"/>
      </w:divBdr>
    </w:div>
    <w:div w:id="195890812">
      <w:bodyDiv w:val="1"/>
      <w:marLeft w:val="0"/>
      <w:marRight w:val="0"/>
      <w:marTop w:val="0"/>
      <w:marBottom w:val="0"/>
      <w:divBdr>
        <w:top w:val="none" w:sz="0" w:space="0" w:color="auto"/>
        <w:left w:val="none" w:sz="0" w:space="0" w:color="auto"/>
        <w:bottom w:val="none" w:sz="0" w:space="0" w:color="auto"/>
        <w:right w:val="none" w:sz="0" w:space="0" w:color="auto"/>
      </w:divBdr>
    </w:div>
    <w:div w:id="196090182">
      <w:bodyDiv w:val="1"/>
      <w:marLeft w:val="0"/>
      <w:marRight w:val="0"/>
      <w:marTop w:val="0"/>
      <w:marBottom w:val="0"/>
      <w:divBdr>
        <w:top w:val="none" w:sz="0" w:space="0" w:color="auto"/>
        <w:left w:val="none" w:sz="0" w:space="0" w:color="auto"/>
        <w:bottom w:val="none" w:sz="0" w:space="0" w:color="auto"/>
        <w:right w:val="none" w:sz="0" w:space="0" w:color="auto"/>
      </w:divBdr>
    </w:div>
    <w:div w:id="196311138">
      <w:bodyDiv w:val="1"/>
      <w:marLeft w:val="0"/>
      <w:marRight w:val="0"/>
      <w:marTop w:val="0"/>
      <w:marBottom w:val="0"/>
      <w:divBdr>
        <w:top w:val="none" w:sz="0" w:space="0" w:color="auto"/>
        <w:left w:val="none" w:sz="0" w:space="0" w:color="auto"/>
        <w:bottom w:val="none" w:sz="0" w:space="0" w:color="auto"/>
        <w:right w:val="none" w:sz="0" w:space="0" w:color="auto"/>
      </w:divBdr>
    </w:div>
    <w:div w:id="196432389">
      <w:bodyDiv w:val="1"/>
      <w:marLeft w:val="0"/>
      <w:marRight w:val="0"/>
      <w:marTop w:val="0"/>
      <w:marBottom w:val="0"/>
      <w:divBdr>
        <w:top w:val="none" w:sz="0" w:space="0" w:color="auto"/>
        <w:left w:val="none" w:sz="0" w:space="0" w:color="auto"/>
        <w:bottom w:val="none" w:sz="0" w:space="0" w:color="auto"/>
        <w:right w:val="none" w:sz="0" w:space="0" w:color="auto"/>
      </w:divBdr>
    </w:div>
    <w:div w:id="196741173">
      <w:bodyDiv w:val="1"/>
      <w:marLeft w:val="0"/>
      <w:marRight w:val="0"/>
      <w:marTop w:val="0"/>
      <w:marBottom w:val="0"/>
      <w:divBdr>
        <w:top w:val="none" w:sz="0" w:space="0" w:color="auto"/>
        <w:left w:val="none" w:sz="0" w:space="0" w:color="auto"/>
        <w:bottom w:val="none" w:sz="0" w:space="0" w:color="auto"/>
        <w:right w:val="none" w:sz="0" w:space="0" w:color="auto"/>
      </w:divBdr>
    </w:div>
    <w:div w:id="197158516">
      <w:bodyDiv w:val="1"/>
      <w:marLeft w:val="0"/>
      <w:marRight w:val="0"/>
      <w:marTop w:val="0"/>
      <w:marBottom w:val="0"/>
      <w:divBdr>
        <w:top w:val="none" w:sz="0" w:space="0" w:color="auto"/>
        <w:left w:val="none" w:sz="0" w:space="0" w:color="auto"/>
        <w:bottom w:val="none" w:sz="0" w:space="0" w:color="auto"/>
        <w:right w:val="none" w:sz="0" w:space="0" w:color="auto"/>
      </w:divBdr>
    </w:div>
    <w:div w:id="197469335">
      <w:bodyDiv w:val="1"/>
      <w:marLeft w:val="0"/>
      <w:marRight w:val="0"/>
      <w:marTop w:val="0"/>
      <w:marBottom w:val="0"/>
      <w:divBdr>
        <w:top w:val="none" w:sz="0" w:space="0" w:color="auto"/>
        <w:left w:val="none" w:sz="0" w:space="0" w:color="auto"/>
        <w:bottom w:val="none" w:sz="0" w:space="0" w:color="auto"/>
        <w:right w:val="none" w:sz="0" w:space="0" w:color="auto"/>
      </w:divBdr>
    </w:div>
    <w:div w:id="197473903">
      <w:bodyDiv w:val="1"/>
      <w:marLeft w:val="0"/>
      <w:marRight w:val="0"/>
      <w:marTop w:val="0"/>
      <w:marBottom w:val="0"/>
      <w:divBdr>
        <w:top w:val="none" w:sz="0" w:space="0" w:color="auto"/>
        <w:left w:val="none" w:sz="0" w:space="0" w:color="auto"/>
        <w:bottom w:val="none" w:sz="0" w:space="0" w:color="auto"/>
        <w:right w:val="none" w:sz="0" w:space="0" w:color="auto"/>
      </w:divBdr>
    </w:div>
    <w:div w:id="197475725">
      <w:bodyDiv w:val="1"/>
      <w:marLeft w:val="0"/>
      <w:marRight w:val="0"/>
      <w:marTop w:val="0"/>
      <w:marBottom w:val="0"/>
      <w:divBdr>
        <w:top w:val="none" w:sz="0" w:space="0" w:color="auto"/>
        <w:left w:val="none" w:sz="0" w:space="0" w:color="auto"/>
        <w:bottom w:val="none" w:sz="0" w:space="0" w:color="auto"/>
        <w:right w:val="none" w:sz="0" w:space="0" w:color="auto"/>
      </w:divBdr>
    </w:div>
    <w:div w:id="197669376">
      <w:bodyDiv w:val="1"/>
      <w:marLeft w:val="0"/>
      <w:marRight w:val="0"/>
      <w:marTop w:val="0"/>
      <w:marBottom w:val="0"/>
      <w:divBdr>
        <w:top w:val="none" w:sz="0" w:space="0" w:color="auto"/>
        <w:left w:val="none" w:sz="0" w:space="0" w:color="auto"/>
        <w:bottom w:val="none" w:sz="0" w:space="0" w:color="auto"/>
        <w:right w:val="none" w:sz="0" w:space="0" w:color="auto"/>
      </w:divBdr>
    </w:div>
    <w:div w:id="197741983">
      <w:bodyDiv w:val="1"/>
      <w:marLeft w:val="0"/>
      <w:marRight w:val="0"/>
      <w:marTop w:val="0"/>
      <w:marBottom w:val="0"/>
      <w:divBdr>
        <w:top w:val="none" w:sz="0" w:space="0" w:color="auto"/>
        <w:left w:val="none" w:sz="0" w:space="0" w:color="auto"/>
        <w:bottom w:val="none" w:sz="0" w:space="0" w:color="auto"/>
        <w:right w:val="none" w:sz="0" w:space="0" w:color="auto"/>
      </w:divBdr>
    </w:div>
    <w:div w:id="198052696">
      <w:bodyDiv w:val="1"/>
      <w:marLeft w:val="0"/>
      <w:marRight w:val="0"/>
      <w:marTop w:val="0"/>
      <w:marBottom w:val="0"/>
      <w:divBdr>
        <w:top w:val="none" w:sz="0" w:space="0" w:color="auto"/>
        <w:left w:val="none" w:sz="0" w:space="0" w:color="auto"/>
        <w:bottom w:val="none" w:sz="0" w:space="0" w:color="auto"/>
        <w:right w:val="none" w:sz="0" w:space="0" w:color="auto"/>
      </w:divBdr>
    </w:div>
    <w:div w:id="198124413">
      <w:bodyDiv w:val="1"/>
      <w:marLeft w:val="0"/>
      <w:marRight w:val="0"/>
      <w:marTop w:val="0"/>
      <w:marBottom w:val="0"/>
      <w:divBdr>
        <w:top w:val="none" w:sz="0" w:space="0" w:color="auto"/>
        <w:left w:val="none" w:sz="0" w:space="0" w:color="auto"/>
        <w:bottom w:val="none" w:sz="0" w:space="0" w:color="auto"/>
        <w:right w:val="none" w:sz="0" w:space="0" w:color="auto"/>
      </w:divBdr>
    </w:div>
    <w:div w:id="198203475">
      <w:bodyDiv w:val="1"/>
      <w:marLeft w:val="0"/>
      <w:marRight w:val="0"/>
      <w:marTop w:val="0"/>
      <w:marBottom w:val="0"/>
      <w:divBdr>
        <w:top w:val="none" w:sz="0" w:space="0" w:color="auto"/>
        <w:left w:val="none" w:sz="0" w:space="0" w:color="auto"/>
        <w:bottom w:val="none" w:sz="0" w:space="0" w:color="auto"/>
        <w:right w:val="none" w:sz="0" w:space="0" w:color="auto"/>
      </w:divBdr>
    </w:div>
    <w:div w:id="198520059">
      <w:bodyDiv w:val="1"/>
      <w:marLeft w:val="0"/>
      <w:marRight w:val="0"/>
      <w:marTop w:val="0"/>
      <w:marBottom w:val="0"/>
      <w:divBdr>
        <w:top w:val="none" w:sz="0" w:space="0" w:color="auto"/>
        <w:left w:val="none" w:sz="0" w:space="0" w:color="auto"/>
        <w:bottom w:val="none" w:sz="0" w:space="0" w:color="auto"/>
        <w:right w:val="none" w:sz="0" w:space="0" w:color="auto"/>
      </w:divBdr>
    </w:div>
    <w:div w:id="198661856">
      <w:bodyDiv w:val="1"/>
      <w:marLeft w:val="0"/>
      <w:marRight w:val="0"/>
      <w:marTop w:val="0"/>
      <w:marBottom w:val="0"/>
      <w:divBdr>
        <w:top w:val="none" w:sz="0" w:space="0" w:color="auto"/>
        <w:left w:val="none" w:sz="0" w:space="0" w:color="auto"/>
        <w:bottom w:val="none" w:sz="0" w:space="0" w:color="auto"/>
        <w:right w:val="none" w:sz="0" w:space="0" w:color="auto"/>
      </w:divBdr>
    </w:div>
    <w:div w:id="198663306">
      <w:bodyDiv w:val="1"/>
      <w:marLeft w:val="0"/>
      <w:marRight w:val="0"/>
      <w:marTop w:val="0"/>
      <w:marBottom w:val="0"/>
      <w:divBdr>
        <w:top w:val="none" w:sz="0" w:space="0" w:color="auto"/>
        <w:left w:val="none" w:sz="0" w:space="0" w:color="auto"/>
        <w:bottom w:val="none" w:sz="0" w:space="0" w:color="auto"/>
        <w:right w:val="none" w:sz="0" w:space="0" w:color="auto"/>
      </w:divBdr>
    </w:div>
    <w:div w:id="198666351">
      <w:bodyDiv w:val="1"/>
      <w:marLeft w:val="0"/>
      <w:marRight w:val="0"/>
      <w:marTop w:val="0"/>
      <w:marBottom w:val="0"/>
      <w:divBdr>
        <w:top w:val="none" w:sz="0" w:space="0" w:color="auto"/>
        <w:left w:val="none" w:sz="0" w:space="0" w:color="auto"/>
        <w:bottom w:val="none" w:sz="0" w:space="0" w:color="auto"/>
        <w:right w:val="none" w:sz="0" w:space="0" w:color="auto"/>
      </w:divBdr>
    </w:div>
    <w:div w:id="198705689">
      <w:bodyDiv w:val="1"/>
      <w:marLeft w:val="0"/>
      <w:marRight w:val="0"/>
      <w:marTop w:val="0"/>
      <w:marBottom w:val="0"/>
      <w:divBdr>
        <w:top w:val="none" w:sz="0" w:space="0" w:color="auto"/>
        <w:left w:val="none" w:sz="0" w:space="0" w:color="auto"/>
        <w:bottom w:val="none" w:sz="0" w:space="0" w:color="auto"/>
        <w:right w:val="none" w:sz="0" w:space="0" w:color="auto"/>
      </w:divBdr>
    </w:div>
    <w:div w:id="198785473">
      <w:bodyDiv w:val="1"/>
      <w:marLeft w:val="0"/>
      <w:marRight w:val="0"/>
      <w:marTop w:val="0"/>
      <w:marBottom w:val="0"/>
      <w:divBdr>
        <w:top w:val="none" w:sz="0" w:space="0" w:color="auto"/>
        <w:left w:val="none" w:sz="0" w:space="0" w:color="auto"/>
        <w:bottom w:val="none" w:sz="0" w:space="0" w:color="auto"/>
        <w:right w:val="none" w:sz="0" w:space="0" w:color="auto"/>
      </w:divBdr>
    </w:div>
    <w:div w:id="198788128">
      <w:bodyDiv w:val="1"/>
      <w:marLeft w:val="0"/>
      <w:marRight w:val="0"/>
      <w:marTop w:val="0"/>
      <w:marBottom w:val="0"/>
      <w:divBdr>
        <w:top w:val="none" w:sz="0" w:space="0" w:color="auto"/>
        <w:left w:val="none" w:sz="0" w:space="0" w:color="auto"/>
        <w:bottom w:val="none" w:sz="0" w:space="0" w:color="auto"/>
        <w:right w:val="none" w:sz="0" w:space="0" w:color="auto"/>
      </w:divBdr>
    </w:div>
    <w:div w:id="198972892">
      <w:bodyDiv w:val="1"/>
      <w:marLeft w:val="0"/>
      <w:marRight w:val="0"/>
      <w:marTop w:val="0"/>
      <w:marBottom w:val="0"/>
      <w:divBdr>
        <w:top w:val="none" w:sz="0" w:space="0" w:color="auto"/>
        <w:left w:val="none" w:sz="0" w:space="0" w:color="auto"/>
        <w:bottom w:val="none" w:sz="0" w:space="0" w:color="auto"/>
        <w:right w:val="none" w:sz="0" w:space="0" w:color="auto"/>
      </w:divBdr>
    </w:div>
    <w:div w:id="199056079">
      <w:bodyDiv w:val="1"/>
      <w:marLeft w:val="0"/>
      <w:marRight w:val="0"/>
      <w:marTop w:val="0"/>
      <w:marBottom w:val="0"/>
      <w:divBdr>
        <w:top w:val="none" w:sz="0" w:space="0" w:color="auto"/>
        <w:left w:val="none" w:sz="0" w:space="0" w:color="auto"/>
        <w:bottom w:val="none" w:sz="0" w:space="0" w:color="auto"/>
        <w:right w:val="none" w:sz="0" w:space="0" w:color="auto"/>
      </w:divBdr>
    </w:div>
    <w:div w:id="199245480">
      <w:bodyDiv w:val="1"/>
      <w:marLeft w:val="0"/>
      <w:marRight w:val="0"/>
      <w:marTop w:val="0"/>
      <w:marBottom w:val="0"/>
      <w:divBdr>
        <w:top w:val="none" w:sz="0" w:space="0" w:color="auto"/>
        <w:left w:val="none" w:sz="0" w:space="0" w:color="auto"/>
        <w:bottom w:val="none" w:sz="0" w:space="0" w:color="auto"/>
        <w:right w:val="none" w:sz="0" w:space="0" w:color="auto"/>
      </w:divBdr>
    </w:div>
    <w:div w:id="199249679">
      <w:bodyDiv w:val="1"/>
      <w:marLeft w:val="0"/>
      <w:marRight w:val="0"/>
      <w:marTop w:val="0"/>
      <w:marBottom w:val="0"/>
      <w:divBdr>
        <w:top w:val="none" w:sz="0" w:space="0" w:color="auto"/>
        <w:left w:val="none" w:sz="0" w:space="0" w:color="auto"/>
        <w:bottom w:val="none" w:sz="0" w:space="0" w:color="auto"/>
        <w:right w:val="none" w:sz="0" w:space="0" w:color="auto"/>
      </w:divBdr>
    </w:div>
    <w:div w:id="199321287">
      <w:bodyDiv w:val="1"/>
      <w:marLeft w:val="0"/>
      <w:marRight w:val="0"/>
      <w:marTop w:val="0"/>
      <w:marBottom w:val="0"/>
      <w:divBdr>
        <w:top w:val="none" w:sz="0" w:space="0" w:color="auto"/>
        <w:left w:val="none" w:sz="0" w:space="0" w:color="auto"/>
        <w:bottom w:val="none" w:sz="0" w:space="0" w:color="auto"/>
        <w:right w:val="none" w:sz="0" w:space="0" w:color="auto"/>
      </w:divBdr>
    </w:div>
    <w:div w:id="199326485">
      <w:bodyDiv w:val="1"/>
      <w:marLeft w:val="0"/>
      <w:marRight w:val="0"/>
      <w:marTop w:val="0"/>
      <w:marBottom w:val="0"/>
      <w:divBdr>
        <w:top w:val="none" w:sz="0" w:space="0" w:color="auto"/>
        <w:left w:val="none" w:sz="0" w:space="0" w:color="auto"/>
        <w:bottom w:val="none" w:sz="0" w:space="0" w:color="auto"/>
        <w:right w:val="none" w:sz="0" w:space="0" w:color="auto"/>
      </w:divBdr>
    </w:div>
    <w:div w:id="199514192">
      <w:bodyDiv w:val="1"/>
      <w:marLeft w:val="0"/>
      <w:marRight w:val="0"/>
      <w:marTop w:val="0"/>
      <w:marBottom w:val="0"/>
      <w:divBdr>
        <w:top w:val="none" w:sz="0" w:space="0" w:color="auto"/>
        <w:left w:val="none" w:sz="0" w:space="0" w:color="auto"/>
        <w:bottom w:val="none" w:sz="0" w:space="0" w:color="auto"/>
        <w:right w:val="none" w:sz="0" w:space="0" w:color="auto"/>
      </w:divBdr>
    </w:div>
    <w:div w:id="199637187">
      <w:bodyDiv w:val="1"/>
      <w:marLeft w:val="0"/>
      <w:marRight w:val="0"/>
      <w:marTop w:val="0"/>
      <w:marBottom w:val="0"/>
      <w:divBdr>
        <w:top w:val="none" w:sz="0" w:space="0" w:color="auto"/>
        <w:left w:val="none" w:sz="0" w:space="0" w:color="auto"/>
        <w:bottom w:val="none" w:sz="0" w:space="0" w:color="auto"/>
        <w:right w:val="none" w:sz="0" w:space="0" w:color="auto"/>
      </w:divBdr>
    </w:div>
    <w:div w:id="199981781">
      <w:bodyDiv w:val="1"/>
      <w:marLeft w:val="0"/>
      <w:marRight w:val="0"/>
      <w:marTop w:val="0"/>
      <w:marBottom w:val="0"/>
      <w:divBdr>
        <w:top w:val="none" w:sz="0" w:space="0" w:color="auto"/>
        <w:left w:val="none" w:sz="0" w:space="0" w:color="auto"/>
        <w:bottom w:val="none" w:sz="0" w:space="0" w:color="auto"/>
        <w:right w:val="none" w:sz="0" w:space="0" w:color="auto"/>
      </w:divBdr>
    </w:div>
    <w:div w:id="200169216">
      <w:bodyDiv w:val="1"/>
      <w:marLeft w:val="0"/>
      <w:marRight w:val="0"/>
      <w:marTop w:val="0"/>
      <w:marBottom w:val="0"/>
      <w:divBdr>
        <w:top w:val="none" w:sz="0" w:space="0" w:color="auto"/>
        <w:left w:val="none" w:sz="0" w:space="0" w:color="auto"/>
        <w:bottom w:val="none" w:sz="0" w:space="0" w:color="auto"/>
        <w:right w:val="none" w:sz="0" w:space="0" w:color="auto"/>
      </w:divBdr>
    </w:div>
    <w:div w:id="200244591">
      <w:bodyDiv w:val="1"/>
      <w:marLeft w:val="0"/>
      <w:marRight w:val="0"/>
      <w:marTop w:val="0"/>
      <w:marBottom w:val="0"/>
      <w:divBdr>
        <w:top w:val="none" w:sz="0" w:space="0" w:color="auto"/>
        <w:left w:val="none" w:sz="0" w:space="0" w:color="auto"/>
        <w:bottom w:val="none" w:sz="0" w:space="0" w:color="auto"/>
        <w:right w:val="none" w:sz="0" w:space="0" w:color="auto"/>
      </w:divBdr>
    </w:div>
    <w:div w:id="200365951">
      <w:bodyDiv w:val="1"/>
      <w:marLeft w:val="0"/>
      <w:marRight w:val="0"/>
      <w:marTop w:val="0"/>
      <w:marBottom w:val="0"/>
      <w:divBdr>
        <w:top w:val="none" w:sz="0" w:space="0" w:color="auto"/>
        <w:left w:val="none" w:sz="0" w:space="0" w:color="auto"/>
        <w:bottom w:val="none" w:sz="0" w:space="0" w:color="auto"/>
        <w:right w:val="none" w:sz="0" w:space="0" w:color="auto"/>
      </w:divBdr>
    </w:div>
    <w:div w:id="200631083">
      <w:bodyDiv w:val="1"/>
      <w:marLeft w:val="0"/>
      <w:marRight w:val="0"/>
      <w:marTop w:val="0"/>
      <w:marBottom w:val="0"/>
      <w:divBdr>
        <w:top w:val="none" w:sz="0" w:space="0" w:color="auto"/>
        <w:left w:val="none" w:sz="0" w:space="0" w:color="auto"/>
        <w:bottom w:val="none" w:sz="0" w:space="0" w:color="auto"/>
        <w:right w:val="none" w:sz="0" w:space="0" w:color="auto"/>
      </w:divBdr>
    </w:div>
    <w:div w:id="200751345">
      <w:bodyDiv w:val="1"/>
      <w:marLeft w:val="0"/>
      <w:marRight w:val="0"/>
      <w:marTop w:val="0"/>
      <w:marBottom w:val="0"/>
      <w:divBdr>
        <w:top w:val="none" w:sz="0" w:space="0" w:color="auto"/>
        <w:left w:val="none" w:sz="0" w:space="0" w:color="auto"/>
        <w:bottom w:val="none" w:sz="0" w:space="0" w:color="auto"/>
        <w:right w:val="none" w:sz="0" w:space="0" w:color="auto"/>
      </w:divBdr>
    </w:div>
    <w:div w:id="200751469">
      <w:bodyDiv w:val="1"/>
      <w:marLeft w:val="0"/>
      <w:marRight w:val="0"/>
      <w:marTop w:val="0"/>
      <w:marBottom w:val="0"/>
      <w:divBdr>
        <w:top w:val="none" w:sz="0" w:space="0" w:color="auto"/>
        <w:left w:val="none" w:sz="0" w:space="0" w:color="auto"/>
        <w:bottom w:val="none" w:sz="0" w:space="0" w:color="auto"/>
        <w:right w:val="none" w:sz="0" w:space="0" w:color="auto"/>
      </w:divBdr>
    </w:div>
    <w:div w:id="200827196">
      <w:bodyDiv w:val="1"/>
      <w:marLeft w:val="0"/>
      <w:marRight w:val="0"/>
      <w:marTop w:val="0"/>
      <w:marBottom w:val="0"/>
      <w:divBdr>
        <w:top w:val="none" w:sz="0" w:space="0" w:color="auto"/>
        <w:left w:val="none" w:sz="0" w:space="0" w:color="auto"/>
        <w:bottom w:val="none" w:sz="0" w:space="0" w:color="auto"/>
        <w:right w:val="none" w:sz="0" w:space="0" w:color="auto"/>
      </w:divBdr>
    </w:div>
    <w:div w:id="200868612">
      <w:bodyDiv w:val="1"/>
      <w:marLeft w:val="0"/>
      <w:marRight w:val="0"/>
      <w:marTop w:val="0"/>
      <w:marBottom w:val="0"/>
      <w:divBdr>
        <w:top w:val="none" w:sz="0" w:space="0" w:color="auto"/>
        <w:left w:val="none" w:sz="0" w:space="0" w:color="auto"/>
        <w:bottom w:val="none" w:sz="0" w:space="0" w:color="auto"/>
        <w:right w:val="none" w:sz="0" w:space="0" w:color="auto"/>
      </w:divBdr>
    </w:div>
    <w:div w:id="200899013">
      <w:bodyDiv w:val="1"/>
      <w:marLeft w:val="0"/>
      <w:marRight w:val="0"/>
      <w:marTop w:val="0"/>
      <w:marBottom w:val="0"/>
      <w:divBdr>
        <w:top w:val="none" w:sz="0" w:space="0" w:color="auto"/>
        <w:left w:val="none" w:sz="0" w:space="0" w:color="auto"/>
        <w:bottom w:val="none" w:sz="0" w:space="0" w:color="auto"/>
        <w:right w:val="none" w:sz="0" w:space="0" w:color="auto"/>
      </w:divBdr>
    </w:div>
    <w:div w:id="200943720">
      <w:bodyDiv w:val="1"/>
      <w:marLeft w:val="0"/>
      <w:marRight w:val="0"/>
      <w:marTop w:val="0"/>
      <w:marBottom w:val="0"/>
      <w:divBdr>
        <w:top w:val="none" w:sz="0" w:space="0" w:color="auto"/>
        <w:left w:val="none" w:sz="0" w:space="0" w:color="auto"/>
        <w:bottom w:val="none" w:sz="0" w:space="0" w:color="auto"/>
        <w:right w:val="none" w:sz="0" w:space="0" w:color="auto"/>
      </w:divBdr>
    </w:div>
    <w:div w:id="201094069">
      <w:bodyDiv w:val="1"/>
      <w:marLeft w:val="0"/>
      <w:marRight w:val="0"/>
      <w:marTop w:val="0"/>
      <w:marBottom w:val="0"/>
      <w:divBdr>
        <w:top w:val="none" w:sz="0" w:space="0" w:color="auto"/>
        <w:left w:val="none" w:sz="0" w:space="0" w:color="auto"/>
        <w:bottom w:val="none" w:sz="0" w:space="0" w:color="auto"/>
        <w:right w:val="none" w:sz="0" w:space="0" w:color="auto"/>
      </w:divBdr>
    </w:div>
    <w:div w:id="201136925">
      <w:bodyDiv w:val="1"/>
      <w:marLeft w:val="0"/>
      <w:marRight w:val="0"/>
      <w:marTop w:val="0"/>
      <w:marBottom w:val="0"/>
      <w:divBdr>
        <w:top w:val="none" w:sz="0" w:space="0" w:color="auto"/>
        <w:left w:val="none" w:sz="0" w:space="0" w:color="auto"/>
        <w:bottom w:val="none" w:sz="0" w:space="0" w:color="auto"/>
        <w:right w:val="none" w:sz="0" w:space="0" w:color="auto"/>
      </w:divBdr>
    </w:div>
    <w:div w:id="201207890">
      <w:bodyDiv w:val="1"/>
      <w:marLeft w:val="0"/>
      <w:marRight w:val="0"/>
      <w:marTop w:val="0"/>
      <w:marBottom w:val="0"/>
      <w:divBdr>
        <w:top w:val="none" w:sz="0" w:space="0" w:color="auto"/>
        <w:left w:val="none" w:sz="0" w:space="0" w:color="auto"/>
        <w:bottom w:val="none" w:sz="0" w:space="0" w:color="auto"/>
        <w:right w:val="none" w:sz="0" w:space="0" w:color="auto"/>
      </w:divBdr>
    </w:div>
    <w:div w:id="201408851">
      <w:bodyDiv w:val="1"/>
      <w:marLeft w:val="0"/>
      <w:marRight w:val="0"/>
      <w:marTop w:val="0"/>
      <w:marBottom w:val="0"/>
      <w:divBdr>
        <w:top w:val="none" w:sz="0" w:space="0" w:color="auto"/>
        <w:left w:val="none" w:sz="0" w:space="0" w:color="auto"/>
        <w:bottom w:val="none" w:sz="0" w:space="0" w:color="auto"/>
        <w:right w:val="none" w:sz="0" w:space="0" w:color="auto"/>
      </w:divBdr>
    </w:div>
    <w:div w:id="201408994">
      <w:bodyDiv w:val="1"/>
      <w:marLeft w:val="0"/>
      <w:marRight w:val="0"/>
      <w:marTop w:val="0"/>
      <w:marBottom w:val="0"/>
      <w:divBdr>
        <w:top w:val="none" w:sz="0" w:space="0" w:color="auto"/>
        <w:left w:val="none" w:sz="0" w:space="0" w:color="auto"/>
        <w:bottom w:val="none" w:sz="0" w:space="0" w:color="auto"/>
        <w:right w:val="none" w:sz="0" w:space="0" w:color="auto"/>
      </w:divBdr>
    </w:div>
    <w:div w:id="201475954">
      <w:bodyDiv w:val="1"/>
      <w:marLeft w:val="0"/>
      <w:marRight w:val="0"/>
      <w:marTop w:val="0"/>
      <w:marBottom w:val="0"/>
      <w:divBdr>
        <w:top w:val="none" w:sz="0" w:space="0" w:color="auto"/>
        <w:left w:val="none" w:sz="0" w:space="0" w:color="auto"/>
        <w:bottom w:val="none" w:sz="0" w:space="0" w:color="auto"/>
        <w:right w:val="none" w:sz="0" w:space="0" w:color="auto"/>
      </w:divBdr>
    </w:div>
    <w:div w:id="201479294">
      <w:bodyDiv w:val="1"/>
      <w:marLeft w:val="0"/>
      <w:marRight w:val="0"/>
      <w:marTop w:val="0"/>
      <w:marBottom w:val="0"/>
      <w:divBdr>
        <w:top w:val="none" w:sz="0" w:space="0" w:color="auto"/>
        <w:left w:val="none" w:sz="0" w:space="0" w:color="auto"/>
        <w:bottom w:val="none" w:sz="0" w:space="0" w:color="auto"/>
        <w:right w:val="none" w:sz="0" w:space="0" w:color="auto"/>
      </w:divBdr>
    </w:div>
    <w:div w:id="201523383">
      <w:bodyDiv w:val="1"/>
      <w:marLeft w:val="0"/>
      <w:marRight w:val="0"/>
      <w:marTop w:val="0"/>
      <w:marBottom w:val="0"/>
      <w:divBdr>
        <w:top w:val="none" w:sz="0" w:space="0" w:color="auto"/>
        <w:left w:val="none" w:sz="0" w:space="0" w:color="auto"/>
        <w:bottom w:val="none" w:sz="0" w:space="0" w:color="auto"/>
        <w:right w:val="none" w:sz="0" w:space="0" w:color="auto"/>
      </w:divBdr>
    </w:div>
    <w:div w:id="201554136">
      <w:bodyDiv w:val="1"/>
      <w:marLeft w:val="0"/>
      <w:marRight w:val="0"/>
      <w:marTop w:val="0"/>
      <w:marBottom w:val="0"/>
      <w:divBdr>
        <w:top w:val="none" w:sz="0" w:space="0" w:color="auto"/>
        <w:left w:val="none" w:sz="0" w:space="0" w:color="auto"/>
        <w:bottom w:val="none" w:sz="0" w:space="0" w:color="auto"/>
        <w:right w:val="none" w:sz="0" w:space="0" w:color="auto"/>
      </w:divBdr>
    </w:div>
    <w:div w:id="201603524">
      <w:bodyDiv w:val="1"/>
      <w:marLeft w:val="0"/>
      <w:marRight w:val="0"/>
      <w:marTop w:val="0"/>
      <w:marBottom w:val="0"/>
      <w:divBdr>
        <w:top w:val="none" w:sz="0" w:space="0" w:color="auto"/>
        <w:left w:val="none" w:sz="0" w:space="0" w:color="auto"/>
        <w:bottom w:val="none" w:sz="0" w:space="0" w:color="auto"/>
        <w:right w:val="none" w:sz="0" w:space="0" w:color="auto"/>
      </w:divBdr>
    </w:div>
    <w:div w:id="201871043">
      <w:bodyDiv w:val="1"/>
      <w:marLeft w:val="0"/>
      <w:marRight w:val="0"/>
      <w:marTop w:val="0"/>
      <w:marBottom w:val="0"/>
      <w:divBdr>
        <w:top w:val="none" w:sz="0" w:space="0" w:color="auto"/>
        <w:left w:val="none" w:sz="0" w:space="0" w:color="auto"/>
        <w:bottom w:val="none" w:sz="0" w:space="0" w:color="auto"/>
        <w:right w:val="none" w:sz="0" w:space="0" w:color="auto"/>
      </w:divBdr>
    </w:div>
    <w:div w:id="201989973">
      <w:bodyDiv w:val="1"/>
      <w:marLeft w:val="0"/>
      <w:marRight w:val="0"/>
      <w:marTop w:val="0"/>
      <w:marBottom w:val="0"/>
      <w:divBdr>
        <w:top w:val="none" w:sz="0" w:space="0" w:color="auto"/>
        <w:left w:val="none" w:sz="0" w:space="0" w:color="auto"/>
        <w:bottom w:val="none" w:sz="0" w:space="0" w:color="auto"/>
        <w:right w:val="none" w:sz="0" w:space="0" w:color="auto"/>
      </w:divBdr>
    </w:div>
    <w:div w:id="202257952">
      <w:bodyDiv w:val="1"/>
      <w:marLeft w:val="0"/>
      <w:marRight w:val="0"/>
      <w:marTop w:val="0"/>
      <w:marBottom w:val="0"/>
      <w:divBdr>
        <w:top w:val="none" w:sz="0" w:space="0" w:color="auto"/>
        <w:left w:val="none" w:sz="0" w:space="0" w:color="auto"/>
        <w:bottom w:val="none" w:sz="0" w:space="0" w:color="auto"/>
        <w:right w:val="none" w:sz="0" w:space="0" w:color="auto"/>
      </w:divBdr>
    </w:div>
    <w:div w:id="202402285">
      <w:bodyDiv w:val="1"/>
      <w:marLeft w:val="0"/>
      <w:marRight w:val="0"/>
      <w:marTop w:val="0"/>
      <w:marBottom w:val="0"/>
      <w:divBdr>
        <w:top w:val="none" w:sz="0" w:space="0" w:color="auto"/>
        <w:left w:val="none" w:sz="0" w:space="0" w:color="auto"/>
        <w:bottom w:val="none" w:sz="0" w:space="0" w:color="auto"/>
        <w:right w:val="none" w:sz="0" w:space="0" w:color="auto"/>
      </w:divBdr>
    </w:div>
    <w:div w:id="202407230">
      <w:bodyDiv w:val="1"/>
      <w:marLeft w:val="0"/>
      <w:marRight w:val="0"/>
      <w:marTop w:val="0"/>
      <w:marBottom w:val="0"/>
      <w:divBdr>
        <w:top w:val="none" w:sz="0" w:space="0" w:color="auto"/>
        <w:left w:val="none" w:sz="0" w:space="0" w:color="auto"/>
        <w:bottom w:val="none" w:sz="0" w:space="0" w:color="auto"/>
        <w:right w:val="none" w:sz="0" w:space="0" w:color="auto"/>
      </w:divBdr>
    </w:div>
    <w:div w:id="202448973">
      <w:bodyDiv w:val="1"/>
      <w:marLeft w:val="0"/>
      <w:marRight w:val="0"/>
      <w:marTop w:val="0"/>
      <w:marBottom w:val="0"/>
      <w:divBdr>
        <w:top w:val="none" w:sz="0" w:space="0" w:color="auto"/>
        <w:left w:val="none" w:sz="0" w:space="0" w:color="auto"/>
        <w:bottom w:val="none" w:sz="0" w:space="0" w:color="auto"/>
        <w:right w:val="none" w:sz="0" w:space="0" w:color="auto"/>
      </w:divBdr>
    </w:div>
    <w:div w:id="202525539">
      <w:bodyDiv w:val="1"/>
      <w:marLeft w:val="0"/>
      <w:marRight w:val="0"/>
      <w:marTop w:val="0"/>
      <w:marBottom w:val="0"/>
      <w:divBdr>
        <w:top w:val="none" w:sz="0" w:space="0" w:color="auto"/>
        <w:left w:val="none" w:sz="0" w:space="0" w:color="auto"/>
        <w:bottom w:val="none" w:sz="0" w:space="0" w:color="auto"/>
        <w:right w:val="none" w:sz="0" w:space="0" w:color="auto"/>
      </w:divBdr>
    </w:div>
    <w:div w:id="202642842">
      <w:bodyDiv w:val="1"/>
      <w:marLeft w:val="0"/>
      <w:marRight w:val="0"/>
      <w:marTop w:val="0"/>
      <w:marBottom w:val="0"/>
      <w:divBdr>
        <w:top w:val="none" w:sz="0" w:space="0" w:color="auto"/>
        <w:left w:val="none" w:sz="0" w:space="0" w:color="auto"/>
        <w:bottom w:val="none" w:sz="0" w:space="0" w:color="auto"/>
        <w:right w:val="none" w:sz="0" w:space="0" w:color="auto"/>
      </w:divBdr>
    </w:div>
    <w:div w:id="202863407">
      <w:bodyDiv w:val="1"/>
      <w:marLeft w:val="0"/>
      <w:marRight w:val="0"/>
      <w:marTop w:val="0"/>
      <w:marBottom w:val="0"/>
      <w:divBdr>
        <w:top w:val="none" w:sz="0" w:space="0" w:color="auto"/>
        <w:left w:val="none" w:sz="0" w:space="0" w:color="auto"/>
        <w:bottom w:val="none" w:sz="0" w:space="0" w:color="auto"/>
        <w:right w:val="none" w:sz="0" w:space="0" w:color="auto"/>
      </w:divBdr>
    </w:div>
    <w:div w:id="202864759">
      <w:bodyDiv w:val="1"/>
      <w:marLeft w:val="0"/>
      <w:marRight w:val="0"/>
      <w:marTop w:val="0"/>
      <w:marBottom w:val="0"/>
      <w:divBdr>
        <w:top w:val="none" w:sz="0" w:space="0" w:color="auto"/>
        <w:left w:val="none" w:sz="0" w:space="0" w:color="auto"/>
        <w:bottom w:val="none" w:sz="0" w:space="0" w:color="auto"/>
        <w:right w:val="none" w:sz="0" w:space="0" w:color="auto"/>
      </w:divBdr>
    </w:div>
    <w:div w:id="202906758">
      <w:bodyDiv w:val="1"/>
      <w:marLeft w:val="0"/>
      <w:marRight w:val="0"/>
      <w:marTop w:val="0"/>
      <w:marBottom w:val="0"/>
      <w:divBdr>
        <w:top w:val="none" w:sz="0" w:space="0" w:color="auto"/>
        <w:left w:val="none" w:sz="0" w:space="0" w:color="auto"/>
        <w:bottom w:val="none" w:sz="0" w:space="0" w:color="auto"/>
        <w:right w:val="none" w:sz="0" w:space="0" w:color="auto"/>
      </w:divBdr>
    </w:div>
    <w:div w:id="202982126">
      <w:bodyDiv w:val="1"/>
      <w:marLeft w:val="0"/>
      <w:marRight w:val="0"/>
      <w:marTop w:val="0"/>
      <w:marBottom w:val="0"/>
      <w:divBdr>
        <w:top w:val="none" w:sz="0" w:space="0" w:color="auto"/>
        <w:left w:val="none" w:sz="0" w:space="0" w:color="auto"/>
        <w:bottom w:val="none" w:sz="0" w:space="0" w:color="auto"/>
        <w:right w:val="none" w:sz="0" w:space="0" w:color="auto"/>
      </w:divBdr>
    </w:div>
    <w:div w:id="203250906">
      <w:bodyDiv w:val="1"/>
      <w:marLeft w:val="0"/>
      <w:marRight w:val="0"/>
      <w:marTop w:val="0"/>
      <w:marBottom w:val="0"/>
      <w:divBdr>
        <w:top w:val="none" w:sz="0" w:space="0" w:color="auto"/>
        <w:left w:val="none" w:sz="0" w:space="0" w:color="auto"/>
        <w:bottom w:val="none" w:sz="0" w:space="0" w:color="auto"/>
        <w:right w:val="none" w:sz="0" w:space="0" w:color="auto"/>
      </w:divBdr>
    </w:div>
    <w:div w:id="203257033">
      <w:bodyDiv w:val="1"/>
      <w:marLeft w:val="0"/>
      <w:marRight w:val="0"/>
      <w:marTop w:val="0"/>
      <w:marBottom w:val="0"/>
      <w:divBdr>
        <w:top w:val="none" w:sz="0" w:space="0" w:color="auto"/>
        <w:left w:val="none" w:sz="0" w:space="0" w:color="auto"/>
        <w:bottom w:val="none" w:sz="0" w:space="0" w:color="auto"/>
        <w:right w:val="none" w:sz="0" w:space="0" w:color="auto"/>
      </w:divBdr>
    </w:div>
    <w:div w:id="203368651">
      <w:bodyDiv w:val="1"/>
      <w:marLeft w:val="0"/>
      <w:marRight w:val="0"/>
      <w:marTop w:val="0"/>
      <w:marBottom w:val="0"/>
      <w:divBdr>
        <w:top w:val="none" w:sz="0" w:space="0" w:color="auto"/>
        <w:left w:val="none" w:sz="0" w:space="0" w:color="auto"/>
        <w:bottom w:val="none" w:sz="0" w:space="0" w:color="auto"/>
        <w:right w:val="none" w:sz="0" w:space="0" w:color="auto"/>
      </w:divBdr>
    </w:div>
    <w:div w:id="203447168">
      <w:bodyDiv w:val="1"/>
      <w:marLeft w:val="0"/>
      <w:marRight w:val="0"/>
      <w:marTop w:val="0"/>
      <w:marBottom w:val="0"/>
      <w:divBdr>
        <w:top w:val="none" w:sz="0" w:space="0" w:color="auto"/>
        <w:left w:val="none" w:sz="0" w:space="0" w:color="auto"/>
        <w:bottom w:val="none" w:sz="0" w:space="0" w:color="auto"/>
        <w:right w:val="none" w:sz="0" w:space="0" w:color="auto"/>
      </w:divBdr>
    </w:div>
    <w:div w:id="203449872">
      <w:bodyDiv w:val="1"/>
      <w:marLeft w:val="0"/>
      <w:marRight w:val="0"/>
      <w:marTop w:val="0"/>
      <w:marBottom w:val="0"/>
      <w:divBdr>
        <w:top w:val="none" w:sz="0" w:space="0" w:color="auto"/>
        <w:left w:val="none" w:sz="0" w:space="0" w:color="auto"/>
        <w:bottom w:val="none" w:sz="0" w:space="0" w:color="auto"/>
        <w:right w:val="none" w:sz="0" w:space="0" w:color="auto"/>
      </w:divBdr>
    </w:div>
    <w:div w:id="203560729">
      <w:bodyDiv w:val="1"/>
      <w:marLeft w:val="0"/>
      <w:marRight w:val="0"/>
      <w:marTop w:val="0"/>
      <w:marBottom w:val="0"/>
      <w:divBdr>
        <w:top w:val="none" w:sz="0" w:space="0" w:color="auto"/>
        <w:left w:val="none" w:sz="0" w:space="0" w:color="auto"/>
        <w:bottom w:val="none" w:sz="0" w:space="0" w:color="auto"/>
        <w:right w:val="none" w:sz="0" w:space="0" w:color="auto"/>
      </w:divBdr>
    </w:div>
    <w:div w:id="203563755">
      <w:bodyDiv w:val="1"/>
      <w:marLeft w:val="0"/>
      <w:marRight w:val="0"/>
      <w:marTop w:val="0"/>
      <w:marBottom w:val="0"/>
      <w:divBdr>
        <w:top w:val="none" w:sz="0" w:space="0" w:color="auto"/>
        <w:left w:val="none" w:sz="0" w:space="0" w:color="auto"/>
        <w:bottom w:val="none" w:sz="0" w:space="0" w:color="auto"/>
        <w:right w:val="none" w:sz="0" w:space="0" w:color="auto"/>
      </w:divBdr>
    </w:div>
    <w:div w:id="203638535">
      <w:bodyDiv w:val="1"/>
      <w:marLeft w:val="0"/>
      <w:marRight w:val="0"/>
      <w:marTop w:val="0"/>
      <w:marBottom w:val="0"/>
      <w:divBdr>
        <w:top w:val="none" w:sz="0" w:space="0" w:color="auto"/>
        <w:left w:val="none" w:sz="0" w:space="0" w:color="auto"/>
        <w:bottom w:val="none" w:sz="0" w:space="0" w:color="auto"/>
        <w:right w:val="none" w:sz="0" w:space="0" w:color="auto"/>
      </w:divBdr>
    </w:div>
    <w:div w:id="203687119">
      <w:bodyDiv w:val="1"/>
      <w:marLeft w:val="0"/>
      <w:marRight w:val="0"/>
      <w:marTop w:val="0"/>
      <w:marBottom w:val="0"/>
      <w:divBdr>
        <w:top w:val="none" w:sz="0" w:space="0" w:color="auto"/>
        <w:left w:val="none" w:sz="0" w:space="0" w:color="auto"/>
        <w:bottom w:val="none" w:sz="0" w:space="0" w:color="auto"/>
        <w:right w:val="none" w:sz="0" w:space="0" w:color="auto"/>
      </w:divBdr>
    </w:div>
    <w:div w:id="203757086">
      <w:bodyDiv w:val="1"/>
      <w:marLeft w:val="0"/>
      <w:marRight w:val="0"/>
      <w:marTop w:val="0"/>
      <w:marBottom w:val="0"/>
      <w:divBdr>
        <w:top w:val="none" w:sz="0" w:space="0" w:color="auto"/>
        <w:left w:val="none" w:sz="0" w:space="0" w:color="auto"/>
        <w:bottom w:val="none" w:sz="0" w:space="0" w:color="auto"/>
        <w:right w:val="none" w:sz="0" w:space="0" w:color="auto"/>
      </w:divBdr>
    </w:div>
    <w:div w:id="203980169">
      <w:bodyDiv w:val="1"/>
      <w:marLeft w:val="0"/>
      <w:marRight w:val="0"/>
      <w:marTop w:val="0"/>
      <w:marBottom w:val="0"/>
      <w:divBdr>
        <w:top w:val="none" w:sz="0" w:space="0" w:color="auto"/>
        <w:left w:val="none" w:sz="0" w:space="0" w:color="auto"/>
        <w:bottom w:val="none" w:sz="0" w:space="0" w:color="auto"/>
        <w:right w:val="none" w:sz="0" w:space="0" w:color="auto"/>
      </w:divBdr>
    </w:div>
    <w:div w:id="204027643">
      <w:bodyDiv w:val="1"/>
      <w:marLeft w:val="0"/>
      <w:marRight w:val="0"/>
      <w:marTop w:val="0"/>
      <w:marBottom w:val="0"/>
      <w:divBdr>
        <w:top w:val="none" w:sz="0" w:space="0" w:color="auto"/>
        <w:left w:val="none" w:sz="0" w:space="0" w:color="auto"/>
        <w:bottom w:val="none" w:sz="0" w:space="0" w:color="auto"/>
        <w:right w:val="none" w:sz="0" w:space="0" w:color="auto"/>
      </w:divBdr>
    </w:div>
    <w:div w:id="204101977">
      <w:bodyDiv w:val="1"/>
      <w:marLeft w:val="0"/>
      <w:marRight w:val="0"/>
      <w:marTop w:val="0"/>
      <w:marBottom w:val="0"/>
      <w:divBdr>
        <w:top w:val="none" w:sz="0" w:space="0" w:color="auto"/>
        <w:left w:val="none" w:sz="0" w:space="0" w:color="auto"/>
        <w:bottom w:val="none" w:sz="0" w:space="0" w:color="auto"/>
        <w:right w:val="none" w:sz="0" w:space="0" w:color="auto"/>
      </w:divBdr>
    </w:div>
    <w:div w:id="204177225">
      <w:bodyDiv w:val="1"/>
      <w:marLeft w:val="0"/>
      <w:marRight w:val="0"/>
      <w:marTop w:val="0"/>
      <w:marBottom w:val="0"/>
      <w:divBdr>
        <w:top w:val="none" w:sz="0" w:space="0" w:color="auto"/>
        <w:left w:val="none" w:sz="0" w:space="0" w:color="auto"/>
        <w:bottom w:val="none" w:sz="0" w:space="0" w:color="auto"/>
        <w:right w:val="none" w:sz="0" w:space="0" w:color="auto"/>
      </w:divBdr>
    </w:div>
    <w:div w:id="204372304">
      <w:bodyDiv w:val="1"/>
      <w:marLeft w:val="0"/>
      <w:marRight w:val="0"/>
      <w:marTop w:val="0"/>
      <w:marBottom w:val="0"/>
      <w:divBdr>
        <w:top w:val="none" w:sz="0" w:space="0" w:color="auto"/>
        <w:left w:val="none" w:sz="0" w:space="0" w:color="auto"/>
        <w:bottom w:val="none" w:sz="0" w:space="0" w:color="auto"/>
        <w:right w:val="none" w:sz="0" w:space="0" w:color="auto"/>
      </w:divBdr>
    </w:div>
    <w:div w:id="204871360">
      <w:bodyDiv w:val="1"/>
      <w:marLeft w:val="0"/>
      <w:marRight w:val="0"/>
      <w:marTop w:val="0"/>
      <w:marBottom w:val="0"/>
      <w:divBdr>
        <w:top w:val="none" w:sz="0" w:space="0" w:color="auto"/>
        <w:left w:val="none" w:sz="0" w:space="0" w:color="auto"/>
        <w:bottom w:val="none" w:sz="0" w:space="0" w:color="auto"/>
        <w:right w:val="none" w:sz="0" w:space="0" w:color="auto"/>
      </w:divBdr>
    </w:div>
    <w:div w:id="204953918">
      <w:bodyDiv w:val="1"/>
      <w:marLeft w:val="0"/>
      <w:marRight w:val="0"/>
      <w:marTop w:val="0"/>
      <w:marBottom w:val="0"/>
      <w:divBdr>
        <w:top w:val="none" w:sz="0" w:space="0" w:color="auto"/>
        <w:left w:val="none" w:sz="0" w:space="0" w:color="auto"/>
        <w:bottom w:val="none" w:sz="0" w:space="0" w:color="auto"/>
        <w:right w:val="none" w:sz="0" w:space="0" w:color="auto"/>
      </w:divBdr>
    </w:div>
    <w:div w:id="205068743">
      <w:bodyDiv w:val="1"/>
      <w:marLeft w:val="0"/>
      <w:marRight w:val="0"/>
      <w:marTop w:val="0"/>
      <w:marBottom w:val="0"/>
      <w:divBdr>
        <w:top w:val="none" w:sz="0" w:space="0" w:color="auto"/>
        <w:left w:val="none" w:sz="0" w:space="0" w:color="auto"/>
        <w:bottom w:val="none" w:sz="0" w:space="0" w:color="auto"/>
        <w:right w:val="none" w:sz="0" w:space="0" w:color="auto"/>
      </w:divBdr>
    </w:div>
    <w:div w:id="205141856">
      <w:bodyDiv w:val="1"/>
      <w:marLeft w:val="0"/>
      <w:marRight w:val="0"/>
      <w:marTop w:val="0"/>
      <w:marBottom w:val="0"/>
      <w:divBdr>
        <w:top w:val="none" w:sz="0" w:space="0" w:color="auto"/>
        <w:left w:val="none" w:sz="0" w:space="0" w:color="auto"/>
        <w:bottom w:val="none" w:sz="0" w:space="0" w:color="auto"/>
        <w:right w:val="none" w:sz="0" w:space="0" w:color="auto"/>
      </w:divBdr>
    </w:div>
    <w:div w:id="205726992">
      <w:bodyDiv w:val="1"/>
      <w:marLeft w:val="0"/>
      <w:marRight w:val="0"/>
      <w:marTop w:val="0"/>
      <w:marBottom w:val="0"/>
      <w:divBdr>
        <w:top w:val="none" w:sz="0" w:space="0" w:color="auto"/>
        <w:left w:val="none" w:sz="0" w:space="0" w:color="auto"/>
        <w:bottom w:val="none" w:sz="0" w:space="0" w:color="auto"/>
        <w:right w:val="none" w:sz="0" w:space="0" w:color="auto"/>
      </w:divBdr>
    </w:div>
    <w:div w:id="205987535">
      <w:bodyDiv w:val="1"/>
      <w:marLeft w:val="0"/>
      <w:marRight w:val="0"/>
      <w:marTop w:val="0"/>
      <w:marBottom w:val="0"/>
      <w:divBdr>
        <w:top w:val="none" w:sz="0" w:space="0" w:color="auto"/>
        <w:left w:val="none" w:sz="0" w:space="0" w:color="auto"/>
        <w:bottom w:val="none" w:sz="0" w:space="0" w:color="auto"/>
        <w:right w:val="none" w:sz="0" w:space="0" w:color="auto"/>
      </w:divBdr>
    </w:div>
    <w:div w:id="205996806">
      <w:bodyDiv w:val="1"/>
      <w:marLeft w:val="0"/>
      <w:marRight w:val="0"/>
      <w:marTop w:val="0"/>
      <w:marBottom w:val="0"/>
      <w:divBdr>
        <w:top w:val="none" w:sz="0" w:space="0" w:color="auto"/>
        <w:left w:val="none" w:sz="0" w:space="0" w:color="auto"/>
        <w:bottom w:val="none" w:sz="0" w:space="0" w:color="auto"/>
        <w:right w:val="none" w:sz="0" w:space="0" w:color="auto"/>
      </w:divBdr>
    </w:div>
    <w:div w:id="206062939">
      <w:bodyDiv w:val="1"/>
      <w:marLeft w:val="0"/>
      <w:marRight w:val="0"/>
      <w:marTop w:val="0"/>
      <w:marBottom w:val="0"/>
      <w:divBdr>
        <w:top w:val="none" w:sz="0" w:space="0" w:color="auto"/>
        <w:left w:val="none" w:sz="0" w:space="0" w:color="auto"/>
        <w:bottom w:val="none" w:sz="0" w:space="0" w:color="auto"/>
        <w:right w:val="none" w:sz="0" w:space="0" w:color="auto"/>
      </w:divBdr>
    </w:div>
    <w:div w:id="206645571">
      <w:bodyDiv w:val="1"/>
      <w:marLeft w:val="0"/>
      <w:marRight w:val="0"/>
      <w:marTop w:val="0"/>
      <w:marBottom w:val="0"/>
      <w:divBdr>
        <w:top w:val="none" w:sz="0" w:space="0" w:color="auto"/>
        <w:left w:val="none" w:sz="0" w:space="0" w:color="auto"/>
        <w:bottom w:val="none" w:sz="0" w:space="0" w:color="auto"/>
        <w:right w:val="none" w:sz="0" w:space="0" w:color="auto"/>
      </w:divBdr>
    </w:div>
    <w:div w:id="206647512">
      <w:bodyDiv w:val="1"/>
      <w:marLeft w:val="0"/>
      <w:marRight w:val="0"/>
      <w:marTop w:val="0"/>
      <w:marBottom w:val="0"/>
      <w:divBdr>
        <w:top w:val="none" w:sz="0" w:space="0" w:color="auto"/>
        <w:left w:val="none" w:sz="0" w:space="0" w:color="auto"/>
        <w:bottom w:val="none" w:sz="0" w:space="0" w:color="auto"/>
        <w:right w:val="none" w:sz="0" w:space="0" w:color="auto"/>
      </w:divBdr>
    </w:div>
    <w:div w:id="206648690">
      <w:bodyDiv w:val="1"/>
      <w:marLeft w:val="0"/>
      <w:marRight w:val="0"/>
      <w:marTop w:val="0"/>
      <w:marBottom w:val="0"/>
      <w:divBdr>
        <w:top w:val="none" w:sz="0" w:space="0" w:color="auto"/>
        <w:left w:val="none" w:sz="0" w:space="0" w:color="auto"/>
        <w:bottom w:val="none" w:sz="0" w:space="0" w:color="auto"/>
        <w:right w:val="none" w:sz="0" w:space="0" w:color="auto"/>
      </w:divBdr>
    </w:div>
    <w:div w:id="206652527">
      <w:bodyDiv w:val="1"/>
      <w:marLeft w:val="0"/>
      <w:marRight w:val="0"/>
      <w:marTop w:val="0"/>
      <w:marBottom w:val="0"/>
      <w:divBdr>
        <w:top w:val="none" w:sz="0" w:space="0" w:color="auto"/>
        <w:left w:val="none" w:sz="0" w:space="0" w:color="auto"/>
        <w:bottom w:val="none" w:sz="0" w:space="0" w:color="auto"/>
        <w:right w:val="none" w:sz="0" w:space="0" w:color="auto"/>
      </w:divBdr>
    </w:div>
    <w:div w:id="206767991">
      <w:bodyDiv w:val="1"/>
      <w:marLeft w:val="0"/>
      <w:marRight w:val="0"/>
      <w:marTop w:val="0"/>
      <w:marBottom w:val="0"/>
      <w:divBdr>
        <w:top w:val="none" w:sz="0" w:space="0" w:color="auto"/>
        <w:left w:val="none" w:sz="0" w:space="0" w:color="auto"/>
        <w:bottom w:val="none" w:sz="0" w:space="0" w:color="auto"/>
        <w:right w:val="none" w:sz="0" w:space="0" w:color="auto"/>
      </w:divBdr>
    </w:div>
    <w:div w:id="206839752">
      <w:bodyDiv w:val="1"/>
      <w:marLeft w:val="0"/>
      <w:marRight w:val="0"/>
      <w:marTop w:val="0"/>
      <w:marBottom w:val="0"/>
      <w:divBdr>
        <w:top w:val="none" w:sz="0" w:space="0" w:color="auto"/>
        <w:left w:val="none" w:sz="0" w:space="0" w:color="auto"/>
        <w:bottom w:val="none" w:sz="0" w:space="0" w:color="auto"/>
        <w:right w:val="none" w:sz="0" w:space="0" w:color="auto"/>
      </w:divBdr>
    </w:div>
    <w:div w:id="206917709">
      <w:bodyDiv w:val="1"/>
      <w:marLeft w:val="0"/>
      <w:marRight w:val="0"/>
      <w:marTop w:val="0"/>
      <w:marBottom w:val="0"/>
      <w:divBdr>
        <w:top w:val="none" w:sz="0" w:space="0" w:color="auto"/>
        <w:left w:val="none" w:sz="0" w:space="0" w:color="auto"/>
        <w:bottom w:val="none" w:sz="0" w:space="0" w:color="auto"/>
        <w:right w:val="none" w:sz="0" w:space="0" w:color="auto"/>
      </w:divBdr>
    </w:div>
    <w:div w:id="206919373">
      <w:bodyDiv w:val="1"/>
      <w:marLeft w:val="0"/>
      <w:marRight w:val="0"/>
      <w:marTop w:val="0"/>
      <w:marBottom w:val="0"/>
      <w:divBdr>
        <w:top w:val="none" w:sz="0" w:space="0" w:color="auto"/>
        <w:left w:val="none" w:sz="0" w:space="0" w:color="auto"/>
        <w:bottom w:val="none" w:sz="0" w:space="0" w:color="auto"/>
        <w:right w:val="none" w:sz="0" w:space="0" w:color="auto"/>
      </w:divBdr>
    </w:div>
    <w:div w:id="206920573">
      <w:bodyDiv w:val="1"/>
      <w:marLeft w:val="0"/>
      <w:marRight w:val="0"/>
      <w:marTop w:val="0"/>
      <w:marBottom w:val="0"/>
      <w:divBdr>
        <w:top w:val="none" w:sz="0" w:space="0" w:color="auto"/>
        <w:left w:val="none" w:sz="0" w:space="0" w:color="auto"/>
        <w:bottom w:val="none" w:sz="0" w:space="0" w:color="auto"/>
        <w:right w:val="none" w:sz="0" w:space="0" w:color="auto"/>
      </w:divBdr>
    </w:div>
    <w:div w:id="207035320">
      <w:bodyDiv w:val="1"/>
      <w:marLeft w:val="0"/>
      <w:marRight w:val="0"/>
      <w:marTop w:val="0"/>
      <w:marBottom w:val="0"/>
      <w:divBdr>
        <w:top w:val="none" w:sz="0" w:space="0" w:color="auto"/>
        <w:left w:val="none" w:sz="0" w:space="0" w:color="auto"/>
        <w:bottom w:val="none" w:sz="0" w:space="0" w:color="auto"/>
        <w:right w:val="none" w:sz="0" w:space="0" w:color="auto"/>
      </w:divBdr>
    </w:div>
    <w:div w:id="207180526">
      <w:bodyDiv w:val="1"/>
      <w:marLeft w:val="0"/>
      <w:marRight w:val="0"/>
      <w:marTop w:val="0"/>
      <w:marBottom w:val="0"/>
      <w:divBdr>
        <w:top w:val="none" w:sz="0" w:space="0" w:color="auto"/>
        <w:left w:val="none" w:sz="0" w:space="0" w:color="auto"/>
        <w:bottom w:val="none" w:sz="0" w:space="0" w:color="auto"/>
        <w:right w:val="none" w:sz="0" w:space="0" w:color="auto"/>
      </w:divBdr>
    </w:div>
    <w:div w:id="207180646">
      <w:bodyDiv w:val="1"/>
      <w:marLeft w:val="0"/>
      <w:marRight w:val="0"/>
      <w:marTop w:val="0"/>
      <w:marBottom w:val="0"/>
      <w:divBdr>
        <w:top w:val="none" w:sz="0" w:space="0" w:color="auto"/>
        <w:left w:val="none" w:sz="0" w:space="0" w:color="auto"/>
        <w:bottom w:val="none" w:sz="0" w:space="0" w:color="auto"/>
        <w:right w:val="none" w:sz="0" w:space="0" w:color="auto"/>
      </w:divBdr>
    </w:div>
    <w:div w:id="207769548">
      <w:bodyDiv w:val="1"/>
      <w:marLeft w:val="0"/>
      <w:marRight w:val="0"/>
      <w:marTop w:val="0"/>
      <w:marBottom w:val="0"/>
      <w:divBdr>
        <w:top w:val="none" w:sz="0" w:space="0" w:color="auto"/>
        <w:left w:val="none" w:sz="0" w:space="0" w:color="auto"/>
        <w:bottom w:val="none" w:sz="0" w:space="0" w:color="auto"/>
        <w:right w:val="none" w:sz="0" w:space="0" w:color="auto"/>
      </w:divBdr>
    </w:div>
    <w:div w:id="207957850">
      <w:bodyDiv w:val="1"/>
      <w:marLeft w:val="0"/>
      <w:marRight w:val="0"/>
      <w:marTop w:val="0"/>
      <w:marBottom w:val="0"/>
      <w:divBdr>
        <w:top w:val="none" w:sz="0" w:space="0" w:color="auto"/>
        <w:left w:val="none" w:sz="0" w:space="0" w:color="auto"/>
        <w:bottom w:val="none" w:sz="0" w:space="0" w:color="auto"/>
        <w:right w:val="none" w:sz="0" w:space="0" w:color="auto"/>
      </w:divBdr>
    </w:div>
    <w:div w:id="208347974">
      <w:bodyDiv w:val="1"/>
      <w:marLeft w:val="0"/>
      <w:marRight w:val="0"/>
      <w:marTop w:val="0"/>
      <w:marBottom w:val="0"/>
      <w:divBdr>
        <w:top w:val="none" w:sz="0" w:space="0" w:color="auto"/>
        <w:left w:val="none" w:sz="0" w:space="0" w:color="auto"/>
        <w:bottom w:val="none" w:sz="0" w:space="0" w:color="auto"/>
        <w:right w:val="none" w:sz="0" w:space="0" w:color="auto"/>
      </w:divBdr>
    </w:div>
    <w:div w:id="208493157">
      <w:bodyDiv w:val="1"/>
      <w:marLeft w:val="0"/>
      <w:marRight w:val="0"/>
      <w:marTop w:val="0"/>
      <w:marBottom w:val="0"/>
      <w:divBdr>
        <w:top w:val="none" w:sz="0" w:space="0" w:color="auto"/>
        <w:left w:val="none" w:sz="0" w:space="0" w:color="auto"/>
        <w:bottom w:val="none" w:sz="0" w:space="0" w:color="auto"/>
        <w:right w:val="none" w:sz="0" w:space="0" w:color="auto"/>
      </w:divBdr>
    </w:div>
    <w:div w:id="208687135">
      <w:bodyDiv w:val="1"/>
      <w:marLeft w:val="0"/>
      <w:marRight w:val="0"/>
      <w:marTop w:val="0"/>
      <w:marBottom w:val="0"/>
      <w:divBdr>
        <w:top w:val="none" w:sz="0" w:space="0" w:color="auto"/>
        <w:left w:val="none" w:sz="0" w:space="0" w:color="auto"/>
        <w:bottom w:val="none" w:sz="0" w:space="0" w:color="auto"/>
        <w:right w:val="none" w:sz="0" w:space="0" w:color="auto"/>
      </w:divBdr>
    </w:div>
    <w:div w:id="208764580">
      <w:bodyDiv w:val="1"/>
      <w:marLeft w:val="0"/>
      <w:marRight w:val="0"/>
      <w:marTop w:val="0"/>
      <w:marBottom w:val="0"/>
      <w:divBdr>
        <w:top w:val="none" w:sz="0" w:space="0" w:color="auto"/>
        <w:left w:val="none" w:sz="0" w:space="0" w:color="auto"/>
        <w:bottom w:val="none" w:sz="0" w:space="0" w:color="auto"/>
        <w:right w:val="none" w:sz="0" w:space="0" w:color="auto"/>
      </w:divBdr>
    </w:div>
    <w:div w:id="209149908">
      <w:bodyDiv w:val="1"/>
      <w:marLeft w:val="0"/>
      <w:marRight w:val="0"/>
      <w:marTop w:val="0"/>
      <w:marBottom w:val="0"/>
      <w:divBdr>
        <w:top w:val="none" w:sz="0" w:space="0" w:color="auto"/>
        <w:left w:val="none" w:sz="0" w:space="0" w:color="auto"/>
        <w:bottom w:val="none" w:sz="0" w:space="0" w:color="auto"/>
        <w:right w:val="none" w:sz="0" w:space="0" w:color="auto"/>
      </w:divBdr>
    </w:div>
    <w:div w:id="209343283">
      <w:bodyDiv w:val="1"/>
      <w:marLeft w:val="0"/>
      <w:marRight w:val="0"/>
      <w:marTop w:val="0"/>
      <w:marBottom w:val="0"/>
      <w:divBdr>
        <w:top w:val="none" w:sz="0" w:space="0" w:color="auto"/>
        <w:left w:val="none" w:sz="0" w:space="0" w:color="auto"/>
        <w:bottom w:val="none" w:sz="0" w:space="0" w:color="auto"/>
        <w:right w:val="none" w:sz="0" w:space="0" w:color="auto"/>
      </w:divBdr>
    </w:div>
    <w:div w:id="209390658">
      <w:bodyDiv w:val="1"/>
      <w:marLeft w:val="0"/>
      <w:marRight w:val="0"/>
      <w:marTop w:val="0"/>
      <w:marBottom w:val="0"/>
      <w:divBdr>
        <w:top w:val="none" w:sz="0" w:space="0" w:color="auto"/>
        <w:left w:val="none" w:sz="0" w:space="0" w:color="auto"/>
        <w:bottom w:val="none" w:sz="0" w:space="0" w:color="auto"/>
        <w:right w:val="none" w:sz="0" w:space="0" w:color="auto"/>
      </w:divBdr>
    </w:div>
    <w:div w:id="209460370">
      <w:bodyDiv w:val="1"/>
      <w:marLeft w:val="0"/>
      <w:marRight w:val="0"/>
      <w:marTop w:val="0"/>
      <w:marBottom w:val="0"/>
      <w:divBdr>
        <w:top w:val="none" w:sz="0" w:space="0" w:color="auto"/>
        <w:left w:val="none" w:sz="0" w:space="0" w:color="auto"/>
        <w:bottom w:val="none" w:sz="0" w:space="0" w:color="auto"/>
        <w:right w:val="none" w:sz="0" w:space="0" w:color="auto"/>
      </w:divBdr>
    </w:div>
    <w:div w:id="209464451">
      <w:bodyDiv w:val="1"/>
      <w:marLeft w:val="0"/>
      <w:marRight w:val="0"/>
      <w:marTop w:val="0"/>
      <w:marBottom w:val="0"/>
      <w:divBdr>
        <w:top w:val="none" w:sz="0" w:space="0" w:color="auto"/>
        <w:left w:val="none" w:sz="0" w:space="0" w:color="auto"/>
        <w:bottom w:val="none" w:sz="0" w:space="0" w:color="auto"/>
        <w:right w:val="none" w:sz="0" w:space="0" w:color="auto"/>
      </w:divBdr>
    </w:div>
    <w:div w:id="209878574">
      <w:bodyDiv w:val="1"/>
      <w:marLeft w:val="0"/>
      <w:marRight w:val="0"/>
      <w:marTop w:val="0"/>
      <w:marBottom w:val="0"/>
      <w:divBdr>
        <w:top w:val="none" w:sz="0" w:space="0" w:color="auto"/>
        <w:left w:val="none" w:sz="0" w:space="0" w:color="auto"/>
        <w:bottom w:val="none" w:sz="0" w:space="0" w:color="auto"/>
        <w:right w:val="none" w:sz="0" w:space="0" w:color="auto"/>
      </w:divBdr>
    </w:div>
    <w:div w:id="209922491">
      <w:bodyDiv w:val="1"/>
      <w:marLeft w:val="0"/>
      <w:marRight w:val="0"/>
      <w:marTop w:val="0"/>
      <w:marBottom w:val="0"/>
      <w:divBdr>
        <w:top w:val="none" w:sz="0" w:space="0" w:color="auto"/>
        <w:left w:val="none" w:sz="0" w:space="0" w:color="auto"/>
        <w:bottom w:val="none" w:sz="0" w:space="0" w:color="auto"/>
        <w:right w:val="none" w:sz="0" w:space="0" w:color="auto"/>
      </w:divBdr>
    </w:div>
    <w:div w:id="210268117">
      <w:bodyDiv w:val="1"/>
      <w:marLeft w:val="0"/>
      <w:marRight w:val="0"/>
      <w:marTop w:val="0"/>
      <w:marBottom w:val="0"/>
      <w:divBdr>
        <w:top w:val="none" w:sz="0" w:space="0" w:color="auto"/>
        <w:left w:val="none" w:sz="0" w:space="0" w:color="auto"/>
        <w:bottom w:val="none" w:sz="0" w:space="0" w:color="auto"/>
        <w:right w:val="none" w:sz="0" w:space="0" w:color="auto"/>
      </w:divBdr>
    </w:div>
    <w:div w:id="210655895">
      <w:bodyDiv w:val="1"/>
      <w:marLeft w:val="0"/>
      <w:marRight w:val="0"/>
      <w:marTop w:val="0"/>
      <w:marBottom w:val="0"/>
      <w:divBdr>
        <w:top w:val="none" w:sz="0" w:space="0" w:color="auto"/>
        <w:left w:val="none" w:sz="0" w:space="0" w:color="auto"/>
        <w:bottom w:val="none" w:sz="0" w:space="0" w:color="auto"/>
        <w:right w:val="none" w:sz="0" w:space="0" w:color="auto"/>
      </w:divBdr>
    </w:div>
    <w:div w:id="210843873">
      <w:bodyDiv w:val="1"/>
      <w:marLeft w:val="0"/>
      <w:marRight w:val="0"/>
      <w:marTop w:val="0"/>
      <w:marBottom w:val="0"/>
      <w:divBdr>
        <w:top w:val="none" w:sz="0" w:space="0" w:color="auto"/>
        <w:left w:val="none" w:sz="0" w:space="0" w:color="auto"/>
        <w:bottom w:val="none" w:sz="0" w:space="0" w:color="auto"/>
        <w:right w:val="none" w:sz="0" w:space="0" w:color="auto"/>
      </w:divBdr>
    </w:div>
    <w:div w:id="210920297">
      <w:bodyDiv w:val="1"/>
      <w:marLeft w:val="0"/>
      <w:marRight w:val="0"/>
      <w:marTop w:val="0"/>
      <w:marBottom w:val="0"/>
      <w:divBdr>
        <w:top w:val="none" w:sz="0" w:space="0" w:color="auto"/>
        <w:left w:val="none" w:sz="0" w:space="0" w:color="auto"/>
        <w:bottom w:val="none" w:sz="0" w:space="0" w:color="auto"/>
        <w:right w:val="none" w:sz="0" w:space="0" w:color="auto"/>
      </w:divBdr>
    </w:div>
    <w:div w:id="211041181">
      <w:bodyDiv w:val="1"/>
      <w:marLeft w:val="0"/>
      <w:marRight w:val="0"/>
      <w:marTop w:val="0"/>
      <w:marBottom w:val="0"/>
      <w:divBdr>
        <w:top w:val="none" w:sz="0" w:space="0" w:color="auto"/>
        <w:left w:val="none" w:sz="0" w:space="0" w:color="auto"/>
        <w:bottom w:val="none" w:sz="0" w:space="0" w:color="auto"/>
        <w:right w:val="none" w:sz="0" w:space="0" w:color="auto"/>
      </w:divBdr>
    </w:div>
    <w:div w:id="211307012">
      <w:bodyDiv w:val="1"/>
      <w:marLeft w:val="0"/>
      <w:marRight w:val="0"/>
      <w:marTop w:val="0"/>
      <w:marBottom w:val="0"/>
      <w:divBdr>
        <w:top w:val="none" w:sz="0" w:space="0" w:color="auto"/>
        <w:left w:val="none" w:sz="0" w:space="0" w:color="auto"/>
        <w:bottom w:val="none" w:sz="0" w:space="0" w:color="auto"/>
        <w:right w:val="none" w:sz="0" w:space="0" w:color="auto"/>
      </w:divBdr>
    </w:div>
    <w:div w:id="211426622">
      <w:bodyDiv w:val="1"/>
      <w:marLeft w:val="0"/>
      <w:marRight w:val="0"/>
      <w:marTop w:val="0"/>
      <w:marBottom w:val="0"/>
      <w:divBdr>
        <w:top w:val="none" w:sz="0" w:space="0" w:color="auto"/>
        <w:left w:val="none" w:sz="0" w:space="0" w:color="auto"/>
        <w:bottom w:val="none" w:sz="0" w:space="0" w:color="auto"/>
        <w:right w:val="none" w:sz="0" w:space="0" w:color="auto"/>
      </w:divBdr>
    </w:div>
    <w:div w:id="211502020">
      <w:bodyDiv w:val="1"/>
      <w:marLeft w:val="0"/>
      <w:marRight w:val="0"/>
      <w:marTop w:val="0"/>
      <w:marBottom w:val="0"/>
      <w:divBdr>
        <w:top w:val="none" w:sz="0" w:space="0" w:color="auto"/>
        <w:left w:val="none" w:sz="0" w:space="0" w:color="auto"/>
        <w:bottom w:val="none" w:sz="0" w:space="0" w:color="auto"/>
        <w:right w:val="none" w:sz="0" w:space="0" w:color="auto"/>
      </w:divBdr>
    </w:div>
    <w:div w:id="211582638">
      <w:bodyDiv w:val="1"/>
      <w:marLeft w:val="0"/>
      <w:marRight w:val="0"/>
      <w:marTop w:val="0"/>
      <w:marBottom w:val="0"/>
      <w:divBdr>
        <w:top w:val="none" w:sz="0" w:space="0" w:color="auto"/>
        <w:left w:val="none" w:sz="0" w:space="0" w:color="auto"/>
        <w:bottom w:val="none" w:sz="0" w:space="0" w:color="auto"/>
        <w:right w:val="none" w:sz="0" w:space="0" w:color="auto"/>
      </w:divBdr>
    </w:div>
    <w:div w:id="211769494">
      <w:bodyDiv w:val="1"/>
      <w:marLeft w:val="0"/>
      <w:marRight w:val="0"/>
      <w:marTop w:val="0"/>
      <w:marBottom w:val="0"/>
      <w:divBdr>
        <w:top w:val="none" w:sz="0" w:space="0" w:color="auto"/>
        <w:left w:val="none" w:sz="0" w:space="0" w:color="auto"/>
        <w:bottom w:val="none" w:sz="0" w:space="0" w:color="auto"/>
        <w:right w:val="none" w:sz="0" w:space="0" w:color="auto"/>
      </w:divBdr>
    </w:div>
    <w:div w:id="211775069">
      <w:bodyDiv w:val="1"/>
      <w:marLeft w:val="0"/>
      <w:marRight w:val="0"/>
      <w:marTop w:val="0"/>
      <w:marBottom w:val="0"/>
      <w:divBdr>
        <w:top w:val="none" w:sz="0" w:space="0" w:color="auto"/>
        <w:left w:val="none" w:sz="0" w:space="0" w:color="auto"/>
        <w:bottom w:val="none" w:sz="0" w:space="0" w:color="auto"/>
        <w:right w:val="none" w:sz="0" w:space="0" w:color="auto"/>
      </w:divBdr>
    </w:div>
    <w:div w:id="211885507">
      <w:bodyDiv w:val="1"/>
      <w:marLeft w:val="0"/>
      <w:marRight w:val="0"/>
      <w:marTop w:val="0"/>
      <w:marBottom w:val="0"/>
      <w:divBdr>
        <w:top w:val="none" w:sz="0" w:space="0" w:color="auto"/>
        <w:left w:val="none" w:sz="0" w:space="0" w:color="auto"/>
        <w:bottom w:val="none" w:sz="0" w:space="0" w:color="auto"/>
        <w:right w:val="none" w:sz="0" w:space="0" w:color="auto"/>
      </w:divBdr>
    </w:div>
    <w:div w:id="212229067">
      <w:bodyDiv w:val="1"/>
      <w:marLeft w:val="0"/>
      <w:marRight w:val="0"/>
      <w:marTop w:val="0"/>
      <w:marBottom w:val="0"/>
      <w:divBdr>
        <w:top w:val="none" w:sz="0" w:space="0" w:color="auto"/>
        <w:left w:val="none" w:sz="0" w:space="0" w:color="auto"/>
        <w:bottom w:val="none" w:sz="0" w:space="0" w:color="auto"/>
        <w:right w:val="none" w:sz="0" w:space="0" w:color="auto"/>
      </w:divBdr>
    </w:div>
    <w:div w:id="212471347">
      <w:bodyDiv w:val="1"/>
      <w:marLeft w:val="0"/>
      <w:marRight w:val="0"/>
      <w:marTop w:val="0"/>
      <w:marBottom w:val="0"/>
      <w:divBdr>
        <w:top w:val="none" w:sz="0" w:space="0" w:color="auto"/>
        <w:left w:val="none" w:sz="0" w:space="0" w:color="auto"/>
        <w:bottom w:val="none" w:sz="0" w:space="0" w:color="auto"/>
        <w:right w:val="none" w:sz="0" w:space="0" w:color="auto"/>
      </w:divBdr>
    </w:div>
    <w:div w:id="212546031">
      <w:bodyDiv w:val="1"/>
      <w:marLeft w:val="0"/>
      <w:marRight w:val="0"/>
      <w:marTop w:val="0"/>
      <w:marBottom w:val="0"/>
      <w:divBdr>
        <w:top w:val="none" w:sz="0" w:space="0" w:color="auto"/>
        <w:left w:val="none" w:sz="0" w:space="0" w:color="auto"/>
        <w:bottom w:val="none" w:sz="0" w:space="0" w:color="auto"/>
        <w:right w:val="none" w:sz="0" w:space="0" w:color="auto"/>
      </w:divBdr>
    </w:div>
    <w:div w:id="212812753">
      <w:bodyDiv w:val="1"/>
      <w:marLeft w:val="0"/>
      <w:marRight w:val="0"/>
      <w:marTop w:val="0"/>
      <w:marBottom w:val="0"/>
      <w:divBdr>
        <w:top w:val="none" w:sz="0" w:space="0" w:color="auto"/>
        <w:left w:val="none" w:sz="0" w:space="0" w:color="auto"/>
        <w:bottom w:val="none" w:sz="0" w:space="0" w:color="auto"/>
        <w:right w:val="none" w:sz="0" w:space="0" w:color="auto"/>
      </w:divBdr>
    </w:div>
    <w:div w:id="213275604">
      <w:bodyDiv w:val="1"/>
      <w:marLeft w:val="0"/>
      <w:marRight w:val="0"/>
      <w:marTop w:val="0"/>
      <w:marBottom w:val="0"/>
      <w:divBdr>
        <w:top w:val="none" w:sz="0" w:space="0" w:color="auto"/>
        <w:left w:val="none" w:sz="0" w:space="0" w:color="auto"/>
        <w:bottom w:val="none" w:sz="0" w:space="0" w:color="auto"/>
        <w:right w:val="none" w:sz="0" w:space="0" w:color="auto"/>
      </w:divBdr>
    </w:div>
    <w:div w:id="213320793">
      <w:bodyDiv w:val="1"/>
      <w:marLeft w:val="0"/>
      <w:marRight w:val="0"/>
      <w:marTop w:val="0"/>
      <w:marBottom w:val="0"/>
      <w:divBdr>
        <w:top w:val="none" w:sz="0" w:space="0" w:color="auto"/>
        <w:left w:val="none" w:sz="0" w:space="0" w:color="auto"/>
        <w:bottom w:val="none" w:sz="0" w:space="0" w:color="auto"/>
        <w:right w:val="none" w:sz="0" w:space="0" w:color="auto"/>
      </w:divBdr>
    </w:div>
    <w:div w:id="213348183">
      <w:bodyDiv w:val="1"/>
      <w:marLeft w:val="0"/>
      <w:marRight w:val="0"/>
      <w:marTop w:val="0"/>
      <w:marBottom w:val="0"/>
      <w:divBdr>
        <w:top w:val="none" w:sz="0" w:space="0" w:color="auto"/>
        <w:left w:val="none" w:sz="0" w:space="0" w:color="auto"/>
        <w:bottom w:val="none" w:sz="0" w:space="0" w:color="auto"/>
        <w:right w:val="none" w:sz="0" w:space="0" w:color="auto"/>
      </w:divBdr>
    </w:div>
    <w:div w:id="213351014">
      <w:bodyDiv w:val="1"/>
      <w:marLeft w:val="0"/>
      <w:marRight w:val="0"/>
      <w:marTop w:val="0"/>
      <w:marBottom w:val="0"/>
      <w:divBdr>
        <w:top w:val="none" w:sz="0" w:space="0" w:color="auto"/>
        <w:left w:val="none" w:sz="0" w:space="0" w:color="auto"/>
        <w:bottom w:val="none" w:sz="0" w:space="0" w:color="auto"/>
        <w:right w:val="none" w:sz="0" w:space="0" w:color="auto"/>
      </w:divBdr>
    </w:div>
    <w:div w:id="213540798">
      <w:bodyDiv w:val="1"/>
      <w:marLeft w:val="0"/>
      <w:marRight w:val="0"/>
      <w:marTop w:val="0"/>
      <w:marBottom w:val="0"/>
      <w:divBdr>
        <w:top w:val="none" w:sz="0" w:space="0" w:color="auto"/>
        <w:left w:val="none" w:sz="0" w:space="0" w:color="auto"/>
        <w:bottom w:val="none" w:sz="0" w:space="0" w:color="auto"/>
        <w:right w:val="none" w:sz="0" w:space="0" w:color="auto"/>
      </w:divBdr>
    </w:div>
    <w:div w:id="213780742">
      <w:bodyDiv w:val="1"/>
      <w:marLeft w:val="0"/>
      <w:marRight w:val="0"/>
      <w:marTop w:val="0"/>
      <w:marBottom w:val="0"/>
      <w:divBdr>
        <w:top w:val="none" w:sz="0" w:space="0" w:color="auto"/>
        <w:left w:val="none" w:sz="0" w:space="0" w:color="auto"/>
        <w:bottom w:val="none" w:sz="0" w:space="0" w:color="auto"/>
        <w:right w:val="none" w:sz="0" w:space="0" w:color="auto"/>
      </w:divBdr>
    </w:div>
    <w:div w:id="213858469">
      <w:bodyDiv w:val="1"/>
      <w:marLeft w:val="0"/>
      <w:marRight w:val="0"/>
      <w:marTop w:val="0"/>
      <w:marBottom w:val="0"/>
      <w:divBdr>
        <w:top w:val="none" w:sz="0" w:space="0" w:color="auto"/>
        <w:left w:val="none" w:sz="0" w:space="0" w:color="auto"/>
        <w:bottom w:val="none" w:sz="0" w:space="0" w:color="auto"/>
        <w:right w:val="none" w:sz="0" w:space="0" w:color="auto"/>
      </w:divBdr>
    </w:div>
    <w:div w:id="213858814">
      <w:bodyDiv w:val="1"/>
      <w:marLeft w:val="0"/>
      <w:marRight w:val="0"/>
      <w:marTop w:val="0"/>
      <w:marBottom w:val="0"/>
      <w:divBdr>
        <w:top w:val="none" w:sz="0" w:space="0" w:color="auto"/>
        <w:left w:val="none" w:sz="0" w:space="0" w:color="auto"/>
        <w:bottom w:val="none" w:sz="0" w:space="0" w:color="auto"/>
        <w:right w:val="none" w:sz="0" w:space="0" w:color="auto"/>
      </w:divBdr>
    </w:div>
    <w:div w:id="213931299">
      <w:bodyDiv w:val="1"/>
      <w:marLeft w:val="0"/>
      <w:marRight w:val="0"/>
      <w:marTop w:val="0"/>
      <w:marBottom w:val="0"/>
      <w:divBdr>
        <w:top w:val="none" w:sz="0" w:space="0" w:color="auto"/>
        <w:left w:val="none" w:sz="0" w:space="0" w:color="auto"/>
        <w:bottom w:val="none" w:sz="0" w:space="0" w:color="auto"/>
        <w:right w:val="none" w:sz="0" w:space="0" w:color="auto"/>
      </w:divBdr>
    </w:div>
    <w:div w:id="213931882">
      <w:bodyDiv w:val="1"/>
      <w:marLeft w:val="0"/>
      <w:marRight w:val="0"/>
      <w:marTop w:val="0"/>
      <w:marBottom w:val="0"/>
      <w:divBdr>
        <w:top w:val="none" w:sz="0" w:space="0" w:color="auto"/>
        <w:left w:val="none" w:sz="0" w:space="0" w:color="auto"/>
        <w:bottom w:val="none" w:sz="0" w:space="0" w:color="auto"/>
        <w:right w:val="none" w:sz="0" w:space="0" w:color="auto"/>
      </w:divBdr>
    </w:div>
    <w:div w:id="214463470">
      <w:bodyDiv w:val="1"/>
      <w:marLeft w:val="0"/>
      <w:marRight w:val="0"/>
      <w:marTop w:val="0"/>
      <w:marBottom w:val="0"/>
      <w:divBdr>
        <w:top w:val="none" w:sz="0" w:space="0" w:color="auto"/>
        <w:left w:val="none" w:sz="0" w:space="0" w:color="auto"/>
        <w:bottom w:val="none" w:sz="0" w:space="0" w:color="auto"/>
        <w:right w:val="none" w:sz="0" w:space="0" w:color="auto"/>
      </w:divBdr>
    </w:div>
    <w:div w:id="214512469">
      <w:bodyDiv w:val="1"/>
      <w:marLeft w:val="0"/>
      <w:marRight w:val="0"/>
      <w:marTop w:val="0"/>
      <w:marBottom w:val="0"/>
      <w:divBdr>
        <w:top w:val="none" w:sz="0" w:space="0" w:color="auto"/>
        <w:left w:val="none" w:sz="0" w:space="0" w:color="auto"/>
        <w:bottom w:val="none" w:sz="0" w:space="0" w:color="auto"/>
        <w:right w:val="none" w:sz="0" w:space="0" w:color="auto"/>
      </w:divBdr>
    </w:div>
    <w:div w:id="214708967">
      <w:bodyDiv w:val="1"/>
      <w:marLeft w:val="0"/>
      <w:marRight w:val="0"/>
      <w:marTop w:val="0"/>
      <w:marBottom w:val="0"/>
      <w:divBdr>
        <w:top w:val="none" w:sz="0" w:space="0" w:color="auto"/>
        <w:left w:val="none" w:sz="0" w:space="0" w:color="auto"/>
        <w:bottom w:val="none" w:sz="0" w:space="0" w:color="auto"/>
        <w:right w:val="none" w:sz="0" w:space="0" w:color="auto"/>
      </w:divBdr>
    </w:div>
    <w:div w:id="214856805">
      <w:bodyDiv w:val="1"/>
      <w:marLeft w:val="0"/>
      <w:marRight w:val="0"/>
      <w:marTop w:val="0"/>
      <w:marBottom w:val="0"/>
      <w:divBdr>
        <w:top w:val="none" w:sz="0" w:space="0" w:color="auto"/>
        <w:left w:val="none" w:sz="0" w:space="0" w:color="auto"/>
        <w:bottom w:val="none" w:sz="0" w:space="0" w:color="auto"/>
        <w:right w:val="none" w:sz="0" w:space="0" w:color="auto"/>
      </w:divBdr>
    </w:div>
    <w:div w:id="215118920">
      <w:bodyDiv w:val="1"/>
      <w:marLeft w:val="0"/>
      <w:marRight w:val="0"/>
      <w:marTop w:val="0"/>
      <w:marBottom w:val="0"/>
      <w:divBdr>
        <w:top w:val="none" w:sz="0" w:space="0" w:color="auto"/>
        <w:left w:val="none" w:sz="0" w:space="0" w:color="auto"/>
        <w:bottom w:val="none" w:sz="0" w:space="0" w:color="auto"/>
        <w:right w:val="none" w:sz="0" w:space="0" w:color="auto"/>
      </w:divBdr>
    </w:div>
    <w:div w:id="215166662">
      <w:bodyDiv w:val="1"/>
      <w:marLeft w:val="0"/>
      <w:marRight w:val="0"/>
      <w:marTop w:val="0"/>
      <w:marBottom w:val="0"/>
      <w:divBdr>
        <w:top w:val="none" w:sz="0" w:space="0" w:color="auto"/>
        <w:left w:val="none" w:sz="0" w:space="0" w:color="auto"/>
        <w:bottom w:val="none" w:sz="0" w:space="0" w:color="auto"/>
        <w:right w:val="none" w:sz="0" w:space="0" w:color="auto"/>
      </w:divBdr>
    </w:div>
    <w:div w:id="215237044">
      <w:bodyDiv w:val="1"/>
      <w:marLeft w:val="0"/>
      <w:marRight w:val="0"/>
      <w:marTop w:val="0"/>
      <w:marBottom w:val="0"/>
      <w:divBdr>
        <w:top w:val="none" w:sz="0" w:space="0" w:color="auto"/>
        <w:left w:val="none" w:sz="0" w:space="0" w:color="auto"/>
        <w:bottom w:val="none" w:sz="0" w:space="0" w:color="auto"/>
        <w:right w:val="none" w:sz="0" w:space="0" w:color="auto"/>
      </w:divBdr>
    </w:div>
    <w:div w:id="215507141">
      <w:bodyDiv w:val="1"/>
      <w:marLeft w:val="0"/>
      <w:marRight w:val="0"/>
      <w:marTop w:val="0"/>
      <w:marBottom w:val="0"/>
      <w:divBdr>
        <w:top w:val="none" w:sz="0" w:space="0" w:color="auto"/>
        <w:left w:val="none" w:sz="0" w:space="0" w:color="auto"/>
        <w:bottom w:val="none" w:sz="0" w:space="0" w:color="auto"/>
        <w:right w:val="none" w:sz="0" w:space="0" w:color="auto"/>
      </w:divBdr>
    </w:div>
    <w:div w:id="215507621">
      <w:bodyDiv w:val="1"/>
      <w:marLeft w:val="0"/>
      <w:marRight w:val="0"/>
      <w:marTop w:val="0"/>
      <w:marBottom w:val="0"/>
      <w:divBdr>
        <w:top w:val="none" w:sz="0" w:space="0" w:color="auto"/>
        <w:left w:val="none" w:sz="0" w:space="0" w:color="auto"/>
        <w:bottom w:val="none" w:sz="0" w:space="0" w:color="auto"/>
        <w:right w:val="none" w:sz="0" w:space="0" w:color="auto"/>
      </w:divBdr>
    </w:div>
    <w:div w:id="215703988">
      <w:bodyDiv w:val="1"/>
      <w:marLeft w:val="0"/>
      <w:marRight w:val="0"/>
      <w:marTop w:val="0"/>
      <w:marBottom w:val="0"/>
      <w:divBdr>
        <w:top w:val="none" w:sz="0" w:space="0" w:color="auto"/>
        <w:left w:val="none" w:sz="0" w:space="0" w:color="auto"/>
        <w:bottom w:val="none" w:sz="0" w:space="0" w:color="auto"/>
        <w:right w:val="none" w:sz="0" w:space="0" w:color="auto"/>
      </w:divBdr>
    </w:div>
    <w:div w:id="215774210">
      <w:bodyDiv w:val="1"/>
      <w:marLeft w:val="0"/>
      <w:marRight w:val="0"/>
      <w:marTop w:val="0"/>
      <w:marBottom w:val="0"/>
      <w:divBdr>
        <w:top w:val="none" w:sz="0" w:space="0" w:color="auto"/>
        <w:left w:val="none" w:sz="0" w:space="0" w:color="auto"/>
        <w:bottom w:val="none" w:sz="0" w:space="0" w:color="auto"/>
        <w:right w:val="none" w:sz="0" w:space="0" w:color="auto"/>
      </w:divBdr>
    </w:div>
    <w:div w:id="216209966">
      <w:bodyDiv w:val="1"/>
      <w:marLeft w:val="0"/>
      <w:marRight w:val="0"/>
      <w:marTop w:val="0"/>
      <w:marBottom w:val="0"/>
      <w:divBdr>
        <w:top w:val="none" w:sz="0" w:space="0" w:color="auto"/>
        <w:left w:val="none" w:sz="0" w:space="0" w:color="auto"/>
        <w:bottom w:val="none" w:sz="0" w:space="0" w:color="auto"/>
        <w:right w:val="none" w:sz="0" w:space="0" w:color="auto"/>
      </w:divBdr>
    </w:div>
    <w:div w:id="216357443">
      <w:bodyDiv w:val="1"/>
      <w:marLeft w:val="0"/>
      <w:marRight w:val="0"/>
      <w:marTop w:val="0"/>
      <w:marBottom w:val="0"/>
      <w:divBdr>
        <w:top w:val="none" w:sz="0" w:space="0" w:color="auto"/>
        <w:left w:val="none" w:sz="0" w:space="0" w:color="auto"/>
        <w:bottom w:val="none" w:sz="0" w:space="0" w:color="auto"/>
        <w:right w:val="none" w:sz="0" w:space="0" w:color="auto"/>
      </w:divBdr>
    </w:div>
    <w:div w:id="216476800">
      <w:bodyDiv w:val="1"/>
      <w:marLeft w:val="0"/>
      <w:marRight w:val="0"/>
      <w:marTop w:val="0"/>
      <w:marBottom w:val="0"/>
      <w:divBdr>
        <w:top w:val="none" w:sz="0" w:space="0" w:color="auto"/>
        <w:left w:val="none" w:sz="0" w:space="0" w:color="auto"/>
        <w:bottom w:val="none" w:sz="0" w:space="0" w:color="auto"/>
        <w:right w:val="none" w:sz="0" w:space="0" w:color="auto"/>
      </w:divBdr>
    </w:div>
    <w:div w:id="216550642">
      <w:bodyDiv w:val="1"/>
      <w:marLeft w:val="0"/>
      <w:marRight w:val="0"/>
      <w:marTop w:val="0"/>
      <w:marBottom w:val="0"/>
      <w:divBdr>
        <w:top w:val="none" w:sz="0" w:space="0" w:color="auto"/>
        <w:left w:val="none" w:sz="0" w:space="0" w:color="auto"/>
        <w:bottom w:val="none" w:sz="0" w:space="0" w:color="auto"/>
        <w:right w:val="none" w:sz="0" w:space="0" w:color="auto"/>
      </w:divBdr>
    </w:div>
    <w:div w:id="216940740">
      <w:bodyDiv w:val="1"/>
      <w:marLeft w:val="0"/>
      <w:marRight w:val="0"/>
      <w:marTop w:val="0"/>
      <w:marBottom w:val="0"/>
      <w:divBdr>
        <w:top w:val="none" w:sz="0" w:space="0" w:color="auto"/>
        <w:left w:val="none" w:sz="0" w:space="0" w:color="auto"/>
        <w:bottom w:val="none" w:sz="0" w:space="0" w:color="auto"/>
        <w:right w:val="none" w:sz="0" w:space="0" w:color="auto"/>
      </w:divBdr>
    </w:div>
    <w:div w:id="217127554">
      <w:bodyDiv w:val="1"/>
      <w:marLeft w:val="0"/>
      <w:marRight w:val="0"/>
      <w:marTop w:val="0"/>
      <w:marBottom w:val="0"/>
      <w:divBdr>
        <w:top w:val="none" w:sz="0" w:space="0" w:color="auto"/>
        <w:left w:val="none" w:sz="0" w:space="0" w:color="auto"/>
        <w:bottom w:val="none" w:sz="0" w:space="0" w:color="auto"/>
        <w:right w:val="none" w:sz="0" w:space="0" w:color="auto"/>
      </w:divBdr>
    </w:div>
    <w:div w:id="217206687">
      <w:bodyDiv w:val="1"/>
      <w:marLeft w:val="0"/>
      <w:marRight w:val="0"/>
      <w:marTop w:val="0"/>
      <w:marBottom w:val="0"/>
      <w:divBdr>
        <w:top w:val="none" w:sz="0" w:space="0" w:color="auto"/>
        <w:left w:val="none" w:sz="0" w:space="0" w:color="auto"/>
        <w:bottom w:val="none" w:sz="0" w:space="0" w:color="auto"/>
        <w:right w:val="none" w:sz="0" w:space="0" w:color="auto"/>
      </w:divBdr>
    </w:div>
    <w:div w:id="217327876">
      <w:bodyDiv w:val="1"/>
      <w:marLeft w:val="0"/>
      <w:marRight w:val="0"/>
      <w:marTop w:val="0"/>
      <w:marBottom w:val="0"/>
      <w:divBdr>
        <w:top w:val="none" w:sz="0" w:space="0" w:color="auto"/>
        <w:left w:val="none" w:sz="0" w:space="0" w:color="auto"/>
        <w:bottom w:val="none" w:sz="0" w:space="0" w:color="auto"/>
        <w:right w:val="none" w:sz="0" w:space="0" w:color="auto"/>
      </w:divBdr>
    </w:div>
    <w:div w:id="217597479">
      <w:bodyDiv w:val="1"/>
      <w:marLeft w:val="0"/>
      <w:marRight w:val="0"/>
      <w:marTop w:val="0"/>
      <w:marBottom w:val="0"/>
      <w:divBdr>
        <w:top w:val="none" w:sz="0" w:space="0" w:color="auto"/>
        <w:left w:val="none" w:sz="0" w:space="0" w:color="auto"/>
        <w:bottom w:val="none" w:sz="0" w:space="0" w:color="auto"/>
        <w:right w:val="none" w:sz="0" w:space="0" w:color="auto"/>
      </w:divBdr>
    </w:div>
    <w:div w:id="217787214">
      <w:bodyDiv w:val="1"/>
      <w:marLeft w:val="0"/>
      <w:marRight w:val="0"/>
      <w:marTop w:val="0"/>
      <w:marBottom w:val="0"/>
      <w:divBdr>
        <w:top w:val="none" w:sz="0" w:space="0" w:color="auto"/>
        <w:left w:val="none" w:sz="0" w:space="0" w:color="auto"/>
        <w:bottom w:val="none" w:sz="0" w:space="0" w:color="auto"/>
        <w:right w:val="none" w:sz="0" w:space="0" w:color="auto"/>
      </w:divBdr>
    </w:div>
    <w:div w:id="217789832">
      <w:bodyDiv w:val="1"/>
      <w:marLeft w:val="0"/>
      <w:marRight w:val="0"/>
      <w:marTop w:val="0"/>
      <w:marBottom w:val="0"/>
      <w:divBdr>
        <w:top w:val="none" w:sz="0" w:space="0" w:color="auto"/>
        <w:left w:val="none" w:sz="0" w:space="0" w:color="auto"/>
        <w:bottom w:val="none" w:sz="0" w:space="0" w:color="auto"/>
        <w:right w:val="none" w:sz="0" w:space="0" w:color="auto"/>
      </w:divBdr>
    </w:div>
    <w:div w:id="217863281">
      <w:bodyDiv w:val="1"/>
      <w:marLeft w:val="0"/>
      <w:marRight w:val="0"/>
      <w:marTop w:val="0"/>
      <w:marBottom w:val="0"/>
      <w:divBdr>
        <w:top w:val="none" w:sz="0" w:space="0" w:color="auto"/>
        <w:left w:val="none" w:sz="0" w:space="0" w:color="auto"/>
        <w:bottom w:val="none" w:sz="0" w:space="0" w:color="auto"/>
        <w:right w:val="none" w:sz="0" w:space="0" w:color="auto"/>
      </w:divBdr>
    </w:div>
    <w:div w:id="217935154">
      <w:bodyDiv w:val="1"/>
      <w:marLeft w:val="0"/>
      <w:marRight w:val="0"/>
      <w:marTop w:val="0"/>
      <w:marBottom w:val="0"/>
      <w:divBdr>
        <w:top w:val="none" w:sz="0" w:space="0" w:color="auto"/>
        <w:left w:val="none" w:sz="0" w:space="0" w:color="auto"/>
        <w:bottom w:val="none" w:sz="0" w:space="0" w:color="auto"/>
        <w:right w:val="none" w:sz="0" w:space="0" w:color="auto"/>
      </w:divBdr>
    </w:div>
    <w:div w:id="218519463">
      <w:bodyDiv w:val="1"/>
      <w:marLeft w:val="0"/>
      <w:marRight w:val="0"/>
      <w:marTop w:val="0"/>
      <w:marBottom w:val="0"/>
      <w:divBdr>
        <w:top w:val="none" w:sz="0" w:space="0" w:color="auto"/>
        <w:left w:val="none" w:sz="0" w:space="0" w:color="auto"/>
        <w:bottom w:val="none" w:sz="0" w:space="0" w:color="auto"/>
        <w:right w:val="none" w:sz="0" w:space="0" w:color="auto"/>
      </w:divBdr>
    </w:div>
    <w:div w:id="218589309">
      <w:bodyDiv w:val="1"/>
      <w:marLeft w:val="0"/>
      <w:marRight w:val="0"/>
      <w:marTop w:val="0"/>
      <w:marBottom w:val="0"/>
      <w:divBdr>
        <w:top w:val="none" w:sz="0" w:space="0" w:color="auto"/>
        <w:left w:val="none" w:sz="0" w:space="0" w:color="auto"/>
        <w:bottom w:val="none" w:sz="0" w:space="0" w:color="auto"/>
        <w:right w:val="none" w:sz="0" w:space="0" w:color="auto"/>
      </w:divBdr>
    </w:div>
    <w:div w:id="218590155">
      <w:bodyDiv w:val="1"/>
      <w:marLeft w:val="0"/>
      <w:marRight w:val="0"/>
      <w:marTop w:val="0"/>
      <w:marBottom w:val="0"/>
      <w:divBdr>
        <w:top w:val="none" w:sz="0" w:space="0" w:color="auto"/>
        <w:left w:val="none" w:sz="0" w:space="0" w:color="auto"/>
        <w:bottom w:val="none" w:sz="0" w:space="0" w:color="auto"/>
        <w:right w:val="none" w:sz="0" w:space="0" w:color="auto"/>
      </w:divBdr>
    </w:div>
    <w:div w:id="218713331">
      <w:bodyDiv w:val="1"/>
      <w:marLeft w:val="0"/>
      <w:marRight w:val="0"/>
      <w:marTop w:val="0"/>
      <w:marBottom w:val="0"/>
      <w:divBdr>
        <w:top w:val="none" w:sz="0" w:space="0" w:color="auto"/>
        <w:left w:val="none" w:sz="0" w:space="0" w:color="auto"/>
        <w:bottom w:val="none" w:sz="0" w:space="0" w:color="auto"/>
        <w:right w:val="none" w:sz="0" w:space="0" w:color="auto"/>
      </w:divBdr>
    </w:div>
    <w:div w:id="218827899">
      <w:bodyDiv w:val="1"/>
      <w:marLeft w:val="0"/>
      <w:marRight w:val="0"/>
      <w:marTop w:val="0"/>
      <w:marBottom w:val="0"/>
      <w:divBdr>
        <w:top w:val="none" w:sz="0" w:space="0" w:color="auto"/>
        <w:left w:val="none" w:sz="0" w:space="0" w:color="auto"/>
        <w:bottom w:val="none" w:sz="0" w:space="0" w:color="auto"/>
        <w:right w:val="none" w:sz="0" w:space="0" w:color="auto"/>
      </w:divBdr>
    </w:div>
    <w:div w:id="218900128">
      <w:bodyDiv w:val="1"/>
      <w:marLeft w:val="0"/>
      <w:marRight w:val="0"/>
      <w:marTop w:val="0"/>
      <w:marBottom w:val="0"/>
      <w:divBdr>
        <w:top w:val="none" w:sz="0" w:space="0" w:color="auto"/>
        <w:left w:val="none" w:sz="0" w:space="0" w:color="auto"/>
        <w:bottom w:val="none" w:sz="0" w:space="0" w:color="auto"/>
        <w:right w:val="none" w:sz="0" w:space="0" w:color="auto"/>
      </w:divBdr>
    </w:div>
    <w:div w:id="218908849">
      <w:bodyDiv w:val="1"/>
      <w:marLeft w:val="0"/>
      <w:marRight w:val="0"/>
      <w:marTop w:val="0"/>
      <w:marBottom w:val="0"/>
      <w:divBdr>
        <w:top w:val="none" w:sz="0" w:space="0" w:color="auto"/>
        <w:left w:val="none" w:sz="0" w:space="0" w:color="auto"/>
        <w:bottom w:val="none" w:sz="0" w:space="0" w:color="auto"/>
        <w:right w:val="none" w:sz="0" w:space="0" w:color="auto"/>
      </w:divBdr>
    </w:div>
    <w:div w:id="218979319">
      <w:bodyDiv w:val="1"/>
      <w:marLeft w:val="0"/>
      <w:marRight w:val="0"/>
      <w:marTop w:val="0"/>
      <w:marBottom w:val="0"/>
      <w:divBdr>
        <w:top w:val="none" w:sz="0" w:space="0" w:color="auto"/>
        <w:left w:val="none" w:sz="0" w:space="0" w:color="auto"/>
        <w:bottom w:val="none" w:sz="0" w:space="0" w:color="auto"/>
        <w:right w:val="none" w:sz="0" w:space="0" w:color="auto"/>
      </w:divBdr>
    </w:div>
    <w:div w:id="219098957">
      <w:bodyDiv w:val="1"/>
      <w:marLeft w:val="0"/>
      <w:marRight w:val="0"/>
      <w:marTop w:val="0"/>
      <w:marBottom w:val="0"/>
      <w:divBdr>
        <w:top w:val="none" w:sz="0" w:space="0" w:color="auto"/>
        <w:left w:val="none" w:sz="0" w:space="0" w:color="auto"/>
        <w:bottom w:val="none" w:sz="0" w:space="0" w:color="auto"/>
        <w:right w:val="none" w:sz="0" w:space="0" w:color="auto"/>
      </w:divBdr>
    </w:div>
    <w:div w:id="219168571">
      <w:bodyDiv w:val="1"/>
      <w:marLeft w:val="0"/>
      <w:marRight w:val="0"/>
      <w:marTop w:val="0"/>
      <w:marBottom w:val="0"/>
      <w:divBdr>
        <w:top w:val="none" w:sz="0" w:space="0" w:color="auto"/>
        <w:left w:val="none" w:sz="0" w:space="0" w:color="auto"/>
        <w:bottom w:val="none" w:sz="0" w:space="0" w:color="auto"/>
        <w:right w:val="none" w:sz="0" w:space="0" w:color="auto"/>
      </w:divBdr>
    </w:div>
    <w:div w:id="219168663">
      <w:bodyDiv w:val="1"/>
      <w:marLeft w:val="0"/>
      <w:marRight w:val="0"/>
      <w:marTop w:val="0"/>
      <w:marBottom w:val="0"/>
      <w:divBdr>
        <w:top w:val="none" w:sz="0" w:space="0" w:color="auto"/>
        <w:left w:val="none" w:sz="0" w:space="0" w:color="auto"/>
        <w:bottom w:val="none" w:sz="0" w:space="0" w:color="auto"/>
        <w:right w:val="none" w:sz="0" w:space="0" w:color="auto"/>
      </w:divBdr>
    </w:div>
    <w:div w:id="219244239">
      <w:bodyDiv w:val="1"/>
      <w:marLeft w:val="0"/>
      <w:marRight w:val="0"/>
      <w:marTop w:val="0"/>
      <w:marBottom w:val="0"/>
      <w:divBdr>
        <w:top w:val="none" w:sz="0" w:space="0" w:color="auto"/>
        <w:left w:val="none" w:sz="0" w:space="0" w:color="auto"/>
        <w:bottom w:val="none" w:sz="0" w:space="0" w:color="auto"/>
        <w:right w:val="none" w:sz="0" w:space="0" w:color="auto"/>
      </w:divBdr>
    </w:div>
    <w:div w:id="219556973">
      <w:bodyDiv w:val="1"/>
      <w:marLeft w:val="0"/>
      <w:marRight w:val="0"/>
      <w:marTop w:val="0"/>
      <w:marBottom w:val="0"/>
      <w:divBdr>
        <w:top w:val="none" w:sz="0" w:space="0" w:color="auto"/>
        <w:left w:val="none" w:sz="0" w:space="0" w:color="auto"/>
        <w:bottom w:val="none" w:sz="0" w:space="0" w:color="auto"/>
        <w:right w:val="none" w:sz="0" w:space="0" w:color="auto"/>
      </w:divBdr>
    </w:div>
    <w:div w:id="219757563">
      <w:bodyDiv w:val="1"/>
      <w:marLeft w:val="0"/>
      <w:marRight w:val="0"/>
      <w:marTop w:val="0"/>
      <w:marBottom w:val="0"/>
      <w:divBdr>
        <w:top w:val="none" w:sz="0" w:space="0" w:color="auto"/>
        <w:left w:val="none" w:sz="0" w:space="0" w:color="auto"/>
        <w:bottom w:val="none" w:sz="0" w:space="0" w:color="auto"/>
        <w:right w:val="none" w:sz="0" w:space="0" w:color="auto"/>
      </w:divBdr>
    </w:div>
    <w:div w:id="219757728">
      <w:bodyDiv w:val="1"/>
      <w:marLeft w:val="0"/>
      <w:marRight w:val="0"/>
      <w:marTop w:val="0"/>
      <w:marBottom w:val="0"/>
      <w:divBdr>
        <w:top w:val="none" w:sz="0" w:space="0" w:color="auto"/>
        <w:left w:val="none" w:sz="0" w:space="0" w:color="auto"/>
        <w:bottom w:val="none" w:sz="0" w:space="0" w:color="auto"/>
        <w:right w:val="none" w:sz="0" w:space="0" w:color="auto"/>
      </w:divBdr>
    </w:div>
    <w:div w:id="219830005">
      <w:bodyDiv w:val="1"/>
      <w:marLeft w:val="0"/>
      <w:marRight w:val="0"/>
      <w:marTop w:val="0"/>
      <w:marBottom w:val="0"/>
      <w:divBdr>
        <w:top w:val="none" w:sz="0" w:space="0" w:color="auto"/>
        <w:left w:val="none" w:sz="0" w:space="0" w:color="auto"/>
        <w:bottom w:val="none" w:sz="0" w:space="0" w:color="auto"/>
        <w:right w:val="none" w:sz="0" w:space="0" w:color="auto"/>
      </w:divBdr>
    </w:div>
    <w:div w:id="219946129">
      <w:bodyDiv w:val="1"/>
      <w:marLeft w:val="0"/>
      <w:marRight w:val="0"/>
      <w:marTop w:val="0"/>
      <w:marBottom w:val="0"/>
      <w:divBdr>
        <w:top w:val="none" w:sz="0" w:space="0" w:color="auto"/>
        <w:left w:val="none" w:sz="0" w:space="0" w:color="auto"/>
        <w:bottom w:val="none" w:sz="0" w:space="0" w:color="auto"/>
        <w:right w:val="none" w:sz="0" w:space="0" w:color="auto"/>
      </w:divBdr>
    </w:div>
    <w:div w:id="220022122">
      <w:bodyDiv w:val="1"/>
      <w:marLeft w:val="0"/>
      <w:marRight w:val="0"/>
      <w:marTop w:val="0"/>
      <w:marBottom w:val="0"/>
      <w:divBdr>
        <w:top w:val="none" w:sz="0" w:space="0" w:color="auto"/>
        <w:left w:val="none" w:sz="0" w:space="0" w:color="auto"/>
        <w:bottom w:val="none" w:sz="0" w:space="0" w:color="auto"/>
        <w:right w:val="none" w:sz="0" w:space="0" w:color="auto"/>
      </w:divBdr>
    </w:div>
    <w:div w:id="220101471">
      <w:bodyDiv w:val="1"/>
      <w:marLeft w:val="0"/>
      <w:marRight w:val="0"/>
      <w:marTop w:val="0"/>
      <w:marBottom w:val="0"/>
      <w:divBdr>
        <w:top w:val="none" w:sz="0" w:space="0" w:color="auto"/>
        <w:left w:val="none" w:sz="0" w:space="0" w:color="auto"/>
        <w:bottom w:val="none" w:sz="0" w:space="0" w:color="auto"/>
        <w:right w:val="none" w:sz="0" w:space="0" w:color="auto"/>
      </w:divBdr>
    </w:div>
    <w:div w:id="220213760">
      <w:bodyDiv w:val="1"/>
      <w:marLeft w:val="0"/>
      <w:marRight w:val="0"/>
      <w:marTop w:val="0"/>
      <w:marBottom w:val="0"/>
      <w:divBdr>
        <w:top w:val="none" w:sz="0" w:space="0" w:color="auto"/>
        <w:left w:val="none" w:sz="0" w:space="0" w:color="auto"/>
        <w:bottom w:val="none" w:sz="0" w:space="0" w:color="auto"/>
        <w:right w:val="none" w:sz="0" w:space="0" w:color="auto"/>
      </w:divBdr>
    </w:div>
    <w:div w:id="220530767">
      <w:bodyDiv w:val="1"/>
      <w:marLeft w:val="0"/>
      <w:marRight w:val="0"/>
      <w:marTop w:val="0"/>
      <w:marBottom w:val="0"/>
      <w:divBdr>
        <w:top w:val="none" w:sz="0" w:space="0" w:color="auto"/>
        <w:left w:val="none" w:sz="0" w:space="0" w:color="auto"/>
        <w:bottom w:val="none" w:sz="0" w:space="0" w:color="auto"/>
        <w:right w:val="none" w:sz="0" w:space="0" w:color="auto"/>
      </w:divBdr>
    </w:div>
    <w:div w:id="220558967">
      <w:bodyDiv w:val="1"/>
      <w:marLeft w:val="0"/>
      <w:marRight w:val="0"/>
      <w:marTop w:val="0"/>
      <w:marBottom w:val="0"/>
      <w:divBdr>
        <w:top w:val="none" w:sz="0" w:space="0" w:color="auto"/>
        <w:left w:val="none" w:sz="0" w:space="0" w:color="auto"/>
        <w:bottom w:val="none" w:sz="0" w:space="0" w:color="auto"/>
        <w:right w:val="none" w:sz="0" w:space="0" w:color="auto"/>
      </w:divBdr>
    </w:div>
    <w:div w:id="220678511">
      <w:bodyDiv w:val="1"/>
      <w:marLeft w:val="0"/>
      <w:marRight w:val="0"/>
      <w:marTop w:val="0"/>
      <w:marBottom w:val="0"/>
      <w:divBdr>
        <w:top w:val="none" w:sz="0" w:space="0" w:color="auto"/>
        <w:left w:val="none" w:sz="0" w:space="0" w:color="auto"/>
        <w:bottom w:val="none" w:sz="0" w:space="0" w:color="auto"/>
        <w:right w:val="none" w:sz="0" w:space="0" w:color="auto"/>
      </w:divBdr>
    </w:div>
    <w:div w:id="220870980">
      <w:bodyDiv w:val="1"/>
      <w:marLeft w:val="0"/>
      <w:marRight w:val="0"/>
      <w:marTop w:val="0"/>
      <w:marBottom w:val="0"/>
      <w:divBdr>
        <w:top w:val="none" w:sz="0" w:space="0" w:color="auto"/>
        <w:left w:val="none" w:sz="0" w:space="0" w:color="auto"/>
        <w:bottom w:val="none" w:sz="0" w:space="0" w:color="auto"/>
        <w:right w:val="none" w:sz="0" w:space="0" w:color="auto"/>
      </w:divBdr>
    </w:div>
    <w:div w:id="220941444">
      <w:bodyDiv w:val="1"/>
      <w:marLeft w:val="0"/>
      <w:marRight w:val="0"/>
      <w:marTop w:val="0"/>
      <w:marBottom w:val="0"/>
      <w:divBdr>
        <w:top w:val="none" w:sz="0" w:space="0" w:color="auto"/>
        <w:left w:val="none" w:sz="0" w:space="0" w:color="auto"/>
        <w:bottom w:val="none" w:sz="0" w:space="0" w:color="auto"/>
        <w:right w:val="none" w:sz="0" w:space="0" w:color="auto"/>
      </w:divBdr>
    </w:div>
    <w:div w:id="221016666">
      <w:bodyDiv w:val="1"/>
      <w:marLeft w:val="0"/>
      <w:marRight w:val="0"/>
      <w:marTop w:val="0"/>
      <w:marBottom w:val="0"/>
      <w:divBdr>
        <w:top w:val="none" w:sz="0" w:space="0" w:color="auto"/>
        <w:left w:val="none" w:sz="0" w:space="0" w:color="auto"/>
        <w:bottom w:val="none" w:sz="0" w:space="0" w:color="auto"/>
        <w:right w:val="none" w:sz="0" w:space="0" w:color="auto"/>
      </w:divBdr>
    </w:div>
    <w:div w:id="221141686">
      <w:bodyDiv w:val="1"/>
      <w:marLeft w:val="0"/>
      <w:marRight w:val="0"/>
      <w:marTop w:val="0"/>
      <w:marBottom w:val="0"/>
      <w:divBdr>
        <w:top w:val="none" w:sz="0" w:space="0" w:color="auto"/>
        <w:left w:val="none" w:sz="0" w:space="0" w:color="auto"/>
        <w:bottom w:val="none" w:sz="0" w:space="0" w:color="auto"/>
        <w:right w:val="none" w:sz="0" w:space="0" w:color="auto"/>
      </w:divBdr>
    </w:div>
    <w:div w:id="221143488">
      <w:bodyDiv w:val="1"/>
      <w:marLeft w:val="0"/>
      <w:marRight w:val="0"/>
      <w:marTop w:val="0"/>
      <w:marBottom w:val="0"/>
      <w:divBdr>
        <w:top w:val="none" w:sz="0" w:space="0" w:color="auto"/>
        <w:left w:val="none" w:sz="0" w:space="0" w:color="auto"/>
        <w:bottom w:val="none" w:sz="0" w:space="0" w:color="auto"/>
        <w:right w:val="none" w:sz="0" w:space="0" w:color="auto"/>
      </w:divBdr>
    </w:div>
    <w:div w:id="221330261">
      <w:bodyDiv w:val="1"/>
      <w:marLeft w:val="0"/>
      <w:marRight w:val="0"/>
      <w:marTop w:val="0"/>
      <w:marBottom w:val="0"/>
      <w:divBdr>
        <w:top w:val="none" w:sz="0" w:space="0" w:color="auto"/>
        <w:left w:val="none" w:sz="0" w:space="0" w:color="auto"/>
        <w:bottom w:val="none" w:sz="0" w:space="0" w:color="auto"/>
        <w:right w:val="none" w:sz="0" w:space="0" w:color="auto"/>
      </w:divBdr>
    </w:div>
    <w:div w:id="221603562">
      <w:bodyDiv w:val="1"/>
      <w:marLeft w:val="0"/>
      <w:marRight w:val="0"/>
      <w:marTop w:val="0"/>
      <w:marBottom w:val="0"/>
      <w:divBdr>
        <w:top w:val="none" w:sz="0" w:space="0" w:color="auto"/>
        <w:left w:val="none" w:sz="0" w:space="0" w:color="auto"/>
        <w:bottom w:val="none" w:sz="0" w:space="0" w:color="auto"/>
        <w:right w:val="none" w:sz="0" w:space="0" w:color="auto"/>
      </w:divBdr>
    </w:div>
    <w:div w:id="221646323">
      <w:bodyDiv w:val="1"/>
      <w:marLeft w:val="0"/>
      <w:marRight w:val="0"/>
      <w:marTop w:val="0"/>
      <w:marBottom w:val="0"/>
      <w:divBdr>
        <w:top w:val="none" w:sz="0" w:space="0" w:color="auto"/>
        <w:left w:val="none" w:sz="0" w:space="0" w:color="auto"/>
        <w:bottom w:val="none" w:sz="0" w:space="0" w:color="auto"/>
        <w:right w:val="none" w:sz="0" w:space="0" w:color="auto"/>
      </w:divBdr>
    </w:div>
    <w:div w:id="221648134">
      <w:bodyDiv w:val="1"/>
      <w:marLeft w:val="0"/>
      <w:marRight w:val="0"/>
      <w:marTop w:val="0"/>
      <w:marBottom w:val="0"/>
      <w:divBdr>
        <w:top w:val="none" w:sz="0" w:space="0" w:color="auto"/>
        <w:left w:val="none" w:sz="0" w:space="0" w:color="auto"/>
        <w:bottom w:val="none" w:sz="0" w:space="0" w:color="auto"/>
        <w:right w:val="none" w:sz="0" w:space="0" w:color="auto"/>
      </w:divBdr>
    </w:div>
    <w:div w:id="221990532">
      <w:bodyDiv w:val="1"/>
      <w:marLeft w:val="0"/>
      <w:marRight w:val="0"/>
      <w:marTop w:val="0"/>
      <w:marBottom w:val="0"/>
      <w:divBdr>
        <w:top w:val="none" w:sz="0" w:space="0" w:color="auto"/>
        <w:left w:val="none" w:sz="0" w:space="0" w:color="auto"/>
        <w:bottom w:val="none" w:sz="0" w:space="0" w:color="auto"/>
        <w:right w:val="none" w:sz="0" w:space="0" w:color="auto"/>
      </w:divBdr>
    </w:div>
    <w:div w:id="221992193">
      <w:bodyDiv w:val="1"/>
      <w:marLeft w:val="0"/>
      <w:marRight w:val="0"/>
      <w:marTop w:val="0"/>
      <w:marBottom w:val="0"/>
      <w:divBdr>
        <w:top w:val="none" w:sz="0" w:space="0" w:color="auto"/>
        <w:left w:val="none" w:sz="0" w:space="0" w:color="auto"/>
        <w:bottom w:val="none" w:sz="0" w:space="0" w:color="auto"/>
        <w:right w:val="none" w:sz="0" w:space="0" w:color="auto"/>
      </w:divBdr>
    </w:div>
    <w:div w:id="222064591">
      <w:bodyDiv w:val="1"/>
      <w:marLeft w:val="0"/>
      <w:marRight w:val="0"/>
      <w:marTop w:val="0"/>
      <w:marBottom w:val="0"/>
      <w:divBdr>
        <w:top w:val="none" w:sz="0" w:space="0" w:color="auto"/>
        <w:left w:val="none" w:sz="0" w:space="0" w:color="auto"/>
        <w:bottom w:val="none" w:sz="0" w:space="0" w:color="auto"/>
        <w:right w:val="none" w:sz="0" w:space="0" w:color="auto"/>
      </w:divBdr>
    </w:div>
    <w:div w:id="222302613">
      <w:bodyDiv w:val="1"/>
      <w:marLeft w:val="0"/>
      <w:marRight w:val="0"/>
      <w:marTop w:val="0"/>
      <w:marBottom w:val="0"/>
      <w:divBdr>
        <w:top w:val="none" w:sz="0" w:space="0" w:color="auto"/>
        <w:left w:val="none" w:sz="0" w:space="0" w:color="auto"/>
        <w:bottom w:val="none" w:sz="0" w:space="0" w:color="auto"/>
        <w:right w:val="none" w:sz="0" w:space="0" w:color="auto"/>
      </w:divBdr>
    </w:div>
    <w:div w:id="222373110">
      <w:bodyDiv w:val="1"/>
      <w:marLeft w:val="0"/>
      <w:marRight w:val="0"/>
      <w:marTop w:val="0"/>
      <w:marBottom w:val="0"/>
      <w:divBdr>
        <w:top w:val="none" w:sz="0" w:space="0" w:color="auto"/>
        <w:left w:val="none" w:sz="0" w:space="0" w:color="auto"/>
        <w:bottom w:val="none" w:sz="0" w:space="0" w:color="auto"/>
        <w:right w:val="none" w:sz="0" w:space="0" w:color="auto"/>
      </w:divBdr>
    </w:div>
    <w:div w:id="222446634">
      <w:bodyDiv w:val="1"/>
      <w:marLeft w:val="0"/>
      <w:marRight w:val="0"/>
      <w:marTop w:val="0"/>
      <w:marBottom w:val="0"/>
      <w:divBdr>
        <w:top w:val="none" w:sz="0" w:space="0" w:color="auto"/>
        <w:left w:val="none" w:sz="0" w:space="0" w:color="auto"/>
        <w:bottom w:val="none" w:sz="0" w:space="0" w:color="auto"/>
        <w:right w:val="none" w:sz="0" w:space="0" w:color="auto"/>
      </w:divBdr>
    </w:div>
    <w:div w:id="222525870">
      <w:bodyDiv w:val="1"/>
      <w:marLeft w:val="0"/>
      <w:marRight w:val="0"/>
      <w:marTop w:val="0"/>
      <w:marBottom w:val="0"/>
      <w:divBdr>
        <w:top w:val="none" w:sz="0" w:space="0" w:color="auto"/>
        <w:left w:val="none" w:sz="0" w:space="0" w:color="auto"/>
        <w:bottom w:val="none" w:sz="0" w:space="0" w:color="auto"/>
        <w:right w:val="none" w:sz="0" w:space="0" w:color="auto"/>
      </w:divBdr>
    </w:div>
    <w:div w:id="222565168">
      <w:bodyDiv w:val="1"/>
      <w:marLeft w:val="0"/>
      <w:marRight w:val="0"/>
      <w:marTop w:val="0"/>
      <w:marBottom w:val="0"/>
      <w:divBdr>
        <w:top w:val="none" w:sz="0" w:space="0" w:color="auto"/>
        <w:left w:val="none" w:sz="0" w:space="0" w:color="auto"/>
        <w:bottom w:val="none" w:sz="0" w:space="0" w:color="auto"/>
        <w:right w:val="none" w:sz="0" w:space="0" w:color="auto"/>
      </w:divBdr>
    </w:div>
    <w:div w:id="222569216">
      <w:bodyDiv w:val="1"/>
      <w:marLeft w:val="0"/>
      <w:marRight w:val="0"/>
      <w:marTop w:val="0"/>
      <w:marBottom w:val="0"/>
      <w:divBdr>
        <w:top w:val="none" w:sz="0" w:space="0" w:color="auto"/>
        <w:left w:val="none" w:sz="0" w:space="0" w:color="auto"/>
        <w:bottom w:val="none" w:sz="0" w:space="0" w:color="auto"/>
        <w:right w:val="none" w:sz="0" w:space="0" w:color="auto"/>
      </w:divBdr>
    </w:div>
    <w:div w:id="222720178">
      <w:bodyDiv w:val="1"/>
      <w:marLeft w:val="0"/>
      <w:marRight w:val="0"/>
      <w:marTop w:val="0"/>
      <w:marBottom w:val="0"/>
      <w:divBdr>
        <w:top w:val="none" w:sz="0" w:space="0" w:color="auto"/>
        <w:left w:val="none" w:sz="0" w:space="0" w:color="auto"/>
        <w:bottom w:val="none" w:sz="0" w:space="0" w:color="auto"/>
        <w:right w:val="none" w:sz="0" w:space="0" w:color="auto"/>
      </w:divBdr>
    </w:div>
    <w:div w:id="222831729">
      <w:bodyDiv w:val="1"/>
      <w:marLeft w:val="0"/>
      <w:marRight w:val="0"/>
      <w:marTop w:val="0"/>
      <w:marBottom w:val="0"/>
      <w:divBdr>
        <w:top w:val="none" w:sz="0" w:space="0" w:color="auto"/>
        <w:left w:val="none" w:sz="0" w:space="0" w:color="auto"/>
        <w:bottom w:val="none" w:sz="0" w:space="0" w:color="auto"/>
        <w:right w:val="none" w:sz="0" w:space="0" w:color="auto"/>
      </w:divBdr>
    </w:div>
    <w:div w:id="223108435">
      <w:bodyDiv w:val="1"/>
      <w:marLeft w:val="0"/>
      <w:marRight w:val="0"/>
      <w:marTop w:val="0"/>
      <w:marBottom w:val="0"/>
      <w:divBdr>
        <w:top w:val="none" w:sz="0" w:space="0" w:color="auto"/>
        <w:left w:val="none" w:sz="0" w:space="0" w:color="auto"/>
        <w:bottom w:val="none" w:sz="0" w:space="0" w:color="auto"/>
        <w:right w:val="none" w:sz="0" w:space="0" w:color="auto"/>
      </w:divBdr>
    </w:div>
    <w:div w:id="223417882">
      <w:bodyDiv w:val="1"/>
      <w:marLeft w:val="0"/>
      <w:marRight w:val="0"/>
      <w:marTop w:val="0"/>
      <w:marBottom w:val="0"/>
      <w:divBdr>
        <w:top w:val="none" w:sz="0" w:space="0" w:color="auto"/>
        <w:left w:val="none" w:sz="0" w:space="0" w:color="auto"/>
        <w:bottom w:val="none" w:sz="0" w:space="0" w:color="auto"/>
        <w:right w:val="none" w:sz="0" w:space="0" w:color="auto"/>
      </w:divBdr>
    </w:div>
    <w:div w:id="223568205">
      <w:bodyDiv w:val="1"/>
      <w:marLeft w:val="0"/>
      <w:marRight w:val="0"/>
      <w:marTop w:val="0"/>
      <w:marBottom w:val="0"/>
      <w:divBdr>
        <w:top w:val="none" w:sz="0" w:space="0" w:color="auto"/>
        <w:left w:val="none" w:sz="0" w:space="0" w:color="auto"/>
        <w:bottom w:val="none" w:sz="0" w:space="0" w:color="auto"/>
        <w:right w:val="none" w:sz="0" w:space="0" w:color="auto"/>
      </w:divBdr>
    </w:div>
    <w:div w:id="223568964">
      <w:bodyDiv w:val="1"/>
      <w:marLeft w:val="0"/>
      <w:marRight w:val="0"/>
      <w:marTop w:val="0"/>
      <w:marBottom w:val="0"/>
      <w:divBdr>
        <w:top w:val="none" w:sz="0" w:space="0" w:color="auto"/>
        <w:left w:val="none" w:sz="0" w:space="0" w:color="auto"/>
        <w:bottom w:val="none" w:sz="0" w:space="0" w:color="auto"/>
        <w:right w:val="none" w:sz="0" w:space="0" w:color="auto"/>
      </w:divBdr>
    </w:div>
    <w:div w:id="223875629">
      <w:bodyDiv w:val="1"/>
      <w:marLeft w:val="0"/>
      <w:marRight w:val="0"/>
      <w:marTop w:val="0"/>
      <w:marBottom w:val="0"/>
      <w:divBdr>
        <w:top w:val="none" w:sz="0" w:space="0" w:color="auto"/>
        <w:left w:val="none" w:sz="0" w:space="0" w:color="auto"/>
        <w:bottom w:val="none" w:sz="0" w:space="0" w:color="auto"/>
        <w:right w:val="none" w:sz="0" w:space="0" w:color="auto"/>
      </w:divBdr>
    </w:div>
    <w:div w:id="223950272">
      <w:bodyDiv w:val="1"/>
      <w:marLeft w:val="0"/>
      <w:marRight w:val="0"/>
      <w:marTop w:val="0"/>
      <w:marBottom w:val="0"/>
      <w:divBdr>
        <w:top w:val="none" w:sz="0" w:space="0" w:color="auto"/>
        <w:left w:val="none" w:sz="0" w:space="0" w:color="auto"/>
        <w:bottom w:val="none" w:sz="0" w:space="0" w:color="auto"/>
        <w:right w:val="none" w:sz="0" w:space="0" w:color="auto"/>
      </w:divBdr>
    </w:div>
    <w:div w:id="224075864">
      <w:bodyDiv w:val="1"/>
      <w:marLeft w:val="0"/>
      <w:marRight w:val="0"/>
      <w:marTop w:val="0"/>
      <w:marBottom w:val="0"/>
      <w:divBdr>
        <w:top w:val="none" w:sz="0" w:space="0" w:color="auto"/>
        <w:left w:val="none" w:sz="0" w:space="0" w:color="auto"/>
        <w:bottom w:val="none" w:sz="0" w:space="0" w:color="auto"/>
        <w:right w:val="none" w:sz="0" w:space="0" w:color="auto"/>
      </w:divBdr>
    </w:div>
    <w:div w:id="224221550">
      <w:bodyDiv w:val="1"/>
      <w:marLeft w:val="0"/>
      <w:marRight w:val="0"/>
      <w:marTop w:val="0"/>
      <w:marBottom w:val="0"/>
      <w:divBdr>
        <w:top w:val="none" w:sz="0" w:space="0" w:color="auto"/>
        <w:left w:val="none" w:sz="0" w:space="0" w:color="auto"/>
        <w:bottom w:val="none" w:sz="0" w:space="0" w:color="auto"/>
        <w:right w:val="none" w:sz="0" w:space="0" w:color="auto"/>
      </w:divBdr>
    </w:div>
    <w:div w:id="224224484">
      <w:bodyDiv w:val="1"/>
      <w:marLeft w:val="0"/>
      <w:marRight w:val="0"/>
      <w:marTop w:val="0"/>
      <w:marBottom w:val="0"/>
      <w:divBdr>
        <w:top w:val="none" w:sz="0" w:space="0" w:color="auto"/>
        <w:left w:val="none" w:sz="0" w:space="0" w:color="auto"/>
        <w:bottom w:val="none" w:sz="0" w:space="0" w:color="auto"/>
        <w:right w:val="none" w:sz="0" w:space="0" w:color="auto"/>
      </w:divBdr>
    </w:div>
    <w:div w:id="224340249">
      <w:bodyDiv w:val="1"/>
      <w:marLeft w:val="0"/>
      <w:marRight w:val="0"/>
      <w:marTop w:val="0"/>
      <w:marBottom w:val="0"/>
      <w:divBdr>
        <w:top w:val="none" w:sz="0" w:space="0" w:color="auto"/>
        <w:left w:val="none" w:sz="0" w:space="0" w:color="auto"/>
        <w:bottom w:val="none" w:sz="0" w:space="0" w:color="auto"/>
        <w:right w:val="none" w:sz="0" w:space="0" w:color="auto"/>
      </w:divBdr>
    </w:div>
    <w:div w:id="224462280">
      <w:bodyDiv w:val="1"/>
      <w:marLeft w:val="0"/>
      <w:marRight w:val="0"/>
      <w:marTop w:val="0"/>
      <w:marBottom w:val="0"/>
      <w:divBdr>
        <w:top w:val="none" w:sz="0" w:space="0" w:color="auto"/>
        <w:left w:val="none" w:sz="0" w:space="0" w:color="auto"/>
        <w:bottom w:val="none" w:sz="0" w:space="0" w:color="auto"/>
        <w:right w:val="none" w:sz="0" w:space="0" w:color="auto"/>
      </w:divBdr>
    </w:div>
    <w:div w:id="224611889">
      <w:bodyDiv w:val="1"/>
      <w:marLeft w:val="0"/>
      <w:marRight w:val="0"/>
      <w:marTop w:val="0"/>
      <w:marBottom w:val="0"/>
      <w:divBdr>
        <w:top w:val="none" w:sz="0" w:space="0" w:color="auto"/>
        <w:left w:val="none" w:sz="0" w:space="0" w:color="auto"/>
        <w:bottom w:val="none" w:sz="0" w:space="0" w:color="auto"/>
        <w:right w:val="none" w:sz="0" w:space="0" w:color="auto"/>
      </w:divBdr>
    </w:div>
    <w:div w:id="224873173">
      <w:bodyDiv w:val="1"/>
      <w:marLeft w:val="0"/>
      <w:marRight w:val="0"/>
      <w:marTop w:val="0"/>
      <w:marBottom w:val="0"/>
      <w:divBdr>
        <w:top w:val="none" w:sz="0" w:space="0" w:color="auto"/>
        <w:left w:val="none" w:sz="0" w:space="0" w:color="auto"/>
        <w:bottom w:val="none" w:sz="0" w:space="0" w:color="auto"/>
        <w:right w:val="none" w:sz="0" w:space="0" w:color="auto"/>
      </w:divBdr>
    </w:div>
    <w:div w:id="224919981">
      <w:bodyDiv w:val="1"/>
      <w:marLeft w:val="0"/>
      <w:marRight w:val="0"/>
      <w:marTop w:val="0"/>
      <w:marBottom w:val="0"/>
      <w:divBdr>
        <w:top w:val="none" w:sz="0" w:space="0" w:color="auto"/>
        <w:left w:val="none" w:sz="0" w:space="0" w:color="auto"/>
        <w:bottom w:val="none" w:sz="0" w:space="0" w:color="auto"/>
        <w:right w:val="none" w:sz="0" w:space="0" w:color="auto"/>
      </w:divBdr>
    </w:div>
    <w:div w:id="225067978">
      <w:bodyDiv w:val="1"/>
      <w:marLeft w:val="0"/>
      <w:marRight w:val="0"/>
      <w:marTop w:val="0"/>
      <w:marBottom w:val="0"/>
      <w:divBdr>
        <w:top w:val="none" w:sz="0" w:space="0" w:color="auto"/>
        <w:left w:val="none" w:sz="0" w:space="0" w:color="auto"/>
        <w:bottom w:val="none" w:sz="0" w:space="0" w:color="auto"/>
        <w:right w:val="none" w:sz="0" w:space="0" w:color="auto"/>
      </w:divBdr>
    </w:div>
    <w:div w:id="225146500">
      <w:bodyDiv w:val="1"/>
      <w:marLeft w:val="0"/>
      <w:marRight w:val="0"/>
      <w:marTop w:val="0"/>
      <w:marBottom w:val="0"/>
      <w:divBdr>
        <w:top w:val="none" w:sz="0" w:space="0" w:color="auto"/>
        <w:left w:val="none" w:sz="0" w:space="0" w:color="auto"/>
        <w:bottom w:val="none" w:sz="0" w:space="0" w:color="auto"/>
        <w:right w:val="none" w:sz="0" w:space="0" w:color="auto"/>
      </w:divBdr>
    </w:div>
    <w:div w:id="225147995">
      <w:bodyDiv w:val="1"/>
      <w:marLeft w:val="0"/>
      <w:marRight w:val="0"/>
      <w:marTop w:val="0"/>
      <w:marBottom w:val="0"/>
      <w:divBdr>
        <w:top w:val="none" w:sz="0" w:space="0" w:color="auto"/>
        <w:left w:val="none" w:sz="0" w:space="0" w:color="auto"/>
        <w:bottom w:val="none" w:sz="0" w:space="0" w:color="auto"/>
        <w:right w:val="none" w:sz="0" w:space="0" w:color="auto"/>
      </w:divBdr>
    </w:div>
    <w:div w:id="225378603">
      <w:bodyDiv w:val="1"/>
      <w:marLeft w:val="0"/>
      <w:marRight w:val="0"/>
      <w:marTop w:val="0"/>
      <w:marBottom w:val="0"/>
      <w:divBdr>
        <w:top w:val="none" w:sz="0" w:space="0" w:color="auto"/>
        <w:left w:val="none" w:sz="0" w:space="0" w:color="auto"/>
        <w:bottom w:val="none" w:sz="0" w:space="0" w:color="auto"/>
        <w:right w:val="none" w:sz="0" w:space="0" w:color="auto"/>
      </w:divBdr>
    </w:div>
    <w:div w:id="225535051">
      <w:bodyDiv w:val="1"/>
      <w:marLeft w:val="0"/>
      <w:marRight w:val="0"/>
      <w:marTop w:val="0"/>
      <w:marBottom w:val="0"/>
      <w:divBdr>
        <w:top w:val="none" w:sz="0" w:space="0" w:color="auto"/>
        <w:left w:val="none" w:sz="0" w:space="0" w:color="auto"/>
        <w:bottom w:val="none" w:sz="0" w:space="0" w:color="auto"/>
        <w:right w:val="none" w:sz="0" w:space="0" w:color="auto"/>
      </w:divBdr>
    </w:div>
    <w:div w:id="225536380">
      <w:bodyDiv w:val="1"/>
      <w:marLeft w:val="0"/>
      <w:marRight w:val="0"/>
      <w:marTop w:val="0"/>
      <w:marBottom w:val="0"/>
      <w:divBdr>
        <w:top w:val="none" w:sz="0" w:space="0" w:color="auto"/>
        <w:left w:val="none" w:sz="0" w:space="0" w:color="auto"/>
        <w:bottom w:val="none" w:sz="0" w:space="0" w:color="auto"/>
        <w:right w:val="none" w:sz="0" w:space="0" w:color="auto"/>
      </w:divBdr>
    </w:div>
    <w:div w:id="225577940">
      <w:bodyDiv w:val="1"/>
      <w:marLeft w:val="0"/>
      <w:marRight w:val="0"/>
      <w:marTop w:val="0"/>
      <w:marBottom w:val="0"/>
      <w:divBdr>
        <w:top w:val="none" w:sz="0" w:space="0" w:color="auto"/>
        <w:left w:val="none" w:sz="0" w:space="0" w:color="auto"/>
        <w:bottom w:val="none" w:sz="0" w:space="0" w:color="auto"/>
        <w:right w:val="none" w:sz="0" w:space="0" w:color="auto"/>
      </w:divBdr>
    </w:div>
    <w:div w:id="225654930">
      <w:bodyDiv w:val="1"/>
      <w:marLeft w:val="0"/>
      <w:marRight w:val="0"/>
      <w:marTop w:val="0"/>
      <w:marBottom w:val="0"/>
      <w:divBdr>
        <w:top w:val="none" w:sz="0" w:space="0" w:color="auto"/>
        <w:left w:val="none" w:sz="0" w:space="0" w:color="auto"/>
        <w:bottom w:val="none" w:sz="0" w:space="0" w:color="auto"/>
        <w:right w:val="none" w:sz="0" w:space="0" w:color="auto"/>
      </w:divBdr>
    </w:div>
    <w:div w:id="225721147">
      <w:bodyDiv w:val="1"/>
      <w:marLeft w:val="0"/>
      <w:marRight w:val="0"/>
      <w:marTop w:val="0"/>
      <w:marBottom w:val="0"/>
      <w:divBdr>
        <w:top w:val="none" w:sz="0" w:space="0" w:color="auto"/>
        <w:left w:val="none" w:sz="0" w:space="0" w:color="auto"/>
        <w:bottom w:val="none" w:sz="0" w:space="0" w:color="auto"/>
        <w:right w:val="none" w:sz="0" w:space="0" w:color="auto"/>
      </w:divBdr>
    </w:div>
    <w:div w:id="225847399">
      <w:bodyDiv w:val="1"/>
      <w:marLeft w:val="0"/>
      <w:marRight w:val="0"/>
      <w:marTop w:val="0"/>
      <w:marBottom w:val="0"/>
      <w:divBdr>
        <w:top w:val="none" w:sz="0" w:space="0" w:color="auto"/>
        <w:left w:val="none" w:sz="0" w:space="0" w:color="auto"/>
        <w:bottom w:val="none" w:sz="0" w:space="0" w:color="auto"/>
        <w:right w:val="none" w:sz="0" w:space="0" w:color="auto"/>
      </w:divBdr>
    </w:div>
    <w:div w:id="226034438">
      <w:bodyDiv w:val="1"/>
      <w:marLeft w:val="0"/>
      <w:marRight w:val="0"/>
      <w:marTop w:val="0"/>
      <w:marBottom w:val="0"/>
      <w:divBdr>
        <w:top w:val="none" w:sz="0" w:space="0" w:color="auto"/>
        <w:left w:val="none" w:sz="0" w:space="0" w:color="auto"/>
        <w:bottom w:val="none" w:sz="0" w:space="0" w:color="auto"/>
        <w:right w:val="none" w:sz="0" w:space="0" w:color="auto"/>
      </w:divBdr>
    </w:div>
    <w:div w:id="226113309">
      <w:bodyDiv w:val="1"/>
      <w:marLeft w:val="0"/>
      <w:marRight w:val="0"/>
      <w:marTop w:val="0"/>
      <w:marBottom w:val="0"/>
      <w:divBdr>
        <w:top w:val="none" w:sz="0" w:space="0" w:color="auto"/>
        <w:left w:val="none" w:sz="0" w:space="0" w:color="auto"/>
        <w:bottom w:val="none" w:sz="0" w:space="0" w:color="auto"/>
        <w:right w:val="none" w:sz="0" w:space="0" w:color="auto"/>
      </w:divBdr>
    </w:div>
    <w:div w:id="226457463">
      <w:bodyDiv w:val="1"/>
      <w:marLeft w:val="0"/>
      <w:marRight w:val="0"/>
      <w:marTop w:val="0"/>
      <w:marBottom w:val="0"/>
      <w:divBdr>
        <w:top w:val="none" w:sz="0" w:space="0" w:color="auto"/>
        <w:left w:val="none" w:sz="0" w:space="0" w:color="auto"/>
        <w:bottom w:val="none" w:sz="0" w:space="0" w:color="auto"/>
        <w:right w:val="none" w:sz="0" w:space="0" w:color="auto"/>
      </w:divBdr>
    </w:div>
    <w:div w:id="226914226">
      <w:bodyDiv w:val="1"/>
      <w:marLeft w:val="0"/>
      <w:marRight w:val="0"/>
      <w:marTop w:val="0"/>
      <w:marBottom w:val="0"/>
      <w:divBdr>
        <w:top w:val="none" w:sz="0" w:space="0" w:color="auto"/>
        <w:left w:val="none" w:sz="0" w:space="0" w:color="auto"/>
        <w:bottom w:val="none" w:sz="0" w:space="0" w:color="auto"/>
        <w:right w:val="none" w:sz="0" w:space="0" w:color="auto"/>
      </w:divBdr>
    </w:div>
    <w:div w:id="227500405">
      <w:bodyDiv w:val="1"/>
      <w:marLeft w:val="0"/>
      <w:marRight w:val="0"/>
      <w:marTop w:val="0"/>
      <w:marBottom w:val="0"/>
      <w:divBdr>
        <w:top w:val="none" w:sz="0" w:space="0" w:color="auto"/>
        <w:left w:val="none" w:sz="0" w:space="0" w:color="auto"/>
        <w:bottom w:val="none" w:sz="0" w:space="0" w:color="auto"/>
        <w:right w:val="none" w:sz="0" w:space="0" w:color="auto"/>
      </w:divBdr>
    </w:div>
    <w:div w:id="227569337">
      <w:bodyDiv w:val="1"/>
      <w:marLeft w:val="0"/>
      <w:marRight w:val="0"/>
      <w:marTop w:val="0"/>
      <w:marBottom w:val="0"/>
      <w:divBdr>
        <w:top w:val="none" w:sz="0" w:space="0" w:color="auto"/>
        <w:left w:val="none" w:sz="0" w:space="0" w:color="auto"/>
        <w:bottom w:val="none" w:sz="0" w:space="0" w:color="auto"/>
        <w:right w:val="none" w:sz="0" w:space="0" w:color="auto"/>
      </w:divBdr>
    </w:div>
    <w:div w:id="227695811">
      <w:bodyDiv w:val="1"/>
      <w:marLeft w:val="0"/>
      <w:marRight w:val="0"/>
      <w:marTop w:val="0"/>
      <w:marBottom w:val="0"/>
      <w:divBdr>
        <w:top w:val="none" w:sz="0" w:space="0" w:color="auto"/>
        <w:left w:val="none" w:sz="0" w:space="0" w:color="auto"/>
        <w:bottom w:val="none" w:sz="0" w:space="0" w:color="auto"/>
        <w:right w:val="none" w:sz="0" w:space="0" w:color="auto"/>
      </w:divBdr>
    </w:div>
    <w:div w:id="227766832">
      <w:bodyDiv w:val="1"/>
      <w:marLeft w:val="0"/>
      <w:marRight w:val="0"/>
      <w:marTop w:val="0"/>
      <w:marBottom w:val="0"/>
      <w:divBdr>
        <w:top w:val="none" w:sz="0" w:space="0" w:color="auto"/>
        <w:left w:val="none" w:sz="0" w:space="0" w:color="auto"/>
        <w:bottom w:val="none" w:sz="0" w:space="0" w:color="auto"/>
        <w:right w:val="none" w:sz="0" w:space="0" w:color="auto"/>
      </w:divBdr>
    </w:div>
    <w:div w:id="227882113">
      <w:bodyDiv w:val="1"/>
      <w:marLeft w:val="0"/>
      <w:marRight w:val="0"/>
      <w:marTop w:val="0"/>
      <w:marBottom w:val="0"/>
      <w:divBdr>
        <w:top w:val="none" w:sz="0" w:space="0" w:color="auto"/>
        <w:left w:val="none" w:sz="0" w:space="0" w:color="auto"/>
        <w:bottom w:val="none" w:sz="0" w:space="0" w:color="auto"/>
        <w:right w:val="none" w:sz="0" w:space="0" w:color="auto"/>
      </w:divBdr>
    </w:div>
    <w:div w:id="227882674">
      <w:bodyDiv w:val="1"/>
      <w:marLeft w:val="0"/>
      <w:marRight w:val="0"/>
      <w:marTop w:val="0"/>
      <w:marBottom w:val="0"/>
      <w:divBdr>
        <w:top w:val="none" w:sz="0" w:space="0" w:color="auto"/>
        <w:left w:val="none" w:sz="0" w:space="0" w:color="auto"/>
        <w:bottom w:val="none" w:sz="0" w:space="0" w:color="auto"/>
        <w:right w:val="none" w:sz="0" w:space="0" w:color="auto"/>
      </w:divBdr>
    </w:div>
    <w:div w:id="227884241">
      <w:bodyDiv w:val="1"/>
      <w:marLeft w:val="0"/>
      <w:marRight w:val="0"/>
      <w:marTop w:val="0"/>
      <w:marBottom w:val="0"/>
      <w:divBdr>
        <w:top w:val="none" w:sz="0" w:space="0" w:color="auto"/>
        <w:left w:val="none" w:sz="0" w:space="0" w:color="auto"/>
        <w:bottom w:val="none" w:sz="0" w:space="0" w:color="auto"/>
        <w:right w:val="none" w:sz="0" w:space="0" w:color="auto"/>
      </w:divBdr>
    </w:div>
    <w:div w:id="227957314">
      <w:bodyDiv w:val="1"/>
      <w:marLeft w:val="0"/>
      <w:marRight w:val="0"/>
      <w:marTop w:val="0"/>
      <w:marBottom w:val="0"/>
      <w:divBdr>
        <w:top w:val="none" w:sz="0" w:space="0" w:color="auto"/>
        <w:left w:val="none" w:sz="0" w:space="0" w:color="auto"/>
        <w:bottom w:val="none" w:sz="0" w:space="0" w:color="auto"/>
        <w:right w:val="none" w:sz="0" w:space="0" w:color="auto"/>
      </w:divBdr>
    </w:div>
    <w:div w:id="228001154">
      <w:bodyDiv w:val="1"/>
      <w:marLeft w:val="0"/>
      <w:marRight w:val="0"/>
      <w:marTop w:val="0"/>
      <w:marBottom w:val="0"/>
      <w:divBdr>
        <w:top w:val="none" w:sz="0" w:space="0" w:color="auto"/>
        <w:left w:val="none" w:sz="0" w:space="0" w:color="auto"/>
        <w:bottom w:val="none" w:sz="0" w:space="0" w:color="auto"/>
        <w:right w:val="none" w:sz="0" w:space="0" w:color="auto"/>
      </w:divBdr>
    </w:div>
    <w:div w:id="228081550">
      <w:bodyDiv w:val="1"/>
      <w:marLeft w:val="0"/>
      <w:marRight w:val="0"/>
      <w:marTop w:val="0"/>
      <w:marBottom w:val="0"/>
      <w:divBdr>
        <w:top w:val="none" w:sz="0" w:space="0" w:color="auto"/>
        <w:left w:val="none" w:sz="0" w:space="0" w:color="auto"/>
        <w:bottom w:val="none" w:sz="0" w:space="0" w:color="auto"/>
        <w:right w:val="none" w:sz="0" w:space="0" w:color="auto"/>
      </w:divBdr>
    </w:div>
    <w:div w:id="228804657">
      <w:bodyDiv w:val="1"/>
      <w:marLeft w:val="0"/>
      <w:marRight w:val="0"/>
      <w:marTop w:val="0"/>
      <w:marBottom w:val="0"/>
      <w:divBdr>
        <w:top w:val="none" w:sz="0" w:space="0" w:color="auto"/>
        <w:left w:val="none" w:sz="0" w:space="0" w:color="auto"/>
        <w:bottom w:val="none" w:sz="0" w:space="0" w:color="auto"/>
        <w:right w:val="none" w:sz="0" w:space="0" w:color="auto"/>
      </w:divBdr>
    </w:div>
    <w:div w:id="228929157">
      <w:bodyDiv w:val="1"/>
      <w:marLeft w:val="0"/>
      <w:marRight w:val="0"/>
      <w:marTop w:val="0"/>
      <w:marBottom w:val="0"/>
      <w:divBdr>
        <w:top w:val="none" w:sz="0" w:space="0" w:color="auto"/>
        <w:left w:val="none" w:sz="0" w:space="0" w:color="auto"/>
        <w:bottom w:val="none" w:sz="0" w:space="0" w:color="auto"/>
        <w:right w:val="none" w:sz="0" w:space="0" w:color="auto"/>
      </w:divBdr>
    </w:div>
    <w:div w:id="229318010">
      <w:bodyDiv w:val="1"/>
      <w:marLeft w:val="0"/>
      <w:marRight w:val="0"/>
      <w:marTop w:val="0"/>
      <w:marBottom w:val="0"/>
      <w:divBdr>
        <w:top w:val="none" w:sz="0" w:space="0" w:color="auto"/>
        <w:left w:val="none" w:sz="0" w:space="0" w:color="auto"/>
        <w:bottom w:val="none" w:sz="0" w:space="0" w:color="auto"/>
        <w:right w:val="none" w:sz="0" w:space="0" w:color="auto"/>
      </w:divBdr>
    </w:div>
    <w:div w:id="229463628">
      <w:bodyDiv w:val="1"/>
      <w:marLeft w:val="0"/>
      <w:marRight w:val="0"/>
      <w:marTop w:val="0"/>
      <w:marBottom w:val="0"/>
      <w:divBdr>
        <w:top w:val="none" w:sz="0" w:space="0" w:color="auto"/>
        <w:left w:val="none" w:sz="0" w:space="0" w:color="auto"/>
        <w:bottom w:val="none" w:sz="0" w:space="0" w:color="auto"/>
        <w:right w:val="none" w:sz="0" w:space="0" w:color="auto"/>
      </w:divBdr>
    </w:div>
    <w:div w:id="229508268">
      <w:bodyDiv w:val="1"/>
      <w:marLeft w:val="0"/>
      <w:marRight w:val="0"/>
      <w:marTop w:val="0"/>
      <w:marBottom w:val="0"/>
      <w:divBdr>
        <w:top w:val="none" w:sz="0" w:space="0" w:color="auto"/>
        <w:left w:val="none" w:sz="0" w:space="0" w:color="auto"/>
        <w:bottom w:val="none" w:sz="0" w:space="0" w:color="auto"/>
        <w:right w:val="none" w:sz="0" w:space="0" w:color="auto"/>
      </w:divBdr>
    </w:div>
    <w:div w:id="229655900">
      <w:bodyDiv w:val="1"/>
      <w:marLeft w:val="0"/>
      <w:marRight w:val="0"/>
      <w:marTop w:val="0"/>
      <w:marBottom w:val="0"/>
      <w:divBdr>
        <w:top w:val="none" w:sz="0" w:space="0" w:color="auto"/>
        <w:left w:val="none" w:sz="0" w:space="0" w:color="auto"/>
        <w:bottom w:val="none" w:sz="0" w:space="0" w:color="auto"/>
        <w:right w:val="none" w:sz="0" w:space="0" w:color="auto"/>
      </w:divBdr>
    </w:div>
    <w:div w:id="229968772">
      <w:bodyDiv w:val="1"/>
      <w:marLeft w:val="0"/>
      <w:marRight w:val="0"/>
      <w:marTop w:val="0"/>
      <w:marBottom w:val="0"/>
      <w:divBdr>
        <w:top w:val="none" w:sz="0" w:space="0" w:color="auto"/>
        <w:left w:val="none" w:sz="0" w:space="0" w:color="auto"/>
        <w:bottom w:val="none" w:sz="0" w:space="0" w:color="auto"/>
        <w:right w:val="none" w:sz="0" w:space="0" w:color="auto"/>
      </w:divBdr>
    </w:div>
    <w:div w:id="230039340">
      <w:bodyDiv w:val="1"/>
      <w:marLeft w:val="0"/>
      <w:marRight w:val="0"/>
      <w:marTop w:val="0"/>
      <w:marBottom w:val="0"/>
      <w:divBdr>
        <w:top w:val="none" w:sz="0" w:space="0" w:color="auto"/>
        <w:left w:val="none" w:sz="0" w:space="0" w:color="auto"/>
        <w:bottom w:val="none" w:sz="0" w:space="0" w:color="auto"/>
        <w:right w:val="none" w:sz="0" w:space="0" w:color="auto"/>
      </w:divBdr>
    </w:div>
    <w:div w:id="230043679">
      <w:bodyDiv w:val="1"/>
      <w:marLeft w:val="0"/>
      <w:marRight w:val="0"/>
      <w:marTop w:val="0"/>
      <w:marBottom w:val="0"/>
      <w:divBdr>
        <w:top w:val="none" w:sz="0" w:space="0" w:color="auto"/>
        <w:left w:val="none" w:sz="0" w:space="0" w:color="auto"/>
        <w:bottom w:val="none" w:sz="0" w:space="0" w:color="auto"/>
        <w:right w:val="none" w:sz="0" w:space="0" w:color="auto"/>
      </w:divBdr>
    </w:div>
    <w:div w:id="230233031">
      <w:bodyDiv w:val="1"/>
      <w:marLeft w:val="0"/>
      <w:marRight w:val="0"/>
      <w:marTop w:val="0"/>
      <w:marBottom w:val="0"/>
      <w:divBdr>
        <w:top w:val="none" w:sz="0" w:space="0" w:color="auto"/>
        <w:left w:val="none" w:sz="0" w:space="0" w:color="auto"/>
        <w:bottom w:val="none" w:sz="0" w:space="0" w:color="auto"/>
        <w:right w:val="none" w:sz="0" w:space="0" w:color="auto"/>
      </w:divBdr>
    </w:div>
    <w:div w:id="230235540">
      <w:bodyDiv w:val="1"/>
      <w:marLeft w:val="0"/>
      <w:marRight w:val="0"/>
      <w:marTop w:val="0"/>
      <w:marBottom w:val="0"/>
      <w:divBdr>
        <w:top w:val="none" w:sz="0" w:space="0" w:color="auto"/>
        <w:left w:val="none" w:sz="0" w:space="0" w:color="auto"/>
        <w:bottom w:val="none" w:sz="0" w:space="0" w:color="auto"/>
        <w:right w:val="none" w:sz="0" w:space="0" w:color="auto"/>
      </w:divBdr>
    </w:div>
    <w:div w:id="230236064">
      <w:bodyDiv w:val="1"/>
      <w:marLeft w:val="0"/>
      <w:marRight w:val="0"/>
      <w:marTop w:val="0"/>
      <w:marBottom w:val="0"/>
      <w:divBdr>
        <w:top w:val="none" w:sz="0" w:space="0" w:color="auto"/>
        <w:left w:val="none" w:sz="0" w:space="0" w:color="auto"/>
        <w:bottom w:val="none" w:sz="0" w:space="0" w:color="auto"/>
        <w:right w:val="none" w:sz="0" w:space="0" w:color="auto"/>
      </w:divBdr>
    </w:div>
    <w:div w:id="230385375">
      <w:bodyDiv w:val="1"/>
      <w:marLeft w:val="0"/>
      <w:marRight w:val="0"/>
      <w:marTop w:val="0"/>
      <w:marBottom w:val="0"/>
      <w:divBdr>
        <w:top w:val="none" w:sz="0" w:space="0" w:color="auto"/>
        <w:left w:val="none" w:sz="0" w:space="0" w:color="auto"/>
        <w:bottom w:val="none" w:sz="0" w:space="0" w:color="auto"/>
        <w:right w:val="none" w:sz="0" w:space="0" w:color="auto"/>
      </w:divBdr>
    </w:div>
    <w:div w:id="230391099">
      <w:bodyDiv w:val="1"/>
      <w:marLeft w:val="0"/>
      <w:marRight w:val="0"/>
      <w:marTop w:val="0"/>
      <w:marBottom w:val="0"/>
      <w:divBdr>
        <w:top w:val="none" w:sz="0" w:space="0" w:color="auto"/>
        <w:left w:val="none" w:sz="0" w:space="0" w:color="auto"/>
        <w:bottom w:val="none" w:sz="0" w:space="0" w:color="auto"/>
        <w:right w:val="none" w:sz="0" w:space="0" w:color="auto"/>
      </w:divBdr>
    </w:div>
    <w:div w:id="230506577">
      <w:bodyDiv w:val="1"/>
      <w:marLeft w:val="0"/>
      <w:marRight w:val="0"/>
      <w:marTop w:val="0"/>
      <w:marBottom w:val="0"/>
      <w:divBdr>
        <w:top w:val="none" w:sz="0" w:space="0" w:color="auto"/>
        <w:left w:val="none" w:sz="0" w:space="0" w:color="auto"/>
        <w:bottom w:val="none" w:sz="0" w:space="0" w:color="auto"/>
        <w:right w:val="none" w:sz="0" w:space="0" w:color="auto"/>
      </w:divBdr>
    </w:div>
    <w:div w:id="230586104">
      <w:bodyDiv w:val="1"/>
      <w:marLeft w:val="0"/>
      <w:marRight w:val="0"/>
      <w:marTop w:val="0"/>
      <w:marBottom w:val="0"/>
      <w:divBdr>
        <w:top w:val="none" w:sz="0" w:space="0" w:color="auto"/>
        <w:left w:val="none" w:sz="0" w:space="0" w:color="auto"/>
        <w:bottom w:val="none" w:sz="0" w:space="0" w:color="auto"/>
        <w:right w:val="none" w:sz="0" w:space="0" w:color="auto"/>
      </w:divBdr>
    </w:div>
    <w:div w:id="230695218">
      <w:bodyDiv w:val="1"/>
      <w:marLeft w:val="0"/>
      <w:marRight w:val="0"/>
      <w:marTop w:val="0"/>
      <w:marBottom w:val="0"/>
      <w:divBdr>
        <w:top w:val="none" w:sz="0" w:space="0" w:color="auto"/>
        <w:left w:val="none" w:sz="0" w:space="0" w:color="auto"/>
        <w:bottom w:val="none" w:sz="0" w:space="0" w:color="auto"/>
        <w:right w:val="none" w:sz="0" w:space="0" w:color="auto"/>
      </w:divBdr>
    </w:div>
    <w:div w:id="230972017">
      <w:bodyDiv w:val="1"/>
      <w:marLeft w:val="0"/>
      <w:marRight w:val="0"/>
      <w:marTop w:val="0"/>
      <w:marBottom w:val="0"/>
      <w:divBdr>
        <w:top w:val="none" w:sz="0" w:space="0" w:color="auto"/>
        <w:left w:val="none" w:sz="0" w:space="0" w:color="auto"/>
        <w:bottom w:val="none" w:sz="0" w:space="0" w:color="auto"/>
        <w:right w:val="none" w:sz="0" w:space="0" w:color="auto"/>
      </w:divBdr>
    </w:div>
    <w:div w:id="231044703">
      <w:bodyDiv w:val="1"/>
      <w:marLeft w:val="0"/>
      <w:marRight w:val="0"/>
      <w:marTop w:val="0"/>
      <w:marBottom w:val="0"/>
      <w:divBdr>
        <w:top w:val="none" w:sz="0" w:space="0" w:color="auto"/>
        <w:left w:val="none" w:sz="0" w:space="0" w:color="auto"/>
        <w:bottom w:val="none" w:sz="0" w:space="0" w:color="auto"/>
        <w:right w:val="none" w:sz="0" w:space="0" w:color="auto"/>
      </w:divBdr>
    </w:div>
    <w:div w:id="231082022">
      <w:bodyDiv w:val="1"/>
      <w:marLeft w:val="0"/>
      <w:marRight w:val="0"/>
      <w:marTop w:val="0"/>
      <w:marBottom w:val="0"/>
      <w:divBdr>
        <w:top w:val="none" w:sz="0" w:space="0" w:color="auto"/>
        <w:left w:val="none" w:sz="0" w:space="0" w:color="auto"/>
        <w:bottom w:val="none" w:sz="0" w:space="0" w:color="auto"/>
        <w:right w:val="none" w:sz="0" w:space="0" w:color="auto"/>
      </w:divBdr>
    </w:div>
    <w:div w:id="231163458">
      <w:bodyDiv w:val="1"/>
      <w:marLeft w:val="0"/>
      <w:marRight w:val="0"/>
      <w:marTop w:val="0"/>
      <w:marBottom w:val="0"/>
      <w:divBdr>
        <w:top w:val="none" w:sz="0" w:space="0" w:color="auto"/>
        <w:left w:val="none" w:sz="0" w:space="0" w:color="auto"/>
        <w:bottom w:val="none" w:sz="0" w:space="0" w:color="auto"/>
        <w:right w:val="none" w:sz="0" w:space="0" w:color="auto"/>
      </w:divBdr>
    </w:div>
    <w:div w:id="231623398">
      <w:bodyDiv w:val="1"/>
      <w:marLeft w:val="0"/>
      <w:marRight w:val="0"/>
      <w:marTop w:val="0"/>
      <w:marBottom w:val="0"/>
      <w:divBdr>
        <w:top w:val="none" w:sz="0" w:space="0" w:color="auto"/>
        <w:left w:val="none" w:sz="0" w:space="0" w:color="auto"/>
        <w:bottom w:val="none" w:sz="0" w:space="0" w:color="auto"/>
        <w:right w:val="none" w:sz="0" w:space="0" w:color="auto"/>
      </w:divBdr>
    </w:div>
    <w:div w:id="231816095">
      <w:bodyDiv w:val="1"/>
      <w:marLeft w:val="0"/>
      <w:marRight w:val="0"/>
      <w:marTop w:val="0"/>
      <w:marBottom w:val="0"/>
      <w:divBdr>
        <w:top w:val="none" w:sz="0" w:space="0" w:color="auto"/>
        <w:left w:val="none" w:sz="0" w:space="0" w:color="auto"/>
        <w:bottom w:val="none" w:sz="0" w:space="0" w:color="auto"/>
        <w:right w:val="none" w:sz="0" w:space="0" w:color="auto"/>
      </w:divBdr>
    </w:div>
    <w:div w:id="231888175">
      <w:bodyDiv w:val="1"/>
      <w:marLeft w:val="0"/>
      <w:marRight w:val="0"/>
      <w:marTop w:val="0"/>
      <w:marBottom w:val="0"/>
      <w:divBdr>
        <w:top w:val="none" w:sz="0" w:space="0" w:color="auto"/>
        <w:left w:val="none" w:sz="0" w:space="0" w:color="auto"/>
        <w:bottom w:val="none" w:sz="0" w:space="0" w:color="auto"/>
        <w:right w:val="none" w:sz="0" w:space="0" w:color="auto"/>
      </w:divBdr>
    </w:div>
    <w:div w:id="232007205">
      <w:bodyDiv w:val="1"/>
      <w:marLeft w:val="0"/>
      <w:marRight w:val="0"/>
      <w:marTop w:val="0"/>
      <w:marBottom w:val="0"/>
      <w:divBdr>
        <w:top w:val="none" w:sz="0" w:space="0" w:color="auto"/>
        <w:left w:val="none" w:sz="0" w:space="0" w:color="auto"/>
        <w:bottom w:val="none" w:sz="0" w:space="0" w:color="auto"/>
        <w:right w:val="none" w:sz="0" w:space="0" w:color="auto"/>
      </w:divBdr>
    </w:div>
    <w:div w:id="232589424">
      <w:bodyDiv w:val="1"/>
      <w:marLeft w:val="0"/>
      <w:marRight w:val="0"/>
      <w:marTop w:val="0"/>
      <w:marBottom w:val="0"/>
      <w:divBdr>
        <w:top w:val="none" w:sz="0" w:space="0" w:color="auto"/>
        <w:left w:val="none" w:sz="0" w:space="0" w:color="auto"/>
        <w:bottom w:val="none" w:sz="0" w:space="0" w:color="auto"/>
        <w:right w:val="none" w:sz="0" w:space="0" w:color="auto"/>
      </w:divBdr>
    </w:div>
    <w:div w:id="232739876">
      <w:bodyDiv w:val="1"/>
      <w:marLeft w:val="0"/>
      <w:marRight w:val="0"/>
      <w:marTop w:val="0"/>
      <w:marBottom w:val="0"/>
      <w:divBdr>
        <w:top w:val="none" w:sz="0" w:space="0" w:color="auto"/>
        <w:left w:val="none" w:sz="0" w:space="0" w:color="auto"/>
        <w:bottom w:val="none" w:sz="0" w:space="0" w:color="auto"/>
        <w:right w:val="none" w:sz="0" w:space="0" w:color="auto"/>
      </w:divBdr>
    </w:div>
    <w:div w:id="232860867">
      <w:bodyDiv w:val="1"/>
      <w:marLeft w:val="0"/>
      <w:marRight w:val="0"/>
      <w:marTop w:val="0"/>
      <w:marBottom w:val="0"/>
      <w:divBdr>
        <w:top w:val="none" w:sz="0" w:space="0" w:color="auto"/>
        <w:left w:val="none" w:sz="0" w:space="0" w:color="auto"/>
        <w:bottom w:val="none" w:sz="0" w:space="0" w:color="auto"/>
        <w:right w:val="none" w:sz="0" w:space="0" w:color="auto"/>
      </w:divBdr>
    </w:div>
    <w:div w:id="232928966">
      <w:bodyDiv w:val="1"/>
      <w:marLeft w:val="0"/>
      <w:marRight w:val="0"/>
      <w:marTop w:val="0"/>
      <w:marBottom w:val="0"/>
      <w:divBdr>
        <w:top w:val="none" w:sz="0" w:space="0" w:color="auto"/>
        <w:left w:val="none" w:sz="0" w:space="0" w:color="auto"/>
        <w:bottom w:val="none" w:sz="0" w:space="0" w:color="auto"/>
        <w:right w:val="none" w:sz="0" w:space="0" w:color="auto"/>
      </w:divBdr>
    </w:div>
    <w:div w:id="233127292">
      <w:bodyDiv w:val="1"/>
      <w:marLeft w:val="0"/>
      <w:marRight w:val="0"/>
      <w:marTop w:val="0"/>
      <w:marBottom w:val="0"/>
      <w:divBdr>
        <w:top w:val="none" w:sz="0" w:space="0" w:color="auto"/>
        <w:left w:val="none" w:sz="0" w:space="0" w:color="auto"/>
        <w:bottom w:val="none" w:sz="0" w:space="0" w:color="auto"/>
        <w:right w:val="none" w:sz="0" w:space="0" w:color="auto"/>
      </w:divBdr>
    </w:div>
    <w:div w:id="233127507">
      <w:bodyDiv w:val="1"/>
      <w:marLeft w:val="0"/>
      <w:marRight w:val="0"/>
      <w:marTop w:val="0"/>
      <w:marBottom w:val="0"/>
      <w:divBdr>
        <w:top w:val="none" w:sz="0" w:space="0" w:color="auto"/>
        <w:left w:val="none" w:sz="0" w:space="0" w:color="auto"/>
        <w:bottom w:val="none" w:sz="0" w:space="0" w:color="auto"/>
        <w:right w:val="none" w:sz="0" w:space="0" w:color="auto"/>
      </w:divBdr>
    </w:div>
    <w:div w:id="233203005">
      <w:bodyDiv w:val="1"/>
      <w:marLeft w:val="0"/>
      <w:marRight w:val="0"/>
      <w:marTop w:val="0"/>
      <w:marBottom w:val="0"/>
      <w:divBdr>
        <w:top w:val="none" w:sz="0" w:space="0" w:color="auto"/>
        <w:left w:val="none" w:sz="0" w:space="0" w:color="auto"/>
        <w:bottom w:val="none" w:sz="0" w:space="0" w:color="auto"/>
        <w:right w:val="none" w:sz="0" w:space="0" w:color="auto"/>
      </w:divBdr>
    </w:div>
    <w:div w:id="233243240">
      <w:bodyDiv w:val="1"/>
      <w:marLeft w:val="0"/>
      <w:marRight w:val="0"/>
      <w:marTop w:val="0"/>
      <w:marBottom w:val="0"/>
      <w:divBdr>
        <w:top w:val="none" w:sz="0" w:space="0" w:color="auto"/>
        <w:left w:val="none" w:sz="0" w:space="0" w:color="auto"/>
        <w:bottom w:val="none" w:sz="0" w:space="0" w:color="auto"/>
        <w:right w:val="none" w:sz="0" w:space="0" w:color="auto"/>
      </w:divBdr>
    </w:div>
    <w:div w:id="233244013">
      <w:bodyDiv w:val="1"/>
      <w:marLeft w:val="0"/>
      <w:marRight w:val="0"/>
      <w:marTop w:val="0"/>
      <w:marBottom w:val="0"/>
      <w:divBdr>
        <w:top w:val="none" w:sz="0" w:space="0" w:color="auto"/>
        <w:left w:val="none" w:sz="0" w:space="0" w:color="auto"/>
        <w:bottom w:val="none" w:sz="0" w:space="0" w:color="auto"/>
        <w:right w:val="none" w:sz="0" w:space="0" w:color="auto"/>
      </w:divBdr>
    </w:div>
    <w:div w:id="233246233">
      <w:bodyDiv w:val="1"/>
      <w:marLeft w:val="0"/>
      <w:marRight w:val="0"/>
      <w:marTop w:val="0"/>
      <w:marBottom w:val="0"/>
      <w:divBdr>
        <w:top w:val="none" w:sz="0" w:space="0" w:color="auto"/>
        <w:left w:val="none" w:sz="0" w:space="0" w:color="auto"/>
        <w:bottom w:val="none" w:sz="0" w:space="0" w:color="auto"/>
        <w:right w:val="none" w:sz="0" w:space="0" w:color="auto"/>
      </w:divBdr>
    </w:div>
    <w:div w:id="233467952">
      <w:bodyDiv w:val="1"/>
      <w:marLeft w:val="0"/>
      <w:marRight w:val="0"/>
      <w:marTop w:val="0"/>
      <w:marBottom w:val="0"/>
      <w:divBdr>
        <w:top w:val="none" w:sz="0" w:space="0" w:color="auto"/>
        <w:left w:val="none" w:sz="0" w:space="0" w:color="auto"/>
        <w:bottom w:val="none" w:sz="0" w:space="0" w:color="auto"/>
        <w:right w:val="none" w:sz="0" w:space="0" w:color="auto"/>
      </w:divBdr>
    </w:div>
    <w:div w:id="233469800">
      <w:bodyDiv w:val="1"/>
      <w:marLeft w:val="0"/>
      <w:marRight w:val="0"/>
      <w:marTop w:val="0"/>
      <w:marBottom w:val="0"/>
      <w:divBdr>
        <w:top w:val="none" w:sz="0" w:space="0" w:color="auto"/>
        <w:left w:val="none" w:sz="0" w:space="0" w:color="auto"/>
        <w:bottom w:val="none" w:sz="0" w:space="0" w:color="auto"/>
        <w:right w:val="none" w:sz="0" w:space="0" w:color="auto"/>
      </w:divBdr>
    </w:div>
    <w:div w:id="233510739">
      <w:bodyDiv w:val="1"/>
      <w:marLeft w:val="0"/>
      <w:marRight w:val="0"/>
      <w:marTop w:val="0"/>
      <w:marBottom w:val="0"/>
      <w:divBdr>
        <w:top w:val="none" w:sz="0" w:space="0" w:color="auto"/>
        <w:left w:val="none" w:sz="0" w:space="0" w:color="auto"/>
        <w:bottom w:val="none" w:sz="0" w:space="0" w:color="auto"/>
        <w:right w:val="none" w:sz="0" w:space="0" w:color="auto"/>
      </w:divBdr>
    </w:div>
    <w:div w:id="233857234">
      <w:bodyDiv w:val="1"/>
      <w:marLeft w:val="0"/>
      <w:marRight w:val="0"/>
      <w:marTop w:val="0"/>
      <w:marBottom w:val="0"/>
      <w:divBdr>
        <w:top w:val="none" w:sz="0" w:space="0" w:color="auto"/>
        <w:left w:val="none" w:sz="0" w:space="0" w:color="auto"/>
        <w:bottom w:val="none" w:sz="0" w:space="0" w:color="auto"/>
        <w:right w:val="none" w:sz="0" w:space="0" w:color="auto"/>
      </w:divBdr>
    </w:div>
    <w:div w:id="233929182">
      <w:bodyDiv w:val="1"/>
      <w:marLeft w:val="0"/>
      <w:marRight w:val="0"/>
      <w:marTop w:val="0"/>
      <w:marBottom w:val="0"/>
      <w:divBdr>
        <w:top w:val="none" w:sz="0" w:space="0" w:color="auto"/>
        <w:left w:val="none" w:sz="0" w:space="0" w:color="auto"/>
        <w:bottom w:val="none" w:sz="0" w:space="0" w:color="auto"/>
        <w:right w:val="none" w:sz="0" w:space="0" w:color="auto"/>
      </w:divBdr>
    </w:div>
    <w:div w:id="234050530">
      <w:bodyDiv w:val="1"/>
      <w:marLeft w:val="0"/>
      <w:marRight w:val="0"/>
      <w:marTop w:val="0"/>
      <w:marBottom w:val="0"/>
      <w:divBdr>
        <w:top w:val="none" w:sz="0" w:space="0" w:color="auto"/>
        <w:left w:val="none" w:sz="0" w:space="0" w:color="auto"/>
        <w:bottom w:val="none" w:sz="0" w:space="0" w:color="auto"/>
        <w:right w:val="none" w:sz="0" w:space="0" w:color="auto"/>
      </w:divBdr>
    </w:div>
    <w:div w:id="234095813">
      <w:bodyDiv w:val="1"/>
      <w:marLeft w:val="0"/>
      <w:marRight w:val="0"/>
      <w:marTop w:val="0"/>
      <w:marBottom w:val="0"/>
      <w:divBdr>
        <w:top w:val="none" w:sz="0" w:space="0" w:color="auto"/>
        <w:left w:val="none" w:sz="0" w:space="0" w:color="auto"/>
        <w:bottom w:val="none" w:sz="0" w:space="0" w:color="auto"/>
        <w:right w:val="none" w:sz="0" w:space="0" w:color="auto"/>
      </w:divBdr>
    </w:div>
    <w:div w:id="234249202">
      <w:bodyDiv w:val="1"/>
      <w:marLeft w:val="0"/>
      <w:marRight w:val="0"/>
      <w:marTop w:val="0"/>
      <w:marBottom w:val="0"/>
      <w:divBdr>
        <w:top w:val="none" w:sz="0" w:space="0" w:color="auto"/>
        <w:left w:val="none" w:sz="0" w:space="0" w:color="auto"/>
        <w:bottom w:val="none" w:sz="0" w:space="0" w:color="auto"/>
        <w:right w:val="none" w:sz="0" w:space="0" w:color="auto"/>
      </w:divBdr>
    </w:div>
    <w:div w:id="234511813">
      <w:bodyDiv w:val="1"/>
      <w:marLeft w:val="0"/>
      <w:marRight w:val="0"/>
      <w:marTop w:val="0"/>
      <w:marBottom w:val="0"/>
      <w:divBdr>
        <w:top w:val="none" w:sz="0" w:space="0" w:color="auto"/>
        <w:left w:val="none" w:sz="0" w:space="0" w:color="auto"/>
        <w:bottom w:val="none" w:sz="0" w:space="0" w:color="auto"/>
        <w:right w:val="none" w:sz="0" w:space="0" w:color="auto"/>
      </w:divBdr>
    </w:div>
    <w:div w:id="234626157">
      <w:bodyDiv w:val="1"/>
      <w:marLeft w:val="0"/>
      <w:marRight w:val="0"/>
      <w:marTop w:val="0"/>
      <w:marBottom w:val="0"/>
      <w:divBdr>
        <w:top w:val="none" w:sz="0" w:space="0" w:color="auto"/>
        <w:left w:val="none" w:sz="0" w:space="0" w:color="auto"/>
        <w:bottom w:val="none" w:sz="0" w:space="0" w:color="auto"/>
        <w:right w:val="none" w:sz="0" w:space="0" w:color="auto"/>
      </w:divBdr>
    </w:div>
    <w:div w:id="234781264">
      <w:bodyDiv w:val="1"/>
      <w:marLeft w:val="0"/>
      <w:marRight w:val="0"/>
      <w:marTop w:val="0"/>
      <w:marBottom w:val="0"/>
      <w:divBdr>
        <w:top w:val="none" w:sz="0" w:space="0" w:color="auto"/>
        <w:left w:val="none" w:sz="0" w:space="0" w:color="auto"/>
        <w:bottom w:val="none" w:sz="0" w:space="0" w:color="auto"/>
        <w:right w:val="none" w:sz="0" w:space="0" w:color="auto"/>
      </w:divBdr>
    </w:div>
    <w:div w:id="234826086">
      <w:bodyDiv w:val="1"/>
      <w:marLeft w:val="0"/>
      <w:marRight w:val="0"/>
      <w:marTop w:val="0"/>
      <w:marBottom w:val="0"/>
      <w:divBdr>
        <w:top w:val="none" w:sz="0" w:space="0" w:color="auto"/>
        <w:left w:val="none" w:sz="0" w:space="0" w:color="auto"/>
        <w:bottom w:val="none" w:sz="0" w:space="0" w:color="auto"/>
        <w:right w:val="none" w:sz="0" w:space="0" w:color="auto"/>
      </w:divBdr>
    </w:div>
    <w:div w:id="234826491">
      <w:bodyDiv w:val="1"/>
      <w:marLeft w:val="0"/>
      <w:marRight w:val="0"/>
      <w:marTop w:val="0"/>
      <w:marBottom w:val="0"/>
      <w:divBdr>
        <w:top w:val="none" w:sz="0" w:space="0" w:color="auto"/>
        <w:left w:val="none" w:sz="0" w:space="0" w:color="auto"/>
        <w:bottom w:val="none" w:sz="0" w:space="0" w:color="auto"/>
        <w:right w:val="none" w:sz="0" w:space="0" w:color="auto"/>
      </w:divBdr>
    </w:div>
    <w:div w:id="235089230">
      <w:bodyDiv w:val="1"/>
      <w:marLeft w:val="0"/>
      <w:marRight w:val="0"/>
      <w:marTop w:val="0"/>
      <w:marBottom w:val="0"/>
      <w:divBdr>
        <w:top w:val="none" w:sz="0" w:space="0" w:color="auto"/>
        <w:left w:val="none" w:sz="0" w:space="0" w:color="auto"/>
        <w:bottom w:val="none" w:sz="0" w:space="0" w:color="auto"/>
        <w:right w:val="none" w:sz="0" w:space="0" w:color="auto"/>
      </w:divBdr>
    </w:div>
    <w:div w:id="235212900">
      <w:bodyDiv w:val="1"/>
      <w:marLeft w:val="0"/>
      <w:marRight w:val="0"/>
      <w:marTop w:val="0"/>
      <w:marBottom w:val="0"/>
      <w:divBdr>
        <w:top w:val="none" w:sz="0" w:space="0" w:color="auto"/>
        <w:left w:val="none" w:sz="0" w:space="0" w:color="auto"/>
        <w:bottom w:val="none" w:sz="0" w:space="0" w:color="auto"/>
        <w:right w:val="none" w:sz="0" w:space="0" w:color="auto"/>
      </w:divBdr>
    </w:div>
    <w:div w:id="235215048">
      <w:bodyDiv w:val="1"/>
      <w:marLeft w:val="0"/>
      <w:marRight w:val="0"/>
      <w:marTop w:val="0"/>
      <w:marBottom w:val="0"/>
      <w:divBdr>
        <w:top w:val="none" w:sz="0" w:space="0" w:color="auto"/>
        <w:left w:val="none" w:sz="0" w:space="0" w:color="auto"/>
        <w:bottom w:val="none" w:sz="0" w:space="0" w:color="auto"/>
        <w:right w:val="none" w:sz="0" w:space="0" w:color="auto"/>
      </w:divBdr>
    </w:div>
    <w:div w:id="235286265">
      <w:bodyDiv w:val="1"/>
      <w:marLeft w:val="0"/>
      <w:marRight w:val="0"/>
      <w:marTop w:val="0"/>
      <w:marBottom w:val="0"/>
      <w:divBdr>
        <w:top w:val="none" w:sz="0" w:space="0" w:color="auto"/>
        <w:left w:val="none" w:sz="0" w:space="0" w:color="auto"/>
        <w:bottom w:val="none" w:sz="0" w:space="0" w:color="auto"/>
        <w:right w:val="none" w:sz="0" w:space="0" w:color="auto"/>
      </w:divBdr>
    </w:div>
    <w:div w:id="235363364">
      <w:bodyDiv w:val="1"/>
      <w:marLeft w:val="0"/>
      <w:marRight w:val="0"/>
      <w:marTop w:val="0"/>
      <w:marBottom w:val="0"/>
      <w:divBdr>
        <w:top w:val="none" w:sz="0" w:space="0" w:color="auto"/>
        <w:left w:val="none" w:sz="0" w:space="0" w:color="auto"/>
        <w:bottom w:val="none" w:sz="0" w:space="0" w:color="auto"/>
        <w:right w:val="none" w:sz="0" w:space="0" w:color="auto"/>
      </w:divBdr>
    </w:div>
    <w:div w:id="235433332">
      <w:bodyDiv w:val="1"/>
      <w:marLeft w:val="0"/>
      <w:marRight w:val="0"/>
      <w:marTop w:val="0"/>
      <w:marBottom w:val="0"/>
      <w:divBdr>
        <w:top w:val="none" w:sz="0" w:space="0" w:color="auto"/>
        <w:left w:val="none" w:sz="0" w:space="0" w:color="auto"/>
        <w:bottom w:val="none" w:sz="0" w:space="0" w:color="auto"/>
        <w:right w:val="none" w:sz="0" w:space="0" w:color="auto"/>
      </w:divBdr>
    </w:div>
    <w:div w:id="235555939">
      <w:bodyDiv w:val="1"/>
      <w:marLeft w:val="0"/>
      <w:marRight w:val="0"/>
      <w:marTop w:val="0"/>
      <w:marBottom w:val="0"/>
      <w:divBdr>
        <w:top w:val="none" w:sz="0" w:space="0" w:color="auto"/>
        <w:left w:val="none" w:sz="0" w:space="0" w:color="auto"/>
        <w:bottom w:val="none" w:sz="0" w:space="0" w:color="auto"/>
        <w:right w:val="none" w:sz="0" w:space="0" w:color="auto"/>
      </w:divBdr>
    </w:div>
    <w:div w:id="235939344">
      <w:bodyDiv w:val="1"/>
      <w:marLeft w:val="0"/>
      <w:marRight w:val="0"/>
      <w:marTop w:val="0"/>
      <w:marBottom w:val="0"/>
      <w:divBdr>
        <w:top w:val="none" w:sz="0" w:space="0" w:color="auto"/>
        <w:left w:val="none" w:sz="0" w:space="0" w:color="auto"/>
        <w:bottom w:val="none" w:sz="0" w:space="0" w:color="auto"/>
        <w:right w:val="none" w:sz="0" w:space="0" w:color="auto"/>
      </w:divBdr>
    </w:div>
    <w:div w:id="235940797">
      <w:bodyDiv w:val="1"/>
      <w:marLeft w:val="0"/>
      <w:marRight w:val="0"/>
      <w:marTop w:val="0"/>
      <w:marBottom w:val="0"/>
      <w:divBdr>
        <w:top w:val="none" w:sz="0" w:space="0" w:color="auto"/>
        <w:left w:val="none" w:sz="0" w:space="0" w:color="auto"/>
        <w:bottom w:val="none" w:sz="0" w:space="0" w:color="auto"/>
        <w:right w:val="none" w:sz="0" w:space="0" w:color="auto"/>
      </w:divBdr>
    </w:div>
    <w:div w:id="236135154">
      <w:bodyDiv w:val="1"/>
      <w:marLeft w:val="0"/>
      <w:marRight w:val="0"/>
      <w:marTop w:val="0"/>
      <w:marBottom w:val="0"/>
      <w:divBdr>
        <w:top w:val="none" w:sz="0" w:space="0" w:color="auto"/>
        <w:left w:val="none" w:sz="0" w:space="0" w:color="auto"/>
        <w:bottom w:val="none" w:sz="0" w:space="0" w:color="auto"/>
        <w:right w:val="none" w:sz="0" w:space="0" w:color="auto"/>
      </w:divBdr>
    </w:div>
    <w:div w:id="236209690">
      <w:bodyDiv w:val="1"/>
      <w:marLeft w:val="0"/>
      <w:marRight w:val="0"/>
      <w:marTop w:val="0"/>
      <w:marBottom w:val="0"/>
      <w:divBdr>
        <w:top w:val="none" w:sz="0" w:space="0" w:color="auto"/>
        <w:left w:val="none" w:sz="0" w:space="0" w:color="auto"/>
        <w:bottom w:val="none" w:sz="0" w:space="0" w:color="auto"/>
        <w:right w:val="none" w:sz="0" w:space="0" w:color="auto"/>
      </w:divBdr>
    </w:div>
    <w:div w:id="236325033">
      <w:bodyDiv w:val="1"/>
      <w:marLeft w:val="0"/>
      <w:marRight w:val="0"/>
      <w:marTop w:val="0"/>
      <w:marBottom w:val="0"/>
      <w:divBdr>
        <w:top w:val="none" w:sz="0" w:space="0" w:color="auto"/>
        <w:left w:val="none" w:sz="0" w:space="0" w:color="auto"/>
        <w:bottom w:val="none" w:sz="0" w:space="0" w:color="auto"/>
        <w:right w:val="none" w:sz="0" w:space="0" w:color="auto"/>
      </w:divBdr>
    </w:div>
    <w:div w:id="236332480">
      <w:bodyDiv w:val="1"/>
      <w:marLeft w:val="0"/>
      <w:marRight w:val="0"/>
      <w:marTop w:val="0"/>
      <w:marBottom w:val="0"/>
      <w:divBdr>
        <w:top w:val="none" w:sz="0" w:space="0" w:color="auto"/>
        <w:left w:val="none" w:sz="0" w:space="0" w:color="auto"/>
        <w:bottom w:val="none" w:sz="0" w:space="0" w:color="auto"/>
        <w:right w:val="none" w:sz="0" w:space="0" w:color="auto"/>
      </w:divBdr>
    </w:div>
    <w:div w:id="236474136">
      <w:bodyDiv w:val="1"/>
      <w:marLeft w:val="0"/>
      <w:marRight w:val="0"/>
      <w:marTop w:val="0"/>
      <w:marBottom w:val="0"/>
      <w:divBdr>
        <w:top w:val="none" w:sz="0" w:space="0" w:color="auto"/>
        <w:left w:val="none" w:sz="0" w:space="0" w:color="auto"/>
        <w:bottom w:val="none" w:sz="0" w:space="0" w:color="auto"/>
        <w:right w:val="none" w:sz="0" w:space="0" w:color="auto"/>
      </w:divBdr>
    </w:div>
    <w:div w:id="236592378">
      <w:bodyDiv w:val="1"/>
      <w:marLeft w:val="0"/>
      <w:marRight w:val="0"/>
      <w:marTop w:val="0"/>
      <w:marBottom w:val="0"/>
      <w:divBdr>
        <w:top w:val="none" w:sz="0" w:space="0" w:color="auto"/>
        <w:left w:val="none" w:sz="0" w:space="0" w:color="auto"/>
        <w:bottom w:val="none" w:sz="0" w:space="0" w:color="auto"/>
        <w:right w:val="none" w:sz="0" w:space="0" w:color="auto"/>
      </w:divBdr>
    </w:div>
    <w:div w:id="236667710">
      <w:bodyDiv w:val="1"/>
      <w:marLeft w:val="0"/>
      <w:marRight w:val="0"/>
      <w:marTop w:val="0"/>
      <w:marBottom w:val="0"/>
      <w:divBdr>
        <w:top w:val="none" w:sz="0" w:space="0" w:color="auto"/>
        <w:left w:val="none" w:sz="0" w:space="0" w:color="auto"/>
        <w:bottom w:val="none" w:sz="0" w:space="0" w:color="auto"/>
        <w:right w:val="none" w:sz="0" w:space="0" w:color="auto"/>
      </w:divBdr>
    </w:div>
    <w:div w:id="236674970">
      <w:bodyDiv w:val="1"/>
      <w:marLeft w:val="0"/>
      <w:marRight w:val="0"/>
      <w:marTop w:val="0"/>
      <w:marBottom w:val="0"/>
      <w:divBdr>
        <w:top w:val="none" w:sz="0" w:space="0" w:color="auto"/>
        <w:left w:val="none" w:sz="0" w:space="0" w:color="auto"/>
        <w:bottom w:val="none" w:sz="0" w:space="0" w:color="auto"/>
        <w:right w:val="none" w:sz="0" w:space="0" w:color="auto"/>
      </w:divBdr>
    </w:div>
    <w:div w:id="236717696">
      <w:bodyDiv w:val="1"/>
      <w:marLeft w:val="0"/>
      <w:marRight w:val="0"/>
      <w:marTop w:val="0"/>
      <w:marBottom w:val="0"/>
      <w:divBdr>
        <w:top w:val="none" w:sz="0" w:space="0" w:color="auto"/>
        <w:left w:val="none" w:sz="0" w:space="0" w:color="auto"/>
        <w:bottom w:val="none" w:sz="0" w:space="0" w:color="auto"/>
        <w:right w:val="none" w:sz="0" w:space="0" w:color="auto"/>
      </w:divBdr>
    </w:div>
    <w:div w:id="236745966">
      <w:bodyDiv w:val="1"/>
      <w:marLeft w:val="0"/>
      <w:marRight w:val="0"/>
      <w:marTop w:val="0"/>
      <w:marBottom w:val="0"/>
      <w:divBdr>
        <w:top w:val="none" w:sz="0" w:space="0" w:color="auto"/>
        <w:left w:val="none" w:sz="0" w:space="0" w:color="auto"/>
        <w:bottom w:val="none" w:sz="0" w:space="0" w:color="auto"/>
        <w:right w:val="none" w:sz="0" w:space="0" w:color="auto"/>
      </w:divBdr>
    </w:div>
    <w:div w:id="236865453">
      <w:bodyDiv w:val="1"/>
      <w:marLeft w:val="0"/>
      <w:marRight w:val="0"/>
      <w:marTop w:val="0"/>
      <w:marBottom w:val="0"/>
      <w:divBdr>
        <w:top w:val="none" w:sz="0" w:space="0" w:color="auto"/>
        <w:left w:val="none" w:sz="0" w:space="0" w:color="auto"/>
        <w:bottom w:val="none" w:sz="0" w:space="0" w:color="auto"/>
        <w:right w:val="none" w:sz="0" w:space="0" w:color="auto"/>
      </w:divBdr>
    </w:div>
    <w:div w:id="237056160">
      <w:bodyDiv w:val="1"/>
      <w:marLeft w:val="0"/>
      <w:marRight w:val="0"/>
      <w:marTop w:val="0"/>
      <w:marBottom w:val="0"/>
      <w:divBdr>
        <w:top w:val="none" w:sz="0" w:space="0" w:color="auto"/>
        <w:left w:val="none" w:sz="0" w:space="0" w:color="auto"/>
        <w:bottom w:val="none" w:sz="0" w:space="0" w:color="auto"/>
        <w:right w:val="none" w:sz="0" w:space="0" w:color="auto"/>
      </w:divBdr>
    </w:div>
    <w:div w:id="237058536">
      <w:bodyDiv w:val="1"/>
      <w:marLeft w:val="0"/>
      <w:marRight w:val="0"/>
      <w:marTop w:val="0"/>
      <w:marBottom w:val="0"/>
      <w:divBdr>
        <w:top w:val="none" w:sz="0" w:space="0" w:color="auto"/>
        <w:left w:val="none" w:sz="0" w:space="0" w:color="auto"/>
        <w:bottom w:val="none" w:sz="0" w:space="0" w:color="auto"/>
        <w:right w:val="none" w:sz="0" w:space="0" w:color="auto"/>
      </w:divBdr>
    </w:div>
    <w:div w:id="237130013">
      <w:bodyDiv w:val="1"/>
      <w:marLeft w:val="0"/>
      <w:marRight w:val="0"/>
      <w:marTop w:val="0"/>
      <w:marBottom w:val="0"/>
      <w:divBdr>
        <w:top w:val="none" w:sz="0" w:space="0" w:color="auto"/>
        <w:left w:val="none" w:sz="0" w:space="0" w:color="auto"/>
        <w:bottom w:val="none" w:sz="0" w:space="0" w:color="auto"/>
        <w:right w:val="none" w:sz="0" w:space="0" w:color="auto"/>
      </w:divBdr>
    </w:div>
    <w:div w:id="237131790">
      <w:bodyDiv w:val="1"/>
      <w:marLeft w:val="0"/>
      <w:marRight w:val="0"/>
      <w:marTop w:val="0"/>
      <w:marBottom w:val="0"/>
      <w:divBdr>
        <w:top w:val="none" w:sz="0" w:space="0" w:color="auto"/>
        <w:left w:val="none" w:sz="0" w:space="0" w:color="auto"/>
        <w:bottom w:val="none" w:sz="0" w:space="0" w:color="auto"/>
        <w:right w:val="none" w:sz="0" w:space="0" w:color="auto"/>
      </w:divBdr>
    </w:div>
    <w:div w:id="237133073">
      <w:bodyDiv w:val="1"/>
      <w:marLeft w:val="0"/>
      <w:marRight w:val="0"/>
      <w:marTop w:val="0"/>
      <w:marBottom w:val="0"/>
      <w:divBdr>
        <w:top w:val="none" w:sz="0" w:space="0" w:color="auto"/>
        <w:left w:val="none" w:sz="0" w:space="0" w:color="auto"/>
        <w:bottom w:val="none" w:sz="0" w:space="0" w:color="auto"/>
        <w:right w:val="none" w:sz="0" w:space="0" w:color="auto"/>
      </w:divBdr>
    </w:div>
    <w:div w:id="237137574">
      <w:bodyDiv w:val="1"/>
      <w:marLeft w:val="0"/>
      <w:marRight w:val="0"/>
      <w:marTop w:val="0"/>
      <w:marBottom w:val="0"/>
      <w:divBdr>
        <w:top w:val="none" w:sz="0" w:space="0" w:color="auto"/>
        <w:left w:val="none" w:sz="0" w:space="0" w:color="auto"/>
        <w:bottom w:val="none" w:sz="0" w:space="0" w:color="auto"/>
        <w:right w:val="none" w:sz="0" w:space="0" w:color="auto"/>
      </w:divBdr>
    </w:div>
    <w:div w:id="237178714">
      <w:bodyDiv w:val="1"/>
      <w:marLeft w:val="0"/>
      <w:marRight w:val="0"/>
      <w:marTop w:val="0"/>
      <w:marBottom w:val="0"/>
      <w:divBdr>
        <w:top w:val="none" w:sz="0" w:space="0" w:color="auto"/>
        <w:left w:val="none" w:sz="0" w:space="0" w:color="auto"/>
        <w:bottom w:val="none" w:sz="0" w:space="0" w:color="auto"/>
        <w:right w:val="none" w:sz="0" w:space="0" w:color="auto"/>
      </w:divBdr>
    </w:div>
    <w:div w:id="237252888">
      <w:bodyDiv w:val="1"/>
      <w:marLeft w:val="0"/>
      <w:marRight w:val="0"/>
      <w:marTop w:val="0"/>
      <w:marBottom w:val="0"/>
      <w:divBdr>
        <w:top w:val="none" w:sz="0" w:space="0" w:color="auto"/>
        <w:left w:val="none" w:sz="0" w:space="0" w:color="auto"/>
        <w:bottom w:val="none" w:sz="0" w:space="0" w:color="auto"/>
        <w:right w:val="none" w:sz="0" w:space="0" w:color="auto"/>
      </w:divBdr>
    </w:div>
    <w:div w:id="237834328">
      <w:bodyDiv w:val="1"/>
      <w:marLeft w:val="0"/>
      <w:marRight w:val="0"/>
      <w:marTop w:val="0"/>
      <w:marBottom w:val="0"/>
      <w:divBdr>
        <w:top w:val="none" w:sz="0" w:space="0" w:color="auto"/>
        <w:left w:val="none" w:sz="0" w:space="0" w:color="auto"/>
        <w:bottom w:val="none" w:sz="0" w:space="0" w:color="auto"/>
        <w:right w:val="none" w:sz="0" w:space="0" w:color="auto"/>
      </w:divBdr>
    </w:div>
    <w:div w:id="237907458">
      <w:bodyDiv w:val="1"/>
      <w:marLeft w:val="0"/>
      <w:marRight w:val="0"/>
      <w:marTop w:val="0"/>
      <w:marBottom w:val="0"/>
      <w:divBdr>
        <w:top w:val="none" w:sz="0" w:space="0" w:color="auto"/>
        <w:left w:val="none" w:sz="0" w:space="0" w:color="auto"/>
        <w:bottom w:val="none" w:sz="0" w:space="0" w:color="auto"/>
        <w:right w:val="none" w:sz="0" w:space="0" w:color="auto"/>
      </w:divBdr>
    </w:div>
    <w:div w:id="238099207">
      <w:bodyDiv w:val="1"/>
      <w:marLeft w:val="0"/>
      <w:marRight w:val="0"/>
      <w:marTop w:val="0"/>
      <w:marBottom w:val="0"/>
      <w:divBdr>
        <w:top w:val="none" w:sz="0" w:space="0" w:color="auto"/>
        <w:left w:val="none" w:sz="0" w:space="0" w:color="auto"/>
        <w:bottom w:val="none" w:sz="0" w:space="0" w:color="auto"/>
        <w:right w:val="none" w:sz="0" w:space="0" w:color="auto"/>
      </w:divBdr>
    </w:div>
    <w:div w:id="238298251">
      <w:bodyDiv w:val="1"/>
      <w:marLeft w:val="0"/>
      <w:marRight w:val="0"/>
      <w:marTop w:val="0"/>
      <w:marBottom w:val="0"/>
      <w:divBdr>
        <w:top w:val="none" w:sz="0" w:space="0" w:color="auto"/>
        <w:left w:val="none" w:sz="0" w:space="0" w:color="auto"/>
        <w:bottom w:val="none" w:sz="0" w:space="0" w:color="auto"/>
        <w:right w:val="none" w:sz="0" w:space="0" w:color="auto"/>
      </w:divBdr>
    </w:div>
    <w:div w:id="238365278">
      <w:bodyDiv w:val="1"/>
      <w:marLeft w:val="0"/>
      <w:marRight w:val="0"/>
      <w:marTop w:val="0"/>
      <w:marBottom w:val="0"/>
      <w:divBdr>
        <w:top w:val="none" w:sz="0" w:space="0" w:color="auto"/>
        <w:left w:val="none" w:sz="0" w:space="0" w:color="auto"/>
        <w:bottom w:val="none" w:sz="0" w:space="0" w:color="auto"/>
        <w:right w:val="none" w:sz="0" w:space="0" w:color="auto"/>
      </w:divBdr>
    </w:div>
    <w:div w:id="238558536">
      <w:bodyDiv w:val="1"/>
      <w:marLeft w:val="0"/>
      <w:marRight w:val="0"/>
      <w:marTop w:val="0"/>
      <w:marBottom w:val="0"/>
      <w:divBdr>
        <w:top w:val="none" w:sz="0" w:space="0" w:color="auto"/>
        <w:left w:val="none" w:sz="0" w:space="0" w:color="auto"/>
        <w:bottom w:val="none" w:sz="0" w:space="0" w:color="auto"/>
        <w:right w:val="none" w:sz="0" w:space="0" w:color="auto"/>
      </w:divBdr>
    </w:div>
    <w:div w:id="238635540">
      <w:bodyDiv w:val="1"/>
      <w:marLeft w:val="0"/>
      <w:marRight w:val="0"/>
      <w:marTop w:val="0"/>
      <w:marBottom w:val="0"/>
      <w:divBdr>
        <w:top w:val="none" w:sz="0" w:space="0" w:color="auto"/>
        <w:left w:val="none" w:sz="0" w:space="0" w:color="auto"/>
        <w:bottom w:val="none" w:sz="0" w:space="0" w:color="auto"/>
        <w:right w:val="none" w:sz="0" w:space="0" w:color="auto"/>
      </w:divBdr>
    </w:div>
    <w:div w:id="238637907">
      <w:bodyDiv w:val="1"/>
      <w:marLeft w:val="0"/>
      <w:marRight w:val="0"/>
      <w:marTop w:val="0"/>
      <w:marBottom w:val="0"/>
      <w:divBdr>
        <w:top w:val="none" w:sz="0" w:space="0" w:color="auto"/>
        <w:left w:val="none" w:sz="0" w:space="0" w:color="auto"/>
        <w:bottom w:val="none" w:sz="0" w:space="0" w:color="auto"/>
        <w:right w:val="none" w:sz="0" w:space="0" w:color="auto"/>
      </w:divBdr>
    </w:div>
    <w:div w:id="238752724">
      <w:bodyDiv w:val="1"/>
      <w:marLeft w:val="0"/>
      <w:marRight w:val="0"/>
      <w:marTop w:val="0"/>
      <w:marBottom w:val="0"/>
      <w:divBdr>
        <w:top w:val="none" w:sz="0" w:space="0" w:color="auto"/>
        <w:left w:val="none" w:sz="0" w:space="0" w:color="auto"/>
        <w:bottom w:val="none" w:sz="0" w:space="0" w:color="auto"/>
        <w:right w:val="none" w:sz="0" w:space="0" w:color="auto"/>
      </w:divBdr>
    </w:div>
    <w:div w:id="239025394">
      <w:bodyDiv w:val="1"/>
      <w:marLeft w:val="0"/>
      <w:marRight w:val="0"/>
      <w:marTop w:val="0"/>
      <w:marBottom w:val="0"/>
      <w:divBdr>
        <w:top w:val="none" w:sz="0" w:space="0" w:color="auto"/>
        <w:left w:val="none" w:sz="0" w:space="0" w:color="auto"/>
        <w:bottom w:val="none" w:sz="0" w:space="0" w:color="auto"/>
        <w:right w:val="none" w:sz="0" w:space="0" w:color="auto"/>
      </w:divBdr>
    </w:div>
    <w:div w:id="239289291">
      <w:bodyDiv w:val="1"/>
      <w:marLeft w:val="0"/>
      <w:marRight w:val="0"/>
      <w:marTop w:val="0"/>
      <w:marBottom w:val="0"/>
      <w:divBdr>
        <w:top w:val="none" w:sz="0" w:space="0" w:color="auto"/>
        <w:left w:val="none" w:sz="0" w:space="0" w:color="auto"/>
        <w:bottom w:val="none" w:sz="0" w:space="0" w:color="auto"/>
        <w:right w:val="none" w:sz="0" w:space="0" w:color="auto"/>
      </w:divBdr>
    </w:div>
    <w:div w:id="239366890">
      <w:bodyDiv w:val="1"/>
      <w:marLeft w:val="0"/>
      <w:marRight w:val="0"/>
      <w:marTop w:val="0"/>
      <w:marBottom w:val="0"/>
      <w:divBdr>
        <w:top w:val="none" w:sz="0" w:space="0" w:color="auto"/>
        <w:left w:val="none" w:sz="0" w:space="0" w:color="auto"/>
        <w:bottom w:val="none" w:sz="0" w:space="0" w:color="auto"/>
        <w:right w:val="none" w:sz="0" w:space="0" w:color="auto"/>
      </w:divBdr>
    </w:div>
    <w:div w:id="239484267">
      <w:bodyDiv w:val="1"/>
      <w:marLeft w:val="0"/>
      <w:marRight w:val="0"/>
      <w:marTop w:val="0"/>
      <w:marBottom w:val="0"/>
      <w:divBdr>
        <w:top w:val="none" w:sz="0" w:space="0" w:color="auto"/>
        <w:left w:val="none" w:sz="0" w:space="0" w:color="auto"/>
        <w:bottom w:val="none" w:sz="0" w:space="0" w:color="auto"/>
        <w:right w:val="none" w:sz="0" w:space="0" w:color="auto"/>
      </w:divBdr>
    </w:div>
    <w:div w:id="239487428">
      <w:bodyDiv w:val="1"/>
      <w:marLeft w:val="0"/>
      <w:marRight w:val="0"/>
      <w:marTop w:val="0"/>
      <w:marBottom w:val="0"/>
      <w:divBdr>
        <w:top w:val="none" w:sz="0" w:space="0" w:color="auto"/>
        <w:left w:val="none" w:sz="0" w:space="0" w:color="auto"/>
        <w:bottom w:val="none" w:sz="0" w:space="0" w:color="auto"/>
        <w:right w:val="none" w:sz="0" w:space="0" w:color="auto"/>
      </w:divBdr>
    </w:div>
    <w:div w:id="239558473">
      <w:bodyDiv w:val="1"/>
      <w:marLeft w:val="0"/>
      <w:marRight w:val="0"/>
      <w:marTop w:val="0"/>
      <w:marBottom w:val="0"/>
      <w:divBdr>
        <w:top w:val="none" w:sz="0" w:space="0" w:color="auto"/>
        <w:left w:val="none" w:sz="0" w:space="0" w:color="auto"/>
        <w:bottom w:val="none" w:sz="0" w:space="0" w:color="auto"/>
        <w:right w:val="none" w:sz="0" w:space="0" w:color="auto"/>
      </w:divBdr>
    </w:div>
    <w:div w:id="239675570">
      <w:bodyDiv w:val="1"/>
      <w:marLeft w:val="0"/>
      <w:marRight w:val="0"/>
      <w:marTop w:val="0"/>
      <w:marBottom w:val="0"/>
      <w:divBdr>
        <w:top w:val="none" w:sz="0" w:space="0" w:color="auto"/>
        <w:left w:val="none" w:sz="0" w:space="0" w:color="auto"/>
        <w:bottom w:val="none" w:sz="0" w:space="0" w:color="auto"/>
        <w:right w:val="none" w:sz="0" w:space="0" w:color="auto"/>
      </w:divBdr>
    </w:div>
    <w:div w:id="239676844">
      <w:bodyDiv w:val="1"/>
      <w:marLeft w:val="0"/>
      <w:marRight w:val="0"/>
      <w:marTop w:val="0"/>
      <w:marBottom w:val="0"/>
      <w:divBdr>
        <w:top w:val="none" w:sz="0" w:space="0" w:color="auto"/>
        <w:left w:val="none" w:sz="0" w:space="0" w:color="auto"/>
        <w:bottom w:val="none" w:sz="0" w:space="0" w:color="auto"/>
        <w:right w:val="none" w:sz="0" w:space="0" w:color="auto"/>
      </w:divBdr>
    </w:div>
    <w:div w:id="240063633">
      <w:bodyDiv w:val="1"/>
      <w:marLeft w:val="0"/>
      <w:marRight w:val="0"/>
      <w:marTop w:val="0"/>
      <w:marBottom w:val="0"/>
      <w:divBdr>
        <w:top w:val="none" w:sz="0" w:space="0" w:color="auto"/>
        <w:left w:val="none" w:sz="0" w:space="0" w:color="auto"/>
        <w:bottom w:val="none" w:sz="0" w:space="0" w:color="auto"/>
        <w:right w:val="none" w:sz="0" w:space="0" w:color="auto"/>
      </w:divBdr>
    </w:div>
    <w:div w:id="240071011">
      <w:bodyDiv w:val="1"/>
      <w:marLeft w:val="0"/>
      <w:marRight w:val="0"/>
      <w:marTop w:val="0"/>
      <w:marBottom w:val="0"/>
      <w:divBdr>
        <w:top w:val="none" w:sz="0" w:space="0" w:color="auto"/>
        <w:left w:val="none" w:sz="0" w:space="0" w:color="auto"/>
        <w:bottom w:val="none" w:sz="0" w:space="0" w:color="auto"/>
        <w:right w:val="none" w:sz="0" w:space="0" w:color="auto"/>
      </w:divBdr>
    </w:div>
    <w:div w:id="240258833">
      <w:bodyDiv w:val="1"/>
      <w:marLeft w:val="0"/>
      <w:marRight w:val="0"/>
      <w:marTop w:val="0"/>
      <w:marBottom w:val="0"/>
      <w:divBdr>
        <w:top w:val="none" w:sz="0" w:space="0" w:color="auto"/>
        <w:left w:val="none" w:sz="0" w:space="0" w:color="auto"/>
        <w:bottom w:val="none" w:sz="0" w:space="0" w:color="auto"/>
        <w:right w:val="none" w:sz="0" w:space="0" w:color="auto"/>
      </w:divBdr>
    </w:div>
    <w:div w:id="240260999">
      <w:bodyDiv w:val="1"/>
      <w:marLeft w:val="0"/>
      <w:marRight w:val="0"/>
      <w:marTop w:val="0"/>
      <w:marBottom w:val="0"/>
      <w:divBdr>
        <w:top w:val="none" w:sz="0" w:space="0" w:color="auto"/>
        <w:left w:val="none" w:sz="0" w:space="0" w:color="auto"/>
        <w:bottom w:val="none" w:sz="0" w:space="0" w:color="auto"/>
        <w:right w:val="none" w:sz="0" w:space="0" w:color="auto"/>
      </w:divBdr>
    </w:div>
    <w:div w:id="240409160">
      <w:bodyDiv w:val="1"/>
      <w:marLeft w:val="0"/>
      <w:marRight w:val="0"/>
      <w:marTop w:val="0"/>
      <w:marBottom w:val="0"/>
      <w:divBdr>
        <w:top w:val="none" w:sz="0" w:space="0" w:color="auto"/>
        <w:left w:val="none" w:sz="0" w:space="0" w:color="auto"/>
        <w:bottom w:val="none" w:sz="0" w:space="0" w:color="auto"/>
        <w:right w:val="none" w:sz="0" w:space="0" w:color="auto"/>
      </w:divBdr>
    </w:div>
    <w:div w:id="240525789">
      <w:bodyDiv w:val="1"/>
      <w:marLeft w:val="0"/>
      <w:marRight w:val="0"/>
      <w:marTop w:val="0"/>
      <w:marBottom w:val="0"/>
      <w:divBdr>
        <w:top w:val="none" w:sz="0" w:space="0" w:color="auto"/>
        <w:left w:val="none" w:sz="0" w:space="0" w:color="auto"/>
        <w:bottom w:val="none" w:sz="0" w:space="0" w:color="auto"/>
        <w:right w:val="none" w:sz="0" w:space="0" w:color="auto"/>
      </w:divBdr>
    </w:div>
    <w:div w:id="240799190">
      <w:bodyDiv w:val="1"/>
      <w:marLeft w:val="0"/>
      <w:marRight w:val="0"/>
      <w:marTop w:val="0"/>
      <w:marBottom w:val="0"/>
      <w:divBdr>
        <w:top w:val="none" w:sz="0" w:space="0" w:color="auto"/>
        <w:left w:val="none" w:sz="0" w:space="0" w:color="auto"/>
        <w:bottom w:val="none" w:sz="0" w:space="0" w:color="auto"/>
        <w:right w:val="none" w:sz="0" w:space="0" w:color="auto"/>
      </w:divBdr>
    </w:div>
    <w:div w:id="241137577">
      <w:bodyDiv w:val="1"/>
      <w:marLeft w:val="0"/>
      <w:marRight w:val="0"/>
      <w:marTop w:val="0"/>
      <w:marBottom w:val="0"/>
      <w:divBdr>
        <w:top w:val="none" w:sz="0" w:space="0" w:color="auto"/>
        <w:left w:val="none" w:sz="0" w:space="0" w:color="auto"/>
        <w:bottom w:val="none" w:sz="0" w:space="0" w:color="auto"/>
        <w:right w:val="none" w:sz="0" w:space="0" w:color="auto"/>
      </w:divBdr>
    </w:div>
    <w:div w:id="241179751">
      <w:bodyDiv w:val="1"/>
      <w:marLeft w:val="0"/>
      <w:marRight w:val="0"/>
      <w:marTop w:val="0"/>
      <w:marBottom w:val="0"/>
      <w:divBdr>
        <w:top w:val="none" w:sz="0" w:space="0" w:color="auto"/>
        <w:left w:val="none" w:sz="0" w:space="0" w:color="auto"/>
        <w:bottom w:val="none" w:sz="0" w:space="0" w:color="auto"/>
        <w:right w:val="none" w:sz="0" w:space="0" w:color="auto"/>
      </w:divBdr>
    </w:div>
    <w:div w:id="241381797">
      <w:bodyDiv w:val="1"/>
      <w:marLeft w:val="0"/>
      <w:marRight w:val="0"/>
      <w:marTop w:val="0"/>
      <w:marBottom w:val="0"/>
      <w:divBdr>
        <w:top w:val="none" w:sz="0" w:space="0" w:color="auto"/>
        <w:left w:val="none" w:sz="0" w:space="0" w:color="auto"/>
        <w:bottom w:val="none" w:sz="0" w:space="0" w:color="auto"/>
        <w:right w:val="none" w:sz="0" w:space="0" w:color="auto"/>
      </w:divBdr>
    </w:div>
    <w:div w:id="241526786">
      <w:bodyDiv w:val="1"/>
      <w:marLeft w:val="0"/>
      <w:marRight w:val="0"/>
      <w:marTop w:val="0"/>
      <w:marBottom w:val="0"/>
      <w:divBdr>
        <w:top w:val="none" w:sz="0" w:space="0" w:color="auto"/>
        <w:left w:val="none" w:sz="0" w:space="0" w:color="auto"/>
        <w:bottom w:val="none" w:sz="0" w:space="0" w:color="auto"/>
        <w:right w:val="none" w:sz="0" w:space="0" w:color="auto"/>
      </w:divBdr>
    </w:div>
    <w:div w:id="241570809">
      <w:bodyDiv w:val="1"/>
      <w:marLeft w:val="0"/>
      <w:marRight w:val="0"/>
      <w:marTop w:val="0"/>
      <w:marBottom w:val="0"/>
      <w:divBdr>
        <w:top w:val="none" w:sz="0" w:space="0" w:color="auto"/>
        <w:left w:val="none" w:sz="0" w:space="0" w:color="auto"/>
        <w:bottom w:val="none" w:sz="0" w:space="0" w:color="auto"/>
        <w:right w:val="none" w:sz="0" w:space="0" w:color="auto"/>
      </w:divBdr>
    </w:div>
    <w:div w:id="242031265">
      <w:bodyDiv w:val="1"/>
      <w:marLeft w:val="0"/>
      <w:marRight w:val="0"/>
      <w:marTop w:val="0"/>
      <w:marBottom w:val="0"/>
      <w:divBdr>
        <w:top w:val="none" w:sz="0" w:space="0" w:color="auto"/>
        <w:left w:val="none" w:sz="0" w:space="0" w:color="auto"/>
        <w:bottom w:val="none" w:sz="0" w:space="0" w:color="auto"/>
        <w:right w:val="none" w:sz="0" w:space="0" w:color="auto"/>
      </w:divBdr>
    </w:div>
    <w:div w:id="242032670">
      <w:bodyDiv w:val="1"/>
      <w:marLeft w:val="0"/>
      <w:marRight w:val="0"/>
      <w:marTop w:val="0"/>
      <w:marBottom w:val="0"/>
      <w:divBdr>
        <w:top w:val="none" w:sz="0" w:space="0" w:color="auto"/>
        <w:left w:val="none" w:sz="0" w:space="0" w:color="auto"/>
        <w:bottom w:val="none" w:sz="0" w:space="0" w:color="auto"/>
        <w:right w:val="none" w:sz="0" w:space="0" w:color="auto"/>
      </w:divBdr>
    </w:div>
    <w:div w:id="242228264">
      <w:bodyDiv w:val="1"/>
      <w:marLeft w:val="0"/>
      <w:marRight w:val="0"/>
      <w:marTop w:val="0"/>
      <w:marBottom w:val="0"/>
      <w:divBdr>
        <w:top w:val="none" w:sz="0" w:space="0" w:color="auto"/>
        <w:left w:val="none" w:sz="0" w:space="0" w:color="auto"/>
        <w:bottom w:val="none" w:sz="0" w:space="0" w:color="auto"/>
        <w:right w:val="none" w:sz="0" w:space="0" w:color="auto"/>
      </w:divBdr>
    </w:div>
    <w:div w:id="242371524">
      <w:bodyDiv w:val="1"/>
      <w:marLeft w:val="0"/>
      <w:marRight w:val="0"/>
      <w:marTop w:val="0"/>
      <w:marBottom w:val="0"/>
      <w:divBdr>
        <w:top w:val="none" w:sz="0" w:space="0" w:color="auto"/>
        <w:left w:val="none" w:sz="0" w:space="0" w:color="auto"/>
        <w:bottom w:val="none" w:sz="0" w:space="0" w:color="auto"/>
        <w:right w:val="none" w:sz="0" w:space="0" w:color="auto"/>
      </w:divBdr>
    </w:div>
    <w:div w:id="242758314">
      <w:bodyDiv w:val="1"/>
      <w:marLeft w:val="0"/>
      <w:marRight w:val="0"/>
      <w:marTop w:val="0"/>
      <w:marBottom w:val="0"/>
      <w:divBdr>
        <w:top w:val="none" w:sz="0" w:space="0" w:color="auto"/>
        <w:left w:val="none" w:sz="0" w:space="0" w:color="auto"/>
        <w:bottom w:val="none" w:sz="0" w:space="0" w:color="auto"/>
        <w:right w:val="none" w:sz="0" w:space="0" w:color="auto"/>
      </w:divBdr>
    </w:div>
    <w:div w:id="242764825">
      <w:bodyDiv w:val="1"/>
      <w:marLeft w:val="0"/>
      <w:marRight w:val="0"/>
      <w:marTop w:val="0"/>
      <w:marBottom w:val="0"/>
      <w:divBdr>
        <w:top w:val="none" w:sz="0" w:space="0" w:color="auto"/>
        <w:left w:val="none" w:sz="0" w:space="0" w:color="auto"/>
        <w:bottom w:val="none" w:sz="0" w:space="0" w:color="auto"/>
        <w:right w:val="none" w:sz="0" w:space="0" w:color="auto"/>
      </w:divBdr>
    </w:div>
    <w:div w:id="242836307">
      <w:bodyDiv w:val="1"/>
      <w:marLeft w:val="0"/>
      <w:marRight w:val="0"/>
      <w:marTop w:val="0"/>
      <w:marBottom w:val="0"/>
      <w:divBdr>
        <w:top w:val="none" w:sz="0" w:space="0" w:color="auto"/>
        <w:left w:val="none" w:sz="0" w:space="0" w:color="auto"/>
        <w:bottom w:val="none" w:sz="0" w:space="0" w:color="auto"/>
        <w:right w:val="none" w:sz="0" w:space="0" w:color="auto"/>
      </w:divBdr>
    </w:div>
    <w:div w:id="243073088">
      <w:bodyDiv w:val="1"/>
      <w:marLeft w:val="0"/>
      <w:marRight w:val="0"/>
      <w:marTop w:val="0"/>
      <w:marBottom w:val="0"/>
      <w:divBdr>
        <w:top w:val="none" w:sz="0" w:space="0" w:color="auto"/>
        <w:left w:val="none" w:sz="0" w:space="0" w:color="auto"/>
        <w:bottom w:val="none" w:sz="0" w:space="0" w:color="auto"/>
        <w:right w:val="none" w:sz="0" w:space="0" w:color="auto"/>
      </w:divBdr>
    </w:div>
    <w:div w:id="243413959">
      <w:bodyDiv w:val="1"/>
      <w:marLeft w:val="0"/>
      <w:marRight w:val="0"/>
      <w:marTop w:val="0"/>
      <w:marBottom w:val="0"/>
      <w:divBdr>
        <w:top w:val="none" w:sz="0" w:space="0" w:color="auto"/>
        <w:left w:val="none" w:sz="0" w:space="0" w:color="auto"/>
        <w:bottom w:val="none" w:sz="0" w:space="0" w:color="auto"/>
        <w:right w:val="none" w:sz="0" w:space="0" w:color="auto"/>
      </w:divBdr>
    </w:div>
    <w:div w:id="243417826">
      <w:bodyDiv w:val="1"/>
      <w:marLeft w:val="0"/>
      <w:marRight w:val="0"/>
      <w:marTop w:val="0"/>
      <w:marBottom w:val="0"/>
      <w:divBdr>
        <w:top w:val="none" w:sz="0" w:space="0" w:color="auto"/>
        <w:left w:val="none" w:sz="0" w:space="0" w:color="auto"/>
        <w:bottom w:val="none" w:sz="0" w:space="0" w:color="auto"/>
        <w:right w:val="none" w:sz="0" w:space="0" w:color="auto"/>
      </w:divBdr>
    </w:div>
    <w:div w:id="243685666">
      <w:bodyDiv w:val="1"/>
      <w:marLeft w:val="0"/>
      <w:marRight w:val="0"/>
      <w:marTop w:val="0"/>
      <w:marBottom w:val="0"/>
      <w:divBdr>
        <w:top w:val="none" w:sz="0" w:space="0" w:color="auto"/>
        <w:left w:val="none" w:sz="0" w:space="0" w:color="auto"/>
        <w:bottom w:val="none" w:sz="0" w:space="0" w:color="auto"/>
        <w:right w:val="none" w:sz="0" w:space="0" w:color="auto"/>
      </w:divBdr>
    </w:div>
    <w:div w:id="243687974">
      <w:bodyDiv w:val="1"/>
      <w:marLeft w:val="0"/>
      <w:marRight w:val="0"/>
      <w:marTop w:val="0"/>
      <w:marBottom w:val="0"/>
      <w:divBdr>
        <w:top w:val="none" w:sz="0" w:space="0" w:color="auto"/>
        <w:left w:val="none" w:sz="0" w:space="0" w:color="auto"/>
        <w:bottom w:val="none" w:sz="0" w:space="0" w:color="auto"/>
        <w:right w:val="none" w:sz="0" w:space="0" w:color="auto"/>
      </w:divBdr>
    </w:div>
    <w:div w:id="243925135">
      <w:bodyDiv w:val="1"/>
      <w:marLeft w:val="0"/>
      <w:marRight w:val="0"/>
      <w:marTop w:val="0"/>
      <w:marBottom w:val="0"/>
      <w:divBdr>
        <w:top w:val="none" w:sz="0" w:space="0" w:color="auto"/>
        <w:left w:val="none" w:sz="0" w:space="0" w:color="auto"/>
        <w:bottom w:val="none" w:sz="0" w:space="0" w:color="auto"/>
        <w:right w:val="none" w:sz="0" w:space="0" w:color="auto"/>
      </w:divBdr>
    </w:div>
    <w:div w:id="244002170">
      <w:bodyDiv w:val="1"/>
      <w:marLeft w:val="0"/>
      <w:marRight w:val="0"/>
      <w:marTop w:val="0"/>
      <w:marBottom w:val="0"/>
      <w:divBdr>
        <w:top w:val="none" w:sz="0" w:space="0" w:color="auto"/>
        <w:left w:val="none" w:sz="0" w:space="0" w:color="auto"/>
        <w:bottom w:val="none" w:sz="0" w:space="0" w:color="auto"/>
        <w:right w:val="none" w:sz="0" w:space="0" w:color="auto"/>
      </w:divBdr>
    </w:div>
    <w:div w:id="244264245">
      <w:bodyDiv w:val="1"/>
      <w:marLeft w:val="0"/>
      <w:marRight w:val="0"/>
      <w:marTop w:val="0"/>
      <w:marBottom w:val="0"/>
      <w:divBdr>
        <w:top w:val="none" w:sz="0" w:space="0" w:color="auto"/>
        <w:left w:val="none" w:sz="0" w:space="0" w:color="auto"/>
        <w:bottom w:val="none" w:sz="0" w:space="0" w:color="auto"/>
        <w:right w:val="none" w:sz="0" w:space="0" w:color="auto"/>
      </w:divBdr>
    </w:div>
    <w:div w:id="244264967">
      <w:bodyDiv w:val="1"/>
      <w:marLeft w:val="0"/>
      <w:marRight w:val="0"/>
      <w:marTop w:val="0"/>
      <w:marBottom w:val="0"/>
      <w:divBdr>
        <w:top w:val="none" w:sz="0" w:space="0" w:color="auto"/>
        <w:left w:val="none" w:sz="0" w:space="0" w:color="auto"/>
        <w:bottom w:val="none" w:sz="0" w:space="0" w:color="auto"/>
        <w:right w:val="none" w:sz="0" w:space="0" w:color="auto"/>
      </w:divBdr>
    </w:div>
    <w:div w:id="244388444">
      <w:bodyDiv w:val="1"/>
      <w:marLeft w:val="0"/>
      <w:marRight w:val="0"/>
      <w:marTop w:val="0"/>
      <w:marBottom w:val="0"/>
      <w:divBdr>
        <w:top w:val="none" w:sz="0" w:space="0" w:color="auto"/>
        <w:left w:val="none" w:sz="0" w:space="0" w:color="auto"/>
        <w:bottom w:val="none" w:sz="0" w:space="0" w:color="auto"/>
        <w:right w:val="none" w:sz="0" w:space="0" w:color="auto"/>
      </w:divBdr>
    </w:div>
    <w:div w:id="244458685">
      <w:bodyDiv w:val="1"/>
      <w:marLeft w:val="0"/>
      <w:marRight w:val="0"/>
      <w:marTop w:val="0"/>
      <w:marBottom w:val="0"/>
      <w:divBdr>
        <w:top w:val="none" w:sz="0" w:space="0" w:color="auto"/>
        <w:left w:val="none" w:sz="0" w:space="0" w:color="auto"/>
        <w:bottom w:val="none" w:sz="0" w:space="0" w:color="auto"/>
        <w:right w:val="none" w:sz="0" w:space="0" w:color="auto"/>
      </w:divBdr>
    </w:div>
    <w:div w:id="244649392">
      <w:bodyDiv w:val="1"/>
      <w:marLeft w:val="0"/>
      <w:marRight w:val="0"/>
      <w:marTop w:val="0"/>
      <w:marBottom w:val="0"/>
      <w:divBdr>
        <w:top w:val="none" w:sz="0" w:space="0" w:color="auto"/>
        <w:left w:val="none" w:sz="0" w:space="0" w:color="auto"/>
        <w:bottom w:val="none" w:sz="0" w:space="0" w:color="auto"/>
        <w:right w:val="none" w:sz="0" w:space="0" w:color="auto"/>
      </w:divBdr>
    </w:div>
    <w:div w:id="244655004">
      <w:bodyDiv w:val="1"/>
      <w:marLeft w:val="0"/>
      <w:marRight w:val="0"/>
      <w:marTop w:val="0"/>
      <w:marBottom w:val="0"/>
      <w:divBdr>
        <w:top w:val="none" w:sz="0" w:space="0" w:color="auto"/>
        <w:left w:val="none" w:sz="0" w:space="0" w:color="auto"/>
        <w:bottom w:val="none" w:sz="0" w:space="0" w:color="auto"/>
        <w:right w:val="none" w:sz="0" w:space="0" w:color="auto"/>
      </w:divBdr>
    </w:div>
    <w:div w:id="244799869">
      <w:bodyDiv w:val="1"/>
      <w:marLeft w:val="0"/>
      <w:marRight w:val="0"/>
      <w:marTop w:val="0"/>
      <w:marBottom w:val="0"/>
      <w:divBdr>
        <w:top w:val="none" w:sz="0" w:space="0" w:color="auto"/>
        <w:left w:val="none" w:sz="0" w:space="0" w:color="auto"/>
        <w:bottom w:val="none" w:sz="0" w:space="0" w:color="auto"/>
        <w:right w:val="none" w:sz="0" w:space="0" w:color="auto"/>
      </w:divBdr>
    </w:div>
    <w:div w:id="244919077">
      <w:bodyDiv w:val="1"/>
      <w:marLeft w:val="0"/>
      <w:marRight w:val="0"/>
      <w:marTop w:val="0"/>
      <w:marBottom w:val="0"/>
      <w:divBdr>
        <w:top w:val="none" w:sz="0" w:space="0" w:color="auto"/>
        <w:left w:val="none" w:sz="0" w:space="0" w:color="auto"/>
        <w:bottom w:val="none" w:sz="0" w:space="0" w:color="auto"/>
        <w:right w:val="none" w:sz="0" w:space="0" w:color="auto"/>
      </w:divBdr>
    </w:div>
    <w:div w:id="244926030">
      <w:bodyDiv w:val="1"/>
      <w:marLeft w:val="0"/>
      <w:marRight w:val="0"/>
      <w:marTop w:val="0"/>
      <w:marBottom w:val="0"/>
      <w:divBdr>
        <w:top w:val="none" w:sz="0" w:space="0" w:color="auto"/>
        <w:left w:val="none" w:sz="0" w:space="0" w:color="auto"/>
        <w:bottom w:val="none" w:sz="0" w:space="0" w:color="auto"/>
        <w:right w:val="none" w:sz="0" w:space="0" w:color="auto"/>
      </w:divBdr>
    </w:div>
    <w:div w:id="245116136">
      <w:bodyDiv w:val="1"/>
      <w:marLeft w:val="0"/>
      <w:marRight w:val="0"/>
      <w:marTop w:val="0"/>
      <w:marBottom w:val="0"/>
      <w:divBdr>
        <w:top w:val="none" w:sz="0" w:space="0" w:color="auto"/>
        <w:left w:val="none" w:sz="0" w:space="0" w:color="auto"/>
        <w:bottom w:val="none" w:sz="0" w:space="0" w:color="auto"/>
        <w:right w:val="none" w:sz="0" w:space="0" w:color="auto"/>
      </w:divBdr>
    </w:div>
    <w:div w:id="245116923">
      <w:bodyDiv w:val="1"/>
      <w:marLeft w:val="0"/>
      <w:marRight w:val="0"/>
      <w:marTop w:val="0"/>
      <w:marBottom w:val="0"/>
      <w:divBdr>
        <w:top w:val="none" w:sz="0" w:space="0" w:color="auto"/>
        <w:left w:val="none" w:sz="0" w:space="0" w:color="auto"/>
        <w:bottom w:val="none" w:sz="0" w:space="0" w:color="auto"/>
        <w:right w:val="none" w:sz="0" w:space="0" w:color="auto"/>
      </w:divBdr>
    </w:div>
    <w:div w:id="245262327">
      <w:bodyDiv w:val="1"/>
      <w:marLeft w:val="0"/>
      <w:marRight w:val="0"/>
      <w:marTop w:val="0"/>
      <w:marBottom w:val="0"/>
      <w:divBdr>
        <w:top w:val="none" w:sz="0" w:space="0" w:color="auto"/>
        <w:left w:val="none" w:sz="0" w:space="0" w:color="auto"/>
        <w:bottom w:val="none" w:sz="0" w:space="0" w:color="auto"/>
        <w:right w:val="none" w:sz="0" w:space="0" w:color="auto"/>
      </w:divBdr>
    </w:div>
    <w:div w:id="245313148">
      <w:bodyDiv w:val="1"/>
      <w:marLeft w:val="0"/>
      <w:marRight w:val="0"/>
      <w:marTop w:val="0"/>
      <w:marBottom w:val="0"/>
      <w:divBdr>
        <w:top w:val="none" w:sz="0" w:space="0" w:color="auto"/>
        <w:left w:val="none" w:sz="0" w:space="0" w:color="auto"/>
        <w:bottom w:val="none" w:sz="0" w:space="0" w:color="auto"/>
        <w:right w:val="none" w:sz="0" w:space="0" w:color="auto"/>
      </w:divBdr>
    </w:div>
    <w:div w:id="245504593">
      <w:bodyDiv w:val="1"/>
      <w:marLeft w:val="0"/>
      <w:marRight w:val="0"/>
      <w:marTop w:val="0"/>
      <w:marBottom w:val="0"/>
      <w:divBdr>
        <w:top w:val="none" w:sz="0" w:space="0" w:color="auto"/>
        <w:left w:val="none" w:sz="0" w:space="0" w:color="auto"/>
        <w:bottom w:val="none" w:sz="0" w:space="0" w:color="auto"/>
        <w:right w:val="none" w:sz="0" w:space="0" w:color="auto"/>
      </w:divBdr>
    </w:div>
    <w:div w:id="245529891">
      <w:bodyDiv w:val="1"/>
      <w:marLeft w:val="0"/>
      <w:marRight w:val="0"/>
      <w:marTop w:val="0"/>
      <w:marBottom w:val="0"/>
      <w:divBdr>
        <w:top w:val="none" w:sz="0" w:space="0" w:color="auto"/>
        <w:left w:val="none" w:sz="0" w:space="0" w:color="auto"/>
        <w:bottom w:val="none" w:sz="0" w:space="0" w:color="auto"/>
        <w:right w:val="none" w:sz="0" w:space="0" w:color="auto"/>
      </w:divBdr>
    </w:div>
    <w:div w:id="245574312">
      <w:bodyDiv w:val="1"/>
      <w:marLeft w:val="0"/>
      <w:marRight w:val="0"/>
      <w:marTop w:val="0"/>
      <w:marBottom w:val="0"/>
      <w:divBdr>
        <w:top w:val="none" w:sz="0" w:space="0" w:color="auto"/>
        <w:left w:val="none" w:sz="0" w:space="0" w:color="auto"/>
        <w:bottom w:val="none" w:sz="0" w:space="0" w:color="auto"/>
        <w:right w:val="none" w:sz="0" w:space="0" w:color="auto"/>
      </w:divBdr>
    </w:div>
    <w:div w:id="245648633">
      <w:bodyDiv w:val="1"/>
      <w:marLeft w:val="0"/>
      <w:marRight w:val="0"/>
      <w:marTop w:val="0"/>
      <w:marBottom w:val="0"/>
      <w:divBdr>
        <w:top w:val="none" w:sz="0" w:space="0" w:color="auto"/>
        <w:left w:val="none" w:sz="0" w:space="0" w:color="auto"/>
        <w:bottom w:val="none" w:sz="0" w:space="0" w:color="auto"/>
        <w:right w:val="none" w:sz="0" w:space="0" w:color="auto"/>
      </w:divBdr>
    </w:div>
    <w:div w:id="245697678">
      <w:bodyDiv w:val="1"/>
      <w:marLeft w:val="0"/>
      <w:marRight w:val="0"/>
      <w:marTop w:val="0"/>
      <w:marBottom w:val="0"/>
      <w:divBdr>
        <w:top w:val="none" w:sz="0" w:space="0" w:color="auto"/>
        <w:left w:val="none" w:sz="0" w:space="0" w:color="auto"/>
        <w:bottom w:val="none" w:sz="0" w:space="0" w:color="auto"/>
        <w:right w:val="none" w:sz="0" w:space="0" w:color="auto"/>
      </w:divBdr>
    </w:div>
    <w:div w:id="245846282">
      <w:bodyDiv w:val="1"/>
      <w:marLeft w:val="0"/>
      <w:marRight w:val="0"/>
      <w:marTop w:val="0"/>
      <w:marBottom w:val="0"/>
      <w:divBdr>
        <w:top w:val="none" w:sz="0" w:space="0" w:color="auto"/>
        <w:left w:val="none" w:sz="0" w:space="0" w:color="auto"/>
        <w:bottom w:val="none" w:sz="0" w:space="0" w:color="auto"/>
        <w:right w:val="none" w:sz="0" w:space="0" w:color="auto"/>
      </w:divBdr>
    </w:div>
    <w:div w:id="245916786">
      <w:bodyDiv w:val="1"/>
      <w:marLeft w:val="0"/>
      <w:marRight w:val="0"/>
      <w:marTop w:val="0"/>
      <w:marBottom w:val="0"/>
      <w:divBdr>
        <w:top w:val="none" w:sz="0" w:space="0" w:color="auto"/>
        <w:left w:val="none" w:sz="0" w:space="0" w:color="auto"/>
        <w:bottom w:val="none" w:sz="0" w:space="0" w:color="auto"/>
        <w:right w:val="none" w:sz="0" w:space="0" w:color="auto"/>
      </w:divBdr>
    </w:div>
    <w:div w:id="245922743">
      <w:bodyDiv w:val="1"/>
      <w:marLeft w:val="0"/>
      <w:marRight w:val="0"/>
      <w:marTop w:val="0"/>
      <w:marBottom w:val="0"/>
      <w:divBdr>
        <w:top w:val="none" w:sz="0" w:space="0" w:color="auto"/>
        <w:left w:val="none" w:sz="0" w:space="0" w:color="auto"/>
        <w:bottom w:val="none" w:sz="0" w:space="0" w:color="auto"/>
        <w:right w:val="none" w:sz="0" w:space="0" w:color="auto"/>
      </w:divBdr>
    </w:div>
    <w:div w:id="245960361">
      <w:bodyDiv w:val="1"/>
      <w:marLeft w:val="0"/>
      <w:marRight w:val="0"/>
      <w:marTop w:val="0"/>
      <w:marBottom w:val="0"/>
      <w:divBdr>
        <w:top w:val="none" w:sz="0" w:space="0" w:color="auto"/>
        <w:left w:val="none" w:sz="0" w:space="0" w:color="auto"/>
        <w:bottom w:val="none" w:sz="0" w:space="0" w:color="auto"/>
        <w:right w:val="none" w:sz="0" w:space="0" w:color="auto"/>
      </w:divBdr>
    </w:div>
    <w:div w:id="245966438">
      <w:bodyDiv w:val="1"/>
      <w:marLeft w:val="0"/>
      <w:marRight w:val="0"/>
      <w:marTop w:val="0"/>
      <w:marBottom w:val="0"/>
      <w:divBdr>
        <w:top w:val="none" w:sz="0" w:space="0" w:color="auto"/>
        <w:left w:val="none" w:sz="0" w:space="0" w:color="auto"/>
        <w:bottom w:val="none" w:sz="0" w:space="0" w:color="auto"/>
        <w:right w:val="none" w:sz="0" w:space="0" w:color="auto"/>
      </w:divBdr>
    </w:div>
    <w:div w:id="246118935">
      <w:bodyDiv w:val="1"/>
      <w:marLeft w:val="0"/>
      <w:marRight w:val="0"/>
      <w:marTop w:val="0"/>
      <w:marBottom w:val="0"/>
      <w:divBdr>
        <w:top w:val="none" w:sz="0" w:space="0" w:color="auto"/>
        <w:left w:val="none" w:sz="0" w:space="0" w:color="auto"/>
        <w:bottom w:val="none" w:sz="0" w:space="0" w:color="auto"/>
        <w:right w:val="none" w:sz="0" w:space="0" w:color="auto"/>
      </w:divBdr>
    </w:div>
    <w:div w:id="246155092">
      <w:bodyDiv w:val="1"/>
      <w:marLeft w:val="0"/>
      <w:marRight w:val="0"/>
      <w:marTop w:val="0"/>
      <w:marBottom w:val="0"/>
      <w:divBdr>
        <w:top w:val="none" w:sz="0" w:space="0" w:color="auto"/>
        <w:left w:val="none" w:sz="0" w:space="0" w:color="auto"/>
        <w:bottom w:val="none" w:sz="0" w:space="0" w:color="auto"/>
        <w:right w:val="none" w:sz="0" w:space="0" w:color="auto"/>
      </w:divBdr>
    </w:div>
    <w:div w:id="246156074">
      <w:bodyDiv w:val="1"/>
      <w:marLeft w:val="0"/>
      <w:marRight w:val="0"/>
      <w:marTop w:val="0"/>
      <w:marBottom w:val="0"/>
      <w:divBdr>
        <w:top w:val="none" w:sz="0" w:space="0" w:color="auto"/>
        <w:left w:val="none" w:sz="0" w:space="0" w:color="auto"/>
        <w:bottom w:val="none" w:sz="0" w:space="0" w:color="auto"/>
        <w:right w:val="none" w:sz="0" w:space="0" w:color="auto"/>
      </w:divBdr>
    </w:div>
    <w:div w:id="246306724">
      <w:bodyDiv w:val="1"/>
      <w:marLeft w:val="0"/>
      <w:marRight w:val="0"/>
      <w:marTop w:val="0"/>
      <w:marBottom w:val="0"/>
      <w:divBdr>
        <w:top w:val="none" w:sz="0" w:space="0" w:color="auto"/>
        <w:left w:val="none" w:sz="0" w:space="0" w:color="auto"/>
        <w:bottom w:val="none" w:sz="0" w:space="0" w:color="auto"/>
        <w:right w:val="none" w:sz="0" w:space="0" w:color="auto"/>
      </w:divBdr>
    </w:div>
    <w:div w:id="246426936">
      <w:bodyDiv w:val="1"/>
      <w:marLeft w:val="0"/>
      <w:marRight w:val="0"/>
      <w:marTop w:val="0"/>
      <w:marBottom w:val="0"/>
      <w:divBdr>
        <w:top w:val="none" w:sz="0" w:space="0" w:color="auto"/>
        <w:left w:val="none" w:sz="0" w:space="0" w:color="auto"/>
        <w:bottom w:val="none" w:sz="0" w:space="0" w:color="auto"/>
        <w:right w:val="none" w:sz="0" w:space="0" w:color="auto"/>
      </w:divBdr>
    </w:div>
    <w:div w:id="246500709">
      <w:bodyDiv w:val="1"/>
      <w:marLeft w:val="0"/>
      <w:marRight w:val="0"/>
      <w:marTop w:val="0"/>
      <w:marBottom w:val="0"/>
      <w:divBdr>
        <w:top w:val="none" w:sz="0" w:space="0" w:color="auto"/>
        <w:left w:val="none" w:sz="0" w:space="0" w:color="auto"/>
        <w:bottom w:val="none" w:sz="0" w:space="0" w:color="auto"/>
        <w:right w:val="none" w:sz="0" w:space="0" w:color="auto"/>
      </w:divBdr>
    </w:div>
    <w:div w:id="246772590">
      <w:bodyDiv w:val="1"/>
      <w:marLeft w:val="0"/>
      <w:marRight w:val="0"/>
      <w:marTop w:val="0"/>
      <w:marBottom w:val="0"/>
      <w:divBdr>
        <w:top w:val="none" w:sz="0" w:space="0" w:color="auto"/>
        <w:left w:val="none" w:sz="0" w:space="0" w:color="auto"/>
        <w:bottom w:val="none" w:sz="0" w:space="0" w:color="auto"/>
        <w:right w:val="none" w:sz="0" w:space="0" w:color="auto"/>
      </w:divBdr>
    </w:div>
    <w:div w:id="246812562">
      <w:bodyDiv w:val="1"/>
      <w:marLeft w:val="0"/>
      <w:marRight w:val="0"/>
      <w:marTop w:val="0"/>
      <w:marBottom w:val="0"/>
      <w:divBdr>
        <w:top w:val="none" w:sz="0" w:space="0" w:color="auto"/>
        <w:left w:val="none" w:sz="0" w:space="0" w:color="auto"/>
        <w:bottom w:val="none" w:sz="0" w:space="0" w:color="auto"/>
        <w:right w:val="none" w:sz="0" w:space="0" w:color="auto"/>
      </w:divBdr>
    </w:div>
    <w:div w:id="246887039">
      <w:bodyDiv w:val="1"/>
      <w:marLeft w:val="0"/>
      <w:marRight w:val="0"/>
      <w:marTop w:val="0"/>
      <w:marBottom w:val="0"/>
      <w:divBdr>
        <w:top w:val="none" w:sz="0" w:space="0" w:color="auto"/>
        <w:left w:val="none" w:sz="0" w:space="0" w:color="auto"/>
        <w:bottom w:val="none" w:sz="0" w:space="0" w:color="auto"/>
        <w:right w:val="none" w:sz="0" w:space="0" w:color="auto"/>
      </w:divBdr>
    </w:div>
    <w:div w:id="246891288">
      <w:bodyDiv w:val="1"/>
      <w:marLeft w:val="0"/>
      <w:marRight w:val="0"/>
      <w:marTop w:val="0"/>
      <w:marBottom w:val="0"/>
      <w:divBdr>
        <w:top w:val="none" w:sz="0" w:space="0" w:color="auto"/>
        <w:left w:val="none" w:sz="0" w:space="0" w:color="auto"/>
        <w:bottom w:val="none" w:sz="0" w:space="0" w:color="auto"/>
        <w:right w:val="none" w:sz="0" w:space="0" w:color="auto"/>
      </w:divBdr>
    </w:div>
    <w:div w:id="247035268">
      <w:bodyDiv w:val="1"/>
      <w:marLeft w:val="0"/>
      <w:marRight w:val="0"/>
      <w:marTop w:val="0"/>
      <w:marBottom w:val="0"/>
      <w:divBdr>
        <w:top w:val="none" w:sz="0" w:space="0" w:color="auto"/>
        <w:left w:val="none" w:sz="0" w:space="0" w:color="auto"/>
        <w:bottom w:val="none" w:sz="0" w:space="0" w:color="auto"/>
        <w:right w:val="none" w:sz="0" w:space="0" w:color="auto"/>
      </w:divBdr>
    </w:div>
    <w:div w:id="247078467">
      <w:bodyDiv w:val="1"/>
      <w:marLeft w:val="0"/>
      <w:marRight w:val="0"/>
      <w:marTop w:val="0"/>
      <w:marBottom w:val="0"/>
      <w:divBdr>
        <w:top w:val="none" w:sz="0" w:space="0" w:color="auto"/>
        <w:left w:val="none" w:sz="0" w:space="0" w:color="auto"/>
        <w:bottom w:val="none" w:sz="0" w:space="0" w:color="auto"/>
        <w:right w:val="none" w:sz="0" w:space="0" w:color="auto"/>
      </w:divBdr>
    </w:div>
    <w:div w:id="247227478">
      <w:bodyDiv w:val="1"/>
      <w:marLeft w:val="0"/>
      <w:marRight w:val="0"/>
      <w:marTop w:val="0"/>
      <w:marBottom w:val="0"/>
      <w:divBdr>
        <w:top w:val="none" w:sz="0" w:space="0" w:color="auto"/>
        <w:left w:val="none" w:sz="0" w:space="0" w:color="auto"/>
        <w:bottom w:val="none" w:sz="0" w:space="0" w:color="auto"/>
        <w:right w:val="none" w:sz="0" w:space="0" w:color="auto"/>
      </w:divBdr>
    </w:div>
    <w:div w:id="247347363">
      <w:bodyDiv w:val="1"/>
      <w:marLeft w:val="0"/>
      <w:marRight w:val="0"/>
      <w:marTop w:val="0"/>
      <w:marBottom w:val="0"/>
      <w:divBdr>
        <w:top w:val="none" w:sz="0" w:space="0" w:color="auto"/>
        <w:left w:val="none" w:sz="0" w:space="0" w:color="auto"/>
        <w:bottom w:val="none" w:sz="0" w:space="0" w:color="auto"/>
        <w:right w:val="none" w:sz="0" w:space="0" w:color="auto"/>
      </w:divBdr>
    </w:div>
    <w:div w:id="247618692">
      <w:bodyDiv w:val="1"/>
      <w:marLeft w:val="0"/>
      <w:marRight w:val="0"/>
      <w:marTop w:val="0"/>
      <w:marBottom w:val="0"/>
      <w:divBdr>
        <w:top w:val="none" w:sz="0" w:space="0" w:color="auto"/>
        <w:left w:val="none" w:sz="0" w:space="0" w:color="auto"/>
        <w:bottom w:val="none" w:sz="0" w:space="0" w:color="auto"/>
        <w:right w:val="none" w:sz="0" w:space="0" w:color="auto"/>
      </w:divBdr>
    </w:div>
    <w:div w:id="247812623">
      <w:bodyDiv w:val="1"/>
      <w:marLeft w:val="0"/>
      <w:marRight w:val="0"/>
      <w:marTop w:val="0"/>
      <w:marBottom w:val="0"/>
      <w:divBdr>
        <w:top w:val="none" w:sz="0" w:space="0" w:color="auto"/>
        <w:left w:val="none" w:sz="0" w:space="0" w:color="auto"/>
        <w:bottom w:val="none" w:sz="0" w:space="0" w:color="auto"/>
        <w:right w:val="none" w:sz="0" w:space="0" w:color="auto"/>
      </w:divBdr>
    </w:div>
    <w:div w:id="248080301">
      <w:bodyDiv w:val="1"/>
      <w:marLeft w:val="0"/>
      <w:marRight w:val="0"/>
      <w:marTop w:val="0"/>
      <w:marBottom w:val="0"/>
      <w:divBdr>
        <w:top w:val="none" w:sz="0" w:space="0" w:color="auto"/>
        <w:left w:val="none" w:sz="0" w:space="0" w:color="auto"/>
        <w:bottom w:val="none" w:sz="0" w:space="0" w:color="auto"/>
        <w:right w:val="none" w:sz="0" w:space="0" w:color="auto"/>
      </w:divBdr>
    </w:div>
    <w:div w:id="248080662">
      <w:bodyDiv w:val="1"/>
      <w:marLeft w:val="0"/>
      <w:marRight w:val="0"/>
      <w:marTop w:val="0"/>
      <w:marBottom w:val="0"/>
      <w:divBdr>
        <w:top w:val="none" w:sz="0" w:space="0" w:color="auto"/>
        <w:left w:val="none" w:sz="0" w:space="0" w:color="auto"/>
        <w:bottom w:val="none" w:sz="0" w:space="0" w:color="auto"/>
        <w:right w:val="none" w:sz="0" w:space="0" w:color="auto"/>
      </w:divBdr>
    </w:div>
    <w:div w:id="248858131">
      <w:bodyDiv w:val="1"/>
      <w:marLeft w:val="0"/>
      <w:marRight w:val="0"/>
      <w:marTop w:val="0"/>
      <w:marBottom w:val="0"/>
      <w:divBdr>
        <w:top w:val="none" w:sz="0" w:space="0" w:color="auto"/>
        <w:left w:val="none" w:sz="0" w:space="0" w:color="auto"/>
        <w:bottom w:val="none" w:sz="0" w:space="0" w:color="auto"/>
        <w:right w:val="none" w:sz="0" w:space="0" w:color="auto"/>
      </w:divBdr>
    </w:div>
    <w:div w:id="249049455">
      <w:bodyDiv w:val="1"/>
      <w:marLeft w:val="0"/>
      <w:marRight w:val="0"/>
      <w:marTop w:val="0"/>
      <w:marBottom w:val="0"/>
      <w:divBdr>
        <w:top w:val="none" w:sz="0" w:space="0" w:color="auto"/>
        <w:left w:val="none" w:sz="0" w:space="0" w:color="auto"/>
        <w:bottom w:val="none" w:sz="0" w:space="0" w:color="auto"/>
        <w:right w:val="none" w:sz="0" w:space="0" w:color="auto"/>
      </w:divBdr>
    </w:div>
    <w:div w:id="249194548">
      <w:bodyDiv w:val="1"/>
      <w:marLeft w:val="0"/>
      <w:marRight w:val="0"/>
      <w:marTop w:val="0"/>
      <w:marBottom w:val="0"/>
      <w:divBdr>
        <w:top w:val="none" w:sz="0" w:space="0" w:color="auto"/>
        <w:left w:val="none" w:sz="0" w:space="0" w:color="auto"/>
        <w:bottom w:val="none" w:sz="0" w:space="0" w:color="auto"/>
        <w:right w:val="none" w:sz="0" w:space="0" w:color="auto"/>
      </w:divBdr>
    </w:div>
    <w:div w:id="249504923">
      <w:bodyDiv w:val="1"/>
      <w:marLeft w:val="0"/>
      <w:marRight w:val="0"/>
      <w:marTop w:val="0"/>
      <w:marBottom w:val="0"/>
      <w:divBdr>
        <w:top w:val="none" w:sz="0" w:space="0" w:color="auto"/>
        <w:left w:val="none" w:sz="0" w:space="0" w:color="auto"/>
        <w:bottom w:val="none" w:sz="0" w:space="0" w:color="auto"/>
        <w:right w:val="none" w:sz="0" w:space="0" w:color="auto"/>
      </w:divBdr>
    </w:div>
    <w:div w:id="249504939">
      <w:bodyDiv w:val="1"/>
      <w:marLeft w:val="0"/>
      <w:marRight w:val="0"/>
      <w:marTop w:val="0"/>
      <w:marBottom w:val="0"/>
      <w:divBdr>
        <w:top w:val="none" w:sz="0" w:space="0" w:color="auto"/>
        <w:left w:val="none" w:sz="0" w:space="0" w:color="auto"/>
        <w:bottom w:val="none" w:sz="0" w:space="0" w:color="auto"/>
        <w:right w:val="none" w:sz="0" w:space="0" w:color="auto"/>
      </w:divBdr>
    </w:div>
    <w:div w:id="249505689">
      <w:bodyDiv w:val="1"/>
      <w:marLeft w:val="0"/>
      <w:marRight w:val="0"/>
      <w:marTop w:val="0"/>
      <w:marBottom w:val="0"/>
      <w:divBdr>
        <w:top w:val="none" w:sz="0" w:space="0" w:color="auto"/>
        <w:left w:val="none" w:sz="0" w:space="0" w:color="auto"/>
        <w:bottom w:val="none" w:sz="0" w:space="0" w:color="auto"/>
        <w:right w:val="none" w:sz="0" w:space="0" w:color="auto"/>
      </w:divBdr>
    </w:div>
    <w:div w:id="249895425">
      <w:bodyDiv w:val="1"/>
      <w:marLeft w:val="0"/>
      <w:marRight w:val="0"/>
      <w:marTop w:val="0"/>
      <w:marBottom w:val="0"/>
      <w:divBdr>
        <w:top w:val="none" w:sz="0" w:space="0" w:color="auto"/>
        <w:left w:val="none" w:sz="0" w:space="0" w:color="auto"/>
        <w:bottom w:val="none" w:sz="0" w:space="0" w:color="auto"/>
        <w:right w:val="none" w:sz="0" w:space="0" w:color="auto"/>
      </w:divBdr>
    </w:div>
    <w:div w:id="250050265">
      <w:bodyDiv w:val="1"/>
      <w:marLeft w:val="0"/>
      <w:marRight w:val="0"/>
      <w:marTop w:val="0"/>
      <w:marBottom w:val="0"/>
      <w:divBdr>
        <w:top w:val="none" w:sz="0" w:space="0" w:color="auto"/>
        <w:left w:val="none" w:sz="0" w:space="0" w:color="auto"/>
        <w:bottom w:val="none" w:sz="0" w:space="0" w:color="auto"/>
        <w:right w:val="none" w:sz="0" w:space="0" w:color="auto"/>
      </w:divBdr>
    </w:div>
    <w:div w:id="250086139">
      <w:bodyDiv w:val="1"/>
      <w:marLeft w:val="0"/>
      <w:marRight w:val="0"/>
      <w:marTop w:val="0"/>
      <w:marBottom w:val="0"/>
      <w:divBdr>
        <w:top w:val="none" w:sz="0" w:space="0" w:color="auto"/>
        <w:left w:val="none" w:sz="0" w:space="0" w:color="auto"/>
        <w:bottom w:val="none" w:sz="0" w:space="0" w:color="auto"/>
        <w:right w:val="none" w:sz="0" w:space="0" w:color="auto"/>
      </w:divBdr>
    </w:div>
    <w:div w:id="250238017">
      <w:bodyDiv w:val="1"/>
      <w:marLeft w:val="0"/>
      <w:marRight w:val="0"/>
      <w:marTop w:val="0"/>
      <w:marBottom w:val="0"/>
      <w:divBdr>
        <w:top w:val="none" w:sz="0" w:space="0" w:color="auto"/>
        <w:left w:val="none" w:sz="0" w:space="0" w:color="auto"/>
        <w:bottom w:val="none" w:sz="0" w:space="0" w:color="auto"/>
        <w:right w:val="none" w:sz="0" w:space="0" w:color="auto"/>
      </w:divBdr>
    </w:div>
    <w:div w:id="250357865">
      <w:bodyDiv w:val="1"/>
      <w:marLeft w:val="0"/>
      <w:marRight w:val="0"/>
      <w:marTop w:val="0"/>
      <w:marBottom w:val="0"/>
      <w:divBdr>
        <w:top w:val="none" w:sz="0" w:space="0" w:color="auto"/>
        <w:left w:val="none" w:sz="0" w:space="0" w:color="auto"/>
        <w:bottom w:val="none" w:sz="0" w:space="0" w:color="auto"/>
        <w:right w:val="none" w:sz="0" w:space="0" w:color="auto"/>
      </w:divBdr>
    </w:div>
    <w:div w:id="250437281">
      <w:bodyDiv w:val="1"/>
      <w:marLeft w:val="0"/>
      <w:marRight w:val="0"/>
      <w:marTop w:val="0"/>
      <w:marBottom w:val="0"/>
      <w:divBdr>
        <w:top w:val="none" w:sz="0" w:space="0" w:color="auto"/>
        <w:left w:val="none" w:sz="0" w:space="0" w:color="auto"/>
        <w:bottom w:val="none" w:sz="0" w:space="0" w:color="auto"/>
        <w:right w:val="none" w:sz="0" w:space="0" w:color="auto"/>
      </w:divBdr>
    </w:div>
    <w:div w:id="250508542">
      <w:bodyDiv w:val="1"/>
      <w:marLeft w:val="0"/>
      <w:marRight w:val="0"/>
      <w:marTop w:val="0"/>
      <w:marBottom w:val="0"/>
      <w:divBdr>
        <w:top w:val="none" w:sz="0" w:space="0" w:color="auto"/>
        <w:left w:val="none" w:sz="0" w:space="0" w:color="auto"/>
        <w:bottom w:val="none" w:sz="0" w:space="0" w:color="auto"/>
        <w:right w:val="none" w:sz="0" w:space="0" w:color="auto"/>
      </w:divBdr>
    </w:div>
    <w:div w:id="250746658">
      <w:bodyDiv w:val="1"/>
      <w:marLeft w:val="0"/>
      <w:marRight w:val="0"/>
      <w:marTop w:val="0"/>
      <w:marBottom w:val="0"/>
      <w:divBdr>
        <w:top w:val="none" w:sz="0" w:space="0" w:color="auto"/>
        <w:left w:val="none" w:sz="0" w:space="0" w:color="auto"/>
        <w:bottom w:val="none" w:sz="0" w:space="0" w:color="auto"/>
        <w:right w:val="none" w:sz="0" w:space="0" w:color="auto"/>
      </w:divBdr>
    </w:div>
    <w:div w:id="250814419">
      <w:bodyDiv w:val="1"/>
      <w:marLeft w:val="0"/>
      <w:marRight w:val="0"/>
      <w:marTop w:val="0"/>
      <w:marBottom w:val="0"/>
      <w:divBdr>
        <w:top w:val="none" w:sz="0" w:space="0" w:color="auto"/>
        <w:left w:val="none" w:sz="0" w:space="0" w:color="auto"/>
        <w:bottom w:val="none" w:sz="0" w:space="0" w:color="auto"/>
        <w:right w:val="none" w:sz="0" w:space="0" w:color="auto"/>
      </w:divBdr>
    </w:div>
    <w:div w:id="251206720">
      <w:bodyDiv w:val="1"/>
      <w:marLeft w:val="0"/>
      <w:marRight w:val="0"/>
      <w:marTop w:val="0"/>
      <w:marBottom w:val="0"/>
      <w:divBdr>
        <w:top w:val="none" w:sz="0" w:space="0" w:color="auto"/>
        <w:left w:val="none" w:sz="0" w:space="0" w:color="auto"/>
        <w:bottom w:val="none" w:sz="0" w:space="0" w:color="auto"/>
        <w:right w:val="none" w:sz="0" w:space="0" w:color="auto"/>
      </w:divBdr>
    </w:div>
    <w:div w:id="251280891">
      <w:bodyDiv w:val="1"/>
      <w:marLeft w:val="0"/>
      <w:marRight w:val="0"/>
      <w:marTop w:val="0"/>
      <w:marBottom w:val="0"/>
      <w:divBdr>
        <w:top w:val="none" w:sz="0" w:space="0" w:color="auto"/>
        <w:left w:val="none" w:sz="0" w:space="0" w:color="auto"/>
        <w:bottom w:val="none" w:sz="0" w:space="0" w:color="auto"/>
        <w:right w:val="none" w:sz="0" w:space="0" w:color="auto"/>
      </w:divBdr>
    </w:div>
    <w:div w:id="251400791">
      <w:bodyDiv w:val="1"/>
      <w:marLeft w:val="0"/>
      <w:marRight w:val="0"/>
      <w:marTop w:val="0"/>
      <w:marBottom w:val="0"/>
      <w:divBdr>
        <w:top w:val="none" w:sz="0" w:space="0" w:color="auto"/>
        <w:left w:val="none" w:sz="0" w:space="0" w:color="auto"/>
        <w:bottom w:val="none" w:sz="0" w:space="0" w:color="auto"/>
        <w:right w:val="none" w:sz="0" w:space="0" w:color="auto"/>
      </w:divBdr>
    </w:div>
    <w:div w:id="251474060">
      <w:bodyDiv w:val="1"/>
      <w:marLeft w:val="0"/>
      <w:marRight w:val="0"/>
      <w:marTop w:val="0"/>
      <w:marBottom w:val="0"/>
      <w:divBdr>
        <w:top w:val="none" w:sz="0" w:space="0" w:color="auto"/>
        <w:left w:val="none" w:sz="0" w:space="0" w:color="auto"/>
        <w:bottom w:val="none" w:sz="0" w:space="0" w:color="auto"/>
        <w:right w:val="none" w:sz="0" w:space="0" w:color="auto"/>
      </w:divBdr>
    </w:div>
    <w:div w:id="251553460">
      <w:bodyDiv w:val="1"/>
      <w:marLeft w:val="0"/>
      <w:marRight w:val="0"/>
      <w:marTop w:val="0"/>
      <w:marBottom w:val="0"/>
      <w:divBdr>
        <w:top w:val="none" w:sz="0" w:space="0" w:color="auto"/>
        <w:left w:val="none" w:sz="0" w:space="0" w:color="auto"/>
        <w:bottom w:val="none" w:sz="0" w:space="0" w:color="auto"/>
        <w:right w:val="none" w:sz="0" w:space="0" w:color="auto"/>
      </w:divBdr>
    </w:div>
    <w:div w:id="251553600">
      <w:bodyDiv w:val="1"/>
      <w:marLeft w:val="0"/>
      <w:marRight w:val="0"/>
      <w:marTop w:val="0"/>
      <w:marBottom w:val="0"/>
      <w:divBdr>
        <w:top w:val="none" w:sz="0" w:space="0" w:color="auto"/>
        <w:left w:val="none" w:sz="0" w:space="0" w:color="auto"/>
        <w:bottom w:val="none" w:sz="0" w:space="0" w:color="auto"/>
        <w:right w:val="none" w:sz="0" w:space="0" w:color="auto"/>
      </w:divBdr>
    </w:div>
    <w:div w:id="251663327">
      <w:bodyDiv w:val="1"/>
      <w:marLeft w:val="0"/>
      <w:marRight w:val="0"/>
      <w:marTop w:val="0"/>
      <w:marBottom w:val="0"/>
      <w:divBdr>
        <w:top w:val="none" w:sz="0" w:space="0" w:color="auto"/>
        <w:left w:val="none" w:sz="0" w:space="0" w:color="auto"/>
        <w:bottom w:val="none" w:sz="0" w:space="0" w:color="auto"/>
        <w:right w:val="none" w:sz="0" w:space="0" w:color="auto"/>
      </w:divBdr>
    </w:div>
    <w:div w:id="251941380">
      <w:bodyDiv w:val="1"/>
      <w:marLeft w:val="0"/>
      <w:marRight w:val="0"/>
      <w:marTop w:val="0"/>
      <w:marBottom w:val="0"/>
      <w:divBdr>
        <w:top w:val="none" w:sz="0" w:space="0" w:color="auto"/>
        <w:left w:val="none" w:sz="0" w:space="0" w:color="auto"/>
        <w:bottom w:val="none" w:sz="0" w:space="0" w:color="auto"/>
        <w:right w:val="none" w:sz="0" w:space="0" w:color="auto"/>
      </w:divBdr>
    </w:div>
    <w:div w:id="252056472">
      <w:bodyDiv w:val="1"/>
      <w:marLeft w:val="0"/>
      <w:marRight w:val="0"/>
      <w:marTop w:val="0"/>
      <w:marBottom w:val="0"/>
      <w:divBdr>
        <w:top w:val="none" w:sz="0" w:space="0" w:color="auto"/>
        <w:left w:val="none" w:sz="0" w:space="0" w:color="auto"/>
        <w:bottom w:val="none" w:sz="0" w:space="0" w:color="auto"/>
        <w:right w:val="none" w:sz="0" w:space="0" w:color="auto"/>
      </w:divBdr>
    </w:div>
    <w:div w:id="252131247">
      <w:bodyDiv w:val="1"/>
      <w:marLeft w:val="0"/>
      <w:marRight w:val="0"/>
      <w:marTop w:val="0"/>
      <w:marBottom w:val="0"/>
      <w:divBdr>
        <w:top w:val="none" w:sz="0" w:space="0" w:color="auto"/>
        <w:left w:val="none" w:sz="0" w:space="0" w:color="auto"/>
        <w:bottom w:val="none" w:sz="0" w:space="0" w:color="auto"/>
        <w:right w:val="none" w:sz="0" w:space="0" w:color="auto"/>
      </w:divBdr>
    </w:div>
    <w:div w:id="252401807">
      <w:bodyDiv w:val="1"/>
      <w:marLeft w:val="0"/>
      <w:marRight w:val="0"/>
      <w:marTop w:val="0"/>
      <w:marBottom w:val="0"/>
      <w:divBdr>
        <w:top w:val="none" w:sz="0" w:space="0" w:color="auto"/>
        <w:left w:val="none" w:sz="0" w:space="0" w:color="auto"/>
        <w:bottom w:val="none" w:sz="0" w:space="0" w:color="auto"/>
        <w:right w:val="none" w:sz="0" w:space="0" w:color="auto"/>
      </w:divBdr>
    </w:div>
    <w:div w:id="252515240">
      <w:bodyDiv w:val="1"/>
      <w:marLeft w:val="0"/>
      <w:marRight w:val="0"/>
      <w:marTop w:val="0"/>
      <w:marBottom w:val="0"/>
      <w:divBdr>
        <w:top w:val="none" w:sz="0" w:space="0" w:color="auto"/>
        <w:left w:val="none" w:sz="0" w:space="0" w:color="auto"/>
        <w:bottom w:val="none" w:sz="0" w:space="0" w:color="auto"/>
        <w:right w:val="none" w:sz="0" w:space="0" w:color="auto"/>
      </w:divBdr>
    </w:div>
    <w:div w:id="252592087">
      <w:bodyDiv w:val="1"/>
      <w:marLeft w:val="0"/>
      <w:marRight w:val="0"/>
      <w:marTop w:val="0"/>
      <w:marBottom w:val="0"/>
      <w:divBdr>
        <w:top w:val="none" w:sz="0" w:space="0" w:color="auto"/>
        <w:left w:val="none" w:sz="0" w:space="0" w:color="auto"/>
        <w:bottom w:val="none" w:sz="0" w:space="0" w:color="auto"/>
        <w:right w:val="none" w:sz="0" w:space="0" w:color="auto"/>
      </w:divBdr>
    </w:div>
    <w:div w:id="252709700">
      <w:bodyDiv w:val="1"/>
      <w:marLeft w:val="0"/>
      <w:marRight w:val="0"/>
      <w:marTop w:val="0"/>
      <w:marBottom w:val="0"/>
      <w:divBdr>
        <w:top w:val="none" w:sz="0" w:space="0" w:color="auto"/>
        <w:left w:val="none" w:sz="0" w:space="0" w:color="auto"/>
        <w:bottom w:val="none" w:sz="0" w:space="0" w:color="auto"/>
        <w:right w:val="none" w:sz="0" w:space="0" w:color="auto"/>
      </w:divBdr>
    </w:div>
    <w:div w:id="252933770">
      <w:bodyDiv w:val="1"/>
      <w:marLeft w:val="0"/>
      <w:marRight w:val="0"/>
      <w:marTop w:val="0"/>
      <w:marBottom w:val="0"/>
      <w:divBdr>
        <w:top w:val="none" w:sz="0" w:space="0" w:color="auto"/>
        <w:left w:val="none" w:sz="0" w:space="0" w:color="auto"/>
        <w:bottom w:val="none" w:sz="0" w:space="0" w:color="auto"/>
        <w:right w:val="none" w:sz="0" w:space="0" w:color="auto"/>
      </w:divBdr>
    </w:div>
    <w:div w:id="253319445">
      <w:bodyDiv w:val="1"/>
      <w:marLeft w:val="0"/>
      <w:marRight w:val="0"/>
      <w:marTop w:val="0"/>
      <w:marBottom w:val="0"/>
      <w:divBdr>
        <w:top w:val="none" w:sz="0" w:space="0" w:color="auto"/>
        <w:left w:val="none" w:sz="0" w:space="0" w:color="auto"/>
        <w:bottom w:val="none" w:sz="0" w:space="0" w:color="auto"/>
        <w:right w:val="none" w:sz="0" w:space="0" w:color="auto"/>
      </w:divBdr>
    </w:div>
    <w:div w:id="253445063">
      <w:bodyDiv w:val="1"/>
      <w:marLeft w:val="0"/>
      <w:marRight w:val="0"/>
      <w:marTop w:val="0"/>
      <w:marBottom w:val="0"/>
      <w:divBdr>
        <w:top w:val="none" w:sz="0" w:space="0" w:color="auto"/>
        <w:left w:val="none" w:sz="0" w:space="0" w:color="auto"/>
        <w:bottom w:val="none" w:sz="0" w:space="0" w:color="auto"/>
        <w:right w:val="none" w:sz="0" w:space="0" w:color="auto"/>
      </w:divBdr>
    </w:div>
    <w:div w:id="254094596">
      <w:bodyDiv w:val="1"/>
      <w:marLeft w:val="0"/>
      <w:marRight w:val="0"/>
      <w:marTop w:val="0"/>
      <w:marBottom w:val="0"/>
      <w:divBdr>
        <w:top w:val="none" w:sz="0" w:space="0" w:color="auto"/>
        <w:left w:val="none" w:sz="0" w:space="0" w:color="auto"/>
        <w:bottom w:val="none" w:sz="0" w:space="0" w:color="auto"/>
        <w:right w:val="none" w:sz="0" w:space="0" w:color="auto"/>
      </w:divBdr>
    </w:div>
    <w:div w:id="254166598">
      <w:bodyDiv w:val="1"/>
      <w:marLeft w:val="0"/>
      <w:marRight w:val="0"/>
      <w:marTop w:val="0"/>
      <w:marBottom w:val="0"/>
      <w:divBdr>
        <w:top w:val="none" w:sz="0" w:space="0" w:color="auto"/>
        <w:left w:val="none" w:sz="0" w:space="0" w:color="auto"/>
        <w:bottom w:val="none" w:sz="0" w:space="0" w:color="auto"/>
        <w:right w:val="none" w:sz="0" w:space="0" w:color="auto"/>
      </w:divBdr>
    </w:div>
    <w:div w:id="254437084">
      <w:bodyDiv w:val="1"/>
      <w:marLeft w:val="0"/>
      <w:marRight w:val="0"/>
      <w:marTop w:val="0"/>
      <w:marBottom w:val="0"/>
      <w:divBdr>
        <w:top w:val="none" w:sz="0" w:space="0" w:color="auto"/>
        <w:left w:val="none" w:sz="0" w:space="0" w:color="auto"/>
        <w:bottom w:val="none" w:sz="0" w:space="0" w:color="auto"/>
        <w:right w:val="none" w:sz="0" w:space="0" w:color="auto"/>
      </w:divBdr>
    </w:div>
    <w:div w:id="254439315">
      <w:bodyDiv w:val="1"/>
      <w:marLeft w:val="0"/>
      <w:marRight w:val="0"/>
      <w:marTop w:val="0"/>
      <w:marBottom w:val="0"/>
      <w:divBdr>
        <w:top w:val="none" w:sz="0" w:space="0" w:color="auto"/>
        <w:left w:val="none" w:sz="0" w:space="0" w:color="auto"/>
        <w:bottom w:val="none" w:sz="0" w:space="0" w:color="auto"/>
        <w:right w:val="none" w:sz="0" w:space="0" w:color="auto"/>
      </w:divBdr>
    </w:div>
    <w:div w:id="254482801">
      <w:bodyDiv w:val="1"/>
      <w:marLeft w:val="0"/>
      <w:marRight w:val="0"/>
      <w:marTop w:val="0"/>
      <w:marBottom w:val="0"/>
      <w:divBdr>
        <w:top w:val="none" w:sz="0" w:space="0" w:color="auto"/>
        <w:left w:val="none" w:sz="0" w:space="0" w:color="auto"/>
        <w:bottom w:val="none" w:sz="0" w:space="0" w:color="auto"/>
        <w:right w:val="none" w:sz="0" w:space="0" w:color="auto"/>
      </w:divBdr>
    </w:div>
    <w:div w:id="254673780">
      <w:bodyDiv w:val="1"/>
      <w:marLeft w:val="0"/>
      <w:marRight w:val="0"/>
      <w:marTop w:val="0"/>
      <w:marBottom w:val="0"/>
      <w:divBdr>
        <w:top w:val="none" w:sz="0" w:space="0" w:color="auto"/>
        <w:left w:val="none" w:sz="0" w:space="0" w:color="auto"/>
        <w:bottom w:val="none" w:sz="0" w:space="0" w:color="auto"/>
        <w:right w:val="none" w:sz="0" w:space="0" w:color="auto"/>
      </w:divBdr>
    </w:div>
    <w:div w:id="254679797">
      <w:bodyDiv w:val="1"/>
      <w:marLeft w:val="0"/>
      <w:marRight w:val="0"/>
      <w:marTop w:val="0"/>
      <w:marBottom w:val="0"/>
      <w:divBdr>
        <w:top w:val="none" w:sz="0" w:space="0" w:color="auto"/>
        <w:left w:val="none" w:sz="0" w:space="0" w:color="auto"/>
        <w:bottom w:val="none" w:sz="0" w:space="0" w:color="auto"/>
        <w:right w:val="none" w:sz="0" w:space="0" w:color="auto"/>
      </w:divBdr>
    </w:div>
    <w:div w:id="254746820">
      <w:bodyDiv w:val="1"/>
      <w:marLeft w:val="0"/>
      <w:marRight w:val="0"/>
      <w:marTop w:val="0"/>
      <w:marBottom w:val="0"/>
      <w:divBdr>
        <w:top w:val="none" w:sz="0" w:space="0" w:color="auto"/>
        <w:left w:val="none" w:sz="0" w:space="0" w:color="auto"/>
        <w:bottom w:val="none" w:sz="0" w:space="0" w:color="auto"/>
        <w:right w:val="none" w:sz="0" w:space="0" w:color="auto"/>
      </w:divBdr>
    </w:div>
    <w:div w:id="254826292">
      <w:bodyDiv w:val="1"/>
      <w:marLeft w:val="0"/>
      <w:marRight w:val="0"/>
      <w:marTop w:val="0"/>
      <w:marBottom w:val="0"/>
      <w:divBdr>
        <w:top w:val="none" w:sz="0" w:space="0" w:color="auto"/>
        <w:left w:val="none" w:sz="0" w:space="0" w:color="auto"/>
        <w:bottom w:val="none" w:sz="0" w:space="0" w:color="auto"/>
        <w:right w:val="none" w:sz="0" w:space="0" w:color="auto"/>
      </w:divBdr>
    </w:div>
    <w:div w:id="254830797">
      <w:bodyDiv w:val="1"/>
      <w:marLeft w:val="0"/>
      <w:marRight w:val="0"/>
      <w:marTop w:val="0"/>
      <w:marBottom w:val="0"/>
      <w:divBdr>
        <w:top w:val="none" w:sz="0" w:space="0" w:color="auto"/>
        <w:left w:val="none" w:sz="0" w:space="0" w:color="auto"/>
        <w:bottom w:val="none" w:sz="0" w:space="0" w:color="auto"/>
        <w:right w:val="none" w:sz="0" w:space="0" w:color="auto"/>
      </w:divBdr>
    </w:div>
    <w:div w:id="255024455">
      <w:bodyDiv w:val="1"/>
      <w:marLeft w:val="0"/>
      <w:marRight w:val="0"/>
      <w:marTop w:val="0"/>
      <w:marBottom w:val="0"/>
      <w:divBdr>
        <w:top w:val="none" w:sz="0" w:space="0" w:color="auto"/>
        <w:left w:val="none" w:sz="0" w:space="0" w:color="auto"/>
        <w:bottom w:val="none" w:sz="0" w:space="0" w:color="auto"/>
        <w:right w:val="none" w:sz="0" w:space="0" w:color="auto"/>
      </w:divBdr>
    </w:div>
    <w:div w:id="255091518">
      <w:bodyDiv w:val="1"/>
      <w:marLeft w:val="0"/>
      <w:marRight w:val="0"/>
      <w:marTop w:val="0"/>
      <w:marBottom w:val="0"/>
      <w:divBdr>
        <w:top w:val="none" w:sz="0" w:space="0" w:color="auto"/>
        <w:left w:val="none" w:sz="0" w:space="0" w:color="auto"/>
        <w:bottom w:val="none" w:sz="0" w:space="0" w:color="auto"/>
        <w:right w:val="none" w:sz="0" w:space="0" w:color="auto"/>
      </w:divBdr>
    </w:div>
    <w:div w:id="255141749">
      <w:bodyDiv w:val="1"/>
      <w:marLeft w:val="0"/>
      <w:marRight w:val="0"/>
      <w:marTop w:val="0"/>
      <w:marBottom w:val="0"/>
      <w:divBdr>
        <w:top w:val="none" w:sz="0" w:space="0" w:color="auto"/>
        <w:left w:val="none" w:sz="0" w:space="0" w:color="auto"/>
        <w:bottom w:val="none" w:sz="0" w:space="0" w:color="auto"/>
        <w:right w:val="none" w:sz="0" w:space="0" w:color="auto"/>
      </w:divBdr>
    </w:div>
    <w:div w:id="255599410">
      <w:bodyDiv w:val="1"/>
      <w:marLeft w:val="0"/>
      <w:marRight w:val="0"/>
      <w:marTop w:val="0"/>
      <w:marBottom w:val="0"/>
      <w:divBdr>
        <w:top w:val="none" w:sz="0" w:space="0" w:color="auto"/>
        <w:left w:val="none" w:sz="0" w:space="0" w:color="auto"/>
        <w:bottom w:val="none" w:sz="0" w:space="0" w:color="auto"/>
        <w:right w:val="none" w:sz="0" w:space="0" w:color="auto"/>
      </w:divBdr>
    </w:div>
    <w:div w:id="255789291">
      <w:bodyDiv w:val="1"/>
      <w:marLeft w:val="0"/>
      <w:marRight w:val="0"/>
      <w:marTop w:val="0"/>
      <w:marBottom w:val="0"/>
      <w:divBdr>
        <w:top w:val="none" w:sz="0" w:space="0" w:color="auto"/>
        <w:left w:val="none" w:sz="0" w:space="0" w:color="auto"/>
        <w:bottom w:val="none" w:sz="0" w:space="0" w:color="auto"/>
        <w:right w:val="none" w:sz="0" w:space="0" w:color="auto"/>
      </w:divBdr>
    </w:div>
    <w:div w:id="255940426">
      <w:bodyDiv w:val="1"/>
      <w:marLeft w:val="0"/>
      <w:marRight w:val="0"/>
      <w:marTop w:val="0"/>
      <w:marBottom w:val="0"/>
      <w:divBdr>
        <w:top w:val="none" w:sz="0" w:space="0" w:color="auto"/>
        <w:left w:val="none" w:sz="0" w:space="0" w:color="auto"/>
        <w:bottom w:val="none" w:sz="0" w:space="0" w:color="auto"/>
        <w:right w:val="none" w:sz="0" w:space="0" w:color="auto"/>
      </w:divBdr>
    </w:div>
    <w:div w:id="256135947">
      <w:bodyDiv w:val="1"/>
      <w:marLeft w:val="0"/>
      <w:marRight w:val="0"/>
      <w:marTop w:val="0"/>
      <w:marBottom w:val="0"/>
      <w:divBdr>
        <w:top w:val="none" w:sz="0" w:space="0" w:color="auto"/>
        <w:left w:val="none" w:sz="0" w:space="0" w:color="auto"/>
        <w:bottom w:val="none" w:sz="0" w:space="0" w:color="auto"/>
        <w:right w:val="none" w:sz="0" w:space="0" w:color="auto"/>
      </w:divBdr>
    </w:div>
    <w:div w:id="256183471">
      <w:bodyDiv w:val="1"/>
      <w:marLeft w:val="0"/>
      <w:marRight w:val="0"/>
      <w:marTop w:val="0"/>
      <w:marBottom w:val="0"/>
      <w:divBdr>
        <w:top w:val="none" w:sz="0" w:space="0" w:color="auto"/>
        <w:left w:val="none" w:sz="0" w:space="0" w:color="auto"/>
        <w:bottom w:val="none" w:sz="0" w:space="0" w:color="auto"/>
        <w:right w:val="none" w:sz="0" w:space="0" w:color="auto"/>
      </w:divBdr>
    </w:div>
    <w:div w:id="256446046">
      <w:bodyDiv w:val="1"/>
      <w:marLeft w:val="0"/>
      <w:marRight w:val="0"/>
      <w:marTop w:val="0"/>
      <w:marBottom w:val="0"/>
      <w:divBdr>
        <w:top w:val="none" w:sz="0" w:space="0" w:color="auto"/>
        <w:left w:val="none" w:sz="0" w:space="0" w:color="auto"/>
        <w:bottom w:val="none" w:sz="0" w:space="0" w:color="auto"/>
        <w:right w:val="none" w:sz="0" w:space="0" w:color="auto"/>
      </w:divBdr>
    </w:div>
    <w:div w:id="256521144">
      <w:bodyDiv w:val="1"/>
      <w:marLeft w:val="0"/>
      <w:marRight w:val="0"/>
      <w:marTop w:val="0"/>
      <w:marBottom w:val="0"/>
      <w:divBdr>
        <w:top w:val="none" w:sz="0" w:space="0" w:color="auto"/>
        <w:left w:val="none" w:sz="0" w:space="0" w:color="auto"/>
        <w:bottom w:val="none" w:sz="0" w:space="0" w:color="auto"/>
        <w:right w:val="none" w:sz="0" w:space="0" w:color="auto"/>
      </w:divBdr>
    </w:div>
    <w:div w:id="256671077">
      <w:bodyDiv w:val="1"/>
      <w:marLeft w:val="0"/>
      <w:marRight w:val="0"/>
      <w:marTop w:val="0"/>
      <w:marBottom w:val="0"/>
      <w:divBdr>
        <w:top w:val="none" w:sz="0" w:space="0" w:color="auto"/>
        <w:left w:val="none" w:sz="0" w:space="0" w:color="auto"/>
        <w:bottom w:val="none" w:sz="0" w:space="0" w:color="auto"/>
        <w:right w:val="none" w:sz="0" w:space="0" w:color="auto"/>
      </w:divBdr>
    </w:div>
    <w:div w:id="256864047">
      <w:bodyDiv w:val="1"/>
      <w:marLeft w:val="0"/>
      <w:marRight w:val="0"/>
      <w:marTop w:val="0"/>
      <w:marBottom w:val="0"/>
      <w:divBdr>
        <w:top w:val="none" w:sz="0" w:space="0" w:color="auto"/>
        <w:left w:val="none" w:sz="0" w:space="0" w:color="auto"/>
        <w:bottom w:val="none" w:sz="0" w:space="0" w:color="auto"/>
        <w:right w:val="none" w:sz="0" w:space="0" w:color="auto"/>
      </w:divBdr>
    </w:div>
    <w:div w:id="256868310">
      <w:bodyDiv w:val="1"/>
      <w:marLeft w:val="0"/>
      <w:marRight w:val="0"/>
      <w:marTop w:val="0"/>
      <w:marBottom w:val="0"/>
      <w:divBdr>
        <w:top w:val="none" w:sz="0" w:space="0" w:color="auto"/>
        <w:left w:val="none" w:sz="0" w:space="0" w:color="auto"/>
        <w:bottom w:val="none" w:sz="0" w:space="0" w:color="auto"/>
        <w:right w:val="none" w:sz="0" w:space="0" w:color="auto"/>
      </w:divBdr>
    </w:div>
    <w:div w:id="257101238">
      <w:bodyDiv w:val="1"/>
      <w:marLeft w:val="0"/>
      <w:marRight w:val="0"/>
      <w:marTop w:val="0"/>
      <w:marBottom w:val="0"/>
      <w:divBdr>
        <w:top w:val="none" w:sz="0" w:space="0" w:color="auto"/>
        <w:left w:val="none" w:sz="0" w:space="0" w:color="auto"/>
        <w:bottom w:val="none" w:sz="0" w:space="0" w:color="auto"/>
        <w:right w:val="none" w:sz="0" w:space="0" w:color="auto"/>
      </w:divBdr>
    </w:div>
    <w:div w:id="257101730">
      <w:bodyDiv w:val="1"/>
      <w:marLeft w:val="0"/>
      <w:marRight w:val="0"/>
      <w:marTop w:val="0"/>
      <w:marBottom w:val="0"/>
      <w:divBdr>
        <w:top w:val="none" w:sz="0" w:space="0" w:color="auto"/>
        <w:left w:val="none" w:sz="0" w:space="0" w:color="auto"/>
        <w:bottom w:val="none" w:sz="0" w:space="0" w:color="auto"/>
        <w:right w:val="none" w:sz="0" w:space="0" w:color="auto"/>
      </w:divBdr>
    </w:div>
    <w:div w:id="257299959">
      <w:bodyDiv w:val="1"/>
      <w:marLeft w:val="0"/>
      <w:marRight w:val="0"/>
      <w:marTop w:val="0"/>
      <w:marBottom w:val="0"/>
      <w:divBdr>
        <w:top w:val="none" w:sz="0" w:space="0" w:color="auto"/>
        <w:left w:val="none" w:sz="0" w:space="0" w:color="auto"/>
        <w:bottom w:val="none" w:sz="0" w:space="0" w:color="auto"/>
        <w:right w:val="none" w:sz="0" w:space="0" w:color="auto"/>
      </w:divBdr>
    </w:div>
    <w:div w:id="257443093">
      <w:bodyDiv w:val="1"/>
      <w:marLeft w:val="0"/>
      <w:marRight w:val="0"/>
      <w:marTop w:val="0"/>
      <w:marBottom w:val="0"/>
      <w:divBdr>
        <w:top w:val="none" w:sz="0" w:space="0" w:color="auto"/>
        <w:left w:val="none" w:sz="0" w:space="0" w:color="auto"/>
        <w:bottom w:val="none" w:sz="0" w:space="0" w:color="auto"/>
        <w:right w:val="none" w:sz="0" w:space="0" w:color="auto"/>
      </w:divBdr>
    </w:div>
    <w:div w:id="257520696">
      <w:bodyDiv w:val="1"/>
      <w:marLeft w:val="0"/>
      <w:marRight w:val="0"/>
      <w:marTop w:val="0"/>
      <w:marBottom w:val="0"/>
      <w:divBdr>
        <w:top w:val="none" w:sz="0" w:space="0" w:color="auto"/>
        <w:left w:val="none" w:sz="0" w:space="0" w:color="auto"/>
        <w:bottom w:val="none" w:sz="0" w:space="0" w:color="auto"/>
        <w:right w:val="none" w:sz="0" w:space="0" w:color="auto"/>
      </w:divBdr>
    </w:div>
    <w:div w:id="257564333">
      <w:bodyDiv w:val="1"/>
      <w:marLeft w:val="0"/>
      <w:marRight w:val="0"/>
      <w:marTop w:val="0"/>
      <w:marBottom w:val="0"/>
      <w:divBdr>
        <w:top w:val="none" w:sz="0" w:space="0" w:color="auto"/>
        <w:left w:val="none" w:sz="0" w:space="0" w:color="auto"/>
        <w:bottom w:val="none" w:sz="0" w:space="0" w:color="auto"/>
        <w:right w:val="none" w:sz="0" w:space="0" w:color="auto"/>
      </w:divBdr>
    </w:div>
    <w:div w:id="257639192">
      <w:bodyDiv w:val="1"/>
      <w:marLeft w:val="0"/>
      <w:marRight w:val="0"/>
      <w:marTop w:val="0"/>
      <w:marBottom w:val="0"/>
      <w:divBdr>
        <w:top w:val="none" w:sz="0" w:space="0" w:color="auto"/>
        <w:left w:val="none" w:sz="0" w:space="0" w:color="auto"/>
        <w:bottom w:val="none" w:sz="0" w:space="0" w:color="auto"/>
        <w:right w:val="none" w:sz="0" w:space="0" w:color="auto"/>
      </w:divBdr>
    </w:div>
    <w:div w:id="258104029">
      <w:bodyDiv w:val="1"/>
      <w:marLeft w:val="0"/>
      <w:marRight w:val="0"/>
      <w:marTop w:val="0"/>
      <w:marBottom w:val="0"/>
      <w:divBdr>
        <w:top w:val="none" w:sz="0" w:space="0" w:color="auto"/>
        <w:left w:val="none" w:sz="0" w:space="0" w:color="auto"/>
        <w:bottom w:val="none" w:sz="0" w:space="0" w:color="auto"/>
        <w:right w:val="none" w:sz="0" w:space="0" w:color="auto"/>
      </w:divBdr>
    </w:div>
    <w:div w:id="258487513">
      <w:bodyDiv w:val="1"/>
      <w:marLeft w:val="0"/>
      <w:marRight w:val="0"/>
      <w:marTop w:val="0"/>
      <w:marBottom w:val="0"/>
      <w:divBdr>
        <w:top w:val="none" w:sz="0" w:space="0" w:color="auto"/>
        <w:left w:val="none" w:sz="0" w:space="0" w:color="auto"/>
        <w:bottom w:val="none" w:sz="0" w:space="0" w:color="auto"/>
        <w:right w:val="none" w:sz="0" w:space="0" w:color="auto"/>
      </w:divBdr>
    </w:div>
    <w:div w:id="258804578">
      <w:bodyDiv w:val="1"/>
      <w:marLeft w:val="0"/>
      <w:marRight w:val="0"/>
      <w:marTop w:val="0"/>
      <w:marBottom w:val="0"/>
      <w:divBdr>
        <w:top w:val="none" w:sz="0" w:space="0" w:color="auto"/>
        <w:left w:val="none" w:sz="0" w:space="0" w:color="auto"/>
        <w:bottom w:val="none" w:sz="0" w:space="0" w:color="auto"/>
        <w:right w:val="none" w:sz="0" w:space="0" w:color="auto"/>
      </w:divBdr>
    </w:div>
    <w:div w:id="258828798">
      <w:bodyDiv w:val="1"/>
      <w:marLeft w:val="0"/>
      <w:marRight w:val="0"/>
      <w:marTop w:val="0"/>
      <w:marBottom w:val="0"/>
      <w:divBdr>
        <w:top w:val="none" w:sz="0" w:space="0" w:color="auto"/>
        <w:left w:val="none" w:sz="0" w:space="0" w:color="auto"/>
        <w:bottom w:val="none" w:sz="0" w:space="0" w:color="auto"/>
        <w:right w:val="none" w:sz="0" w:space="0" w:color="auto"/>
      </w:divBdr>
    </w:div>
    <w:div w:id="259030863">
      <w:bodyDiv w:val="1"/>
      <w:marLeft w:val="0"/>
      <w:marRight w:val="0"/>
      <w:marTop w:val="0"/>
      <w:marBottom w:val="0"/>
      <w:divBdr>
        <w:top w:val="none" w:sz="0" w:space="0" w:color="auto"/>
        <w:left w:val="none" w:sz="0" w:space="0" w:color="auto"/>
        <w:bottom w:val="none" w:sz="0" w:space="0" w:color="auto"/>
        <w:right w:val="none" w:sz="0" w:space="0" w:color="auto"/>
      </w:divBdr>
    </w:div>
    <w:div w:id="259146295">
      <w:bodyDiv w:val="1"/>
      <w:marLeft w:val="0"/>
      <w:marRight w:val="0"/>
      <w:marTop w:val="0"/>
      <w:marBottom w:val="0"/>
      <w:divBdr>
        <w:top w:val="none" w:sz="0" w:space="0" w:color="auto"/>
        <w:left w:val="none" w:sz="0" w:space="0" w:color="auto"/>
        <w:bottom w:val="none" w:sz="0" w:space="0" w:color="auto"/>
        <w:right w:val="none" w:sz="0" w:space="0" w:color="auto"/>
      </w:divBdr>
    </w:div>
    <w:div w:id="259224409">
      <w:bodyDiv w:val="1"/>
      <w:marLeft w:val="0"/>
      <w:marRight w:val="0"/>
      <w:marTop w:val="0"/>
      <w:marBottom w:val="0"/>
      <w:divBdr>
        <w:top w:val="none" w:sz="0" w:space="0" w:color="auto"/>
        <w:left w:val="none" w:sz="0" w:space="0" w:color="auto"/>
        <w:bottom w:val="none" w:sz="0" w:space="0" w:color="auto"/>
        <w:right w:val="none" w:sz="0" w:space="0" w:color="auto"/>
      </w:divBdr>
    </w:div>
    <w:div w:id="259530664">
      <w:bodyDiv w:val="1"/>
      <w:marLeft w:val="0"/>
      <w:marRight w:val="0"/>
      <w:marTop w:val="0"/>
      <w:marBottom w:val="0"/>
      <w:divBdr>
        <w:top w:val="none" w:sz="0" w:space="0" w:color="auto"/>
        <w:left w:val="none" w:sz="0" w:space="0" w:color="auto"/>
        <w:bottom w:val="none" w:sz="0" w:space="0" w:color="auto"/>
        <w:right w:val="none" w:sz="0" w:space="0" w:color="auto"/>
      </w:divBdr>
    </w:div>
    <w:div w:id="259532679">
      <w:bodyDiv w:val="1"/>
      <w:marLeft w:val="0"/>
      <w:marRight w:val="0"/>
      <w:marTop w:val="0"/>
      <w:marBottom w:val="0"/>
      <w:divBdr>
        <w:top w:val="none" w:sz="0" w:space="0" w:color="auto"/>
        <w:left w:val="none" w:sz="0" w:space="0" w:color="auto"/>
        <w:bottom w:val="none" w:sz="0" w:space="0" w:color="auto"/>
        <w:right w:val="none" w:sz="0" w:space="0" w:color="auto"/>
      </w:divBdr>
    </w:div>
    <w:div w:id="259800616">
      <w:bodyDiv w:val="1"/>
      <w:marLeft w:val="0"/>
      <w:marRight w:val="0"/>
      <w:marTop w:val="0"/>
      <w:marBottom w:val="0"/>
      <w:divBdr>
        <w:top w:val="none" w:sz="0" w:space="0" w:color="auto"/>
        <w:left w:val="none" w:sz="0" w:space="0" w:color="auto"/>
        <w:bottom w:val="none" w:sz="0" w:space="0" w:color="auto"/>
        <w:right w:val="none" w:sz="0" w:space="0" w:color="auto"/>
      </w:divBdr>
    </w:div>
    <w:div w:id="260067999">
      <w:bodyDiv w:val="1"/>
      <w:marLeft w:val="0"/>
      <w:marRight w:val="0"/>
      <w:marTop w:val="0"/>
      <w:marBottom w:val="0"/>
      <w:divBdr>
        <w:top w:val="none" w:sz="0" w:space="0" w:color="auto"/>
        <w:left w:val="none" w:sz="0" w:space="0" w:color="auto"/>
        <w:bottom w:val="none" w:sz="0" w:space="0" w:color="auto"/>
        <w:right w:val="none" w:sz="0" w:space="0" w:color="auto"/>
      </w:divBdr>
    </w:div>
    <w:div w:id="260071646">
      <w:bodyDiv w:val="1"/>
      <w:marLeft w:val="0"/>
      <w:marRight w:val="0"/>
      <w:marTop w:val="0"/>
      <w:marBottom w:val="0"/>
      <w:divBdr>
        <w:top w:val="none" w:sz="0" w:space="0" w:color="auto"/>
        <w:left w:val="none" w:sz="0" w:space="0" w:color="auto"/>
        <w:bottom w:val="none" w:sz="0" w:space="0" w:color="auto"/>
        <w:right w:val="none" w:sz="0" w:space="0" w:color="auto"/>
      </w:divBdr>
    </w:div>
    <w:div w:id="260191030">
      <w:bodyDiv w:val="1"/>
      <w:marLeft w:val="0"/>
      <w:marRight w:val="0"/>
      <w:marTop w:val="0"/>
      <w:marBottom w:val="0"/>
      <w:divBdr>
        <w:top w:val="none" w:sz="0" w:space="0" w:color="auto"/>
        <w:left w:val="none" w:sz="0" w:space="0" w:color="auto"/>
        <w:bottom w:val="none" w:sz="0" w:space="0" w:color="auto"/>
        <w:right w:val="none" w:sz="0" w:space="0" w:color="auto"/>
      </w:divBdr>
    </w:div>
    <w:div w:id="260264583">
      <w:bodyDiv w:val="1"/>
      <w:marLeft w:val="0"/>
      <w:marRight w:val="0"/>
      <w:marTop w:val="0"/>
      <w:marBottom w:val="0"/>
      <w:divBdr>
        <w:top w:val="none" w:sz="0" w:space="0" w:color="auto"/>
        <w:left w:val="none" w:sz="0" w:space="0" w:color="auto"/>
        <w:bottom w:val="none" w:sz="0" w:space="0" w:color="auto"/>
        <w:right w:val="none" w:sz="0" w:space="0" w:color="auto"/>
      </w:divBdr>
    </w:div>
    <w:div w:id="260572406">
      <w:bodyDiv w:val="1"/>
      <w:marLeft w:val="0"/>
      <w:marRight w:val="0"/>
      <w:marTop w:val="0"/>
      <w:marBottom w:val="0"/>
      <w:divBdr>
        <w:top w:val="none" w:sz="0" w:space="0" w:color="auto"/>
        <w:left w:val="none" w:sz="0" w:space="0" w:color="auto"/>
        <w:bottom w:val="none" w:sz="0" w:space="0" w:color="auto"/>
        <w:right w:val="none" w:sz="0" w:space="0" w:color="auto"/>
      </w:divBdr>
    </w:div>
    <w:div w:id="260575080">
      <w:bodyDiv w:val="1"/>
      <w:marLeft w:val="0"/>
      <w:marRight w:val="0"/>
      <w:marTop w:val="0"/>
      <w:marBottom w:val="0"/>
      <w:divBdr>
        <w:top w:val="none" w:sz="0" w:space="0" w:color="auto"/>
        <w:left w:val="none" w:sz="0" w:space="0" w:color="auto"/>
        <w:bottom w:val="none" w:sz="0" w:space="0" w:color="auto"/>
        <w:right w:val="none" w:sz="0" w:space="0" w:color="auto"/>
      </w:divBdr>
    </w:div>
    <w:div w:id="260721856">
      <w:bodyDiv w:val="1"/>
      <w:marLeft w:val="0"/>
      <w:marRight w:val="0"/>
      <w:marTop w:val="0"/>
      <w:marBottom w:val="0"/>
      <w:divBdr>
        <w:top w:val="none" w:sz="0" w:space="0" w:color="auto"/>
        <w:left w:val="none" w:sz="0" w:space="0" w:color="auto"/>
        <w:bottom w:val="none" w:sz="0" w:space="0" w:color="auto"/>
        <w:right w:val="none" w:sz="0" w:space="0" w:color="auto"/>
      </w:divBdr>
    </w:div>
    <w:div w:id="260722152">
      <w:bodyDiv w:val="1"/>
      <w:marLeft w:val="0"/>
      <w:marRight w:val="0"/>
      <w:marTop w:val="0"/>
      <w:marBottom w:val="0"/>
      <w:divBdr>
        <w:top w:val="none" w:sz="0" w:space="0" w:color="auto"/>
        <w:left w:val="none" w:sz="0" w:space="0" w:color="auto"/>
        <w:bottom w:val="none" w:sz="0" w:space="0" w:color="auto"/>
        <w:right w:val="none" w:sz="0" w:space="0" w:color="auto"/>
      </w:divBdr>
    </w:div>
    <w:div w:id="260799750">
      <w:bodyDiv w:val="1"/>
      <w:marLeft w:val="0"/>
      <w:marRight w:val="0"/>
      <w:marTop w:val="0"/>
      <w:marBottom w:val="0"/>
      <w:divBdr>
        <w:top w:val="none" w:sz="0" w:space="0" w:color="auto"/>
        <w:left w:val="none" w:sz="0" w:space="0" w:color="auto"/>
        <w:bottom w:val="none" w:sz="0" w:space="0" w:color="auto"/>
        <w:right w:val="none" w:sz="0" w:space="0" w:color="auto"/>
      </w:divBdr>
    </w:div>
    <w:div w:id="260838338">
      <w:bodyDiv w:val="1"/>
      <w:marLeft w:val="0"/>
      <w:marRight w:val="0"/>
      <w:marTop w:val="0"/>
      <w:marBottom w:val="0"/>
      <w:divBdr>
        <w:top w:val="none" w:sz="0" w:space="0" w:color="auto"/>
        <w:left w:val="none" w:sz="0" w:space="0" w:color="auto"/>
        <w:bottom w:val="none" w:sz="0" w:space="0" w:color="auto"/>
        <w:right w:val="none" w:sz="0" w:space="0" w:color="auto"/>
      </w:divBdr>
    </w:div>
    <w:div w:id="260994743">
      <w:bodyDiv w:val="1"/>
      <w:marLeft w:val="0"/>
      <w:marRight w:val="0"/>
      <w:marTop w:val="0"/>
      <w:marBottom w:val="0"/>
      <w:divBdr>
        <w:top w:val="none" w:sz="0" w:space="0" w:color="auto"/>
        <w:left w:val="none" w:sz="0" w:space="0" w:color="auto"/>
        <w:bottom w:val="none" w:sz="0" w:space="0" w:color="auto"/>
        <w:right w:val="none" w:sz="0" w:space="0" w:color="auto"/>
      </w:divBdr>
    </w:div>
    <w:div w:id="260995518">
      <w:bodyDiv w:val="1"/>
      <w:marLeft w:val="0"/>
      <w:marRight w:val="0"/>
      <w:marTop w:val="0"/>
      <w:marBottom w:val="0"/>
      <w:divBdr>
        <w:top w:val="none" w:sz="0" w:space="0" w:color="auto"/>
        <w:left w:val="none" w:sz="0" w:space="0" w:color="auto"/>
        <w:bottom w:val="none" w:sz="0" w:space="0" w:color="auto"/>
        <w:right w:val="none" w:sz="0" w:space="0" w:color="auto"/>
      </w:divBdr>
    </w:div>
    <w:div w:id="261037032">
      <w:bodyDiv w:val="1"/>
      <w:marLeft w:val="0"/>
      <w:marRight w:val="0"/>
      <w:marTop w:val="0"/>
      <w:marBottom w:val="0"/>
      <w:divBdr>
        <w:top w:val="none" w:sz="0" w:space="0" w:color="auto"/>
        <w:left w:val="none" w:sz="0" w:space="0" w:color="auto"/>
        <w:bottom w:val="none" w:sz="0" w:space="0" w:color="auto"/>
        <w:right w:val="none" w:sz="0" w:space="0" w:color="auto"/>
      </w:divBdr>
    </w:div>
    <w:div w:id="261188801">
      <w:bodyDiv w:val="1"/>
      <w:marLeft w:val="0"/>
      <w:marRight w:val="0"/>
      <w:marTop w:val="0"/>
      <w:marBottom w:val="0"/>
      <w:divBdr>
        <w:top w:val="none" w:sz="0" w:space="0" w:color="auto"/>
        <w:left w:val="none" w:sz="0" w:space="0" w:color="auto"/>
        <w:bottom w:val="none" w:sz="0" w:space="0" w:color="auto"/>
        <w:right w:val="none" w:sz="0" w:space="0" w:color="auto"/>
      </w:divBdr>
    </w:div>
    <w:div w:id="261381043">
      <w:bodyDiv w:val="1"/>
      <w:marLeft w:val="0"/>
      <w:marRight w:val="0"/>
      <w:marTop w:val="0"/>
      <w:marBottom w:val="0"/>
      <w:divBdr>
        <w:top w:val="none" w:sz="0" w:space="0" w:color="auto"/>
        <w:left w:val="none" w:sz="0" w:space="0" w:color="auto"/>
        <w:bottom w:val="none" w:sz="0" w:space="0" w:color="auto"/>
        <w:right w:val="none" w:sz="0" w:space="0" w:color="auto"/>
      </w:divBdr>
    </w:div>
    <w:div w:id="261843037">
      <w:bodyDiv w:val="1"/>
      <w:marLeft w:val="0"/>
      <w:marRight w:val="0"/>
      <w:marTop w:val="0"/>
      <w:marBottom w:val="0"/>
      <w:divBdr>
        <w:top w:val="none" w:sz="0" w:space="0" w:color="auto"/>
        <w:left w:val="none" w:sz="0" w:space="0" w:color="auto"/>
        <w:bottom w:val="none" w:sz="0" w:space="0" w:color="auto"/>
        <w:right w:val="none" w:sz="0" w:space="0" w:color="auto"/>
      </w:divBdr>
    </w:div>
    <w:div w:id="261956942">
      <w:bodyDiv w:val="1"/>
      <w:marLeft w:val="0"/>
      <w:marRight w:val="0"/>
      <w:marTop w:val="0"/>
      <w:marBottom w:val="0"/>
      <w:divBdr>
        <w:top w:val="none" w:sz="0" w:space="0" w:color="auto"/>
        <w:left w:val="none" w:sz="0" w:space="0" w:color="auto"/>
        <w:bottom w:val="none" w:sz="0" w:space="0" w:color="auto"/>
        <w:right w:val="none" w:sz="0" w:space="0" w:color="auto"/>
      </w:divBdr>
    </w:div>
    <w:div w:id="262031622">
      <w:bodyDiv w:val="1"/>
      <w:marLeft w:val="0"/>
      <w:marRight w:val="0"/>
      <w:marTop w:val="0"/>
      <w:marBottom w:val="0"/>
      <w:divBdr>
        <w:top w:val="none" w:sz="0" w:space="0" w:color="auto"/>
        <w:left w:val="none" w:sz="0" w:space="0" w:color="auto"/>
        <w:bottom w:val="none" w:sz="0" w:space="0" w:color="auto"/>
        <w:right w:val="none" w:sz="0" w:space="0" w:color="auto"/>
      </w:divBdr>
    </w:div>
    <w:div w:id="262107998">
      <w:bodyDiv w:val="1"/>
      <w:marLeft w:val="0"/>
      <w:marRight w:val="0"/>
      <w:marTop w:val="0"/>
      <w:marBottom w:val="0"/>
      <w:divBdr>
        <w:top w:val="none" w:sz="0" w:space="0" w:color="auto"/>
        <w:left w:val="none" w:sz="0" w:space="0" w:color="auto"/>
        <w:bottom w:val="none" w:sz="0" w:space="0" w:color="auto"/>
        <w:right w:val="none" w:sz="0" w:space="0" w:color="auto"/>
      </w:divBdr>
    </w:div>
    <w:div w:id="262156531">
      <w:bodyDiv w:val="1"/>
      <w:marLeft w:val="0"/>
      <w:marRight w:val="0"/>
      <w:marTop w:val="0"/>
      <w:marBottom w:val="0"/>
      <w:divBdr>
        <w:top w:val="none" w:sz="0" w:space="0" w:color="auto"/>
        <w:left w:val="none" w:sz="0" w:space="0" w:color="auto"/>
        <w:bottom w:val="none" w:sz="0" w:space="0" w:color="auto"/>
        <w:right w:val="none" w:sz="0" w:space="0" w:color="auto"/>
      </w:divBdr>
    </w:div>
    <w:div w:id="262298769">
      <w:bodyDiv w:val="1"/>
      <w:marLeft w:val="0"/>
      <w:marRight w:val="0"/>
      <w:marTop w:val="0"/>
      <w:marBottom w:val="0"/>
      <w:divBdr>
        <w:top w:val="none" w:sz="0" w:space="0" w:color="auto"/>
        <w:left w:val="none" w:sz="0" w:space="0" w:color="auto"/>
        <w:bottom w:val="none" w:sz="0" w:space="0" w:color="auto"/>
        <w:right w:val="none" w:sz="0" w:space="0" w:color="auto"/>
      </w:divBdr>
    </w:div>
    <w:div w:id="262345691">
      <w:bodyDiv w:val="1"/>
      <w:marLeft w:val="0"/>
      <w:marRight w:val="0"/>
      <w:marTop w:val="0"/>
      <w:marBottom w:val="0"/>
      <w:divBdr>
        <w:top w:val="none" w:sz="0" w:space="0" w:color="auto"/>
        <w:left w:val="none" w:sz="0" w:space="0" w:color="auto"/>
        <w:bottom w:val="none" w:sz="0" w:space="0" w:color="auto"/>
        <w:right w:val="none" w:sz="0" w:space="0" w:color="auto"/>
      </w:divBdr>
    </w:div>
    <w:div w:id="262422526">
      <w:bodyDiv w:val="1"/>
      <w:marLeft w:val="0"/>
      <w:marRight w:val="0"/>
      <w:marTop w:val="0"/>
      <w:marBottom w:val="0"/>
      <w:divBdr>
        <w:top w:val="none" w:sz="0" w:space="0" w:color="auto"/>
        <w:left w:val="none" w:sz="0" w:space="0" w:color="auto"/>
        <w:bottom w:val="none" w:sz="0" w:space="0" w:color="auto"/>
        <w:right w:val="none" w:sz="0" w:space="0" w:color="auto"/>
      </w:divBdr>
    </w:div>
    <w:div w:id="262567255">
      <w:bodyDiv w:val="1"/>
      <w:marLeft w:val="0"/>
      <w:marRight w:val="0"/>
      <w:marTop w:val="0"/>
      <w:marBottom w:val="0"/>
      <w:divBdr>
        <w:top w:val="none" w:sz="0" w:space="0" w:color="auto"/>
        <w:left w:val="none" w:sz="0" w:space="0" w:color="auto"/>
        <w:bottom w:val="none" w:sz="0" w:space="0" w:color="auto"/>
        <w:right w:val="none" w:sz="0" w:space="0" w:color="auto"/>
      </w:divBdr>
    </w:div>
    <w:div w:id="262691540">
      <w:bodyDiv w:val="1"/>
      <w:marLeft w:val="0"/>
      <w:marRight w:val="0"/>
      <w:marTop w:val="0"/>
      <w:marBottom w:val="0"/>
      <w:divBdr>
        <w:top w:val="none" w:sz="0" w:space="0" w:color="auto"/>
        <w:left w:val="none" w:sz="0" w:space="0" w:color="auto"/>
        <w:bottom w:val="none" w:sz="0" w:space="0" w:color="auto"/>
        <w:right w:val="none" w:sz="0" w:space="0" w:color="auto"/>
      </w:divBdr>
    </w:div>
    <w:div w:id="262762731">
      <w:bodyDiv w:val="1"/>
      <w:marLeft w:val="0"/>
      <w:marRight w:val="0"/>
      <w:marTop w:val="0"/>
      <w:marBottom w:val="0"/>
      <w:divBdr>
        <w:top w:val="none" w:sz="0" w:space="0" w:color="auto"/>
        <w:left w:val="none" w:sz="0" w:space="0" w:color="auto"/>
        <w:bottom w:val="none" w:sz="0" w:space="0" w:color="auto"/>
        <w:right w:val="none" w:sz="0" w:space="0" w:color="auto"/>
      </w:divBdr>
    </w:div>
    <w:div w:id="262959542">
      <w:bodyDiv w:val="1"/>
      <w:marLeft w:val="0"/>
      <w:marRight w:val="0"/>
      <w:marTop w:val="0"/>
      <w:marBottom w:val="0"/>
      <w:divBdr>
        <w:top w:val="none" w:sz="0" w:space="0" w:color="auto"/>
        <w:left w:val="none" w:sz="0" w:space="0" w:color="auto"/>
        <w:bottom w:val="none" w:sz="0" w:space="0" w:color="auto"/>
        <w:right w:val="none" w:sz="0" w:space="0" w:color="auto"/>
      </w:divBdr>
    </w:div>
    <w:div w:id="263077405">
      <w:bodyDiv w:val="1"/>
      <w:marLeft w:val="0"/>
      <w:marRight w:val="0"/>
      <w:marTop w:val="0"/>
      <w:marBottom w:val="0"/>
      <w:divBdr>
        <w:top w:val="none" w:sz="0" w:space="0" w:color="auto"/>
        <w:left w:val="none" w:sz="0" w:space="0" w:color="auto"/>
        <w:bottom w:val="none" w:sz="0" w:space="0" w:color="auto"/>
        <w:right w:val="none" w:sz="0" w:space="0" w:color="auto"/>
      </w:divBdr>
    </w:div>
    <w:div w:id="263194726">
      <w:bodyDiv w:val="1"/>
      <w:marLeft w:val="0"/>
      <w:marRight w:val="0"/>
      <w:marTop w:val="0"/>
      <w:marBottom w:val="0"/>
      <w:divBdr>
        <w:top w:val="none" w:sz="0" w:space="0" w:color="auto"/>
        <w:left w:val="none" w:sz="0" w:space="0" w:color="auto"/>
        <w:bottom w:val="none" w:sz="0" w:space="0" w:color="auto"/>
        <w:right w:val="none" w:sz="0" w:space="0" w:color="auto"/>
      </w:divBdr>
    </w:div>
    <w:div w:id="263658348">
      <w:bodyDiv w:val="1"/>
      <w:marLeft w:val="0"/>
      <w:marRight w:val="0"/>
      <w:marTop w:val="0"/>
      <w:marBottom w:val="0"/>
      <w:divBdr>
        <w:top w:val="none" w:sz="0" w:space="0" w:color="auto"/>
        <w:left w:val="none" w:sz="0" w:space="0" w:color="auto"/>
        <w:bottom w:val="none" w:sz="0" w:space="0" w:color="auto"/>
        <w:right w:val="none" w:sz="0" w:space="0" w:color="auto"/>
      </w:divBdr>
    </w:div>
    <w:div w:id="264003687">
      <w:bodyDiv w:val="1"/>
      <w:marLeft w:val="0"/>
      <w:marRight w:val="0"/>
      <w:marTop w:val="0"/>
      <w:marBottom w:val="0"/>
      <w:divBdr>
        <w:top w:val="none" w:sz="0" w:space="0" w:color="auto"/>
        <w:left w:val="none" w:sz="0" w:space="0" w:color="auto"/>
        <w:bottom w:val="none" w:sz="0" w:space="0" w:color="auto"/>
        <w:right w:val="none" w:sz="0" w:space="0" w:color="auto"/>
      </w:divBdr>
    </w:div>
    <w:div w:id="264045766">
      <w:bodyDiv w:val="1"/>
      <w:marLeft w:val="0"/>
      <w:marRight w:val="0"/>
      <w:marTop w:val="0"/>
      <w:marBottom w:val="0"/>
      <w:divBdr>
        <w:top w:val="none" w:sz="0" w:space="0" w:color="auto"/>
        <w:left w:val="none" w:sz="0" w:space="0" w:color="auto"/>
        <w:bottom w:val="none" w:sz="0" w:space="0" w:color="auto"/>
        <w:right w:val="none" w:sz="0" w:space="0" w:color="auto"/>
      </w:divBdr>
    </w:div>
    <w:div w:id="264118913">
      <w:bodyDiv w:val="1"/>
      <w:marLeft w:val="0"/>
      <w:marRight w:val="0"/>
      <w:marTop w:val="0"/>
      <w:marBottom w:val="0"/>
      <w:divBdr>
        <w:top w:val="none" w:sz="0" w:space="0" w:color="auto"/>
        <w:left w:val="none" w:sz="0" w:space="0" w:color="auto"/>
        <w:bottom w:val="none" w:sz="0" w:space="0" w:color="auto"/>
        <w:right w:val="none" w:sz="0" w:space="0" w:color="auto"/>
      </w:divBdr>
    </w:div>
    <w:div w:id="264386599">
      <w:bodyDiv w:val="1"/>
      <w:marLeft w:val="0"/>
      <w:marRight w:val="0"/>
      <w:marTop w:val="0"/>
      <w:marBottom w:val="0"/>
      <w:divBdr>
        <w:top w:val="none" w:sz="0" w:space="0" w:color="auto"/>
        <w:left w:val="none" w:sz="0" w:space="0" w:color="auto"/>
        <w:bottom w:val="none" w:sz="0" w:space="0" w:color="auto"/>
        <w:right w:val="none" w:sz="0" w:space="0" w:color="auto"/>
      </w:divBdr>
    </w:div>
    <w:div w:id="264387780">
      <w:bodyDiv w:val="1"/>
      <w:marLeft w:val="0"/>
      <w:marRight w:val="0"/>
      <w:marTop w:val="0"/>
      <w:marBottom w:val="0"/>
      <w:divBdr>
        <w:top w:val="none" w:sz="0" w:space="0" w:color="auto"/>
        <w:left w:val="none" w:sz="0" w:space="0" w:color="auto"/>
        <w:bottom w:val="none" w:sz="0" w:space="0" w:color="auto"/>
        <w:right w:val="none" w:sz="0" w:space="0" w:color="auto"/>
      </w:divBdr>
    </w:div>
    <w:div w:id="264732032">
      <w:bodyDiv w:val="1"/>
      <w:marLeft w:val="0"/>
      <w:marRight w:val="0"/>
      <w:marTop w:val="0"/>
      <w:marBottom w:val="0"/>
      <w:divBdr>
        <w:top w:val="none" w:sz="0" w:space="0" w:color="auto"/>
        <w:left w:val="none" w:sz="0" w:space="0" w:color="auto"/>
        <w:bottom w:val="none" w:sz="0" w:space="0" w:color="auto"/>
        <w:right w:val="none" w:sz="0" w:space="0" w:color="auto"/>
      </w:divBdr>
    </w:div>
    <w:div w:id="264968172">
      <w:bodyDiv w:val="1"/>
      <w:marLeft w:val="0"/>
      <w:marRight w:val="0"/>
      <w:marTop w:val="0"/>
      <w:marBottom w:val="0"/>
      <w:divBdr>
        <w:top w:val="none" w:sz="0" w:space="0" w:color="auto"/>
        <w:left w:val="none" w:sz="0" w:space="0" w:color="auto"/>
        <w:bottom w:val="none" w:sz="0" w:space="0" w:color="auto"/>
        <w:right w:val="none" w:sz="0" w:space="0" w:color="auto"/>
      </w:divBdr>
    </w:div>
    <w:div w:id="265230983">
      <w:bodyDiv w:val="1"/>
      <w:marLeft w:val="0"/>
      <w:marRight w:val="0"/>
      <w:marTop w:val="0"/>
      <w:marBottom w:val="0"/>
      <w:divBdr>
        <w:top w:val="none" w:sz="0" w:space="0" w:color="auto"/>
        <w:left w:val="none" w:sz="0" w:space="0" w:color="auto"/>
        <w:bottom w:val="none" w:sz="0" w:space="0" w:color="auto"/>
        <w:right w:val="none" w:sz="0" w:space="0" w:color="auto"/>
      </w:divBdr>
    </w:div>
    <w:div w:id="265238557">
      <w:bodyDiv w:val="1"/>
      <w:marLeft w:val="0"/>
      <w:marRight w:val="0"/>
      <w:marTop w:val="0"/>
      <w:marBottom w:val="0"/>
      <w:divBdr>
        <w:top w:val="none" w:sz="0" w:space="0" w:color="auto"/>
        <w:left w:val="none" w:sz="0" w:space="0" w:color="auto"/>
        <w:bottom w:val="none" w:sz="0" w:space="0" w:color="auto"/>
        <w:right w:val="none" w:sz="0" w:space="0" w:color="auto"/>
      </w:divBdr>
    </w:div>
    <w:div w:id="265501726">
      <w:bodyDiv w:val="1"/>
      <w:marLeft w:val="0"/>
      <w:marRight w:val="0"/>
      <w:marTop w:val="0"/>
      <w:marBottom w:val="0"/>
      <w:divBdr>
        <w:top w:val="none" w:sz="0" w:space="0" w:color="auto"/>
        <w:left w:val="none" w:sz="0" w:space="0" w:color="auto"/>
        <w:bottom w:val="none" w:sz="0" w:space="0" w:color="auto"/>
        <w:right w:val="none" w:sz="0" w:space="0" w:color="auto"/>
      </w:divBdr>
    </w:div>
    <w:div w:id="265575454">
      <w:bodyDiv w:val="1"/>
      <w:marLeft w:val="0"/>
      <w:marRight w:val="0"/>
      <w:marTop w:val="0"/>
      <w:marBottom w:val="0"/>
      <w:divBdr>
        <w:top w:val="none" w:sz="0" w:space="0" w:color="auto"/>
        <w:left w:val="none" w:sz="0" w:space="0" w:color="auto"/>
        <w:bottom w:val="none" w:sz="0" w:space="0" w:color="auto"/>
        <w:right w:val="none" w:sz="0" w:space="0" w:color="auto"/>
      </w:divBdr>
    </w:div>
    <w:div w:id="265696090">
      <w:bodyDiv w:val="1"/>
      <w:marLeft w:val="0"/>
      <w:marRight w:val="0"/>
      <w:marTop w:val="0"/>
      <w:marBottom w:val="0"/>
      <w:divBdr>
        <w:top w:val="none" w:sz="0" w:space="0" w:color="auto"/>
        <w:left w:val="none" w:sz="0" w:space="0" w:color="auto"/>
        <w:bottom w:val="none" w:sz="0" w:space="0" w:color="auto"/>
        <w:right w:val="none" w:sz="0" w:space="0" w:color="auto"/>
      </w:divBdr>
    </w:div>
    <w:div w:id="265963757">
      <w:bodyDiv w:val="1"/>
      <w:marLeft w:val="0"/>
      <w:marRight w:val="0"/>
      <w:marTop w:val="0"/>
      <w:marBottom w:val="0"/>
      <w:divBdr>
        <w:top w:val="none" w:sz="0" w:space="0" w:color="auto"/>
        <w:left w:val="none" w:sz="0" w:space="0" w:color="auto"/>
        <w:bottom w:val="none" w:sz="0" w:space="0" w:color="auto"/>
        <w:right w:val="none" w:sz="0" w:space="0" w:color="auto"/>
      </w:divBdr>
    </w:div>
    <w:div w:id="266161509">
      <w:bodyDiv w:val="1"/>
      <w:marLeft w:val="0"/>
      <w:marRight w:val="0"/>
      <w:marTop w:val="0"/>
      <w:marBottom w:val="0"/>
      <w:divBdr>
        <w:top w:val="none" w:sz="0" w:space="0" w:color="auto"/>
        <w:left w:val="none" w:sz="0" w:space="0" w:color="auto"/>
        <w:bottom w:val="none" w:sz="0" w:space="0" w:color="auto"/>
        <w:right w:val="none" w:sz="0" w:space="0" w:color="auto"/>
      </w:divBdr>
    </w:div>
    <w:div w:id="266278820">
      <w:bodyDiv w:val="1"/>
      <w:marLeft w:val="0"/>
      <w:marRight w:val="0"/>
      <w:marTop w:val="0"/>
      <w:marBottom w:val="0"/>
      <w:divBdr>
        <w:top w:val="none" w:sz="0" w:space="0" w:color="auto"/>
        <w:left w:val="none" w:sz="0" w:space="0" w:color="auto"/>
        <w:bottom w:val="none" w:sz="0" w:space="0" w:color="auto"/>
        <w:right w:val="none" w:sz="0" w:space="0" w:color="auto"/>
      </w:divBdr>
    </w:div>
    <w:div w:id="266348436">
      <w:bodyDiv w:val="1"/>
      <w:marLeft w:val="0"/>
      <w:marRight w:val="0"/>
      <w:marTop w:val="0"/>
      <w:marBottom w:val="0"/>
      <w:divBdr>
        <w:top w:val="none" w:sz="0" w:space="0" w:color="auto"/>
        <w:left w:val="none" w:sz="0" w:space="0" w:color="auto"/>
        <w:bottom w:val="none" w:sz="0" w:space="0" w:color="auto"/>
        <w:right w:val="none" w:sz="0" w:space="0" w:color="auto"/>
      </w:divBdr>
    </w:div>
    <w:div w:id="266500667">
      <w:bodyDiv w:val="1"/>
      <w:marLeft w:val="0"/>
      <w:marRight w:val="0"/>
      <w:marTop w:val="0"/>
      <w:marBottom w:val="0"/>
      <w:divBdr>
        <w:top w:val="none" w:sz="0" w:space="0" w:color="auto"/>
        <w:left w:val="none" w:sz="0" w:space="0" w:color="auto"/>
        <w:bottom w:val="none" w:sz="0" w:space="0" w:color="auto"/>
        <w:right w:val="none" w:sz="0" w:space="0" w:color="auto"/>
      </w:divBdr>
    </w:div>
    <w:div w:id="266547898">
      <w:bodyDiv w:val="1"/>
      <w:marLeft w:val="0"/>
      <w:marRight w:val="0"/>
      <w:marTop w:val="0"/>
      <w:marBottom w:val="0"/>
      <w:divBdr>
        <w:top w:val="none" w:sz="0" w:space="0" w:color="auto"/>
        <w:left w:val="none" w:sz="0" w:space="0" w:color="auto"/>
        <w:bottom w:val="none" w:sz="0" w:space="0" w:color="auto"/>
        <w:right w:val="none" w:sz="0" w:space="0" w:color="auto"/>
      </w:divBdr>
    </w:div>
    <w:div w:id="266550495">
      <w:bodyDiv w:val="1"/>
      <w:marLeft w:val="0"/>
      <w:marRight w:val="0"/>
      <w:marTop w:val="0"/>
      <w:marBottom w:val="0"/>
      <w:divBdr>
        <w:top w:val="none" w:sz="0" w:space="0" w:color="auto"/>
        <w:left w:val="none" w:sz="0" w:space="0" w:color="auto"/>
        <w:bottom w:val="none" w:sz="0" w:space="0" w:color="auto"/>
        <w:right w:val="none" w:sz="0" w:space="0" w:color="auto"/>
      </w:divBdr>
    </w:div>
    <w:div w:id="266930510">
      <w:bodyDiv w:val="1"/>
      <w:marLeft w:val="0"/>
      <w:marRight w:val="0"/>
      <w:marTop w:val="0"/>
      <w:marBottom w:val="0"/>
      <w:divBdr>
        <w:top w:val="none" w:sz="0" w:space="0" w:color="auto"/>
        <w:left w:val="none" w:sz="0" w:space="0" w:color="auto"/>
        <w:bottom w:val="none" w:sz="0" w:space="0" w:color="auto"/>
        <w:right w:val="none" w:sz="0" w:space="0" w:color="auto"/>
      </w:divBdr>
    </w:div>
    <w:div w:id="267154856">
      <w:bodyDiv w:val="1"/>
      <w:marLeft w:val="0"/>
      <w:marRight w:val="0"/>
      <w:marTop w:val="0"/>
      <w:marBottom w:val="0"/>
      <w:divBdr>
        <w:top w:val="none" w:sz="0" w:space="0" w:color="auto"/>
        <w:left w:val="none" w:sz="0" w:space="0" w:color="auto"/>
        <w:bottom w:val="none" w:sz="0" w:space="0" w:color="auto"/>
        <w:right w:val="none" w:sz="0" w:space="0" w:color="auto"/>
      </w:divBdr>
    </w:div>
    <w:div w:id="267351457">
      <w:bodyDiv w:val="1"/>
      <w:marLeft w:val="0"/>
      <w:marRight w:val="0"/>
      <w:marTop w:val="0"/>
      <w:marBottom w:val="0"/>
      <w:divBdr>
        <w:top w:val="none" w:sz="0" w:space="0" w:color="auto"/>
        <w:left w:val="none" w:sz="0" w:space="0" w:color="auto"/>
        <w:bottom w:val="none" w:sz="0" w:space="0" w:color="auto"/>
        <w:right w:val="none" w:sz="0" w:space="0" w:color="auto"/>
      </w:divBdr>
    </w:div>
    <w:div w:id="267469015">
      <w:bodyDiv w:val="1"/>
      <w:marLeft w:val="0"/>
      <w:marRight w:val="0"/>
      <w:marTop w:val="0"/>
      <w:marBottom w:val="0"/>
      <w:divBdr>
        <w:top w:val="none" w:sz="0" w:space="0" w:color="auto"/>
        <w:left w:val="none" w:sz="0" w:space="0" w:color="auto"/>
        <w:bottom w:val="none" w:sz="0" w:space="0" w:color="auto"/>
        <w:right w:val="none" w:sz="0" w:space="0" w:color="auto"/>
      </w:divBdr>
    </w:div>
    <w:div w:id="267471385">
      <w:bodyDiv w:val="1"/>
      <w:marLeft w:val="0"/>
      <w:marRight w:val="0"/>
      <w:marTop w:val="0"/>
      <w:marBottom w:val="0"/>
      <w:divBdr>
        <w:top w:val="none" w:sz="0" w:space="0" w:color="auto"/>
        <w:left w:val="none" w:sz="0" w:space="0" w:color="auto"/>
        <w:bottom w:val="none" w:sz="0" w:space="0" w:color="auto"/>
        <w:right w:val="none" w:sz="0" w:space="0" w:color="auto"/>
      </w:divBdr>
    </w:div>
    <w:div w:id="267474098">
      <w:bodyDiv w:val="1"/>
      <w:marLeft w:val="0"/>
      <w:marRight w:val="0"/>
      <w:marTop w:val="0"/>
      <w:marBottom w:val="0"/>
      <w:divBdr>
        <w:top w:val="none" w:sz="0" w:space="0" w:color="auto"/>
        <w:left w:val="none" w:sz="0" w:space="0" w:color="auto"/>
        <w:bottom w:val="none" w:sz="0" w:space="0" w:color="auto"/>
        <w:right w:val="none" w:sz="0" w:space="0" w:color="auto"/>
      </w:divBdr>
    </w:div>
    <w:div w:id="267737362">
      <w:bodyDiv w:val="1"/>
      <w:marLeft w:val="0"/>
      <w:marRight w:val="0"/>
      <w:marTop w:val="0"/>
      <w:marBottom w:val="0"/>
      <w:divBdr>
        <w:top w:val="none" w:sz="0" w:space="0" w:color="auto"/>
        <w:left w:val="none" w:sz="0" w:space="0" w:color="auto"/>
        <w:bottom w:val="none" w:sz="0" w:space="0" w:color="auto"/>
        <w:right w:val="none" w:sz="0" w:space="0" w:color="auto"/>
      </w:divBdr>
    </w:div>
    <w:div w:id="268004479">
      <w:bodyDiv w:val="1"/>
      <w:marLeft w:val="0"/>
      <w:marRight w:val="0"/>
      <w:marTop w:val="0"/>
      <w:marBottom w:val="0"/>
      <w:divBdr>
        <w:top w:val="none" w:sz="0" w:space="0" w:color="auto"/>
        <w:left w:val="none" w:sz="0" w:space="0" w:color="auto"/>
        <w:bottom w:val="none" w:sz="0" w:space="0" w:color="auto"/>
        <w:right w:val="none" w:sz="0" w:space="0" w:color="auto"/>
      </w:divBdr>
    </w:div>
    <w:div w:id="268008399">
      <w:bodyDiv w:val="1"/>
      <w:marLeft w:val="0"/>
      <w:marRight w:val="0"/>
      <w:marTop w:val="0"/>
      <w:marBottom w:val="0"/>
      <w:divBdr>
        <w:top w:val="none" w:sz="0" w:space="0" w:color="auto"/>
        <w:left w:val="none" w:sz="0" w:space="0" w:color="auto"/>
        <w:bottom w:val="none" w:sz="0" w:space="0" w:color="auto"/>
        <w:right w:val="none" w:sz="0" w:space="0" w:color="auto"/>
      </w:divBdr>
    </w:div>
    <w:div w:id="268054384">
      <w:bodyDiv w:val="1"/>
      <w:marLeft w:val="0"/>
      <w:marRight w:val="0"/>
      <w:marTop w:val="0"/>
      <w:marBottom w:val="0"/>
      <w:divBdr>
        <w:top w:val="none" w:sz="0" w:space="0" w:color="auto"/>
        <w:left w:val="none" w:sz="0" w:space="0" w:color="auto"/>
        <w:bottom w:val="none" w:sz="0" w:space="0" w:color="auto"/>
        <w:right w:val="none" w:sz="0" w:space="0" w:color="auto"/>
      </w:divBdr>
    </w:div>
    <w:div w:id="268125762">
      <w:bodyDiv w:val="1"/>
      <w:marLeft w:val="0"/>
      <w:marRight w:val="0"/>
      <w:marTop w:val="0"/>
      <w:marBottom w:val="0"/>
      <w:divBdr>
        <w:top w:val="none" w:sz="0" w:space="0" w:color="auto"/>
        <w:left w:val="none" w:sz="0" w:space="0" w:color="auto"/>
        <w:bottom w:val="none" w:sz="0" w:space="0" w:color="auto"/>
        <w:right w:val="none" w:sz="0" w:space="0" w:color="auto"/>
      </w:divBdr>
    </w:div>
    <w:div w:id="268239535">
      <w:bodyDiv w:val="1"/>
      <w:marLeft w:val="0"/>
      <w:marRight w:val="0"/>
      <w:marTop w:val="0"/>
      <w:marBottom w:val="0"/>
      <w:divBdr>
        <w:top w:val="none" w:sz="0" w:space="0" w:color="auto"/>
        <w:left w:val="none" w:sz="0" w:space="0" w:color="auto"/>
        <w:bottom w:val="none" w:sz="0" w:space="0" w:color="auto"/>
        <w:right w:val="none" w:sz="0" w:space="0" w:color="auto"/>
      </w:divBdr>
    </w:div>
    <w:div w:id="268317318">
      <w:bodyDiv w:val="1"/>
      <w:marLeft w:val="0"/>
      <w:marRight w:val="0"/>
      <w:marTop w:val="0"/>
      <w:marBottom w:val="0"/>
      <w:divBdr>
        <w:top w:val="none" w:sz="0" w:space="0" w:color="auto"/>
        <w:left w:val="none" w:sz="0" w:space="0" w:color="auto"/>
        <w:bottom w:val="none" w:sz="0" w:space="0" w:color="auto"/>
        <w:right w:val="none" w:sz="0" w:space="0" w:color="auto"/>
      </w:divBdr>
    </w:div>
    <w:div w:id="268389291">
      <w:bodyDiv w:val="1"/>
      <w:marLeft w:val="0"/>
      <w:marRight w:val="0"/>
      <w:marTop w:val="0"/>
      <w:marBottom w:val="0"/>
      <w:divBdr>
        <w:top w:val="none" w:sz="0" w:space="0" w:color="auto"/>
        <w:left w:val="none" w:sz="0" w:space="0" w:color="auto"/>
        <w:bottom w:val="none" w:sz="0" w:space="0" w:color="auto"/>
        <w:right w:val="none" w:sz="0" w:space="0" w:color="auto"/>
      </w:divBdr>
    </w:div>
    <w:div w:id="268437168">
      <w:bodyDiv w:val="1"/>
      <w:marLeft w:val="0"/>
      <w:marRight w:val="0"/>
      <w:marTop w:val="0"/>
      <w:marBottom w:val="0"/>
      <w:divBdr>
        <w:top w:val="none" w:sz="0" w:space="0" w:color="auto"/>
        <w:left w:val="none" w:sz="0" w:space="0" w:color="auto"/>
        <w:bottom w:val="none" w:sz="0" w:space="0" w:color="auto"/>
        <w:right w:val="none" w:sz="0" w:space="0" w:color="auto"/>
      </w:divBdr>
    </w:div>
    <w:div w:id="268439578">
      <w:bodyDiv w:val="1"/>
      <w:marLeft w:val="0"/>
      <w:marRight w:val="0"/>
      <w:marTop w:val="0"/>
      <w:marBottom w:val="0"/>
      <w:divBdr>
        <w:top w:val="none" w:sz="0" w:space="0" w:color="auto"/>
        <w:left w:val="none" w:sz="0" w:space="0" w:color="auto"/>
        <w:bottom w:val="none" w:sz="0" w:space="0" w:color="auto"/>
        <w:right w:val="none" w:sz="0" w:space="0" w:color="auto"/>
      </w:divBdr>
    </w:div>
    <w:div w:id="268513371">
      <w:bodyDiv w:val="1"/>
      <w:marLeft w:val="0"/>
      <w:marRight w:val="0"/>
      <w:marTop w:val="0"/>
      <w:marBottom w:val="0"/>
      <w:divBdr>
        <w:top w:val="none" w:sz="0" w:space="0" w:color="auto"/>
        <w:left w:val="none" w:sz="0" w:space="0" w:color="auto"/>
        <w:bottom w:val="none" w:sz="0" w:space="0" w:color="auto"/>
        <w:right w:val="none" w:sz="0" w:space="0" w:color="auto"/>
      </w:divBdr>
    </w:div>
    <w:div w:id="268590670">
      <w:bodyDiv w:val="1"/>
      <w:marLeft w:val="0"/>
      <w:marRight w:val="0"/>
      <w:marTop w:val="0"/>
      <w:marBottom w:val="0"/>
      <w:divBdr>
        <w:top w:val="none" w:sz="0" w:space="0" w:color="auto"/>
        <w:left w:val="none" w:sz="0" w:space="0" w:color="auto"/>
        <w:bottom w:val="none" w:sz="0" w:space="0" w:color="auto"/>
        <w:right w:val="none" w:sz="0" w:space="0" w:color="auto"/>
      </w:divBdr>
    </w:div>
    <w:div w:id="268784504">
      <w:bodyDiv w:val="1"/>
      <w:marLeft w:val="0"/>
      <w:marRight w:val="0"/>
      <w:marTop w:val="0"/>
      <w:marBottom w:val="0"/>
      <w:divBdr>
        <w:top w:val="none" w:sz="0" w:space="0" w:color="auto"/>
        <w:left w:val="none" w:sz="0" w:space="0" w:color="auto"/>
        <w:bottom w:val="none" w:sz="0" w:space="0" w:color="auto"/>
        <w:right w:val="none" w:sz="0" w:space="0" w:color="auto"/>
      </w:divBdr>
    </w:div>
    <w:div w:id="268784983">
      <w:bodyDiv w:val="1"/>
      <w:marLeft w:val="0"/>
      <w:marRight w:val="0"/>
      <w:marTop w:val="0"/>
      <w:marBottom w:val="0"/>
      <w:divBdr>
        <w:top w:val="none" w:sz="0" w:space="0" w:color="auto"/>
        <w:left w:val="none" w:sz="0" w:space="0" w:color="auto"/>
        <w:bottom w:val="none" w:sz="0" w:space="0" w:color="auto"/>
        <w:right w:val="none" w:sz="0" w:space="0" w:color="auto"/>
      </w:divBdr>
    </w:div>
    <w:div w:id="268978278">
      <w:bodyDiv w:val="1"/>
      <w:marLeft w:val="0"/>
      <w:marRight w:val="0"/>
      <w:marTop w:val="0"/>
      <w:marBottom w:val="0"/>
      <w:divBdr>
        <w:top w:val="none" w:sz="0" w:space="0" w:color="auto"/>
        <w:left w:val="none" w:sz="0" w:space="0" w:color="auto"/>
        <w:bottom w:val="none" w:sz="0" w:space="0" w:color="auto"/>
        <w:right w:val="none" w:sz="0" w:space="0" w:color="auto"/>
      </w:divBdr>
    </w:div>
    <w:div w:id="269044269">
      <w:bodyDiv w:val="1"/>
      <w:marLeft w:val="0"/>
      <w:marRight w:val="0"/>
      <w:marTop w:val="0"/>
      <w:marBottom w:val="0"/>
      <w:divBdr>
        <w:top w:val="none" w:sz="0" w:space="0" w:color="auto"/>
        <w:left w:val="none" w:sz="0" w:space="0" w:color="auto"/>
        <w:bottom w:val="none" w:sz="0" w:space="0" w:color="auto"/>
        <w:right w:val="none" w:sz="0" w:space="0" w:color="auto"/>
      </w:divBdr>
    </w:div>
    <w:div w:id="269162861">
      <w:bodyDiv w:val="1"/>
      <w:marLeft w:val="0"/>
      <w:marRight w:val="0"/>
      <w:marTop w:val="0"/>
      <w:marBottom w:val="0"/>
      <w:divBdr>
        <w:top w:val="none" w:sz="0" w:space="0" w:color="auto"/>
        <w:left w:val="none" w:sz="0" w:space="0" w:color="auto"/>
        <w:bottom w:val="none" w:sz="0" w:space="0" w:color="auto"/>
        <w:right w:val="none" w:sz="0" w:space="0" w:color="auto"/>
      </w:divBdr>
    </w:div>
    <w:div w:id="269239312">
      <w:bodyDiv w:val="1"/>
      <w:marLeft w:val="0"/>
      <w:marRight w:val="0"/>
      <w:marTop w:val="0"/>
      <w:marBottom w:val="0"/>
      <w:divBdr>
        <w:top w:val="none" w:sz="0" w:space="0" w:color="auto"/>
        <w:left w:val="none" w:sz="0" w:space="0" w:color="auto"/>
        <w:bottom w:val="none" w:sz="0" w:space="0" w:color="auto"/>
        <w:right w:val="none" w:sz="0" w:space="0" w:color="auto"/>
      </w:divBdr>
    </w:div>
    <w:div w:id="269557443">
      <w:bodyDiv w:val="1"/>
      <w:marLeft w:val="0"/>
      <w:marRight w:val="0"/>
      <w:marTop w:val="0"/>
      <w:marBottom w:val="0"/>
      <w:divBdr>
        <w:top w:val="none" w:sz="0" w:space="0" w:color="auto"/>
        <w:left w:val="none" w:sz="0" w:space="0" w:color="auto"/>
        <w:bottom w:val="none" w:sz="0" w:space="0" w:color="auto"/>
        <w:right w:val="none" w:sz="0" w:space="0" w:color="auto"/>
      </w:divBdr>
    </w:div>
    <w:div w:id="269628491">
      <w:bodyDiv w:val="1"/>
      <w:marLeft w:val="0"/>
      <w:marRight w:val="0"/>
      <w:marTop w:val="0"/>
      <w:marBottom w:val="0"/>
      <w:divBdr>
        <w:top w:val="none" w:sz="0" w:space="0" w:color="auto"/>
        <w:left w:val="none" w:sz="0" w:space="0" w:color="auto"/>
        <w:bottom w:val="none" w:sz="0" w:space="0" w:color="auto"/>
        <w:right w:val="none" w:sz="0" w:space="0" w:color="auto"/>
      </w:divBdr>
    </w:div>
    <w:div w:id="269629680">
      <w:bodyDiv w:val="1"/>
      <w:marLeft w:val="0"/>
      <w:marRight w:val="0"/>
      <w:marTop w:val="0"/>
      <w:marBottom w:val="0"/>
      <w:divBdr>
        <w:top w:val="none" w:sz="0" w:space="0" w:color="auto"/>
        <w:left w:val="none" w:sz="0" w:space="0" w:color="auto"/>
        <w:bottom w:val="none" w:sz="0" w:space="0" w:color="auto"/>
        <w:right w:val="none" w:sz="0" w:space="0" w:color="auto"/>
      </w:divBdr>
    </w:div>
    <w:div w:id="269632462">
      <w:bodyDiv w:val="1"/>
      <w:marLeft w:val="0"/>
      <w:marRight w:val="0"/>
      <w:marTop w:val="0"/>
      <w:marBottom w:val="0"/>
      <w:divBdr>
        <w:top w:val="none" w:sz="0" w:space="0" w:color="auto"/>
        <w:left w:val="none" w:sz="0" w:space="0" w:color="auto"/>
        <w:bottom w:val="none" w:sz="0" w:space="0" w:color="auto"/>
        <w:right w:val="none" w:sz="0" w:space="0" w:color="auto"/>
      </w:divBdr>
    </w:div>
    <w:div w:id="269702135">
      <w:bodyDiv w:val="1"/>
      <w:marLeft w:val="0"/>
      <w:marRight w:val="0"/>
      <w:marTop w:val="0"/>
      <w:marBottom w:val="0"/>
      <w:divBdr>
        <w:top w:val="none" w:sz="0" w:space="0" w:color="auto"/>
        <w:left w:val="none" w:sz="0" w:space="0" w:color="auto"/>
        <w:bottom w:val="none" w:sz="0" w:space="0" w:color="auto"/>
        <w:right w:val="none" w:sz="0" w:space="0" w:color="auto"/>
      </w:divBdr>
    </w:div>
    <w:div w:id="269708670">
      <w:bodyDiv w:val="1"/>
      <w:marLeft w:val="0"/>
      <w:marRight w:val="0"/>
      <w:marTop w:val="0"/>
      <w:marBottom w:val="0"/>
      <w:divBdr>
        <w:top w:val="none" w:sz="0" w:space="0" w:color="auto"/>
        <w:left w:val="none" w:sz="0" w:space="0" w:color="auto"/>
        <w:bottom w:val="none" w:sz="0" w:space="0" w:color="auto"/>
        <w:right w:val="none" w:sz="0" w:space="0" w:color="auto"/>
      </w:divBdr>
    </w:div>
    <w:div w:id="270013597">
      <w:bodyDiv w:val="1"/>
      <w:marLeft w:val="0"/>
      <w:marRight w:val="0"/>
      <w:marTop w:val="0"/>
      <w:marBottom w:val="0"/>
      <w:divBdr>
        <w:top w:val="none" w:sz="0" w:space="0" w:color="auto"/>
        <w:left w:val="none" w:sz="0" w:space="0" w:color="auto"/>
        <w:bottom w:val="none" w:sz="0" w:space="0" w:color="auto"/>
        <w:right w:val="none" w:sz="0" w:space="0" w:color="auto"/>
      </w:divBdr>
    </w:div>
    <w:div w:id="270019963">
      <w:bodyDiv w:val="1"/>
      <w:marLeft w:val="0"/>
      <w:marRight w:val="0"/>
      <w:marTop w:val="0"/>
      <w:marBottom w:val="0"/>
      <w:divBdr>
        <w:top w:val="none" w:sz="0" w:space="0" w:color="auto"/>
        <w:left w:val="none" w:sz="0" w:space="0" w:color="auto"/>
        <w:bottom w:val="none" w:sz="0" w:space="0" w:color="auto"/>
        <w:right w:val="none" w:sz="0" w:space="0" w:color="auto"/>
      </w:divBdr>
    </w:div>
    <w:div w:id="270213053">
      <w:bodyDiv w:val="1"/>
      <w:marLeft w:val="0"/>
      <w:marRight w:val="0"/>
      <w:marTop w:val="0"/>
      <w:marBottom w:val="0"/>
      <w:divBdr>
        <w:top w:val="none" w:sz="0" w:space="0" w:color="auto"/>
        <w:left w:val="none" w:sz="0" w:space="0" w:color="auto"/>
        <w:bottom w:val="none" w:sz="0" w:space="0" w:color="auto"/>
        <w:right w:val="none" w:sz="0" w:space="0" w:color="auto"/>
      </w:divBdr>
    </w:div>
    <w:div w:id="270479492">
      <w:bodyDiv w:val="1"/>
      <w:marLeft w:val="0"/>
      <w:marRight w:val="0"/>
      <w:marTop w:val="0"/>
      <w:marBottom w:val="0"/>
      <w:divBdr>
        <w:top w:val="none" w:sz="0" w:space="0" w:color="auto"/>
        <w:left w:val="none" w:sz="0" w:space="0" w:color="auto"/>
        <w:bottom w:val="none" w:sz="0" w:space="0" w:color="auto"/>
        <w:right w:val="none" w:sz="0" w:space="0" w:color="auto"/>
      </w:divBdr>
    </w:div>
    <w:div w:id="270627972">
      <w:bodyDiv w:val="1"/>
      <w:marLeft w:val="0"/>
      <w:marRight w:val="0"/>
      <w:marTop w:val="0"/>
      <w:marBottom w:val="0"/>
      <w:divBdr>
        <w:top w:val="none" w:sz="0" w:space="0" w:color="auto"/>
        <w:left w:val="none" w:sz="0" w:space="0" w:color="auto"/>
        <w:bottom w:val="none" w:sz="0" w:space="0" w:color="auto"/>
        <w:right w:val="none" w:sz="0" w:space="0" w:color="auto"/>
      </w:divBdr>
    </w:div>
    <w:div w:id="270748362">
      <w:bodyDiv w:val="1"/>
      <w:marLeft w:val="0"/>
      <w:marRight w:val="0"/>
      <w:marTop w:val="0"/>
      <w:marBottom w:val="0"/>
      <w:divBdr>
        <w:top w:val="none" w:sz="0" w:space="0" w:color="auto"/>
        <w:left w:val="none" w:sz="0" w:space="0" w:color="auto"/>
        <w:bottom w:val="none" w:sz="0" w:space="0" w:color="auto"/>
        <w:right w:val="none" w:sz="0" w:space="0" w:color="auto"/>
      </w:divBdr>
    </w:div>
    <w:div w:id="270867695">
      <w:bodyDiv w:val="1"/>
      <w:marLeft w:val="0"/>
      <w:marRight w:val="0"/>
      <w:marTop w:val="0"/>
      <w:marBottom w:val="0"/>
      <w:divBdr>
        <w:top w:val="none" w:sz="0" w:space="0" w:color="auto"/>
        <w:left w:val="none" w:sz="0" w:space="0" w:color="auto"/>
        <w:bottom w:val="none" w:sz="0" w:space="0" w:color="auto"/>
        <w:right w:val="none" w:sz="0" w:space="0" w:color="auto"/>
      </w:divBdr>
    </w:div>
    <w:div w:id="271135960">
      <w:bodyDiv w:val="1"/>
      <w:marLeft w:val="0"/>
      <w:marRight w:val="0"/>
      <w:marTop w:val="0"/>
      <w:marBottom w:val="0"/>
      <w:divBdr>
        <w:top w:val="none" w:sz="0" w:space="0" w:color="auto"/>
        <w:left w:val="none" w:sz="0" w:space="0" w:color="auto"/>
        <w:bottom w:val="none" w:sz="0" w:space="0" w:color="auto"/>
        <w:right w:val="none" w:sz="0" w:space="0" w:color="auto"/>
      </w:divBdr>
    </w:div>
    <w:div w:id="271207374">
      <w:bodyDiv w:val="1"/>
      <w:marLeft w:val="0"/>
      <w:marRight w:val="0"/>
      <w:marTop w:val="0"/>
      <w:marBottom w:val="0"/>
      <w:divBdr>
        <w:top w:val="none" w:sz="0" w:space="0" w:color="auto"/>
        <w:left w:val="none" w:sz="0" w:space="0" w:color="auto"/>
        <w:bottom w:val="none" w:sz="0" w:space="0" w:color="auto"/>
        <w:right w:val="none" w:sz="0" w:space="0" w:color="auto"/>
      </w:divBdr>
    </w:div>
    <w:div w:id="271280163">
      <w:bodyDiv w:val="1"/>
      <w:marLeft w:val="0"/>
      <w:marRight w:val="0"/>
      <w:marTop w:val="0"/>
      <w:marBottom w:val="0"/>
      <w:divBdr>
        <w:top w:val="none" w:sz="0" w:space="0" w:color="auto"/>
        <w:left w:val="none" w:sz="0" w:space="0" w:color="auto"/>
        <w:bottom w:val="none" w:sz="0" w:space="0" w:color="auto"/>
        <w:right w:val="none" w:sz="0" w:space="0" w:color="auto"/>
      </w:divBdr>
    </w:div>
    <w:div w:id="271280555">
      <w:bodyDiv w:val="1"/>
      <w:marLeft w:val="0"/>
      <w:marRight w:val="0"/>
      <w:marTop w:val="0"/>
      <w:marBottom w:val="0"/>
      <w:divBdr>
        <w:top w:val="none" w:sz="0" w:space="0" w:color="auto"/>
        <w:left w:val="none" w:sz="0" w:space="0" w:color="auto"/>
        <w:bottom w:val="none" w:sz="0" w:space="0" w:color="auto"/>
        <w:right w:val="none" w:sz="0" w:space="0" w:color="auto"/>
      </w:divBdr>
    </w:div>
    <w:div w:id="271328451">
      <w:bodyDiv w:val="1"/>
      <w:marLeft w:val="0"/>
      <w:marRight w:val="0"/>
      <w:marTop w:val="0"/>
      <w:marBottom w:val="0"/>
      <w:divBdr>
        <w:top w:val="none" w:sz="0" w:space="0" w:color="auto"/>
        <w:left w:val="none" w:sz="0" w:space="0" w:color="auto"/>
        <w:bottom w:val="none" w:sz="0" w:space="0" w:color="auto"/>
        <w:right w:val="none" w:sz="0" w:space="0" w:color="auto"/>
      </w:divBdr>
    </w:div>
    <w:div w:id="271405735">
      <w:bodyDiv w:val="1"/>
      <w:marLeft w:val="0"/>
      <w:marRight w:val="0"/>
      <w:marTop w:val="0"/>
      <w:marBottom w:val="0"/>
      <w:divBdr>
        <w:top w:val="none" w:sz="0" w:space="0" w:color="auto"/>
        <w:left w:val="none" w:sz="0" w:space="0" w:color="auto"/>
        <w:bottom w:val="none" w:sz="0" w:space="0" w:color="auto"/>
        <w:right w:val="none" w:sz="0" w:space="0" w:color="auto"/>
      </w:divBdr>
    </w:div>
    <w:div w:id="271667734">
      <w:bodyDiv w:val="1"/>
      <w:marLeft w:val="0"/>
      <w:marRight w:val="0"/>
      <w:marTop w:val="0"/>
      <w:marBottom w:val="0"/>
      <w:divBdr>
        <w:top w:val="none" w:sz="0" w:space="0" w:color="auto"/>
        <w:left w:val="none" w:sz="0" w:space="0" w:color="auto"/>
        <w:bottom w:val="none" w:sz="0" w:space="0" w:color="auto"/>
        <w:right w:val="none" w:sz="0" w:space="0" w:color="auto"/>
      </w:divBdr>
    </w:div>
    <w:div w:id="271788645">
      <w:bodyDiv w:val="1"/>
      <w:marLeft w:val="0"/>
      <w:marRight w:val="0"/>
      <w:marTop w:val="0"/>
      <w:marBottom w:val="0"/>
      <w:divBdr>
        <w:top w:val="none" w:sz="0" w:space="0" w:color="auto"/>
        <w:left w:val="none" w:sz="0" w:space="0" w:color="auto"/>
        <w:bottom w:val="none" w:sz="0" w:space="0" w:color="auto"/>
        <w:right w:val="none" w:sz="0" w:space="0" w:color="auto"/>
      </w:divBdr>
    </w:div>
    <w:div w:id="271860547">
      <w:bodyDiv w:val="1"/>
      <w:marLeft w:val="0"/>
      <w:marRight w:val="0"/>
      <w:marTop w:val="0"/>
      <w:marBottom w:val="0"/>
      <w:divBdr>
        <w:top w:val="none" w:sz="0" w:space="0" w:color="auto"/>
        <w:left w:val="none" w:sz="0" w:space="0" w:color="auto"/>
        <w:bottom w:val="none" w:sz="0" w:space="0" w:color="auto"/>
        <w:right w:val="none" w:sz="0" w:space="0" w:color="auto"/>
      </w:divBdr>
    </w:div>
    <w:div w:id="272329843">
      <w:bodyDiv w:val="1"/>
      <w:marLeft w:val="0"/>
      <w:marRight w:val="0"/>
      <w:marTop w:val="0"/>
      <w:marBottom w:val="0"/>
      <w:divBdr>
        <w:top w:val="none" w:sz="0" w:space="0" w:color="auto"/>
        <w:left w:val="none" w:sz="0" w:space="0" w:color="auto"/>
        <w:bottom w:val="none" w:sz="0" w:space="0" w:color="auto"/>
        <w:right w:val="none" w:sz="0" w:space="0" w:color="auto"/>
      </w:divBdr>
    </w:div>
    <w:div w:id="272368164">
      <w:bodyDiv w:val="1"/>
      <w:marLeft w:val="0"/>
      <w:marRight w:val="0"/>
      <w:marTop w:val="0"/>
      <w:marBottom w:val="0"/>
      <w:divBdr>
        <w:top w:val="none" w:sz="0" w:space="0" w:color="auto"/>
        <w:left w:val="none" w:sz="0" w:space="0" w:color="auto"/>
        <w:bottom w:val="none" w:sz="0" w:space="0" w:color="auto"/>
        <w:right w:val="none" w:sz="0" w:space="0" w:color="auto"/>
      </w:divBdr>
    </w:div>
    <w:div w:id="272398928">
      <w:bodyDiv w:val="1"/>
      <w:marLeft w:val="0"/>
      <w:marRight w:val="0"/>
      <w:marTop w:val="0"/>
      <w:marBottom w:val="0"/>
      <w:divBdr>
        <w:top w:val="none" w:sz="0" w:space="0" w:color="auto"/>
        <w:left w:val="none" w:sz="0" w:space="0" w:color="auto"/>
        <w:bottom w:val="none" w:sz="0" w:space="0" w:color="auto"/>
        <w:right w:val="none" w:sz="0" w:space="0" w:color="auto"/>
      </w:divBdr>
    </w:div>
    <w:div w:id="272400258">
      <w:bodyDiv w:val="1"/>
      <w:marLeft w:val="0"/>
      <w:marRight w:val="0"/>
      <w:marTop w:val="0"/>
      <w:marBottom w:val="0"/>
      <w:divBdr>
        <w:top w:val="none" w:sz="0" w:space="0" w:color="auto"/>
        <w:left w:val="none" w:sz="0" w:space="0" w:color="auto"/>
        <w:bottom w:val="none" w:sz="0" w:space="0" w:color="auto"/>
        <w:right w:val="none" w:sz="0" w:space="0" w:color="auto"/>
      </w:divBdr>
    </w:div>
    <w:div w:id="272707855">
      <w:bodyDiv w:val="1"/>
      <w:marLeft w:val="0"/>
      <w:marRight w:val="0"/>
      <w:marTop w:val="0"/>
      <w:marBottom w:val="0"/>
      <w:divBdr>
        <w:top w:val="none" w:sz="0" w:space="0" w:color="auto"/>
        <w:left w:val="none" w:sz="0" w:space="0" w:color="auto"/>
        <w:bottom w:val="none" w:sz="0" w:space="0" w:color="auto"/>
        <w:right w:val="none" w:sz="0" w:space="0" w:color="auto"/>
      </w:divBdr>
    </w:div>
    <w:div w:id="272982703">
      <w:bodyDiv w:val="1"/>
      <w:marLeft w:val="0"/>
      <w:marRight w:val="0"/>
      <w:marTop w:val="0"/>
      <w:marBottom w:val="0"/>
      <w:divBdr>
        <w:top w:val="none" w:sz="0" w:space="0" w:color="auto"/>
        <w:left w:val="none" w:sz="0" w:space="0" w:color="auto"/>
        <w:bottom w:val="none" w:sz="0" w:space="0" w:color="auto"/>
        <w:right w:val="none" w:sz="0" w:space="0" w:color="auto"/>
      </w:divBdr>
    </w:div>
    <w:div w:id="273250076">
      <w:bodyDiv w:val="1"/>
      <w:marLeft w:val="0"/>
      <w:marRight w:val="0"/>
      <w:marTop w:val="0"/>
      <w:marBottom w:val="0"/>
      <w:divBdr>
        <w:top w:val="none" w:sz="0" w:space="0" w:color="auto"/>
        <w:left w:val="none" w:sz="0" w:space="0" w:color="auto"/>
        <w:bottom w:val="none" w:sz="0" w:space="0" w:color="auto"/>
        <w:right w:val="none" w:sz="0" w:space="0" w:color="auto"/>
      </w:divBdr>
    </w:div>
    <w:div w:id="273443079">
      <w:bodyDiv w:val="1"/>
      <w:marLeft w:val="0"/>
      <w:marRight w:val="0"/>
      <w:marTop w:val="0"/>
      <w:marBottom w:val="0"/>
      <w:divBdr>
        <w:top w:val="none" w:sz="0" w:space="0" w:color="auto"/>
        <w:left w:val="none" w:sz="0" w:space="0" w:color="auto"/>
        <w:bottom w:val="none" w:sz="0" w:space="0" w:color="auto"/>
        <w:right w:val="none" w:sz="0" w:space="0" w:color="auto"/>
      </w:divBdr>
    </w:div>
    <w:div w:id="273555561">
      <w:bodyDiv w:val="1"/>
      <w:marLeft w:val="0"/>
      <w:marRight w:val="0"/>
      <w:marTop w:val="0"/>
      <w:marBottom w:val="0"/>
      <w:divBdr>
        <w:top w:val="none" w:sz="0" w:space="0" w:color="auto"/>
        <w:left w:val="none" w:sz="0" w:space="0" w:color="auto"/>
        <w:bottom w:val="none" w:sz="0" w:space="0" w:color="auto"/>
        <w:right w:val="none" w:sz="0" w:space="0" w:color="auto"/>
      </w:divBdr>
    </w:div>
    <w:div w:id="273756645">
      <w:bodyDiv w:val="1"/>
      <w:marLeft w:val="0"/>
      <w:marRight w:val="0"/>
      <w:marTop w:val="0"/>
      <w:marBottom w:val="0"/>
      <w:divBdr>
        <w:top w:val="none" w:sz="0" w:space="0" w:color="auto"/>
        <w:left w:val="none" w:sz="0" w:space="0" w:color="auto"/>
        <w:bottom w:val="none" w:sz="0" w:space="0" w:color="auto"/>
        <w:right w:val="none" w:sz="0" w:space="0" w:color="auto"/>
      </w:divBdr>
    </w:div>
    <w:div w:id="274024384">
      <w:bodyDiv w:val="1"/>
      <w:marLeft w:val="0"/>
      <w:marRight w:val="0"/>
      <w:marTop w:val="0"/>
      <w:marBottom w:val="0"/>
      <w:divBdr>
        <w:top w:val="none" w:sz="0" w:space="0" w:color="auto"/>
        <w:left w:val="none" w:sz="0" w:space="0" w:color="auto"/>
        <w:bottom w:val="none" w:sz="0" w:space="0" w:color="auto"/>
        <w:right w:val="none" w:sz="0" w:space="0" w:color="auto"/>
      </w:divBdr>
    </w:div>
    <w:div w:id="274143134">
      <w:bodyDiv w:val="1"/>
      <w:marLeft w:val="0"/>
      <w:marRight w:val="0"/>
      <w:marTop w:val="0"/>
      <w:marBottom w:val="0"/>
      <w:divBdr>
        <w:top w:val="none" w:sz="0" w:space="0" w:color="auto"/>
        <w:left w:val="none" w:sz="0" w:space="0" w:color="auto"/>
        <w:bottom w:val="none" w:sz="0" w:space="0" w:color="auto"/>
        <w:right w:val="none" w:sz="0" w:space="0" w:color="auto"/>
      </w:divBdr>
    </w:div>
    <w:div w:id="274365498">
      <w:bodyDiv w:val="1"/>
      <w:marLeft w:val="0"/>
      <w:marRight w:val="0"/>
      <w:marTop w:val="0"/>
      <w:marBottom w:val="0"/>
      <w:divBdr>
        <w:top w:val="none" w:sz="0" w:space="0" w:color="auto"/>
        <w:left w:val="none" w:sz="0" w:space="0" w:color="auto"/>
        <w:bottom w:val="none" w:sz="0" w:space="0" w:color="auto"/>
        <w:right w:val="none" w:sz="0" w:space="0" w:color="auto"/>
      </w:divBdr>
    </w:div>
    <w:div w:id="274556219">
      <w:bodyDiv w:val="1"/>
      <w:marLeft w:val="0"/>
      <w:marRight w:val="0"/>
      <w:marTop w:val="0"/>
      <w:marBottom w:val="0"/>
      <w:divBdr>
        <w:top w:val="none" w:sz="0" w:space="0" w:color="auto"/>
        <w:left w:val="none" w:sz="0" w:space="0" w:color="auto"/>
        <w:bottom w:val="none" w:sz="0" w:space="0" w:color="auto"/>
        <w:right w:val="none" w:sz="0" w:space="0" w:color="auto"/>
      </w:divBdr>
    </w:div>
    <w:div w:id="274673715">
      <w:bodyDiv w:val="1"/>
      <w:marLeft w:val="0"/>
      <w:marRight w:val="0"/>
      <w:marTop w:val="0"/>
      <w:marBottom w:val="0"/>
      <w:divBdr>
        <w:top w:val="none" w:sz="0" w:space="0" w:color="auto"/>
        <w:left w:val="none" w:sz="0" w:space="0" w:color="auto"/>
        <w:bottom w:val="none" w:sz="0" w:space="0" w:color="auto"/>
        <w:right w:val="none" w:sz="0" w:space="0" w:color="auto"/>
      </w:divBdr>
    </w:div>
    <w:div w:id="275186436">
      <w:bodyDiv w:val="1"/>
      <w:marLeft w:val="0"/>
      <w:marRight w:val="0"/>
      <w:marTop w:val="0"/>
      <w:marBottom w:val="0"/>
      <w:divBdr>
        <w:top w:val="none" w:sz="0" w:space="0" w:color="auto"/>
        <w:left w:val="none" w:sz="0" w:space="0" w:color="auto"/>
        <w:bottom w:val="none" w:sz="0" w:space="0" w:color="auto"/>
        <w:right w:val="none" w:sz="0" w:space="0" w:color="auto"/>
      </w:divBdr>
    </w:div>
    <w:div w:id="275405769">
      <w:bodyDiv w:val="1"/>
      <w:marLeft w:val="0"/>
      <w:marRight w:val="0"/>
      <w:marTop w:val="0"/>
      <w:marBottom w:val="0"/>
      <w:divBdr>
        <w:top w:val="none" w:sz="0" w:space="0" w:color="auto"/>
        <w:left w:val="none" w:sz="0" w:space="0" w:color="auto"/>
        <w:bottom w:val="none" w:sz="0" w:space="0" w:color="auto"/>
        <w:right w:val="none" w:sz="0" w:space="0" w:color="auto"/>
      </w:divBdr>
    </w:div>
    <w:div w:id="275600586">
      <w:bodyDiv w:val="1"/>
      <w:marLeft w:val="0"/>
      <w:marRight w:val="0"/>
      <w:marTop w:val="0"/>
      <w:marBottom w:val="0"/>
      <w:divBdr>
        <w:top w:val="none" w:sz="0" w:space="0" w:color="auto"/>
        <w:left w:val="none" w:sz="0" w:space="0" w:color="auto"/>
        <w:bottom w:val="none" w:sz="0" w:space="0" w:color="auto"/>
        <w:right w:val="none" w:sz="0" w:space="0" w:color="auto"/>
      </w:divBdr>
    </w:div>
    <w:div w:id="275603583">
      <w:bodyDiv w:val="1"/>
      <w:marLeft w:val="0"/>
      <w:marRight w:val="0"/>
      <w:marTop w:val="0"/>
      <w:marBottom w:val="0"/>
      <w:divBdr>
        <w:top w:val="none" w:sz="0" w:space="0" w:color="auto"/>
        <w:left w:val="none" w:sz="0" w:space="0" w:color="auto"/>
        <w:bottom w:val="none" w:sz="0" w:space="0" w:color="auto"/>
        <w:right w:val="none" w:sz="0" w:space="0" w:color="auto"/>
      </w:divBdr>
    </w:div>
    <w:div w:id="275716608">
      <w:bodyDiv w:val="1"/>
      <w:marLeft w:val="0"/>
      <w:marRight w:val="0"/>
      <w:marTop w:val="0"/>
      <w:marBottom w:val="0"/>
      <w:divBdr>
        <w:top w:val="none" w:sz="0" w:space="0" w:color="auto"/>
        <w:left w:val="none" w:sz="0" w:space="0" w:color="auto"/>
        <w:bottom w:val="none" w:sz="0" w:space="0" w:color="auto"/>
        <w:right w:val="none" w:sz="0" w:space="0" w:color="auto"/>
      </w:divBdr>
    </w:div>
    <w:div w:id="275793323">
      <w:bodyDiv w:val="1"/>
      <w:marLeft w:val="0"/>
      <w:marRight w:val="0"/>
      <w:marTop w:val="0"/>
      <w:marBottom w:val="0"/>
      <w:divBdr>
        <w:top w:val="none" w:sz="0" w:space="0" w:color="auto"/>
        <w:left w:val="none" w:sz="0" w:space="0" w:color="auto"/>
        <w:bottom w:val="none" w:sz="0" w:space="0" w:color="auto"/>
        <w:right w:val="none" w:sz="0" w:space="0" w:color="auto"/>
      </w:divBdr>
    </w:div>
    <w:div w:id="275866376">
      <w:bodyDiv w:val="1"/>
      <w:marLeft w:val="0"/>
      <w:marRight w:val="0"/>
      <w:marTop w:val="0"/>
      <w:marBottom w:val="0"/>
      <w:divBdr>
        <w:top w:val="none" w:sz="0" w:space="0" w:color="auto"/>
        <w:left w:val="none" w:sz="0" w:space="0" w:color="auto"/>
        <w:bottom w:val="none" w:sz="0" w:space="0" w:color="auto"/>
        <w:right w:val="none" w:sz="0" w:space="0" w:color="auto"/>
      </w:divBdr>
    </w:div>
    <w:div w:id="275912909">
      <w:bodyDiv w:val="1"/>
      <w:marLeft w:val="0"/>
      <w:marRight w:val="0"/>
      <w:marTop w:val="0"/>
      <w:marBottom w:val="0"/>
      <w:divBdr>
        <w:top w:val="none" w:sz="0" w:space="0" w:color="auto"/>
        <w:left w:val="none" w:sz="0" w:space="0" w:color="auto"/>
        <w:bottom w:val="none" w:sz="0" w:space="0" w:color="auto"/>
        <w:right w:val="none" w:sz="0" w:space="0" w:color="auto"/>
      </w:divBdr>
    </w:div>
    <w:div w:id="275992865">
      <w:bodyDiv w:val="1"/>
      <w:marLeft w:val="0"/>
      <w:marRight w:val="0"/>
      <w:marTop w:val="0"/>
      <w:marBottom w:val="0"/>
      <w:divBdr>
        <w:top w:val="none" w:sz="0" w:space="0" w:color="auto"/>
        <w:left w:val="none" w:sz="0" w:space="0" w:color="auto"/>
        <w:bottom w:val="none" w:sz="0" w:space="0" w:color="auto"/>
        <w:right w:val="none" w:sz="0" w:space="0" w:color="auto"/>
      </w:divBdr>
    </w:div>
    <w:div w:id="276453938">
      <w:bodyDiv w:val="1"/>
      <w:marLeft w:val="0"/>
      <w:marRight w:val="0"/>
      <w:marTop w:val="0"/>
      <w:marBottom w:val="0"/>
      <w:divBdr>
        <w:top w:val="none" w:sz="0" w:space="0" w:color="auto"/>
        <w:left w:val="none" w:sz="0" w:space="0" w:color="auto"/>
        <w:bottom w:val="none" w:sz="0" w:space="0" w:color="auto"/>
        <w:right w:val="none" w:sz="0" w:space="0" w:color="auto"/>
      </w:divBdr>
    </w:div>
    <w:div w:id="276453967">
      <w:bodyDiv w:val="1"/>
      <w:marLeft w:val="0"/>
      <w:marRight w:val="0"/>
      <w:marTop w:val="0"/>
      <w:marBottom w:val="0"/>
      <w:divBdr>
        <w:top w:val="none" w:sz="0" w:space="0" w:color="auto"/>
        <w:left w:val="none" w:sz="0" w:space="0" w:color="auto"/>
        <w:bottom w:val="none" w:sz="0" w:space="0" w:color="auto"/>
        <w:right w:val="none" w:sz="0" w:space="0" w:color="auto"/>
      </w:divBdr>
    </w:div>
    <w:div w:id="276454330">
      <w:bodyDiv w:val="1"/>
      <w:marLeft w:val="0"/>
      <w:marRight w:val="0"/>
      <w:marTop w:val="0"/>
      <w:marBottom w:val="0"/>
      <w:divBdr>
        <w:top w:val="none" w:sz="0" w:space="0" w:color="auto"/>
        <w:left w:val="none" w:sz="0" w:space="0" w:color="auto"/>
        <w:bottom w:val="none" w:sz="0" w:space="0" w:color="auto"/>
        <w:right w:val="none" w:sz="0" w:space="0" w:color="auto"/>
      </w:divBdr>
    </w:div>
    <w:div w:id="276497040">
      <w:bodyDiv w:val="1"/>
      <w:marLeft w:val="0"/>
      <w:marRight w:val="0"/>
      <w:marTop w:val="0"/>
      <w:marBottom w:val="0"/>
      <w:divBdr>
        <w:top w:val="none" w:sz="0" w:space="0" w:color="auto"/>
        <w:left w:val="none" w:sz="0" w:space="0" w:color="auto"/>
        <w:bottom w:val="none" w:sz="0" w:space="0" w:color="auto"/>
        <w:right w:val="none" w:sz="0" w:space="0" w:color="auto"/>
      </w:divBdr>
    </w:div>
    <w:div w:id="276833622">
      <w:bodyDiv w:val="1"/>
      <w:marLeft w:val="0"/>
      <w:marRight w:val="0"/>
      <w:marTop w:val="0"/>
      <w:marBottom w:val="0"/>
      <w:divBdr>
        <w:top w:val="none" w:sz="0" w:space="0" w:color="auto"/>
        <w:left w:val="none" w:sz="0" w:space="0" w:color="auto"/>
        <w:bottom w:val="none" w:sz="0" w:space="0" w:color="auto"/>
        <w:right w:val="none" w:sz="0" w:space="0" w:color="auto"/>
      </w:divBdr>
    </w:div>
    <w:div w:id="277032688">
      <w:bodyDiv w:val="1"/>
      <w:marLeft w:val="0"/>
      <w:marRight w:val="0"/>
      <w:marTop w:val="0"/>
      <w:marBottom w:val="0"/>
      <w:divBdr>
        <w:top w:val="none" w:sz="0" w:space="0" w:color="auto"/>
        <w:left w:val="none" w:sz="0" w:space="0" w:color="auto"/>
        <w:bottom w:val="none" w:sz="0" w:space="0" w:color="auto"/>
        <w:right w:val="none" w:sz="0" w:space="0" w:color="auto"/>
      </w:divBdr>
    </w:div>
    <w:div w:id="277178344">
      <w:bodyDiv w:val="1"/>
      <w:marLeft w:val="0"/>
      <w:marRight w:val="0"/>
      <w:marTop w:val="0"/>
      <w:marBottom w:val="0"/>
      <w:divBdr>
        <w:top w:val="none" w:sz="0" w:space="0" w:color="auto"/>
        <w:left w:val="none" w:sz="0" w:space="0" w:color="auto"/>
        <w:bottom w:val="none" w:sz="0" w:space="0" w:color="auto"/>
        <w:right w:val="none" w:sz="0" w:space="0" w:color="auto"/>
      </w:divBdr>
    </w:div>
    <w:div w:id="277227491">
      <w:bodyDiv w:val="1"/>
      <w:marLeft w:val="0"/>
      <w:marRight w:val="0"/>
      <w:marTop w:val="0"/>
      <w:marBottom w:val="0"/>
      <w:divBdr>
        <w:top w:val="none" w:sz="0" w:space="0" w:color="auto"/>
        <w:left w:val="none" w:sz="0" w:space="0" w:color="auto"/>
        <w:bottom w:val="none" w:sz="0" w:space="0" w:color="auto"/>
        <w:right w:val="none" w:sz="0" w:space="0" w:color="auto"/>
      </w:divBdr>
    </w:div>
    <w:div w:id="277228062">
      <w:bodyDiv w:val="1"/>
      <w:marLeft w:val="0"/>
      <w:marRight w:val="0"/>
      <w:marTop w:val="0"/>
      <w:marBottom w:val="0"/>
      <w:divBdr>
        <w:top w:val="none" w:sz="0" w:space="0" w:color="auto"/>
        <w:left w:val="none" w:sz="0" w:space="0" w:color="auto"/>
        <w:bottom w:val="none" w:sz="0" w:space="0" w:color="auto"/>
        <w:right w:val="none" w:sz="0" w:space="0" w:color="auto"/>
      </w:divBdr>
    </w:div>
    <w:div w:id="277445443">
      <w:bodyDiv w:val="1"/>
      <w:marLeft w:val="0"/>
      <w:marRight w:val="0"/>
      <w:marTop w:val="0"/>
      <w:marBottom w:val="0"/>
      <w:divBdr>
        <w:top w:val="none" w:sz="0" w:space="0" w:color="auto"/>
        <w:left w:val="none" w:sz="0" w:space="0" w:color="auto"/>
        <w:bottom w:val="none" w:sz="0" w:space="0" w:color="auto"/>
        <w:right w:val="none" w:sz="0" w:space="0" w:color="auto"/>
      </w:divBdr>
    </w:div>
    <w:div w:id="277833815">
      <w:bodyDiv w:val="1"/>
      <w:marLeft w:val="0"/>
      <w:marRight w:val="0"/>
      <w:marTop w:val="0"/>
      <w:marBottom w:val="0"/>
      <w:divBdr>
        <w:top w:val="none" w:sz="0" w:space="0" w:color="auto"/>
        <w:left w:val="none" w:sz="0" w:space="0" w:color="auto"/>
        <w:bottom w:val="none" w:sz="0" w:space="0" w:color="auto"/>
        <w:right w:val="none" w:sz="0" w:space="0" w:color="auto"/>
      </w:divBdr>
    </w:div>
    <w:div w:id="277882565">
      <w:bodyDiv w:val="1"/>
      <w:marLeft w:val="0"/>
      <w:marRight w:val="0"/>
      <w:marTop w:val="0"/>
      <w:marBottom w:val="0"/>
      <w:divBdr>
        <w:top w:val="none" w:sz="0" w:space="0" w:color="auto"/>
        <w:left w:val="none" w:sz="0" w:space="0" w:color="auto"/>
        <w:bottom w:val="none" w:sz="0" w:space="0" w:color="auto"/>
        <w:right w:val="none" w:sz="0" w:space="0" w:color="auto"/>
      </w:divBdr>
    </w:div>
    <w:div w:id="277951770">
      <w:bodyDiv w:val="1"/>
      <w:marLeft w:val="0"/>
      <w:marRight w:val="0"/>
      <w:marTop w:val="0"/>
      <w:marBottom w:val="0"/>
      <w:divBdr>
        <w:top w:val="none" w:sz="0" w:space="0" w:color="auto"/>
        <w:left w:val="none" w:sz="0" w:space="0" w:color="auto"/>
        <w:bottom w:val="none" w:sz="0" w:space="0" w:color="auto"/>
        <w:right w:val="none" w:sz="0" w:space="0" w:color="auto"/>
      </w:divBdr>
    </w:div>
    <w:div w:id="277955232">
      <w:bodyDiv w:val="1"/>
      <w:marLeft w:val="0"/>
      <w:marRight w:val="0"/>
      <w:marTop w:val="0"/>
      <w:marBottom w:val="0"/>
      <w:divBdr>
        <w:top w:val="none" w:sz="0" w:space="0" w:color="auto"/>
        <w:left w:val="none" w:sz="0" w:space="0" w:color="auto"/>
        <w:bottom w:val="none" w:sz="0" w:space="0" w:color="auto"/>
        <w:right w:val="none" w:sz="0" w:space="0" w:color="auto"/>
      </w:divBdr>
    </w:div>
    <w:div w:id="277957689">
      <w:bodyDiv w:val="1"/>
      <w:marLeft w:val="0"/>
      <w:marRight w:val="0"/>
      <w:marTop w:val="0"/>
      <w:marBottom w:val="0"/>
      <w:divBdr>
        <w:top w:val="none" w:sz="0" w:space="0" w:color="auto"/>
        <w:left w:val="none" w:sz="0" w:space="0" w:color="auto"/>
        <w:bottom w:val="none" w:sz="0" w:space="0" w:color="auto"/>
        <w:right w:val="none" w:sz="0" w:space="0" w:color="auto"/>
      </w:divBdr>
    </w:div>
    <w:div w:id="277958429">
      <w:bodyDiv w:val="1"/>
      <w:marLeft w:val="0"/>
      <w:marRight w:val="0"/>
      <w:marTop w:val="0"/>
      <w:marBottom w:val="0"/>
      <w:divBdr>
        <w:top w:val="none" w:sz="0" w:space="0" w:color="auto"/>
        <w:left w:val="none" w:sz="0" w:space="0" w:color="auto"/>
        <w:bottom w:val="none" w:sz="0" w:space="0" w:color="auto"/>
        <w:right w:val="none" w:sz="0" w:space="0" w:color="auto"/>
      </w:divBdr>
    </w:div>
    <w:div w:id="278075477">
      <w:bodyDiv w:val="1"/>
      <w:marLeft w:val="0"/>
      <w:marRight w:val="0"/>
      <w:marTop w:val="0"/>
      <w:marBottom w:val="0"/>
      <w:divBdr>
        <w:top w:val="none" w:sz="0" w:space="0" w:color="auto"/>
        <w:left w:val="none" w:sz="0" w:space="0" w:color="auto"/>
        <w:bottom w:val="none" w:sz="0" w:space="0" w:color="auto"/>
        <w:right w:val="none" w:sz="0" w:space="0" w:color="auto"/>
      </w:divBdr>
    </w:div>
    <w:div w:id="278266463">
      <w:bodyDiv w:val="1"/>
      <w:marLeft w:val="0"/>
      <w:marRight w:val="0"/>
      <w:marTop w:val="0"/>
      <w:marBottom w:val="0"/>
      <w:divBdr>
        <w:top w:val="none" w:sz="0" w:space="0" w:color="auto"/>
        <w:left w:val="none" w:sz="0" w:space="0" w:color="auto"/>
        <w:bottom w:val="none" w:sz="0" w:space="0" w:color="auto"/>
        <w:right w:val="none" w:sz="0" w:space="0" w:color="auto"/>
      </w:divBdr>
    </w:div>
    <w:div w:id="278610451">
      <w:bodyDiv w:val="1"/>
      <w:marLeft w:val="0"/>
      <w:marRight w:val="0"/>
      <w:marTop w:val="0"/>
      <w:marBottom w:val="0"/>
      <w:divBdr>
        <w:top w:val="none" w:sz="0" w:space="0" w:color="auto"/>
        <w:left w:val="none" w:sz="0" w:space="0" w:color="auto"/>
        <w:bottom w:val="none" w:sz="0" w:space="0" w:color="auto"/>
        <w:right w:val="none" w:sz="0" w:space="0" w:color="auto"/>
      </w:divBdr>
    </w:div>
    <w:div w:id="278755553">
      <w:bodyDiv w:val="1"/>
      <w:marLeft w:val="0"/>
      <w:marRight w:val="0"/>
      <w:marTop w:val="0"/>
      <w:marBottom w:val="0"/>
      <w:divBdr>
        <w:top w:val="none" w:sz="0" w:space="0" w:color="auto"/>
        <w:left w:val="none" w:sz="0" w:space="0" w:color="auto"/>
        <w:bottom w:val="none" w:sz="0" w:space="0" w:color="auto"/>
        <w:right w:val="none" w:sz="0" w:space="0" w:color="auto"/>
      </w:divBdr>
    </w:div>
    <w:div w:id="279193842">
      <w:bodyDiv w:val="1"/>
      <w:marLeft w:val="0"/>
      <w:marRight w:val="0"/>
      <w:marTop w:val="0"/>
      <w:marBottom w:val="0"/>
      <w:divBdr>
        <w:top w:val="none" w:sz="0" w:space="0" w:color="auto"/>
        <w:left w:val="none" w:sz="0" w:space="0" w:color="auto"/>
        <w:bottom w:val="none" w:sz="0" w:space="0" w:color="auto"/>
        <w:right w:val="none" w:sz="0" w:space="0" w:color="auto"/>
      </w:divBdr>
    </w:div>
    <w:div w:id="279726728">
      <w:bodyDiv w:val="1"/>
      <w:marLeft w:val="0"/>
      <w:marRight w:val="0"/>
      <w:marTop w:val="0"/>
      <w:marBottom w:val="0"/>
      <w:divBdr>
        <w:top w:val="none" w:sz="0" w:space="0" w:color="auto"/>
        <w:left w:val="none" w:sz="0" w:space="0" w:color="auto"/>
        <w:bottom w:val="none" w:sz="0" w:space="0" w:color="auto"/>
        <w:right w:val="none" w:sz="0" w:space="0" w:color="auto"/>
      </w:divBdr>
    </w:div>
    <w:div w:id="279726887">
      <w:bodyDiv w:val="1"/>
      <w:marLeft w:val="0"/>
      <w:marRight w:val="0"/>
      <w:marTop w:val="0"/>
      <w:marBottom w:val="0"/>
      <w:divBdr>
        <w:top w:val="none" w:sz="0" w:space="0" w:color="auto"/>
        <w:left w:val="none" w:sz="0" w:space="0" w:color="auto"/>
        <w:bottom w:val="none" w:sz="0" w:space="0" w:color="auto"/>
        <w:right w:val="none" w:sz="0" w:space="0" w:color="auto"/>
      </w:divBdr>
    </w:div>
    <w:div w:id="280036724">
      <w:bodyDiv w:val="1"/>
      <w:marLeft w:val="0"/>
      <w:marRight w:val="0"/>
      <w:marTop w:val="0"/>
      <w:marBottom w:val="0"/>
      <w:divBdr>
        <w:top w:val="none" w:sz="0" w:space="0" w:color="auto"/>
        <w:left w:val="none" w:sz="0" w:space="0" w:color="auto"/>
        <w:bottom w:val="none" w:sz="0" w:space="0" w:color="auto"/>
        <w:right w:val="none" w:sz="0" w:space="0" w:color="auto"/>
      </w:divBdr>
    </w:div>
    <w:div w:id="280261322">
      <w:bodyDiv w:val="1"/>
      <w:marLeft w:val="0"/>
      <w:marRight w:val="0"/>
      <w:marTop w:val="0"/>
      <w:marBottom w:val="0"/>
      <w:divBdr>
        <w:top w:val="none" w:sz="0" w:space="0" w:color="auto"/>
        <w:left w:val="none" w:sz="0" w:space="0" w:color="auto"/>
        <w:bottom w:val="none" w:sz="0" w:space="0" w:color="auto"/>
        <w:right w:val="none" w:sz="0" w:space="0" w:color="auto"/>
      </w:divBdr>
    </w:div>
    <w:div w:id="280302755">
      <w:bodyDiv w:val="1"/>
      <w:marLeft w:val="0"/>
      <w:marRight w:val="0"/>
      <w:marTop w:val="0"/>
      <w:marBottom w:val="0"/>
      <w:divBdr>
        <w:top w:val="none" w:sz="0" w:space="0" w:color="auto"/>
        <w:left w:val="none" w:sz="0" w:space="0" w:color="auto"/>
        <w:bottom w:val="none" w:sz="0" w:space="0" w:color="auto"/>
        <w:right w:val="none" w:sz="0" w:space="0" w:color="auto"/>
      </w:divBdr>
    </w:div>
    <w:div w:id="280304532">
      <w:bodyDiv w:val="1"/>
      <w:marLeft w:val="0"/>
      <w:marRight w:val="0"/>
      <w:marTop w:val="0"/>
      <w:marBottom w:val="0"/>
      <w:divBdr>
        <w:top w:val="none" w:sz="0" w:space="0" w:color="auto"/>
        <w:left w:val="none" w:sz="0" w:space="0" w:color="auto"/>
        <w:bottom w:val="none" w:sz="0" w:space="0" w:color="auto"/>
        <w:right w:val="none" w:sz="0" w:space="0" w:color="auto"/>
      </w:divBdr>
    </w:div>
    <w:div w:id="280306884">
      <w:bodyDiv w:val="1"/>
      <w:marLeft w:val="0"/>
      <w:marRight w:val="0"/>
      <w:marTop w:val="0"/>
      <w:marBottom w:val="0"/>
      <w:divBdr>
        <w:top w:val="none" w:sz="0" w:space="0" w:color="auto"/>
        <w:left w:val="none" w:sz="0" w:space="0" w:color="auto"/>
        <w:bottom w:val="none" w:sz="0" w:space="0" w:color="auto"/>
        <w:right w:val="none" w:sz="0" w:space="0" w:color="auto"/>
      </w:divBdr>
    </w:div>
    <w:div w:id="280309578">
      <w:bodyDiv w:val="1"/>
      <w:marLeft w:val="0"/>
      <w:marRight w:val="0"/>
      <w:marTop w:val="0"/>
      <w:marBottom w:val="0"/>
      <w:divBdr>
        <w:top w:val="none" w:sz="0" w:space="0" w:color="auto"/>
        <w:left w:val="none" w:sz="0" w:space="0" w:color="auto"/>
        <w:bottom w:val="none" w:sz="0" w:space="0" w:color="auto"/>
        <w:right w:val="none" w:sz="0" w:space="0" w:color="auto"/>
      </w:divBdr>
    </w:div>
    <w:div w:id="280457072">
      <w:bodyDiv w:val="1"/>
      <w:marLeft w:val="0"/>
      <w:marRight w:val="0"/>
      <w:marTop w:val="0"/>
      <w:marBottom w:val="0"/>
      <w:divBdr>
        <w:top w:val="none" w:sz="0" w:space="0" w:color="auto"/>
        <w:left w:val="none" w:sz="0" w:space="0" w:color="auto"/>
        <w:bottom w:val="none" w:sz="0" w:space="0" w:color="auto"/>
        <w:right w:val="none" w:sz="0" w:space="0" w:color="auto"/>
      </w:divBdr>
    </w:div>
    <w:div w:id="280495647">
      <w:bodyDiv w:val="1"/>
      <w:marLeft w:val="0"/>
      <w:marRight w:val="0"/>
      <w:marTop w:val="0"/>
      <w:marBottom w:val="0"/>
      <w:divBdr>
        <w:top w:val="none" w:sz="0" w:space="0" w:color="auto"/>
        <w:left w:val="none" w:sz="0" w:space="0" w:color="auto"/>
        <w:bottom w:val="none" w:sz="0" w:space="0" w:color="auto"/>
        <w:right w:val="none" w:sz="0" w:space="0" w:color="auto"/>
      </w:divBdr>
    </w:div>
    <w:div w:id="280502864">
      <w:bodyDiv w:val="1"/>
      <w:marLeft w:val="0"/>
      <w:marRight w:val="0"/>
      <w:marTop w:val="0"/>
      <w:marBottom w:val="0"/>
      <w:divBdr>
        <w:top w:val="none" w:sz="0" w:space="0" w:color="auto"/>
        <w:left w:val="none" w:sz="0" w:space="0" w:color="auto"/>
        <w:bottom w:val="none" w:sz="0" w:space="0" w:color="auto"/>
        <w:right w:val="none" w:sz="0" w:space="0" w:color="auto"/>
      </w:divBdr>
    </w:div>
    <w:div w:id="280723064">
      <w:bodyDiv w:val="1"/>
      <w:marLeft w:val="0"/>
      <w:marRight w:val="0"/>
      <w:marTop w:val="0"/>
      <w:marBottom w:val="0"/>
      <w:divBdr>
        <w:top w:val="none" w:sz="0" w:space="0" w:color="auto"/>
        <w:left w:val="none" w:sz="0" w:space="0" w:color="auto"/>
        <w:bottom w:val="none" w:sz="0" w:space="0" w:color="auto"/>
        <w:right w:val="none" w:sz="0" w:space="0" w:color="auto"/>
      </w:divBdr>
    </w:div>
    <w:div w:id="280766563">
      <w:bodyDiv w:val="1"/>
      <w:marLeft w:val="0"/>
      <w:marRight w:val="0"/>
      <w:marTop w:val="0"/>
      <w:marBottom w:val="0"/>
      <w:divBdr>
        <w:top w:val="none" w:sz="0" w:space="0" w:color="auto"/>
        <w:left w:val="none" w:sz="0" w:space="0" w:color="auto"/>
        <w:bottom w:val="none" w:sz="0" w:space="0" w:color="auto"/>
        <w:right w:val="none" w:sz="0" w:space="0" w:color="auto"/>
      </w:divBdr>
    </w:div>
    <w:div w:id="280772513">
      <w:bodyDiv w:val="1"/>
      <w:marLeft w:val="0"/>
      <w:marRight w:val="0"/>
      <w:marTop w:val="0"/>
      <w:marBottom w:val="0"/>
      <w:divBdr>
        <w:top w:val="none" w:sz="0" w:space="0" w:color="auto"/>
        <w:left w:val="none" w:sz="0" w:space="0" w:color="auto"/>
        <w:bottom w:val="none" w:sz="0" w:space="0" w:color="auto"/>
        <w:right w:val="none" w:sz="0" w:space="0" w:color="auto"/>
      </w:divBdr>
    </w:div>
    <w:div w:id="281110332">
      <w:bodyDiv w:val="1"/>
      <w:marLeft w:val="0"/>
      <w:marRight w:val="0"/>
      <w:marTop w:val="0"/>
      <w:marBottom w:val="0"/>
      <w:divBdr>
        <w:top w:val="none" w:sz="0" w:space="0" w:color="auto"/>
        <w:left w:val="none" w:sz="0" w:space="0" w:color="auto"/>
        <w:bottom w:val="none" w:sz="0" w:space="0" w:color="auto"/>
        <w:right w:val="none" w:sz="0" w:space="0" w:color="auto"/>
      </w:divBdr>
    </w:div>
    <w:div w:id="281110845">
      <w:bodyDiv w:val="1"/>
      <w:marLeft w:val="0"/>
      <w:marRight w:val="0"/>
      <w:marTop w:val="0"/>
      <w:marBottom w:val="0"/>
      <w:divBdr>
        <w:top w:val="none" w:sz="0" w:space="0" w:color="auto"/>
        <w:left w:val="none" w:sz="0" w:space="0" w:color="auto"/>
        <w:bottom w:val="none" w:sz="0" w:space="0" w:color="auto"/>
        <w:right w:val="none" w:sz="0" w:space="0" w:color="auto"/>
      </w:divBdr>
    </w:div>
    <w:div w:id="281346746">
      <w:bodyDiv w:val="1"/>
      <w:marLeft w:val="0"/>
      <w:marRight w:val="0"/>
      <w:marTop w:val="0"/>
      <w:marBottom w:val="0"/>
      <w:divBdr>
        <w:top w:val="none" w:sz="0" w:space="0" w:color="auto"/>
        <w:left w:val="none" w:sz="0" w:space="0" w:color="auto"/>
        <w:bottom w:val="none" w:sz="0" w:space="0" w:color="auto"/>
        <w:right w:val="none" w:sz="0" w:space="0" w:color="auto"/>
      </w:divBdr>
    </w:div>
    <w:div w:id="281693751">
      <w:bodyDiv w:val="1"/>
      <w:marLeft w:val="0"/>
      <w:marRight w:val="0"/>
      <w:marTop w:val="0"/>
      <w:marBottom w:val="0"/>
      <w:divBdr>
        <w:top w:val="none" w:sz="0" w:space="0" w:color="auto"/>
        <w:left w:val="none" w:sz="0" w:space="0" w:color="auto"/>
        <w:bottom w:val="none" w:sz="0" w:space="0" w:color="auto"/>
        <w:right w:val="none" w:sz="0" w:space="0" w:color="auto"/>
      </w:divBdr>
    </w:div>
    <w:div w:id="281812168">
      <w:bodyDiv w:val="1"/>
      <w:marLeft w:val="0"/>
      <w:marRight w:val="0"/>
      <w:marTop w:val="0"/>
      <w:marBottom w:val="0"/>
      <w:divBdr>
        <w:top w:val="none" w:sz="0" w:space="0" w:color="auto"/>
        <w:left w:val="none" w:sz="0" w:space="0" w:color="auto"/>
        <w:bottom w:val="none" w:sz="0" w:space="0" w:color="auto"/>
        <w:right w:val="none" w:sz="0" w:space="0" w:color="auto"/>
      </w:divBdr>
    </w:div>
    <w:div w:id="281889902">
      <w:bodyDiv w:val="1"/>
      <w:marLeft w:val="0"/>
      <w:marRight w:val="0"/>
      <w:marTop w:val="0"/>
      <w:marBottom w:val="0"/>
      <w:divBdr>
        <w:top w:val="none" w:sz="0" w:space="0" w:color="auto"/>
        <w:left w:val="none" w:sz="0" w:space="0" w:color="auto"/>
        <w:bottom w:val="none" w:sz="0" w:space="0" w:color="auto"/>
        <w:right w:val="none" w:sz="0" w:space="0" w:color="auto"/>
      </w:divBdr>
    </w:div>
    <w:div w:id="281957618">
      <w:bodyDiv w:val="1"/>
      <w:marLeft w:val="0"/>
      <w:marRight w:val="0"/>
      <w:marTop w:val="0"/>
      <w:marBottom w:val="0"/>
      <w:divBdr>
        <w:top w:val="none" w:sz="0" w:space="0" w:color="auto"/>
        <w:left w:val="none" w:sz="0" w:space="0" w:color="auto"/>
        <w:bottom w:val="none" w:sz="0" w:space="0" w:color="auto"/>
        <w:right w:val="none" w:sz="0" w:space="0" w:color="auto"/>
      </w:divBdr>
    </w:div>
    <w:div w:id="281958502">
      <w:bodyDiv w:val="1"/>
      <w:marLeft w:val="0"/>
      <w:marRight w:val="0"/>
      <w:marTop w:val="0"/>
      <w:marBottom w:val="0"/>
      <w:divBdr>
        <w:top w:val="none" w:sz="0" w:space="0" w:color="auto"/>
        <w:left w:val="none" w:sz="0" w:space="0" w:color="auto"/>
        <w:bottom w:val="none" w:sz="0" w:space="0" w:color="auto"/>
        <w:right w:val="none" w:sz="0" w:space="0" w:color="auto"/>
      </w:divBdr>
    </w:div>
    <w:div w:id="282076418">
      <w:bodyDiv w:val="1"/>
      <w:marLeft w:val="0"/>
      <w:marRight w:val="0"/>
      <w:marTop w:val="0"/>
      <w:marBottom w:val="0"/>
      <w:divBdr>
        <w:top w:val="none" w:sz="0" w:space="0" w:color="auto"/>
        <w:left w:val="none" w:sz="0" w:space="0" w:color="auto"/>
        <w:bottom w:val="none" w:sz="0" w:space="0" w:color="auto"/>
        <w:right w:val="none" w:sz="0" w:space="0" w:color="auto"/>
      </w:divBdr>
    </w:div>
    <w:div w:id="282080284">
      <w:bodyDiv w:val="1"/>
      <w:marLeft w:val="0"/>
      <w:marRight w:val="0"/>
      <w:marTop w:val="0"/>
      <w:marBottom w:val="0"/>
      <w:divBdr>
        <w:top w:val="none" w:sz="0" w:space="0" w:color="auto"/>
        <w:left w:val="none" w:sz="0" w:space="0" w:color="auto"/>
        <w:bottom w:val="none" w:sz="0" w:space="0" w:color="auto"/>
        <w:right w:val="none" w:sz="0" w:space="0" w:color="auto"/>
      </w:divBdr>
    </w:div>
    <w:div w:id="282080744">
      <w:bodyDiv w:val="1"/>
      <w:marLeft w:val="0"/>
      <w:marRight w:val="0"/>
      <w:marTop w:val="0"/>
      <w:marBottom w:val="0"/>
      <w:divBdr>
        <w:top w:val="none" w:sz="0" w:space="0" w:color="auto"/>
        <w:left w:val="none" w:sz="0" w:space="0" w:color="auto"/>
        <w:bottom w:val="none" w:sz="0" w:space="0" w:color="auto"/>
        <w:right w:val="none" w:sz="0" w:space="0" w:color="auto"/>
      </w:divBdr>
    </w:div>
    <w:div w:id="282157668">
      <w:bodyDiv w:val="1"/>
      <w:marLeft w:val="0"/>
      <w:marRight w:val="0"/>
      <w:marTop w:val="0"/>
      <w:marBottom w:val="0"/>
      <w:divBdr>
        <w:top w:val="none" w:sz="0" w:space="0" w:color="auto"/>
        <w:left w:val="none" w:sz="0" w:space="0" w:color="auto"/>
        <w:bottom w:val="none" w:sz="0" w:space="0" w:color="auto"/>
        <w:right w:val="none" w:sz="0" w:space="0" w:color="auto"/>
      </w:divBdr>
    </w:div>
    <w:div w:id="282466666">
      <w:bodyDiv w:val="1"/>
      <w:marLeft w:val="0"/>
      <w:marRight w:val="0"/>
      <w:marTop w:val="0"/>
      <w:marBottom w:val="0"/>
      <w:divBdr>
        <w:top w:val="none" w:sz="0" w:space="0" w:color="auto"/>
        <w:left w:val="none" w:sz="0" w:space="0" w:color="auto"/>
        <w:bottom w:val="none" w:sz="0" w:space="0" w:color="auto"/>
        <w:right w:val="none" w:sz="0" w:space="0" w:color="auto"/>
      </w:divBdr>
    </w:div>
    <w:div w:id="282468392">
      <w:bodyDiv w:val="1"/>
      <w:marLeft w:val="0"/>
      <w:marRight w:val="0"/>
      <w:marTop w:val="0"/>
      <w:marBottom w:val="0"/>
      <w:divBdr>
        <w:top w:val="none" w:sz="0" w:space="0" w:color="auto"/>
        <w:left w:val="none" w:sz="0" w:space="0" w:color="auto"/>
        <w:bottom w:val="none" w:sz="0" w:space="0" w:color="auto"/>
        <w:right w:val="none" w:sz="0" w:space="0" w:color="auto"/>
      </w:divBdr>
    </w:div>
    <w:div w:id="282543599">
      <w:bodyDiv w:val="1"/>
      <w:marLeft w:val="0"/>
      <w:marRight w:val="0"/>
      <w:marTop w:val="0"/>
      <w:marBottom w:val="0"/>
      <w:divBdr>
        <w:top w:val="none" w:sz="0" w:space="0" w:color="auto"/>
        <w:left w:val="none" w:sz="0" w:space="0" w:color="auto"/>
        <w:bottom w:val="none" w:sz="0" w:space="0" w:color="auto"/>
        <w:right w:val="none" w:sz="0" w:space="0" w:color="auto"/>
      </w:divBdr>
    </w:div>
    <w:div w:id="282617781">
      <w:bodyDiv w:val="1"/>
      <w:marLeft w:val="0"/>
      <w:marRight w:val="0"/>
      <w:marTop w:val="0"/>
      <w:marBottom w:val="0"/>
      <w:divBdr>
        <w:top w:val="none" w:sz="0" w:space="0" w:color="auto"/>
        <w:left w:val="none" w:sz="0" w:space="0" w:color="auto"/>
        <w:bottom w:val="none" w:sz="0" w:space="0" w:color="auto"/>
        <w:right w:val="none" w:sz="0" w:space="0" w:color="auto"/>
      </w:divBdr>
    </w:div>
    <w:div w:id="282661514">
      <w:bodyDiv w:val="1"/>
      <w:marLeft w:val="0"/>
      <w:marRight w:val="0"/>
      <w:marTop w:val="0"/>
      <w:marBottom w:val="0"/>
      <w:divBdr>
        <w:top w:val="none" w:sz="0" w:space="0" w:color="auto"/>
        <w:left w:val="none" w:sz="0" w:space="0" w:color="auto"/>
        <w:bottom w:val="none" w:sz="0" w:space="0" w:color="auto"/>
        <w:right w:val="none" w:sz="0" w:space="0" w:color="auto"/>
      </w:divBdr>
    </w:div>
    <w:div w:id="283007690">
      <w:bodyDiv w:val="1"/>
      <w:marLeft w:val="0"/>
      <w:marRight w:val="0"/>
      <w:marTop w:val="0"/>
      <w:marBottom w:val="0"/>
      <w:divBdr>
        <w:top w:val="none" w:sz="0" w:space="0" w:color="auto"/>
        <w:left w:val="none" w:sz="0" w:space="0" w:color="auto"/>
        <w:bottom w:val="none" w:sz="0" w:space="0" w:color="auto"/>
        <w:right w:val="none" w:sz="0" w:space="0" w:color="auto"/>
      </w:divBdr>
    </w:div>
    <w:div w:id="283082747">
      <w:bodyDiv w:val="1"/>
      <w:marLeft w:val="0"/>
      <w:marRight w:val="0"/>
      <w:marTop w:val="0"/>
      <w:marBottom w:val="0"/>
      <w:divBdr>
        <w:top w:val="none" w:sz="0" w:space="0" w:color="auto"/>
        <w:left w:val="none" w:sz="0" w:space="0" w:color="auto"/>
        <w:bottom w:val="none" w:sz="0" w:space="0" w:color="auto"/>
        <w:right w:val="none" w:sz="0" w:space="0" w:color="auto"/>
      </w:divBdr>
    </w:div>
    <w:div w:id="283582259">
      <w:bodyDiv w:val="1"/>
      <w:marLeft w:val="0"/>
      <w:marRight w:val="0"/>
      <w:marTop w:val="0"/>
      <w:marBottom w:val="0"/>
      <w:divBdr>
        <w:top w:val="none" w:sz="0" w:space="0" w:color="auto"/>
        <w:left w:val="none" w:sz="0" w:space="0" w:color="auto"/>
        <w:bottom w:val="none" w:sz="0" w:space="0" w:color="auto"/>
        <w:right w:val="none" w:sz="0" w:space="0" w:color="auto"/>
      </w:divBdr>
    </w:div>
    <w:div w:id="283735487">
      <w:bodyDiv w:val="1"/>
      <w:marLeft w:val="0"/>
      <w:marRight w:val="0"/>
      <w:marTop w:val="0"/>
      <w:marBottom w:val="0"/>
      <w:divBdr>
        <w:top w:val="none" w:sz="0" w:space="0" w:color="auto"/>
        <w:left w:val="none" w:sz="0" w:space="0" w:color="auto"/>
        <w:bottom w:val="none" w:sz="0" w:space="0" w:color="auto"/>
        <w:right w:val="none" w:sz="0" w:space="0" w:color="auto"/>
      </w:divBdr>
    </w:div>
    <w:div w:id="283846704">
      <w:bodyDiv w:val="1"/>
      <w:marLeft w:val="0"/>
      <w:marRight w:val="0"/>
      <w:marTop w:val="0"/>
      <w:marBottom w:val="0"/>
      <w:divBdr>
        <w:top w:val="none" w:sz="0" w:space="0" w:color="auto"/>
        <w:left w:val="none" w:sz="0" w:space="0" w:color="auto"/>
        <w:bottom w:val="none" w:sz="0" w:space="0" w:color="auto"/>
        <w:right w:val="none" w:sz="0" w:space="0" w:color="auto"/>
      </w:divBdr>
    </w:div>
    <w:div w:id="283971364">
      <w:bodyDiv w:val="1"/>
      <w:marLeft w:val="0"/>
      <w:marRight w:val="0"/>
      <w:marTop w:val="0"/>
      <w:marBottom w:val="0"/>
      <w:divBdr>
        <w:top w:val="none" w:sz="0" w:space="0" w:color="auto"/>
        <w:left w:val="none" w:sz="0" w:space="0" w:color="auto"/>
        <w:bottom w:val="none" w:sz="0" w:space="0" w:color="auto"/>
        <w:right w:val="none" w:sz="0" w:space="0" w:color="auto"/>
      </w:divBdr>
    </w:div>
    <w:div w:id="283997725">
      <w:bodyDiv w:val="1"/>
      <w:marLeft w:val="0"/>
      <w:marRight w:val="0"/>
      <w:marTop w:val="0"/>
      <w:marBottom w:val="0"/>
      <w:divBdr>
        <w:top w:val="none" w:sz="0" w:space="0" w:color="auto"/>
        <w:left w:val="none" w:sz="0" w:space="0" w:color="auto"/>
        <w:bottom w:val="none" w:sz="0" w:space="0" w:color="auto"/>
        <w:right w:val="none" w:sz="0" w:space="0" w:color="auto"/>
      </w:divBdr>
    </w:div>
    <w:div w:id="284121978">
      <w:bodyDiv w:val="1"/>
      <w:marLeft w:val="0"/>
      <w:marRight w:val="0"/>
      <w:marTop w:val="0"/>
      <w:marBottom w:val="0"/>
      <w:divBdr>
        <w:top w:val="none" w:sz="0" w:space="0" w:color="auto"/>
        <w:left w:val="none" w:sz="0" w:space="0" w:color="auto"/>
        <w:bottom w:val="none" w:sz="0" w:space="0" w:color="auto"/>
        <w:right w:val="none" w:sz="0" w:space="0" w:color="auto"/>
      </w:divBdr>
    </w:div>
    <w:div w:id="284387945">
      <w:bodyDiv w:val="1"/>
      <w:marLeft w:val="0"/>
      <w:marRight w:val="0"/>
      <w:marTop w:val="0"/>
      <w:marBottom w:val="0"/>
      <w:divBdr>
        <w:top w:val="none" w:sz="0" w:space="0" w:color="auto"/>
        <w:left w:val="none" w:sz="0" w:space="0" w:color="auto"/>
        <w:bottom w:val="none" w:sz="0" w:space="0" w:color="auto"/>
        <w:right w:val="none" w:sz="0" w:space="0" w:color="auto"/>
      </w:divBdr>
    </w:div>
    <w:div w:id="284391641">
      <w:bodyDiv w:val="1"/>
      <w:marLeft w:val="0"/>
      <w:marRight w:val="0"/>
      <w:marTop w:val="0"/>
      <w:marBottom w:val="0"/>
      <w:divBdr>
        <w:top w:val="none" w:sz="0" w:space="0" w:color="auto"/>
        <w:left w:val="none" w:sz="0" w:space="0" w:color="auto"/>
        <w:bottom w:val="none" w:sz="0" w:space="0" w:color="auto"/>
        <w:right w:val="none" w:sz="0" w:space="0" w:color="auto"/>
      </w:divBdr>
    </w:div>
    <w:div w:id="284431876">
      <w:bodyDiv w:val="1"/>
      <w:marLeft w:val="0"/>
      <w:marRight w:val="0"/>
      <w:marTop w:val="0"/>
      <w:marBottom w:val="0"/>
      <w:divBdr>
        <w:top w:val="none" w:sz="0" w:space="0" w:color="auto"/>
        <w:left w:val="none" w:sz="0" w:space="0" w:color="auto"/>
        <w:bottom w:val="none" w:sz="0" w:space="0" w:color="auto"/>
        <w:right w:val="none" w:sz="0" w:space="0" w:color="auto"/>
      </w:divBdr>
    </w:div>
    <w:div w:id="284583320">
      <w:bodyDiv w:val="1"/>
      <w:marLeft w:val="0"/>
      <w:marRight w:val="0"/>
      <w:marTop w:val="0"/>
      <w:marBottom w:val="0"/>
      <w:divBdr>
        <w:top w:val="none" w:sz="0" w:space="0" w:color="auto"/>
        <w:left w:val="none" w:sz="0" w:space="0" w:color="auto"/>
        <w:bottom w:val="none" w:sz="0" w:space="0" w:color="auto"/>
        <w:right w:val="none" w:sz="0" w:space="0" w:color="auto"/>
      </w:divBdr>
    </w:div>
    <w:div w:id="285046993">
      <w:bodyDiv w:val="1"/>
      <w:marLeft w:val="0"/>
      <w:marRight w:val="0"/>
      <w:marTop w:val="0"/>
      <w:marBottom w:val="0"/>
      <w:divBdr>
        <w:top w:val="none" w:sz="0" w:space="0" w:color="auto"/>
        <w:left w:val="none" w:sz="0" w:space="0" w:color="auto"/>
        <w:bottom w:val="none" w:sz="0" w:space="0" w:color="auto"/>
        <w:right w:val="none" w:sz="0" w:space="0" w:color="auto"/>
      </w:divBdr>
    </w:div>
    <w:div w:id="285160484">
      <w:bodyDiv w:val="1"/>
      <w:marLeft w:val="0"/>
      <w:marRight w:val="0"/>
      <w:marTop w:val="0"/>
      <w:marBottom w:val="0"/>
      <w:divBdr>
        <w:top w:val="none" w:sz="0" w:space="0" w:color="auto"/>
        <w:left w:val="none" w:sz="0" w:space="0" w:color="auto"/>
        <w:bottom w:val="none" w:sz="0" w:space="0" w:color="auto"/>
        <w:right w:val="none" w:sz="0" w:space="0" w:color="auto"/>
      </w:divBdr>
    </w:div>
    <w:div w:id="285359202">
      <w:bodyDiv w:val="1"/>
      <w:marLeft w:val="0"/>
      <w:marRight w:val="0"/>
      <w:marTop w:val="0"/>
      <w:marBottom w:val="0"/>
      <w:divBdr>
        <w:top w:val="none" w:sz="0" w:space="0" w:color="auto"/>
        <w:left w:val="none" w:sz="0" w:space="0" w:color="auto"/>
        <w:bottom w:val="none" w:sz="0" w:space="0" w:color="auto"/>
        <w:right w:val="none" w:sz="0" w:space="0" w:color="auto"/>
      </w:divBdr>
    </w:div>
    <w:div w:id="285360186">
      <w:bodyDiv w:val="1"/>
      <w:marLeft w:val="0"/>
      <w:marRight w:val="0"/>
      <w:marTop w:val="0"/>
      <w:marBottom w:val="0"/>
      <w:divBdr>
        <w:top w:val="none" w:sz="0" w:space="0" w:color="auto"/>
        <w:left w:val="none" w:sz="0" w:space="0" w:color="auto"/>
        <w:bottom w:val="none" w:sz="0" w:space="0" w:color="auto"/>
        <w:right w:val="none" w:sz="0" w:space="0" w:color="auto"/>
      </w:divBdr>
    </w:div>
    <w:div w:id="285475057">
      <w:bodyDiv w:val="1"/>
      <w:marLeft w:val="0"/>
      <w:marRight w:val="0"/>
      <w:marTop w:val="0"/>
      <w:marBottom w:val="0"/>
      <w:divBdr>
        <w:top w:val="none" w:sz="0" w:space="0" w:color="auto"/>
        <w:left w:val="none" w:sz="0" w:space="0" w:color="auto"/>
        <w:bottom w:val="none" w:sz="0" w:space="0" w:color="auto"/>
        <w:right w:val="none" w:sz="0" w:space="0" w:color="auto"/>
      </w:divBdr>
    </w:div>
    <w:div w:id="285502995">
      <w:bodyDiv w:val="1"/>
      <w:marLeft w:val="0"/>
      <w:marRight w:val="0"/>
      <w:marTop w:val="0"/>
      <w:marBottom w:val="0"/>
      <w:divBdr>
        <w:top w:val="none" w:sz="0" w:space="0" w:color="auto"/>
        <w:left w:val="none" w:sz="0" w:space="0" w:color="auto"/>
        <w:bottom w:val="none" w:sz="0" w:space="0" w:color="auto"/>
        <w:right w:val="none" w:sz="0" w:space="0" w:color="auto"/>
      </w:divBdr>
    </w:div>
    <w:div w:id="285505301">
      <w:bodyDiv w:val="1"/>
      <w:marLeft w:val="0"/>
      <w:marRight w:val="0"/>
      <w:marTop w:val="0"/>
      <w:marBottom w:val="0"/>
      <w:divBdr>
        <w:top w:val="none" w:sz="0" w:space="0" w:color="auto"/>
        <w:left w:val="none" w:sz="0" w:space="0" w:color="auto"/>
        <w:bottom w:val="none" w:sz="0" w:space="0" w:color="auto"/>
        <w:right w:val="none" w:sz="0" w:space="0" w:color="auto"/>
      </w:divBdr>
    </w:div>
    <w:div w:id="285814548">
      <w:bodyDiv w:val="1"/>
      <w:marLeft w:val="0"/>
      <w:marRight w:val="0"/>
      <w:marTop w:val="0"/>
      <w:marBottom w:val="0"/>
      <w:divBdr>
        <w:top w:val="none" w:sz="0" w:space="0" w:color="auto"/>
        <w:left w:val="none" w:sz="0" w:space="0" w:color="auto"/>
        <w:bottom w:val="none" w:sz="0" w:space="0" w:color="auto"/>
        <w:right w:val="none" w:sz="0" w:space="0" w:color="auto"/>
      </w:divBdr>
    </w:div>
    <w:div w:id="285815758">
      <w:bodyDiv w:val="1"/>
      <w:marLeft w:val="0"/>
      <w:marRight w:val="0"/>
      <w:marTop w:val="0"/>
      <w:marBottom w:val="0"/>
      <w:divBdr>
        <w:top w:val="none" w:sz="0" w:space="0" w:color="auto"/>
        <w:left w:val="none" w:sz="0" w:space="0" w:color="auto"/>
        <w:bottom w:val="none" w:sz="0" w:space="0" w:color="auto"/>
        <w:right w:val="none" w:sz="0" w:space="0" w:color="auto"/>
      </w:divBdr>
    </w:div>
    <w:div w:id="285818082">
      <w:bodyDiv w:val="1"/>
      <w:marLeft w:val="0"/>
      <w:marRight w:val="0"/>
      <w:marTop w:val="0"/>
      <w:marBottom w:val="0"/>
      <w:divBdr>
        <w:top w:val="none" w:sz="0" w:space="0" w:color="auto"/>
        <w:left w:val="none" w:sz="0" w:space="0" w:color="auto"/>
        <w:bottom w:val="none" w:sz="0" w:space="0" w:color="auto"/>
        <w:right w:val="none" w:sz="0" w:space="0" w:color="auto"/>
      </w:divBdr>
    </w:div>
    <w:div w:id="286206476">
      <w:bodyDiv w:val="1"/>
      <w:marLeft w:val="0"/>
      <w:marRight w:val="0"/>
      <w:marTop w:val="0"/>
      <w:marBottom w:val="0"/>
      <w:divBdr>
        <w:top w:val="none" w:sz="0" w:space="0" w:color="auto"/>
        <w:left w:val="none" w:sz="0" w:space="0" w:color="auto"/>
        <w:bottom w:val="none" w:sz="0" w:space="0" w:color="auto"/>
        <w:right w:val="none" w:sz="0" w:space="0" w:color="auto"/>
      </w:divBdr>
    </w:div>
    <w:div w:id="286275274">
      <w:bodyDiv w:val="1"/>
      <w:marLeft w:val="0"/>
      <w:marRight w:val="0"/>
      <w:marTop w:val="0"/>
      <w:marBottom w:val="0"/>
      <w:divBdr>
        <w:top w:val="none" w:sz="0" w:space="0" w:color="auto"/>
        <w:left w:val="none" w:sz="0" w:space="0" w:color="auto"/>
        <w:bottom w:val="none" w:sz="0" w:space="0" w:color="auto"/>
        <w:right w:val="none" w:sz="0" w:space="0" w:color="auto"/>
      </w:divBdr>
    </w:div>
    <w:div w:id="286276236">
      <w:bodyDiv w:val="1"/>
      <w:marLeft w:val="0"/>
      <w:marRight w:val="0"/>
      <w:marTop w:val="0"/>
      <w:marBottom w:val="0"/>
      <w:divBdr>
        <w:top w:val="none" w:sz="0" w:space="0" w:color="auto"/>
        <w:left w:val="none" w:sz="0" w:space="0" w:color="auto"/>
        <w:bottom w:val="none" w:sz="0" w:space="0" w:color="auto"/>
        <w:right w:val="none" w:sz="0" w:space="0" w:color="auto"/>
      </w:divBdr>
    </w:div>
    <w:div w:id="286469307">
      <w:bodyDiv w:val="1"/>
      <w:marLeft w:val="0"/>
      <w:marRight w:val="0"/>
      <w:marTop w:val="0"/>
      <w:marBottom w:val="0"/>
      <w:divBdr>
        <w:top w:val="none" w:sz="0" w:space="0" w:color="auto"/>
        <w:left w:val="none" w:sz="0" w:space="0" w:color="auto"/>
        <w:bottom w:val="none" w:sz="0" w:space="0" w:color="auto"/>
        <w:right w:val="none" w:sz="0" w:space="0" w:color="auto"/>
      </w:divBdr>
    </w:div>
    <w:div w:id="286591626">
      <w:bodyDiv w:val="1"/>
      <w:marLeft w:val="0"/>
      <w:marRight w:val="0"/>
      <w:marTop w:val="0"/>
      <w:marBottom w:val="0"/>
      <w:divBdr>
        <w:top w:val="none" w:sz="0" w:space="0" w:color="auto"/>
        <w:left w:val="none" w:sz="0" w:space="0" w:color="auto"/>
        <w:bottom w:val="none" w:sz="0" w:space="0" w:color="auto"/>
        <w:right w:val="none" w:sz="0" w:space="0" w:color="auto"/>
      </w:divBdr>
    </w:div>
    <w:div w:id="286666910">
      <w:bodyDiv w:val="1"/>
      <w:marLeft w:val="0"/>
      <w:marRight w:val="0"/>
      <w:marTop w:val="0"/>
      <w:marBottom w:val="0"/>
      <w:divBdr>
        <w:top w:val="none" w:sz="0" w:space="0" w:color="auto"/>
        <w:left w:val="none" w:sz="0" w:space="0" w:color="auto"/>
        <w:bottom w:val="none" w:sz="0" w:space="0" w:color="auto"/>
        <w:right w:val="none" w:sz="0" w:space="0" w:color="auto"/>
      </w:divBdr>
    </w:div>
    <w:div w:id="287202044">
      <w:bodyDiv w:val="1"/>
      <w:marLeft w:val="0"/>
      <w:marRight w:val="0"/>
      <w:marTop w:val="0"/>
      <w:marBottom w:val="0"/>
      <w:divBdr>
        <w:top w:val="none" w:sz="0" w:space="0" w:color="auto"/>
        <w:left w:val="none" w:sz="0" w:space="0" w:color="auto"/>
        <w:bottom w:val="none" w:sz="0" w:space="0" w:color="auto"/>
        <w:right w:val="none" w:sz="0" w:space="0" w:color="auto"/>
      </w:divBdr>
    </w:div>
    <w:div w:id="287590417">
      <w:bodyDiv w:val="1"/>
      <w:marLeft w:val="0"/>
      <w:marRight w:val="0"/>
      <w:marTop w:val="0"/>
      <w:marBottom w:val="0"/>
      <w:divBdr>
        <w:top w:val="none" w:sz="0" w:space="0" w:color="auto"/>
        <w:left w:val="none" w:sz="0" w:space="0" w:color="auto"/>
        <w:bottom w:val="none" w:sz="0" w:space="0" w:color="auto"/>
        <w:right w:val="none" w:sz="0" w:space="0" w:color="auto"/>
      </w:divBdr>
    </w:div>
    <w:div w:id="287593617">
      <w:bodyDiv w:val="1"/>
      <w:marLeft w:val="0"/>
      <w:marRight w:val="0"/>
      <w:marTop w:val="0"/>
      <w:marBottom w:val="0"/>
      <w:divBdr>
        <w:top w:val="none" w:sz="0" w:space="0" w:color="auto"/>
        <w:left w:val="none" w:sz="0" w:space="0" w:color="auto"/>
        <w:bottom w:val="none" w:sz="0" w:space="0" w:color="auto"/>
        <w:right w:val="none" w:sz="0" w:space="0" w:color="auto"/>
      </w:divBdr>
    </w:div>
    <w:div w:id="287929899">
      <w:bodyDiv w:val="1"/>
      <w:marLeft w:val="0"/>
      <w:marRight w:val="0"/>
      <w:marTop w:val="0"/>
      <w:marBottom w:val="0"/>
      <w:divBdr>
        <w:top w:val="none" w:sz="0" w:space="0" w:color="auto"/>
        <w:left w:val="none" w:sz="0" w:space="0" w:color="auto"/>
        <w:bottom w:val="none" w:sz="0" w:space="0" w:color="auto"/>
        <w:right w:val="none" w:sz="0" w:space="0" w:color="auto"/>
      </w:divBdr>
    </w:div>
    <w:div w:id="287972561">
      <w:bodyDiv w:val="1"/>
      <w:marLeft w:val="0"/>
      <w:marRight w:val="0"/>
      <w:marTop w:val="0"/>
      <w:marBottom w:val="0"/>
      <w:divBdr>
        <w:top w:val="none" w:sz="0" w:space="0" w:color="auto"/>
        <w:left w:val="none" w:sz="0" w:space="0" w:color="auto"/>
        <w:bottom w:val="none" w:sz="0" w:space="0" w:color="auto"/>
        <w:right w:val="none" w:sz="0" w:space="0" w:color="auto"/>
      </w:divBdr>
    </w:div>
    <w:div w:id="287977214">
      <w:bodyDiv w:val="1"/>
      <w:marLeft w:val="0"/>
      <w:marRight w:val="0"/>
      <w:marTop w:val="0"/>
      <w:marBottom w:val="0"/>
      <w:divBdr>
        <w:top w:val="none" w:sz="0" w:space="0" w:color="auto"/>
        <w:left w:val="none" w:sz="0" w:space="0" w:color="auto"/>
        <w:bottom w:val="none" w:sz="0" w:space="0" w:color="auto"/>
        <w:right w:val="none" w:sz="0" w:space="0" w:color="auto"/>
      </w:divBdr>
    </w:div>
    <w:div w:id="288122164">
      <w:bodyDiv w:val="1"/>
      <w:marLeft w:val="0"/>
      <w:marRight w:val="0"/>
      <w:marTop w:val="0"/>
      <w:marBottom w:val="0"/>
      <w:divBdr>
        <w:top w:val="none" w:sz="0" w:space="0" w:color="auto"/>
        <w:left w:val="none" w:sz="0" w:space="0" w:color="auto"/>
        <w:bottom w:val="none" w:sz="0" w:space="0" w:color="auto"/>
        <w:right w:val="none" w:sz="0" w:space="0" w:color="auto"/>
      </w:divBdr>
    </w:div>
    <w:div w:id="288127124">
      <w:bodyDiv w:val="1"/>
      <w:marLeft w:val="0"/>
      <w:marRight w:val="0"/>
      <w:marTop w:val="0"/>
      <w:marBottom w:val="0"/>
      <w:divBdr>
        <w:top w:val="none" w:sz="0" w:space="0" w:color="auto"/>
        <w:left w:val="none" w:sz="0" w:space="0" w:color="auto"/>
        <w:bottom w:val="none" w:sz="0" w:space="0" w:color="auto"/>
        <w:right w:val="none" w:sz="0" w:space="0" w:color="auto"/>
      </w:divBdr>
    </w:div>
    <w:div w:id="288319787">
      <w:bodyDiv w:val="1"/>
      <w:marLeft w:val="0"/>
      <w:marRight w:val="0"/>
      <w:marTop w:val="0"/>
      <w:marBottom w:val="0"/>
      <w:divBdr>
        <w:top w:val="none" w:sz="0" w:space="0" w:color="auto"/>
        <w:left w:val="none" w:sz="0" w:space="0" w:color="auto"/>
        <w:bottom w:val="none" w:sz="0" w:space="0" w:color="auto"/>
        <w:right w:val="none" w:sz="0" w:space="0" w:color="auto"/>
      </w:divBdr>
    </w:div>
    <w:div w:id="288556265">
      <w:bodyDiv w:val="1"/>
      <w:marLeft w:val="0"/>
      <w:marRight w:val="0"/>
      <w:marTop w:val="0"/>
      <w:marBottom w:val="0"/>
      <w:divBdr>
        <w:top w:val="none" w:sz="0" w:space="0" w:color="auto"/>
        <w:left w:val="none" w:sz="0" w:space="0" w:color="auto"/>
        <w:bottom w:val="none" w:sz="0" w:space="0" w:color="auto"/>
        <w:right w:val="none" w:sz="0" w:space="0" w:color="auto"/>
      </w:divBdr>
    </w:div>
    <w:div w:id="288556459">
      <w:bodyDiv w:val="1"/>
      <w:marLeft w:val="0"/>
      <w:marRight w:val="0"/>
      <w:marTop w:val="0"/>
      <w:marBottom w:val="0"/>
      <w:divBdr>
        <w:top w:val="none" w:sz="0" w:space="0" w:color="auto"/>
        <w:left w:val="none" w:sz="0" w:space="0" w:color="auto"/>
        <w:bottom w:val="none" w:sz="0" w:space="0" w:color="auto"/>
        <w:right w:val="none" w:sz="0" w:space="0" w:color="auto"/>
      </w:divBdr>
    </w:div>
    <w:div w:id="288828817">
      <w:bodyDiv w:val="1"/>
      <w:marLeft w:val="0"/>
      <w:marRight w:val="0"/>
      <w:marTop w:val="0"/>
      <w:marBottom w:val="0"/>
      <w:divBdr>
        <w:top w:val="none" w:sz="0" w:space="0" w:color="auto"/>
        <w:left w:val="none" w:sz="0" w:space="0" w:color="auto"/>
        <w:bottom w:val="none" w:sz="0" w:space="0" w:color="auto"/>
        <w:right w:val="none" w:sz="0" w:space="0" w:color="auto"/>
      </w:divBdr>
    </w:div>
    <w:div w:id="288972662">
      <w:bodyDiv w:val="1"/>
      <w:marLeft w:val="0"/>
      <w:marRight w:val="0"/>
      <w:marTop w:val="0"/>
      <w:marBottom w:val="0"/>
      <w:divBdr>
        <w:top w:val="none" w:sz="0" w:space="0" w:color="auto"/>
        <w:left w:val="none" w:sz="0" w:space="0" w:color="auto"/>
        <w:bottom w:val="none" w:sz="0" w:space="0" w:color="auto"/>
        <w:right w:val="none" w:sz="0" w:space="0" w:color="auto"/>
      </w:divBdr>
    </w:div>
    <w:div w:id="288973038">
      <w:bodyDiv w:val="1"/>
      <w:marLeft w:val="0"/>
      <w:marRight w:val="0"/>
      <w:marTop w:val="0"/>
      <w:marBottom w:val="0"/>
      <w:divBdr>
        <w:top w:val="none" w:sz="0" w:space="0" w:color="auto"/>
        <w:left w:val="none" w:sz="0" w:space="0" w:color="auto"/>
        <w:bottom w:val="none" w:sz="0" w:space="0" w:color="auto"/>
        <w:right w:val="none" w:sz="0" w:space="0" w:color="auto"/>
      </w:divBdr>
    </w:div>
    <w:div w:id="288976139">
      <w:bodyDiv w:val="1"/>
      <w:marLeft w:val="0"/>
      <w:marRight w:val="0"/>
      <w:marTop w:val="0"/>
      <w:marBottom w:val="0"/>
      <w:divBdr>
        <w:top w:val="none" w:sz="0" w:space="0" w:color="auto"/>
        <w:left w:val="none" w:sz="0" w:space="0" w:color="auto"/>
        <w:bottom w:val="none" w:sz="0" w:space="0" w:color="auto"/>
        <w:right w:val="none" w:sz="0" w:space="0" w:color="auto"/>
      </w:divBdr>
    </w:div>
    <w:div w:id="289211561">
      <w:bodyDiv w:val="1"/>
      <w:marLeft w:val="0"/>
      <w:marRight w:val="0"/>
      <w:marTop w:val="0"/>
      <w:marBottom w:val="0"/>
      <w:divBdr>
        <w:top w:val="none" w:sz="0" w:space="0" w:color="auto"/>
        <w:left w:val="none" w:sz="0" w:space="0" w:color="auto"/>
        <w:bottom w:val="none" w:sz="0" w:space="0" w:color="auto"/>
        <w:right w:val="none" w:sz="0" w:space="0" w:color="auto"/>
      </w:divBdr>
    </w:div>
    <w:div w:id="289360174">
      <w:bodyDiv w:val="1"/>
      <w:marLeft w:val="0"/>
      <w:marRight w:val="0"/>
      <w:marTop w:val="0"/>
      <w:marBottom w:val="0"/>
      <w:divBdr>
        <w:top w:val="none" w:sz="0" w:space="0" w:color="auto"/>
        <w:left w:val="none" w:sz="0" w:space="0" w:color="auto"/>
        <w:bottom w:val="none" w:sz="0" w:space="0" w:color="auto"/>
        <w:right w:val="none" w:sz="0" w:space="0" w:color="auto"/>
      </w:divBdr>
    </w:div>
    <w:div w:id="289360205">
      <w:bodyDiv w:val="1"/>
      <w:marLeft w:val="0"/>
      <w:marRight w:val="0"/>
      <w:marTop w:val="0"/>
      <w:marBottom w:val="0"/>
      <w:divBdr>
        <w:top w:val="none" w:sz="0" w:space="0" w:color="auto"/>
        <w:left w:val="none" w:sz="0" w:space="0" w:color="auto"/>
        <w:bottom w:val="none" w:sz="0" w:space="0" w:color="auto"/>
        <w:right w:val="none" w:sz="0" w:space="0" w:color="auto"/>
      </w:divBdr>
    </w:div>
    <w:div w:id="289432801">
      <w:bodyDiv w:val="1"/>
      <w:marLeft w:val="0"/>
      <w:marRight w:val="0"/>
      <w:marTop w:val="0"/>
      <w:marBottom w:val="0"/>
      <w:divBdr>
        <w:top w:val="none" w:sz="0" w:space="0" w:color="auto"/>
        <w:left w:val="none" w:sz="0" w:space="0" w:color="auto"/>
        <w:bottom w:val="none" w:sz="0" w:space="0" w:color="auto"/>
        <w:right w:val="none" w:sz="0" w:space="0" w:color="auto"/>
      </w:divBdr>
    </w:div>
    <w:div w:id="289435713">
      <w:bodyDiv w:val="1"/>
      <w:marLeft w:val="0"/>
      <w:marRight w:val="0"/>
      <w:marTop w:val="0"/>
      <w:marBottom w:val="0"/>
      <w:divBdr>
        <w:top w:val="none" w:sz="0" w:space="0" w:color="auto"/>
        <w:left w:val="none" w:sz="0" w:space="0" w:color="auto"/>
        <w:bottom w:val="none" w:sz="0" w:space="0" w:color="auto"/>
        <w:right w:val="none" w:sz="0" w:space="0" w:color="auto"/>
      </w:divBdr>
    </w:div>
    <w:div w:id="289437005">
      <w:bodyDiv w:val="1"/>
      <w:marLeft w:val="0"/>
      <w:marRight w:val="0"/>
      <w:marTop w:val="0"/>
      <w:marBottom w:val="0"/>
      <w:divBdr>
        <w:top w:val="none" w:sz="0" w:space="0" w:color="auto"/>
        <w:left w:val="none" w:sz="0" w:space="0" w:color="auto"/>
        <w:bottom w:val="none" w:sz="0" w:space="0" w:color="auto"/>
        <w:right w:val="none" w:sz="0" w:space="0" w:color="auto"/>
      </w:divBdr>
    </w:div>
    <w:div w:id="289477459">
      <w:bodyDiv w:val="1"/>
      <w:marLeft w:val="0"/>
      <w:marRight w:val="0"/>
      <w:marTop w:val="0"/>
      <w:marBottom w:val="0"/>
      <w:divBdr>
        <w:top w:val="none" w:sz="0" w:space="0" w:color="auto"/>
        <w:left w:val="none" w:sz="0" w:space="0" w:color="auto"/>
        <w:bottom w:val="none" w:sz="0" w:space="0" w:color="auto"/>
        <w:right w:val="none" w:sz="0" w:space="0" w:color="auto"/>
      </w:divBdr>
    </w:div>
    <w:div w:id="289634518">
      <w:bodyDiv w:val="1"/>
      <w:marLeft w:val="0"/>
      <w:marRight w:val="0"/>
      <w:marTop w:val="0"/>
      <w:marBottom w:val="0"/>
      <w:divBdr>
        <w:top w:val="none" w:sz="0" w:space="0" w:color="auto"/>
        <w:left w:val="none" w:sz="0" w:space="0" w:color="auto"/>
        <w:bottom w:val="none" w:sz="0" w:space="0" w:color="auto"/>
        <w:right w:val="none" w:sz="0" w:space="0" w:color="auto"/>
      </w:divBdr>
    </w:div>
    <w:div w:id="289746407">
      <w:bodyDiv w:val="1"/>
      <w:marLeft w:val="0"/>
      <w:marRight w:val="0"/>
      <w:marTop w:val="0"/>
      <w:marBottom w:val="0"/>
      <w:divBdr>
        <w:top w:val="none" w:sz="0" w:space="0" w:color="auto"/>
        <w:left w:val="none" w:sz="0" w:space="0" w:color="auto"/>
        <w:bottom w:val="none" w:sz="0" w:space="0" w:color="auto"/>
        <w:right w:val="none" w:sz="0" w:space="0" w:color="auto"/>
      </w:divBdr>
    </w:div>
    <w:div w:id="289827415">
      <w:bodyDiv w:val="1"/>
      <w:marLeft w:val="0"/>
      <w:marRight w:val="0"/>
      <w:marTop w:val="0"/>
      <w:marBottom w:val="0"/>
      <w:divBdr>
        <w:top w:val="none" w:sz="0" w:space="0" w:color="auto"/>
        <w:left w:val="none" w:sz="0" w:space="0" w:color="auto"/>
        <w:bottom w:val="none" w:sz="0" w:space="0" w:color="auto"/>
        <w:right w:val="none" w:sz="0" w:space="0" w:color="auto"/>
      </w:divBdr>
    </w:div>
    <w:div w:id="289897754">
      <w:bodyDiv w:val="1"/>
      <w:marLeft w:val="0"/>
      <w:marRight w:val="0"/>
      <w:marTop w:val="0"/>
      <w:marBottom w:val="0"/>
      <w:divBdr>
        <w:top w:val="none" w:sz="0" w:space="0" w:color="auto"/>
        <w:left w:val="none" w:sz="0" w:space="0" w:color="auto"/>
        <w:bottom w:val="none" w:sz="0" w:space="0" w:color="auto"/>
        <w:right w:val="none" w:sz="0" w:space="0" w:color="auto"/>
      </w:divBdr>
    </w:div>
    <w:div w:id="289938770">
      <w:bodyDiv w:val="1"/>
      <w:marLeft w:val="0"/>
      <w:marRight w:val="0"/>
      <w:marTop w:val="0"/>
      <w:marBottom w:val="0"/>
      <w:divBdr>
        <w:top w:val="none" w:sz="0" w:space="0" w:color="auto"/>
        <w:left w:val="none" w:sz="0" w:space="0" w:color="auto"/>
        <w:bottom w:val="none" w:sz="0" w:space="0" w:color="auto"/>
        <w:right w:val="none" w:sz="0" w:space="0" w:color="auto"/>
      </w:divBdr>
    </w:div>
    <w:div w:id="290091147">
      <w:bodyDiv w:val="1"/>
      <w:marLeft w:val="0"/>
      <w:marRight w:val="0"/>
      <w:marTop w:val="0"/>
      <w:marBottom w:val="0"/>
      <w:divBdr>
        <w:top w:val="none" w:sz="0" w:space="0" w:color="auto"/>
        <w:left w:val="none" w:sz="0" w:space="0" w:color="auto"/>
        <w:bottom w:val="none" w:sz="0" w:space="0" w:color="auto"/>
        <w:right w:val="none" w:sz="0" w:space="0" w:color="auto"/>
      </w:divBdr>
    </w:div>
    <w:div w:id="290210379">
      <w:bodyDiv w:val="1"/>
      <w:marLeft w:val="0"/>
      <w:marRight w:val="0"/>
      <w:marTop w:val="0"/>
      <w:marBottom w:val="0"/>
      <w:divBdr>
        <w:top w:val="none" w:sz="0" w:space="0" w:color="auto"/>
        <w:left w:val="none" w:sz="0" w:space="0" w:color="auto"/>
        <w:bottom w:val="none" w:sz="0" w:space="0" w:color="auto"/>
        <w:right w:val="none" w:sz="0" w:space="0" w:color="auto"/>
      </w:divBdr>
    </w:div>
    <w:div w:id="290215591">
      <w:bodyDiv w:val="1"/>
      <w:marLeft w:val="0"/>
      <w:marRight w:val="0"/>
      <w:marTop w:val="0"/>
      <w:marBottom w:val="0"/>
      <w:divBdr>
        <w:top w:val="none" w:sz="0" w:space="0" w:color="auto"/>
        <w:left w:val="none" w:sz="0" w:space="0" w:color="auto"/>
        <w:bottom w:val="none" w:sz="0" w:space="0" w:color="auto"/>
        <w:right w:val="none" w:sz="0" w:space="0" w:color="auto"/>
      </w:divBdr>
    </w:div>
    <w:div w:id="290403499">
      <w:bodyDiv w:val="1"/>
      <w:marLeft w:val="0"/>
      <w:marRight w:val="0"/>
      <w:marTop w:val="0"/>
      <w:marBottom w:val="0"/>
      <w:divBdr>
        <w:top w:val="none" w:sz="0" w:space="0" w:color="auto"/>
        <w:left w:val="none" w:sz="0" w:space="0" w:color="auto"/>
        <w:bottom w:val="none" w:sz="0" w:space="0" w:color="auto"/>
        <w:right w:val="none" w:sz="0" w:space="0" w:color="auto"/>
      </w:divBdr>
    </w:div>
    <w:div w:id="290405601">
      <w:bodyDiv w:val="1"/>
      <w:marLeft w:val="0"/>
      <w:marRight w:val="0"/>
      <w:marTop w:val="0"/>
      <w:marBottom w:val="0"/>
      <w:divBdr>
        <w:top w:val="none" w:sz="0" w:space="0" w:color="auto"/>
        <w:left w:val="none" w:sz="0" w:space="0" w:color="auto"/>
        <w:bottom w:val="none" w:sz="0" w:space="0" w:color="auto"/>
        <w:right w:val="none" w:sz="0" w:space="0" w:color="auto"/>
      </w:divBdr>
    </w:div>
    <w:div w:id="290521179">
      <w:bodyDiv w:val="1"/>
      <w:marLeft w:val="0"/>
      <w:marRight w:val="0"/>
      <w:marTop w:val="0"/>
      <w:marBottom w:val="0"/>
      <w:divBdr>
        <w:top w:val="none" w:sz="0" w:space="0" w:color="auto"/>
        <w:left w:val="none" w:sz="0" w:space="0" w:color="auto"/>
        <w:bottom w:val="none" w:sz="0" w:space="0" w:color="auto"/>
        <w:right w:val="none" w:sz="0" w:space="0" w:color="auto"/>
      </w:divBdr>
    </w:div>
    <w:div w:id="290525758">
      <w:bodyDiv w:val="1"/>
      <w:marLeft w:val="0"/>
      <w:marRight w:val="0"/>
      <w:marTop w:val="0"/>
      <w:marBottom w:val="0"/>
      <w:divBdr>
        <w:top w:val="none" w:sz="0" w:space="0" w:color="auto"/>
        <w:left w:val="none" w:sz="0" w:space="0" w:color="auto"/>
        <w:bottom w:val="none" w:sz="0" w:space="0" w:color="auto"/>
        <w:right w:val="none" w:sz="0" w:space="0" w:color="auto"/>
      </w:divBdr>
    </w:div>
    <w:div w:id="290938909">
      <w:bodyDiv w:val="1"/>
      <w:marLeft w:val="0"/>
      <w:marRight w:val="0"/>
      <w:marTop w:val="0"/>
      <w:marBottom w:val="0"/>
      <w:divBdr>
        <w:top w:val="none" w:sz="0" w:space="0" w:color="auto"/>
        <w:left w:val="none" w:sz="0" w:space="0" w:color="auto"/>
        <w:bottom w:val="none" w:sz="0" w:space="0" w:color="auto"/>
        <w:right w:val="none" w:sz="0" w:space="0" w:color="auto"/>
      </w:divBdr>
    </w:div>
    <w:div w:id="291056228">
      <w:bodyDiv w:val="1"/>
      <w:marLeft w:val="0"/>
      <w:marRight w:val="0"/>
      <w:marTop w:val="0"/>
      <w:marBottom w:val="0"/>
      <w:divBdr>
        <w:top w:val="none" w:sz="0" w:space="0" w:color="auto"/>
        <w:left w:val="none" w:sz="0" w:space="0" w:color="auto"/>
        <w:bottom w:val="none" w:sz="0" w:space="0" w:color="auto"/>
        <w:right w:val="none" w:sz="0" w:space="0" w:color="auto"/>
      </w:divBdr>
    </w:div>
    <w:div w:id="291056297">
      <w:bodyDiv w:val="1"/>
      <w:marLeft w:val="0"/>
      <w:marRight w:val="0"/>
      <w:marTop w:val="0"/>
      <w:marBottom w:val="0"/>
      <w:divBdr>
        <w:top w:val="none" w:sz="0" w:space="0" w:color="auto"/>
        <w:left w:val="none" w:sz="0" w:space="0" w:color="auto"/>
        <w:bottom w:val="none" w:sz="0" w:space="0" w:color="auto"/>
        <w:right w:val="none" w:sz="0" w:space="0" w:color="auto"/>
      </w:divBdr>
    </w:div>
    <w:div w:id="291059240">
      <w:bodyDiv w:val="1"/>
      <w:marLeft w:val="0"/>
      <w:marRight w:val="0"/>
      <w:marTop w:val="0"/>
      <w:marBottom w:val="0"/>
      <w:divBdr>
        <w:top w:val="none" w:sz="0" w:space="0" w:color="auto"/>
        <w:left w:val="none" w:sz="0" w:space="0" w:color="auto"/>
        <w:bottom w:val="none" w:sz="0" w:space="0" w:color="auto"/>
        <w:right w:val="none" w:sz="0" w:space="0" w:color="auto"/>
      </w:divBdr>
    </w:div>
    <w:div w:id="291135153">
      <w:bodyDiv w:val="1"/>
      <w:marLeft w:val="0"/>
      <w:marRight w:val="0"/>
      <w:marTop w:val="0"/>
      <w:marBottom w:val="0"/>
      <w:divBdr>
        <w:top w:val="none" w:sz="0" w:space="0" w:color="auto"/>
        <w:left w:val="none" w:sz="0" w:space="0" w:color="auto"/>
        <w:bottom w:val="none" w:sz="0" w:space="0" w:color="auto"/>
        <w:right w:val="none" w:sz="0" w:space="0" w:color="auto"/>
      </w:divBdr>
    </w:div>
    <w:div w:id="291255550">
      <w:bodyDiv w:val="1"/>
      <w:marLeft w:val="0"/>
      <w:marRight w:val="0"/>
      <w:marTop w:val="0"/>
      <w:marBottom w:val="0"/>
      <w:divBdr>
        <w:top w:val="none" w:sz="0" w:space="0" w:color="auto"/>
        <w:left w:val="none" w:sz="0" w:space="0" w:color="auto"/>
        <w:bottom w:val="none" w:sz="0" w:space="0" w:color="auto"/>
        <w:right w:val="none" w:sz="0" w:space="0" w:color="auto"/>
      </w:divBdr>
    </w:div>
    <w:div w:id="291257596">
      <w:bodyDiv w:val="1"/>
      <w:marLeft w:val="0"/>
      <w:marRight w:val="0"/>
      <w:marTop w:val="0"/>
      <w:marBottom w:val="0"/>
      <w:divBdr>
        <w:top w:val="none" w:sz="0" w:space="0" w:color="auto"/>
        <w:left w:val="none" w:sz="0" w:space="0" w:color="auto"/>
        <w:bottom w:val="none" w:sz="0" w:space="0" w:color="auto"/>
        <w:right w:val="none" w:sz="0" w:space="0" w:color="auto"/>
      </w:divBdr>
    </w:div>
    <w:div w:id="291403421">
      <w:bodyDiv w:val="1"/>
      <w:marLeft w:val="0"/>
      <w:marRight w:val="0"/>
      <w:marTop w:val="0"/>
      <w:marBottom w:val="0"/>
      <w:divBdr>
        <w:top w:val="none" w:sz="0" w:space="0" w:color="auto"/>
        <w:left w:val="none" w:sz="0" w:space="0" w:color="auto"/>
        <w:bottom w:val="none" w:sz="0" w:space="0" w:color="auto"/>
        <w:right w:val="none" w:sz="0" w:space="0" w:color="auto"/>
      </w:divBdr>
    </w:div>
    <w:div w:id="291523197">
      <w:bodyDiv w:val="1"/>
      <w:marLeft w:val="0"/>
      <w:marRight w:val="0"/>
      <w:marTop w:val="0"/>
      <w:marBottom w:val="0"/>
      <w:divBdr>
        <w:top w:val="none" w:sz="0" w:space="0" w:color="auto"/>
        <w:left w:val="none" w:sz="0" w:space="0" w:color="auto"/>
        <w:bottom w:val="none" w:sz="0" w:space="0" w:color="auto"/>
        <w:right w:val="none" w:sz="0" w:space="0" w:color="auto"/>
      </w:divBdr>
    </w:div>
    <w:div w:id="291526153">
      <w:bodyDiv w:val="1"/>
      <w:marLeft w:val="0"/>
      <w:marRight w:val="0"/>
      <w:marTop w:val="0"/>
      <w:marBottom w:val="0"/>
      <w:divBdr>
        <w:top w:val="none" w:sz="0" w:space="0" w:color="auto"/>
        <w:left w:val="none" w:sz="0" w:space="0" w:color="auto"/>
        <w:bottom w:val="none" w:sz="0" w:space="0" w:color="auto"/>
        <w:right w:val="none" w:sz="0" w:space="0" w:color="auto"/>
      </w:divBdr>
    </w:div>
    <w:div w:id="291637573">
      <w:bodyDiv w:val="1"/>
      <w:marLeft w:val="0"/>
      <w:marRight w:val="0"/>
      <w:marTop w:val="0"/>
      <w:marBottom w:val="0"/>
      <w:divBdr>
        <w:top w:val="none" w:sz="0" w:space="0" w:color="auto"/>
        <w:left w:val="none" w:sz="0" w:space="0" w:color="auto"/>
        <w:bottom w:val="none" w:sz="0" w:space="0" w:color="auto"/>
        <w:right w:val="none" w:sz="0" w:space="0" w:color="auto"/>
      </w:divBdr>
    </w:div>
    <w:div w:id="291712378">
      <w:bodyDiv w:val="1"/>
      <w:marLeft w:val="0"/>
      <w:marRight w:val="0"/>
      <w:marTop w:val="0"/>
      <w:marBottom w:val="0"/>
      <w:divBdr>
        <w:top w:val="none" w:sz="0" w:space="0" w:color="auto"/>
        <w:left w:val="none" w:sz="0" w:space="0" w:color="auto"/>
        <w:bottom w:val="none" w:sz="0" w:space="0" w:color="auto"/>
        <w:right w:val="none" w:sz="0" w:space="0" w:color="auto"/>
      </w:divBdr>
    </w:div>
    <w:div w:id="291713300">
      <w:bodyDiv w:val="1"/>
      <w:marLeft w:val="0"/>
      <w:marRight w:val="0"/>
      <w:marTop w:val="0"/>
      <w:marBottom w:val="0"/>
      <w:divBdr>
        <w:top w:val="none" w:sz="0" w:space="0" w:color="auto"/>
        <w:left w:val="none" w:sz="0" w:space="0" w:color="auto"/>
        <w:bottom w:val="none" w:sz="0" w:space="0" w:color="auto"/>
        <w:right w:val="none" w:sz="0" w:space="0" w:color="auto"/>
      </w:divBdr>
    </w:div>
    <w:div w:id="291713519">
      <w:bodyDiv w:val="1"/>
      <w:marLeft w:val="0"/>
      <w:marRight w:val="0"/>
      <w:marTop w:val="0"/>
      <w:marBottom w:val="0"/>
      <w:divBdr>
        <w:top w:val="none" w:sz="0" w:space="0" w:color="auto"/>
        <w:left w:val="none" w:sz="0" w:space="0" w:color="auto"/>
        <w:bottom w:val="none" w:sz="0" w:space="0" w:color="auto"/>
        <w:right w:val="none" w:sz="0" w:space="0" w:color="auto"/>
      </w:divBdr>
    </w:div>
    <w:div w:id="291717731">
      <w:bodyDiv w:val="1"/>
      <w:marLeft w:val="0"/>
      <w:marRight w:val="0"/>
      <w:marTop w:val="0"/>
      <w:marBottom w:val="0"/>
      <w:divBdr>
        <w:top w:val="none" w:sz="0" w:space="0" w:color="auto"/>
        <w:left w:val="none" w:sz="0" w:space="0" w:color="auto"/>
        <w:bottom w:val="none" w:sz="0" w:space="0" w:color="auto"/>
        <w:right w:val="none" w:sz="0" w:space="0" w:color="auto"/>
      </w:divBdr>
    </w:div>
    <w:div w:id="291982772">
      <w:bodyDiv w:val="1"/>
      <w:marLeft w:val="0"/>
      <w:marRight w:val="0"/>
      <w:marTop w:val="0"/>
      <w:marBottom w:val="0"/>
      <w:divBdr>
        <w:top w:val="none" w:sz="0" w:space="0" w:color="auto"/>
        <w:left w:val="none" w:sz="0" w:space="0" w:color="auto"/>
        <w:bottom w:val="none" w:sz="0" w:space="0" w:color="auto"/>
        <w:right w:val="none" w:sz="0" w:space="0" w:color="auto"/>
      </w:divBdr>
    </w:div>
    <w:div w:id="291984801">
      <w:bodyDiv w:val="1"/>
      <w:marLeft w:val="0"/>
      <w:marRight w:val="0"/>
      <w:marTop w:val="0"/>
      <w:marBottom w:val="0"/>
      <w:divBdr>
        <w:top w:val="none" w:sz="0" w:space="0" w:color="auto"/>
        <w:left w:val="none" w:sz="0" w:space="0" w:color="auto"/>
        <w:bottom w:val="none" w:sz="0" w:space="0" w:color="auto"/>
        <w:right w:val="none" w:sz="0" w:space="0" w:color="auto"/>
      </w:divBdr>
    </w:div>
    <w:div w:id="292299096">
      <w:bodyDiv w:val="1"/>
      <w:marLeft w:val="0"/>
      <w:marRight w:val="0"/>
      <w:marTop w:val="0"/>
      <w:marBottom w:val="0"/>
      <w:divBdr>
        <w:top w:val="none" w:sz="0" w:space="0" w:color="auto"/>
        <w:left w:val="none" w:sz="0" w:space="0" w:color="auto"/>
        <w:bottom w:val="none" w:sz="0" w:space="0" w:color="auto"/>
        <w:right w:val="none" w:sz="0" w:space="0" w:color="auto"/>
      </w:divBdr>
    </w:div>
    <w:div w:id="292367737">
      <w:bodyDiv w:val="1"/>
      <w:marLeft w:val="0"/>
      <w:marRight w:val="0"/>
      <w:marTop w:val="0"/>
      <w:marBottom w:val="0"/>
      <w:divBdr>
        <w:top w:val="none" w:sz="0" w:space="0" w:color="auto"/>
        <w:left w:val="none" w:sz="0" w:space="0" w:color="auto"/>
        <w:bottom w:val="none" w:sz="0" w:space="0" w:color="auto"/>
        <w:right w:val="none" w:sz="0" w:space="0" w:color="auto"/>
      </w:divBdr>
    </w:div>
    <w:div w:id="292516394">
      <w:bodyDiv w:val="1"/>
      <w:marLeft w:val="0"/>
      <w:marRight w:val="0"/>
      <w:marTop w:val="0"/>
      <w:marBottom w:val="0"/>
      <w:divBdr>
        <w:top w:val="none" w:sz="0" w:space="0" w:color="auto"/>
        <w:left w:val="none" w:sz="0" w:space="0" w:color="auto"/>
        <w:bottom w:val="none" w:sz="0" w:space="0" w:color="auto"/>
        <w:right w:val="none" w:sz="0" w:space="0" w:color="auto"/>
      </w:divBdr>
    </w:div>
    <w:div w:id="292516905">
      <w:bodyDiv w:val="1"/>
      <w:marLeft w:val="0"/>
      <w:marRight w:val="0"/>
      <w:marTop w:val="0"/>
      <w:marBottom w:val="0"/>
      <w:divBdr>
        <w:top w:val="none" w:sz="0" w:space="0" w:color="auto"/>
        <w:left w:val="none" w:sz="0" w:space="0" w:color="auto"/>
        <w:bottom w:val="none" w:sz="0" w:space="0" w:color="auto"/>
        <w:right w:val="none" w:sz="0" w:space="0" w:color="auto"/>
      </w:divBdr>
    </w:div>
    <w:div w:id="292638784">
      <w:bodyDiv w:val="1"/>
      <w:marLeft w:val="0"/>
      <w:marRight w:val="0"/>
      <w:marTop w:val="0"/>
      <w:marBottom w:val="0"/>
      <w:divBdr>
        <w:top w:val="none" w:sz="0" w:space="0" w:color="auto"/>
        <w:left w:val="none" w:sz="0" w:space="0" w:color="auto"/>
        <w:bottom w:val="none" w:sz="0" w:space="0" w:color="auto"/>
        <w:right w:val="none" w:sz="0" w:space="0" w:color="auto"/>
      </w:divBdr>
    </w:div>
    <w:div w:id="292642460">
      <w:bodyDiv w:val="1"/>
      <w:marLeft w:val="0"/>
      <w:marRight w:val="0"/>
      <w:marTop w:val="0"/>
      <w:marBottom w:val="0"/>
      <w:divBdr>
        <w:top w:val="none" w:sz="0" w:space="0" w:color="auto"/>
        <w:left w:val="none" w:sz="0" w:space="0" w:color="auto"/>
        <w:bottom w:val="none" w:sz="0" w:space="0" w:color="auto"/>
        <w:right w:val="none" w:sz="0" w:space="0" w:color="auto"/>
      </w:divBdr>
    </w:div>
    <w:div w:id="292752735">
      <w:bodyDiv w:val="1"/>
      <w:marLeft w:val="0"/>
      <w:marRight w:val="0"/>
      <w:marTop w:val="0"/>
      <w:marBottom w:val="0"/>
      <w:divBdr>
        <w:top w:val="none" w:sz="0" w:space="0" w:color="auto"/>
        <w:left w:val="none" w:sz="0" w:space="0" w:color="auto"/>
        <w:bottom w:val="none" w:sz="0" w:space="0" w:color="auto"/>
        <w:right w:val="none" w:sz="0" w:space="0" w:color="auto"/>
      </w:divBdr>
    </w:div>
    <w:div w:id="292760837">
      <w:bodyDiv w:val="1"/>
      <w:marLeft w:val="0"/>
      <w:marRight w:val="0"/>
      <w:marTop w:val="0"/>
      <w:marBottom w:val="0"/>
      <w:divBdr>
        <w:top w:val="none" w:sz="0" w:space="0" w:color="auto"/>
        <w:left w:val="none" w:sz="0" w:space="0" w:color="auto"/>
        <w:bottom w:val="none" w:sz="0" w:space="0" w:color="auto"/>
        <w:right w:val="none" w:sz="0" w:space="0" w:color="auto"/>
      </w:divBdr>
    </w:div>
    <w:div w:id="292950506">
      <w:bodyDiv w:val="1"/>
      <w:marLeft w:val="0"/>
      <w:marRight w:val="0"/>
      <w:marTop w:val="0"/>
      <w:marBottom w:val="0"/>
      <w:divBdr>
        <w:top w:val="none" w:sz="0" w:space="0" w:color="auto"/>
        <w:left w:val="none" w:sz="0" w:space="0" w:color="auto"/>
        <w:bottom w:val="none" w:sz="0" w:space="0" w:color="auto"/>
        <w:right w:val="none" w:sz="0" w:space="0" w:color="auto"/>
      </w:divBdr>
    </w:div>
    <w:div w:id="293101579">
      <w:bodyDiv w:val="1"/>
      <w:marLeft w:val="0"/>
      <w:marRight w:val="0"/>
      <w:marTop w:val="0"/>
      <w:marBottom w:val="0"/>
      <w:divBdr>
        <w:top w:val="none" w:sz="0" w:space="0" w:color="auto"/>
        <w:left w:val="none" w:sz="0" w:space="0" w:color="auto"/>
        <w:bottom w:val="none" w:sz="0" w:space="0" w:color="auto"/>
        <w:right w:val="none" w:sz="0" w:space="0" w:color="auto"/>
      </w:divBdr>
    </w:div>
    <w:div w:id="293142834">
      <w:bodyDiv w:val="1"/>
      <w:marLeft w:val="0"/>
      <w:marRight w:val="0"/>
      <w:marTop w:val="0"/>
      <w:marBottom w:val="0"/>
      <w:divBdr>
        <w:top w:val="none" w:sz="0" w:space="0" w:color="auto"/>
        <w:left w:val="none" w:sz="0" w:space="0" w:color="auto"/>
        <w:bottom w:val="none" w:sz="0" w:space="0" w:color="auto"/>
        <w:right w:val="none" w:sz="0" w:space="0" w:color="auto"/>
      </w:divBdr>
    </w:div>
    <w:div w:id="293339564">
      <w:bodyDiv w:val="1"/>
      <w:marLeft w:val="0"/>
      <w:marRight w:val="0"/>
      <w:marTop w:val="0"/>
      <w:marBottom w:val="0"/>
      <w:divBdr>
        <w:top w:val="none" w:sz="0" w:space="0" w:color="auto"/>
        <w:left w:val="none" w:sz="0" w:space="0" w:color="auto"/>
        <w:bottom w:val="none" w:sz="0" w:space="0" w:color="auto"/>
        <w:right w:val="none" w:sz="0" w:space="0" w:color="auto"/>
      </w:divBdr>
    </w:div>
    <w:div w:id="293489517">
      <w:bodyDiv w:val="1"/>
      <w:marLeft w:val="0"/>
      <w:marRight w:val="0"/>
      <w:marTop w:val="0"/>
      <w:marBottom w:val="0"/>
      <w:divBdr>
        <w:top w:val="none" w:sz="0" w:space="0" w:color="auto"/>
        <w:left w:val="none" w:sz="0" w:space="0" w:color="auto"/>
        <w:bottom w:val="none" w:sz="0" w:space="0" w:color="auto"/>
        <w:right w:val="none" w:sz="0" w:space="0" w:color="auto"/>
      </w:divBdr>
    </w:div>
    <w:div w:id="293557776">
      <w:bodyDiv w:val="1"/>
      <w:marLeft w:val="0"/>
      <w:marRight w:val="0"/>
      <w:marTop w:val="0"/>
      <w:marBottom w:val="0"/>
      <w:divBdr>
        <w:top w:val="none" w:sz="0" w:space="0" w:color="auto"/>
        <w:left w:val="none" w:sz="0" w:space="0" w:color="auto"/>
        <w:bottom w:val="none" w:sz="0" w:space="0" w:color="auto"/>
        <w:right w:val="none" w:sz="0" w:space="0" w:color="auto"/>
      </w:divBdr>
    </w:div>
    <w:div w:id="293601519">
      <w:bodyDiv w:val="1"/>
      <w:marLeft w:val="0"/>
      <w:marRight w:val="0"/>
      <w:marTop w:val="0"/>
      <w:marBottom w:val="0"/>
      <w:divBdr>
        <w:top w:val="none" w:sz="0" w:space="0" w:color="auto"/>
        <w:left w:val="none" w:sz="0" w:space="0" w:color="auto"/>
        <w:bottom w:val="none" w:sz="0" w:space="0" w:color="auto"/>
        <w:right w:val="none" w:sz="0" w:space="0" w:color="auto"/>
      </w:divBdr>
    </w:div>
    <w:div w:id="293602497">
      <w:bodyDiv w:val="1"/>
      <w:marLeft w:val="0"/>
      <w:marRight w:val="0"/>
      <w:marTop w:val="0"/>
      <w:marBottom w:val="0"/>
      <w:divBdr>
        <w:top w:val="none" w:sz="0" w:space="0" w:color="auto"/>
        <w:left w:val="none" w:sz="0" w:space="0" w:color="auto"/>
        <w:bottom w:val="none" w:sz="0" w:space="0" w:color="auto"/>
        <w:right w:val="none" w:sz="0" w:space="0" w:color="auto"/>
      </w:divBdr>
    </w:div>
    <w:div w:id="293679737">
      <w:bodyDiv w:val="1"/>
      <w:marLeft w:val="0"/>
      <w:marRight w:val="0"/>
      <w:marTop w:val="0"/>
      <w:marBottom w:val="0"/>
      <w:divBdr>
        <w:top w:val="none" w:sz="0" w:space="0" w:color="auto"/>
        <w:left w:val="none" w:sz="0" w:space="0" w:color="auto"/>
        <w:bottom w:val="none" w:sz="0" w:space="0" w:color="auto"/>
        <w:right w:val="none" w:sz="0" w:space="0" w:color="auto"/>
      </w:divBdr>
    </w:div>
    <w:div w:id="293827847">
      <w:bodyDiv w:val="1"/>
      <w:marLeft w:val="0"/>
      <w:marRight w:val="0"/>
      <w:marTop w:val="0"/>
      <w:marBottom w:val="0"/>
      <w:divBdr>
        <w:top w:val="none" w:sz="0" w:space="0" w:color="auto"/>
        <w:left w:val="none" w:sz="0" w:space="0" w:color="auto"/>
        <w:bottom w:val="none" w:sz="0" w:space="0" w:color="auto"/>
        <w:right w:val="none" w:sz="0" w:space="0" w:color="auto"/>
      </w:divBdr>
    </w:div>
    <w:div w:id="293870190">
      <w:bodyDiv w:val="1"/>
      <w:marLeft w:val="0"/>
      <w:marRight w:val="0"/>
      <w:marTop w:val="0"/>
      <w:marBottom w:val="0"/>
      <w:divBdr>
        <w:top w:val="none" w:sz="0" w:space="0" w:color="auto"/>
        <w:left w:val="none" w:sz="0" w:space="0" w:color="auto"/>
        <w:bottom w:val="none" w:sz="0" w:space="0" w:color="auto"/>
        <w:right w:val="none" w:sz="0" w:space="0" w:color="auto"/>
      </w:divBdr>
    </w:div>
    <w:div w:id="293876536">
      <w:bodyDiv w:val="1"/>
      <w:marLeft w:val="0"/>
      <w:marRight w:val="0"/>
      <w:marTop w:val="0"/>
      <w:marBottom w:val="0"/>
      <w:divBdr>
        <w:top w:val="none" w:sz="0" w:space="0" w:color="auto"/>
        <w:left w:val="none" w:sz="0" w:space="0" w:color="auto"/>
        <w:bottom w:val="none" w:sz="0" w:space="0" w:color="auto"/>
        <w:right w:val="none" w:sz="0" w:space="0" w:color="auto"/>
      </w:divBdr>
    </w:div>
    <w:div w:id="293996571">
      <w:bodyDiv w:val="1"/>
      <w:marLeft w:val="0"/>
      <w:marRight w:val="0"/>
      <w:marTop w:val="0"/>
      <w:marBottom w:val="0"/>
      <w:divBdr>
        <w:top w:val="none" w:sz="0" w:space="0" w:color="auto"/>
        <w:left w:val="none" w:sz="0" w:space="0" w:color="auto"/>
        <w:bottom w:val="none" w:sz="0" w:space="0" w:color="auto"/>
        <w:right w:val="none" w:sz="0" w:space="0" w:color="auto"/>
      </w:divBdr>
    </w:div>
    <w:div w:id="294141383">
      <w:bodyDiv w:val="1"/>
      <w:marLeft w:val="0"/>
      <w:marRight w:val="0"/>
      <w:marTop w:val="0"/>
      <w:marBottom w:val="0"/>
      <w:divBdr>
        <w:top w:val="none" w:sz="0" w:space="0" w:color="auto"/>
        <w:left w:val="none" w:sz="0" w:space="0" w:color="auto"/>
        <w:bottom w:val="none" w:sz="0" w:space="0" w:color="auto"/>
        <w:right w:val="none" w:sz="0" w:space="0" w:color="auto"/>
      </w:divBdr>
    </w:div>
    <w:div w:id="294215485">
      <w:bodyDiv w:val="1"/>
      <w:marLeft w:val="0"/>
      <w:marRight w:val="0"/>
      <w:marTop w:val="0"/>
      <w:marBottom w:val="0"/>
      <w:divBdr>
        <w:top w:val="none" w:sz="0" w:space="0" w:color="auto"/>
        <w:left w:val="none" w:sz="0" w:space="0" w:color="auto"/>
        <w:bottom w:val="none" w:sz="0" w:space="0" w:color="auto"/>
        <w:right w:val="none" w:sz="0" w:space="0" w:color="auto"/>
      </w:divBdr>
    </w:div>
    <w:div w:id="294218874">
      <w:bodyDiv w:val="1"/>
      <w:marLeft w:val="0"/>
      <w:marRight w:val="0"/>
      <w:marTop w:val="0"/>
      <w:marBottom w:val="0"/>
      <w:divBdr>
        <w:top w:val="none" w:sz="0" w:space="0" w:color="auto"/>
        <w:left w:val="none" w:sz="0" w:space="0" w:color="auto"/>
        <w:bottom w:val="none" w:sz="0" w:space="0" w:color="auto"/>
        <w:right w:val="none" w:sz="0" w:space="0" w:color="auto"/>
      </w:divBdr>
    </w:div>
    <w:div w:id="294726869">
      <w:bodyDiv w:val="1"/>
      <w:marLeft w:val="0"/>
      <w:marRight w:val="0"/>
      <w:marTop w:val="0"/>
      <w:marBottom w:val="0"/>
      <w:divBdr>
        <w:top w:val="none" w:sz="0" w:space="0" w:color="auto"/>
        <w:left w:val="none" w:sz="0" w:space="0" w:color="auto"/>
        <w:bottom w:val="none" w:sz="0" w:space="0" w:color="auto"/>
        <w:right w:val="none" w:sz="0" w:space="0" w:color="auto"/>
      </w:divBdr>
    </w:div>
    <w:div w:id="294802071">
      <w:bodyDiv w:val="1"/>
      <w:marLeft w:val="0"/>
      <w:marRight w:val="0"/>
      <w:marTop w:val="0"/>
      <w:marBottom w:val="0"/>
      <w:divBdr>
        <w:top w:val="none" w:sz="0" w:space="0" w:color="auto"/>
        <w:left w:val="none" w:sz="0" w:space="0" w:color="auto"/>
        <w:bottom w:val="none" w:sz="0" w:space="0" w:color="auto"/>
        <w:right w:val="none" w:sz="0" w:space="0" w:color="auto"/>
      </w:divBdr>
    </w:div>
    <w:div w:id="294913501">
      <w:bodyDiv w:val="1"/>
      <w:marLeft w:val="0"/>
      <w:marRight w:val="0"/>
      <w:marTop w:val="0"/>
      <w:marBottom w:val="0"/>
      <w:divBdr>
        <w:top w:val="none" w:sz="0" w:space="0" w:color="auto"/>
        <w:left w:val="none" w:sz="0" w:space="0" w:color="auto"/>
        <w:bottom w:val="none" w:sz="0" w:space="0" w:color="auto"/>
        <w:right w:val="none" w:sz="0" w:space="0" w:color="auto"/>
      </w:divBdr>
    </w:div>
    <w:div w:id="295065295">
      <w:bodyDiv w:val="1"/>
      <w:marLeft w:val="0"/>
      <w:marRight w:val="0"/>
      <w:marTop w:val="0"/>
      <w:marBottom w:val="0"/>
      <w:divBdr>
        <w:top w:val="none" w:sz="0" w:space="0" w:color="auto"/>
        <w:left w:val="none" w:sz="0" w:space="0" w:color="auto"/>
        <w:bottom w:val="none" w:sz="0" w:space="0" w:color="auto"/>
        <w:right w:val="none" w:sz="0" w:space="0" w:color="auto"/>
      </w:divBdr>
    </w:div>
    <w:div w:id="295184597">
      <w:bodyDiv w:val="1"/>
      <w:marLeft w:val="0"/>
      <w:marRight w:val="0"/>
      <w:marTop w:val="0"/>
      <w:marBottom w:val="0"/>
      <w:divBdr>
        <w:top w:val="none" w:sz="0" w:space="0" w:color="auto"/>
        <w:left w:val="none" w:sz="0" w:space="0" w:color="auto"/>
        <w:bottom w:val="none" w:sz="0" w:space="0" w:color="auto"/>
        <w:right w:val="none" w:sz="0" w:space="0" w:color="auto"/>
      </w:divBdr>
    </w:div>
    <w:div w:id="295336225">
      <w:bodyDiv w:val="1"/>
      <w:marLeft w:val="0"/>
      <w:marRight w:val="0"/>
      <w:marTop w:val="0"/>
      <w:marBottom w:val="0"/>
      <w:divBdr>
        <w:top w:val="none" w:sz="0" w:space="0" w:color="auto"/>
        <w:left w:val="none" w:sz="0" w:space="0" w:color="auto"/>
        <w:bottom w:val="none" w:sz="0" w:space="0" w:color="auto"/>
        <w:right w:val="none" w:sz="0" w:space="0" w:color="auto"/>
      </w:divBdr>
    </w:div>
    <w:div w:id="295374166">
      <w:bodyDiv w:val="1"/>
      <w:marLeft w:val="0"/>
      <w:marRight w:val="0"/>
      <w:marTop w:val="0"/>
      <w:marBottom w:val="0"/>
      <w:divBdr>
        <w:top w:val="none" w:sz="0" w:space="0" w:color="auto"/>
        <w:left w:val="none" w:sz="0" w:space="0" w:color="auto"/>
        <w:bottom w:val="none" w:sz="0" w:space="0" w:color="auto"/>
        <w:right w:val="none" w:sz="0" w:space="0" w:color="auto"/>
      </w:divBdr>
    </w:div>
    <w:div w:id="295375990">
      <w:bodyDiv w:val="1"/>
      <w:marLeft w:val="0"/>
      <w:marRight w:val="0"/>
      <w:marTop w:val="0"/>
      <w:marBottom w:val="0"/>
      <w:divBdr>
        <w:top w:val="none" w:sz="0" w:space="0" w:color="auto"/>
        <w:left w:val="none" w:sz="0" w:space="0" w:color="auto"/>
        <w:bottom w:val="none" w:sz="0" w:space="0" w:color="auto"/>
        <w:right w:val="none" w:sz="0" w:space="0" w:color="auto"/>
      </w:divBdr>
    </w:div>
    <w:div w:id="295381701">
      <w:bodyDiv w:val="1"/>
      <w:marLeft w:val="0"/>
      <w:marRight w:val="0"/>
      <w:marTop w:val="0"/>
      <w:marBottom w:val="0"/>
      <w:divBdr>
        <w:top w:val="none" w:sz="0" w:space="0" w:color="auto"/>
        <w:left w:val="none" w:sz="0" w:space="0" w:color="auto"/>
        <w:bottom w:val="none" w:sz="0" w:space="0" w:color="auto"/>
        <w:right w:val="none" w:sz="0" w:space="0" w:color="auto"/>
      </w:divBdr>
    </w:div>
    <w:div w:id="295842652">
      <w:bodyDiv w:val="1"/>
      <w:marLeft w:val="0"/>
      <w:marRight w:val="0"/>
      <w:marTop w:val="0"/>
      <w:marBottom w:val="0"/>
      <w:divBdr>
        <w:top w:val="none" w:sz="0" w:space="0" w:color="auto"/>
        <w:left w:val="none" w:sz="0" w:space="0" w:color="auto"/>
        <w:bottom w:val="none" w:sz="0" w:space="0" w:color="auto"/>
        <w:right w:val="none" w:sz="0" w:space="0" w:color="auto"/>
      </w:divBdr>
    </w:div>
    <w:div w:id="295987108">
      <w:bodyDiv w:val="1"/>
      <w:marLeft w:val="0"/>
      <w:marRight w:val="0"/>
      <w:marTop w:val="0"/>
      <w:marBottom w:val="0"/>
      <w:divBdr>
        <w:top w:val="none" w:sz="0" w:space="0" w:color="auto"/>
        <w:left w:val="none" w:sz="0" w:space="0" w:color="auto"/>
        <w:bottom w:val="none" w:sz="0" w:space="0" w:color="auto"/>
        <w:right w:val="none" w:sz="0" w:space="0" w:color="auto"/>
      </w:divBdr>
    </w:div>
    <w:div w:id="296031240">
      <w:bodyDiv w:val="1"/>
      <w:marLeft w:val="0"/>
      <w:marRight w:val="0"/>
      <w:marTop w:val="0"/>
      <w:marBottom w:val="0"/>
      <w:divBdr>
        <w:top w:val="none" w:sz="0" w:space="0" w:color="auto"/>
        <w:left w:val="none" w:sz="0" w:space="0" w:color="auto"/>
        <w:bottom w:val="none" w:sz="0" w:space="0" w:color="auto"/>
        <w:right w:val="none" w:sz="0" w:space="0" w:color="auto"/>
      </w:divBdr>
    </w:div>
    <w:div w:id="296186022">
      <w:bodyDiv w:val="1"/>
      <w:marLeft w:val="0"/>
      <w:marRight w:val="0"/>
      <w:marTop w:val="0"/>
      <w:marBottom w:val="0"/>
      <w:divBdr>
        <w:top w:val="none" w:sz="0" w:space="0" w:color="auto"/>
        <w:left w:val="none" w:sz="0" w:space="0" w:color="auto"/>
        <w:bottom w:val="none" w:sz="0" w:space="0" w:color="auto"/>
        <w:right w:val="none" w:sz="0" w:space="0" w:color="auto"/>
      </w:divBdr>
    </w:div>
    <w:div w:id="296567509">
      <w:bodyDiv w:val="1"/>
      <w:marLeft w:val="0"/>
      <w:marRight w:val="0"/>
      <w:marTop w:val="0"/>
      <w:marBottom w:val="0"/>
      <w:divBdr>
        <w:top w:val="none" w:sz="0" w:space="0" w:color="auto"/>
        <w:left w:val="none" w:sz="0" w:space="0" w:color="auto"/>
        <w:bottom w:val="none" w:sz="0" w:space="0" w:color="auto"/>
        <w:right w:val="none" w:sz="0" w:space="0" w:color="auto"/>
      </w:divBdr>
    </w:div>
    <w:div w:id="296568384">
      <w:bodyDiv w:val="1"/>
      <w:marLeft w:val="0"/>
      <w:marRight w:val="0"/>
      <w:marTop w:val="0"/>
      <w:marBottom w:val="0"/>
      <w:divBdr>
        <w:top w:val="none" w:sz="0" w:space="0" w:color="auto"/>
        <w:left w:val="none" w:sz="0" w:space="0" w:color="auto"/>
        <w:bottom w:val="none" w:sz="0" w:space="0" w:color="auto"/>
        <w:right w:val="none" w:sz="0" w:space="0" w:color="auto"/>
      </w:divBdr>
    </w:div>
    <w:div w:id="296568448">
      <w:bodyDiv w:val="1"/>
      <w:marLeft w:val="0"/>
      <w:marRight w:val="0"/>
      <w:marTop w:val="0"/>
      <w:marBottom w:val="0"/>
      <w:divBdr>
        <w:top w:val="none" w:sz="0" w:space="0" w:color="auto"/>
        <w:left w:val="none" w:sz="0" w:space="0" w:color="auto"/>
        <w:bottom w:val="none" w:sz="0" w:space="0" w:color="auto"/>
        <w:right w:val="none" w:sz="0" w:space="0" w:color="auto"/>
      </w:divBdr>
    </w:div>
    <w:div w:id="296642139">
      <w:bodyDiv w:val="1"/>
      <w:marLeft w:val="0"/>
      <w:marRight w:val="0"/>
      <w:marTop w:val="0"/>
      <w:marBottom w:val="0"/>
      <w:divBdr>
        <w:top w:val="none" w:sz="0" w:space="0" w:color="auto"/>
        <w:left w:val="none" w:sz="0" w:space="0" w:color="auto"/>
        <w:bottom w:val="none" w:sz="0" w:space="0" w:color="auto"/>
        <w:right w:val="none" w:sz="0" w:space="0" w:color="auto"/>
      </w:divBdr>
    </w:div>
    <w:div w:id="296762539">
      <w:bodyDiv w:val="1"/>
      <w:marLeft w:val="0"/>
      <w:marRight w:val="0"/>
      <w:marTop w:val="0"/>
      <w:marBottom w:val="0"/>
      <w:divBdr>
        <w:top w:val="none" w:sz="0" w:space="0" w:color="auto"/>
        <w:left w:val="none" w:sz="0" w:space="0" w:color="auto"/>
        <w:bottom w:val="none" w:sz="0" w:space="0" w:color="auto"/>
        <w:right w:val="none" w:sz="0" w:space="0" w:color="auto"/>
      </w:divBdr>
    </w:div>
    <w:div w:id="296954235">
      <w:bodyDiv w:val="1"/>
      <w:marLeft w:val="0"/>
      <w:marRight w:val="0"/>
      <w:marTop w:val="0"/>
      <w:marBottom w:val="0"/>
      <w:divBdr>
        <w:top w:val="none" w:sz="0" w:space="0" w:color="auto"/>
        <w:left w:val="none" w:sz="0" w:space="0" w:color="auto"/>
        <w:bottom w:val="none" w:sz="0" w:space="0" w:color="auto"/>
        <w:right w:val="none" w:sz="0" w:space="0" w:color="auto"/>
      </w:divBdr>
    </w:div>
    <w:div w:id="297032549">
      <w:bodyDiv w:val="1"/>
      <w:marLeft w:val="0"/>
      <w:marRight w:val="0"/>
      <w:marTop w:val="0"/>
      <w:marBottom w:val="0"/>
      <w:divBdr>
        <w:top w:val="none" w:sz="0" w:space="0" w:color="auto"/>
        <w:left w:val="none" w:sz="0" w:space="0" w:color="auto"/>
        <w:bottom w:val="none" w:sz="0" w:space="0" w:color="auto"/>
        <w:right w:val="none" w:sz="0" w:space="0" w:color="auto"/>
      </w:divBdr>
    </w:div>
    <w:div w:id="297225147">
      <w:bodyDiv w:val="1"/>
      <w:marLeft w:val="0"/>
      <w:marRight w:val="0"/>
      <w:marTop w:val="0"/>
      <w:marBottom w:val="0"/>
      <w:divBdr>
        <w:top w:val="none" w:sz="0" w:space="0" w:color="auto"/>
        <w:left w:val="none" w:sz="0" w:space="0" w:color="auto"/>
        <w:bottom w:val="none" w:sz="0" w:space="0" w:color="auto"/>
        <w:right w:val="none" w:sz="0" w:space="0" w:color="auto"/>
      </w:divBdr>
    </w:div>
    <w:div w:id="297296167">
      <w:bodyDiv w:val="1"/>
      <w:marLeft w:val="0"/>
      <w:marRight w:val="0"/>
      <w:marTop w:val="0"/>
      <w:marBottom w:val="0"/>
      <w:divBdr>
        <w:top w:val="none" w:sz="0" w:space="0" w:color="auto"/>
        <w:left w:val="none" w:sz="0" w:space="0" w:color="auto"/>
        <w:bottom w:val="none" w:sz="0" w:space="0" w:color="auto"/>
        <w:right w:val="none" w:sz="0" w:space="0" w:color="auto"/>
      </w:divBdr>
    </w:div>
    <w:div w:id="297302435">
      <w:bodyDiv w:val="1"/>
      <w:marLeft w:val="0"/>
      <w:marRight w:val="0"/>
      <w:marTop w:val="0"/>
      <w:marBottom w:val="0"/>
      <w:divBdr>
        <w:top w:val="none" w:sz="0" w:space="0" w:color="auto"/>
        <w:left w:val="none" w:sz="0" w:space="0" w:color="auto"/>
        <w:bottom w:val="none" w:sz="0" w:space="0" w:color="auto"/>
        <w:right w:val="none" w:sz="0" w:space="0" w:color="auto"/>
      </w:divBdr>
    </w:div>
    <w:div w:id="297341572">
      <w:bodyDiv w:val="1"/>
      <w:marLeft w:val="0"/>
      <w:marRight w:val="0"/>
      <w:marTop w:val="0"/>
      <w:marBottom w:val="0"/>
      <w:divBdr>
        <w:top w:val="none" w:sz="0" w:space="0" w:color="auto"/>
        <w:left w:val="none" w:sz="0" w:space="0" w:color="auto"/>
        <w:bottom w:val="none" w:sz="0" w:space="0" w:color="auto"/>
        <w:right w:val="none" w:sz="0" w:space="0" w:color="auto"/>
      </w:divBdr>
    </w:div>
    <w:div w:id="297346165">
      <w:bodyDiv w:val="1"/>
      <w:marLeft w:val="0"/>
      <w:marRight w:val="0"/>
      <w:marTop w:val="0"/>
      <w:marBottom w:val="0"/>
      <w:divBdr>
        <w:top w:val="none" w:sz="0" w:space="0" w:color="auto"/>
        <w:left w:val="none" w:sz="0" w:space="0" w:color="auto"/>
        <w:bottom w:val="none" w:sz="0" w:space="0" w:color="auto"/>
        <w:right w:val="none" w:sz="0" w:space="0" w:color="auto"/>
      </w:divBdr>
    </w:div>
    <w:div w:id="297414310">
      <w:bodyDiv w:val="1"/>
      <w:marLeft w:val="0"/>
      <w:marRight w:val="0"/>
      <w:marTop w:val="0"/>
      <w:marBottom w:val="0"/>
      <w:divBdr>
        <w:top w:val="none" w:sz="0" w:space="0" w:color="auto"/>
        <w:left w:val="none" w:sz="0" w:space="0" w:color="auto"/>
        <w:bottom w:val="none" w:sz="0" w:space="0" w:color="auto"/>
        <w:right w:val="none" w:sz="0" w:space="0" w:color="auto"/>
      </w:divBdr>
    </w:div>
    <w:div w:id="297422767">
      <w:bodyDiv w:val="1"/>
      <w:marLeft w:val="0"/>
      <w:marRight w:val="0"/>
      <w:marTop w:val="0"/>
      <w:marBottom w:val="0"/>
      <w:divBdr>
        <w:top w:val="none" w:sz="0" w:space="0" w:color="auto"/>
        <w:left w:val="none" w:sz="0" w:space="0" w:color="auto"/>
        <w:bottom w:val="none" w:sz="0" w:space="0" w:color="auto"/>
        <w:right w:val="none" w:sz="0" w:space="0" w:color="auto"/>
      </w:divBdr>
    </w:div>
    <w:div w:id="298144930">
      <w:bodyDiv w:val="1"/>
      <w:marLeft w:val="0"/>
      <w:marRight w:val="0"/>
      <w:marTop w:val="0"/>
      <w:marBottom w:val="0"/>
      <w:divBdr>
        <w:top w:val="none" w:sz="0" w:space="0" w:color="auto"/>
        <w:left w:val="none" w:sz="0" w:space="0" w:color="auto"/>
        <w:bottom w:val="none" w:sz="0" w:space="0" w:color="auto"/>
        <w:right w:val="none" w:sz="0" w:space="0" w:color="auto"/>
      </w:divBdr>
    </w:div>
    <w:div w:id="298265025">
      <w:bodyDiv w:val="1"/>
      <w:marLeft w:val="0"/>
      <w:marRight w:val="0"/>
      <w:marTop w:val="0"/>
      <w:marBottom w:val="0"/>
      <w:divBdr>
        <w:top w:val="none" w:sz="0" w:space="0" w:color="auto"/>
        <w:left w:val="none" w:sz="0" w:space="0" w:color="auto"/>
        <w:bottom w:val="none" w:sz="0" w:space="0" w:color="auto"/>
        <w:right w:val="none" w:sz="0" w:space="0" w:color="auto"/>
      </w:divBdr>
    </w:div>
    <w:div w:id="298338759">
      <w:bodyDiv w:val="1"/>
      <w:marLeft w:val="0"/>
      <w:marRight w:val="0"/>
      <w:marTop w:val="0"/>
      <w:marBottom w:val="0"/>
      <w:divBdr>
        <w:top w:val="none" w:sz="0" w:space="0" w:color="auto"/>
        <w:left w:val="none" w:sz="0" w:space="0" w:color="auto"/>
        <w:bottom w:val="none" w:sz="0" w:space="0" w:color="auto"/>
        <w:right w:val="none" w:sz="0" w:space="0" w:color="auto"/>
      </w:divBdr>
    </w:div>
    <w:div w:id="298342144">
      <w:bodyDiv w:val="1"/>
      <w:marLeft w:val="0"/>
      <w:marRight w:val="0"/>
      <w:marTop w:val="0"/>
      <w:marBottom w:val="0"/>
      <w:divBdr>
        <w:top w:val="none" w:sz="0" w:space="0" w:color="auto"/>
        <w:left w:val="none" w:sz="0" w:space="0" w:color="auto"/>
        <w:bottom w:val="none" w:sz="0" w:space="0" w:color="auto"/>
        <w:right w:val="none" w:sz="0" w:space="0" w:color="auto"/>
      </w:divBdr>
    </w:div>
    <w:div w:id="298387270">
      <w:bodyDiv w:val="1"/>
      <w:marLeft w:val="0"/>
      <w:marRight w:val="0"/>
      <w:marTop w:val="0"/>
      <w:marBottom w:val="0"/>
      <w:divBdr>
        <w:top w:val="none" w:sz="0" w:space="0" w:color="auto"/>
        <w:left w:val="none" w:sz="0" w:space="0" w:color="auto"/>
        <w:bottom w:val="none" w:sz="0" w:space="0" w:color="auto"/>
        <w:right w:val="none" w:sz="0" w:space="0" w:color="auto"/>
      </w:divBdr>
    </w:div>
    <w:div w:id="298461125">
      <w:bodyDiv w:val="1"/>
      <w:marLeft w:val="0"/>
      <w:marRight w:val="0"/>
      <w:marTop w:val="0"/>
      <w:marBottom w:val="0"/>
      <w:divBdr>
        <w:top w:val="none" w:sz="0" w:space="0" w:color="auto"/>
        <w:left w:val="none" w:sz="0" w:space="0" w:color="auto"/>
        <w:bottom w:val="none" w:sz="0" w:space="0" w:color="auto"/>
        <w:right w:val="none" w:sz="0" w:space="0" w:color="auto"/>
      </w:divBdr>
    </w:div>
    <w:div w:id="298613399">
      <w:bodyDiv w:val="1"/>
      <w:marLeft w:val="0"/>
      <w:marRight w:val="0"/>
      <w:marTop w:val="0"/>
      <w:marBottom w:val="0"/>
      <w:divBdr>
        <w:top w:val="none" w:sz="0" w:space="0" w:color="auto"/>
        <w:left w:val="none" w:sz="0" w:space="0" w:color="auto"/>
        <w:bottom w:val="none" w:sz="0" w:space="0" w:color="auto"/>
        <w:right w:val="none" w:sz="0" w:space="0" w:color="auto"/>
      </w:divBdr>
    </w:div>
    <w:div w:id="298921495">
      <w:bodyDiv w:val="1"/>
      <w:marLeft w:val="0"/>
      <w:marRight w:val="0"/>
      <w:marTop w:val="0"/>
      <w:marBottom w:val="0"/>
      <w:divBdr>
        <w:top w:val="none" w:sz="0" w:space="0" w:color="auto"/>
        <w:left w:val="none" w:sz="0" w:space="0" w:color="auto"/>
        <w:bottom w:val="none" w:sz="0" w:space="0" w:color="auto"/>
        <w:right w:val="none" w:sz="0" w:space="0" w:color="auto"/>
      </w:divBdr>
    </w:div>
    <w:div w:id="298996177">
      <w:bodyDiv w:val="1"/>
      <w:marLeft w:val="0"/>
      <w:marRight w:val="0"/>
      <w:marTop w:val="0"/>
      <w:marBottom w:val="0"/>
      <w:divBdr>
        <w:top w:val="none" w:sz="0" w:space="0" w:color="auto"/>
        <w:left w:val="none" w:sz="0" w:space="0" w:color="auto"/>
        <w:bottom w:val="none" w:sz="0" w:space="0" w:color="auto"/>
        <w:right w:val="none" w:sz="0" w:space="0" w:color="auto"/>
      </w:divBdr>
    </w:div>
    <w:div w:id="299001191">
      <w:bodyDiv w:val="1"/>
      <w:marLeft w:val="0"/>
      <w:marRight w:val="0"/>
      <w:marTop w:val="0"/>
      <w:marBottom w:val="0"/>
      <w:divBdr>
        <w:top w:val="none" w:sz="0" w:space="0" w:color="auto"/>
        <w:left w:val="none" w:sz="0" w:space="0" w:color="auto"/>
        <w:bottom w:val="none" w:sz="0" w:space="0" w:color="auto"/>
        <w:right w:val="none" w:sz="0" w:space="0" w:color="auto"/>
      </w:divBdr>
    </w:div>
    <w:div w:id="299111539">
      <w:bodyDiv w:val="1"/>
      <w:marLeft w:val="0"/>
      <w:marRight w:val="0"/>
      <w:marTop w:val="0"/>
      <w:marBottom w:val="0"/>
      <w:divBdr>
        <w:top w:val="none" w:sz="0" w:space="0" w:color="auto"/>
        <w:left w:val="none" w:sz="0" w:space="0" w:color="auto"/>
        <w:bottom w:val="none" w:sz="0" w:space="0" w:color="auto"/>
        <w:right w:val="none" w:sz="0" w:space="0" w:color="auto"/>
      </w:divBdr>
    </w:div>
    <w:div w:id="299114235">
      <w:bodyDiv w:val="1"/>
      <w:marLeft w:val="0"/>
      <w:marRight w:val="0"/>
      <w:marTop w:val="0"/>
      <w:marBottom w:val="0"/>
      <w:divBdr>
        <w:top w:val="none" w:sz="0" w:space="0" w:color="auto"/>
        <w:left w:val="none" w:sz="0" w:space="0" w:color="auto"/>
        <w:bottom w:val="none" w:sz="0" w:space="0" w:color="auto"/>
        <w:right w:val="none" w:sz="0" w:space="0" w:color="auto"/>
      </w:divBdr>
    </w:div>
    <w:div w:id="299311527">
      <w:bodyDiv w:val="1"/>
      <w:marLeft w:val="0"/>
      <w:marRight w:val="0"/>
      <w:marTop w:val="0"/>
      <w:marBottom w:val="0"/>
      <w:divBdr>
        <w:top w:val="none" w:sz="0" w:space="0" w:color="auto"/>
        <w:left w:val="none" w:sz="0" w:space="0" w:color="auto"/>
        <w:bottom w:val="none" w:sz="0" w:space="0" w:color="auto"/>
        <w:right w:val="none" w:sz="0" w:space="0" w:color="auto"/>
      </w:divBdr>
    </w:div>
    <w:div w:id="299458389">
      <w:bodyDiv w:val="1"/>
      <w:marLeft w:val="0"/>
      <w:marRight w:val="0"/>
      <w:marTop w:val="0"/>
      <w:marBottom w:val="0"/>
      <w:divBdr>
        <w:top w:val="none" w:sz="0" w:space="0" w:color="auto"/>
        <w:left w:val="none" w:sz="0" w:space="0" w:color="auto"/>
        <w:bottom w:val="none" w:sz="0" w:space="0" w:color="auto"/>
        <w:right w:val="none" w:sz="0" w:space="0" w:color="auto"/>
      </w:divBdr>
    </w:div>
    <w:div w:id="299842647">
      <w:bodyDiv w:val="1"/>
      <w:marLeft w:val="0"/>
      <w:marRight w:val="0"/>
      <w:marTop w:val="0"/>
      <w:marBottom w:val="0"/>
      <w:divBdr>
        <w:top w:val="none" w:sz="0" w:space="0" w:color="auto"/>
        <w:left w:val="none" w:sz="0" w:space="0" w:color="auto"/>
        <w:bottom w:val="none" w:sz="0" w:space="0" w:color="auto"/>
        <w:right w:val="none" w:sz="0" w:space="0" w:color="auto"/>
      </w:divBdr>
    </w:div>
    <w:div w:id="299843853">
      <w:bodyDiv w:val="1"/>
      <w:marLeft w:val="0"/>
      <w:marRight w:val="0"/>
      <w:marTop w:val="0"/>
      <w:marBottom w:val="0"/>
      <w:divBdr>
        <w:top w:val="none" w:sz="0" w:space="0" w:color="auto"/>
        <w:left w:val="none" w:sz="0" w:space="0" w:color="auto"/>
        <w:bottom w:val="none" w:sz="0" w:space="0" w:color="auto"/>
        <w:right w:val="none" w:sz="0" w:space="0" w:color="auto"/>
      </w:divBdr>
    </w:div>
    <w:div w:id="299922110">
      <w:bodyDiv w:val="1"/>
      <w:marLeft w:val="0"/>
      <w:marRight w:val="0"/>
      <w:marTop w:val="0"/>
      <w:marBottom w:val="0"/>
      <w:divBdr>
        <w:top w:val="none" w:sz="0" w:space="0" w:color="auto"/>
        <w:left w:val="none" w:sz="0" w:space="0" w:color="auto"/>
        <w:bottom w:val="none" w:sz="0" w:space="0" w:color="auto"/>
        <w:right w:val="none" w:sz="0" w:space="0" w:color="auto"/>
      </w:divBdr>
    </w:div>
    <w:div w:id="300036518">
      <w:bodyDiv w:val="1"/>
      <w:marLeft w:val="0"/>
      <w:marRight w:val="0"/>
      <w:marTop w:val="0"/>
      <w:marBottom w:val="0"/>
      <w:divBdr>
        <w:top w:val="none" w:sz="0" w:space="0" w:color="auto"/>
        <w:left w:val="none" w:sz="0" w:space="0" w:color="auto"/>
        <w:bottom w:val="none" w:sz="0" w:space="0" w:color="auto"/>
        <w:right w:val="none" w:sz="0" w:space="0" w:color="auto"/>
      </w:divBdr>
    </w:div>
    <w:div w:id="300037302">
      <w:bodyDiv w:val="1"/>
      <w:marLeft w:val="0"/>
      <w:marRight w:val="0"/>
      <w:marTop w:val="0"/>
      <w:marBottom w:val="0"/>
      <w:divBdr>
        <w:top w:val="none" w:sz="0" w:space="0" w:color="auto"/>
        <w:left w:val="none" w:sz="0" w:space="0" w:color="auto"/>
        <w:bottom w:val="none" w:sz="0" w:space="0" w:color="auto"/>
        <w:right w:val="none" w:sz="0" w:space="0" w:color="auto"/>
      </w:divBdr>
    </w:div>
    <w:div w:id="300352383">
      <w:bodyDiv w:val="1"/>
      <w:marLeft w:val="0"/>
      <w:marRight w:val="0"/>
      <w:marTop w:val="0"/>
      <w:marBottom w:val="0"/>
      <w:divBdr>
        <w:top w:val="none" w:sz="0" w:space="0" w:color="auto"/>
        <w:left w:val="none" w:sz="0" w:space="0" w:color="auto"/>
        <w:bottom w:val="none" w:sz="0" w:space="0" w:color="auto"/>
        <w:right w:val="none" w:sz="0" w:space="0" w:color="auto"/>
      </w:divBdr>
    </w:div>
    <w:div w:id="300428992">
      <w:bodyDiv w:val="1"/>
      <w:marLeft w:val="0"/>
      <w:marRight w:val="0"/>
      <w:marTop w:val="0"/>
      <w:marBottom w:val="0"/>
      <w:divBdr>
        <w:top w:val="none" w:sz="0" w:space="0" w:color="auto"/>
        <w:left w:val="none" w:sz="0" w:space="0" w:color="auto"/>
        <w:bottom w:val="none" w:sz="0" w:space="0" w:color="auto"/>
        <w:right w:val="none" w:sz="0" w:space="0" w:color="auto"/>
      </w:divBdr>
    </w:div>
    <w:div w:id="300691090">
      <w:bodyDiv w:val="1"/>
      <w:marLeft w:val="0"/>
      <w:marRight w:val="0"/>
      <w:marTop w:val="0"/>
      <w:marBottom w:val="0"/>
      <w:divBdr>
        <w:top w:val="none" w:sz="0" w:space="0" w:color="auto"/>
        <w:left w:val="none" w:sz="0" w:space="0" w:color="auto"/>
        <w:bottom w:val="none" w:sz="0" w:space="0" w:color="auto"/>
        <w:right w:val="none" w:sz="0" w:space="0" w:color="auto"/>
      </w:divBdr>
    </w:div>
    <w:div w:id="300815780">
      <w:bodyDiv w:val="1"/>
      <w:marLeft w:val="0"/>
      <w:marRight w:val="0"/>
      <w:marTop w:val="0"/>
      <w:marBottom w:val="0"/>
      <w:divBdr>
        <w:top w:val="none" w:sz="0" w:space="0" w:color="auto"/>
        <w:left w:val="none" w:sz="0" w:space="0" w:color="auto"/>
        <w:bottom w:val="none" w:sz="0" w:space="0" w:color="auto"/>
        <w:right w:val="none" w:sz="0" w:space="0" w:color="auto"/>
      </w:divBdr>
    </w:div>
    <w:div w:id="300891161">
      <w:bodyDiv w:val="1"/>
      <w:marLeft w:val="0"/>
      <w:marRight w:val="0"/>
      <w:marTop w:val="0"/>
      <w:marBottom w:val="0"/>
      <w:divBdr>
        <w:top w:val="none" w:sz="0" w:space="0" w:color="auto"/>
        <w:left w:val="none" w:sz="0" w:space="0" w:color="auto"/>
        <w:bottom w:val="none" w:sz="0" w:space="0" w:color="auto"/>
        <w:right w:val="none" w:sz="0" w:space="0" w:color="auto"/>
      </w:divBdr>
    </w:div>
    <w:div w:id="301008491">
      <w:bodyDiv w:val="1"/>
      <w:marLeft w:val="0"/>
      <w:marRight w:val="0"/>
      <w:marTop w:val="0"/>
      <w:marBottom w:val="0"/>
      <w:divBdr>
        <w:top w:val="none" w:sz="0" w:space="0" w:color="auto"/>
        <w:left w:val="none" w:sz="0" w:space="0" w:color="auto"/>
        <w:bottom w:val="none" w:sz="0" w:space="0" w:color="auto"/>
        <w:right w:val="none" w:sz="0" w:space="0" w:color="auto"/>
      </w:divBdr>
    </w:div>
    <w:div w:id="301009457">
      <w:bodyDiv w:val="1"/>
      <w:marLeft w:val="0"/>
      <w:marRight w:val="0"/>
      <w:marTop w:val="0"/>
      <w:marBottom w:val="0"/>
      <w:divBdr>
        <w:top w:val="none" w:sz="0" w:space="0" w:color="auto"/>
        <w:left w:val="none" w:sz="0" w:space="0" w:color="auto"/>
        <w:bottom w:val="none" w:sz="0" w:space="0" w:color="auto"/>
        <w:right w:val="none" w:sz="0" w:space="0" w:color="auto"/>
      </w:divBdr>
    </w:div>
    <w:div w:id="301082116">
      <w:bodyDiv w:val="1"/>
      <w:marLeft w:val="0"/>
      <w:marRight w:val="0"/>
      <w:marTop w:val="0"/>
      <w:marBottom w:val="0"/>
      <w:divBdr>
        <w:top w:val="none" w:sz="0" w:space="0" w:color="auto"/>
        <w:left w:val="none" w:sz="0" w:space="0" w:color="auto"/>
        <w:bottom w:val="none" w:sz="0" w:space="0" w:color="auto"/>
        <w:right w:val="none" w:sz="0" w:space="0" w:color="auto"/>
      </w:divBdr>
    </w:div>
    <w:div w:id="301086642">
      <w:bodyDiv w:val="1"/>
      <w:marLeft w:val="0"/>
      <w:marRight w:val="0"/>
      <w:marTop w:val="0"/>
      <w:marBottom w:val="0"/>
      <w:divBdr>
        <w:top w:val="none" w:sz="0" w:space="0" w:color="auto"/>
        <w:left w:val="none" w:sz="0" w:space="0" w:color="auto"/>
        <w:bottom w:val="none" w:sz="0" w:space="0" w:color="auto"/>
        <w:right w:val="none" w:sz="0" w:space="0" w:color="auto"/>
      </w:divBdr>
    </w:div>
    <w:div w:id="301273033">
      <w:bodyDiv w:val="1"/>
      <w:marLeft w:val="0"/>
      <w:marRight w:val="0"/>
      <w:marTop w:val="0"/>
      <w:marBottom w:val="0"/>
      <w:divBdr>
        <w:top w:val="none" w:sz="0" w:space="0" w:color="auto"/>
        <w:left w:val="none" w:sz="0" w:space="0" w:color="auto"/>
        <w:bottom w:val="none" w:sz="0" w:space="0" w:color="auto"/>
        <w:right w:val="none" w:sz="0" w:space="0" w:color="auto"/>
      </w:divBdr>
    </w:div>
    <w:div w:id="301276936">
      <w:bodyDiv w:val="1"/>
      <w:marLeft w:val="0"/>
      <w:marRight w:val="0"/>
      <w:marTop w:val="0"/>
      <w:marBottom w:val="0"/>
      <w:divBdr>
        <w:top w:val="none" w:sz="0" w:space="0" w:color="auto"/>
        <w:left w:val="none" w:sz="0" w:space="0" w:color="auto"/>
        <w:bottom w:val="none" w:sz="0" w:space="0" w:color="auto"/>
        <w:right w:val="none" w:sz="0" w:space="0" w:color="auto"/>
      </w:divBdr>
    </w:div>
    <w:div w:id="301348338">
      <w:bodyDiv w:val="1"/>
      <w:marLeft w:val="0"/>
      <w:marRight w:val="0"/>
      <w:marTop w:val="0"/>
      <w:marBottom w:val="0"/>
      <w:divBdr>
        <w:top w:val="none" w:sz="0" w:space="0" w:color="auto"/>
        <w:left w:val="none" w:sz="0" w:space="0" w:color="auto"/>
        <w:bottom w:val="none" w:sz="0" w:space="0" w:color="auto"/>
        <w:right w:val="none" w:sz="0" w:space="0" w:color="auto"/>
      </w:divBdr>
    </w:div>
    <w:div w:id="301355243">
      <w:bodyDiv w:val="1"/>
      <w:marLeft w:val="0"/>
      <w:marRight w:val="0"/>
      <w:marTop w:val="0"/>
      <w:marBottom w:val="0"/>
      <w:divBdr>
        <w:top w:val="none" w:sz="0" w:space="0" w:color="auto"/>
        <w:left w:val="none" w:sz="0" w:space="0" w:color="auto"/>
        <w:bottom w:val="none" w:sz="0" w:space="0" w:color="auto"/>
        <w:right w:val="none" w:sz="0" w:space="0" w:color="auto"/>
      </w:divBdr>
    </w:div>
    <w:div w:id="301422713">
      <w:bodyDiv w:val="1"/>
      <w:marLeft w:val="0"/>
      <w:marRight w:val="0"/>
      <w:marTop w:val="0"/>
      <w:marBottom w:val="0"/>
      <w:divBdr>
        <w:top w:val="none" w:sz="0" w:space="0" w:color="auto"/>
        <w:left w:val="none" w:sz="0" w:space="0" w:color="auto"/>
        <w:bottom w:val="none" w:sz="0" w:space="0" w:color="auto"/>
        <w:right w:val="none" w:sz="0" w:space="0" w:color="auto"/>
      </w:divBdr>
    </w:div>
    <w:div w:id="301542910">
      <w:bodyDiv w:val="1"/>
      <w:marLeft w:val="0"/>
      <w:marRight w:val="0"/>
      <w:marTop w:val="0"/>
      <w:marBottom w:val="0"/>
      <w:divBdr>
        <w:top w:val="none" w:sz="0" w:space="0" w:color="auto"/>
        <w:left w:val="none" w:sz="0" w:space="0" w:color="auto"/>
        <w:bottom w:val="none" w:sz="0" w:space="0" w:color="auto"/>
        <w:right w:val="none" w:sz="0" w:space="0" w:color="auto"/>
      </w:divBdr>
    </w:div>
    <w:div w:id="301887932">
      <w:bodyDiv w:val="1"/>
      <w:marLeft w:val="0"/>
      <w:marRight w:val="0"/>
      <w:marTop w:val="0"/>
      <w:marBottom w:val="0"/>
      <w:divBdr>
        <w:top w:val="none" w:sz="0" w:space="0" w:color="auto"/>
        <w:left w:val="none" w:sz="0" w:space="0" w:color="auto"/>
        <w:bottom w:val="none" w:sz="0" w:space="0" w:color="auto"/>
        <w:right w:val="none" w:sz="0" w:space="0" w:color="auto"/>
      </w:divBdr>
    </w:div>
    <w:div w:id="302083603">
      <w:bodyDiv w:val="1"/>
      <w:marLeft w:val="0"/>
      <w:marRight w:val="0"/>
      <w:marTop w:val="0"/>
      <w:marBottom w:val="0"/>
      <w:divBdr>
        <w:top w:val="none" w:sz="0" w:space="0" w:color="auto"/>
        <w:left w:val="none" w:sz="0" w:space="0" w:color="auto"/>
        <w:bottom w:val="none" w:sz="0" w:space="0" w:color="auto"/>
        <w:right w:val="none" w:sz="0" w:space="0" w:color="auto"/>
      </w:divBdr>
    </w:div>
    <w:div w:id="302194295">
      <w:bodyDiv w:val="1"/>
      <w:marLeft w:val="0"/>
      <w:marRight w:val="0"/>
      <w:marTop w:val="0"/>
      <w:marBottom w:val="0"/>
      <w:divBdr>
        <w:top w:val="none" w:sz="0" w:space="0" w:color="auto"/>
        <w:left w:val="none" w:sz="0" w:space="0" w:color="auto"/>
        <w:bottom w:val="none" w:sz="0" w:space="0" w:color="auto"/>
        <w:right w:val="none" w:sz="0" w:space="0" w:color="auto"/>
      </w:divBdr>
    </w:div>
    <w:div w:id="302739987">
      <w:bodyDiv w:val="1"/>
      <w:marLeft w:val="0"/>
      <w:marRight w:val="0"/>
      <w:marTop w:val="0"/>
      <w:marBottom w:val="0"/>
      <w:divBdr>
        <w:top w:val="none" w:sz="0" w:space="0" w:color="auto"/>
        <w:left w:val="none" w:sz="0" w:space="0" w:color="auto"/>
        <w:bottom w:val="none" w:sz="0" w:space="0" w:color="auto"/>
        <w:right w:val="none" w:sz="0" w:space="0" w:color="auto"/>
      </w:divBdr>
    </w:div>
    <w:div w:id="302853169">
      <w:bodyDiv w:val="1"/>
      <w:marLeft w:val="0"/>
      <w:marRight w:val="0"/>
      <w:marTop w:val="0"/>
      <w:marBottom w:val="0"/>
      <w:divBdr>
        <w:top w:val="none" w:sz="0" w:space="0" w:color="auto"/>
        <w:left w:val="none" w:sz="0" w:space="0" w:color="auto"/>
        <w:bottom w:val="none" w:sz="0" w:space="0" w:color="auto"/>
        <w:right w:val="none" w:sz="0" w:space="0" w:color="auto"/>
      </w:divBdr>
    </w:div>
    <w:div w:id="302931977">
      <w:bodyDiv w:val="1"/>
      <w:marLeft w:val="0"/>
      <w:marRight w:val="0"/>
      <w:marTop w:val="0"/>
      <w:marBottom w:val="0"/>
      <w:divBdr>
        <w:top w:val="none" w:sz="0" w:space="0" w:color="auto"/>
        <w:left w:val="none" w:sz="0" w:space="0" w:color="auto"/>
        <w:bottom w:val="none" w:sz="0" w:space="0" w:color="auto"/>
        <w:right w:val="none" w:sz="0" w:space="0" w:color="auto"/>
      </w:divBdr>
    </w:div>
    <w:div w:id="302932033">
      <w:bodyDiv w:val="1"/>
      <w:marLeft w:val="0"/>
      <w:marRight w:val="0"/>
      <w:marTop w:val="0"/>
      <w:marBottom w:val="0"/>
      <w:divBdr>
        <w:top w:val="none" w:sz="0" w:space="0" w:color="auto"/>
        <w:left w:val="none" w:sz="0" w:space="0" w:color="auto"/>
        <w:bottom w:val="none" w:sz="0" w:space="0" w:color="auto"/>
        <w:right w:val="none" w:sz="0" w:space="0" w:color="auto"/>
      </w:divBdr>
    </w:div>
    <w:div w:id="302933501">
      <w:bodyDiv w:val="1"/>
      <w:marLeft w:val="0"/>
      <w:marRight w:val="0"/>
      <w:marTop w:val="0"/>
      <w:marBottom w:val="0"/>
      <w:divBdr>
        <w:top w:val="none" w:sz="0" w:space="0" w:color="auto"/>
        <w:left w:val="none" w:sz="0" w:space="0" w:color="auto"/>
        <w:bottom w:val="none" w:sz="0" w:space="0" w:color="auto"/>
        <w:right w:val="none" w:sz="0" w:space="0" w:color="auto"/>
      </w:divBdr>
    </w:div>
    <w:div w:id="303198245">
      <w:bodyDiv w:val="1"/>
      <w:marLeft w:val="0"/>
      <w:marRight w:val="0"/>
      <w:marTop w:val="0"/>
      <w:marBottom w:val="0"/>
      <w:divBdr>
        <w:top w:val="none" w:sz="0" w:space="0" w:color="auto"/>
        <w:left w:val="none" w:sz="0" w:space="0" w:color="auto"/>
        <w:bottom w:val="none" w:sz="0" w:space="0" w:color="auto"/>
        <w:right w:val="none" w:sz="0" w:space="0" w:color="auto"/>
      </w:divBdr>
    </w:div>
    <w:div w:id="303238429">
      <w:bodyDiv w:val="1"/>
      <w:marLeft w:val="0"/>
      <w:marRight w:val="0"/>
      <w:marTop w:val="0"/>
      <w:marBottom w:val="0"/>
      <w:divBdr>
        <w:top w:val="none" w:sz="0" w:space="0" w:color="auto"/>
        <w:left w:val="none" w:sz="0" w:space="0" w:color="auto"/>
        <w:bottom w:val="none" w:sz="0" w:space="0" w:color="auto"/>
        <w:right w:val="none" w:sz="0" w:space="0" w:color="auto"/>
      </w:divBdr>
    </w:div>
    <w:div w:id="303315917">
      <w:bodyDiv w:val="1"/>
      <w:marLeft w:val="0"/>
      <w:marRight w:val="0"/>
      <w:marTop w:val="0"/>
      <w:marBottom w:val="0"/>
      <w:divBdr>
        <w:top w:val="none" w:sz="0" w:space="0" w:color="auto"/>
        <w:left w:val="none" w:sz="0" w:space="0" w:color="auto"/>
        <w:bottom w:val="none" w:sz="0" w:space="0" w:color="auto"/>
        <w:right w:val="none" w:sz="0" w:space="0" w:color="auto"/>
      </w:divBdr>
    </w:div>
    <w:div w:id="303317062">
      <w:bodyDiv w:val="1"/>
      <w:marLeft w:val="0"/>
      <w:marRight w:val="0"/>
      <w:marTop w:val="0"/>
      <w:marBottom w:val="0"/>
      <w:divBdr>
        <w:top w:val="none" w:sz="0" w:space="0" w:color="auto"/>
        <w:left w:val="none" w:sz="0" w:space="0" w:color="auto"/>
        <w:bottom w:val="none" w:sz="0" w:space="0" w:color="auto"/>
        <w:right w:val="none" w:sz="0" w:space="0" w:color="auto"/>
      </w:divBdr>
    </w:div>
    <w:div w:id="303390544">
      <w:bodyDiv w:val="1"/>
      <w:marLeft w:val="0"/>
      <w:marRight w:val="0"/>
      <w:marTop w:val="0"/>
      <w:marBottom w:val="0"/>
      <w:divBdr>
        <w:top w:val="none" w:sz="0" w:space="0" w:color="auto"/>
        <w:left w:val="none" w:sz="0" w:space="0" w:color="auto"/>
        <w:bottom w:val="none" w:sz="0" w:space="0" w:color="auto"/>
        <w:right w:val="none" w:sz="0" w:space="0" w:color="auto"/>
      </w:divBdr>
    </w:div>
    <w:div w:id="303706831">
      <w:bodyDiv w:val="1"/>
      <w:marLeft w:val="0"/>
      <w:marRight w:val="0"/>
      <w:marTop w:val="0"/>
      <w:marBottom w:val="0"/>
      <w:divBdr>
        <w:top w:val="none" w:sz="0" w:space="0" w:color="auto"/>
        <w:left w:val="none" w:sz="0" w:space="0" w:color="auto"/>
        <w:bottom w:val="none" w:sz="0" w:space="0" w:color="auto"/>
        <w:right w:val="none" w:sz="0" w:space="0" w:color="auto"/>
      </w:divBdr>
    </w:div>
    <w:div w:id="303853019">
      <w:bodyDiv w:val="1"/>
      <w:marLeft w:val="0"/>
      <w:marRight w:val="0"/>
      <w:marTop w:val="0"/>
      <w:marBottom w:val="0"/>
      <w:divBdr>
        <w:top w:val="none" w:sz="0" w:space="0" w:color="auto"/>
        <w:left w:val="none" w:sz="0" w:space="0" w:color="auto"/>
        <w:bottom w:val="none" w:sz="0" w:space="0" w:color="auto"/>
        <w:right w:val="none" w:sz="0" w:space="0" w:color="auto"/>
      </w:divBdr>
    </w:div>
    <w:div w:id="304167476">
      <w:bodyDiv w:val="1"/>
      <w:marLeft w:val="0"/>
      <w:marRight w:val="0"/>
      <w:marTop w:val="0"/>
      <w:marBottom w:val="0"/>
      <w:divBdr>
        <w:top w:val="none" w:sz="0" w:space="0" w:color="auto"/>
        <w:left w:val="none" w:sz="0" w:space="0" w:color="auto"/>
        <w:bottom w:val="none" w:sz="0" w:space="0" w:color="auto"/>
        <w:right w:val="none" w:sz="0" w:space="0" w:color="auto"/>
      </w:divBdr>
    </w:div>
    <w:div w:id="304235416">
      <w:bodyDiv w:val="1"/>
      <w:marLeft w:val="0"/>
      <w:marRight w:val="0"/>
      <w:marTop w:val="0"/>
      <w:marBottom w:val="0"/>
      <w:divBdr>
        <w:top w:val="none" w:sz="0" w:space="0" w:color="auto"/>
        <w:left w:val="none" w:sz="0" w:space="0" w:color="auto"/>
        <w:bottom w:val="none" w:sz="0" w:space="0" w:color="auto"/>
        <w:right w:val="none" w:sz="0" w:space="0" w:color="auto"/>
      </w:divBdr>
    </w:div>
    <w:div w:id="304241463">
      <w:bodyDiv w:val="1"/>
      <w:marLeft w:val="0"/>
      <w:marRight w:val="0"/>
      <w:marTop w:val="0"/>
      <w:marBottom w:val="0"/>
      <w:divBdr>
        <w:top w:val="none" w:sz="0" w:space="0" w:color="auto"/>
        <w:left w:val="none" w:sz="0" w:space="0" w:color="auto"/>
        <w:bottom w:val="none" w:sz="0" w:space="0" w:color="auto"/>
        <w:right w:val="none" w:sz="0" w:space="0" w:color="auto"/>
      </w:divBdr>
    </w:div>
    <w:div w:id="304287449">
      <w:bodyDiv w:val="1"/>
      <w:marLeft w:val="0"/>
      <w:marRight w:val="0"/>
      <w:marTop w:val="0"/>
      <w:marBottom w:val="0"/>
      <w:divBdr>
        <w:top w:val="none" w:sz="0" w:space="0" w:color="auto"/>
        <w:left w:val="none" w:sz="0" w:space="0" w:color="auto"/>
        <w:bottom w:val="none" w:sz="0" w:space="0" w:color="auto"/>
        <w:right w:val="none" w:sz="0" w:space="0" w:color="auto"/>
      </w:divBdr>
    </w:div>
    <w:div w:id="304356188">
      <w:bodyDiv w:val="1"/>
      <w:marLeft w:val="0"/>
      <w:marRight w:val="0"/>
      <w:marTop w:val="0"/>
      <w:marBottom w:val="0"/>
      <w:divBdr>
        <w:top w:val="none" w:sz="0" w:space="0" w:color="auto"/>
        <w:left w:val="none" w:sz="0" w:space="0" w:color="auto"/>
        <w:bottom w:val="none" w:sz="0" w:space="0" w:color="auto"/>
        <w:right w:val="none" w:sz="0" w:space="0" w:color="auto"/>
      </w:divBdr>
    </w:div>
    <w:div w:id="304357455">
      <w:bodyDiv w:val="1"/>
      <w:marLeft w:val="0"/>
      <w:marRight w:val="0"/>
      <w:marTop w:val="0"/>
      <w:marBottom w:val="0"/>
      <w:divBdr>
        <w:top w:val="none" w:sz="0" w:space="0" w:color="auto"/>
        <w:left w:val="none" w:sz="0" w:space="0" w:color="auto"/>
        <w:bottom w:val="none" w:sz="0" w:space="0" w:color="auto"/>
        <w:right w:val="none" w:sz="0" w:space="0" w:color="auto"/>
      </w:divBdr>
    </w:div>
    <w:div w:id="304506239">
      <w:bodyDiv w:val="1"/>
      <w:marLeft w:val="0"/>
      <w:marRight w:val="0"/>
      <w:marTop w:val="0"/>
      <w:marBottom w:val="0"/>
      <w:divBdr>
        <w:top w:val="none" w:sz="0" w:space="0" w:color="auto"/>
        <w:left w:val="none" w:sz="0" w:space="0" w:color="auto"/>
        <w:bottom w:val="none" w:sz="0" w:space="0" w:color="auto"/>
        <w:right w:val="none" w:sz="0" w:space="0" w:color="auto"/>
      </w:divBdr>
    </w:div>
    <w:div w:id="304511397">
      <w:bodyDiv w:val="1"/>
      <w:marLeft w:val="0"/>
      <w:marRight w:val="0"/>
      <w:marTop w:val="0"/>
      <w:marBottom w:val="0"/>
      <w:divBdr>
        <w:top w:val="none" w:sz="0" w:space="0" w:color="auto"/>
        <w:left w:val="none" w:sz="0" w:space="0" w:color="auto"/>
        <w:bottom w:val="none" w:sz="0" w:space="0" w:color="auto"/>
        <w:right w:val="none" w:sz="0" w:space="0" w:color="auto"/>
      </w:divBdr>
    </w:div>
    <w:div w:id="304744450">
      <w:bodyDiv w:val="1"/>
      <w:marLeft w:val="0"/>
      <w:marRight w:val="0"/>
      <w:marTop w:val="0"/>
      <w:marBottom w:val="0"/>
      <w:divBdr>
        <w:top w:val="none" w:sz="0" w:space="0" w:color="auto"/>
        <w:left w:val="none" w:sz="0" w:space="0" w:color="auto"/>
        <w:bottom w:val="none" w:sz="0" w:space="0" w:color="auto"/>
        <w:right w:val="none" w:sz="0" w:space="0" w:color="auto"/>
      </w:divBdr>
    </w:div>
    <w:div w:id="304965996">
      <w:bodyDiv w:val="1"/>
      <w:marLeft w:val="0"/>
      <w:marRight w:val="0"/>
      <w:marTop w:val="0"/>
      <w:marBottom w:val="0"/>
      <w:divBdr>
        <w:top w:val="none" w:sz="0" w:space="0" w:color="auto"/>
        <w:left w:val="none" w:sz="0" w:space="0" w:color="auto"/>
        <w:bottom w:val="none" w:sz="0" w:space="0" w:color="auto"/>
        <w:right w:val="none" w:sz="0" w:space="0" w:color="auto"/>
      </w:divBdr>
    </w:div>
    <w:div w:id="305012873">
      <w:bodyDiv w:val="1"/>
      <w:marLeft w:val="0"/>
      <w:marRight w:val="0"/>
      <w:marTop w:val="0"/>
      <w:marBottom w:val="0"/>
      <w:divBdr>
        <w:top w:val="none" w:sz="0" w:space="0" w:color="auto"/>
        <w:left w:val="none" w:sz="0" w:space="0" w:color="auto"/>
        <w:bottom w:val="none" w:sz="0" w:space="0" w:color="auto"/>
        <w:right w:val="none" w:sz="0" w:space="0" w:color="auto"/>
      </w:divBdr>
    </w:div>
    <w:div w:id="305091719">
      <w:bodyDiv w:val="1"/>
      <w:marLeft w:val="0"/>
      <w:marRight w:val="0"/>
      <w:marTop w:val="0"/>
      <w:marBottom w:val="0"/>
      <w:divBdr>
        <w:top w:val="none" w:sz="0" w:space="0" w:color="auto"/>
        <w:left w:val="none" w:sz="0" w:space="0" w:color="auto"/>
        <w:bottom w:val="none" w:sz="0" w:space="0" w:color="auto"/>
        <w:right w:val="none" w:sz="0" w:space="0" w:color="auto"/>
      </w:divBdr>
    </w:div>
    <w:div w:id="305202198">
      <w:bodyDiv w:val="1"/>
      <w:marLeft w:val="0"/>
      <w:marRight w:val="0"/>
      <w:marTop w:val="0"/>
      <w:marBottom w:val="0"/>
      <w:divBdr>
        <w:top w:val="none" w:sz="0" w:space="0" w:color="auto"/>
        <w:left w:val="none" w:sz="0" w:space="0" w:color="auto"/>
        <w:bottom w:val="none" w:sz="0" w:space="0" w:color="auto"/>
        <w:right w:val="none" w:sz="0" w:space="0" w:color="auto"/>
      </w:divBdr>
    </w:div>
    <w:div w:id="305356365">
      <w:bodyDiv w:val="1"/>
      <w:marLeft w:val="0"/>
      <w:marRight w:val="0"/>
      <w:marTop w:val="0"/>
      <w:marBottom w:val="0"/>
      <w:divBdr>
        <w:top w:val="none" w:sz="0" w:space="0" w:color="auto"/>
        <w:left w:val="none" w:sz="0" w:space="0" w:color="auto"/>
        <w:bottom w:val="none" w:sz="0" w:space="0" w:color="auto"/>
        <w:right w:val="none" w:sz="0" w:space="0" w:color="auto"/>
      </w:divBdr>
    </w:div>
    <w:div w:id="305550520">
      <w:bodyDiv w:val="1"/>
      <w:marLeft w:val="0"/>
      <w:marRight w:val="0"/>
      <w:marTop w:val="0"/>
      <w:marBottom w:val="0"/>
      <w:divBdr>
        <w:top w:val="none" w:sz="0" w:space="0" w:color="auto"/>
        <w:left w:val="none" w:sz="0" w:space="0" w:color="auto"/>
        <w:bottom w:val="none" w:sz="0" w:space="0" w:color="auto"/>
        <w:right w:val="none" w:sz="0" w:space="0" w:color="auto"/>
      </w:divBdr>
    </w:div>
    <w:div w:id="305739552">
      <w:bodyDiv w:val="1"/>
      <w:marLeft w:val="0"/>
      <w:marRight w:val="0"/>
      <w:marTop w:val="0"/>
      <w:marBottom w:val="0"/>
      <w:divBdr>
        <w:top w:val="none" w:sz="0" w:space="0" w:color="auto"/>
        <w:left w:val="none" w:sz="0" w:space="0" w:color="auto"/>
        <w:bottom w:val="none" w:sz="0" w:space="0" w:color="auto"/>
        <w:right w:val="none" w:sz="0" w:space="0" w:color="auto"/>
      </w:divBdr>
    </w:div>
    <w:div w:id="305823382">
      <w:bodyDiv w:val="1"/>
      <w:marLeft w:val="0"/>
      <w:marRight w:val="0"/>
      <w:marTop w:val="0"/>
      <w:marBottom w:val="0"/>
      <w:divBdr>
        <w:top w:val="none" w:sz="0" w:space="0" w:color="auto"/>
        <w:left w:val="none" w:sz="0" w:space="0" w:color="auto"/>
        <w:bottom w:val="none" w:sz="0" w:space="0" w:color="auto"/>
        <w:right w:val="none" w:sz="0" w:space="0" w:color="auto"/>
      </w:divBdr>
    </w:div>
    <w:div w:id="305857606">
      <w:bodyDiv w:val="1"/>
      <w:marLeft w:val="0"/>
      <w:marRight w:val="0"/>
      <w:marTop w:val="0"/>
      <w:marBottom w:val="0"/>
      <w:divBdr>
        <w:top w:val="none" w:sz="0" w:space="0" w:color="auto"/>
        <w:left w:val="none" w:sz="0" w:space="0" w:color="auto"/>
        <w:bottom w:val="none" w:sz="0" w:space="0" w:color="auto"/>
        <w:right w:val="none" w:sz="0" w:space="0" w:color="auto"/>
      </w:divBdr>
    </w:div>
    <w:div w:id="305858216">
      <w:bodyDiv w:val="1"/>
      <w:marLeft w:val="0"/>
      <w:marRight w:val="0"/>
      <w:marTop w:val="0"/>
      <w:marBottom w:val="0"/>
      <w:divBdr>
        <w:top w:val="none" w:sz="0" w:space="0" w:color="auto"/>
        <w:left w:val="none" w:sz="0" w:space="0" w:color="auto"/>
        <w:bottom w:val="none" w:sz="0" w:space="0" w:color="auto"/>
        <w:right w:val="none" w:sz="0" w:space="0" w:color="auto"/>
      </w:divBdr>
    </w:div>
    <w:div w:id="305936588">
      <w:bodyDiv w:val="1"/>
      <w:marLeft w:val="0"/>
      <w:marRight w:val="0"/>
      <w:marTop w:val="0"/>
      <w:marBottom w:val="0"/>
      <w:divBdr>
        <w:top w:val="none" w:sz="0" w:space="0" w:color="auto"/>
        <w:left w:val="none" w:sz="0" w:space="0" w:color="auto"/>
        <w:bottom w:val="none" w:sz="0" w:space="0" w:color="auto"/>
        <w:right w:val="none" w:sz="0" w:space="0" w:color="auto"/>
      </w:divBdr>
    </w:div>
    <w:div w:id="306015002">
      <w:bodyDiv w:val="1"/>
      <w:marLeft w:val="0"/>
      <w:marRight w:val="0"/>
      <w:marTop w:val="0"/>
      <w:marBottom w:val="0"/>
      <w:divBdr>
        <w:top w:val="none" w:sz="0" w:space="0" w:color="auto"/>
        <w:left w:val="none" w:sz="0" w:space="0" w:color="auto"/>
        <w:bottom w:val="none" w:sz="0" w:space="0" w:color="auto"/>
        <w:right w:val="none" w:sz="0" w:space="0" w:color="auto"/>
      </w:divBdr>
    </w:div>
    <w:div w:id="306126673">
      <w:bodyDiv w:val="1"/>
      <w:marLeft w:val="0"/>
      <w:marRight w:val="0"/>
      <w:marTop w:val="0"/>
      <w:marBottom w:val="0"/>
      <w:divBdr>
        <w:top w:val="none" w:sz="0" w:space="0" w:color="auto"/>
        <w:left w:val="none" w:sz="0" w:space="0" w:color="auto"/>
        <w:bottom w:val="none" w:sz="0" w:space="0" w:color="auto"/>
        <w:right w:val="none" w:sz="0" w:space="0" w:color="auto"/>
      </w:divBdr>
    </w:div>
    <w:div w:id="306516710">
      <w:bodyDiv w:val="1"/>
      <w:marLeft w:val="0"/>
      <w:marRight w:val="0"/>
      <w:marTop w:val="0"/>
      <w:marBottom w:val="0"/>
      <w:divBdr>
        <w:top w:val="none" w:sz="0" w:space="0" w:color="auto"/>
        <w:left w:val="none" w:sz="0" w:space="0" w:color="auto"/>
        <w:bottom w:val="none" w:sz="0" w:space="0" w:color="auto"/>
        <w:right w:val="none" w:sz="0" w:space="0" w:color="auto"/>
      </w:divBdr>
    </w:div>
    <w:div w:id="306516887">
      <w:bodyDiv w:val="1"/>
      <w:marLeft w:val="0"/>
      <w:marRight w:val="0"/>
      <w:marTop w:val="0"/>
      <w:marBottom w:val="0"/>
      <w:divBdr>
        <w:top w:val="none" w:sz="0" w:space="0" w:color="auto"/>
        <w:left w:val="none" w:sz="0" w:space="0" w:color="auto"/>
        <w:bottom w:val="none" w:sz="0" w:space="0" w:color="auto"/>
        <w:right w:val="none" w:sz="0" w:space="0" w:color="auto"/>
      </w:divBdr>
    </w:div>
    <w:div w:id="306666634">
      <w:bodyDiv w:val="1"/>
      <w:marLeft w:val="0"/>
      <w:marRight w:val="0"/>
      <w:marTop w:val="0"/>
      <w:marBottom w:val="0"/>
      <w:divBdr>
        <w:top w:val="none" w:sz="0" w:space="0" w:color="auto"/>
        <w:left w:val="none" w:sz="0" w:space="0" w:color="auto"/>
        <w:bottom w:val="none" w:sz="0" w:space="0" w:color="auto"/>
        <w:right w:val="none" w:sz="0" w:space="0" w:color="auto"/>
      </w:divBdr>
    </w:div>
    <w:div w:id="306709168">
      <w:bodyDiv w:val="1"/>
      <w:marLeft w:val="0"/>
      <w:marRight w:val="0"/>
      <w:marTop w:val="0"/>
      <w:marBottom w:val="0"/>
      <w:divBdr>
        <w:top w:val="none" w:sz="0" w:space="0" w:color="auto"/>
        <w:left w:val="none" w:sz="0" w:space="0" w:color="auto"/>
        <w:bottom w:val="none" w:sz="0" w:space="0" w:color="auto"/>
        <w:right w:val="none" w:sz="0" w:space="0" w:color="auto"/>
      </w:divBdr>
    </w:div>
    <w:div w:id="306712102">
      <w:bodyDiv w:val="1"/>
      <w:marLeft w:val="0"/>
      <w:marRight w:val="0"/>
      <w:marTop w:val="0"/>
      <w:marBottom w:val="0"/>
      <w:divBdr>
        <w:top w:val="none" w:sz="0" w:space="0" w:color="auto"/>
        <w:left w:val="none" w:sz="0" w:space="0" w:color="auto"/>
        <w:bottom w:val="none" w:sz="0" w:space="0" w:color="auto"/>
        <w:right w:val="none" w:sz="0" w:space="0" w:color="auto"/>
      </w:divBdr>
    </w:div>
    <w:div w:id="306712201">
      <w:bodyDiv w:val="1"/>
      <w:marLeft w:val="0"/>
      <w:marRight w:val="0"/>
      <w:marTop w:val="0"/>
      <w:marBottom w:val="0"/>
      <w:divBdr>
        <w:top w:val="none" w:sz="0" w:space="0" w:color="auto"/>
        <w:left w:val="none" w:sz="0" w:space="0" w:color="auto"/>
        <w:bottom w:val="none" w:sz="0" w:space="0" w:color="auto"/>
        <w:right w:val="none" w:sz="0" w:space="0" w:color="auto"/>
      </w:divBdr>
    </w:div>
    <w:div w:id="306865551">
      <w:bodyDiv w:val="1"/>
      <w:marLeft w:val="0"/>
      <w:marRight w:val="0"/>
      <w:marTop w:val="0"/>
      <w:marBottom w:val="0"/>
      <w:divBdr>
        <w:top w:val="none" w:sz="0" w:space="0" w:color="auto"/>
        <w:left w:val="none" w:sz="0" w:space="0" w:color="auto"/>
        <w:bottom w:val="none" w:sz="0" w:space="0" w:color="auto"/>
        <w:right w:val="none" w:sz="0" w:space="0" w:color="auto"/>
      </w:divBdr>
    </w:div>
    <w:div w:id="307054996">
      <w:bodyDiv w:val="1"/>
      <w:marLeft w:val="0"/>
      <w:marRight w:val="0"/>
      <w:marTop w:val="0"/>
      <w:marBottom w:val="0"/>
      <w:divBdr>
        <w:top w:val="none" w:sz="0" w:space="0" w:color="auto"/>
        <w:left w:val="none" w:sz="0" w:space="0" w:color="auto"/>
        <w:bottom w:val="none" w:sz="0" w:space="0" w:color="auto"/>
        <w:right w:val="none" w:sz="0" w:space="0" w:color="auto"/>
      </w:divBdr>
    </w:div>
    <w:div w:id="307131778">
      <w:bodyDiv w:val="1"/>
      <w:marLeft w:val="0"/>
      <w:marRight w:val="0"/>
      <w:marTop w:val="0"/>
      <w:marBottom w:val="0"/>
      <w:divBdr>
        <w:top w:val="none" w:sz="0" w:space="0" w:color="auto"/>
        <w:left w:val="none" w:sz="0" w:space="0" w:color="auto"/>
        <w:bottom w:val="none" w:sz="0" w:space="0" w:color="auto"/>
        <w:right w:val="none" w:sz="0" w:space="0" w:color="auto"/>
      </w:divBdr>
    </w:div>
    <w:div w:id="307368959">
      <w:bodyDiv w:val="1"/>
      <w:marLeft w:val="0"/>
      <w:marRight w:val="0"/>
      <w:marTop w:val="0"/>
      <w:marBottom w:val="0"/>
      <w:divBdr>
        <w:top w:val="none" w:sz="0" w:space="0" w:color="auto"/>
        <w:left w:val="none" w:sz="0" w:space="0" w:color="auto"/>
        <w:bottom w:val="none" w:sz="0" w:space="0" w:color="auto"/>
        <w:right w:val="none" w:sz="0" w:space="0" w:color="auto"/>
      </w:divBdr>
    </w:div>
    <w:div w:id="307442634">
      <w:bodyDiv w:val="1"/>
      <w:marLeft w:val="0"/>
      <w:marRight w:val="0"/>
      <w:marTop w:val="0"/>
      <w:marBottom w:val="0"/>
      <w:divBdr>
        <w:top w:val="none" w:sz="0" w:space="0" w:color="auto"/>
        <w:left w:val="none" w:sz="0" w:space="0" w:color="auto"/>
        <w:bottom w:val="none" w:sz="0" w:space="0" w:color="auto"/>
        <w:right w:val="none" w:sz="0" w:space="0" w:color="auto"/>
      </w:divBdr>
    </w:div>
    <w:div w:id="307709858">
      <w:bodyDiv w:val="1"/>
      <w:marLeft w:val="0"/>
      <w:marRight w:val="0"/>
      <w:marTop w:val="0"/>
      <w:marBottom w:val="0"/>
      <w:divBdr>
        <w:top w:val="none" w:sz="0" w:space="0" w:color="auto"/>
        <w:left w:val="none" w:sz="0" w:space="0" w:color="auto"/>
        <w:bottom w:val="none" w:sz="0" w:space="0" w:color="auto"/>
        <w:right w:val="none" w:sz="0" w:space="0" w:color="auto"/>
      </w:divBdr>
    </w:div>
    <w:div w:id="307979912">
      <w:bodyDiv w:val="1"/>
      <w:marLeft w:val="0"/>
      <w:marRight w:val="0"/>
      <w:marTop w:val="0"/>
      <w:marBottom w:val="0"/>
      <w:divBdr>
        <w:top w:val="none" w:sz="0" w:space="0" w:color="auto"/>
        <w:left w:val="none" w:sz="0" w:space="0" w:color="auto"/>
        <w:bottom w:val="none" w:sz="0" w:space="0" w:color="auto"/>
        <w:right w:val="none" w:sz="0" w:space="0" w:color="auto"/>
      </w:divBdr>
    </w:div>
    <w:div w:id="308094957">
      <w:bodyDiv w:val="1"/>
      <w:marLeft w:val="0"/>
      <w:marRight w:val="0"/>
      <w:marTop w:val="0"/>
      <w:marBottom w:val="0"/>
      <w:divBdr>
        <w:top w:val="none" w:sz="0" w:space="0" w:color="auto"/>
        <w:left w:val="none" w:sz="0" w:space="0" w:color="auto"/>
        <w:bottom w:val="none" w:sz="0" w:space="0" w:color="auto"/>
        <w:right w:val="none" w:sz="0" w:space="0" w:color="auto"/>
      </w:divBdr>
    </w:div>
    <w:div w:id="308246926">
      <w:bodyDiv w:val="1"/>
      <w:marLeft w:val="0"/>
      <w:marRight w:val="0"/>
      <w:marTop w:val="0"/>
      <w:marBottom w:val="0"/>
      <w:divBdr>
        <w:top w:val="none" w:sz="0" w:space="0" w:color="auto"/>
        <w:left w:val="none" w:sz="0" w:space="0" w:color="auto"/>
        <w:bottom w:val="none" w:sz="0" w:space="0" w:color="auto"/>
        <w:right w:val="none" w:sz="0" w:space="0" w:color="auto"/>
      </w:divBdr>
    </w:div>
    <w:div w:id="308289628">
      <w:bodyDiv w:val="1"/>
      <w:marLeft w:val="0"/>
      <w:marRight w:val="0"/>
      <w:marTop w:val="0"/>
      <w:marBottom w:val="0"/>
      <w:divBdr>
        <w:top w:val="none" w:sz="0" w:space="0" w:color="auto"/>
        <w:left w:val="none" w:sz="0" w:space="0" w:color="auto"/>
        <w:bottom w:val="none" w:sz="0" w:space="0" w:color="auto"/>
        <w:right w:val="none" w:sz="0" w:space="0" w:color="auto"/>
      </w:divBdr>
    </w:div>
    <w:div w:id="308292513">
      <w:bodyDiv w:val="1"/>
      <w:marLeft w:val="0"/>
      <w:marRight w:val="0"/>
      <w:marTop w:val="0"/>
      <w:marBottom w:val="0"/>
      <w:divBdr>
        <w:top w:val="none" w:sz="0" w:space="0" w:color="auto"/>
        <w:left w:val="none" w:sz="0" w:space="0" w:color="auto"/>
        <w:bottom w:val="none" w:sz="0" w:space="0" w:color="auto"/>
        <w:right w:val="none" w:sz="0" w:space="0" w:color="auto"/>
      </w:divBdr>
    </w:div>
    <w:div w:id="308435890">
      <w:bodyDiv w:val="1"/>
      <w:marLeft w:val="0"/>
      <w:marRight w:val="0"/>
      <w:marTop w:val="0"/>
      <w:marBottom w:val="0"/>
      <w:divBdr>
        <w:top w:val="none" w:sz="0" w:space="0" w:color="auto"/>
        <w:left w:val="none" w:sz="0" w:space="0" w:color="auto"/>
        <w:bottom w:val="none" w:sz="0" w:space="0" w:color="auto"/>
        <w:right w:val="none" w:sz="0" w:space="0" w:color="auto"/>
      </w:divBdr>
    </w:div>
    <w:div w:id="308479674">
      <w:bodyDiv w:val="1"/>
      <w:marLeft w:val="0"/>
      <w:marRight w:val="0"/>
      <w:marTop w:val="0"/>
      <w:marBottom w:val="0"/>
      <w:divBdr>
        <w:top w:val="none" w:sz="0" w:space="0" w:color="auto"/>
        <w:left w:val="none" w:sz="0" w:space="0" w:color="auto"/>
        <w:bottom w:val="none" w:sz="0" w:space="0" w:color="auto"/>
        <w:right w:val="none" w:sz="0" w:space="0" w:color="auto"/>
      </w:divBdr>
    </w:div>
    <w:div w:id="308754915">
      <w:bodyDiv w:val="1"/>
      <w:marLeft w:val="0"/>
      <w:marRight w:val="0"/>
      <w:marTop w:val="0"/>
      <w:marBottom w:val="0"/>
      <w:divBdr>
        <w:top w:val="none" w:sz="0" w:space="0" w:color="auto"/>
        <w:left w:val="none" w:sz="0" w:space="0" w:color="auto"/>
        <w:bottom w:val="none" w:sz="0" w:space="0" w:color="auto"/>
        <w:right w:val="none" w:sz="0" w:space="0" w:color="auto"/>
      </w:divBdr>
    </w:div>
    <w:div w:id="308899515">
      <w:bodyDiv w:val="1"/>
      <w:marLeft w:val="0"/>
      <w:marRight w:val="0"/>
      <w:marTop w:val="0"/>
      <w:marBottom w:val="0"/>
      <w:divBdr>
        <w:top w:val="none" w:sz="0" w:space="0" w:color="auto"/>
        <w:left w:val="none" w:sz="0" w:space="0" w:color="auto"/>
        <w:bottom w:val="none" w:sz="0" w:space="0" w:color="auto"/>
        <w:right w:val="none" w:sz="0" w:space="0" w:color="auto"/>
      </w:divBdr>
    </w:div>
    <w:div w:id="309024731">
      <w:bodyDiv w:val="1"/>
      <w:marLeft w:val="0"/>
      <w:marRight w:val="0"/>
      <w:marTop w:val="0"/>
      <w:marBottom w:val="0"/>
      <w:divBdr>
        <w:top w:val="none" w:sz="0" w:space="0" w:color="auto"/>
        <w:left w:val="none" w:sz="0" w:space="0" w:color="auto"/>
        <w:bottom w:val="none" w:sz="0" w:space="0" w:color="auto"/>
        <w:right w:val="none" w:sz="0" w:space="0" w:color="auto"/>
      </w:divBdr>
    </w:div>
    <w:div w:id="309137433">
      <w:bodyDiv w:val="1"/>
      <w:marLeft w:val="0"/>
      <w:marRight w:val="0"/>
      <w:marTop w:val="0"/>
      <w:marBottom w:val="0"/>
      <w:divBdr>
        <w:top w:val="none" w:sz="0" w:space="0" w:color="auto"/>
        <w:left w:val="none" w:sz="0" w:space="0" w:color="auto"/>
        <w:bottom w:val="none" w:sz="0" w:space="0" w:color="auto"/>
        <w:right w:val="none" w:sz="0" w:space="0" w:color="auto"/>
      </w:divBdr>
    </w:div>
    <w:div w:id="309138995">
      <w:bodyDiv w:val="1"/>
      <w:marLeft w:val="0"/>
      <w:marRight w:val="0"/>
      <w:marTop w:val="0"/>
      <w:marBottom w:val="0"/>
      <w:divBdr>
        <w:top w:val="none" w:sz="0" w:space="0" w:color="auto"/>
        <w:left w:val="none" w:sz="0" w:space="0" w:color="auto"/>
        <w:bottom w:val="none" w:sz="0" w:space="0" w:color="auto"/>
        <w:right w:val="none" w:sz="0" w:space="0" w:color="auto"/>
      </w:divBdr>
    </w:div>
    <w:div w:id="309749236">
      <w:bodyDiv w:val="1"/>
      <w:marLeft w:val="0"/>
      <w:marRight w:val="0"/>
      <w:marTop w:val="0"/>
      <w:marBottom w:val="0"/>
      <w:divBdr>
        <w:top w:val="none" w:sz="0" w:space="0" w:color="auto"/>
        <w:left w:val="none" w:sz="0" w:space="0" w:color="auto"/>
        <w:bottom w:val="none" w:sz="0" w:space="0" w:color="auto"/>
        <w:right w:val="none" w:sz="0" w:space="0" w:color="auto"/>
      </w:divBdr>
    </w:div>
    <w:div w:id="309867234">
      <w:bodyDiv w:val="1"/>
      <w:marLeft w:val="0"/>
      <w:marRight w:val="0"/>
      <w:marTop w:val="0"/>
      <w:marBottom w:val="0"/>
      <w:divBdr>
        <w:top w:val="none" w:sz="0" w:space="0" w:color="auto"/>
        <w:left w:val="none" w:sz="0" w:space="0" w:color="auto"/>
        <w:bottom w:val="none" w:sz="0" w:space="0" w:color="auto"/>
        <w:right w:val="none" w:sz="0" w:space="0" w:color="auto"/>
      </w:divBdr>
    </w:div>
    <w:div w:id="309943944">
      <w:bodyDiv w:val="1"/>
      <w:marLeft w:val="0"/>
      <w:marRight w:val="0"/>
      <w:marTop w:val="0"/>
      <w:marBottom w:val="0"/>
      <w:divBdr>
        <w:top w:val="none" w:sz="0" w:space="0" w:color="auto"/>
        <w:left w:val="none" w:sz="0" w:space="0" w:color="auto"/>
        <w:bottom w:val="none" w:sz="0" w:space="0" w:color="auto"/>
        <w:right w:val="none" w:sz="0" w:space="0" w:color="auto"/>
      </w:divBdr>
    </w:div>
    <w:div w:id="309946096">
      <w:bodyDiv w:val="1"/>
      <w:marLeft w:val="0"/>
      <w:marRight w:val="0"/>
      <w:marTop w:val="0"/>
      <w:marBottom w:val="0"/>
      <w:divBdr>
        <w:top w:val="none" w:sz="0" w:space="0" w:color="auto"/>
        <w:left w:val="none" w:sz="0" w:space="0" w:color="auto"/>
        <w:bottom w:val="none" w:sz="0" w:space="0" w:color="auto"/>
        <w:right w:val="none" w:sz="0" w:space="0" w:color="auto"/>
      </w:divBdr>
    </w:div>
    <w:div w:id="310066637">
      <w:bodyDiv w:val="1"/>
      <w:marLeft w:val="0"/>
      <w:marRight w:val="0"/>
      <w:marTop w:val="0"/>
      <w:marBottom w:val="0"/>
      <w:divBdr>
        <w:top w:val="none" w:sz="0" w:space="0" w:color="auto"/>
        <w:left w:val="none" w:sz="0" w:space="0" w:color="auto"/>
        <w:bottom w:val="none" w:sz="0" w:space="0" w:color="auto"/>
        <w:right w:val="none" w:sz="0" w:space="0" w:color="auto"/>
      </w:divBdr>
    </w:div>
    <w:div w:id="310135887">
      <w:bodyDiv w:val="1"/>
      <w:marLeft w:val="0"/>
      <w:marRight w:val="0"/>
      <w:marTop w:val="0"/>
      <w:marBottom w:val="0"/>
      <w:divBdr>
        <w:top w:val="none" w:sz="0" w:space="0" w:color="auto"/>
        <w:left w:val="none" w:sz="0" w:space="0" w:color="auto"/>
        <w:bottom w:val="none" w:sz="0" w:space="0" w:color="auto"/>
        <w:right w:val="none" w:sz="0" w:space="0" w:color="auto"/>
      </w:divBdr>
    </w:div>
    <w:div w:id="310332804">
      <w:bodyDiv w:val="1"/>
      <w:marLeft w:val="0"/>
      <w:marRight w:val="0"/>
      <w:marTop w:val="0"/>
      <w:marBottom w:val="0"/>
      <w:divBdr>
        <w:top w:val="none" w:sz="0" w:space="0" w:color="auto"/>
        <w:left w:val="none" w:sz="0" w:space="0" w:color="auto"/>
        <w:bottom w:val="none" w:sz="0" w:space="0" w:color="auto"/>
        <w:right w:val="none" w:sz="0" w:space="0" w:color="auto"/>
      </w:divBdr>
    </w:div>
    <w:div w:id="310335241">
      <w:bodyDiv w:val="1"/>
      <w:marLeft w:val="0"/>
      <w:marRight w:val="0"/>
      <w:marTop w:val="0"/>
      <w:marBottom w:val="0"/>
      <w:divBdr>
        <w:top w:val="none" w:sz="0" w:space="0" w:color="auto"/>
        <w:left w:val="none" w:sz="0" w:space="0" w:color="auto"/>
        <w:bottom w:val="none" w:sz="0" w:space="0" w:color="auto"/>
        <w:right w:val="none" w:sz="0" w:space="0" w:color="auto"/>
      </w:divBdr>
    </w:div>
    <w:div w:id="310713392">
      <w:bodyDiv w:val="1"/>
      <w:marLeft w:val="0"/>
      <w:marRight w:val="0"/>
      <w:marTop w:val="0"/>
      <w:marBottom w:val="0"/>
      <w:divBdr>
        <w:top w:val="none" w:sz="0" w:space="0" w:color="auto"/>
        <w:left w:val="none" w:sz="0" w:space="0" w:color="auto"/>
        <w:bottom w:val="none" w:sz="0" w:space="0" w:color="auto"/>
        <w:right w:val="none" w:sz="0" w:space="0" w:color="auto"/>
      </w:divBdr>
    </w:div>
    <w:div w:id="310720705">
      <w:bodyDiv w:val="1"/>
      <w:marLeft w:val="0"/>
      <w:marRight w:val="0"/>
      <w:marTop w:val="0"/>
      <w:marBottom w:val="0"/>
      <w:divBdr>
        <w:top w:val="none" w:sz="0" w:space="0" w:color="auto"/>
        <w:left w:val="none" w:sz="0" w:space="0" w:color="auto"/>
        <w:bottom w:val="none" w:sz="0" w:space="0" w:color="auto"/>
        <w:right w:val="none" w:sz="0" w:space="0" w:color="auto"/>
      </w:divBdr>
    </w:div>
    <w:div w:id="310790573">
      <w:bodyDiv w:val="1"/>
      <w:marLeft w:val="0"/>
      <w:marRight w:val="0"/>
      <w:marTop w:val="0"/>
      <w:marBottom w:val="0"/>
      <w:divBdr>
        <w:top w:val="none" w:sz="0" w:space="0" w:color="auto"/>
        <w:left w:val="none" w:sz="0" w:space="0" w:color="auto"/>
        <w:bottom w:val="none" w:sz="0" w:space="0" w:color="auto"/>
        <w:right w:val="none" w:sz="0" w:space="0" w:color="auto"/>
      </w:divBdr>
    </w:div>
    <w:div w:id="310866795">
      <w:bodyDiv w:val="1"/>
      <w:marLeft w:val="0"/>
      <w:marRight w:val="0"/>
      <w:marTop w:val="0"/>
      <w:marBottom w:val="0"/>
      <w:divBdr>
        <w:top w:val="none" w:sz="0" w:space="0" w:color="auto"/>
        <w:left w:val="none" w:sz="0" w:space="0" w:color="auto"/>
        <w:bottom w:val="none" w:sz="0" w:space="0" w:color="auto"/>
        <w:right w:val="none" w:sz="0" w:space="0" w:color="auto"/>
      </w:divBdr>
    </w:div>
    <w:div w:id="310915444">
      <w:bodyDiv w:val="1"/>
      <w:marLeft w:val="0"/>
      <w:marRight w:val="0"/>
      <w:marTop w:val="0"/>
      <w:marBottom w:val="0"/>
      <w:divBdr>
        <w:top w:val="none" w:sz="0" w:space="0" w:color="auto"/>
        <w:left w:val="none" w:sz="0" w:space="0" w:color="auto"/>
        <w:bottom w:val="none" w:sz="0" w:space="0" w:color="auto"/>
        <w:right w:val="none" w:sz="0" w:space="0" w:color="auto"/>
      </w:divBdr>
    </w:div>
    <w:div w:id="311253698">
      <w:bodyDiv w:val="1"/>
      <w:marLeft w:val="0"/>
      <w:marRight w:val="0"/>
      <w:marTop w:val="0"/>
      <w:marBottom w:val="0"/>
      <w:divBdr>
        <w:top w:val="none" w:sz="0" w:space="0" w:color="auto"/>
        <w:left w:val="none" w:sz="0" w:space="0" w:color="auto"/>
        <w:bottom w:val="none" w:sz="0" w:space="0" w:color="auto"/>
        <w:right w:val="none" w:sz="0" w:space="0" w:color="auto"/>
      </w:divBdr>
    </w:div>
    <w:div w:id="311300861">
      <w:bodyDiv w:val="1"/>
      <w:marLeft w:val="0"/>
      <w:marRight w:val="0"/>
      <w:marTop w:val="0"/>
      <w:marBottom w:val="0"/>
      <w:divBdr>
        <w:top w:val="none" w:sz="0" w:space="0" w:color="auto"/>
        <w:left w:val="none" w:sz="0" w:space="0" w:color="auto"/>
        <w:bottom w:val="none" w:sz="0" w:space="0" w:color="auto"/>
        <w:right w:val="none" w:sz="0" w:space="0" w:color="auto"/>
      </w:divBdr>
    </w:div>
    <w:div w:id="311645477">
      <w:bodyDiv w:val="1"/>
      <w:marLeft w:val="0"/>
      <w:marRight w:val="0"/>
      <w:marTop w:val="0"/>
      <w:marBottom w:val="0"/>
      <w:divBdr>
        <w:top w:val="none" w:sz="0" w:space="0" w:color="auto"/>
        <w:left w:val="none" w:sz="0" w:space="0" w:color="auto"/>
        <w:bottom w:val="none" w:sz="0" w:space="0" w:color="auto"/>
        <w:right w:val="none" w:sz="0" w:space="0" w:color="auto"/>
      </w:divBdr>
    </w:div>
    <w:div w:id="311912344">
      <w:bodyDiv w:val="1"/>
      <w:marLeft w:val="0"/>
      <w:marRight w:val="0"/>
      <w:marTop w:val="0"/>
      <w:marBottom w:val="0"/>
      <w:divBdr>
        <w:top w:val="none" w:sz="0" w:space="0" w:color="auto"/>
        <w:left w:val="none" w:sz="0" w:space="0" w:color="auto"/>
        <w:bottom w:val="none" w:sz="0" w:space="0" w:color="auto"/>
        <w:right w:val="none" w:sz="0" w:space="0" w:color="auto"/>
      </w:divBdr>
    </w:div>
    <w:div w:id="311981719">
      <w:bodyDiv w:val="1"/>
      <w:marLeft w:val="0"/>
      <w:marRight w:val="0"/>
      <w:marTop w:val="0"/>
      <w:marBottom w:val="0"/>
      <w:divBdr>
        <w:top w:val="none" w:sz="0" w:space="0" w:color="auto"/>
        <w:left w:val="none" w:sz="0" w:space="0" w:color="auto"/>
        <w:bottom w:val="none" w:sz="0" w:space="0" w:color="auto"/>
        <w:right w:val="none" w:sz="0" w:space="0" w:color="auto"/>
      </w:divBdr>
    </w:div>
    <w:div w:id="312029800">
      <w:bodyDiv w:val="1"/>
      <w:marLeft w:val="0"/>
      <w:marRight w:val="0"/>
      <w:marTop w:val="0"/>
      <w:marBottom w:val="0"/>
      <w:divBdr>
        <w:top w:val="none" w:sz="0" w:space="0" w:color="auto"/>
        <w:left w:val="none" w:sz="0" w:space="0" w:color="auto"/>
        <w:bottom w:val="none" w:sz="0" w:space="0" w:color="auto"/>
        <w:right w:val="none" w:sz="0" w:space="0" w:color="auto"/>
      </w:divBdr>
    </w:div>
    <w:div w:id="312148225">
      <w:bodyDiv w:val="1"/>
      <w:marLeft w:val="0"/>
      <w:marRight w:val="0"/>
      <w:marTop w:val="0"/>
      <w:marBottom w:val="0"/>
      <w:divBdr>
        <w:top w:val="none" w:sz="0" w:space="0" w:color="auto"/>
        <w:left w:val="none" w:sz="0" w:space="0" w:color="auto"/>
        <w:bottom w:val="none" w:sz="0" w:space="0" w:color="auto"/>
        <w:right w:val="none" w:sz="0" w:space="0" w:color="auto"/>
      </w:divBdr>
    </w:div>
    <w:div w:id="312217433">
      <w:bodyDiv w:val="1"/>
      <w:marLeft w:val="0"/>
      <w:marRight w:val="0"/>
      <w:marTop w:val="0"/>
      <w:marBottom w:val="0"/>
      <w:divBdr>
        <w:top w:val="none" w:sz="0" w:space="0" w:color="auto"/>
        <w:left w:val="none" w:sz="0" w:space="0" w:color="auto"/>
        <w:bottom w:val="none" w:sz="0" w:space="0" w:color="auto"/>
        <w:right w:val="none" w:sz="0" w:space="0" w:color="auto"/>
      </w:divBdr>
    </w:div>
    <w:div w:id="312225866">
      <w:bodyDiv w:val="1"/>
      <w:marLeft w:val="0"/>
      <w:marRight w:val="0"/>
      <w:marTop w:val="0"/>
      <w:marBottom w:val="0"/>
      <w:divBdr>
        <w:top w:val="none" w:sz="0" w:space="0" w:color="auto"/>
        <w:left w:val="none" w:sz="0" w:space="0" w:color="auto"/>
        <w:bottom w:val="none" w:sz="0" w:space="0" w:color="auto"/>
        <w:right w:val="none" w:sz="0" w:space="0" w:color="auto"/>
      </w:divBdr>
    </w:div>
    <w:div w:id="312292305">
      <w:bodyDiv w:val="1"/>
      <w:marLeft w:val="0"/>
      <w:marRight w:val="0"/>
      <w:marTop w:val="0"/>
      <w:marBottom w:val="0"/>
      <w:divBdr>
        <w:top w:val="none" w:sz="0" w:space="0" w:color="auto"/>
        <w:left w:val="none" w:sz="0" w:space="0" w:color="auto"/>
        <w:bottom w:val="none" w:sz="0" w:space="0" w:color="auto"/>
        <w:right w:val="none" w:sz="0" w:space="0" w:color="auto"/>
      </w:divBdr>
    </w:div>
    <w:div w:id="312370742">
      <w:bodyDiv w:val="1"/>
      <w:marLeft w:val="0"/>
      <w:marRight w:val="0"/>
      <w:marTop w:val="0"/>
      <w:marBottom w:val="0"/>
      <w:divBdr>
        <w:top w:val="none" w:sz="0" w:space="0" w:color="auto"/>
        <w:left w:val="none" w:sz="0" w:space="0" w:color="auto"/>
        <w:bottom w:val="none" w:sz="0" w:space="0" w:color="auto"/>
        <w:right w:val="none" w:sz="0" w:space="0" w:color="auto"/>
      </w:divBdr>
    </w:div>
    <w:div w:id="312567967">
      <w:bodyDiv w:val="1"/>
      <w:marLeft w:val="0"/>
      <w:marRight w:val="0"/>
      <w:marTop w:val="0"/>
      <w:marBottom w:val="0"/>
      <w:divBdr>
        <w:top w:val="none" w:sz="0" w:space="0" w:color="auto"/>
        <w:left w:val="none" w:sz="0" w:space="0" w:color="auto"/>
        <w:bottom w:val="none" w:sz="0" w:space="0" w:color="auto"/>
        <w:right w:val="none" w:sz="0" w:space="0" w:color="auto"/>
      </w:divBdr>
    </w:div>
    <w:div w:id="312684936">
      <w:bodyDiv w:val="1"/>
      <w:marLeft w:val="0"/>
      <w:marRight w:val="0"/>
      <w:marTop w:val="0"/>
      <w:marBottom w:val="0"/>
      <w:divBdr>
        <w:top w:val="none" w:sz="0" w:space="0" w:color="auto"/>
        <w:left w:val="none" w:sz="0" w:space="0" w:color="auto"/>
        <w:bottom w:val="none" w:sz="0" w:space="0" w:color="auto"/>
        <w:right w:val="none" w:sz="0" w:space="0" w:color="auto"/>
      </w:divBdr>
    </w:div>
    <w:div w:id="312753852">
      <w:bodyDiv w:val="1"/>
      <w:marLeft w:val="0"/>
      <w:marRight w:val="0"/>
      <w:marTop w:val="0"/>
      <w:marBottom w:val="0"/>
      <w:divBdr>
        <w:top w:val="none" w:sz="0" w:space="0" w:color="auto"/>
        <w:left w:val="none" w:sz="0" w:space="0" w:color="auto"/>
        <w:bottom w:val="none" w:sz="0" w:space="0" w:color="auto"/>
        <w:right w:val="none" w:sz="0" w:space="0" w:color="auto"/>
      </w:divBdr>
    </w:div>
    <w:div w:id="312830819">
      <w:bodyDiv w:val="1"/>
      <w:marLeft w:val="0"/>
      <w:marRight w:val="0"/>
      <w:marTop w:val="0"/>
      <w:marBottom w:val="0"/>
      <w:divBdr>
        <w:top w:val="none" w:sz="0" w:space="0" w:color="auto"/>
        <w:left w:val="none" w:sz="0" w:space="0" w:color="auto"/>
        <w:bottom w:val="none" w:sz="0" w:space="0" w:color="auto"/>
        <w:right w:val="none" w:sz="0" w:space="0" w:color="auto"/>
      </w:divBdr>
    </w:div>
    <w:div w:id="312950072">
      <w:bodyDiv w:val="1"/>
      <w:marLeft w:val="0"/>
      <w:marRight w:val="0"/>
      <w:marTop w:val="0"/>
      <w:marBottom w:val="0"/>
      <w:divBdr>
        <w:top w:val="none" w:sz="0" w:space="0" w:color="auto"/>
        <w:left w:val="none" w:sz="0" w:space="0" w:color="auto"/>
        <w:bottom w:val="none" w:sz="0" w:space="0" w:color="auto"/>
        <w:right w:val="none" w:sz="0" w:space="0" w:color="auto"/>
      </w:divBdr>
    </w:div>
    <w:div w:id="312951291">
      <w:bodyDiv w:val="1"/>
      <w:marLeft w:val="0"/>
      <w:marRight w:val="0"/>
      <w:marTop w:val="0"/>
      <w:marBottom w:val="0"/>
      <w:divBdr>
        <w:top w:val="none" w:sz="0" w:space="0" w:color="auto"/>
        <w:left w:val="none" w:sz="0" w:space="0" w:color="auto"/>
        <w:bottom w:val="none" w:sz="0" w:space="0" w:color="auto"/>
        <w:right w:val="none" w:sz="0" w:space="0" w:color="auto"/>
      </w:divBdr>
    </w:div>
    <w:div w:id="312954829">
      <w:bodyDiv w:val="1"/>
      <w:marLeft w:val="0"/>
      <w:marRight w:val="0"/>
      <w:marTop w:val="0"/>
      <w:marBottom w:val="0"/>
      <w:divBdr>
        <w:top w:val="none" w:sz="0" w:space="0" w:color="auto"/>
        <w:left w:val="none" w:sz="0" w:space="0" w:color="auto"/>
        <w:bottom w:val="none" w:sz="0" w:space="0" w:color="auto"/>
        <w:right w:val="none" w:sz="0" w:space="0" w:color="auto"/>
      </w:divBdr>
    </w:div>
    <w:div w:id="313068331">
      <w:bodyDiv w:val="1"/>
      <w:marLeft w:val="0"/>
      <w:marRight w:val="0"/>
      <w:marTop w:val="0"/>
      <w:marBottom w:val="0"/>
      <w:divBdr>
        <w:top w:val="none" w:sz="0" w:space="0" w:color="auto"/>
        <w:left w:val="none" w:sz="0" w:space="0" w:color="auto"/>
        <w:bottom w:val="none" w:sz="0" w:space="0" w:color="auto"/>
        <w:right w:val="none" w:sz="0" w:space="0" w:color="auto"/>
      </w:divBdr>
    </w:div>
    <w:div w:id="313217739">
      <w:bodyDiv w:val="1"/>
      <w:marLeft w:val="0"/>
      <w:marRight w:val="0"/>
      <w:marTop w:val="0"/>
      <w:marBottom w:val="0"/>
      <w:divBdr>
        <w:top w:val="none" w:sz="0" w:space="0" w:color="auto"/>
        <w:left w:val="none" w:sz="0" w:space="0" w:color="auto"/>
        <w:bottom w:val="none" w:sz="0" w:space="0" w:color="auto"/>
        <w:right w:val="none" w:sz="0" w:space="0" w:color="auto"/>
      </w:divBdr>
    </w:div>
    <w:div w:id="313263972">
      <w:bodyDiv w:val="1"/>
      <w:marLeft w:val="0"/>
      <w:marRight w:val="0"/>
      <w:marTop w:val="0"/>
      <w:marBottom w:val="0"/>
      <w:divBdr>
        <w:top w:val="none" w:sz="0" w:space="0" w:color="auto"/>
        <w:left w:val="none" w:sz="0" w:space="0" w:color="auto"/>
        <w:bottom w:val="none" w:sz="0" w:space="0" w:color="auto"/>
        <w:right w:val="none" w:sz="0" w:space="0" w:color="auto"/>
      </w:divBdr>
    </w:div>
    <w:div w:id="313334341">
      <w:bodyDiv w:val="1"/>
      <w:marLeft w:val="0"/>
      <w:marRight w:val="0"/>
      <w:marTop w:val="0"/>
      <w:marBottom w:val="0"/>
      <w:divBdr>
        <w:top w:val="none" w:sz="0" w:space="0" w:color="auto"/>
        <w:left w:val="none" w:sz="0" w:space="0" w:color="auto"/>
        <w:bottom w:val="none" w:sz="0" w:space="0" w:color="auto"/>
        <w:right w:val="none" w:sz="0" w:space="0" w:color="auto"/>
      </w:divBdr>
    </w:div>
    <w:div w:id="313410365">
      <w:bodyDiv w:val="1"/>
      <w:marLeft w:val="0"/>
      <w:marRight w:val="0"/>
      <w:marTop w:val="0"/>
      <w:marBottom w:val="0"/>
      <w:divBdr>
        <w:top w:val="none" w:sz="0" w:space="0" w:color="auto"/>
        <w:left w:val="none" w:sz="0" w:space="0" w:color="auto"/>
        <w:bottom w:val="none" w:sz="0" w:space="0" w:color="auto"/>
        <w:right w:val="none" w:sz="0" w:space="0" w:color="auto"/>
      </w:divBdr>
    </w:div>
    <w:div w:id="313490375">
      <w:bodyDiv w:val="1"/>
      <w:marLeft w:val="0"/>
      <w:marRight w:val="0"/>
      <w:marTop w:val="0"/>
      <w:marBottom w:val="0"/>
      <w:divBdr>
        <w:top w:val="none" w:sz="0" w:space="0" w:color="auto"/>
        <w:left w:val="none" w:sz="0" w:space="0" w:color="auto"/>
        <w:bottom w:val="none" w:sz="0" w:space="0" w:color="auto"/>
        <w:right w:val="none" w:sz="0" w:space="0" w:color="auto"/>
      </w:divBdr>
    </w:div>
    <w:div w:id="313527774">
      <w:bodyDiv w:val="1"/>
      <w:marLeft w:val="0"/>
      <w:marRight w:val="0"/>
      <w:marTop w:val="0"/>
      <w:marBottom w:val="0"/>
      <w:divBdr>
        <w:top w:val="none" w:sz="0" w:space="0" w:color="auto"/>
        <w:left w:val="none" w:sz="0" w:space="0" w:color="auto"/>
        <w:bottom w:val="none" w:sz="0" w:space="0" w:color="auto"/>
        <w:right w:val="none" w:sz="0" w:space="0" w:color="auto"/>
      </w:divBdr>
    </w:div>
    <w:div w:id="313802499">
      <w:bodyDiv w:val="1"/>
      <w:marLeft w:val="0"/>
      <w:marRight w:val="0"/>
      <w:marTop w:val="0"/>
      <w:marBottom w:val="0"/>
      <w:divBdr>
        <w:top w:val="none" w:sz="0" w:space="0" w:color="auto"/>
        <w:left w:val="none" w:sz="0" w:space="0" w:color="auto"/>
        <w:bottom w:val="none" w:sz="0" w:space="0" w:color="auto"/>
        <w:right w:val="none" w:sz="0" w:space="0" w:color="auto"/>
      </w:divBdr>
    </w:div>
    <w:div w:id="313803220">
      <w:bodyDiv w:val="1"/>
      <w:marLeft w:val="0"/>
      <w:marRight w:val="0"/>
      <w:marTop w:val="0"/>
      <w:marBottom w:val="0"/>
      <w:divBdr>
        <w:top w:val="none" w:sz="0" w:space="0" w:color="auto"/>
        <w:left w:val="none" w:sz="0" w:space="0" w:color="auto"/>
        <w:bottom w:val="none" w:sz="0" w:space="0" w:color="auto"/>
        <w:right w:val="none" w:sz="0" w:space="0" w:color="auto"/>
      </w:divBdr>
    </w:div>
    <w:div w:id="314114669">
      <w:bodyDiv w:val="1"/>
      <w:marLeft w:val="0"/>
      <w:marRight w:val="0"/>
      <w:marTop w:val="0"/>
      <w:marBottom w:val="0"/>
      <w:divBdr>
        <w:top w:val="none" w:sz="0" w:space="0" w:color="auto"/>
        <w:left w:val="none" w:sz="0" w:space="0" w:color="auto"/>
        <w:bottom w:val="none" w:sz="0" w:space="0" w:color="auto"/>
        <w:right w:val="none" w:sz="0" w:space="0" w:color="auto"/>
      </w:divBdr>
    </w:div>
    <w:div w:id="314264724">
      <w:bodyDiv w:val="1"/>
      <w:marLeft w:val="0"/>
      <w:marRight w:val="0"/>
      <w:marTop w:val="0"/>
      <w:marBottom w:val="0"/>
      <w:divBdr>
        <w:top w:val="none" w:sz="0" w:space="0" w:color="auto"/>
        <w:left w:val="none" w:sz="0" w:space="0" w:color="auto"/>
        <w:bottom w:val="none" w:sz="0" w:space="0" w:color="auto"/>
        <w:right w:val="none" w:sz="0" w:space="0" w:color="auto"/>
      </w:divBdr>
    </w:div>
    <w:div w:id="314652929">
      <w:bodyDiv w:val="1"/>
      <w:marLeft w:val="0"/>
      <w:marRight w:val="0"/>
      <w:marTop w:val="0"/>
      <w:marBottom w:val="0"/>
      <w:divBdr>
        <w:top w:val="none" w:sz="0" w:space="0" w:color="auto"/>
        <w:left w:val="none" w:sz="0" w:space="0" w:color="auto"/>
        <w:bottom w:val="none" w:sz="0" w:space="0" w:color="auto"/>
        <w:right w:val="none" w:sz="0" w:space="0" w:color="auto"/>
      </w:divBdr>
    </w:div>
    <w:div w:id="314917250">
      <w:bodyDiv w:val="1"/>
      <w:marLeft w:val="0"/>
      <w:marRight w:val="0"/>
      <w:marTop w:val="0"/>
      <w:marBottom w:val="0"/>
      <w:divBdr>
        <w:top w:val="none" w:sz="0" w:space="0" w:color="auto"/>
        <w:left w:val="none" w:sz="0" w:space="0" w:color="auto"/>
        <w:bottom w:val="none" w:sz="0" w:space="0" w:color="auto"/>
        <w:right w:val="none" w:sz="0" w:space="0" w:color="auto"/>
      </w:divBdr>
    </w:div>
    <w:div w:id="315230709">
      <w:bodyDiv w:val="1"/>
      <w:marLeft w:val="0"/>
      <w:marRight w:val="0"/>
      <w:marTop w:val="0"/>
      <w:marBottom w:val="0"/>
      <w:divBdr>
        <w:top w:val="none" w:sz="0" w:space="0" w:color="auto"/>
        <w:left w:val="none" w:sz="0" w:space="0" w:color="auto"/>
        <w:bottom w:val="none" w:sz="0" w:space="0" w:color="auto"/>
        <w:right w:val="none" w:sz="0" w:space="0" w:color="auto"/>
      </w:divBdr>
    </w:div>
    <w:div w:id="315230837">
      <w:bodyDiv w:val="1"/>
      <w:marLeft w:val="0"/>
      <w:marRight w:val="0"/>
      <w:marTop w:val="0"/>
      <w:marBottom w:val="0"/>
      <w:divBdr>
        <w:top w:val="none" w:sz="0" w:space="0" w:color="auto"/>
        <w:left w:val="none" w:sz="0" w:space="0" w:color="auto"/>
        <w:bottom w:val="none" w:sz="0" w:space="0" w:color="auto"/>
        <w:right w:val="none" w:sz="0" w:space="0" w:color="auto"/>
      </w:divBdr>
    </w:div>
    <w:div w:id="315494397">
      <w:bodyDiv w:val="1"/>
      <w:marLeft w:val="0"/>
      <w:marRight w:val="0"/>
      <w:marTop w:val="0"/>
      <w:marBottom w:val="0"/>
      <w:divBdr>
        <w:top w:val="none" w:sz="0" w:space="0" w:color="auto"/>
        <w:left w:val="none" w:sz="0" w:space="0" w:color="auto"/>
        <w:bottom w:val="none" w:sz="0" w:space="0" w:color="auto"/>
        <w:right w:val="none" w:sz="0" w:space="0" w:color="auto"/>
      </w:divBdr>
    </w:div>
    <w:div w:id="315764755">
      <w:bodyDiv w:val="1"/>
      <w:marLeft w:val="0"/>
      <w:marRight w:val="0"/>
      <w:marTop w:val="0"/>
      <w:marBottom w:val="0"/>
      <w:divBdr>
        <w:top w:val="none" w:sz="0" w:space="0" w:color="auto"/>
        <w:left w:val="none" w:sz="0" w:space="0" w:color="auto"/>
        <w:bottom w:val="none" w:sz="0" w:space="0" w:color="auto"/>
        <w:right w:val="none" w:sz="0" w:space="0" w:color="auto"/>
      </w:divBdr>
    </w:div>
    <w:div w:id="315770785">
      <w:bodyDiv w:val="1"/>
      <w:marLeft w:val="0"/>
      <w:marRight w:val="0"/>
      <w:marTop w:val="0"/>
      <w:marBottom w:val="0"/>
      <w:divBdr>
        <w:top w:val="none" w:sz="0" w:space="0" w:color="auto"/>
        <w:left w:val="none" w:sz="0" w:space="0" w:color="auto"/>
        <w:bottom w:val="none" w:sz="0" w:space="0" w:color="auto"/>
        <w:right w:val="none" w:sz="0" w:space="0" w:color="auto"/>
      </w:divBdr>
    </w:div>
    <w:div w:id="315961487">
      <w:bodyDiv w:val="1"/>
      <w:marLeft w:val="0"/>
      <w:marRight w:val="0"/>
      <w:marTop w:val="0"/>
      <w:marBottom w:val="0"/>
      <w:divBdr>
        <w:top w:val="none" w:sz="0" w:space="0" w:color="auto"/>
        <w:left w:val="none" w:sz="0" w:space="0" w:color="auto"/>
        <w:bottom w:val="none" w:sz="0" w:space="0" w:color="auto"/>
        <w:right w:val="none" w:sz="0" w:space="0" w:color="auto"/>
      </w:divBdr>
    </w:div>
    <w:div w:id="316108125">
      <w:bodyDiv w:val="1"/>
      <w:marLeft w:val="0"/>
      <w:marRight w:val="0"/>
      <w:marTop w:val="0"/>
      <w:marBottom w:val="0"/>
      <w:divBdr>
        <w:top w:val="none" w:sz="0" w:space="0" w:color="auto"/>
        <w:left w:val="none" w:sz="0" w:space="0" w:color="auto"/>
        <w:bottom w:val="none" w:sz="0" w:space="0" w:color="auto"/>
        <w:right w:val="none" w:sz="0" w:space="0" w:color="auto"/>
      </w:divBdr>
    </w:div>
    <w:div w:id="316374088">
      <w:bodyDiv w:val="1"/>
      <w:marLeft w:val="0"/>
      <w:marRight w:val="0"/>
      <w:marTop w:val="0"/>
      <w:marBottom w:val="0"/>
      <w:divBdr>
        <w:top w:val="none" w:sz="0" w:space="0" w:color="auto"/>
        <w:left w:val="none" w:sz="0" w:space="0" w:color="auto"/>
        <w:bottom w:val="none" w:sz="0" w:space="0" w:color="auto"/>
        <w:right w:val="none" w:sz="0" w:space="0" w:color="auto"/>
      </w:divBdr>
    </w:div>
    <w:div w:id="316497265">
      <w:bodyDiv w:val="1"/>
      <w:marLeft w:val="0"/>
      <w:marRight w:val="0"/>
      <w:marTop w:val="0"/>
      <w:marBottom w:val="0"/>
      <w:divBdr>
        <w:top w:val="none" w:sz="0" w:space="0" w:color="auto"/>
        <w:left w:val="none" w:sz="0" w:space="0" w:color="auto"/>
        <w:bottom w:val="none" w:sz="0" w:space="0" w:color="auto"/>
        <w:right w:val="none" w:sz="0" w:space="0" w:color="auto"/>
      </w:divBdr>
    </w:div>
    <w:div w:id="316764910">
      <w:bodyDiv w:val="1"/>
      <w:marLeft w:val="0"/>
      <w:marRight w:val="0"/>
      <w:marTop w:val="0"/>
      <w:marBottom w:val="0"/>
      <w:divBdr>
        <w:top w:val="none" w:sz="0" w:space="0" w:color="auto"/>
        <w:left w:val="none" w:sz="0" w:space="0" w:color="auto"/>
        <w:bottom w:val="none" w:sz="0" w:space="0" w:color="auto"/>
        <w:right w:val="none" w:sz="0" w:space="0" w:color="auto"/>
      </w:divBdr>
    </w:div>
    <w:div w:id="316767579">
      <w:bodyDiv w:val="1"/>
      <w:marLeft w:val="0"/>
      <w:marRight w:val="0"/>
      <w:marTop w:val="0"/>
      <w:marBottom w:val="0"/>
      <w:divBdr>
        <w:top w:val="none" w:sz="0" w:space="0" w:color="auto"/>
        <w:left w:val="none" w:sz="0" w:space="0" w:color="auto"/>
        <w:bottom w:val="none" w:sz="0" w:space="0" w:color="auto"/>
        <w:right w:val="none" w:sz="0" w:space="0" w:color="auto"/>
      </w:divBdr>
    </w:div>
    <w:div w:id="316881835">
      <w:bodyDiv w:val="1"/>
      <w:marLeft w:val="0"/>
      <w:marRight w:val="0"/>
      <w:marTop w:val="0"/>
      <w:marBottom w:val="0"/>
      <w:divBdr>
        <w:top w:val="none" w:sz="0" w:space="0" w:color="auto"/>
        <w:left w:val="none" w:sz="0" w:space="0" w:color="auto"/>
        <w:bottom w:val="none" w:sz="0" w:space="0" w:color="auto"/>
        <w:right w:val="none" w:sz="0" w:space="0" w:color="auto"/>
      </w:divBdr>
    </w:div>
    <w:div w:id="316956177">
      <w:bodyDiv w:val="1"/>
      <w:marLeft w:val="0"/>
      <w:marRight w:val="0"/>
      <w:marTop w:val="0"/>
      <w:marBottom w:val="0"/>
      <w:divBdr>
        <w:top w:val="none" w:sz="0" w:space="0" w:color="auto"/>
        <w:left w:val="none" w:sz="0" w:space="0" w:color="auto"/>
        <w:bottom w:val="none" w:sz="0" w:space="0" w:color="auto"/>
        <w:right w:val="none" w:sz="0" w:space="0" w:color="auto"/>
      </w:divBdr>
    </w:div>
    <w:div w:id="317079718">
      <w:bodyDiv w:val="1"/>
      <w:marLeft w:val="0"/>
      <w:marRight w:val="0"/>
      <w:marTop w:val="0"/>
      <w:marBottom w:val="0"/>
      <w:divBdr>
        <w:top w:val="none" w:sz="0" w:space="0" w:color="auto"/>
        <w:left w:val="none" w:sz="0" w:space="0" w:color="auto"/>
        <w:bottom w:val="none" w:sz="0" w:space="0" w:color="auto"/>
        <w:right w:val="none" w:sz="0" w:space="0" w:color="auto"/>
      </w:divBdr>
    </w:div>
    <w:div w:id="317226301">
      <w:bodyDiv w:val="1"/>
      <w:marLeft w:val="0"/>
      <w:marRight w:val="0"/>
      <w:marTop w:val="0"/>
      <w:marBottom w:val="0"/>
      <w:divBdr>
        <w:top w:val="none" w:sz="0" w:space="0" w:color="auto"/>
        <w:left w:val="none" w:sz="0" w:space="0" w:color="auto"/>
        <w:bottom w:val="none" w:sz="0" w:space="0" w:color="auto"/>
        <w:right w:val="none" w:sz="0" w:space="0" w:color="auto"/>
      </w:divBdr>
    </w:div>
    <w:div w:id="317343472">
      <w:bodyDiv w:val="1"/>
      <w:marLeft w:val="0"/>
      <w:marRight w:val="0"/>
      <w:marTop w:val="0"/>
      <w:marBottom w:val="0"/>
      <w:divBdr>
        <w:top w:val="none" w:sz="0" w:space="0" w:color="auto"/>
        <w:left w:val="none" w:sz="0" w:space="0" w:color="auto"/>
        <w:bottom w:val="none" w:sz="0" w:space="0" w:color="auto"/>
        <w:right w:val="none" w:sz="0" w:space="0" w:color="auto"/>
      </w:divBdr>
    </w:div>
    <w:div w:id="317659475">
      <w:bodyDiv w:val="1"/>
      <w:marLeft w:val="0"/>
      <w:marRight w:val="0"/>
      <w:marTop w:val="0"/>
      <w:marBottom w:val="0"/>
      <w:divBdr>
        <w:top w:val="none" w:sz="0" w:space="0" w:color="auto"/>
        <w:left w:val="none" w:sz="0" w:space="0" w:color="auto"/>
        <w:bottom w:val="none" w:sz="0" w:space="0" w:color="auto"/>
        <w:right w:val="none" w:sz="0" w:space="0" w:color="auto"/>
      </w:divBdr>
    </w:div>
    <w:div w:id="317806461">
      <w:bodyDiv w:val="1"/>
      <w:marLeft w:val="0"/>
      <w:marRight w:val="0"/>
      <w:marTop w:val="0"/>
      <w:marBottom w:val="0"/>
      <w:divBdr>
        <w:top w:val="none" w:sz="0" w:space="0" w:color="auto"/>
        <w:left w:val="none" w:sz="0" w:space="0" w:color="auto"/>
        <w:bottom w:val="none" w:sz="0" w:space="0" w:color="auto"/>
        <w:right w:val="none" w:sz="0" w:space="0" w:color="auto"/>
      </w:divBdr>
    </w:div>
    <w:div w:id="317927605">
      <w:bodyDiv w:val="1"/>
      <w:marLeft w:val="0"/>
      <w:marRight w:val="0"/>
      <w:marTop w:val="0"/>
      <w:marBottom w:val="0"/>
      <w:divBdr>
        <w:top w:val="none" w:sz="0" w:space="0" w:color="auto"/>
        <w:left w:val="none" w:sz="0" w:space="0" w:color="auto"/>
        <w:bottom w:val="none" w:sz="0" w:space="0" w:color="auto"/>
        <w:right w:val="none" w:sz="0" w:space="0" w:color="auto"/>
      </w:divBdr>
    </w:div>
    <w:div w:id="317999388">
      <w:bodyDiv w:val="1"/>
      <w:marLeft w:val="0"/>
      <w:marRight w:val="0"/>
      <w:marTop w:val="0"/>
      <w:marBottom w:val="0"/>
      <w:divBdr>
        <w:top w:val="none" w:sz="0" w:space="0" w:color="auto"/>
        <w:left w:val="none" w:sz="0" w:space="0" w:color="auto"/>
        <w:bottom w:val="none" w:sz="0" w:space="0" w:color="auto"/>
        <w:right w:val="none" w:sz="0" w:space="0" w:color="auto"/>
      </w:divBdr>
    </w:div>
    <w:div w:id="318652039">
      <w:bodyDiv w:val="1"/>
      <w:marLeft w:val="0"/>
      <w:marRight w:val="0"/>
      <w:marTop w:val="0"/>
      <w:marBottom w:val="0"/>
      <w:divBdr>
        <w:top w:val="none" w:sz="0" w:space="0" w:color="auto"/>
        <w:left w:val="none" w:sz="0" w:space="0" w:color="auto"/>
        <w:bottom w:val="none" w:sz="0" w:space="0" w:color="auto"/>
        <w:right w:val="none" w:sz="0" w:space="0" w:color="auto"/>
      </w:divBdr>
    </w:div>
    <w:div w:id="318656300">
      <w:bodyDiv w:val="1"/>
      <w:marLeft w:val="0"/>
      <w:marRight w:val="0"/>
      <w:marTop w:val="0"/>
      <w:marBottom w:val="0"/>
      <w:divBdr>
        <w:top w:val="none" w:sz="0" w:space="0" w:color="auto"/>
        <w:left w:val="none" w:sz="0" w:space="0" w:color="auto"/>
        <w:bottom w:val="none" w:sz="0" w:space="0" w:color="auto"/>
        <w:right w:val="none" w:sz="0" w:space="0" w:color="auto"/>
      </w:divBdr>
    </w:div>
    <w:div w:id="318969865">
      <w:bodyDiv w:val="1"/>
      <w:marLeft w:val="0"/>
      <w:marRight w:val="0"/>
      <w:marTop w:val="0"/>
      <w:marBottom w:val="0"/>
      <w:divBdr>
        <w:top w:val="none" w:sz="0" w:space="0" w:color="auto"/>
        <w:left w:val="none" w:sz="0" w:space="0" w:color="auto"/>
        <w:bottom w:val="none" w:sz="0" w:space="0" w:color="auto"/>
        <w:right w:val="none" w:sz="0" w:space="0" w:color="auto"/>
      </w:divBdr>
    </w:div>
    <w:div w:id="318970814">
      <w:bodyDiv w:val="1"/>
      <w:marLeft w:val="0"/>
      <w:marRight w:val="0"/>
      <w:marTop w:val="0"/>
      <w:marBottom w:val="0"/>
      <w:divBdr>
        <w:top w:val="none" w:sz="0" w:space="0" w:color="auto"/>
        <w:left w:val="none" w:sz="0" w:space="0" w:color="auto"/>
        <w:bottom w:val="none" w:sz="0" w:space="0" w:color="auto"/>
        <w:right w:val="none" w:sz="0" w:space="0" w:color="auto"/>
      </w:divBdr>
    </w:div>
    <w:div w:id="318996241">
      <w:bodyDiv w:val="1"/>
      <w:marLeft w:val="0"/>
      <w:marRight w:val="0"/>
      <w:marTop w:val="0"/>
      <w:marBottom w:val="0"/>
      <w:divBdr>
        <w:top w:val="none" w:sz="0" w:space="0" w:color="auto"/>
        <w:left w:val="none" w:sz="0" w:space="0" w:color="auto"/>
        <w:bottom w:val="none" w:sz="0" w:space="0" w:color="auto"/>
        <w:right w:val="none" w:sz="0" w:space="0" w:color="auto"/>
      </w:divBdr>
    </w:div>
    <w:div w:id="319040634">
      <w:bodyDiv w:val="1"/>
      <w:marLeft w:val="0"/>
      <w:marRight w:val="0"/>
      <w:marTop w:val="0"/>
      <w:marBottom w:val="0"/>
      <w:divBdr>
        <w:top w:val="none" w:sz="0" w:space="0" w:color="auto"/>
        <w:left w:val="none" w:sz="0" w:space="0" w:color="auto"/>
        <w:bottom w:val="none" w:sz="0" w:space="0" w:color="auto"/>
        <w:right w:val="none" w:sz="0" w:space="0" w:color="auto"/>
      </w:divBdr>
    </w:div>
    <w:div w:id="319509215">
      <w:bodyDiv w:val="1"/>
      <w:marLeft w:val="0"/>
      <w:marRight w:val="0"/>
      <w:marTop w:val="0"/>
      <w:marBottom w:val="0"/>
      <w:divBdr>
        <w:top w:val="none" w:sz="0" w:space="0" w:color="auto"/>
        <w:left w:val="none" w:sz="0" w:space="0" w:color="auto"/>
        <w:bottom w:val="none" w:sz="0" w:space="0" w:color="auto"/>
        <w:right w:val="none" w:sz="0" w:space="0" w:color="auto"/>
      </w:divBdr>
    </w:div>
    <w:div w:id="319581733">
      <w:bodyDiv w:val="1"/>
      <w:marLeft w:val="0"/>
      <w:marRight w:val="0"/>
      <w:marTop w:val="0"/>
      <w:marBottom w:val="0"/>
      <w:divBdr>
        <w:top w:val="none" w:sz="0" w:space="0" w:color="auto"/>
        <w:left w:val="none" w:sz="0" w:space="0" w:color="auto"/>
        <w:bottom w:val="none" w:sz="0" w:space="0" w:color="auto"/>
        <w:right w:val="none" w:sz="0" w:space="0" w:color="auto"/>
      </w:divBdr>
    </w:div>
    <w:div w:id="319770087">
      <w:bodyDiv w:val="1"/>
      <w:marLeft w:val="0"/>
      <w:marRight w:val="0"/>
      <w:marTop w:val="0"/>
      <w:marBottom w:val="0"/>
      <w:divBdr>
        <w:top w:val="none" w:sz="0" w:space="0" w:color="auto"/>
        <w:left w:val="none" w:sz="0" w:space="0" w:color="auto"/>
        <w:bottom w:val="none" w:sz="0" w:space="0" w:color="auto"/>
        <w:right w:val="none" w:sz="0" w:space="0" w:color="auto"/>
      </w:divBdr>
    </w:div>
    <w:div w:id="319847300">
      <w:bodyDiv w:val="1"/>
      <w:marLeft w:val="0"/>
      <w:marRight w:val="0"/>
      <w:marTop w:val="0"/>
      <w:marBottom w:val="0"/>
      <w:divBdr>
        <w:top w:val="none" w:sz="0" w:space="0" w:color="auto"/>
        <w:left w:val="none" w:sz="0" w:space="0" w:color="auto"/>
        <w:bottom w:val="none" w:sz="0" w:space="0" w:color="auto"/>
        <w:right w:val="none" w:sz="0" w:space="0" w:color="auto"/>
      </w:divBdr>
    </w:div>
    <w:div w:id="319889571">
      <w:bodyDiv w:val="1"/>
      <w:marLeft w:val="0"/>
      <w:marRight w:val="0"/>
      <w:marTop w:val="0"/>
      <w:marBottom w:val="0"/>
      <w:divBdr>
        <w:top w:val="none" w:sz="0" w:space="0" w:color="auto"/>
        <w:left w:val="none" w:sz="0" w:space="0" w:color="auto"/>
        <w:bottom w:val="none" w:sz="0" w:space="0" w:color="auto"/>
        <w:right w:val="none" w:sz="0" w:space="0" w:color="auto"/>
      </w:divBdr>
    </w:div>
    <w:div w:id="319964399">
      <w:bodyDiv w:val="1"/>
      <w:marLeft w:val="0"/>
      <w:marRight w:val="0"/>
      <w:marTop w:val="0"/>
      <w:marBottom w:val="0"/>
      <w:divBdr>
        <w:top w:val="none" w:sz="0" w:space="0" w:color="auto"/>
        <w:left w:val="none" w:sz="0" w:space="0" w:color="auto"/>
        <w:bottom w:val="none" w:sz="0" w:space="0" w:color="auto"/>
        <w:right w:val="none" w:sz="0" w:space="0" w:color="auto"/>
      </w:divBdr>
    </w:div>
    <w:div w:id="320012669">
      <w:bodyDiv w:val="1"/>
      <w:marLeft w:val="0"/>
      <w:marRight w:val="0"/>
      <w:marTop w:val="0"/>
      <w:marBottom w:val="0"/>
      <w:divBdr>
        <w:top w:val="none" w:sz="0" w:space="0" w:color="auto"/>
        <w:left w:val="none" w:sz="0" w:space="0" w:color="auto"/>
        <w:bottom w:val="none" w:sz="0" w:space="0" w:color="auto"/>
        <w:right w:val="none" w:sz="0" w:space="0" w:color="auto"/>
      </w:divBdr>
    </w:div>
    <w:div w:id="320012945">
      <w:bodyDiv w:val="1"/>
      <w:marLeft w:val="0"/>
      <w:marRight w:val="0"/>
      <w:marTop w:val="0"/>
      <w:marBottom w:val="0"/>
      <w:divBdr>
        <w:top w:val="none" w:sz="0" w:space="0" w:color="auto"/>
        <w:left w:val="none" w:sz="0" w:space="0" w:color="auto"/>
        <w:bottom w:val="none" w:sz="0" w:space="0" w:color="auto"/>
        <w:right w:val="none" w:sz="0" w:space="0" w:color="auto"/>
      </w:divBdr>
    </w:div>
    <w:div w:id="320089207">
      <w:bodyDiv w:val="1"/>
      <w:marLeft w:val="0"/>
      <w:marRight w:val="0"/>
      <w:marTop w:val="0"/>
      <w:marBottom w:val="0"/>
      <w:divBdr>
        <w:top w:val="none" w:sz="0" w:space="0" w:color="auto"/>
        <w:left w:val="none" w:sz="0" w:space="0" w:color="auto"/>
        <w:bottom w:val="none" w:sz="0" w:space="0" w:color="auto"/>
        <w:right w:val="none" w:sz="0" w:space="0" w:color="auto"/>
      </w:divBdr>
    </w:div>
    <w:div w:id="320231439">
      <w:bodyDiv w:val="1"/>
      <w:marLeft w:val="0"/>
      <w:marRight w:val="0"/>
      <w:marTop w:val="0"/>
      <w:marBottom w:val="0"/>
      <w:divBdr>
        <w:top w:val="none" w:sz="0" w:space="0" w:color="auto"/>
        <w:left w:val="none" w:sz="0" w:space="0" w:color="auto"/>
        <w:bottom w:val="none" w:sz="0" w:space="0" w:color="auto"/>
        <w:right w:val="none" w:sz="0" w:space="0" w:color="auto"/>
      </w:divBdr>
    </w:div>
    <w:div w:id="320352314">
      <w:bodyDiv w:val="1"/>
      <w:marLeft w:val="0"/>
      <w:marRight w:val="0"/>
      <w:marTop w:val="0"/>
      <w:marBottom w:val="0"/>
      <w:divBdr>
        <w:top w:val="none" w:sz="0" w:space="0" w:color="auto"/>
        <w:left w:val="none" w:sz="0" w:space="0" w:color="auto"/>
        <w:bottom w:val="none" w:sz="0" w:space="0" w:color="auto"/>
        <w:right w:val="none" w:sz="0" w:space="0" w:color="auto"/>
      </w:divBdr>
    </w:div>
    <w:div w:id="320356686">
      <w:bodyDiv w:val="1"/>
      <w:marLeft w:val="0"/>
      <w:marRight w:val="0"/>
      <w:marTop w:val="0"/>
      <w:marBottom w:val="0"/>
      <w:divBdr>
        <w:top w:val="none" w:sz="0" w:space="0" w:color="auto"/>
        <w:left w:val="none" w:sz="0" w:space="0" w:color="auto"/>
        <w:bottom w:val="none" w:sz="0" w:space="0" w:color="auto"/>
        <w:right w:val="none" w:sz="0" w:space="0" w:color="auto"/>
      </w:divBdr>
    </w:div>
    <w:div w:id="320500158">
      <w:bodyDiv w:val="1"/>
      <w:marLeft w:val="0"/>
      <w:marRight w:val="0"/>
      <w:marTop w:val="0"/>
      <w:marBottom w:val="0"/>
      <w:divBdr>
        <w:top w:val="none" w:sz="0" w:space="0" w:color="auto"/>
        <w:left w:val="none" w:sz="0" w:space="0" w:color="auto"/>
        <w:bottom w:val="none" w:sz="0" w:space="0" w:color="auto"/>
        <w:right w:val="none" w:sz="0" w:space="0" w:color="auto"/>
      </w:divBdr>
    </w:div>
    <w:div w:id="320545747">
      <w:bodyDiv w:val="1"/>
      <w:marLeft w:val="0"/>
      <w:marRight w:val="0"/>
      <w:marTop w:val="0"/>
      <w:marBottom w:val="0"/>
      <w:divBdr>
        <w:top w:val="none" w:sz="0" w:space="0" w:color="auto"/>
        <w:left w:val="none" w:sz="0" w:space="0" w:color="auto"/>
        <w:bottom w:val="none" w:sz="0" w:space="0" w:color="auto"/>
        <w:right w:val="none" w:sz="0" w:space="0" w:color="auto"/>
      </w:divBdr>
    </w:div>
    <w:div w:id="320619094">
      <w:bodyDiv w:val="1"/>
      <w:marLeft w:val="0"/>
      <w:marRight w:val="0"/>
      <w:marTop w:val="0"/>
      <w:marBottom w:val="0"/>
      <w:divBdr>
        <w:top w:val="none" w:sz="0" w:space="0" w:color="auto"/>
        <w:left w:val="none" w:sz="0" w:space="0" w:color="auto"/>
        <w:bottom w:val="none" w:sz="0" w:space="0" w:color="auto"/>
        <w:right w:val="none" w:sz="0" w:space="0" w:color="auto"/>
      </w:divBdr>
    </w:div>
    <w:div w:id="320891863">
      <w:bodyDiv w:val="1"/>
      <w:marLeft w:val="0"/>
      <w:marRight w:val="0"/>
      <w:marTop w:val="0"/>
      <w:marBottom w:val="0"/>
      <w:divBdr>
        <w:top w:val="none" w:sz="0" w:space="0" w:color="auto"/>
        <w:left w:val="none" w:sz="0" w:space="0" w:color="auto"/>
        <w:bottom w:val="none" w:sz="0" w:space="0" w:color="auto"/>
        <w:right w:val="none" w:sz="0" w:space="0" w:color="auto"/>
      </w:divBdr>
    </w:div>
    <w:div w:id="321007622">
      <w:bodyDiv w:val="1"/>
      <w:marLeft w:val="0"/>
      <w:marRight w:val="0"/>
      <w:marTop w:val="0"/>
      <w:marBottom w:val="0"/>
      <w:divBdr>
        <w:top w:val="none" w:sz="0" w:space="0" w:color="auto"/>
        <w:left w:val="none" w:sz="0" w:space="0" w:color="auto"/>
        <w:bottom w:val="none" w:sz="0" w:space="0" w:color="auto"/>
        <w:right w:val="none" w:sz="0" w:space="0" w:color="auto"/>
      </w:divBdr>
    </w:div>
    <w:div w:id="321276553">
      <w:bodyDiv w:val="1"/>
      <w:marLeft w:val="0"/>
      <w:marRight w:val="0"/>
      <w:marTop w:val="0"/>
      <w:marBottom w:val="0"/>
      <w:divBdr>
        <w:top w:val="none" w:sz="0" w:space="0" w:color="auto"/>
        <w:left w:val="none" w:sz="0" w:space="0" w:color="auto"/>
        <w:bottom w:val="none" w:sz="0" w:space="0" w:color="auto"/>
        <w:right w:val="none" w:sz="0" w:space="0" w:color="auto"/>
      </w:divBdr>
    </w:div>
    <w:div w:id="321546377">
      <w:bodyDiv w:val="1"/>
      <w:marLeft w:val="0"/>
      <w:marRight w:val="0"/>
      <w:marTop w:val="0"/>
      <w:marBottom w:val="0"/>
      <w:divBdr>
        <w:top w:val="none" w:sz="0" w:space="0" w:color="auto"/>
        <w:left w:val="none" w:sz="0" w:space="0" w:color="auto"/>
        <w:bottom w:val="none" w:sz="0" w:space="0" w:color="auto"/>
        <w:right w:val="none" w:sz="0" w:space="0" w:color="auto"/>
      </w:divBdr>
    </w:div>
    <w:div w:id="321550616">
      <w:bodyDiv w:val="1"/>
      <w:marLeft w:val="0"/>
      <w:marRight w:val="0"/>
      <w:marTop w:val="0"/>
      <w:marBottom w:val="0"/>
      <w:divBdr>
        <w:top w:val="none" w:sz="0" w:space="0" w:color="auto"/>
        <w:left w:val="none" w:sz="0" w:space="0" w:color="auto"/>
        <w:bottom w:val="none" w:sz="0" w:space="0" w:color="auto"/>
        <w:right w:val="none" w:sz="0" w:space="0" w:color="auto"/>
      </w:divBdr>
    </w:div>
    <w:div w:id="321585688">
      <w:bodyDiv w:val="1"/>
      <w:marLeft w:val="0"/>
      <w:marRight w:val="0"/>
      <w:marTop w:val="0"/>
      <w:marBottom w:val="0"/>
      <w:divBdr>
        <w:top w:val="none" w:sz="0" w:space="0" w:color="auto"/>
        <w:left w:val="none" w:sz="0" w:space="0" w:color="auto"/>
        <w:bottom w:val="none" w:sz="0" w:space="0" w:color="auto"/>
        <w:right w:val="none" w:sz="0" w:space="0" w:color="auto"/>
      </w:divBdr>
    </w:div>
    <w:div w:id="321588858">
      <w:bodyDiv w:val="1"/>
      <w:marLeft w:val="0"/>
      <w:marRight w:val="0"/>
      <w:marTop w:val="0"/>
      <w:marBottom w:val="0"/>
      <w:divBdr>
        <w:top w:val="none" w:sz="0" w:space="0" w:color="auto"/>
        <w:left w:val="none" w:sz="0" w:space="0" w:color="auto"/>
        <w:bottom w:val="none" w:sz="0" w:space="0" w:color="auto"/>
        <w:right w:val="none" w:sz="0" w:space="0" w:color="auto"/>
      </w:divBdr>
    </w:div>
    <w:div w:id="321784197">
      <w:bodyDiv w:val="1"/>
      <w:marLeft w:val="0"/>
      <w:marRight w:val="0"/>
      <w:marTop w:val="0"/>
      <w:marBottom w:val="0"/>
      <w:divBdr>
        <w:top w:val="none" w:sz="0" w:space="0" w:color="auto"/>
        <w:left w:val="none" w:sz="0" w:space="0" w:color="auto"/>
        <w:bottom w:val="none" w:sz="0" w:space="0" w:color="auto"/>
        <w:right w:val="none" w:sz="0" w:space="0" w:color="auto"/>
      </w:divBdr>
    </w:div>
    <w:div w:id="321784398">
      <w:bodyDiv w:val="1"/>
      <w:marLeft w:val="0"/>
      <w:marRight w:val="0"/>
      <w:marTop w:val="0"/>
      <w:marBottom w:val="0"/>
      <w:divBdr>
        <w:top w:val="none" w:sz="0" w:space="0" w:color="auto"/>
        <w:left w:val="none" w:sz="0" w:space="0" w:color="auto"/>
        <w:bottom w:val="none" w:sz="0" w:space="0" w:color="auto"/>
        <w:right w:val="none" w:sz="0" w:space="0" w:color="auto"/>
      </w:divBdr>
    </w:div>
    <w:div w:id="322123386">
      <w:bodyDiv w:val="1"/>
      <w:marLeft w:val="0"/>
      <w:marRight w:val="0"/>
      <w:marTop w:val="0"/>
      <w:marBottom w:val="0"/>
      <w:divBdr>
        <w:top w:val="none" w:sz="0" w:space="0" w:color="auto"/>
        <w:left w:val="none" w:sz="0" w:space="0" w:color="auto"/>
        <w:bottom w:val="none" w:sz="0" w:space="0" w:color="auto"/>
        <w:right w:val="none" w:sz="0" w:space="0" w:color="auto"/>
      </w:divBdr>
    </w:div>
    <w:div w:id="322439172">
      <w:bodyDiv w:val="1"/>
      <w:marLeft w:val="0"/>
      <w:marRight w:val="0"/>
      <w:marTop w:val="0"/>
      <w:marBottom w:val="0"/>
      <w:divBdr>
        <w:top w:val="none" w:sz="0" w:space="0" w:color="auto"/>
        <w:left w:val="none" w:sz="0" w:space="0" w:color="auto"/>
        <w:bottom w:val="none" w:sz="0" w:space="0" w:color="auto"/>
        <w:right w:val="none" w:sz="0" w:space="0" w:color="auto"/>
      </w:divBdr>
    </w:div>
    <w:div w:id="322441514">
      <w:bodyDiv w:val="1"/>
      <w:marLeft w:val="0"/>
      <w:marRight w:val="0"/>
      <w:marTop w:val="0"/>
      <w:marBottom w:val="0"/>
      <w:divBdr>
        <w:top w:val="none" w:sz="0" w:space="0" w:color="auto"/>
        <w:left w:val="none" w:sz="0" w:space="0" w:color="auto"/>
        <w:bottom w:val="none" w:sz="0" w:space="0" w:color="auto"/>
        <w:right w:val="none" w:sz="0" w:space="0" w:color="auto"/>
      </w:divBdr>
    </w:div>
    <w:div w:id="322662070">
      <w:bodyDiv w:val="1"/>
      <w:marLeft w:val="0"/>
      <w:marRight w:val="0"/>
      <w:marTop w:val="0"/>
      <w:marBottom w:val="0"/>
      <w:divBdr>
        <w:top w:val="none" w:sz="0" w:space="0" w:color="auto"/>
        <w:left w:val="none" w:sz="0" w:space="0" w:color="auto"/>
        <w:bottom w:val="none" w:sz="0" w:space="0" w:color="auto"/>
        <w:right w:val="none" w:sz="0" w:space="0" w:color="auto"/>
      </w:divBdr>
    </w:div>
    <w:div w:id="323314655">
      <w:bodyDiv w:val="1"/>
      <w:marLeft w:val="0"/>
      <w:marRight w:val="0"/>
      <w:marTop w:val="0"/>
      <w:marBottom w:val="0"/>
      <w:divBdr>
        <w:top w:val="none" w:sz="0" w:space="0" w:color="auto"/>
        <w:left w:val="none" w:sz="0" w:space="0" w:color="auto"/>
        <w:bottom w:val="none" w:sz="0" w:space="0" w:color="auto"/>
        <w:right w:val="none" w:sz="0" w:space="0" w:color="auto"/>
      </w:divBdr>
    </w:div>
    <w:div w:id="323315367">
      <w:bodyDiv w:val="1"/>
      <w:marLeft w:val="0"/>
      <w:marRight w:val="0"/>
      <w:marTop w:val="0"/>
      <w:marBottom w:val="0"/>
      <w:divBdr>
        <w:top w:val="none" w:sz="0" w:space="0" w:color="auto"/>
        <w:left w:val="none" w:sz="0" w:space="0" w:color="auto"/>
        <w:bottom w:val="none" w:sz="0" w:space="0" w:color="auto"/>
        <w:right w:val="none" w:sz="0" w:space="0" w:color="auto"/>
      </w:divBdr>
    </w:div>
    <w:div w:id="323363963">
      <w:bodyDiv w:val="1"/>
      <w:marLeft w:val="0"/>
      <w:marRight w:val="0"/>
      <w:marTop w:val="0"/>
      <w:marBottom w:val="0"/>
      <w:divBdr>
        <w:top w:val="none" w:sz="0" w:space="0" w:color="auto"/>
        <w:left w:val="none" w:sz="0" w:space="0" w:color="auto"/>
        <w:bottom w:val="none" w:sz="0" w:space="0" w:color="auto"/>
        <w:right w:val="none" w:sz="0" w:space="0" w:color="auto"/>
      </w:divBdr>
    </w:div>
    <w:div w:id="323515166">
      <w:bodyDiv w:val="1"/>
      <w:marLeft w:val="0"/>
      <w:marRight w:val="0"/>
      <w:marTop w:val="0"/>
      <w:marBottom w:val="0"/>
      <w:divBdr>
        <w:top w:val="none" w:sz="0" w:space="0" w:color="auto"/>
        <w:left w:val="none" w:sz="0" w:space="0" w:color="auto"/>
        <w:bottom w:val="none" w:sz="0" w:space="0" w:color="auto"/>
        <w:right w:val="none" w:sz="0" w:space="0" w:color="auto"/>
      </w:divBdr>
    </w:div>
    <w:div w:id="323556046">
      <w:bodyDiv w:val="1"/>
      <w:marLeft w:val="0"/>
      <w:marRight w:val="0"/>
      <w:marTop w:val="0"/>
      <w:marBottom w:val="0"/>
      <w:divBdr>
        <w:top w:val="none" w:sz="0" w:space="0" w:color="auto"/>
        <w:left w:val="none" w:sz="0" w:space="0" w:color="auto"/>
        <w:bottom w:val="none" w:sz="0" w:space="0" w:color="auto"/>
        <w:right w:val="none" w:sz="0" w:space="0" w:color="auto"/>
      </w:divBdr>
    </w:div>
    <w:div w:id="323582666">
      <w:bodyDiv w:val="1"/>
      <w:marLeft w:val="0"/>
      <w:marRight w:val="0"/>
      <w:marTop w:val="0"/>
      <w:marBottom w:val="0"/>
      <w:divBdr>
        <w:top w:val="none" w:sz="0" w:space="0" w:color="auto"/>
        <w:left w:val="none" w:sz="0" w:space="0" w:color="auto"/>
        <w:bottom w:val="none" w:sz="0" w:space="0" w:color="auto"/>
        <w:right w:val="none" w:sz="0" w:space="0" w:color="auto"/>
      </w:divBdr>
    </w:div>
    <w:div w:id="323968832">
      <w:bodyDiv w:val="1"/>
      <w:marLeft w:val="0"/>
      <w:marRight w:val="0"/>
      <w:marTop w:val="0"/>
      <w:marBottom w:val="0"/>
      <w:divBdr>
        <w:top w:val="none" w:sz="0" w:space="0" w:color="auto"/>
        <w:left w:val="none" w:sz="0" w:space="0" w:color="auto"/>
        <w:bottom w:val="none" w:sz="0" w:space="0" w:color="auto"/>
        <w:right w:val="none" w:sz="0" w:space="0" w:color="auto"/>
      </w:divBdr>
    </w:div>
    <w:div w:id="324207059">
      <w:bodyDiv w:val="1"/>
      <w:marLeft w:val="0"/>
      <w:marRight w:val="0"/>
      <w:marTop w:val="0"/>
      <w:marBottom w:val="0"/>
      <w:divBdr>
        <w:top w:val="none" w:sz="0" w:space="0" w:color="auto"/>
        <w:left w:val="none" w:sz="0" w:space="0" w:color="auto"/>
        <w:bottom w:val="none" w:sz="0" w:space="0" w:color="auto"/>
        <w:right w:val="none" w:sz="0" w:space="0" w:color="auto"/>
      </w:divBdr>
    </w:div>
    <w:div w:id="324285371">
      <w:bodyDiv w:val="1"/>
      <w:marLeft w:val="0"/>
      <w:marRight w:val="0"/>
      <w:marTop w:val="0"/>
      <w:marBottom w:val="0"/>
      <w:divBdr>
        <w:top w:val="none" w:sz="0" w:space="0" w:color="auto"/>
        <w:left w:val="none" w:sz="0" w:space="0" w:color="auto"/>
        <w:bottom w:val="none" w:sz="0" w:space="0" w:color="auto"/>
        <w:right w:val="none" w:sz="0" w:space="0" w:color="auto"/>
      </w:divBdr>
    </w:div>
    <w:div w:id="324289086">
      <w:bodyDiv w:val="1"/>
      <w:marLeft w:val="0"/>
      <w:marRight w:val="0"/>
      <w:marTop w:val="0"/>
      <w:marBottom w:val="0"/>
      <w:divBdr>
        <w:top w:val="none" w:sz="0" w:space="0" w:color="auto"/>
        <w:left w:val="none" w:sz="0" w:space="0" w:color="auto"/>
        <w:bottom w:val="none" w:sz="0" w:space="0" w:color="auto"/>
        <w:right w:val="none" w:sz="0" w:space="0" w:color="auto"/>
      </w:divBdr>
    </w:div>
    <w:div w:id="324362884">
      <w:bodyDiv w:val="1"/>
      <w:marLeft w:val="0"/>
      <w:marRight w:val="0"/>
      <w:marTop w:val="0"/>
      <w:marBottom w:val="0"/>
      <w:divBdr>
        <w:top w:val="none" w:sz="0" w:space="0" w:color="auto"/>
        <w:left w:val="none" w:sz="0" w:space="0" w:color="auto"/>
        <w:bottom w:val="none" w:sz="0" w:space="0" w:color="auto"/>
        <w:right w:val="none" w:sz="0" w:space="0" w:color="auto"/>
      </w:divBdr>
    </w:div>
    <w:div w:id="324405792">
      <w:bodyDiv w:val="1"/>
      <w:marLeft w:val="0"/>
      <w:marRight w:val="0"/>
      <w:marTop w:val="0"/>
      <w:marBottom w:val="0"/>
      <w:divBdr>
        <w:top w:val="none" w:sz="0" w:space="0" w:color="auto"/>
        <w:left w:val="none" w:sz="0" w:space="0" w:color="auto"/>
        <w:bottom w:val="none" w:sz="0" w:space="0" w:color="auto"/>
        <w:right w:val="none" w:sz="0" w:space="0" w:color="auto"/>
      </w:divBdr>
    </w:div>
    <w:div w:id="324481825">
      <w:bodyDiv w:val="1"/>
      <w:marLeft w:val="0"/>
      <w:marRight w:val="0"/>
      <w:marTop w:val="0"/>
      <w:marBottom w:val="0"/>
      <w:divBdr>
        <w:top w:val="none" w:sz="0" w:space="0" w:color="auto"/>
        <w:left w:val="none" w:sz="0" w:space="0" w:color="auto"/>
        <w:bottom w:val="none" w:sz="0" w:space="0" w:color="auto"/>
        <w:right w:val="none" w:sz="0" w:space="0" w:color="auto"/>
      </w:divBdr>
    </w:div>
    <w:div w:id="324630026">
      <w:bodyDiv w:val="1"/>
      <w:marLeft w:val="0"/>
      <w:marRight w:val="0"/>
      <w:marTop w:val="0"/>
      <w:marBottom w:val="0"/>
      <w:divBdr>
        <w:top w:val="none" w:sz="0" w:space="0" w:color="auto"/>
        <w:left w:val="none" w:sz="0" w:space="0" w:color="auto"/>
        <w:bottom w:val="none" w:sz="0" w:space="0" w:color="auto"/>
        <w:right w:val="none" w:sz="0" w:space="0" w:color="auto"/>
      </w:divBdr>
    </w:div>
    <w:div w:id="324674809">
      <w:bodyDiv w:val="1"/>
      <w:marLeft w:val="0"/>
      <w:marRight w:val="0"/>
      <w:marTop w:val="0"/>
      <w:marBottom w:val="0"/>
      <w:divBdr>
        <w:top w:val="none" w:sz="0" w:space="0" w:color="auto"/>
        <w:left w:val="none" w:sz="0" w:space="0" w:color="auto"/>
        <w:bottom w:val="none" w:sz="0" w:space="0" w:color="auto"/>
        <w:right w:val="none" w:sz="0" w:space="0" w:color="auto"/>
      </w:divBdr>
    </w:div>
    <w:div w:id="324749906">
      <w:bodyDiv w:val="1"/>
      <w:marLeft w:val="0"/>
      <w:marRight w:val="0"/>
      <w:marTop w:val="0"/>
      <w:marBottom w:val="0"/>
      <w:divBdr>
        <w:top w:val="none" w:sz="0" w:space="0" w:color="auto"/>
        <w:left w:val="none" w:sz="0" w:space="0" w:color="auto"/>
        <w:bottom w:val="none" w:sz="0" w:space="0" w:color="auto"/>
        <w:right w:val="none" w:sz="0" w:space="0" w:color="auto"/>
      </w:divBdr>
    </w:div>
    <w:div w:id="324821223">
      <w:bodyDiv w:val="1"/>
      <w:marLeft w:val="0"/>
      <w:marRight w:val="0"/>
      <w:marTop w:val="0"/>
      <w:marBottom w:val="0"/>
      <w:divBdr>
        <w:top w:val="none" w:sz="0" w:space="0" w:color="auto"/>
        <w:left w:val="none" w:sz="0" w:space="0" w:color="auto"/>
        <w:bottom w:val="none" w:sz="0" w:space="0" w:color="auto"/>
        <w:right w:val="none" w:sz="0" w:space="0" w:color="auto"/>
      </w:divBdr>
    </w:div>
    <w:div w:id="325089320">
      <w:bodyDiv w:val="1"/>
      <w:marLeft w:val="0"/>
      <w:marRight w:val="0"/>
      <w:marTop w:val="0"/>
      <w:marBottom w:val="0"/>
      <w:divBdr>
        <w:top w:val="none" w:sz="0" w:space="0" w:color="auto"/>
        <w:left w:val="none" w:sz="0" w:space="0" w:color="auto"/>
        <w:bottom w:val="none" w:sz="0" w:space="0" w:color="auto"/>
        <w:right w:val="none" w:sz="0" w:space="0" w:color="auto"/>
      </w:divBdr>
    </w:div>
    <w:div w:id="325208067">
      <w:bodyDiv w:val="1"/>
      <w:marLeft w:val="0"/>
      <w:marRight w:val="0"/>
      <w:marTop w:val="0"/>
      <w:marBottom w:val="0"/>
      <w:divBdr>
        <w:top w:val="none" w:sz="0" w:space="0" w:color="auto"/>
        <w:left w:val="none" w:sz="0" w:space="0" w:color="auto"/>
        <w:bottom w:val="none" w:sz="0" w:space="0" w:color="auto"/>
        <w:right w:val="none" w:sz="0" w:space="0" w:color="auto"/>
      </w:divBdr>
    </w:div>
    <w:div w:id="325209329">
      <w:bodyDiv w:val="1"/>
      <w:marLeft w:val="0"/>
      <w:marRight w:val="0"/>
      <w:marTop w:val="0"/>
      <w:marBottom w:val="0"/>
      <w:divBdr>
        <w:top w:val="none" w:sz="0" w:space="0" w:color="auto"/>
        <w:left w:val="none" w:sz="0" w:space="0" w:color="auto"/>
        <w:bottom w:val="none" w:sz="0" w:space="0" w:color="auto"/>
        <w:right w:val="none" w:sz="0" w:space="0" w:color="auto"/>
      </w:divBdr>
    </w:div>
    <w:div w:id="325331395">
      <w:bodyDiv w:val="1"/>
      <w:marLeft w:val="0"/>
      <w:marRight w:val="0"/>
      <w:marTop w:val="0"/>
      <w:marBottom w:val="0"/>
      <w:divBdr>
        <w:top w:val="none" w:sz="0" w:space="0" w:color="auto"/>
        <w:left w:val="none" w:sz="0" w:space="0" w:color="auto"/>
        <w:bottom w:val="none" w:sz="0" w:space="0" w:color="auto"/>
        <w:right w:val="none" w:sz="0" w:space="0" w:color="auto"/>
      </w:divBdr>
    </w:div>
    <w:div w:id="325404114">
      <w:bodyDiv w:val="1"/>
      <w:marLeft w:val="0"/>
      <w:marRight w:val="0"/>
      <w:marTop w:val="0"/>
      <w:marBottom w:val="0"/>
      <w:divBdr>
        <w:top w:val="none" w:sz="0" w:space="0" w:color="auto"/>
        <w:left w:val="none" w:sz="0" w:space="0" w:color="auto"/>
        <w:bottom w:val="none" w:sz="0" w:space="0" w:color="auto"/>
        <w:right w:val="none" w:sz="0" w:space="0" w:color="auto"/>
      </w:divBdr>
    </w:div>
    <w:div w:id="325474250">
      <w:bodyDiv w:val="1"/>
      <w:marLeft w:val="0"/>
      <w:marRight w:val="0"/>
      <w:marTop w:val="0"/>
      <w:marBottom w:val="0"/>
      <w:divBdr>
        <w:top w:val="none" w:sz="0" w:space="0" w:color="auto"/>
        <w:left w:val="none" w:sz="0" w:space="0" w:color="auto"/>
        <w:bottom w:val="none" w:sz="0" w:space="0" w:color="auto"/>
        <w:right w:val="none" w:sz="0" w:space="0" w:color="auto"/>
      </w:divBdr>
    </w:div>
    <w:div w:id="325520713">
      <w:bodyDiv w:val="1"/>
      <w:marLeft w:val="0"/>
      <w:marRight w:val="0"/>
      <w:marTop w:val="0"/>
      <w:marBottom w:val="0"/>
      <w:divBdr>
        <w:top w:val="none" w:sz="0" w:space="0" w:color="auto"/>
        <w:left w:val="none" w:sz="0" w:space="0" w:color="auto"/>
        <w:bottom w:val="none" w:sz="0" w:space="0" w:color="auto"/>
        <w:right w:val="none" w:sz="0" w:space="0" w:color="auto"/>
      </w:divBdr>
    </w:div>
    <w:div w:id="325596072">
      <w:bodyDiv w:val="1"/>
      <w:marLeft w:val="0"/>
      <w:marRight w:val="0"/>
      <w:marTop w:val="0"/>
      <w:marBottom w:val="0"/>
      <w:divBdr>
        <w:top w:val="none" w:sz="0" w:space="0" w:color="auto"/>
        <w:left w:val="none" w:sz="0" w:space="0" w:color="auto"/>
        <w:bottom w:val="none" w:sz="0" w:space="0" w:color="auto"/>
        <w:right w:val="none" w:sz="0" w:space="0" w:color="auto"/>
      </w:divBdr>
    </w:div>
    <w:div w:id="325674005">
      <w:bodyDiv w:val="1"/>
      <w:marLeft w:val="0"/>
      <w:marRight w:val="0"/>
      <w:marTop w:val="0"/>
      <w:marBottom w:val="0"/>
      <w:divBdr>
        <w:top w:val="none" w:sz="0" w:space="0" w:color="auto"/>
        <w:left w:val="none" w:sz="0" w:space="0" w:color="auto"/>
        <w:bottom w:val="none" w:sz="0" w:space="0" w:color="auto"/>
        <w:right w:val="none" w:sz="0" w:space="0" w:color="auto"/>
      </w:divBdr>
    </w:div>
    <w:div w:id="325784598">
      <w:bodyDiv w:val="1"/>
      <w:marLeft w:val="0"/>
      <w:marRight w:val="0"/>
      <w:marTop w:val="0"/>
      <w:marBottom w:val="0"/>
      <w:divBdr>
        <w:top w:val="none" w:sz="0" w:space="0" w:color="auto"/>
        <w:left w:val="none" w:sz="0" w:space="0" w:color="auto"/>
        <w:bottom w:val="none" w:sz="0" w:space="0" w:color="auto"/>
        <w:right w:val="none" w:sz="0" w:space="0" w:color="auto"/>
      </w:divBdr>
    </w:div>
    <w:div w:id="325789795">
      <w:bodyDiv w:val="1"/>
      <w:marLeft w:val="0"/>
      <w:marRight w:val="0"/>
      <w:marTop w:val="0"/>
      <w:marBottom w:val="0"/>
      <w:divBdr>
        <w:top w:val="none" w:sz="0" w:space="0" w:color="auto"/>
        <w:left w:val="none" w:sz="0" w:space="0" w:color="auto"/>
        <w:bottom w:val="none" w:sz="0" w:space="0" w:color="auto"/>
        <w:right w:val="none" w:sz="0" w:space="0" w:color="auto"/>
      </w:divBdr>
    </w:div>
    <w:div w:id="325935694">
      <w:bodyDiv w:val="1"/>
      <w:marLeft w:val="0"/>
      <w:marRight w:val="0"/>
      <w:marTop w:val="0"/>
      <w:marBottom w:val="0"/>
      <w:divBdr>
        <w:top w:val="none" w:sz="0" w:space="0" w:color="auto"/>
        <w:left w:val="none" w:sz="0" w:space="0" w:color="auto"/>
        <w:bottom w:val="none" w:sz="0" w:space="0" w:color="auto"/>
        <w:right w:val="none" w:sz="0" w:space="0" w:color="auto"/>
      </w:divBdr>
    </w:div>
    <w:div w:id="326133016">
      <w:bodyDiv w:val="1"/>
      <w:marLeft w:val="0"/>
      <w:marRight w:val="0"/>
      <w:marTop w:val="0"/>
      <w:marBottom w:val="0"/>
      <w:divBdr>
        <w:top w:val="none" w:sz="0" w:space="0" w:color="auto"/>
        <w:left w:val="none" w:sz="0" w:space="0" w:color="auto"/>
        <w:bottom w:val="none" w:sz="0" w:space="0" w:color="auto"/>
        <w:right w:val="none" w:sz="0" w:space="0" w:color="auto"/>
      </w:divBdr>
    </w:div>
    <w:div w:id="326443957">
      <w:bodyDiv w:val="1"/>
      <w:marLeft w:val="0"/>
      <w:marRight w:val="0"/>
      <w:marTop w:val="0"/>
      <w:marBottom w:val="0"/>
      <w:divBdr>
        <w:top w:val="none" w:sz="0" w:space="0" w:color="auto"/>
        <w:left w:val="none" w:sz="0" w:space="0" w:color="auto"/>
        <w:bottom w:val="none" w:sz="0" w:space="0" w:color="auto"/>
        <w:right w:val="none" w:sz="0" w:space="0" w:color="auto"/>
      </w:divBdr>
    </w:div>
    <w:div w:id="326828652">
      <w:bodyDiv w:val="1"/>
      <w:marLeft w:val="0"/>
      <w:marRight w:val="0"/>
      <w:marTop w:val="0"/>
      <w:marBottom w:val="0"/>
      <w:divBdr>
        <w:top w:val="none" w:sz="0" w:space="0" w:color="auto"/>
        <w:left w:val="none" w:sz="0" w:space="0" w:color="auto"/>
        <w:bottom w:val="none" w:sz="0" w:space="0" w:color="auto"/>
        <w:right w:val="none" w:sz="0" w:space="0" w:color="auto"/>
      </w:divBdr>
    </w:div>
    <w:div w:id="326983293">
      <w:bodyDiv w:val="1"/>
      <w:marLeft w:val="0"/>
      <w:marRight w:val="0"/>
      <w:marTop w:val="0"/>
      <w:marBottom w:val="0"/>
      <w:divBdr>
        <w:top w:val="none" w:sz="0" w:space="0" w:color="auto"/>
        <w:left w:val="none" w:sz="0" w:space="0" w:color="auto"/>
        <w:bottom w:val="none" w:sz="0" w:space="0" w:color="auto"/>
        <w:right w:val="none" w:sz="0" w:space="0" w:color="auto"/>
      </w:divBdr>
    </w:div>
    <w:div w:id="327054532">
      <w:bodyDiv w:val="1"/>
      <w:marLeft w:val="0"/>
      <w:marRight w:val="0"/>
      <w:marTop w:val="0"/>
      <w:marBottom w:val="0"/>
      <w:divBdr>
        <w:top w:val="none" w:sz="0" w:space="0" w:color="auto"/>
        <w:left w:val="none" w:sz="0" w:space="0" w:color="auto"/>
        <w:bottom w:val="none" w:sz="0" w:space="0" w:color="auto"/>
        <w:right w:val="none" w:sz="0" w:space="0" w:color="auto"/>
      </w:divBdr>
    </w:div>
    <w:div w:id="327514333">
      <w:bodyDiv w:val="1"/>
      <w:marLeft w:val="0"/>
      <w:marRight w:val="0"/>
      <w:marTop w:val="0"/>
      <w:marBottom w:val="0"/>
      <w:divBdr>
        <w:top w:val="none" w:sz="0" w:space="0" w:color="auto"/>
        <w:left w:val="none" w:sz="0" w:space="0" w:color="auto"/>
        <w:bottom w:val="none" w:sz="0" w:space="0" w:color="auto"/>
        <w:right w:val="none" w:sz="0" w:space="0" w:color="auto"/>
      </w:divBdr>
    </w:div>
    <w:div w:id="327633349">
      <w:bodyDiv w:val="1"/>
      <w:marLeft w:val="0"/>
      <w:marRight w:val="0"/>
      <w:marTop w:val="0"/>
      <w:marBottom w:val="0"/>
      <w:divBdr>
        <w:top w:val="none" w:sz="0" w:space="0" w:color="auto"/>
        <w:left w:val="none" w:sz="0" w:space="0" w:color="auto"/>
        <w:bottom w:val="none" w:sz="0" w:space="0" w:color="auto"/>
        <w:right w:val="none" w:sz="0" w:space="0" w:color="auto"/>
      </w:divBdr>
    </w:div>
    <w:div w:id="327640551">
      <w:bodyDiv w:val="1"/>
      <w:marLeft w:val="0"/>
      <w:marRight w:val="0"/>
      <w:marTop w:val="0"/>
      <w:marBottom w:val="0"/>
      <w:divBdr>
        <w:top w:val="none" w:sz="0" w:space="0" w:color="auto"/>
        <w:left w:val="none" w:sz="0" w:space="0" w:color="auto"/>
        <w:bottom w:val="none" w:sz="0" w:space="0" w:color="auto"/>
        <w:right w:val="none" w:sz="0" w:space="0" w:color="auto"/>
      </w:divBdr>
    </w:div>
    <w:div w:id="328485307">
      <w:bodyDiv w:val="1"/>
      <w:marLeft w:val="0"/>
      <w:marRight w:val="0"/>
      <w:marTop w:val="0"/>
      <w:marBottom w:val="0"/>
      <w:divBdr>
        <w:top w:val="none" w:sz="0" w:space="0" w:color="auto"/>
        <w:left w:val="none" w:sz="0" w:space="0" w:color="auto"/>
        <w:bottom w:val="none" w:sz="0" w:space="0" w:color="auto"/>
        <w:right w:val="none" w:sz="0" w:space="0" w:color="auto"/>
      </w:divBdr>
    </w:div>
    <w:div w:id="328557271">
      <w:bodyDiv w:val="1"/>
      <w:marLeft w:val="0"/>
      <w:marRight w:val="0"/>
      <w:marTop w:val="0"/>
      <w:marBottom w:val="0"/>
      <w:divBdr>
        <w:top w:val="none" w:sz="0" w:space="0" w:color="auto"/>
        <w:left w:val="none" w:sz="0" w:space="0" w:color="auto"/>
        <w:bottom w:val="none" w:sz="0" w:space="0" w:color="auto"/>
        <w:right w:val="none" w:sz="0" w:space="0" w:color="auto"/>
      </w:divBdr>
    </w:div>
    <w:div w:id="328607347">
      <w:bodyDiv w:val="1"/>
      <w:marLeft w:val="0"/>
      <w:marRight w:val="0"/>
      <w:marTop w:val="0"/>
      <w:marBottom w:val="0"/>
      <w:divBdr>
        <w:top w:val="none" w:sz="0" w:space="0" w:color="auto"/>
        <w:left w:val="none" w:sz="0" w:space="0" w:color="auto"/>
        <w:bottom w:val="none" w:sz="0" w:space="0" w:color="auto"/>
        <w:right w:val="none" w:sz="0" w:space="0" w:color="auto"/>
      </w:divBdr>
    </w:div>
    <w:div w:id="328675896">
      <w:bodyDiv w:val="1"/>
      <w:marLeft w:val="0"/>
      <w:marRight w:val="0"/>
      <w:marTop w:val="0"/>
      <w:marBottom w:val="0"/>
      <w:divBdr>
        <w:top w:val="none" w:sz="0" w:space="0" w:color="auto"/>
        <w:left w:val="none" w:sz="0" w:space="0" w:color="auto"/>
        <w:bottom w:val="none" w:sz="0" w:space="0" w:color="auto"/>
        <w:right w:val="none" w:sz="0" w:space="0" w:color="auto"/>
      </w:divBdr>
    </w:div>
    <w:div w:id="328677207">
      <w:bodyDiv w:val="1"/>
      <w:marLeft w:val="0"/>
      <w:marRight w:val="0"/>
      <w:marTop w:val="0"/>
      <w:marBottom w:val="0"/>
      <w:divBdr>
        <w:top w:val="none" w:sz="0" w:space="0" w:color="auto"/>
        <w:left w:val="none" w:sz="0" w:space="0" w:color="auto"/>
        <w:bottom w:val="none" w:sz="0" w:space="0" w:color="auto"/>
        <w:right w:val="none" w:sz="0" w:space="0" w:color="auto"/>
      </w:divBdr>
    </w:div>
    <w:div w:id="328752011">
      <w:bodyDiv w:val="1"/>
      <w:marLeft w:val="0"/>
      <w:marRight w:val="0"/>
      <w:marTop w:val="0"/>
      <w:marBottom w:val="0"/>
      <w:divBdr>
        <w:top w:val="none" w:sz="0" w:space="0" w:color="auto"/>
        <w:left w:val="none" w:sz="0" w:space="0" w:color="auto"/>
        <w:bottom w:val="none" w:sz="0" w:space="0" w:color="auto"/>
        <w:right w:val="none" w:sz="0" w:space="0" w:color="auto"/>
      </w:divBdr>
    </w:div>
    <w:div w:id="328757668">
      <w:bodyDiv w:val="1"/>
      <w:marLeft w:val="0"/>
      <w:marRight w:val="0"/>
      <w:marTop w:val="0"/>
      <w:marBottom w:val="0"/>
      <w:divBdr>
        <w:top w:val="none" w:sz="0" w:space="0" w:color="auto"/>
        <w:left w:val="none" w:sz="0" w:space="0" w:color="auto"/>
        <w:bottom w:val="none" w:sz="0" w:space="0" w:color="auto"/>
        <w:right w:val="none" w:sz="0" w:space="0" w:color="auto"/>
      </w:divBdr>
    </w:div>
    <w:div w:id="328801013">
      <w:bodyDiv w:val="1"/>
      <w:marLeft w:val="0"/>
      <w:marRight w:val="0"/>
      <w:marTop w:val="0"/>
      <w:marBottom w:val="0"/>
      <w:divBdr>
        <w:top w:val="none" w:sz="0" w:space="0" w:color="auto"/>
        <w:left w:val="none" w:sz="0" w:space="0" w:color="auto"/>
        <w:bottom w:val="none" w:sz="0" w:space="0" w:color="auto"/>
        <w:right w:val="none" w:sz="0" w:space="0" w:color="auto"/>
      </w:divBdr>
    </w:div>
    <w:div w:id="328869317">
      <w:bodyDiv w:val="1"/>
      <w:marLeft w:val="0"/>
      <w:marRight w:val="0"/>
      <w:marTop w:val="0"/>
      <w:marBottom w:val="0"/>
      <w:divBdr>
        <w:top w:val="none" w:sz="0" w:space="0" w:color="auto"/>
        <w:left w:val="none" w:sz="0" w:space="0" w:color="auto"/>
        <w:bottom w:val="none" w:sz="0" w:space="0" w:color="auto"/>
        <w:right w:val="none" w:sz="0" w:space="0" w:color="auto"/>
      </w:divBdr>
    </w:div>
    <w:div w:id="328870936">
      <w:bodyDiv w:val="1"/>
      <w:marLeft w:val="0"/>
      <w:marRight w:val="0"/>
      <w:marTop w:val="0"/>
      <w:marBottom w:val="0"/>
      <w:divBdr>
        <w:top w:val="none" w:sz="0" w:space="0" w:color="auto"/>
        <w:left w:val="none" w:sz="0" w:space="0" w:color="auto"/>
        <w:bottom w:val="none" w:sz="0" w:space="0" w:color="auto"/>
        <w:right w:val="none" w:sz="0" w:space="0" w:color="auto"/>
      </w:divBdr>
    </w:div>
    <w:div w:id="328943584">
      <w:bodyDiv w:val="1"/>
      <w:marLeft w:val="0"/>
      <w:marRight w:val="0"/>
      <w:marTop w:val="0"/>
      <w:marBottom w:val="0"/>
      <w:divBdr>
        <w:top w:val="none" w:sz="0" w:space="0" w:color="auto"/>
        <w:left w:val="none" w:sz="0" w:space="0" w:color="auto"/>
        <w:bottom w:val="none" w:sz="0" w:space="0" w:color="auto"/>
        <w:right w:val="none" w:sz="0" w:space="0" w:color="auto"/>
      </w:divBdr>
    </w:div>
    <w:div w:id="328947423">
      <w:bodyDiv w:val="1"/>
      <w:marLeft w:val="0"/>
      <w:marRight w:val="0"/>
      <w:marTop w:val="0"/>
      <w:marBottom w:val="0"/>
      <w:divBdr>
        <w:top w:val="none" w:sz="0" w:space="0" w:color="auto"/>
        <w:left w:val="none" w:sz="0" w:space="0" w:color="auto"/>
        <w:bottom w:val="none" w:sz="0" w:space="0" w:color="auto"/>
        <w:right w:val="none" w:sz="0" w:space="0" w:color="auto"/>
      </w:divBdr>
    </w:div>
    <w:div w:id="328948456">
      <w:bodyDiv w:val="1"/>
      <w:marLeft w:val="0"/>
      <w:marRight w:val="0"/>
      <w:marTop w:val="0"/>
      <w:marBottom w:val="0"/>
      <w:divBdr>
        <w:top w:val="none" w:sz="0" w:space="0" w:color="auto"/>
        <w:left w:val="none" w:sz="0" w:space="0" w:color="auto"/>
        <w:bottom w:val="none" w:sz="0" w:space="0" w:color="auto"/>
        <w:right w:val="none" w:sz="0" w:space="0" w:color="auto"/>
      </w:divBdr>
    </w:div>
    <w:div w:id="328951389">
      <w:bodyDiv w:val="1"/>
      <w:marLeft w:val="0"/>
      <w:marRight w:val="0"/>
      <w:marTop w:val="0"/>
      <w:marBottom w:val="0"/>
      <w:divBdr>
        <w:top w:val="none" w:sz="0" w:space="0" w:color="auto"/>
        <w:left w:val="none" w:sz="0" w:space="0" w:color="auto"/>
        <w:bottom w:val="none" w:sz="0" w:space="0" w:color="auto"/>
        <w:right w:val="none" w:sz="0" w:space="0" w:color="auto"/>
      </w:divBdr>
    </w:div>
    <w:div w:id="329142626">
      <w:bodyDiv w:val="1"/>
      <w:marLeft w:val="0"/>
      <w:marRight w:val="0"/>
      <w:marTop w:val="0"/>
      <w:marBottom w:val="0"/>
      <w:divBdr>
        <w:top w:val="none" w:sz="0" w:space="0" w:color="auto"/>
        <w:left w:val="none" w:sz="0" w:space="0" w:color="auto"/>
        <w:bottom w:val="none" w:sz="0" w:space="0" w:color="auto"/>
        <w:right w:val="none" w:sz="0" w:space="0" w:color="auto"/>
      </w:divBdr>
    </w:div>
    <w:div w:id="329142730">
      <w:bodyDiv w:val="1"/>
      <w:marLeft w:val="0"/>
      <w:marRight w:val="0"/>
      <w:marTop w:val="0"/>
      <w:marBottom w:val="0"/>
      <w:divBdr>
        <w:top w:val="none" w:sz="0" w:space="0" w:color="auto"/>
        <w:left w:val="none" w:sz="0" w:space="0" w:color="auto"/>
        <w:bottom w:val="none" w:sz="0" w:space="0" w:color="auto"/>
        <w:right w:val="none" w:sz="0" w:space="0" w:color="auto"/>
      </w:divBdr>
    </w:div>
    <w:div w:id="329258899">
      <w:bodyDiv w:val="1"/>
      <w:marLeft w:val="0"/>
      <w:marRight w:val="0"/>
      <w:marTop w:val="0"/>
      <w:marBottom w:val="0"/>
      <w:divBdr>
        <w:top w:val="none" w:sz="0" w:space="0" w:color="auto"/>
        <w:left w:val="none" w:sz="0" w:space="0" w:color="auto"/>
        <w:bottom w:val="none" w:sz="0" w:space="0" w:color="auto"/>
        <w:right w:val="none" w:sz="0" w:space="0" w:color="auto"/>
      </w:divBdr>
    </w:div>
    <w:div w:id="329599322">
      <w:bodyDiv w:val="1"/>
      <w:marLeft w:val="0"/>
      <w:marRight w:val="0"/>
      <w:marTop w:val="0"/>
      <w:marBottom w:val="0"/>
      <w:divBdr>
        <w:top w:val="none" w:sz="0" w:space="0" w:color="auto"/>
        <w:left w:val="none" w:sz="0" w:space="0" w:color="auto"/>
        <w:bottom w:val="none" w:sz="0" w:space="0" w:color="auto"/>
        <w:right w:val="none" w:sz="0" w:space="0" w:color="auto"/>
      </w:divBdr>
    </w:div>
    <w:div w:id="329723061">
      <w:bodyDiv w:val="1"/>
      <w:marLeft w:val="0"/>
      <w:marRight w:val="0"/>
      <w:marTop w:val="0"/>
      <w:marBottom w:val="0"/>
      <w:divBdr>
        <w:top w:val="none" w:sz="0" w:space="0" w:color="auto"/>
        <w:left w:val="none" w:sz="0" w:space="0" w:color="auto"/>
        <w:bottom w:val="none" w:sz="0" w:space="0" w:color="auto"/>
        <w:right w:val="none" w:sz="0" w:space="0" w:color="auto"/>
      </w:divBdr>
    </w:div>
    <w:div w:id="329799428">
      <w:bodyDiv w:val="1"/>
      <w:marLeft w:val="0"/>
      <w:marRight w:val="0"/>
      <w:marTop w:val="0"/>
      <w:marBottom w:val="0"/>
      <w:divBdr>
        <w:top w:val="none" w:sz="0" w:space="0" w:color="auto"/>
        <w:left w:val="none" w:sz="0" w:space="0" w:color="auto"/>
        <w:bottom w:val="none" w:sz="0" w:space="0" w:color="auto"/>
        <w:right w:val="none" w:sz="0" w:space="0" w:color="auto"/>
      </w:divBdr>
    </w:div>
    <w:div w:id="329909878">
      <w:bodyDiv w:val="1"/>
      <w:marLeft w:val="0"/>
      <w:marRight w:val="0"/>
      <w:marTop w:val="0"/>
      <w:marBottom w:val="0"/>
      <w:divBdr>
        <w:top w:val="none" w:sz="0" w:space="0" w:color="auto"/>
        <w:left w:val="none" w:sz="0" w:space="0" w:color="auto"/>
        <w:bottom w:val="none" w:sz="0" w:space="0" w:color="auto"/>
        <w:right w:val="none" w:sz="0" w:space="0" w:color="auto"/>
      </w:divBdr>
    </w:div>
    <w:div w:id="329911430">
      <w:bodyDiv w:val="1"/>
      <w:marLeft w:val="0"/>
      <w:marRight w:val="0"/>
      <w:marTop w:val="0"/>
      <w:marBottom w:val="0"/>
      <w:divBdr>
        <w:top w:val="none" w:sz="0" w:space="0" w:color="auto"/>
        <w:left w:val="none" w:sz="0" w:space="0" w:color="auto"/>
        <w:bottom w:val="none" w:sz="0" w:space="0" w:color="auto"/>
        <w:right w:val="none" w:sz="0" w:space="0" w:color="auto"/>
      </w:divBdr>
    </w:div>
    <w:div w:id="330136268">
      <w:bodyDiv w:val="1"/>
      <w:marLeft w:val="0"/>
      <w:marRight w:val="0"/>
      <w:marTop w:val="0"/>
      <w:marBottom w:val="0"/>
      <w:divBdr>
        <w:top w:val="none" w:sz="0" w:space="0" w:color="auto"/>
        <w:left w:val="none" w:sz="0" w:space="0" w:color="auto"/>
        <w:bottom w:val="none" w:sz="0" w:space="0" w:color="auto"/>
        <w:right w:val="none" w:sz="0" w:space="0" w:color="auto"/>
      </w:divBdr>
    </w:div>
    <w:div w:id="330177972">
      <w:bodyDiv w:val="1"/>
      <w:marLeft w:val="0"/>
      <w:marRight w:val="0"/>
      <w:marTop w:val="0"/>
      <w:marBottom w:val="0"/>
      <w:divBdr>
        <w:top w:val="none" w:sz="0" w:space="0" w:color="auto"/>
        <w:left w:val="none" w:sz="0" w:space="0" w:color="auto"/>
        <w:bottom w:val="none" w:sz="0" w:space="0" w:color="auto"/>
        <w:right w:val="none" w:sz="0" w:space="0" w:color="auto"/>
      </w:divBdr>
    </w:div>
    <w:div w:id="330178804">
      <w:bodyDiv w:val="1"/>
      <w:marLeft w:val="0"/>
      <w:marRight w:val="0"/>
      <w:marTop w:val="0"/>
      <w:marBottom w:val="0"/>
      <w:divBdr>
        <w:top w:val="none" w:sz="0" w:space="0" w:color="auto"/>
        <w:left w:val="none" w:sz="0" w:space="0" w:color="auto"/>
        <w:bottom w:val="none" w:sz="0" w:space="0" w:color="auto"/>
        <w:right w:val="none" w:sz="0" w:space="0" w:color="auto"/>
      </w:divBdr>
    </w:div>
    <w:div w:id="330329306">
      <w:bodyDiv w:val="1"/>
      <w:marLeft w:val="0"/>
      <w:marRight w:val="0"/>
      <w:marTop w:val="0"/>
      <w:marBottom w:val="0"/>
      <w:divBdr>
        <w:top w:val="none" w:sz="0" w:space="0" w:color="auto"/>
        <w:left w:val="none" w:sz="0" w:space="0" w:color="auto"/>
        <w:bottom w:val="none" w:sz="0" w:space="0" w:color="auto"/>
        <w:right w:val="none" w:sz="0" w:space="0" w:color="auto"/>
      </w:divBdr>
    </w:div>
    <w:div w:id="330523209">
      <w:bodyDiv w:val="1"/>
      <w:marLeft w:val="0"/>
      <w:marRight w:val="0"/>
      <w:marTop w:val="0"/>
      <w:marBottom w:val="0"/>
      <w:divBdr>
        <w:top w:val="none" w:sz="0" w:space="0" w:color="auto"/>
        <w:left w:val="none" w:sz="0" w:space="0" w:color="auto"/>
        <w:bottom w:val="none" w:sz="0" w:space="0" w:color="auto"/>
        <w:right w:val="none" w:sz="0" w:space="0" w:color="auto"/>
      </w:divBdr>
    </w:div>
    <w:div w:id="330717299">
      <w:bodyDiv w:val="1"/>
      <w:marLeft w:val="0"/>
      <w:marRight w:val="0"/>
      <w:marTop w:val="0"/>
      <w:marBottom w:val="0"/>
      <w:divBdr>
        <w:top w:val="none" w:sz="0" w:space="0" w:color="auto"/>
        <w:left w:val="none" w:sz="0" w:space="0" w:color="auto"/>
        <w:bottom w:val="none" w:sz="0" w:space="0" w:color="auto"/>
        <w:right w:val="none" w:sz="0" w:space="0" w:color="auto"/>
      </w:divBdr>
    </w:div>
    <w:div w:id="330761351">
      <w:bodyDiv w:val="1"/>
      <w:marLeft w:val="0"/>
      <w:marRight w:val="0"/>
      <w:marTop w:val="0"/>
      <w:marBottom w:val="0"/>
      <w:divBdr>
        <w:top w:val="none" w:sz="0" w:space="0" w:color="auto"/>
        <w:left w:val="none" w:sz="0" w:space="0" w:color="auto"/>
        <w:bottom w:val="none" w:sz="0" w:space="0" w:color="auto"/>
        <w:right w:val="none" w:sz="0" w:space="0" w:color="auto"/>
      </w:divBdr>
    </w:div>
    <w:div w:id="330836791">
      <w:bodyDiv w:val="1"/>
      <w:marLeft w:val="0"/>
      <w:marRight w:val="0"/>
      <w:marTop w:val="0"/>
      <w:marBottom w:val="0"/>
      <w:divBdr>
        <w:top w:val="none" w:sz="0" w:space="0" w:color="auto"/>
        <w:left w:val="none" w:sz="0" w:space="0" w:color="auto"/>
        <w:bottom w:val="none" w:sz="0" w:space="0" w:color="auto"/>
        <w:right w:val="none" w:sz="0" w:space="0" w:color="auto"/>
      </w:divBdr>
    </w:div>
    <w:div w:id="330915988">
      <w:bodyDiv w:val="1"/>
      <w:marLeft w:val="0"/>
      <w:marRight w:val="0"/>
      <w:marTop w:val="0"/>
      <w:marBottom w:val="0"/>
      <w:divBdr>
        <w:top w:val="none" w:sz="0" w:space="0" w:color="auto"/>
        <w:left w:val="none" w:sz="0" w:space="0" w:color="auto"/>
        <w:bottom w:val="none" w:sz="0" w:space="0" w:color="auto"/>
        <w:right w:val="none" w:sz="0" w:space="0" w:color="auto"/>
      </w:divBdr>
    </w:div>
    <w:div w:id="330917595">
      <w:bodyDiv w:val="1"/>
      <w:marLeft w:val="0"/>
      <w:marRight w:val="0"/>
      <w:marTop w:val="0"/>
      <w:marBottom w:val="0"/>
      <w:divBdr>
        <w:top w:val="none" w:sz="0" w:space="0" w:color="auto"/>
        <w:left w:val="none" w:sz="0" w:space="0" w:color="auto"/>
        <w:bottom w:val="none" w:sz="0" w:space="0" w:color="auto"/>
        <w:right w:val="none" w:sz="0" w:space="0" w:color="auto"/>
      </w:divBdr>
    </w:div>
    <w:div w:id="331027130">
      <w:bodyDiv w:val="1"/>
      <w:marLeft w:val="0"/>
      <w:marRight w:val="0"/>
      <w:marTop w:val="0"/>
      <w:marBottom w:val="0"/>
      <w:divBdr>
        <w:top w:val="none" w:sz="0" w:space="0" w:color="auto"/>
        <w:left w:val="none" w:sz="0" w:space="0" w:color="auto"/>
        <w:bottom w:val="none" w:sz="0" w:space="0" w:color="auto"/>
        <w:right w:val="none" w:sz="0" w:space="0" w:color="auto"/>
      </w:divBdr>
    </w:div>
    <w:div w:id="331035151">
      <w:bodyDiv w:val="1"/>
      <w:marLeft w:val="0"/>
      <w:marRight w:val="0"/>
      <w:marTop w:val="0"/>
      <w:marBottom w:val="0"/>
      <w:divBdr>
        <w:top w:val="none" w:sz="0" w:space="0" w:color="auto"/>
        <w:left w:val="none" w:sz="0" w:space="0" w:color="auto"/>
        <w:bottom w:val="none" w:sz="0" w:space="0" w:color="auto"/>
        <w:right w:val="none" w:sz="0" w:space="0" w:color="auto"/>
      </w:divBdr>
    </w:div>
    <w:div w:id="331103314">
      <w:bodyDiv w:val="1"/>
      <w:marLeft w:val="0"/>
      <w:marRight w:val="0"/>
      <w:marTop w:val="0"/>
      <w:marBottom w:val="0"/>
      <w:divBdr>
        <w:top w:val="none" w:sz="0" w:space="0" w:color="auto"/>
        <w:left w:val="none" w:sz="0" w:space="0" w:color="auto"/>
        <w:bottom w:val="none" w:sz="0" w:space="0" w:color="auto"/>
        <w:right w:val="none" w:sz="0" w:space="0" w:color="auto"/>
      </w:divBdr>
    </w:div>
    <w:div w:id="331183247">
      <w:bodyDiv w:val="1"/>
      <w:marLeft w:val="0"/>
      <w:marRight w:val="0"/>
      <w:marTop w:val="0"/>
      <w:marBottom w:val="0"/>
      <w:divBdr>
        <w:top w:val="none" w:sz="0" w:space="0" w:color="auto"/>
        <w:left w:val="none" w:sz="0" w:space="0" w:color="auto"/>
        <w:bottom w:val="none" w:sz="0" w:space="0" w:color="auto"/>
        <w:right w:val="none" w:sz="0" w:space="0" w:color="auto"/>
      </w:divBdr>
    </w:div>
    <w:div w:id="331184961">
      <w:bodyDiv w:val="1"/>
      <w:marLeft w:val="0"/>
      <w:marRight w:val="0"/>
      <w:marTop w:val="0"/>
      <w:marBottom w:val="0"/>
      <w:divBdr>
        <w:top w:val="none" w:sz="0" w:space="0" w:color="auto"/>
        <w:left w:val="none" w:sz="0" w:space="0" w:color="auto"/>
        <w:bottom w:val="none" w:sz="0" w:space="0" w:color="auto"/>
        <w:right w:val="none" w:sz="0" w:space="0" w:color="auto"/>
      </w:divBdr>
    </w:div>
    <w:div w:id="331416038">
      <w:bodyDiv w:val="1"/>
      <w:marLeft w:val="0"/>
      <w:marRight w:val="0"/>
      <w:marTop w:val="0"/>
      <w:marBottom w:val="0"/>
      <w:divBdr>
        <w:top w:val="none" w:sz="0" w:space="0" w:color="auto"/>
        <w:left w:val="none" w:sz="0" w:space="0" w:color="auto"/>
        <w:bottom w:val="none" w:sz="0" w:space="0" w:color="auto"/>
        <w:right w:val="none" w:sz="0" w:space="0" w:color="auto"/>
      </w:divBdr>
    </w:div>
    <w:div w:id="331416371">
      <w:bodyDiv w:val="1"/>
      <w:marLeft w:val="0"/>
      <w:marRight w:val="0"/>
      <w:marTop w:val="0"/>
      <w:marBottom w:val="0"/>
      <w:divBdr>
        <w:top w:val="none" w:sz="0" w:space="0" w:color="auto"/>
        <w:left w:val="none" w:sz="0" w:space="0" w:color="auto"/>
        <w:bottom w:val="none" w:sz="0" w:space="0" w:color="auto"/>
        <w:right w:val="none" w:sz="0" w:space="0" w:color="auto"/>
      </w:divBdr>
    </w:div>
    <w:div w:id="331642075">
      <w:bodyDiv w:val="1"/>
      <w:marLeft w:val="0"/>
      <w:marRight w:val="0"/>
      <w:marTop w:val="0"/>
      <w:marBottom w:val="0"/>
      <w:divBdr>
        <w:top w:val="none" w:sz="0" w:space="0" w:color="auto"/>
        <w:left w:val="none" w:sz="0" w:space="0" w:color="auto"/>
        <w:bottom w:val="none" w:sz="0" w:space="0" w:color="auto"/>
        <w:right w:val="none" w:sz="0" w:space="0" w:color="auto"/>
      </w:divBdr>
    </w:div>
    <w:div w:id="331682106">
      <w:bodyDiv w:val="1"/>
      <w:marLeft w:val="0"/>
      <w:marRight w:val="0"/>
      <w:marTop w:val="0"/>
      <w:marBottom w:val="0"/>
      <w:divBdr>
        <w:top w:val="none" w:sz="0" w:space="0" w:color="auto"/>
        <w:left w:val="none" w:sz="0" w:space="0" w:color="auto"/>
        <w:bottom w:val="none" w:sz="0" w:space="0" w:color="auto"/>
        <w:right w:val="none" w:sz="0" w:space="0" w:color="auto"/>
      </w:divBdr>
    </w:div>
    <w:div w:id="331760917">
      <w:bodyDiv w:val="1"/>
      <w:marLeft w:val="0"/>
      <w:marRight w:val="0"/>
      <w:marTop w:val="0"/>
      <w:marBottom w:val="0"/>
      <w:divBdr>
        <w:top w:val="none" w:sz="0" w:space="0" w:color="auto"/>
        <w:left w:val="none" w:sz="0" w:space="0" w:color="auto"/>
        <w:bottom w:val="none" w:sz="0" w:space="0" w:color="auto"/>
        <w:right w:val="none" w:sz="0" w:space="0" w:color="auto"/>
      </w:divBdr>
    </w:div>
    <w:div w:id="332027257">
      <w:bodyDiv w:val="1"/>
      <w:marLeft w:val="0"/>
      <w:marRight w:val="0"/>
      <w:marTop w:val="0"/>
      <w:marBottom w:val="0"/>
      <w:divBdr>
        <w:top w:val="none" w:sz="0" w:space="0" w:color="auto"/>
        <w:left w:val="none" w:sz="0" w:space="0" w:color="auto"/>
        <w:bottom w:val="none" w:sz="0" w:space="0" w:color="auto"/>
        <w:right w:val="none" w:sz="0" w:space="0" w:color="auto"/>
      </w:divBdr>
    </w:div>
    <w:div w:id="332102081">
      <w:bodyDiv w:val="1"/>
      <w:marLeft w:val="0"/>
      <w:marRight w:val="0"/>
      <w:marTop w:val="0"/>
      <w:marBottom w:val="0"/>
      <w:divBdr>
        <w:top w:val="none" w:sz="0" w:space="0" w:color="auto"/>
        <w:left w:val="none" w:sz="0" w:space="0" w:color="auto"/>
        <w:bottom w:val="none" w:sz="0" w:space="0" w:color="auto"/>
        <w:right w:val="none" w:sz="0" w:space="0" w:color="auto"/>
      </w:divBdr>
    </w:div>
    <w:div w:id="332152088">
      <w:bodyDiv w:val="1"/>
      <w:marLeft w:val="0"/>
      <w:marRight w:val="0"/>
      <w:marTop w:val="0"/>
      <w:marBottom w:val="0"/>
      <w:divBdr>
        <w:top w:val="none" w:sz="0" w:space="0" w:color="auto"/>
        <w:left w:val="none" w:sz="0" w:space="0" w:color="auto"/>
        <w:bottom w:val="none" w:sz="0" w:space="0" w:color="auto"/>
        <w:right w:val="none" w:sz="0" w:space="0" w:color="auto"/>
      </w:divBdr>
    </w:div>
    <w:div w:id="332296674">
      <w:bodyDiv w:val="1"/>
      <w:marLeft w:val="0"/>
      <w:marRight w:val="0"/>
      <w:marTop w:val="0"/>
      <w:marBottom w:val="0"/>
      <w:divBdr>
        <w:top w:val="none" w:sz="0" w:space="0" w:color="auto"/>
        <w:left w:val="none" w:sz="0" w:space="0" w:color="auto"/>
        <w:bottom w:val="none" w:sz="0" w:space="0" w:color="auto"/>
        <w:right w:val="none" w:sz="0" w:space="0" w:color="auto"/>
      </w:divBdr>
    </w:div>
    <w:div w:id="332343983">
      <w:bodyDiv w:val="1"/>
      <w:marLeft w:val="0"/>
      <w:marRight w:val="0"/>
      <w:marTop w:val="0"/>
      <w:marBottom w:val="0"/>
      <w:divBdr>
        <w:top w:val="none" w:sz="0" w:space="0" w:color="auto"/>
        <w:left w:val="none" w:sz="0" w:space="0" w:color="auto"/>
        <w:bottom w:val="none" w:sz="0" w:space="0" w:color="auto"/>
        <w:right w:val="none" w:sz="0" w:space="0" w:color="auto"/>
      </w:divBdr>
    </w:div>
    <w:div w:id="332412564">
      <w:bodyDiv w:val="1"/>
      <w:marLeft w:val="0"/>
      <w:marRight w:val="0"/>
      <w:marTop w:val="0"/>
      <w:marBottom w:val="0"/>
      <w:divBdr>
        <w:top w:val="none" w:sz="0" w:space="0" w:color="auto"/>
        <w:left w:val="none" w:sz="0" w:space="0" w:color="auto"/>
        <w:bottom w:val="none" w:sz="0" w:space="0" w:color="auto"/>
        <w:right w:val="none" w:sz="0" w:space="0" w:color="auto"/>
      </w:divBdr>
    </w:div>
    <w:div w:id="332680582">
      <w:bodyDiv w:val="1"/>
      <w:marLeft w:val="0"/>
      <w:marRight w:val="0"/>
      <w:marTop w:val="0"/>
      <w:marBottom w:val="0"/>
      <w:divBdr>
        <w:top w:val="none" w:sz="0" w:space="0" w:color="auto"/>
        <w:left w:val="none" w:sz="0" w:space="0" w:color="auto"/>
        <w:bottom w:val="none" w:sz="0" w:space="0" w:color="auto"/>
        <w:right w:val="none" w:sz="0" w:space="0" w:color="auto"/>
      </w:divBdr>
    </w:div>
    <w:div w:id="332805864">
      <w:bodyDiv w:val="1"/>
      <w:marLeft w:val="0"/>
      <w:marRight w:val="0"/>
      <w:marTop w:val="0"/>
      <w:marBottom w:val="0"/>
      <w:divBdr>
        <w:top w:val="none" w:sz="0" w:space="0" w:color="auto"/>
        <w:left w:val="none" w:sz="0" w:space="0" w:color="auto"/>
        <w:bottom w:val="none" w:sz="0" w:space="0" w:color="auto"/>
        <w:right w:val="none" w:sz="0" w:space="0" w:color="auto"/>
      </w:divBdr>
    </w:div>
    <w:div w:id="332996141">
      <w:bodyDiv w:val="1"/>
      <w:marLeft w:val="0"/>
      <w:marRight w:val="0"/>
      <w:marTop w:val="0"/>
      <w:marBottom w:val="0"/>
      <w:divBdr>
        <w:top w:val="none" w:sz="0" w:space="0" w:color="auto"/>
        <w:left w:val="none" w:sz="0" w:space="0" w:color="auto"/>
        <w:bottom w:val="none" w:sz="0" w:space="0" w:color="auto"/>
        <w:right w:val="none" w:sz="0" w:space="0" w:color="auto"/>
      </w:divBdr>
    </w:div>
    <w:div w:id="332997433">
      <w:bodyDiv w:val="1"/>
      <w:marLeft w:val="0"/>
      <w:marRight w:val="0"/>
      <w:marTop w:val="0"/>
      <w:marBottom w:val="0"/>
      <w:divBdr>
        <w:top w:val="none" w:sz="0" w:space="0" w:color="auto"/>
        <w:left w:val="none" w:sz="0" w:space="0" w:color="auto"/>
        <w:bottom w:val="none" w:sz="0" w:space="0" w:color="auto"/>
        <w:right w:val="none" w:sz="0" w:space="0" w:color="auto"/>
      </w:divBdr>
    </w:div>
    <w:div w:id="333345092">
      <w:bodyDiv w:val="1"/>
      <w:marLeft w:val="0"/>
      <w:marRight w:val="0"/>
      <w:marTop w:val="0"/>
      <w:marBottom w:val="0"/>
      <w:divBdr>
        <w:top w:val="none" w:sz="0" w:space="0" w:color="auto"/>
        <w:left w:val="none" w:sz="0" w:space="0" w:color="auto"/>
        <w:bottom w:val="none" w:sz="0" w:space="0" w:color="auto"/>
        <w:right w:val="none" w:sz="0" w:space="0" w:color="auto"/>
      </w:divBdr>
    </w:div>
    <w:div w:id="333384179">
      <w:bodyDiv w:val="1"/>
      <w:marLeft w:val="0"/>
      <w:marRight w:val="0"/>
      <w:marTop w:val="0"/>
      <w:marBottom w:val="0"/>
      <w:divBdr>
        <w:top w:val="none" w:sz="0" w:space="0" w:color="auto"/>
        <w:left w:val="none" w:sz="0" w:space="0" w:color="auto"/>
        <w:bottom w:val="none" w:sz="0" w:space="0" w:color="auto"/>
        <w:right w:val="none" w:sz="0" w:space="0" w:color="auto"/>
      </w:divBdr>
    </w:div>
    <w:div w:id="333458989">
      <w:bodyDiv w:val="1"/>
      <w:marLeft w:val="0"/>
      <w:marRight w:val="0"/>
      <w:marTop w:val="0"/>
      <w:marBottom w:val="0"/>
      <w:divBdr>
        <w:top w:val="none" w:sz="0" w:space="0" w:color="auto"/>
        <w:left w:val="none" w:sz="0" w:space="0" w:color="auto"/>
        <w:bottom w:val="none" w:sz="0" w:space="0" w:color="auto"/>
        <w:right w:val="none" w:sz="0" w:space="0" w:color="auto"/>
      </w:divBdr>
    </w:div>
    <w:div w:id="333652597">
      <w:bodyDiv w:val="1"/>
      <w:marLeft w:val="0"/>
      <w:marRight w:val="0"/>
      <w:marTop w:val="0"/>
      <w:marBottom w:val="0"/>
      <w:divBdr>
        <w:top w:val="none" w:sz="0" w:space="0" w:color="auto"/>
        <w:left w:val="none" w:sz="0" w:space="0" w:color="auto"/>
        <w:bottom w:val="none" w:sz="0" w:space="0" w:color="auto"/>
        <w:right w:val="none" w:sz="0" w:space="0" w:color="auto"/>
      </w:divBdr>
    </w:div>
    <w:div w:id="333654668">
      <w:bodyDiv w:val="1"/>
      <w:marLeft w:val="0"/>
      <w:marRight w:val="0"/>
      <w:marTop w:val="0"/>
      <w:marBottom w:val="0"/>
      <w:divBdr>
        <w:top w:val="none" w:sz="0" w:space="0" w:color="auto"/>
        <w:left w:val="none" w:sz="0" w:space="0" w:color="auto"/>
        <w:bottom w:val="none" w:sz="0" w:space="0" w:color="auto"/>
        <w:right w:val="none" w:sz="0" w:space="0" w:color="auto"/>
      </w:divBdr>
    </w:div>
    <w:div w:id="333798922">
      <w:bodyDiv w:val="1"/>
      <w:marLeft w:val="0"/>
      <w:marRight w:val="0"/>
      <w:marTop w:val="0"/>
      <w:marBottom w:val="0"/>
      <w:divBdr>
        <w:top w:val="none" w:sz="0" w:space="0" w:color="auto"/>
        <w:left w:val="none" w:sz="0" w:space="0" w:color="auto"/>
        <w:bottom w:val="none" w:sz="0" w:space="0" w:color="auto"/>
        <w:right w:val="none" w:sz="0" w:space="0" w:color="auto"/>
      </w:divBdr>
    </w:div>
    <w:div w:id="334069203">
      <w:bodyDiv w:val="1"/>
      <w:marLeft w:val="0"/>
      <w:marRight w:val="0"/>
      <w:marTop w:val="0"/>
      <w:marBottom w:val="0"/>
      <w:divBdr>
        <w:top w:val="none" w:sz="0" w:space="0" w:color="auto"/>
        <w:left w:val="none" w:sz="0" w:space="0" w:color="auto"/>
        <w:bottom w:val="none" w:sz="0" w:space="0" w:color="auto"/>
        <w:right w:val="none" w:sz="0" w:space="0" w:color="auto"/>
      </w:divBdr>
    </w:div>
    <w:div w:id="334233875">
      <w:bodyDiv w:val="1"/>
      <w:marLeft w:val="0"/>
      <w:marRight w:val="0"/>
      <w:marTop w:val="0"/>
      <w:marBottom w:val="0"/>
      <w:divBdr>
        <w:top w:val="none" w:sz="0" w:space="0" w:color="auto"/>
        <w:left w:val="none" w:sz="0" w:space="0" w:color="auto"/>
        <w:bottom w:val="none" w:sz="0" w:space="0" w:color="auto"/>
        <w:right w:val="none" w:sz="0" w:space="0" w:color="auto"/>
      </w:divBdr>
    </w:div>
    <w:div w:id="334307564">
      <w:bodyDiv w:val="1"/>
      <w:marLeft w:val="0"/>
      <w:marRight w:val="0"/>
      <w:marTop w:val="0"/>
      <w:marBottom w:val="0"/>
      <w:divBdr>
        <w:top w:val="none" w:sz="0" w:space="0" w:color="auto"/>
        <w:left w:val="none" w:sz="0" w:space="0" w:color="auto"/>
        <w:bottom w:val="none" w:sz="0" w:space="0" w:color="auto"/>
        <w:right w:val="none" w:sz="0" w:space="0" w:color="auto"/>
      </w:divBdr>
    </w:div>
    <w:div w:id="334504089">
      <w:bodyDiv w:val="1"/>
      <w:marLeft w:val="0"/>
      <w:marRight w:val="0"/>
      <w:marTop w:val="0"/>
      <w:marBottom w:val="0"/>
      <w:divBdr>
        <w:top w:val="none" w:sz="0" w:space="0" w:color="auto"/>
        <w:left w:val="none" w:sz="0" w:space="0" w:color="auto"/>
        <w:bottom w:val="none" w:sz="0" w:space="0" w:color="auto"/>
        <w:right w:val="none" w:sz="0" w:space="0" w:color="auto"/>
      </w:divBdr>
    </w:div>
    <w:div w:id="334578759">
      <w:bodyDiv w:val="1"/>
      <w:marLeft w:val="0"/>
      <w:marRight w:val="0"/>
      <w:marTop w:val="0"/>
      <w:marBottom w:val="0"/>
      <w:divBdr>
        <w:top w:val="none" w:sz="0" w:space="0" w:color="auto"/>
        <w:left w:val="none" w:sz="0" w:space="0" w:color="auto"/>
        <w:bottom w:val="none" w:sz="0" w:space="0" w:color="auto"/>
        <w:right w:val="none" w:sz="0" w:space="0" w:color="auto"/>
      </w:divBdr>
    </w:div>
    <w:div w:id="334697326">
      <w:bodyDiv w:val="1"/>
      <w:marLeft w:val="0"/>
      <w:marRight w:val="0"/>
      <w:marTop w:val="0"/>
      <w:marBottom w:val="0"/>
      <w:divBdr>
        <w:top w:val="none" w:sz="0" w:space="0" w:color="auto"/>
        <w:left w:val="none" w:sz="0" w:space="0" w:color="auto"/>
        <w:bottom w:val="none" w:sz="0" w:space="0" w:color="auto"/>
        <w:right w:val="none" w:sz="0" w:space="0" w:color="auto"/>
      </w:divBdr>
    </w:div>
    <w:div w:id="334698655">
      <w:bodyDiv w:val="1"/>
      <w:marLeft w:val="0"/>
      <w:marRight w:val="0"/>
      <w:marTop w:val="0"/>
      <w:marBottom w:val="0"/>
      <w:divBdr>
        <w:top w:val="none" w:sz="0" w:space="0" w:color="auto"/>
        <w:left w:val="none" w:sz="0" w:space="0" w:color="auto"/>
        <w:bottom w:val="none" w:sz="0" w:space="0" w:color="auto"/>
        <w:right w:val="none" w:sz="0" w:space="0" w:color="auto"/>
      </w:divBdr>
    </w:div>
    <w:div w:id="334917611">
      <w:bodyDiv w:val="1"/>
      <w:marLeft w:val="0"/>
      <w:marRight w:val="0"/>
      <w:marTop w:val="0"/>
      <w:marBottom w:val="0"/>
      <w:divBdr>
        <w:top w:val="none" w:sz="0" w:space="0" w:color="auto"/>
        <w:left w:val="none" w:sz="0" w:space="0" w:color="auto"/>
        <w:bottom w:val="none" w:sz="0" w:space="0" w:color="auto"/>
        <w:right w:val="none" w:sz="0" w:space="0" w:color="auto"/>
      </w:divBdr>
    </w:div>
    <w:div w:id="335377827">
      <w:bodyDiv w:val="1"/>
      <w:marLeft w:val="0"/>
      <w:marRight w:val="0"/>
      <w:marTop w:val="0"/>
      <w:marBottom w:val="0"/>
      <w:divBdr>
        <w:top w:val="none" w:sz="0" w:space="0" w:color="auto"/>
        <w:left w:val="none" w:sz="0" w:space="0" w:color="auto"/>
        <w:bottom w:val="none" w:sz="0" w:space="0" w:color="auto"/>
        <w:right w:val="none" w:sz="0" w:space="0" w:color="auto"/>
      </w:divBdr>
    </w:div>
    <w:div w:id="335498117">
      <w:bodyDiv w:val="1"/>
      <w:marLeft w:val="0"/>
      <w:marRight w:val="0"/>
      <w:marTop w:val="0"/>
      <w:marBottom w:val="0"/>
      <w:divBdr>
        <w:top w:val="none" w:sz="0" w:space="0" w:color="auto"/>
        <w:left w:val="none" w:sz="0" w:space="0" w:color="auto"/>
        <w:bottom w:val="none" w:sz="0" w:space="0" w:color="auto"/>
        <w:right w:val="none" w:sz="0" w:space="0" w:color="auto"/>
      </w:divBdr>
    </w:div>
    <w:div w:id="335501005">
      <w:bodyDiv w:val="1"/>
      <w:marLeft w:val="0"/>
      <w:marRight w:val="0"/>
      <w:marTop w:val="0"/>
      <w:marBottom w:val="0"/>
      <w:divBdr>
        <w:top w:val="none" w:sz="0" w:space="0" w:color="auto"/>
        <w:left w:val="none" w:sz="0" w:space="0" w:color="auto"/>
        <w:bottom w:val="none" w:sz="0" w:space="0" w:color="auto"/>
        <w:right w:val="none" w:sz="0" w:space="0" w:color="auto"/>
      </w:divBdr>
    </w:div>
    <w:div w:id="335619266">
      <w:bodyDiv w:val="1"/>
      <w:marLeft w:val="0"/>
      <w:marRight w:val="0"/>
      <w:marTop w:val="0"/>
      <w:marBottom w:val="0"/>
      <w:divBdr>
        <w:top w:val="none" w:sz="0" w:space="0" w:color="auto"/>
        <w:left w:val="none" w:sz="0" w:space="0" w:color="auto"/>
        <w:bottom w:val="none" w:sz="0" w:space="0" w:color="auto"/>
        <w:right w:val="none" w:sz="0" w:space="0" w:color="auto"/>
      </w:divBdr>
    </w:div>
    <w:div w:id="335689428">
      <w:bodyDiv w:val="1"/>
      <w:marLeft w:val="0"/>
      <w:marRight w:val="0"/>
      <w:marTop w:val="0"/>
      <w:marBottom w:val="0"/>
      <w:divBdr>
        <w:top w:val="none" w:sz="0" w:space="0" w:color="auto"/>
        <w:left w:val="none" w:sz="0" w:space="0" w:color="auto"/>
        <w:bottom w:val="none" w:sz="0" w:space="0" w:color="auto"/>
        <w:right w:val="none" w:sz="0" w:space="0" w:color="auto"/>
      </w:divBdr>
    </w:div>
    <w:div w:id="335961498">
      <w:bodyDiv w:val="1"/>
      <w:marLeft w:val="0"/>
      <w:marRight w:val="0"/>
      <w:marTop w:val="0"/>
      <w:marBottom w:val="0"/>
      <w:divBdr>
        <w:top w:val="none" w:sz="0" w:space="0" w:color="auto"/>
        <w:left w:val="none" w:sz="0" w:space="0" w:color="auto"/>
        <w:bottom w:val="none" w:sz="0" w:space="0" w:color="auto"/>
        <w:right w:val="none" w:sz="0" w:space="0" w:color="auto"/>
      </w:divBdr>
    </w:div>
    <w:div w:id="336035046">
      <w:bodyDiv w:val="1"/>
      <w:marLeft w:val="0"/>
      <w:marRight w:val="0"/>
      <w:marTop w:val="0"/>
      <w:marBottom w:val="0"/>
      <w:divBdr>
        <w:top w:val="none" w:sz="0" w:space="0" w:color="auto"/>
        <w:left w:val="none" w:sz="0" w:space="0" w:color="auto"/>
        <w:bottom w:val="none" w:sz="0" w:space="0" w:color="auto"/>
        <w:right w:val="none" w:sz="0" w:space="0" w:color="auto"/>
      </w:divBdr>
    </w:div>
    <w:div w:id="336150401">
      <w:bodyDiv w:val="1"/>
      <w:marLeft w:val="0"/>
      <w:marRight w:val="0"/>
      <w:marTop w:val="0"/>
      <w:marBottom w:val="0"/>
      <w:divBdr>
        <w:top w:val="none" w:sz="0" w:space="0" w:color="auto"/>
        <w:left w:val="none" w:sz="0" w:space="0" w:color="auto"/>
        <w:bottom w:val="none" w:sz="0" w:space="0" w:color="auto"/>
        <w:right w:val="none" w:sz="0" w:space="0" w:color="auto"/>
      </w:divBdr>
    </w:div>
    <w:div w:id="336231015">
      <w:bodyDiv w:val="1"/>
      <w:marLeft w:val="0"/>
      <w:marRight w:val="0"/>
      <w:marTop w:val="0"/>
      <w:marBottom w:val="0"/>
      <w:divBdr>
        <w:top w:val="none" w:sz="0" w:space="0" w:color="auto"/>
        <w:left w:val="none" w:sz="0" w:space="0" w:color="auto"/>
        <w:bottom w:val="none" w:sz="0" w:space="0" w:color="auto"/>
        <w:right w:val="none" w:sz="0" w:space="0" w:color="auto"/>
      </w:divBdr>
    </w:div>
    <w:div w:id="336231287">
      <w:bodyDiv w:val="1"/>
      <w:marLeft w:val="0"/>
      <w:marRight w:val="0"/>
      <w:marTop w:val="0"/>
      <w:marBottom w:val="0"/>
      <w:divBdr>
        <w:top w:val="none" w:sz="0" w:space="0" w:color="auto"/>
        <w:left w:val="none" w:sz="0" w:space="0" w:color="auto"/>
        <w:bottom w:val="none" w:sz="0" w:space="0" w:color="auto"/>
        <w:right w:val="none" w:sz="0" w:space="0" w:color="auto"/>
      </w:divBdr>
    </w:div>
    <w:div w:id="336425149">
      <w:bodyDiv w:val="1"/>
      <w:marLeft w:val="0"/>
      <w:marRight w:val="0"/>
      <w:marTop w:val="0"/>
      <w:marBottom w:val="0"/>
      <w:divBdr>
        <w:top w:val="none" w:sz="0" w:space="0" w:color="auto"/>
        <w:left w:val="none" w:sz="0" w:space="0" w:color="auto"/>
        <w:bottom w:val="none" w:sz="0" w:space="0" w:color="auto"/>
        <w:right w:val="none" w:sz="0" w:space="0" w:color="auto"/>
      </w:divBdr>
    </w:div>
    <w:div w:id="336613741">
      <w:bodyDiv w:val="1"/>
      <w:marLeft w:val="0"/>
      <w:marRight w:val="0"/>
      <w:marTop w:val="0"/>
      <w:marBottom w:val="0"/>
      <w:divBdr>
        <w:top w:val="none" w:sz="0" w:space="0" w:color="auto"/>
        <w:left w:val="none" w:sz="0" w:space="0" w:color="auto"/>
        <w:bottom w:val="none" w:sz="0" w:space="0" w:color="auto"/>
        <w:right w:val="none" w:sz="0" w:space="0" w:color="auto"/>
      </w:divBdr>
    </w:div>
    <w:div w:id="336856052">
      <w:bodyDiv w:val="1"/>
      <w:marLeft w:val="0"/>
      <w:marRight w:val="0"/>
      <w:marTop w:val="0"/>
      <w:marBottom w:val="0"/>
      <w:divBdr>
        <w:top w:val="none" w:sz="0" w:space="0" w:color="auto"/>
        <w:left w:val="none" w:sz="0" w:space="0" w:color="auto"/>
        <w:bottom w:val="none" w:sz="0" w:space="0" w:color="auto"/>
        <w:right w:val="none" w:sz="0" w:space="0" w:color="auto"/>
      </w:divBdr>
    </w:div>
    <w:div w:id="337319538">
      <w:bodyDiv w:val="1"/>
      <w:marLeft w:val="0"/>
      <w:marRight w:val="0"/>
      <w:marTop w:val="0"/>
      <w:marBottom w:val="0"/>
      <w:divBdr>
        <w:top w:val="none" w:sz="0" w:space="0" w:color="auto"/>
        <w:left w:val="none" w:sz="0" w:space="0" w:color="auto"/>
        <w:bottom w:val="none" w:sz="0" w:space="0" w:color="auto"/>
        <w:right w:val="none" w:sz="0" w:space="0" w:color="auto"/>
      </w:divBdr>
    </w:div>
    <w:div w:id="337462889">
      <w:bodyDiv w:val="1"/>
      <w:marLeft w:val="0"/>
      <w:marRight w:val="0"/>
      <w:marTop w:val="0"/>
      <w:marBottom w:val="0"/>
      <w:divBdr>
        <w:top w:val="none" w:sz="0" w:space="0" w:color="auto"/>
        <w:left w:val="none" w:sz="0" w:space="0" w:color="auto"/>
        <w:bottom w:val="none" w:sz="0" w:space="0" w:color="auto"/>
        <w:right w:val="none" w:sz="0" w:space="0" w:color="auto"/>
      </w:divBdr>
    </w:div>
    <w:div w:id="337772957">
      <w:bodyDiv w:val="1"/>
      <w:marLeft w:val="0"/>
      <w:marRight w:val="0"/>
      <w:marTop w:val="0"/>
      <w:marBottom w:val="0"/>
      <w:divBdr>
        <w:top w:val="none" w:sz="0" w:space="0" w:color="auto"/>
        <w:left w:val="none" w:sz="0" w:space="0" w:color="auto"/>
        <w:bottom w:val="none" w:sz="0" w:space="0" w:color="auto"/>
        <w:right w:val="none" w:sz="0" w:space="0" w:color="auto"/>
      </w:divBdr>
    </w:div>
    <w:div w:id="337927294">
      <w:bodyDiv w:val="1"/>
      <w:marLeft w:val="0"/>
      <w:marRight w:val="0"/>
      <w:marTop w:val="0"/>
      <w:marBottom w:val="0"/>
      <w:divBdr>
        <w:top w:val="none" w:sz="0" w:space="0" w:color="auto"/>
        <w:left w:val="none" w:sz="0" w:space="0" w:color="auto"/>
        <w:bottom w:val="none" w:sz="0" w:space="0" w:color="auto"/>
        <w:right w:val="none" w:sz="0" w:space="0" w:color="auto"/>
      </w:divBdr>
    </w:div>
    <w:div w:id="338195773">
      <w:bodyDiv w:val="1"/>
      <w:marLeft w:val="0"/>
      <w:marRight w:val="0"/>
      <w:marTop w:val="0"/>
      <w:marBottom w:val="0"/>
      <w:divBdr>
        <w:top w:val="none" w:sz="0" w:space="0" w:color="auto"/>
        <w:left w:val="none" w:sz="0" w:space="0" w:color="auto"/>
        <w:bottom w:val="none" w:sz="0" w:space="0" w:color="auto"/>
        <w:right w:val="none" w:sz="0" w:space="0" w:color="auto"/>
      </w:divBdr>
    </w:div>
    <w:div w:id="338393235">
      <w:bodyDiv w:val="1"/>
      <w:marLeft w:val="0"/>
      <w:marRight w:val="0"/>
      <w:marTop w:val="0"/>
      <w:marBottom w:val="0"/>
      <w:divBdr>
        <w:top w:val="none" w:sz="0" w:space="0" w:color="auto"/>
        <w:left w:val="none" w:sz="0" w:space="0" w:color="auto"/>
        <w:bottom w:val="none" w:sz="0" w:space="0" w:color="auto"/>
        <w:right w:val="none" w:sz="0" w:space="0" w:color="auto"/>
      </w:divBdr>
    </w:div>
    <w:div w:id="338628124">
      <w:bodyDiv w:val="1"/>
      <w:marLeft w:val="0"/>
      <w:marRight w:val="0"/>
      <w:marTop w:val="0"/>
      <w:marBottom w:val="0"/>
      <w:divBdr>
        <w:top w:val="none" w:sz="0" w:space="0" w:color="auto"/>
        <w:left w:val="none" w:sz="0" w:space="0" w:color="auto"/>
        <w:bottom w:val="none" w:sz="0" w:space="0" w:color="auto"/>
        <w:right w:val="none" w:sz="0" w:space="0" w:color="auto"/>
      </w:divBdr>
    </w:div>
    <w:div w:id="338847369">
      <w:bodyDiv w:val="1"/>
      <w:marLeft w:val="0"/>
      <w:marRight w:val="0"/>
      <w:marTop w:val="0"/>
      <w:marBottom w:val="0"/>
      <w:divBdr>
        <w:top w:val="none" w:sz="0" w:space="0" w:color="auto"/>
        <w:left w:val="none" w:sz="0" w:space="0" w:color="auto"/>
        <w:bottom w:val="none" w:sz="0" w:space="0" w:color="auto"/>
        <w:right w:val="none" w:sz="0" w:space="0" w:color="auto"/>
      </w:divBdr>
    </w:div>
    <w:div w:id="338972939">
      <w:bodyDiv w:val="1"/>
      <w:marLeft w:val="0"/>
      <w:marRight w:val="0"/>
      <w:marTop w:val="0"/>
      <w:marBottom w:val="0"/>
      <w:divBdr>
        <w:top w:val="none" w:sz="0" w:space="0" w:color="auto"/>
        <w:left w:val="none" w:sz="0" w:space="0" w:color="auto"/>
        <w:bottom w:val="none" w:sz="0" w:space="0" w:color="auto"/>
        <w:right w:val="none" w:sz="0" w:space="0" w:color="auto"/>
      </w:divBdr>
    </w:div>
    <w:div w:id="339048313">
      <w:bodyDiv w:val="1"/>
      <w:marLeft w:val="0"/>
      <w:marRight w:val="0"/>
      <w:marTop w:val="0"/>
      <w:marBottom w:val="0"/>
      <w:divBdr>
        <w:top w:val="none" w:sz="0" w:space="0" w:color="auto"/>
        <w:left w:val="none" w:sz="0" w:space="0" w:color="auto"/>
        <w:bottom w:val="none" w:sz="0" w:space="0" w:color="auto"/>
        <w:right w:val="none" w:sz="0" w:space="0" w:color="auto"/>
      </w:divBdr>
    </w:div>
    <w:div w:id="339085451">
      <w:bodyDiv w:val="1"/>
      <w:marLeft w:val="0"/>
      <w:marRight w:val="0"/>
      <w:marTop w:val="0"/>
      <w:marBottom w:val="0"/>
      <w:divBdr>
        <w:top w:val="none" w:sz="0" w:space="0" w:color="auto"/>
        <w:left w:val="none" w:sz="0" w:space="0" w:color="auto"/>
        <w:bottom w:val="none" w:sz="0" w:space="0" w:color="auto"/>
        <w:right w:val="none" w:sz="0" w:space="0" w:color="auto"/>
      </w:divBdr>
    </w:div>
    <w:div w:id="339241535">
      <w:bodyDiv w:val="1"/>
      <w:marLeft w:val="0"/>
      <w:marRight w:val="0"/>
      <w:marTop w:val="0"/>
      <w:marBottom w:val="0"/>
      <w:divBdr>
        <w:top w:val="none" w:sz="0" w:space="0" w:color="auto"/>
        <w:left w:val="none" w:sz="0" w:space="0" w:color="auto"/>
        <w:bottom w:val="none" w:sz="0" w:space="0" w:color="auto"/>
        <w:right w:val="none" w:sz="0" w:space="0" w:color="auto"/>
      </w:divBdr>
    </w:div>
    <w:div w:id="339279985">
      <w:bodyDiv w:val="1"/>
      <w:marLeft w:val="0"/>
      <w:marRight w:val="0"/>
      <w:marTop w:val="0"/>
      <w:marBottom w:val="0"/>
      <w:divBdr>
        <w:top w:val="none" w:sz="0" w:space="0" w:color="auto"/>
        <w:left w:val="none" w:sz="0" w:space="0" w:color="auto"/>
        <w:bottom w:val="none" w:sz="0" w:space="0" w:color="auto"/>
        <w:right w:val="none" w:sz="0" w:space="0" w:color="auto"/>
      </w:divBdr>
    </w:div>
    <w:div w:id="339428719">
      <w:bodyDiv w:val="1"/>
      <w:marLeft w:val="0"/>
      <w:marRight w:val="0"/>
      <w:marTop w:val="0"/>
      <w:marBottom w:val="0"/>
      <w:divBdr>
        <w:top w:val="none" w:sz="0" w:space="0" w:color="auto"/>
        <w:left w:val="none" w:sz="0" w:space="0" w:color="auto"/>
        <w:bottom w:val="none" w:sz="0" w:space="0" w:color="auto"/>
        <w:right w:val="none" w:sz="0" w:space="0" w:color="auto"/>
      </w:divBdr>
    </w:div>
    <w:div w:id="339430769">
      <w:bodyDiv w:val="1"/>
      <w:marLeft w:val="0"/>
      <w:marRight w:val="0"/>
      <w:marTop w:val="0"/>
      <w:marBottom w:val="0"/>
      <w:divBdr>
        <w:top w:val="none" w:sz="0" w:space="0" w:color="auto"/>
        <w:left w:val="none" w:sz="0" w:space="0" w:color="auto"/>
        <w:bottom w:val="none" w:sz="0" w:space="0" w:color="auto"/>
        <w:right w:val="none" w:sz="0" w:space="0" w:color="auto"/>
      </w:divBdr>
    </w:div>
    <w:div w:id="340086799">
      <w:bodyDiv w:val="1"/>
      <w:marLeft w:val="0"/>
      <w:marRight w:val="0"/>
      <w:marTop w:val="0"/>
      <w:marBottom w:val="0"/>
      <w:divBdr>
        <w:top w:val="none" w:sz="0" w:space="0" w:color="auto"/>
        <w:left w:val="none" w:sz="0" w:space="0" w:color="auto"/>
        <w:bottom w:val="none" w:sz="0" w:space="0" w:color="auto"/>
        <w:right w:val="none" w:sz="0" w:space="0" w:color="auto"/>
      </w:divBdr>
    </w:div>
    <w:div w:id="340090453">
      <w:bodyDiv w:val="1"/>
      <w:marLeft w:val="0"/>
      <w:marRight w:val="0"/>
      <w:marTop w:val="0"/>
      <w:marBottom w:val="0"/>
      <w:divBdr>
        <w:top w:val="none" w:sz="0" w:space="0" w:color="auto"/>
        <w:left w:val="none" w:sz="0" w:space="0" w:color="auto"/>
        <w:bottom w:val="none" w:sz="0" w:space="0" w:color="auto"/>
        <w:right w:val="none" w:sz="0" w:space="0" w:color="auto"/>
      </w:divBdr>
    </w:div>
    <w:div w:id="340157313">
      <w:bodyDiv w:val="1"/>
      <w:marLeft w:val="0"/>
      <w:marRight w:val="0"/>
      <w:marTop w:val="0"/>
      <w:marBottom w:val="0"/>
      <w:divBdr>
        <w:top w:val="none" w:sz="0" w:space="0" w:color="auto"/>
        <w:left w:val="none" w:sz="0" w:space="0" w:color="auto"/>
        <w:bottom w:val="none" w:sz="0" w:space="0" w:color="auto"/>
        <w:right w:val="none" w:sz="0" w:space="0" w:color="auto"/>
      </w:divBdr>
    </w:div>
    <w:div w:id="340277026">
      <w:bodyDiv w:val="1"/>
      <w:marLeft w:val="0"/>
      <w:marRight w:val="0"/>
      <w:marTop w:val="0"/>
      <w:marBottom w:val="0"/>
      <w:divBdr>
        <w:top w:val="none" w:sz="0" w:space="0" w:color="auto"/>
        <w:left w:val="none" w:sz="0" w:space="0" w:color="auto"/>
        <w:bottom w:val="none" w:sz="0" w:space="0" w:color="auto"/>
        <w:right w:val="none" w:sz="0" w:space="0" w:color="auto"/>
      </w:divBdr>
    </w:div>
    <w:div w:id="340470047">
      <w:bodyDiv w:val="1"/>
      <w:marLeft w:val="0"/>
      <w:marRight w:val="0"/>
      <w:marTop w:val="0"/>
      <w:marBottom w:val="0"/>
      <w:divBdr>
        <w:top w:val="none" w:sz="0" w:space="0" w:color="auto"/>
        <w:left w:val="none" w:sz="0" w:space="0" w:color="auto"/>
        <w:bottom w:val="none" w:sz="0" w:space="0" w:color="auto"/>
        <w:right w:val="none" w:sz="0" w:space="0" w:color="auto"/>
      </w:divBdr>
    </w:div>
    <w:div w:id="340474979">
      <w:bodyDiv w:val="1"/>
      <w:marLeft w:val="0"/>
      <w:marRight w:val="0"/>
      <w:marTop w:val="0"/>
      <w:marBottom w:val="0"/>
      <w:divBdr>
        <w:top w:val="none" w:sz="0" w:space="0" w:color="auto"/>
        <w:left w:val="none" w:sz="0" w:space="0" w:color="auto"/>
        <w:bottom w:val="none" w:sz="0" w:space="0" w:color="auto"/>
        <w:right w:val="none" w:sz="0" w:space="0" w:color="auto"/>
      </w:divBdr>
    </w:div>
    <w:div w:id="340667641">
      <w:bodyDiv w:val="1"/>
      <w:marLeft w:val="0"/>
      <w:marRight w:val="0"/>
      <w:marTop w:val="0"/>
      <w:marBottom w:val="0"/>
      <w:divBdr>
        <w:top w:val="none" w:sz="0" w:space="0" w:color="auto"/>
        <w:left w:val="none" w:sz="0" w:space="0" w:color="auto"/>
        <w:bottom w:val="none" w:sz="0" w:space="0" w:color="auto"/>
        <w:right w:val="none" w:sz="0" w:space="0" w:color="auto"/>
      </w:divBdr>
    </w:div>
    <w:div w:id="340814348">
      <w:bodyDiv w:val="1"/>
      <w:marLeft w:val="0"/>
      <w:marRight w:val="0"/>
      <w:marTop w:val="0"/>
      <w:marBottom w:val="0"/>
      <w:divBdr>
        <w:top w:val="none" w:sz="0" w:space="0" w:color="auto"/>
        <w:left w:val="none" w:sz="0" w:space="0" w:color="auto"/>
        <w:bottom w:val="none" w:sz="0" w:space="0" w:color="auto"/>
        <w:right w:val="none" w:sz="0" w:space="0" w:color="auto"/>
      </w:divBdr>
    </w:div>
    <w:div w:id="340932358">
      <w:bodyDiv w:val="1"/>
      <w:marLeft w:val="0"/>
      <w:marRight w:val="0"/>
      <w:marTop w:val="0"/>
      <w:marBottom w:val="0"/>
      <w:divBdr>
        <w:top w:val="none" w:sz="0" w:space="0" w:color="auto"/>
        <w:left w:val="none" w:sz="0" w:space="0" w:color="auto"/>
        <w:bottom w:val="none" w:sz="0" w:space="0" w:color="auto"/>
        <w:right w:val="none" w:sz="0" w:space="0" w:color="auto"/>
      </w:divBdr>
    </w:div>
    <w:div w:id="341010466">
      <w:bodyDiv w:val="1"/>
      <w:marLeft w:val="0"/>
      <w:marRight w:val="0"/>
      <w:marTop w:val="0"/>
      <w:marBottom w:val="0"/>
      <w:divBdr>
        <w:top w:val="none" w:sz="0" w:space="0" w:color="auto"/>
        <w:left w:val="none" w:sz="0" w:space="0" w:color="auto"/>
        <w:bottom w:val="none" w:sz="0" w:space="0" w:color="auto"/>
        <w:right w:val="none" w:sz="0" w:space="0" w:color="auto"/>
      </w:divBdr>
    </w:div>
    <w:div w:id="341251102">
      <w:bodyDiv w:val="1"/>
      <w:marLeft w:val="0"/>
      <w:marRight w:val="0"/>
      <w:marTop w:val="0"/>
      <w:marBottom w:val="0"/>
      <w:divBdr>
        <w:top w:val="none" w:sz="0" w:space="0" w:color="auto"/>
        <w:left w:val="none" w:sz="0" w:space="0" w:color="auto"/>
        <w:bottom w:val="none" w:sz="0" w:space="0" w:color="auto"/>
        <w:right w:val="none" w:sz="0" w:space="0" w:color="auto"/>
      </w:divBdr>
    </w:div>
    <w:div w:id="341397050">
      <w:bodyDiv w:val="1"/>
      <w:marLeft w:val="0"/>
      <w:marRight w:val="0"/>
      <w:marTop w:val="0"/>
      <w:marBottom w:val="0"/>
      <w:divBdr>
        <w:top w:val="none" w:sz="0" w:space="0" w:color="auto"/>
        <w:left w:val="none" w:sz="0" w:space="0" w:color="auto"/>
        <w:bottom w:val="none" w:sz="0" w:space="0" w:color="auto"/>
        <w:right w:val="none" w:sz="0" w:space="0" w:color="auto"/>
      </w:divBdr>
    </w:div>
    <w:div w:id="341666261">
      <w:bodyDiv w:val="1"/>
      <w:marLeft w:val="0"/>
      <w:marRight w:val="0"/>
      <w:marTop w:val="0"/>
      <w:marBottom w:val="0"/>
      <w:divBdr>
        <w:top w:val="none" w:sz="0" w:space="0" w:color="auto"/>
        <w:left w:val="none" w:sz="0" w:space="0" w:color="auto"/>
        <w:bottom w:val="none" w:sz="0" w:space="0" w:color="auto"/>
        <w:right w:val="none" w:sz="0" w:space="0" w:color="auto"/>
      </w:divBdr>
    </w:div>
    <w:div w:id="341667891">
      <w:bodyDiv w:val="1"/>
      <w:marLeft w:val="0"/>
      <w:marRight w:val="0"/>
      <w:marTop w:val="0"/>
      <w:marBottom w:val="0"/>
      <w:divBdr>
        <w:top w:val="none" w:sz="0" w:space="0" w:color="auto"/>
        <w:left w:val="none" w:sz="0" w:space="0" w:color="auto"/>
        <w:bottom w:val="none" w:sz="0" w:space="0" w:color="auto"/>
        <w:right w:val="none" w:sz="0" w:space="0" w:color="auto"/>
      </w:divBdr>
    </w:div>
    <w:div w:id="341668026">
      <w:bodyDiv w:val="1"/>
      <w:marLeft w:val="0"/>
      <w:marRight w:val="0"/>
      <w:marTop w:val="0"/>
      <w:marBottom w:val="0"/>
      <w:divBdr>
        <w:top w:val="none" w:sz="0" w:space="0" w:color="auto"/>
        <w:left w:val="none" w:sz="0" w:space="0" w:color="auto"/>
        <w:bottom w:val="none" w:sz="0" w:space="0" w:color="auto"/>
        <w:right w:val="none" w:sz="0" w:space="0" w:color="auto"/>
      </w:divBdr>
    </w:div>
    <w:div w:id="341782858">
      <w:bodyDiv w:val="1"/>
      <w:marLeft w:val="0"/>
      <w:marRight w:val="0"/>
      <w:marTop w:val="0"/>
      <w:marBottom w:val="0"/>
      <w:divBdr>
        <w:top w:val="none" w:sz="0" w:space="0" w:color="auto"/>
        <w:left w:val="none" w:sz="0" w:space="0" w:color="auto"/>
        <w:bottom w:val="none" w:sz="0" w:space="0" w:color="auto"/>
        <w:right w:val="none" w:sz="0" w:space="0" w:color="auto"/>
      </w:divBdr>
    </w:div>
    <w:div w:id="341785557">
      <w:bodyDiv w:val="1"/>
      <w:marLeft w:val="0"/>
      <w:marRight w:val="0"/>
      <w:marTop w:val="0"/>
      <w:marBottom w:val="0"/>
      <w:divBdr>
        <w:top w:val="none" w:sz="0" w:space="0" w:color="auto"/>
        <w:left w:val="none" w:sz="0" w:space="0" w:color="auto"/>
        <w:bottom w:val="none" w:sz="0" w:space="0" w:color="auto"/>
        <w:right w:val="none" w:sz="0" w:space="0" w:color="auto"/>
      </w:divBdr>
    </w:div>
    <w:div w:id="342241861">
      <w:bodyDiv w:val="1"/>
      <w:marLeft w:val="0"/>
      <w:marRight w:val="0"/>
      <w:marTop w:val="0"/>
      <w:marBottom w:val="0"/>
      <w:divBdr>
        <w:top w:val="none" w:sz="0" w:space="0" w:color="auto"/>
        <w:left w:val="none" w:sz="0" w:space="0" w:color="auto"/>
        <w:bottom w:val="none" w:sz="0" w:space="0" w:color="auto"/>
        <w:right w:val="none" w:sz="0" w:space="0" w:color="auto"/>
      </w:divBdr>
    </w:div>
    <w:div w:id="342245085">
      <w:bodyDiv w:val="1"/>
      <w:marLeft w:val="0"/>
      <w:marRight w:val="0"/>
      <w:marTop w:val="0"/>
      <w:marBottom w:val="0"/>
      <w:divBdr>
        <w:top w:val="none" w:sz="0" w:space="0" w:color="auto"/>
        <w:left w:val="none" w:sz="0" w:space="0" w:color="auto"/>
        <w:bottom w:val="none" w:sz="0" w:space="0" w:color="auto"/>
        <w:right w:val="none" w:sz="0" w:space="0" w:color="auto"/>
      </w:divBdr>
    </w:div>
    <w:div w:id="342250383">
      <w:bodyDiv w:val="1"/>
      <w:marLeft w:val="0"/>
      <w:marRight w:val="0"/>
      <w:marTop w:val="0"/>
      <w:marBottom w:val="0"/>
      <w:divBdr>
        <w:top w:val="none" w:sz="0" w:space="0" w:color="auto"/>
        <w:left w:val="none" w:sz="0" w:space="0" w:color="auto"/>
        <w:bottom w:val="none" w:sz="0" w:space="0" w:color="auto"/>
        <w:right w:val="none" w:sz="0" w:space="0" w:color="auto"/>
      </w:divBdr>
    </w:div>
    <w:div w:id="342584969">
      <w:bodyDiv w:val="1"/>
      <w:marLeft w:val="0"/>
      <w:marRight w:val="0"/>
      <w:marTop w:val="0"/>
      <w:marBottom w:val="0"/>
      <w:divBdr>
        <w:top w:val="none" w:sz="0" w:space="0" w:color="auto"/>
        <w:left w:val="none" w:sz="0" w:space="0" w:color="auto"/>
        <w:bottom w:val="none" w:sz="0" w:space="0" w:color="auto"/>
        <w:right w:val="none" w:sz="0" w:space="0" w:color="auto"/>
      </w:divBdr>
    </w:div>
    <w:div w:id="342779951">
      <w:bodyDiv w:val="1"/>
      <w:marLeft w:val="0"/>
      <w:marRight w:val="0"/>
      <w:marTop w:val="0"/>
      <w:marBottom w:val="0"/>
      <w:divBdr>
        <w:top w:val="none" w:sz="0" w:space="0" w:color="auto"/>
        <w:left w:val="none" w:sz="0" w:space="0" w:color="auto"/>
        <w:bottom w:val="none" w:sz="0" w:space="0" w:color="auto"/>
        <w:right w:val="none" w:sz="0" w:space="0" w:color="auto"/>
      </w:divBdr>
    </w:div>
    <w:div w:id="343409581">
      <w:bodyDiv w:val="1"/>
      <w:marLeft w:val="0"/>
      <w:marRight w:val="0"/>
      <w:marTop w:val="0"/>
      <w:marBottom w:val="0"/>
      <w:divBdr>
        <w:top w:val="none" w:sz="0" w:space="0" w:color="auto"/>
        <w:left w:val="none" w:sz="0" w:space="0" w:color="auto"/>
        <w:bottom w:val="none" w:sz="0" w:space="0" w:color="auto"/>
        <w:right w:val="none" w:sz="0" w:space="0" w:color="auto"/>
      </w:divBdr>
    </w:div>
    <w:div w:id="343746746">
      <w:bodyDiv w:val="1"/>
      <w:marLeft w:val="0"/>
      <w:marRight w:val="0"/>
      <w:marTop w:val="0"/>
      <w:marBottom w:val="0"/>
      <w:divBdr>
        <w:top w:val="none" w:sz="0" w:space="0" w:color="auto"/>
        <w:left w:val="none" w:sz="0" w:space="0" w:color="auto"/>
        <w:bottom w:val="none" w:sz="0" w:space="0" w:color="auto"/>
        <w:right w:val="none" w:sz="0" w:space="0" w:color="auto"/>
      </w:divBdr>
    </w:div>
    <w:div w:id="344022266">
      <w:bodyDiv w:val="1"/>
      <w:marLeft w:val="0"/>
      <w:marRight w:val="0"/>
      <w:marTop w:val="0"/>
      <w:marBottom w:val="0"/>
      <w:divBdr>
        <w:top w:val="none" w:sz="0" w:space="0" w:color="auto"/>
        <w:left w:val="none" w:sz="0" w:space="0" w:color="auto"/>
        <w:bottom w:val="none" w:sz="0" w:space="0" w:color="auto"/>
        <w:right w:val="none" w:sz="0" w:space="0" w:color="auto"/>
      </w:divBdr>
    </w:div>
    <w:div w:id="344287716">
      <w:bodyDiv w:val="1"/>
      <w:marLeft w:val="0"/>
      <w:marRight w:val="0"/>
      <w:marTop w:val="0"/>
      <w:marBottom w:val="0"/>
      <w:divBdr>
        <w:top w:val="none" w:sz="0" w:space="0" w:color="auto"/>
        <w:left w:val="none" w:sz="0" w:space="0" w:color="auto"/>
        <w:bottom w:val="none" w:sz="0" w:space="0" w:color="auto"/>
        <w:right w:val="none" w:sz="0" w:space="0" w:color="auto"/>
      </w:divBdr>
    </w:div>
    <w:div w:id="344328863">
      <w:bodyDiv w:val="1"/>
      <w:marLeft w:val="0"/>
      <w:marRight w:val="0"/>
      <w:marTop w:val="0"/>
      <w:marBottom w:val="0"/>
      <w:divBdr>
        <w:top w:val="none" w:sz="0" w:space="0" w:color="auto"/>
        <w:left w:val="none" w:sz="0" w:space="0" w:color="auto"/>
        <w:bottom w:val="none" w:sz="0" w:space="0" w:color="auto"/>
        <w:right w:val="none" w:sz="0" w:space="0" w:color="auto"/>
      </w:divBdr>
    </w:div>
    <w:div w:id="344551685">
      <w:bodyDiv w:val="1"/>
      <w:marLeft w:val="0"/>
      <w:marRight w:val="0"/>
      <w:marTop w:val="0"/>
      <w:marBottom w:val="0"/>
      <w:divBdr>
        <w:top w:val="none" w:sz="0" w:space="0" w:color="auto"/>
        <w:left w:val="none" w:sz="0" w:space="0" w:color="auto"/>
        <w:bottom w:val="none" w:sz="0" w:space="0" w:color="auto"/>
        <w:right w:val="none" w:sz="0" w:space="0" w:color="auto"/>
      </w:divBdr>
    </w:div>
    <w:div w:id="344984153">
      <w:bodyDiv w:val="1"/>
      <w:marLeft w:val="0"/>
      <w:marRight w:val="0"/>
      <w:marTop w:val="0"/>
      <w:marBottom w:val="0"/>
      <w:divBdr>
        <w:top w:val="none" w:sz="0" w:space="0" w:color="auto"/>
        <w:left w:val="none" w:sz="0" w:space="0" w:color="auto"/>
        <w:bottom w:val="none" w:sz="0" w:space="0" w:color="auto"/>
        <w:right w:val="none" w:sz="0" w:space="0" w:color="auto"/>
      </w:divBdr>
    </w:div>
    <w:div w:id="345062108">
      <w:bodyDiv w:val="1"/>
      <w:marLeft w:val="0"/>
      <w:marRight w:val="0"/>
      <w:marTop w:val="0"/>
      <w:marBottom w:val="0"/>
      <w:divBdr>
        <w:top w:val="none" w:sz="0" w:space="0" w:color="auto"/>
        <w:left w:val="none" w:sz="0" w:space="0" w:color="auto"/>
        <w:bottom w:val="none" w:sz="0" w:space="0" w:color="auto"/>
        <w:right w:val="none" w:sz="0" w:space="0" w:color="auto"/>
      </w:divBdr>
    </w:div>
    <w:div w:id="345135710">
      <w:bodyDiv w:val="1"/>
      <w:marLeft w:val="0"/>
      <w:marRight w:val="0"/>
      <w:marTop w:val="0"/>
      <w:marBottom w:val="0"/>
      <w:divBdr>
        <w:top w:val="none" w:sz="0" w:space="0" w:color="auto"/>
        <w:left w:val="none" w:sz="0" w:space="0" w:color="auto"/>
        <w:bottom w:val="none" w:sz="0" w:space="0" w:color="auto"/>
        <w:right w:val="none" w:sz="0" w:space="0" w:color="auto"/>
      </w:divBdr>
    </w:div>
    <w:div w:id="345207612">
      <w:bodyDiv w:val="1"/>
      <w:marLeft w:val="0"/>
      <w:marRight w:val="0"/>
      <w:marTop w:val="0"/>
      <w:marBottom w:val="0"/>
      <w:divBdr>
        <w:top w:val="none" w:sz="0" w:space="0" w:color="auto"/>
        <w:left w:val="none" w:sz="0" w:space="0" w:color="auto"/>
        <w:bottom w:val="none" w:sz="0" w:space="0" w:color="auto"/>
        <w:right w:val="none" w:sz="0" w:space="0" w:color="auto"/>
      </w:divBdr>
    </w:div>
    <w:div w:id="345254719">
      <w:bodyDiv w:val="1"/>
      <w:marLeft w:val="0"/>
      <w:marRight w:val="0"/>
      <w:marTop w:val="0"/>
      <w:marBottom w:val="0"/>
      <w:divBdr>
        <w:top w:val="none" w:sz="0" w:space="0" w:color="auto"/>
        <w:left w:val="none" w:sz="0" w:space="0" w:color="auto"/>
        <w:bottom w:val="none" w:sz="0" w:space="0" w:color="auto"/>
        <w:right w:val="none" w:sz="0" w:space="0" w:color="auto"/>
      </w:divBdr>
    </w:div>
    <w:div w:id="345713225">
      <w:bodyDiv w:val="1"/>
      <w:marLeft w:val="0"/>
      <w:marRight w:val="0"/>
      <w:marTop w:val="0"/>
      <w:marBottom w:val="0"/>
      <w:divBdr>
        <w:top w:val="none" w:sz="0" w:space="0" w:color="auto"/>
        <w:left w:val="none" w:sz="0" w:space="0" w:color="auto"/>
        <w:bottom w:val="none" w:sz="0" w:space="0" w:color="auto"/>
        <w:right w:val="none" w:sz="0" w:space="0" w:color="auto"/>
      </w:divBdr>
    </w:div>
    <w:div w:id="345861299">
      <w:bodyDiv w:val="1"/>
      <w:marLeft w:val="0"/>
      <w:marRight w:val="0"/>
      <w:marTop w:val="0"/>
      <w:marBottom w:val="0"/>
      <w:divBdr>
        <w:top w:val="none" w:sz="0" w:space="0" w:color="auto"/>
        <w:left w:val="none" w:sz="0" w:space="0" w:color="auto"/>
        <w:bottom w:val="none" w:sz="0" w:space="0" w:color="auto"/>
        <w:right w:val="none" w:sz="0" w:space="0" w:color="auto"/>
      </w:divBdr>
    </w:div>
    <w:div w:id="346180188">
      <w:bodyDiv w:val="1"/>
      <w:marLeft w:val="0"/>
      <w:marRight w:val="0"/>
      <w:marTop w:val="0"/>
      <w:marBottom w:val="0"/>
      <w:divBdr>
        <w:top w:val="none" w:sz="0" w:space="0" w:color="auto"/>
        <w:left w:val="none" w:sz="0" w:space="0" w:color="auto"/>
        <w:bottom w:val="none" w:sz="0" w:space="0" w:color="auto"/>
        <w:right w:val="none" w:sz="0" w:space="0" w:color="auto"/>
      </w:divBdr>
    </w:div>
    <w:div w:id="346375299">
      <w:bodyDiv w:val="1"/>
      <w:marLeft w:val="0"/>
      <w:marRight w:val="0"/>
      <w:marTop w:val="0"/>
      <w:marBottom w:val="0"/>
      <w:divBdr>
        <w:top w:val="none" w:sz="0" w:space="0" w:color="auto"/>
        <w:left w:val="none" w:sz="0" w:space="0" w:color="auto"/>
        <w:bottom w:val="none" w:sz="0" w:space="0" w:color="auto"/>
        <w:right w:val="none" w:sz="0" w:space="0" w:color="auto"/>
      </w:divBdr>
    </w:div>
    <w:div w:id="346634475">
      <w:bodyDiv w:val="1"/>
      <w:marLeft w:val="0"/>
      <w:marRight w:val="0"/>
      <w:marTop w:val="0"/>
      <w:marBottom w:val="0"/>
      <w:divBdr>
        <w:top w:val="none" w:sz="0" w:space="0" w:color="auto"/>
        <w:left w:val="none" w:sz="0" w:space="0" w:color="auto"/>
        <w:bottom w:val="none" w:sz="0" w:space="0" w:color="auto"/>
        <w:right w:val="none" w:sz="0" w:space="0" w:color="auto"/>
      </w:divBdr>
    </w:div>
    <w:div w:id="346903531">
      <w:bodyDiv w:val="1"/>
      <w:marLeft w:val="0"/>
      <w:marRight w:val="0"/>
      <w:marTop w:val="0"/>
      <w:marBottom w:val="0"/>
      <w:divBdr>
        <w:top w:val="none" w:sz="0" w:space="0" w:color="auto"/>
        <w:left w:val="none" w:sz="0" w:space="0" w:color="auto"/>
        <w:bottom w:val="none" w:sz="0" w:space="0" w:color="auto"/>
        <w:right w:val="none" w:sz="0" w:space="0" w:color="auto"/>
      </w:divBdr>
    </w:div>
    <w:div w:id="346953159">
      <w:bodyDiv w:val="1"/>
      <w:marLeft w:val="0"/>
      <w:marRight w:val="0"/>
      <w:marTop w:val="0"/>
      <w:marBottom w:val="0"/>
      <w:divBdr>
        <w:top w:val="none" w:sz="0" w:space="0" w:color="auto"/>
        <w:left w:val="none" w:sz="0" w:space="0" w:color="auto"/>
        <w:bottom w:val="none" w:sz="0" w:space="0" w:color="auto"/>
        <w:right w:val="none" w:sz="0" w:space="0" w:color="auto"/>
      </w:divBdr>
    </w:div>
    <w:div w:id="347023190">
      <w:bodyDiv w:val="1"/>
      <w:marLeft w:val="0"/>
      <w:marRight w:val="0"/>
      <w:marTop w:val="0"/>
      <w:marBottom w:val="0"/>
      <w:divBdr>
        <w:top w:val="none" w:sz="0" w:space="0" w:color="auto"/>
        <w:left w:val="none" w:sz="0" w:space="0" w:color="auto"/>
        <w:bottom w:val="none" w:sz="0" w:space="0" w:color="auto"/>
        <w:right w:val="none" w:sz="0" w:space="0" w:color="auto"/>
      </w:divBdr>
    </w:div>
    <w:div w:id="347023852">
      <w:bodyDiv w:val="1"/>
      <w:marLeft w:val="0"/>
      <w:marRight w:val="0"/>
      <w:marTop w:val="0"/>
      <w:marBottom w:val="0"/>
      <w:divBdr>
        <w:top w:val="none" w:sz="0" w:space="0" w:color="auto"/>
        <w:left w:val="none" w:sz="0" w:space="0" w:color="auto"/>
        <w:bottom w:val="none" w:sz="0" w:space="0" w:color="auto"/>
        <w:right w:val="none" w:sz="0" w:space="0" w:color="auto"/>
      </w:divBdr>
    </w:div>
    <w:div w:id="347412655">
      <w:bodyDiv w:val="1"/>
      <w:marLeft w:val="0"/>
      <w:marRight w:val="0"/>
      <w:marTop w:val="0"/>
      <w:marBottom w:val="0"/>
      <w:divBdr>
        <w:top w:val="none" w:sz="0" w:space="0" w:color="auto"/>
        <w:left w:val="none" w:sz="0" w:space="0" w:color="auto"/>
        <w:bottom w:val="none" w:sz="0" w:space="0" w:color="auto"/>
        <w:right w:val="none" w:sz="0" w:space="0" w:color="auto"/>
      </w:divBdr>
    </w:div>
    <w:div w:id="347829589">
      <w:bodyDiv w:val="1"/>
      <w:marLeft w:val="0"/>
      <w:marRight w:val="0"/>
      <w:marTop w:val="0"/>
      <w:marBottom w:val="0"/>
      <w:divBdr>
        <w:top w:val="none" w:sz="0" w:space="0" w:color="auto"/>
        <w:left w:val="none" w:sz="0" w:space="0" w:color="auto"/>
        <w:bottom w:val="none" w:sz="0" w:space="0" w:color="auto"/>
        <w:right w:val="none" w:sz="0" w:space="0" w:color="auto"/>
      </w:divBdr>
    </w:div>
    <w:div w:id="348261752">
      <w:bodyDiv w:val="1"/>
      <w:marLeft w:val="0"/>
      <w:marRight w:val="0"/>
      <w:marTop w:val="0"/>
      <w:marBottom w:val="0"/>
      <w:divBdr>
        <w:top w:val="none" w:sz="0" w:space="0" w:color="auto"/>
        <w:left w:val="none" w:sz="0" w:space="0" w:color="auto"/>
        <w:bottom w:val="none" w:sz="0" w:space="0" w:color="auto"/>
        <w:right w:val="none" w:sz="0" w:space="0" w:color="auto"/>
      </w:divBdr>
    </w:div>
    <w:div w:id="348262666">
      <w:bodyDiv w:val="1"/>
      <w:marLeft w:val="0"/>
      <w:marRight w:val="0"/>
      <w:marTop w:val="0"/>
      <w:marBottom w:val="0"/>
      <w:divBdr>
        <w:top w:val="none" w:sz="0" w:space="0" w:color="auto"/>
        <w:left w:val="none" w:sz="0" w:space="0" w:color="auto"/>
        <w:bottom w:val="none" w:sz="0" w:space="0" w:color="auto"/>
        <w:right w:val="none" w:sz="0" w:space="0" w:color="auto"/>
      </w:divBdr>
    </w:div>
    <w:div w:id="348290550">
      <w:bodyDiv w:val="1"/>
      <w:marLeft w:val="0"/>
      <w:marRight w:val="0"/>
      <w:marTop w:val="0"/>
      <w:marBottom w:val="0"/>
      <w:divBdr>
        <w:top w:val="none" w:sz="0" w:space="0" w:color="auto"/>
        <w:left w:val="none" w:sz="0" w:space="0" w:color="auto"/>
        <w:bottom w:val="none" w:sz="0" w:space="0" w:color="auto"/>
        <w:right w:val="none" w:sz="0" w:space="0" w:color="auto"/>
      </w:divBdr>
    </w:div>
    <w:div w:id="348340417">
      <w:bodyDiv w:val="1"/>
      <w:marLeft w:val="0"/>
      <w:marRight w:val="0"/>
      <w:marTop w:val="0"/>
      <w:marBottom w:val="0"/>
      <w:divBdr>
        <w:top w:val="none" w:sz="0" w:space="0" w:color="auto"/>
        <w:left w:val="none" w:sz="0" w:space="0" w:color="auto"/>
        <w:bottom w:val="none" w:sz="0" w:space="0" w:color="auto"/>
        <w:right w:val="none" w:sz="0" w:space="0" w:color="auto"/>
      </w:divBdr>
    </w:div>
    <w:div w:id="348482287">
      <w:bodyDiv w:val="1"/>
      <w:marLeft w:val="0"/>
      <w:marRight w:val="0"/>
      <w:marTop w:val="0"/>
      <w:marBottom w:val="0"/>
      <w:divBdr>
        <w:top w:val="none" w:sz="0" w:space="0" w:color="auto"/>
        <w:left w:val="none" w:sz="0" w:space="0" w:color="auto"/>
        <w:bottom w:val="none" w:sz="0" w:space="0" w:color="auto"/>
        <w:right w:val="none" w:sz="0" w:space="0" w:color="auto"/>
      </w:divBdr>
    </w:div>
    <w:div w:id="348482745">
      <w:bodyDiv w:val="1"/>
      <w:marLeft w:val="0"/>
      <w:marRight w:val="0"/>
      <w:marTop w:val="0"/>
      <w:marBottom w:val="0"/>
      <w:divBdr>
        <w:top w:val="none" w:sz="0" w:space="0" w:color="auto"/>
        <w:left w:val="none" w:sz="0" w:space="0" w:color="auto"/>
        <w:bottom w:val="none" w:sz="0" w:space="0" w:color="auto"/>
        <w:right w:val="none" w:sz="0" w:space="0" w:color="auto"/>
      </w:divBdr>
    </w:div>
    <w:div w:id="348800115">
      <w:bodyDiv w:val="1"/>
      <w:marLeft w:val="0"/>
      <w:marRight w:val="0"/>
      <w:marTop w:val="0"/>
      <w:marBottom w:val="0"/>
      <w:divBdr>
        <w:top w:val="none" w:sz="0" w:space="0" w:color="auto"/>
        <w:left w:val="none" w:sz="0" w:space="0" w:color="auto"/>
        <w:bottom w:val="none" w:sz="0" w:space="0" w:color="auto"/>
        <w:right w:val="none" w:sz="0" w:space="0" w:color="auto"/>
      </w:divBdr>
    </w:div>
    <w:div w:id="349186476">
      <w:bodyDiv w:val="1"/>
      <w:marLeft w:val="0"/>
      <w:marRight w:val="0"/>
      <w:marTop w:val="0"/>
      <w:marBottom w:val="0"/>
      <w:divBdr>
        <w:top w:val="none" w:sz="0" w:space="0" w:color="auto"/>
        <w:left w:val="none" w:sz="0" w:space="0" w:color="auto"/>
        <w:bottom w:val="none" w:sz="0" w:space="0" w:color="auto"/>
        <w:right w:val="none" w:sz="0" w:space="0" w:color="auto"/>
      </w:divBdr>
    </w:div>
    <w:div w:id="349260694">
      <w:bodyDiv w:val="1"/>
      <w:marLeft w:val="0"/>
      <w:marRight w:val="0"/>
      <w:marTop w:val="0"/>
      <w:marBottom w:val="0"/>
      <w:divBdr>
        <w:top w:val="none" w:sz="0" w:space="0" w:color="auto"/>
        <w:left w:val="none" w:sz="0" w:space="0" w:color="auto"/>
        <w:bottom w:val="none" w:sz="0" w:space="0" w:color="auto"/>
        <w:right w:val="none" w:sz="0" w:space="0" w:color="auto"/>
      </w:divBdr>
    </w:div>
    <w:div w:id="349260940">
      <w:bodyDiv w:val="1"/>
      <w:marLeft w:val="0"/>
      <w:marRight w:val="0"/>
      <w:marTop w:val="0"/>
      <w:marBottom w:val="0"/>
      <w:divBdr>
        <w:top w:val="none" w:sz="0" w:space="0" w:color="auto"/>
        <w:left w:val="none" w:sz="0" w:space="0" w:color="auto"/>
        <w:bottom w:val="none" w:sz="0" w:space="0" w:color="auto"/>
        <w:right w:val="none" w:sz="0" w:space="0" w:color="auto"/>
      </w:divBdr>
    </w:div>
    <w:div w:id="349529858">
      <w:bodyDiv w:val="1"/>
      <w:marLeft w:val="0"/>
      <w:marRight w:val="0"/>
      <w:marTop w:val="0"/>
      <w:marBottom w:val="0"/>
      <w:divBdr>
        <w:top w:val="none" w:sz="0" w:space="0" w:color="auto"/>
        <w:left w:val="none" w:sz="0" w:space="0" w:color="auto"/>
        <w:bottom w:val="none" w:sz="0" w:space="0" w:color="auto"/>
        <w:right w:val="none" w:sz="0" w:space="0" w:color="auto"/>
      </w:divBdr>
    </w:div>
    <w:div w:id="349572682">
      <w:bodyDiv w:val="1"/>
      <w:marLeft w:val="0"/>
      <w:marRight w:val="0"/>
      <w:marTop w:val="0"/>
      <w:marBottom w:val="0"/>
      <w:divBdr>
        <w:top w:val="none" w:sz="0" w:space="0" w:color="auto"/>
        <w:left w:val="none" w:sz="0" w:space="0" w:color="auto"/>
        <w:bottom w:val="none" w:sz="0" w:space="0" w:color="auto"/>
        <w:right w:val="none" w:sz="0" w:space="0" w:color="auto"/>
      </w:divBdr>
    </w:div>
    <w:div w:id="349651480">
      <w:bodyDiv w:val="1"/>
      <w:marLeft w:val="0"/>
      <w:marRight w:val="0"/>
      <w:marTop w:val="0"/>
      <w:marBottom w:val="0"/>
      <w:divBdr>
        <w:top w:val="none" w:sz="0" w:space="0" w:color="auto"/>
        <w:left w:val="none" w:sz="0" w:space="0" w:color="auto"/>
        <w:bottom w:val="none" w:sz="0" w:space="0" w:color="auto"/>
        <w:right w:val="none" w:sz="0" w:space="0" w:color="auto"/>
      </w:divBdr>
    </w:div>
    <w:div w:id="349765794">
      <w:bodyDiv w:val="1"/>
      <w:marLeft w:val="0"/>
      <w:marRight w:val="0"/>
      <w:marTop w:val="0"/>
      <w:marBottom w:val="0"/>
      <w:divBdr>
        <w:top w:val="none" w:sz="0" w:space="0" w:color="auto"/>
        <w:left w:val="none" w:sz="0" w:space="0" w:color="auto"/>
        <w:bottom w:val="none" w:sz="0" w:space="0" w:color="auto"/>
        <w:right w:val="none" w:sz="0" w:space="0" w:color="auto"/>
      </w:divBdr>
    </w:div>
    <w:div w:id="349768148">
      <w:bodyDiv w:val="1"/>
      <w:marLeft w:val="0"/>
      <w:marRight w:val="0"/>
      <w:marTop w:val="0"/>
      <w:marBottom w:val="0"/>
      <w:divBdr>
        <w:top w:val="none" w:sz="0" w:space="0" w:color="auto"/>
        <w:left w:val="none" w:sz="0" w:space="0" w:color="auto"/>
        <w:bottom w:val="none" w:sz="0" w:space="0" w:color="auto"/>
        <w:right w:val="none" w:sz="0" w:space="0" w:color="auto"/>
      </w:divBdr>
    </w:div>
    <w:div w:id="349794347">
      <w:bodyDiv w:val="1"/>
      <w:marLeft w:val="0"/>
      <w:marRight w:val="0"/>
      <w:marTop w:val="0"/>
      <w:marBottom w:val="0"/>
      <w:divBdr>
        <w:top w:val="none" w:sz="0" w:space="0" w:color="auto"/>
        <w:left w:val="none" w:sz="0" w:space="0" w:color="auto"/>
        <w:bottom w:val="none" w:sz="0" w:space="0" w:color="auto"/>
        <w:right w:val="none" w:sz="0" w:space="0" w:color="auto"/>
      </w:divBdr>
    </w:div>
    <w:div w:id="349798278">
      <w:bodyDiv w:val="1"/>
      <w:marLeft w:val="0"/>
      <w:marRight w:val="0"/>
      <w:marTop w:val="0"/>
      <w:marBottom w:val="0"/>
      <w:divBdr>
        <w:top w:val="none" w:sz="0" w:space="0" w:color="auto"/>
        <w:left w:val="none" w:sz="0" w:space="0" w:color="auto"/>
        <w:bottom w:val="none" w:sz="0" w:space="0" w:color="auto"/>
        <w:right w:val="none" w:sz="0" w:space="0" w:color="auto"/>
      </w:divBdr>
    </w:div>
    <w:div w:id="350032478">
      <w:bodyDiv w:val="1"/>
      <w:marLeft w:val="0"/>
      <w:marRight w:val="0"/>
      <w:marTop w:val="0"/>
      <w:marBottom w:val="0"/>
      <w:divBdr>
        <w:top w:val="none" w:sz="0" w:space="0" w:color="auto"/>
        <w:left w:val="none" w:sz="0" w:space="0" w:color="auto"/>
        <w:bottom w:val="none" w:sz="0" w:space="0" w:color="auto"/>
        <w:right w:val="none" w:sz="0" w:space="0" w:color="auto"/>
      </w:divBdr>
    </w:div>
    <w:div w:id="350451051">
      <w:bodyDiv w:val="1"/>
      <w:marLeft w:val="0"/>
      <w:marRight w:val="0"/>
      <w:marTop w:val="0"/>
      <w:marBottom w:val="0"/>
      <w:divBdr>
        <w:top w:val="none" w:sz="0" w:space="0" w:color="auto"/>
        <w:left w:val="none" w:sz="0" w:space="0" w:color="auto"/>
        <w:bottom w:val="none" w:sz="0" w:space="0" w:color="auto"/>
        <w:right w:val="none" w:sz="0" w:space="0" w:color="auto"/>
      </w:divBdr>
    </w:div>
    <w:div w:id="350451400">
      <w:bodyDiv w:val="1"/>
      <w:marLeft w:val="0"/>
      <w:marRight w:val="0"/>
      <w:marTop w:val="0"/>
      <w:marBottom w:val="0"/>
      <w:divBdr>
        <w:top w:val="none" w:sz="0" w:space="0" w:color="auto"/>
        <w:left w:val="none" w:sz="0" w:space="0" w:color="auto"/>
        <w:bottom w:val="none" w:sz="0" w:space="0" w:color="auto"/>
        <w:right w:val="none" w:sz="0" w:space="0" w:color="auto"/>
      </w:divBdr>
    </w:div>
    <w:div w:id="350567594">
      <w:bodyDiv w:val="1"/>
      <w:marLeft w:val="0"/>
      <w:marRight w:val="0"/>
      <w:marTop w:val="0"/>
      <w:marBottom w:val="0"/>
      <w:divBdr>
        <w:top w:val="none" w:sz="0" w:space="0" w:color="auto"/>
        <w:left w:val="none" w:sz="0" w:space="0" w:color="auto"/>
        <w:bottom w:val="none" w:sz="0" w:space="0" w:color="auto"/>
        <w:right w:val="none" w:sz="0" w:space="0" w:color="auto"/>
      </w:divBdr>
    </w:div>
    <w:div w:id="350642777">
      <w:bodyDiv w:val="1"/>
      <w:marLeft w:val="0"/>
      <w:marRight w:val="0"/>
      <w:marTop w:val="0"/>
      <w:marBottom w:val="0"/>
      <w:divBdr>
        <w:top w:val="none" w:sz="0" w:space="0" w:color="auto"/>
        <w:left w:val="none" w:sz="0" w:space="0" w:color="auto"/>
        <w:bottom w:val="none" w:sz="0" w:space="0" w:color="auto"/>
        <w:right w:val="none" w:sz="0" w:space="0" w:color="auto"/>
      </w:divBdr>
    </w:div>
    <w:div w:id="350687440">
      <w:bodyDiv w:val="1"/>
      <w:marLeft w:val="0"/>
      <w:marRight w:val="0"/>
      <w:marTop w:val="0"/>
      <w:marBottom w:val="0"/>
      <w:divBdr>
        <w:top w:val="none" w:sz="0" w:space="0" w:color="auto"/>
        <w:left w:val="none" w:sz="0" w:space="0" w:color="auto"/>
        <w:bottom w:val="none" w:sz="0" w:space="0" w:color="auto"/>
        <w:right w:val="none" w:sz="0" w:space="0" w:color="auto"/>
      </w:divBdr>
    </w:div>
    <w:div w:id="350769026">
      <w:bodyDiv w:val="1"/>
      <w:marLeft w:val="0"/>
      <w:marRight w:val="0"/>
      <w:marTop w:val="0"/>
      <w:marBottom w:val="0"/>
      <w:divBdr>
        <w:top w:val="none" w:sz="0" w:space="0" w:color="auto"/>
        <w:left w:val="none" w:sz="0" w:space="0" w:color="auto"/>
        <w:bottom w:val="none" w:sz="0" w:space="0" w:color="auto"/>
        <w:right w:val="none" w:sz="0" w:space="0" w:color="auto"/>
      </w:divBdr>
    </w:div>
    <w:div w:id="350840861">
      <w:bodyDiv w:val="1"/>
      <w:marLeft w:val="0"/>
      <w:marRight w:val="0"/>
      <w:marTop w:val="0"/>
      <w:marBottom w:val="0"/>
      <w:divBdr>
        <w:top w:val="none" w:sz="0" w:space="0" w:color="auto"/>
        <w:left w:val="none" w:sz="0" w:space="0" w:color="auto"/>
        <w:bottom w:val="none" w:sz="0" w:space="0" w:color="auto"/>
        <w:right w:val="none" w:sz="0" w:space="0" w:color="auto"/>
      </w:divBdr>
    </w:div>
    <w:div w:id="351032874">
      <w:bodyDiv w:val="1"/>
      <w:marLeft w:val="0"/>
      <w:marRight w:val="0"/>
      <w:marTop w:val="0"/>
      <w:marBottom w:val="0"/>
      <w:divBdr>
        <w:top w:val="none" w:sz="0" w:space="0" w:color="auto"/>
        <w:left w:val="none" w:sz="0" w:space="0" w:color="auto"/>
        <w:bottom w:val="none" w:sz="0" w:space="0" w:color="auto"/>
        <w:right w:val="none" w:sz="0" w:space="0" w:color="auto"/>
      </w:divBdr>
    </w:div>
    <w:div w:id="351103565">
      <w:bodyDiv w:val="1"/>
      <w:marLeft w:val="0"/>
      <w:marRight w:val="0"/>
      <w:marTop w:val="0"/>
      <w:marBottom w:val="0"/>
      <w:divBdr>
        <w:top w:val="none" w:sz="0" w:space="0" w:color="auto"/>
        <w:left w:val="none" w:sz="0" w:space="0" w:color="auto"/>
        <w:bottom w:val="none" w:sz="0" w:space="0" w:color="auto"/>
        <w:right w:val="none" w:sz="0" w:space="0" w:color="auto"/>
      </w:divBdr>
    </w:div>
    <w:div w:id="351498611">
      <w:bodyDiv w:val="1"/>
      <w:marLeft w:val="0"/>
      <w:marRight w:val="0"/>
      <w:marTop w:val="0"/>
      <w:marBottom w:val="0"/>
      <w:divBdr>
        <w:top w:val="none" w:sz="0" w:space="0" w:color="auto"/>
        <w:left w:val="none" w:sz="0" w:space="0" w:color="auto"/>
        <w:bottom w:val="none" w:sz="0" w:space="0" w:color="auto"/>
        <w:right w:val="none" w:sz="0" w:space="0" w:color="auto"/>
      </w:divBdr>
    </w:div>
    <w:div w:id="351734653">
      <w:bodyDiv w:val="1"/>
      <w:marLeft w:val="0"/>
      <w:marRight w:val="0"/>
      <w:marTop w:val="0"/>
      <w:marBottom w:val="0"/>
      <w:divBdr>
        <w:top w:val="none" w:sz="0" w:space="0" w:color="auto"/>
        <w:left w:val="none" w:sz="0" w:space="0" w:color="auto"/>
        <w:bottom w:val="none" w:sz="0" w:space="0" w:color="auto"/>
        <w:right w:val="none" w:sz="0" w:space="0" w:color="auto"/>
      </w:divBdr>
    </w:div>
    <w:div w:id="351809856">
      <w:bodyDiv w:val="1"/>
      <w:marLeft w:val="0"/>
      <w:marRight w:val="0"/>
      <w:marTop w:val="0"/>
      <w:marBottom w:val="0"/>
      <w:divBdr>
        <w:top w:val="none" w:sz="0" w:space="0" w:color="auto"/>
        <w:left w:val="none" w:sz="0" w:space="0" w:color="auto"/>
        <w:bottom w:val="none" w:sz="0" w:space="0" w:color="auto"/>
        <w:right w:val="none" w:sz="0" w:space="0" w:color="auto"/>
      </w:divBdr>
    </w:div>
    <w:div w:id="351960153">
      <w:bodyDiv w:val="1"/>
      <w:marLeft w:val="0"/>
      <w:marRight w:val="0"/>
      <w:marTop w:val="0"/>
      <w:marBottom w:val="0"/>
      <w:divBdr>
        <w:top w:val="none" w:sz="0" w:space="0" w:color="auto"/>
        <w:left w:val="none" w:sz="0" w:space="0" w:color="auto"/>
        <w:bottom w:val="none" w:sz="0" w:space="0" w:color="auto"/>
        <w:right w:val="none" w:sz="0" w:space="0" w:color="auto"/>
      </w:divBdr>
    </w:div>
    <w:div w:id="352001405">
      <w:bodyDiv w:val="1"/>
      <w:marLeft w:val="0"/>
      <w:marRight w:val="0"/>
      <w:marTop w:val="0"/>
      <w:marBottom w:val="0"/>
      <w:divBdr>
        <w:top w:val="none" w:sz="0" w:space="0" w:color="auto"/>
        <w:left w:val="none" w:sz="0" w:space="0" w:color="auto"/>
        <w:bottom w:val="none" w:sz="0" w:space="0" w:color="auto"/>
        <w:right w:val="none" w:sz="0" w:space="0" w:color="auto"/>
      </w:divBdr>
    </w:div>
    <w:div w:id="352077591">
      <w:bodyDiv w:val="1"/>
      <w:marLeft w:val="0"/>
      <w:marRight w:val="0"/>
      <w:marTop w:val="0"/>
      <w:marBottom w:val="0"/>
      <w:divBdr>
        <w:top w:val="none" w:sz="0" w:space="0" w:color="auto"/>
        <w:left w:val="none" w:sz="0" w:space="0" w:color="auto"/>
        <w:bottom w:val="none" w:sz="0" w:space="0" w:color="auto"/>
        <w:right w:val="none" w:sz="0" w:space="0" w:color="auto"/>
      </w:divBdr>
    </w:div>
    <w:div w:id="352191711">
      <w:bodyDiv w:val="1"/>
      <w:marLeft w:val="0"/>
      <w:marRight w:val="0"/>
      <w:marTop w:val="0"/>
      <w:marBottom w:val="0"/>
      <w:divBdr>
        <w:top w:val="none" w:sz="0" w:space="0" w:color="auto"/>
        <w:left w:val="none" w:sz="0" w:space="0" w:color="auto"/>
        <w:bottom w:val="none" w:sz="0" w:space="0" w:color="auto"/>
        <w:right w:val="none" w:sz="0" w:space="0" w:color="auto"/>
      </w:divBdr>
    </w:div>
    <w:div w:id="352194050">
      <w:bodyDiv w:val="1"/>
      <w:marLeft w:val="0"/>
      <w:marRight w:val="0"/>
      <w:marTop w:val="0"/>
      <w:marBottom w:val="0"/>
      <w:divBdr>
        <w:top w:val="none" w:sz="0" w:space="0" w:color="auto"/>
        <w:left w:val="none" w:sz="0" w:space="0" w:color="auto"/>
        <w:bottom w:val="none" w:sz="0" w:space="0" w:color="auto"/>
        <w:right w:val="none" w:sz="0" w:space="0" w:color="auto"/>
      </w:divBdr>
    </w:div>
    <w:div w:id="352272073">
      <w:bodyDiv w:val="1"/>
      <w:marLeft w:val="0"/>
      <w:marRight w:val="0"/>
      <w:marTop w:val="0"/>
      <w:marBottom w:val="0"/>
      <w:divBdr>
        <w:top w:val="none" w:sz="0" w:space="0" w:color="auto"/>
        <w:left w:val="none" w:sz="0" w:space="0" w:color="auto"/>
        <w:bottom w:val="none" w:sz="0" w:space="0" w:color="auto"/>
        <w:right w:val="none" w:sz="0" w:space="0" w:color="auto"/>
      </w:divBdr>
    </w:div>
    <w:div w:id="352608133">
      <w:bodyDiv w:val="1"/>
      <w:marLeft w:val="0"/>
      <w:marRight w:val="0"/>
      <w:marTop w:val="0"/>
      <w:marBottom w:val="0"/>
      <w:divBdr>
        <w:top w:val="none" w:sz="0" w:space="0" w:color="auto"/>
        <w:left w:val="none" w:sz="0" w:space="0" w:color="auto"/>
        <w:bottom w:val="none" w:sz="0" w:space="0" w:color="auto"/>
        <w:right w:val="none" w:sz="0" w:space="0" w:color="auto"/>
      </w:divBdr>
    </w:div>
    <w:div w:id="352651926">
      <w:bodyDiv w:val="1"/>
      <w:marLeft w:val="0"/>
      <w:marRight w:val="0"/>
      <w:marTop w:val="0"/>
      <w:marBottom w:val="0"/>
      <w:divBdr>
        <w:top w:val="none" w:sz="0" w:space="0" w:color="auto"/>
        <w:left w:val="none" w:sz="0" w:space="0" w:color="auto"/>
        <w:bottom w:val="none" w:sz="0" w:space="0" w:color="auto"/>
        <w:right w:val="none" w:sz="0" w:space="0" w:color="auto"/>
      </w:divBdr>
    </w:div>
    <w:div w:id="352803939">
      <w:bodyDiv w:val="1"/>
      <w:marLeft w:val="0"/>
      <w:marRight w:val="0"/>
      <w:marTop w:val="0"/>
      <w:marBottom w:val="0"/>
      <w:divBdr>
        <w:top w:val="none" w:sz="0" w:space="0" w:color="auto"/>
        <w:left w:val="none" w:sz="0" w:space="0" w:color="auto"/>
        <w:bottom w:val="none" w:sz="0" w:space="0" w:color="auto"/>
        <w:right w:val="none" w:sz="0" w:space="0" w:color="auto"/>
      </w:divBdr>
    </w:div>
    <w:div w:id="352848573">
      <w:bodyDiv w:val="1"/>
      <w:marLeft w:val="0"/>
      <w:marRight w:val="0"/>
      <w:marTop w:val="0"/>
      <w:marBottom w:val="0"/>
      <w:divBdr>
        <w:top w:val="none" w:sz="0" w:space="0" w:color="auto"/>
        <w:left w:val="none" w:sz="0" w:space="0" w:color="auto"/>
        <w:bottom w:val="none" w:sz="0" w:space="0" w:color="auto"/>
        <w:right w:val="none" w:sz="0" w:space="0" w:color="auto"/>
      </w:divBdr>
    </w:div>
    <w:div w:id="352921175">
      <w:bodyDiv w:val="1"/>
      <w:marLeft w:val="0"/>
      <w:marRight w:val="0"/>
      <w:marTop w:val="0"/>
      <w:marBottom w:val="0"/>
      <w:divBdr>
        <w:top w:val="none" w:sz="0" w:space="0" w:color="auto"/>
        <w:left w:val="none" w:sz="0" w:space="0" w:color="auto"/>
        <w:bottom w:val="none" w:sz="0" w:space="0" w:color="auto"/>
        <w:right w:val="none" w:sz="0" w:space="0" w:color="auto"/>
      </w:divBdr>
    </w:div>
    <w:div w:id="353188487">
      <w:bodyDiv w:val="1"/>
      <w:marLeft w:val="0"/>
      <w:marRight w:val="0"/>
      <w:marTop w:val="0"/>
      <w:marBottom w:val="0"/>
      <w:divBdr>
        <w:top w:val="none" w:sz="0" w:space="0" w:color="auto"/>
        <w:left w:val="none" w:sz="0" w:space="0" w:color="auto"/>
        <w:bottom w:val="none" w:sz="0" w:space="0" w:color="auto"/>
        <w:right w:val="none" w:sz="0" w:space="0" w:color="auto"/>
      </w:divBdr>
    </w:div>
    <w:div w:id="353533124">
      <w:bodyDiv w:val="1"/>
      <w:marLeft w:val="0"/>
      <w:marRight w:val="0"/>
      <w:marTop w:val="0"/>
      <w:marBottom w:val="0"/>
      <w:divBdr>
        <w:top w:val="none" w:sz="0" w:space="0" w:color="auto"/>
        <w:left w:val="none" w:sz="0" w:space="0" w:color="auto"/>
        <w:bottom w:val="none" w:sz="0" w:space="0" w:color="auto"/>
        <w:right w:val="none" w:sz="0" w:space="0" w:color="auto"/>
      </w:divBdr>
    </w:div>
    <w:div w:id="353922932">
      <w:bodyDiv w:val="1"/>
      <w:marLeft w:val="0"/>
      <w:marRight w:val="0"/>
      <w:marTop w:val="0"/>
      <w:marBottom w:val="0"/>
      <w:divBdr>
        <w:top w:val="none" w:sz="0" w:space="0" w:color="auto"/>
        <w:left w:val="none" w:sz="0" w:space="0" w:color="auto"/>
        <w:bottom w:val="none" w:sz="0" w:space="0" w:color="auto"/>
        <w:right w:val="none" w:sz="0" w:space="0" w:color="auto"/>
      </w:divBdr>
    </w:div>
    <w:div w:id="354188948">
      <w:bodyDiv w:val="1"/>
      <w:marLeft w:val="0"/>
      <w:marRight w:val="0"/>
      <w:marTop w:val="0"/>
      <w:marBottom w:val="0"/>
      <w:divBdr>
        <w:top w:val="none" w:sz="0" w:space="0" w:color="auto"/>
        <w:left w:val="none" w:sz="0" w:space="0" w:color="auto"/>
        <w:bottom w:val="none" w:sz="0" w:space="0" w:color="auto"/>
        <w:right w:val="none" w:sz="0" w:space="0" w:color="auto"/>
      </w:divBdr>
    </w:div>
    <w:div w:id="354616005">
      <w:bodyDiv w:val="1"/>
      <w:marLeft w:val="0"/>
      <w:marRight w:val="0"/>
      <w:marTop w:val="0"/>
      <w:marBottom w:val="0"/>
      <w:divBdr>
        <w:top w:val="none" w:sz="0" w:space="0" w:color="auto"/>
        <w:left w:val="none" w:sz="0" w:space="0" w:color="auto"/>
        <w:bottom w:val="none" w:sz="0" w:space="0" w:color="auto"/>
        <w:right w:val="none" w:sz="0" w:space="0" w:color="auto"/>
      </w:divBdr>
    </w:div>
    <w:div w:id="354697581">
      <w:bodyDiv w:val="1"/>
      <w:marLeft w:val="0"/>
      <w:marRight w:val="0"/>
      <w:marTop w:val="0"/>
      <w:marBottom w:val="0"/>
      <w:divBdr>
        <w:top w:val="none" w:sz="0" w:space="0" w:color="auto"/>
        <w:left w:val="none" w:sz="0" w:space="0" w:color="auto"/>
        <w:bottom w:val="none" w:sz="0" w:space="0" w:color="auto"/>
        <w:right w:val="none" w:sz="0" w:space="0" w:color="auto"/>
      </w:divBdr>
    </w:div>
    <w:div w:id="355080481">
      <w:bodyDiv w:val="1"/>
      <w:marLeft w:val="0"/>
      <w:marRight w:val="0"/>
      <w:marTop w:val="0"/>
      <w:marBottom w:val="0"/>
      <w:divBdr>
        <w:top w:val="none" w:sz="0" w:space="0" w:color="auto"/>
        <w:left w:val="none" w:sz="0" w:space="0" w:color="auto"/>
        <w:bottom w:val="none" w:sz="0" w:space="0" w:color="auto"/>
        <w:right w:val="none" w:sz="0" w:space="0" w:color="auto"/>
      </w:divBdr>
    </w:div>
    <w:div w:id="355232699">
      <w:bodyDiv w:val="1"/>
      <w:marLeft w:val="0"/>
      <w:marRight w:val="0"/>
      <w:marTop w:val="0"/>
      <w:marBottom w:val="0"/>
      <w:divBdr>
        <w:top w:val="none" w:sz="0" w:space="0" w:color="auto"/>
        <w:left w:val="none" w:sz="0" w:space="0" w:color="auto"/>
        <w:bottom w:val="none" w:sz="0" w:space="0" w:color="auto"/>
        <w:right w:val="none" w:sz="0" w:space="0" w:color="auto"/>
      </w:divBdr>
    </w:div>
    <w:div w:id="355470930">
      <w:bodyDiv w:val="1"/>
      <w:marLeft w:val="0"/>
      <w:marRight w:val="0"/>
      <w:marTop w:val="0"/>
      <w:marBottom w:val="0"/>
      <w:divBdr>
        <w:top w:val="none" w:sz="0" w:space="0" w:color="auto"/>
        <w:left w:val="none" w:sz="0" w:space="0" w:color="auto"/>
        <w:bottom w:val="none" w:sz="0" w:space="0" w:color="auto"/>
        <w:right w:val="none" w:sz="0" w:space="0" w:color="auto"/>
      </w:divBdr>
    </w:div>
    <w:div w:id="355742585">
      <w:bodyDiv w:val="1"/>
      <w:marLeft w:val="0"/>
      <w:marRight w:val="0"/>
      <w:marTop w:val="0"/>
      <w:marBottom w:val="0"/>
      <w:divBdr>
        <w:top w:val="none" w:sz="0" w:space="0" w:color="auto"/>
        <w:left w:val="none" w:sz="0" w:space="0" w:color="auto"/>
        <w:bottom w:val="none" w:sz="0" w:space="0" w:color="auto"/>
        <w:right w:val="none" w:sz="0" w:space="0" w:color="auto"/>
      </w:divBdr>
    </w:div>
    <w:div w:id="355808916">
      <w:bodyDiv w:val="1"/>
      <w:marLeft w:val="0"/>
      <w:marRight w:val="0"/>
      <w:marTop w:val="0"/>
      <w:marBottom w:val="0"/>
      <w:divBdr>
        <w:top w:val="none" w:sz="0" w:space="0" w:color="auto"/>
        <w:left w:val="none" w:sz="0" w:space="0" w:color="auto"/>
        <w:bottom w:val="none" w:sz="0" w:space="0" w:color="auto"/>
        <w:right w:val="none" w:sz="0" w:space="0" w:color="auto"/>
      </w:divBdr>
    </w:div>
    <w:div w:id="355887160">
      <w:bodyDiv w:val="1"/>
      <w:marLeft w:val="0"/>
      <w:marRight w:val="0"/>
      <w:marTop w:val="0"/>
      <w:marBottom w:val="0"/>
      <w:divBdr>
        <w:top w:val="none" w:sz="0" w:space="0" w:color="auto"/>
        <w:left w:val="none" w:sz="0" w:space="0" w:color="auto"/>
        <w:bottom w:val="none" w:sz="0" w:space="0" w:color="auto"/>
        <w:right w:val="none" w:sz="0" w:space="0" w:color="auto"/>
      </w:divBdr>
    </w:div>
    <w:div w:id="356008114">
      <w:bodyDiv w:val="1"/>
      <w:marLeft w:val="0"/>
      <w:marRight w:val="0"/>
      <w:marTop w:val="0"/>
      <w:marBottom w:val="0"/>
      <w:divBdr>
        <w:top w:val="none" w:sz="0" w:space="0" w:color="auto"/>
        <w:left w:val="none" w:sz="0" w:space="0" w:color="auto"/>
        <w:bottom w:val="none" w:sz="0" w:space="0" w:color="auto"/>
        <w:right w:val="none" w:sz="0" w:space="0" w:color="auto"/>
      </w:divBdr>
    </w:div>
    <w:div w:id="356077732">
      <w:bodyDiv w:val="1"/>
      <w:marLeft w:val="0"/>
      <w:marRight w:val="0"/>
      <w:marTop w:val="0"/>
      <w:marBottom w:val="0"/>
      <w:divBdr>
        <w:top w:val="none" w:sz="0" w:space="0" w:color="auto"/>
        <w:left w:val="none" w:sz="0" w:space="0" w:color="auto"/>
        <w:bottom w:val="none" w:sz="0" w:space="0" w:color="auto"/>
        <w:right w:val="none" w:sz="0" w:space="0" w:color="auto"/>
      </w:divBdr>
    </w:div>
    <w:div w:id="356658849">
      <w:bodyDiv w:val="1"/>
      <w:marLeft w:val="0"/>
      <w:marRight w:val="0"/>
      <w:marTop w:val="0"/>
      <w:marBottom w:val="0"/>
      <w:divBdr>
        <w:top w:val="none" w:sz="0" w:space="0" w:color="auto"/>
        <w:left w:val="none" w:sz="0" w:space="0" w:color="auto"/>
        <w:bottom w:val="none" w:sz="0" w:space="0" w:color="auto"/>
        <w:right w:val="none" w:sz="0" w:space="0" w:color="auto"/>
      </w:divBdr>
    </w:div>
    <w:div w:id="356926639">
      <w:bodyDiv w:val="1"/>
      <w:marLeft w:val="0"/>
      <w:marRight w:val="0"/>
      <w:marTop w:val="0"/>
      <w:marBottom w:val="0"/>
      <w:divBdr>
        <w:top w:val="none" w:sz="0" w:space="0" w:color="auto"/>
        <w:left w:val="none" w:sz="0" w:space="0" w:color="auto"/>
        <w:bottom w:val="none" w:sz="0" w:space="0" w:color="auto"/>
        <w:right w:val="none" w:sz="0" w:space="0" w:color="auto"/>
      </w:divBdr>
    </w:div>
    <w:div w:id="357004949">
      <w:bodyDiv w:val="1"/>
      <w:marLeft w:val="0"/>
      <w:marRight w:val="0"/>
      <w:marTop w:val="0"/>
      <w:marBottom w:val="0"/>
      <w:divBdr>
        <w:top w:val="none" w:sz="0" w:space="0" w:color="auto"/>
        <w:left w:val="none" w:sz="0" w:space="0" w:color="auto"/>
        <w:bottom w:val="none" w:sz="0" w:space="0" w:color="auto"/>
        <w:right w:val="none" w:sz="0" w:space="0" w:color="auto"/>
      </w:divBdr>
    </w:div>
    <w:div w:id="357043554">
      <w:bodyDiv w:val="1"/>
      <w:marLeft w:val="0"/>
      <w:marRight w:val="0"/>
      <w:marTop w:val="0"/>
      <w:marBottom w:val="0"/>
      <w:divBdr>
        <w:top w:val="none" w:sz="0" w:space="0" w:color="auto"/>
        <w:left w:val="none" w:sz="0" w:space="0" w:color="auto"/>
        <w:bottom w:val="none" w:sz="0" w:space="0" w:color="auto"/>
        <w:right w:val="none" w:sz="0" w:space="0" w:color="auto"/>
      </w:divBdr>
    </w:div>
    <w:div w:id="357241553">
      <w:bodyDiv w:val="1"/>
      <w:marLeft w:val="0"/>
      <w:marRight w:val="0"/>
      <w:marTop w:val="0"/>
      <w:marBottom w:val="0"/>
      <w:divBdr>
        <w:top w:val="none" w:sz="0" w:space="0" w:color="auto"/>
        <w:left w:val="none" w:sz="0" w:space="0" w:color="auto"/>
        <w:bottom w:val="none" w:sz="0" w:space="0" w:color="auto"/>
        <w:right w:val="none" w:sz="0" w:space="0" w:color="auto"/>
      </w:divBdr>
    </w:div>
    <w:div w:id="357509020">
      <w:bodyDiv w:val="1"/>
      <w:marLeft w:val="0"/>
      <w:marRight w:val="0"/>
      <w:marTop w:val="0"/>
      <w:marBottom w:val="0"/>
      <w:divBdr>
        <w:top w:val="none" w:sz="0" w:space="0" w:color="auto"/>
        <w:left w:val="none" w:sz="0" w:space="0" w:color="auto"/>
        <w:bottom w:val="none" w:sz="0" w:space="0" w:color="auto"/>
        <w:right w:val="none" w:sz="0" w:space="0" w:color="auto"/>
      </w:divBdr>
    </w:div>
    <w:div w:id="357662108">
      <w:bodyDiv w:val="1"/>
      <w:marLeft w:val="0"/>
      <w:marRight w:val="0"/>
      <w:marTop w:val="0"/>
      <w:marBottom w:val="0"/>
      <w:divBdr>
        <w:top w:val="none" w:sz="0" w:space="0" w:color="auto"/>
        <w:left w:val="none" w:sz="0" w:space="0" w:color="auto"/>
        <w:bottom w:val="none" w:sz="0" w:space="0" w:color="auto"/>
        <w:right w:val="none" w:sz="0" w:space="0" w:color="auto"/>
      </w:divBdr>
    </w:div>
    <w:div w:id="357892518">
      <w:bodyDiv w:val="1"/>
      <w:marLeft w:val="0"/>
      <w:marRight w:val="0"/>
      <w:marTop w:val="0"/>
      <w:marBottom w:val="0"/>
      <w:divBdr>
        <w:top w:val="none" w:sz="0" w:space="0" w:color="auto"/>
        <w:left w:val="none" w:sz="0" w:space="0" w:color="auto"/>
        <w:bottom w:val="none" w:sz="0" w:space="0" w:color="auto"/>
        <w:right w:val="none" w:sz="0" w:space="0" w:color="auto"/>
      </w:divBdr>
    </w:div>
    <w:div w:id="357898512">
      <w:bodyDiv w:val="1"/>
      <w:marLeft w:val="0"/>
      <w:marRight w:val="0"/>
      <w:marTop w:val="0"/>
      <w:marBottom w:val="0"/>
      <w:divBdr>
        <w:top w:val="none" w:sz="0" w:space="0" w:color="auto"/>
        <w:left w:val="none" w:sz="0" w:space="0" w:color="auto"/>
        <w:bottom w:val="none" w:sz="0" w:space="0" w:color="auto"/>
        <w:right w:val="none" w:sz="0" w:space="0" w:color="auto"/>
      </w:divBdr>
    </w:div>
    <w:div w:id="358049743">
      <w:bodyDiv w:val="1"/>
      <w:marLeft w:val="0"/>
      <w:marRight w:val="0"/>
      <w:marTop w:val="0"/>
      <w:marBottom w:val="0"/>
      <w:divBdr>
        <w:top w:val="none" w:sz="0" w:space="0" w:color="auto"/>
        <w:left w:val="none" w:sz="0" w:space="0" w:color="auto"/>
        <w:bottom w:val="none" w:sz="0" w:space="0" w:color="auto"/>
        <w:right w:val="none" w:sz="0" w:space="0" w:color="auto"/>
      </w:divBdr>
    </w:div>
    <w:div w:id="358162482">
      <w:bodyDiv w:val="1"/>
      <w:marLeft w:val="0"/>
      <w:marRight w:val="0"/>
      <w:marTop w:val="0"/>
      <w:marBottom w:val="0"/>
      <w:divBdr>
        <w:top w:val="none" w:sz="0" w:space="0" w:color="auto"/>
        <w:left w:val="none" w:sz="0" w:space="0" w:color="auto"/>
        <w:bottom w:val="none" w:sz="0" w:space="0" w:color="auto"/>
        <w:right w:val="none" w:sz="0" w:space="0" w:color="auto"/>
      </w:divBdr>
    </w:div>
    <w:div w:id="358238091">
      <w:bodyDiv w:val="1"/>
      <w:marLeft w:val="0"/>
      <w:marRight w:val="0"/>
      <w:marTop w:val="0"/>
      <w:marBottom w:val="0"/>
      <w:divBdr>
        <w:top w:val="none" w:sz="0" w:space="0" w:color="auto"/>
        <w:left w:val="none" w:sz="0" w:space="0" w:color="auto"/>
        <w:bottom w:val="none" w:sz="0" w:space="0" w:color="auto"/>
        <w:right w:val="none" w:sz="0" w:space="0" w:color="auto"/>
      </w:divBdr>
    </w:div>
    <w:div w:id="358747391">
      <w:bodyDiv w:val="1"/>
      <w:marLeft w:val="0"/>
      <w:marRight w:val="0"/>
      <w:marTop w:val="0"/>
      <w:marBottom w:val="0"/>
      <w:divBdr>
        <w:top w:val="none" w:sz="0" w:space="0" w:color="auto"/>
        <w:left w:val="none" w:sz="0" w:space="0" w:color="auto"/>
        <w:bottom w:val="none" w:sz="0" w:space="0" w:color="auto"/>
        <w:right w:val="none" w:sz="0" w:space="0" w:color="auto"/>
      </w:divBdr>
    </w:div>
    <w:div w:id="358816478">
      <w:bodyDiv w:val="1"/>
      <w:marLeft w:val="0"/>
      <w:marRight w:val="0"/>
      <w:marTop w:val="0"/>
      <w:marBottom w:val="0"/>
      <w:divBdr>
        <w:top w:val="none" w:sz="0" w:space="0" w:color="auto"/>
        <w:left w:val="none" w:sz="0" w:space="0" w:color="auto"/>
        <w:bottom w:val="none" w:sz="0" w:space="0" w:color="auto"/>
        <w:right w:val="none" w:sz="0" w:space="0" w:color="auto"/>
      </w:divBdr>
    </w:div>
    <w:div w:id="359092715">
      <w:bodyDiv w:val="1"/>
      <w:marLeft w:val="0"/>
      <w:marRight w:val="0"/>
      <w:marTop w:val="0"/>
      <w:marBottom w:val="0"/>
      <w:divBdr>
        <w:top w:val="none" w:sz="0" w:space="0" w:color="auto"/>
        <w:left w:val="none" w:sz="0" w:space="0" w:color="auto"/>
        <w:bottom w:val="none" w:sz="0" w:space="0" w:color="auto"/>
        <w:right w:val="none" w:sz="0" w:space="0" w:color="auto"/>
      </w:divBdr>
    </w:div>
    <w:div w:id="359235552">
      <w:bodyDiv w:val="1"/>
      <w:marLeft w:val="0"/>
      <w:marRight w:val="0"/>
      <w:marTop w:val="0"/>
      <w:marBottom w:val="0"/>
      <w:divBdr>
        <w:top w:val="none" w:sz="0" w:space="0" w:color="auto"/>
        <w:left w:val="none" w:sz="0" w:space="0" w:color="auto"/>
        <w:bottom w:val="none" w:sz="0" w:space="0" w:color="auto"/>
        <w:right w:val="none" w:sz="0" w:space="0" w:color="auto"/>
      </w:divBdr>
    </w:div>
    <w:div w:id="359478652">
      <w:bodyDiv w:val="1"/>
      <w:marLeft w:val="0"/>
      <w:marRight w:val="0"/>
      <w:marTop w:val="0"/>
      <w:marBottom w:val="0"/>
      <w:divBdr>
        <w:top w:val="none" w:sz="0" w:space="0" w:color="auto"/>
        <w:left w:val="none" w:sz="0" w:space="0" w:color="auto"/>
        <w:bottom w:val="none" w:sz="0" w:space="0" w:color="auto"/>
        <w:right w:val="none" w:sz="0" w:space="0" w:color="auto"/>
      </w:divBdr>
    </w:div>
    <w:div w:id="359864322">
      <w:bodyDiv w:val="1"/>
      <w:marLeft w:val="0"/>
      <w:marRight w:val="0"/>
      <w:marTop w:val="0"/>
      <w:marBottom w:val="0"/>
      <w:divBdr>
        <w:top w:val="none" w:sz="0" w:space="0" w:color="auto"/>
        <w:left w:val="none" w:sz="0" w:space="0" w:color="auto"/>
        <w:bottom w:val="none" w:sz="0" w:space="0" w:color="auto"/>
        <w:right w:val="none" w:sz="0" w:space="0" w:color="auto"/>
      </w:divBdr>
    </w:div>
    <w:div w:id="360401892">
      <w:bodyDiv w:val="1"/>
      <w:marLeft w:val="0"/>
      <w:marRight w:val="0"/>
      <w:marTop w:val="0"/>
      <w:marBottom w:val="0"/>
      <w:divBdr>
        <w:top w:val="none" w:sz="0" w:space="0" w:color="auto"/>
        <w:left w:val="none" w:sz="0" w:space="0" w:color="auto"/>
        <w:bottom w:val="none" w:sz="0" w:space="0" w:color="auto"/>
        <w:right w:val="none" w:sz="0" w:space="0" w:color="auto"/>
      </w:divBdr>
    </w:div>
    <w:div w:id="360471673">
      <w:bodyDiv w:val="1"/>
      <w:marLeft w:val="0"/>
      <w:marRight w:val="0"/>
      <w:marTop w:val="0"/>
      <w:marBottom w:val="0"/>
      <w:divBdr>
        <w:top w:val="none" w:sz="0" w:space="0" w:color="auto"/>
        <w:left w:val="none" w:sz="0" w:space="0" w:color="auto"/>
        <w:bottom w:val="none" w:sz="0" w:space="0" w:color="auto"/>
        <w:right w:val="none" w:sz="0" w:space="0" w:color="auto"/>
      </w:divBdr>
    </w:div>
    <w:div w:id="360520509">
      <w:bodyDiv w:val="1"/>
      <w:marLeft w:val="0"/>
      <w:marRight w:val="0"/>
      <w:marTop w:val="0"/>
      <w:marBottom w:val="0"/>
      <w:divBdr>
        <w:top w:val="none" w:sz="0" w:space="0" w:color="auto"/>
        <w:left w:val="none" w:sz="0" w:space="0" w:color="auto"/>
        <w:bottom w:val="none" w:sz="0" w:space="0" w:color="auto"/>
        <w:right w:val="none" w:sz="0" w:space="0" w:color="auto"/>
      </w:divBdr>
    </w:div>
    <w:div w:id="360594710">
      <w:bodyDiv w:val="1"/>
      <w:marLeft w:val="0"/>
      <w:marRight w:val="0"/>
      <w:marTop w:val="0"/>
      <w:marBottom w:val="0"/>
      <w:divBdr>
        <w:top w:val="none" w:sz="0" w:space="0" w:color="auto"/>
        <w:left w:val="none" w:sz="0" w:space="0" w:color="auto"/>
        <w:bottom w:val="none" w:sz="0" w:space="0" w:color="auto"/>
        <w:right w:val="none" w:sz="0" w:space="0" w:color="auto"/>
      </w:divBdr>
    </w:div>
    <w:div w:id="360597873">
      <w:bodyDiv w:val="1"/>
      <w:marLeft w:val="0"/>
      <w:marRight w:val="0"/>
      <w:marTop w:val="0"/>
      <w:marBottom w:val="0"/>
      <w:divBdr>
        <w:top w:val="none" w:sz="0" w:space="0" w:color="auto"/>
        <w:left w:val="none" w:sz="0" w:space="0" w:color="auto"/>
        <w:bottom w:val="none" w:sz="0" w:space="0" w:color="auto"/>
        <w:right w:val="none" w:sz="0" w:space="0" w:color="auto"/>
      </w:divBdr>
    </w:div>
    <w:div w:id="360711416">
      <w:bodyDiv w:val="1"/>
      <w:marLeft w:val="0"/>
      <w:marRight w:val="0"/>
      <w:marTop w:val="0"/>
      <w:marBottom w:val="0"/>
      <w:divBdr>
        <w:top w:val="none" w:sz="0" w:space="0" w:color="auto"/>
        <w:left w:val="none" w:sz="0" w:space="0" w:color="auto"/>
        <w:bottom w:val="none" w:sz="0" w:space="0" w:color="auto"/>
        <w:right w:val="none" w:sz="0" w:space="0" w:color="auto"/>
      </w:divBdr>
    </w:div>
    <w:div w:id="360781971">
      <w:bodyDiv w:val="1"/>
      <w:marLeft w:val="0"/>
      <w:marRight w:val="0"/>
      <w:marTop w:val="0"/>
      <w:marBottom w:val="0"/>
      <w:divBdr>
        <w:top w:val="none" w:sz="0" w:space="0" w:color="auto"/>
        <w:left w:val="none" w:sz="0" w:space="0" w:color="auto"/>
        <w:bottom w:val="none" w:sz="0" w:space="0" w:color="auto"/>
        <w:right w:val="none" w:sz="0" w:space="0" w:color="auto"/>
      </w:divBdr>
    </w:div>
    <w:div w:id="360859339">
      <w:bodyDiv w:val="1"/>
      <w:marLeft w:val="0"/>
      <w:marRight w:val="0"/>
      <w:marTop w:val="0"/>
      <w:marBottom w:val="0"/>
      <w:divBdr>
        <w:top w:val="none" w:sz="0" w:space="0" w:color="auto"/>
        <w:left w:val="none" w:sz="0" w:space="0" w:color="auto"/>
        <w:bottom w:val="none" w:sz="0" w:space="0" w:color="auto"/>
        <w:right w:val="none" w:sz="0" w:space="0" w:color="auto"/>
      </w:divBdr>
    </w:div>
    <w:div w:id="360978464">
      <w:bodyDiv w:val="1"/>
      <w:marLeft w:val="0"/>
      <w:marRight w:val="0"/>
      <w:marTop w:val="0"/>
      <w:marBottom w:val="0"/>
      <w:divBdr>
        <w:top w:val="none" w:sz="0" w:space="0" w:color="auto"/>
        <w:left w:val="none" w:sz="0" w:space="0" w:color="auto"/>
        <w:bottom w:val="none" w:sz="0" w:space="0" w:color="auto"/>
        <w:right w:val="none" w:sz="0" w:space="0" w:color="auto"/>
      </w:divBdr>
    </w:div>
    <w:div w:id="361135147">
      <w:bodyDiv w:val="1"/>
      <w:marLeft w:val="0"/>
      <w:marRight w:val="0"/>
      <w:marTop w:val="0"/>
      <w:marBottom w:val="0"/>
      <w:divBdr>
        <w:top w:val="none" w:sz="0" w:space="0" w:color="auto"/>
        <w:left w:val="none" w:sz="0" w:space="0" w:color="auto"/>
        <w:bottom w:val="none" w:sz="0" w:space="0" w:color="auto"/>
        <w:right w:val="none" w:sz="0" w:space="0" w:color="auto"/>
      </w:divBdr>
    </w:div>
    <w:div w:id="361324821">
      <w:bodyDiv w:val="1"/>
      <w:marLeft w:val="0"/>
      <w:marRight w:val="0"/>
      <w:marTop w:val="0"/>
      <w:marBottom w:val="0"/>
      <w:divBdr>
        <w:top w:val="none" w:sz="0" w:space="0" w:color="auto"/>
        <w:left w:val="none" w:sz="0" w:space="0" w:color="auto"/>
        <w:bottom w:val="none" w:sz="0" w:space="0" w:color="auto"/>
        <w:right w:val="none" w:sz="0" w:space="0" w:color="auto"/>
      </w:divBdr>
    </w:div>
    <w:div w:id="361397054">
      <w:bodyDiv w:val="1"/>
      <w:marLeft w:val="0"/>
      <w:marRight w:val="0"/>
      <w:marTop w:val="0"/>
      <w:marBottom w:val="0"/>
      <w:divBdr>
        <w:top w:val="none" w:sz="0" w:space="0" w:color="auto"/>
        <w:left w:val="none" w:sz="0" w:space="0" w:color="auto"/>
        <w:bottom w:val="none" w:sz="0" w:space="0" w:color="auto"/>
        <w:right w:val="none" w:sz="0" w:space="0" w:color="auto"/>
      </w:divBdr>
    </w:div>
    <w:div w:id="361562275">
      <w:bodyDiv w:val="1"/>
      <w:marLeft w:val="0"/>
      <w:marRight w:val="0"/>
      <w:marTop w:val="0"/>
      <w:marBottom w:val="0"/>
      <w:divBdr>
        <w:top w:val="none" w:sz="0" w:space="0" w:color="auto"/>
        <w:left w:val="none" w:sz="0" w:space="0" w:color="auto"/>
        <w:bottom w:val="none" w:sz="0" w:space="0" w:color="auto"/>
        <w:right w:val="none" w:sz="0" w:space="0" w:color="auto"/>
      </w:divBdr>
    </w:div>
    <w:div w:id="361592456">
      <w:bodyDiv w:val="1"/>
      <w:marLeft w:val="0"/>
      <w:marRight w:val="0"/>
      <w:marTop w:val="0"/>
      <w:marBottom w:val="0"/>
      <w:divBdr>
        <w:top w:val="none" w:sz="0" w:space="0" w:color="auto"/>
        <w:left w:val="none" w:sz="0" w:space="0" w:color="auto"/>
        <w:bottom w:val="none" w:sz="0" w:space="0" w:color="auto"/>
        <w:right w:val="none" w:sz="0" w:space="0" w:color="auto"/>
      </w:divBdr>
    </w:div>
    <w:div w:id="361634884">
      <w:bodyDiv w:val="1"/>
      <w:marLeft w:val="0"/>
      <w:marRight w:val="0"/>
      <w:marTop w:val="0"/>
      <w:marBottom w:val="0"/>
      <w:divBdr>
        <w:top w:val="none" w:sz="0" w:space="0" w:color="auto"/>
        <w:left w:val="none" w:sz="0" w:space="0" w:color="auto"/>
        <w:bottom w:val="none" w:sz="0" w:space="0" w:color="auto"/>
        <w:right w:val="none" w:sz="0" w:space="0" w:color="auto"/>
      </w:divBdr>
    </w:div>
    <w:div w:id="361900158">
      <w:bodyDiv w:val="1"/>
      <w:marLeft w:val="0"/>
      <w:marRight w:val="0"/>
      <w:marTop w:val="0"/>
      <w:marBottom w:val="0"/>
      <w:divBdr>
        <w:top w:val="none" w:sz="0" w:space="0" w:color="auto"/>
        <w:left w:val="none" w:sz="0" w:space="0" w:color="auto"/>
        <w:bottom w:val="none" w:sz="0" w:space="0" w:color="auto"/>
        <w:right w:val="none" w:sz="0" w:space="0" w:color="auto"/>
      </w:divBdr>
    </w:div>
    <w:div w:id="361908128">
      <w:bodyDiv w:val="1"/>
      <w:marLeft w:val="0"/>
      <w:marRight w:val="0"/>
      <w:marTop w:val="0"/>
      <w:marBottom w:val="0"/>
      <w:divBdr>
        <w:top w:val="none" w:sz="0" w:space="0" w:color="auto"/>
        <w:left w:val="none" w:sz="0" w:space="0" w:color="auto"/>
        <w:bottom w:val="none" w:sz="0" w:space="0" w:color="auto"/>
        <w:right w:val="none" w:sz="0" w:space="0" w:color="auto"/>
      </w:divBdr>
    </w:div>
    <w:div w:id="362025802">
      <w:bodyDiv w:val="1"/>
      <w:marLeft w:val="0"/>
      <w:marRight w:val="0"/>
      <w:marTop w:val="0"/>
      <w:marBottom w:val="0"/>
      <w:divBdr>
        <w:top w:val="none" w:sz="0" w:space="0" w:color="auto"/>
        <w:left w:val="none" w:sz="0" w:space="0" w:color="auto"/>
        <w:bottom w:val="none" w:sz="0" w:space="0" w:color="auto"/>
        <w:right w:val="none" w:sz="0" w:space="0" w:color="auto"/>
      </w:divBdr>
    </w:div>
    <w:div w:id="362094366">
      <w:bodyDiv w:val="1"/>
      <w:marLeft w:val="0"/>
      <w:marRight w:val="0"/>
      <w:marTop w:val="0"/>
      <w:marBottom w:val="0"/>
      <w:divBdr>
        <w:top w:val="none" w:sz="0" w:space="0" w:color="auto"/>
        <w:left w:val="none" w:sz="0" w:space="0" w:color="auto"/>
        <w:bottom w:val="none" w:sz="0" w:space="0" w:color="auto"/>
        <w:right w:val="none" w:sz="0" w:space="0" w:color="auto"/>
      </w:divBdr>
    </w:div>
    <w:div w:id="362248624">
      <w:bodyDiv w:val="1"/>
      <w:marLeft w:val="0"/>
      <w:marRight w:val="0"/>
      <w:marTop w:val="0"/>
      <w:marBottom w:val="0"/>
      <w:divBdr>
        <w:top w:val="none" w:sz="0" w:space="0" w:color="auto"/>
        <w:left w:val="none" w:sz="0" w:space="0" w:color="auto"/>
        <w:bottom w:val="none" w:sz="0" w:space="0" w:color="auto"/>
        <w:right w:val="none" w:sz="0" w:space="0" w:color="auto"/>
      </w:divBdr>
    </w:div>
    <w:div w:id="362486249">
      <w:bodyDiv w:val="1"/>
      <w:marLeft w:val="0"/>
      <w:marRight w:val="0"/>
      <w:marTop w:val="0"/>
      <w:marBottom w:val="0"/>
      <w:divBdr>
        <w:top w:val="none" w:sz="0" w:space="0" w:color="auto"/>
        <w:left w:val="none" w:sz="0" w:space="0" w:color="auto"/>
        <w:bottom w:val="none" w:sz="0" w:space="0" w:color="auto"/>
        <w:right w:val="none" w:sz="0" w:space="0" w:color="auto"/>
      </w:divBdr>
    </w:div>
    <w:div w:id="362554898">
      <w:bodyDiv w:val="1"/>
      <w:marLeft w:val="0"/>
      <w:marRight w:val="0"/>
      <w:marTop w:val="0"/>
      <w:marBottom w:val="0"/>
      <w:divBdr>
        <w:top w:val="none" w:sz="0" w:space="0" w:color="auto"/>
        <w:left w:val="none" w:sz="0" w:space="0" w:color="auto"/>
        <w:bottom w:val="none" w:sz="0" w:space="0" w:color="auto"/>
        <w:right w:val="none" w:sz="0" w:space="0" w:color="auto"/>
      </w:divBdr>
    </w:div>
    <w:div w:id="362707967">
      <w:bodyDiv w:val="1"/>
      <w:marLeft w:val="0"/>
      <w:marRight w:val="0"/>
      <w:marTop w:val="0"/>
      <w:marBottom w:val="0"/>
      <w:divBdr>
        <w:top w:val="none" w:sz="0" w:space="0" w:color="auto"/>
        <w:left w:val="none" w:sz="0" w:space="0" w:color="auto"/>
        <w:bottom w:val="none" w:sz="0" w:space="0" w:color="auto"/>
        <w:right w:val="none" w:sz="0" w:space="0" w:color="auto"/>
      </w:divBdr>
    </w:div>
    <w:div w:id="362751428">
      <w:bodyDiv w:val="1"/>
      <w:marLeft w:val="0"/>
      <w:marRight w:val="0"/>
      <w:marTop w:val="0"/>
      <w:marBottom w:val="0"/>
      <w:divBdr>
        <w:top w:val="none" w:sz="0" w:space="0" w:color="auto"/>
        <w:left w:val="none" w:sz="0" w:space="0" w:color="auto"/>
        <w:bottom w:val="none" w:sz="0" w:space="0" w:color="auto"/>
        <w:right w:val="none" w:sz="0" w:space="0" w:color="auto"/>
      </w:divBdr>
    </w:div>
    <w:div w:id="362873580">
      <w:bodyDiv w:val="1"/>
      <w:marLeft w:val="0"/>
      <w:marRight w:val="0"/>
      <w:marTop w:val="0"/>
      <w:marBottom w:val="0"/>
      <w:divBdr>
        <w:top w:val="none" w:sz="0" w:space="0" w:color="auto"/>
        <w:left w:val="none" w:sz="0" w:space="0" w:color="auto"/>
        <w:bottom w:val="none" w:sz="0" w:space="0" w:color="auto"/>
        <w:right w:val="none" w:sz="0" w:space="0" w:color="auto"/>
      </w:divBdr>
    </w:div>
    <w:div w:id="362941754">
      <w:bodyDiv w:val="1"/>
      <w:marLeft w:val="0"/>
      <w:marRight w:val="0"/>
      <w:marTop w:val="0"/>
      <w:marBottom w:val="0"/>
      <w:divBdr>
        <w:top w:val="none" w:sz="0" w:space="0" w:color="auto"/>
        <w:left w:val="none" w:sz="0" w:space="0" w:color="auto"/>
        <w:bottom w:val="none" w:sz="0" w:space="0" w:color="auto"/>
        <w:right w:val="none" w:sz="0" w:space="0" w:color="auto"/>
      </w:divBdr>
    </w:div>
    <w:div w:id="363017476">
      <w:bodyDiv w:val="1"/>
      <w:marLeft w:val="0"/>
      <w:marRight w:val="0"/>
      <w:marTop w:val="0"/>
      <w:marBottom w:val="0"/>
      <w:divBdr>
        <w:top w:val="none" w:sz="0" w:space="0" w:color="auto"/>
        <w:left w:val="none" w:sz="0" w:space="0" w:color="auto"/>
        <w:bottom w:val="none" w:sz="0" w:space="0" w:color="auto"/>
        <w:right w:val="none" w:sz="0" w:space="0" w:color="auto"/>
      </w:divBdr>
    </w:div>
    <w:div w:id="363021294">
      <w:bodyDiv w:val="1"/>
      <w:marLeft w:val="0"/>
      <w:marRight w:val="0"/>
      <w:marTop w:val="0"/>
      <w:marBottom w:val="0"/>
      <w:divBdr>
        <w:top w:val="none" w:sz="0" w:space="0" w:color="auto"/>
        <w:left w:val="none" w:sz="0" w:space="0" w:color="auto"/>
        <w:bottom w:val="none" w:sz="0" w:space="0" w:color="auto"/>
        <w:right w:val="none" w:sz="0" w:space="0" w:color="auto"/>
      </w:divBdr>
    </w:div>
    <w:div w:id="363286031">
      <w:bodyDiv w:val="1"/>
      <w:marLeft w:val="0"/>
      <w:marRight w:val="0"/>
      <w:marTop w:val="0"/>
      <w:marBottom w:val="0"/>
      <w:divBdr>
        <w:top w:val="none" w:sz="0" w:space="0" w:color="auto"/>
        <w:left w:val="none" w:sz="0" w:space="0" w:color="auto"/>
        <w:bottom w:val="none" w:sz="0" w:space="0" w:color="auto"/>
        <w:right w:val="none" w:sz="0" w:space="0" w:color="auto"/>
      </w:divBdr>
    </w:div>
    <w:div w:id="363289269">
      <w:bodyDiv w:val="1"/>
      <w:marLeft w:val="0"/>
      <w:marRight w:val="0"/>
      <w:marTop w:val="0"/>
      <w:marBottom w:val="0"/>
      <w:divBdr>
        <w:top w:val="none" w:sz="0" w:space="0" w:color="auto"/>
        <w:left w:val="none" w:sz="0" w:space="0" w:color="auto"/>
        <w:bottom w:val="none" w:sz="0" w:space="0" w:color="auto"/>
        <w:right w:val="none" w:sz="0" w:space="0" w:color="auto"/>
      </w:divBdr>
    </w:div>
    <w:div w:id="363363902">
      <w:bodyDiv w:val="1"/>
      <w:marLeft w:val="0"/>
      <w:marRight w:val="0"/>
      <w:marTop w:val="0"/>
      <w:marBottom w:val="0"/>
      <w:divBdr>
        <w:top w:val="none" w:sz="0" w:space="0" w:color="auto"/>
        <w:left w:val="none" w:sz="0" w:space="0" w:color="auto"/>
        <w:bottom w:val="none" w:sz="0" w:space="0" w:color="auto"/>
        <w:right w:val="none" w:sz="0" w:space="0" w:color="auto"/>
      </w:divBdr>
    </w:div>
    <w:div w:id="364185635">
      <w:bodyDiv w:val="1"/>
      <w:marLeft w:val="0"/>
      <w:marRight w:val="0"/>
      <w:marTop w:val="0"/>
      <w:marBottom w:val="0"/>
      <w:divBdr>
        <w:top w:val="none" w:sz="0" w:space="0" w:color="auto"/>
        <w:left w:val="none" w:sz="0" w:space="0" w:color="auto"/>
        <w:bottom w:val="none" w:sz="0" w:space="0" w:color="auto"/>
        <w:right w:val="none" w:sz="0" w:space="0" w:color="auto"/>
      </w:divBdr>
    </w:div>
    <w:div w:id="364215262">
      <w:bodyDiv w:val="1"/>
      <w:marLeft w:val="0"/>
      <w:marRight w:val="0"/>
      <w:marTop w:val="0"/>
      <w:marBottom w:val="0"/>
      <w:divBdr>
        <w:top w:val="none" w:sz="0" w:space="0" w:color="auto"/>
        <w:left w:val="none" w:sz="0" w:space="0" w:color="auto"/>
        <w:bottom w:val="none" w:sz="0" w:space="0" w:color="auto"/>
        <w:right w:val="none" w:sz="0" w:space="0" w:color="auto"/>
      </w:divBdr>
    </w:div>
    <w:div w:id="364520175">
      <w:bodyDiv w:val="1"/>
      <w:marLeft w:val="0"/>
      <w:marRight w:val="0"/>
      <w:marTop w:val="0"/>
      <w:marBottom w:val="0"/>
      <w:divBdr>
        <w:top w:val="none" w:sz="0" w:space="0" w:color="auto"/>
        <w:left w:val="none" w:sz="0" w:space="0" w:color="auto"/>
        <w:bottom w:val="none" w:sz="0" w:space="0" w:color="auto"/>
        <w:right w:val="none" w:sz="0" w:space="0" w:color="auto"/>
      </w:divBdr>
    </w:div>
    <w:div w:id="364671240">
      <w:bodyDiv w:val="1"/>
      <w:marLeft w:val="0"/>
      <w:marRight w:val="0"/>
      <w:marTop w:val="0"/>
      <w:marBottom w:val="0"/>
      <w:divBdr>
        <w:top w:val="none" w:sz="0" w:space="0" w:color="auto"/>
        <w:left w:val="none" w:sz="0" w:space="0" w:color="auto"/>
        <w:bottom w:val="none" w:sz="0" w:space="0" w:color="auto"/>
        <w:right w:val="none" w:sz="0" w:space="0" w:color="auto"/>
      </w:divBdr>
    </w:div>
    <w:div w:id="364674692">
      <w:bodyDiv w:val="1"/>
      <w:marLeft w:val="0"/>
      <w:marRight w:val="0"/>
      <w:marTop w:val="0"/>
      <w:marBottom w:val="0"/>
      <w:divBdr>
        <w:top w:val="none" w:sz="0" w:space="0" w:color="auto"/>
        <w:left w:val="none" w:sz="0" w:space="0" w:color="auto"/>
        <w:bottom w:val="none" w:sz="0" w:space="0" w:color="auto"/>
        <w:right w:val="none" w:sz="0" w:space="0" w:color="auto"/>
      </w:divBdr>
    </w:div>
    <w:div w:id="364983120">
      <w:bodyDiv w:val="1"/>
      <w:marLeft w:val="0"/>
      <w:marRight w:val="0"/>
      <w:marTop w:val="0"/>
      <w:marBottom w:val="0"/>
      <w:divBdr>
        <w:top w:val="none" w:sz="0" w:space="0" w:color="auto"/>
        <w:left w:val="none" w:sz="0" w:space="0" w:color="auto"/>
        <w:bottom w:val="none" w:sz="0" w:space="0" w:color="auto"/>
        <w:right w:val="none" w:sz="0" w:space="0" w:color="auto"/>
      </w:divBdr>
    </w:div>
    <w:div w:id="364988418">
      <w:bodyDiv w:val="1"/>
      <w:marLeft w:val="0"/>
      <w:marRight w:val="0"/>
      <w:marTop w:val="0"/>
      <w:marBottom w:val="0"/>
      <w:divBdr>
        <w:top w:val="none" w:sz="0" w:space="0" w:color="auto"/>
        <w:left w:val="none" w:sz="0" w:space="0" w:color="auto"/>
        <w:bottom w:val="none" w:sz="0" w:space="0" w:color="auto"/>
        <w:right w:val="none" w:sz="0" w:space="0" w:color="auto"/>
      </w:divBdr>
    </w:div>
    <w:div w:id="365066591">
      <w:bodyDiv w:val="1"/>
      <w:marLeft w:val="0"/>
      <w:marRight w:val="0"/>
      <w:marTop w:val="0"/>
      <w:marBottom w:val="0"/>
      <w:divBdr>
        <w:top w:val="none" w:sz="0" w:space="0" w:color="auto"/>
        <w:left w:val="none" w:sz="0" w:space="0" w:color="auto"/>
        <w:bottom w:val="none" w:sz="0" w:space="0" w:color="auto"/>
        <w:right w:val="none" w:sz="0" w:space="0" w:color="auto"/>
      </w:divBdr>
    </w:div>
    <w:div w:id="365179524">
      <w:bodyDiv w:val="1"/>
      <w:marLeft w:val="0"/>
      <w:marRight w:val="0"/>
      <w:marTop w:val="0"/>
      <w:marBottom w:val="0"/>
      <w:divBdr>
        <w:top w:val="none" w:sz="0" w:space="0" w:color="auto"/>
        <w:left w:val="none" w:sz="0" w:space="0" w:color="auto"/>
        <w:bottom w:val="none" w:sz="0" w:space="0" w:color="auto"/>
        <w:right w:val="none" w:sz="0" w:space="0" w:color="auto"/>
      </w:divBdr>
    </w:div>
    <w:div w:id="365183397">
      <w:bodyDiv w:val="1"/>
      <w:marLeft w:val="0"/>
      <w:marRight w:val="0"/>
      <w:marTop w:val="0"/>
      <w:marBottom w:val="0"/>
      <w:divBdr>
        <w:top w:val="none" w:sz="0" w:space="0" w:color="auto"/>
        <w:left w:val="none" w:sz="0" w:space="0" w:color="auto"/>
        <w:bottom w:val="none" w:sz="0" w:space="0" w:color="auto"/>
        <w:right w:val="none" w:sz="0" w:space="0" w:color="auto"/>
      </w:divBdr>
    </w:div>
    <w:div w:id="365299179">
      <w:bodyDiv w:val="1"/>
      <w:marLeft w:val="0"/>
      <w:marRight w:val="0"/>
      <w:marTop w:val="0"/>
      <w:marBottom w:val="0"/>
      <w:divBdr>
        <w:top w:val="none" w:sz="0" w:space="0" w:color="auto"/>
        <w:left w:val="none" w:sz="0" w:space="0" w:color="auto"/>
        <w:bottom w:val="none" w:sz="0" w:space="0" w:color="auto"/>
        <w:right w:val="none" w:sz="0" w:space="0" w:color="auto"/>
      </w:divBdr>
    </w:div>
    <w:div w:id="365453087">
      <w:bodyDiv w:val="1"/>
      <w:marLeft w:val="0"/>
      <w:marRight w:val="0"/>
      <w:marTop w:val="0"/>
      <w:marBottom w:val="0"/>
      <w:divBdr>
        <w:top w:val="none" w:sz="0" w:space="0" w:color="auto"/>
        <w:left w:val="none" w:sz="0" w:space="0" w:color="auto"/>
        <w:bottom w:val="none" w:sz="0" w:space="0" w:color="auto"/>
        <w:right w:val="none" w:sz="0" w:space="0" w:color="auto"/>
      </w:divBdr>
    </w:div>
    <w:div w:id="365453618">
      <w:bodyDiv w:val="1"/>
      <w:marLeft w:val="0"/>
      <w:marRight w:val="0"/>
      <w:marTop w:val="0"/>
      <w:marBottom w:val="0"/>
      <w:divBdr>
        <w:top w:val="none" w:sz="0" w:space="0" w:color="auto"/>
        <w:left w:val="none" w:sz="0" w:space="0" w:color="auto"/>
        <w:bottom w:val="none" w:sz="0" w:space="0" w:color="auto"/>
        <w:right w:val="none" w:sz="0" w:space="0" w:color="auto"/>
      </w:divBdr>
    </w:div>
    <w:div w:id="365524302">
      <w:bodyDiv w:val="1"/>
      <w:marLeft w:val="0"/>
      <w:marRight w:val="0"/>
      <w:marTop w:val="0"/>
      <w:marBottom w:val="0"/>
      <w:divBdr>
        <w:top w:val="none" w:sz="0" w:space="0" w:color="auto"/>
        <w:left w:val="none" w:sz="0" w:space="0" w:color="auto"/>
        <w:bottom w:val="none" w:sz="0" w:space="0" w:color="auto"/>
        <w:right w:val="none" w:sz="0" w:space="0" w:color="auto"/>
      </w:divBdr>
    </w:div>
    <w:div w:id="365788840">
      <w:bodyDiv w:val="1"/>
      <w:marLeft w:val="0"/>
      <w:marRight w:val="0"/>
      <w:marTop w:val="0"/>
      <w:marBottom w:val="0"/>
      <w:divBdr>
        <w:top w:val="none" w:sz="0" w:space="0" w:color="auto"/>
        <w:left w:val="none" w:sz="0" w:space="0" w:color="auto"/>
        <w:bottom w:val="none" w:sz="0" w:space="0" w:color="auto"/>
        <w:right w:val="none" w:sz="0" w:space="0" w:color="auto"/>
      </w:divBdr>
    </w:div>
    <w:div w:id="365833224">
      <w:bodyDiv w:val="1"/>
      <w:marLeft w:val="0"/>
      <w:marRight w:val="0"/>
      <w:marTop w:val="0"/>
      <w:marBottom w:val="0"/>
      <w:divBdr>
        <w:top w:val="none" w:sz="0" w:space="0" w:color="auto"/>
        <w:left w:val="none" w:sz="0" w:space="0" w:color="auto"/>
        <w:bottom w:val="none" w:sz="0" w:space="0" w:color="auto"/>
        <w:right w:val="none" w:sz="0" w:space="0" w:color="auto"/>
      </w:divBdr>
    </w:div>
    <w:div w:id="365910974">
      <w:bodyDiv w:val="1"/>
      <w:marLeft w:val="0"/>
      <w:marRight w:val="0"/>
      <w:marTop w:val="0"/>
      <w:marBottom w:val="0"/>
      <w:divBdr>
        <w:top w:val="none" w:sz="0" w:space="0" w:color="auto"/>
        <w:left w:val="none" w:sz="0" w:space="0" w:color="auto"/>
        <w:bottom w:val="none" w:sz="0" w:space="0" w:color="auto"/>
        <w:right w:val="none" w:sz="0" w:space="0" w:color="auto"/>
      </w:divBdr>
    </w:div>
    <w:div w:id="366221129">
      <w:bodyDiv w:val="1"/>
      <w:marLeft w:val="0"/>
      <w:marRight w:val="0"/>
      <w:marTop w:val="0"/>
      <w:marBottom w:val="0"/>
      <w:divBdr>
        <w:top w:val="none" w:sz="0" w:space="0" w:color="auto"/>
        <w:left w:val="none" w:sz="0" w:space="0" w:color="auto"/>
        <w:bottom w:val="none" w:sz="0" w:space="0" w:color="auto"/>
        <w:right w:val="none" w:sz="0" w:space="0" w:color="auto"/>
      </w:divBdr>
    </w:div>
    <w:div w:id="366488013">
      <w:bodyDiv w:val="1"/>
      <w:marLeft w:val="0"/>
      <w:marRight w:val="0"/>
      <w:marTop w:val="0"/>
      <w:marBottom w:val="0"/>
      <w:divBdr>
        <w:top w:val="none" w:sz="0" w:space="0" w:color="auto"/>
        <w:left w:val="none" w:sz="0" w:space="0" w:color="auto"/>
        <w:bottom w:val="none" w:sz="0" w:space="0" w:color="auto"/>
        <w:right w:val="none" w:sz="0" w:space="0" w:color="auto"/>
      </w:divBdr>
    </w:div>
    <w:div w:id="366493668">
      <w:bodyDiv w:val="1"/>
      <w:marLeft w:val="0"/>
      <w:marRight w:val="0"/>
      <w:marTop w:val="0"/>
      <w:marBottom w:val="0"/>
      <w:divBdr>
        <w:top w:val="none" w:sz="0" w:space="0" w:color="auto"/>
        <w:left w:val="none" w:sz="0" w:space="0" w:color="auto"/>
        <w:bottom w:val="none" w:sz="0" w:space="0" w:color="auto"/>
        <w:right w:val="none" w:sz="0" w:space="0" w:color="auto"/>
      </w:divBdr>
    </w:div>
    <w:div w:id="366566840">
      <w:bodyDiv w:val="1"/>
      <w:marLeft w:val="0"/>
      <w:marRight w:val="0"/>
      <w:marTop w:val="0"/>
      <w:marBottom w:val="0"/>
      <w:divBdr>
        <w:top w:val="none" w:sz="0" w:space="0" w:color="auto"/>
        <w:left w:val="none" w:sz="0" w:space="0" w:color="auto"/>
        <w:bottom w:val="none" w:sz="0" w:space="0" w:color="auto"/>
        <w:right w:val="none" w:sz="0" w:space="0" w:color="auto"/>
      </w:divBdr>
    </w:div>
    <w:div w:id="366831814">
      <w:bodyDiv w:val="1"/>
      <w:marLeft w:val="0"/>
      <w:marRight w:val="0"/>
      <w:marTop w:val="0"/>
      <w:marBottom w:val="0"/>
      <w:divBdr>
        <w:top w:val="none" w:sz="0" w:space="0" w:color="auto"/>
        <w:left w:val="none" w:sz="0" w:space="0" w:color="auto"/>
        <w:bottom w:val="none" w:sz="0" w:space="0" w:color="auto"/>
        <w:right w:val="none" w:sz="0" w:space="0" w:color="auto"/>
      </w:divBdr>
    </w:div>
    <w:div w:id="366834876">
      <w:bodyDiv w:val="1"/>
      <w:marLeft w:val="0"/>
      <w:marRight w:val="0"/>
      <w:marTop w:val="0"/>
      <w:marBottom w:val="0"/>
      <w:divBdr>
        <w:top w:val="none" w:sz="0" w:space="0" w:color="auto"/>
        <w:left w:val="none" w:sz="0" w:space="0" w:color="auto"/>
        <w:bottom w:val="none" w:sz="0" w:space="0" w:color="auto"/>
        <w:right w:val="none" w:sz="0" w:space="0" w:color="auto"/>
      </w:divBdr>
    </w:div>
    <w:div w:id="367294050">
      <w:bodyDiv w:val="1"/>
      <w:marLeft w:val="0"/>
      <w:marRight w:val="0"/>
      <w:marTop w:val="0"/>
      <w:marBottom w:val="0"/>
      <w:divBdr>
        <w:top w:val="none" w:sz="0" w:space="0" w:color="auto"/>
        <w:left w:val="none" w:sz="0" w:space="0" w:color="auto"/>
        <w:bottom w:val="none" w:sz="0" w:space="0" w:color="auto"/>
        <w:right w:val="none" w:sz="0" w:space="0" w:color="auto"/>
      </w:divBdr>
    </w:div>
    <w:div w:id="367343606">
      <w:bodyDiv w:val="1"/>
      <w:marLeft w:val="0"/>
      <w:marRight w:val="0"/>
      <w:marTop w:val="0"/>
      <w:marBottom w:val="0"/>
      <w:divBdr>
        <w:top w:val="none" w:sz="0" w:space="0" w:color="auto"/>
        <w:left w:val="none" w:sz="0" w:space="0" w:color="auto"/>
        <w:bottom w:val="none" w:sz="0" w:space="0" w:color="auto"/>
        <w:right w:val="none" w:sz="0" w:space="0" w:color="auto"/>
      </w:divBdr>
    </w:div>
    <w:div w:id="367413411">
      <w:bodyDiv w:val="1"/>
      <w:marLeft w:val="0"/>
      <w:marRight w:val="0"/>
      <w:marTop w:val="0"/>
      <w:marBottom w:val="0"/>
      <w:divBdr>
        <w:top w:val="none" w:sz="0" w:space="0" w:color="auto"/>
        <w:left w:val="none" w:sz="0" w:space="0" w:color="auto"/>
        <w:bottom w:val="none" w:sz="0" w:space="0" w:color="auto"/>
        <w:right w:val="none" w:sz="0" w:space="0" w:color="auto"/>
      </w:divBdr>
    </w:div>
    <w:div w:id="367462083">
      <w:bodyDiv w:val="1"/>
      <w:marLeft w:val="0"/>
      <w:marRight w:val="0"/>
      <w:marTop w:val="0"/>
      <w:marBottom w:val="0"/>
      <w:divBdr>
        <w:top w:val="none" w:sz="0" w:space="0" w:color="auto"/>
        <w:left w:val="none" w:sz="0" w:space="0" w:color="auto"/>
        <w:bottom w:val="none" w:sz="0" w:space="0" w:color="auto"/>
        <w:right w:val="none" w:sz="0" w:space="0" w:color="auto"/>
      </w:divBdr>
    </w:div>
    <w:div w:id="367609107">
      <w:bodyDiv w:val="1"/>
      <w:marLeft w:val="0"/>
      <w:marRight w:val="0"/>
      <w:marTop w:val="0"/>
      <w:marBottom w:val="0"/>
      <w:divBdr>
        <w:top w:val="none" w:sz="0" w:space="0" w:color="auto"/>
        <w:left w:val="none" w:sz="0" w:space="0" w:color="auto"/>
        <w:bottom w:val="none" w:sz="0" w:space="0" w:color="auto"/>
        <w:right w:val="none" w:sz="0" w:space="0" w:color="auto"/>
      </w:divBdr>
    </w:div>
    <w:div w:id="367610927">
      <w:bodyDiv w:val="1"/>
      <w:marLeft w:val="0"/>
      <w:marRight w:val="0"/>
      <w:marTop w:val="0"/>
      <w:marBottom w:val="0"/>
      <w:divBdr>
        <w:top w:val="none" w:sz="0" w:space="0" w:color="auto"/>
        <w:left w:val="none" w:sz="0" w:space="0" w:color="auto"/>
        <w:bottom w:val="none" w:sz="0" w:space="0" w:color="auto"/>
        <w:right w:val="none" w:sz="0" w:space="0" w:color="auto"/>
      </w:divBdr>
    </w:div>
    <w:div w:id="367684229">
      <w:bodyDiv w:val="1"/>
      <w:marLeft w:val="0"/>
      <w:marRight w:val="0"/>
      <w:marTop w:val="0"/>
      <w:marBottom w:val="0"/>
      <w:divBdr>
        <w:top w:val="none" w:sz="0" w:space="0" w:color="auto"/>
        <w:left w:val="none" w:sz="0" w:space="0" w:color="auto"/>
        <w:bottom w:val="none" w:sz="0" w:space="0" w:color="auto"/>
        <w:right w:val="none" w:sz="0" w:space="0" w:color="auto"/>
      </w:divBdr>
    </w:div>
    <w:div w:id="367798334">
      <w:bodyDiv w:val="1"/>
      <w:marLeft w:val="0"/>
      <w:marRight w:val="0"/>
      <w:marTop w:val="0"/>
      <w:marBottom w:val="0"/>
      <w:divBdr>
        <w:top w:val="none" w:sz="0" w:space="0" w:color="auto"/>
        <w:left w:val="none" w:sz="0" w:space="0" w:color="auto"/>
        <w:bottom w:val="none" w:sz="0" w:space="0" w:color="auto"/>
        <w:right w:val="none" w:sz="0" w:space="0" w:color="auto"/>
      </w:divBdr>
    </w:div>
    <w:div w:id="367802102">
      <w:bodyDiv w:val="1"/>
      <w:marLeft w:val="0"/>
      <w:marRight w:val="0"/>
      <w:marTop w:val="0"/>
      <w:marBottom w:val="0"/>
      <w:divBdr>
        <w:top w:val="none" w:sz="0" w:space="0" w:color="auto"/>
        <w:left w:val="none" w:sz="0" w:space="0" w:color="auto"/>
        <w:bottom w:val="none" w:sz="0" w:space="0" w:color="auto"/>
        <w:right w:val="none" w:sz="0" w:space="0" w:color="auto"/>
      </w:divBdr>
    </w:div>
    <w:div w:id="367947361">
      <w:bodyDiv w:val="1"/>
      <w:marLeft w:val="0"/>
      <w:marRight w:val="0"/>
      <w:marTop w:val="0"/>
      <w:marBottom w:val="0"/>
      <w:divBdr>
        <w:top w:val="none" w:sz="0" w:space="0" w:color="auto"/>
        <w:left w:val="none" w:sz="0" w:space="0" w:color="auto"/>
        <w:bottom w:val="none" w:sz="0" w:space="0" w:color="auto"/>
        <w:right w:val="none" w:sz="0" w:space="0" w:color="auto"/>
      </w:divBdr>
    </w:div>
    <w:div w:id="367989898">
      <w:bodyDiv w:val="1"/>
      <w:marLeft w:val="0"/>
      <w:marRight w:val="0"/>
      <w:marTop w:val="0"/>
      <w:marBottom w:val="0"/>
      <w:divBdr>
        <w:top w:val="none" w:sz="0" w:space="0" w:color="auto"/>
        <w:left w:val="none" w:sz="0" w:space="0" w:color="auto"/>
        <w:bottom w:val="none" w:sz="0" w:space="0" w:color="auto"/>
        <w:right w:val="none" w:sz="0" w:space="0" w:color="auto"/>
      </w:divBdr>
    </w:div>
    <w:div w:id="368073448">
      <w:bodyDiv w:val="1"/>
      <w:marLeft w:val="0"/>
      <w:marRight w:val="0"/>
      <w:marTop w:val="0"/>
      <w:marBottom w:val="0"/>
      <w:divBdr>
        <w:top w:val="none" w:sz="0" w:space="0" w:color="auto"/>
        <w:left w:val="none" w:sz="0" w:space="0" w:color="auto"/>
        <w:bottom w:val="none" w:sz="0" w:space="0" w:color="auto"/>
        <w:right w:val="none" w:sz="0" w:space="0" w:color="auto"/>
      </w:divBdr>
    </w:div>
    <w:div w:id="368336694">
      <w:bodyDiv w:val="1"/>
      <w:marLeft w:val="0"/>
      <w:marRight w:val="0"/>
      <w:marTop w:val="0"/>
      <w:marBottom w:val="0"/>
      <w:divBdr>
        <w:top w:val="none" w:sz="0" w:space="0" w:color="auto"/>
        <w:left w:val="none" w:sz="0" w:space="0" w:color="auto"/>
        <w:bottom w:val="none" w:sz="0" w:space="0" w:color="auto"/>
        <w:right w:val="none" w:sz="0" w:space="0" w:color="auto"/>
      </w:divBdr>
    </w:div>
    <w:div w:id="368384661">
      <w:bodyDiv w:val="1"/>
      <w:marLeft w:val="0"/>
      <w:marRight w:val="0"/>
      <w:marTop w:val="0"/>
      <w:marBottom w:val="0"/>
      <w:divBdr>
        <w:top w:val="none" w:sz="0" w:space="0" w:color="auto"/>
        <w:left w:val="none" w:sz="0" w:space="0" w:color="auto"/>
        <w:bottom w:val="none" w:sz="0" w:space="0" w:color="auto"/>
        <w:right w:val="none" w:sz="0" w:space="0" w:color="auto"/>
      </w:divBdr>
    </w:div>
    <w:div w:id="368532508">
      <w:bodyDiv w:val="1"/>
      <w:marLeft w:val="0"/>
      <w:marRight w:val="0"/>
      <w:marTop w:val="0"/>
      <w:marBottom w:val="0"/>
      <w:divBdr>
        <w:top w:val="none" w:sz="0" w:space="0" w:color="auto"/>
        <w:left w:val="none" w:sz="0" w:space="0" w:color="auto"/>
        <w:bottom w:val="none" w:sz="0" w:space="0" w:color="auto"/>
        <w:right w:val="none" w:sz="0" w:space="0" w:color="auto"/>
      </w:divBdr>
    </w:div>
    <w:div w:id="368802288">
      <w:bodyDiv w:val="1"/>
      <w:marLeft w:val="0"/>
      <w:marRight w:val="0"/>
      <w:marTop w:val="0"/>
      <w:marBottom w:val="0"/>
      <w:divBdr>
        <w:top w:val="none" w:sz="0" w:space="0" w:color="auto"/>
        <w:left w:val="none" w:sz="0" w:space="0" w:color="auto"/>
        <w:bottom w:val="none" w:sz="0" w:space="0" w:color="auto"/>
        <w:right w:val="none" w:sz="0" w:space="0" w:color="auto"/>
      </w:divBdr>
    </w:div>
    <w:div w:id="368838593">
      <w:bodyDiv w:val="1"/>
      <w:marLeft w:val="0"/>
      <w:marRight w:val="0"/>
      <w:marTop w:val="0"/>
      <w:marBottom w:val="0"/>
      <w:divBdr>
        <w:top w:val="none" w:sz="0" w:space="0" w:color="auto"/>
        <w:left w:val="none" w:sz="0" w:space="0" w:color="auto"/>
        <w:bottom w:val="none" w:sz="0" w:space="0" w:color="auto"/>
        <w:right w:val="none" w:sz="0" w:space="0" w:color="auto"/>
      </w:divBdr>
    </w:div>
    <w:div w:id="368841470">
      <w:bodyDiv w:val="1"/>
      <w:marLeft w:val="0"/>
      <w:marRight w:val="0"/>
      <w:marTop w:val="0"/>
      <w:marBottom w:val="0"/>
      <w:divBdr>
        <w:top w:val="none" w:sz="0" w:space="0" w:color="auto"/>
        <w:left w:val="none" w:sz="0" w:space="0" w:color="auto"/>
        <w:bottom w:val="none" w:sz="0" w:space="0" w:color="auto"/>
        <w:right w:val="none" w:sz="0" w:space="0" w:color="auto"/>
      </w:divBdr>
    </w:div>
    <w:div w:id="369190048">
      <w:bodyDiv w:val="1"/>
      <w:marLeft w:val="0"/>
      <w:marRight w:val="0"/>
      <w:marTop w:val="0"/>
      <w:marBottom w:val="0"/>
      <w:divBdr>
        <w:top w:val="none" w:sz="0" w:space="0" w:color="auto"/>
        <w:left w:val="none" w:sz="0" w:space="0" w:color="auto"/>
        <w:bottom w:val="none" w:sz="0" w:space="0" w:color="auto"/>
        <w:right w:val="none" w:sz="0" w:space="0" w:color="auto"/>
      </w:divBdr>
    </w:div>
    <w:div w:id="369191239">
      <w:bodyDiv w:val="1"/>
      <w:marLeft w:val="0"/>
      <w:marRight w:val="0"/>
      <w:marTop w:val="0"/>
      <w:marBottom w:val="0"/>
      <w:divBdr>
        <w:top w:val="none" w:sz="0" w:space="0" w:color="auto"/>
        <w:left w:val="none" w:sz="0" w:space="0" w:color="auto"/>
        <w:bottom w:val="none" w:sz="0" w:space="0" w:color="auto"/>
        <w:right w:val="none" w:sz="0" w:space="0" w:color="auto"/>
      </w:divBdr>
    </w:div>
    <w:div w:id="369452724">
      <w:bodyDiv w:val="1"/>
      <w:marLeft w:val="0"/>
      <w:marRight w:val="0"/>
      <w:marTop w:val="0"/>
      <w:marBottom w:val="0"/>
      <w:divBdr>
        <w:top w:val="none" w:sz="0" w:space="0" w:color="auto"/>
        <w:left w:val="none" w:sz="0" w:space="0" w:color="auto"/>
        <w:bottom w:val="none" w:sz="0" w:space="0" w:color="auto"/>
        <w:right w:val="none" w:sz="0" w:space="0" w:color="auto"/>
      </w:divBdr>
    </w:div>
    <w:div w:id="369696052">
      <w:bodyDiv w:val="1"/>
      <w:marLeft w:val="0"/>
      <w:marRight w:val="0"/>
      <w:marTop w:val="0"/>
      <w:marBottom w:val="0"/>
      <w:divBdr>
        <w:top w:val="none" w:sz="0" w:space="0" w:color="auto"/>
        <w:left w:val="none" w:sz="0" w:space="0" w:color="auto"/>
        <w:bottom w:val="none" w:sz="0" w:space="0" w:color="auto"/>
        <w:right w:val="none" w:sz="0" w:space="0" w:color="auto"/>
      </w:divBdr>
    </w:div>
    <w:div w:id="369845087">
      <w:bodyDiv w:val="1"/>
      <w:marLeft w:val="0"/>
      <w:marRight w:val="0"/>
      <w:marTop w:val="0"/>
      <w:marBottom w:val="0"/>
      <w:divBdr>
        <w:top w:val="none" w:sz="0" w:space="0" w:color="auto"/>
        <w:left w:val="none" w:sz="0" w:space="0" w:color="auto"/>
        <w:bottom w:val="none" w:sz="0" w:space="0" w:color="auto"/>
        <w:right w:val="none" w:sz="0" w:space="0" w:color="auto"/>
      </w:divBdr>
    </w:div>
    <w:div w:id="370154247">
      <w:bodyDiv w:val="1"/>
      <w:marLeft w:val="0"/>
      <w:marRight w:val="0"/>
      <w:marTop w:val="0"/>
      <w:marBottom w:val="0"/>
      <w:divBdr>
        <w:top w:val="none" w:sz="0" w:space="0" w:color="auto"/>
        <w:left w:val="none" w:sz="0" w:space="0" w:color="auto"/>
        <w:bottom w:val="none" w:sz="0" w:space="0" w:color="auto"/>
        <w:right w:val="none" w:sz="0" w:space="0" w:color="auto"/>
      </w:divBdr>
    </w:div>
    <w:div w:id="370155895">
      <w:bodyDiv w:val="1"/>
      <w:marLeft w:val="0"/>
      <w:marRight w:val="0"/>
      <w:marTop w:val="0"/>
      <w:marBottom w:val="0"/>
      <w:divBdr>
        <w:top w:val="none" w:sz="0" w:space="0" w:color="auto"/>
        <w:left w:val="none" w:sz="0" w:space="0" w:color="auto"/>
        <w:bottom w:val="none" w:sz="0" w:space="0" w:color="auto"/>
        <w:right w:val="none" w:sz="0" w:space="0" w:color="auto"/>
      </w:divBdr>
    </w:div>
    <w:div w:id="370227557">
      <w:bodyDiv w:val="1"/>
      <w:marLeft w:val="0"/>
      <w:marRight w:val="0"/>
      <w:marTop w:val="0"/>
      <w:marBottom w:val="0"/>
      <w:divBdr>
        <w:top w:val="none" w:sz="0" w:space="0" w:color="auto"/>
        <w:left w:val="none" w:sz="0" w:space="0" w:color="auto"/>
        <w:bottom w:val="none" w:sz="0" w:space="0" w:color="auto"/>
        <w:right w:val="none" w:sz="0" w:space="0" w:color="auto"/>
      </w:divBdr>
    </w:div>
    <w:div w:id="370427161">
      <w:bodyDiv w:val="1"/>
      <w:marLeft w:val="0"/>
      <w:marRight w:val="0"/>
      <w:marTop w:val="0"/>
      <w:marBottom w:val="0"/>
      <w:divBdr>
        <w:top w:val="none" w:sz="0" w:space="0" w:color="auto"/>
        <w:left w:val="none" w:sz="0" w:space="0" w:color="auto"/>
        <w:bottom w:val="none" w:sz="0" w:space="0" w:color="auto"/>
        <w:right w:val="none" w:sz="0" w:space="0" w:color="auto"/>
      </w:divBdr>
    </w:div>
    <w:div w:id="370616603">
      <w:bodyDiv w:val="1"/>
      <w:marLeft w:val="0"/>
      <w:marRight w:val="0"/>
      <w:marTop w:val="0"/>
      <w:marBottom w:val="0"/>
      <w:divBdr>
        <w:top w:val="none" w:sz="0" w:space="0" w:color="auto"/>
        <w:left w:val="none" w:sz="0" w:space="0" w:color="auto"/>
        <w:bottom w:val="none" w:sz="0" w:space="0" w:color="auto"/>
        <w:right w:val="none" w:sz="0" w:space="0" w:color="auto"/>
      </w:divBdr>
    </w:div>
    <w:div w:id="370881914">
      <w:bodyDiv w:val="1"/>
      <w:marLeft w:val="0"/>
      <w:marRight w:val="0"/>
      <w:marTop w:val="0"/>
      <w:marBottom w:val="0"/>
      <w:divBdr>
        <w:top w:val="none" w:sz="0" w:space="0" w:color="auto"/>
        <w:left w:val="none" w:sz="0" w:space="0" w:color="auto"/>
        <w:bottom w:val="none" w:sz="0" w:space="0" w:color="auto"/>
        <w:right w:val="none" w:sz="0" w:space="0" w:color="auto"/>
      </w:divBdr>
    </w:div>
    <w:div w:id="370957868">
      <w:bodyDiv w:val="1"/>
      <w:marLeft w:val="0"/>
      <w:marRight w:val="0"/>
      <w:marTop w:val="0"/>
      <w:marBottom w:val="0"/>
      <w:divBdr>
        <w:top w:val="none" w:sz="0" w:space="0" w:color="auto"/>
        <w:left w:val="none" w:sz="0" w:space="0" w:color="auto"/>
        <w:bottom w:val="none" w:sz="0" w:space="0" w:color="auto"/>
        <w:right w:val="none" w:sz="0" w:space="0" w:color="auto"/>
      </w:divBdr>
    </w:div>
    <w:div w:id="371150591">
      <w:bodyDiv w:val="1"/>
      <w:marLeft w:val="0"/>
      <w:marRight w:val="0"/>
      <w:marTop w:val="0"/>
      <w:marBottom w:val="0"/>
      <w:divBdr>
        <w:top w:val="none" w:sz="0" w:space="0" w:color="auto"/>
        <w:left w:val="none" w:sz="0" w:space="0" w:color="auto"/>
        <w:bottom w:val="none" w:sz="0" w:space="0" w:color="auto"/>
        <w:right w:val="none" w:sz="0" w:space="0" w:color="auto"/>
      </w:divBdr>
    </w:div>
    <w:div w:id="371267809">
      <w:bodyDiv w:val="1"/>
      <w:marLeft w:val="0"/>
      <w:marRight w:val="0"/>
      <w:marTop w:val="0"/>
      <w:marBottom w:val="0"/>
      <w:divBdr>
        <w:top w:val="none" w:sz="0" w:space="0" w:color="auto"/>
        <w:left w:val="none" w:sz="0" w:space="0" w:color="auto"/>
        <w:bottom w:val="none" w:sz="0" w:space="0" w:color="auto"/>
        <w:right w:val="none" w:sz="0" w:space="0" w:color="auto"/>
      </w:divBdr>
    </w:div>
    <w:div w:id="371345605">
      <w:bodyDiv w:val="1"/>
      <w:marLeft w:val="0"/>
      <w:marRight w:val="0"/>
      <w:marTop w:val="0"/>
      <w:marBottom w:val="0"/>
      <w:divBdr>
        <w:top w:val="none" w:sz="0" w:space="0" w:color="auto"/>
        <w:left w:val="none" w:sz="0" w:space="0" w:color="auto"/>
        <w:bottom w:val="none" w:sz="0" w:space="0" w:color="auto"/>
        <w:right w:val="none" w:sz="0" w:space="0" w:color="auto"/>
      </w:divBdr>
    </w:div>
    <w:div w:id="371348697">
      <w:bodyDiv w:val="1"/>
      <w:marLeft w:val="0"/>
      <w:marRight w:val="0"/>
      <w:marTop w:val="0"/>
      <w:marBottom w:val="0"/>
      <w:divBdr>
        <w:top w:val="none" w:sz="0" w:space="0" w:color="auto"/>
        <w:left w:val="none" w:sz="0" w:space="0" w:color="auto"/>
        <w:bottom w:val="none" w:sz="0" w:space="0" w:color="auto"/>
        <w:right w:val="none" w:sz="0" w:space="0" w:color="auto"/>
      </w:divBdr>
    </w:div>
    <w:div w:id="371460048">
      <w:bodyDiv w:val="1"/>
      <w:marLeft w:val="0"/>
      <w:marRight w:val="0"/>
      <w:marTop w:val="0"/>
      <w:marBottom w:val="0"/>
      <w:divBdr>
        <w:top w:val="none" w:sz="0" w:space="0" w:color="auto"/>
        <w:left w:val="none" w:sz="0" w:space="0" w:color="auto"/>
        <w:bottom w:val="none" w:sz="0" w:space="0" w:color="auto"/>
        <w:right w:val="none" w:sz="0" w:space="0" w:color="auto"/>
      </w:divBdr>
    </w:div>
    <w:div w:id="371467778">
      <w:bodyDiv w:val="1"/>
      <w:marLeft w:val="0"/>
      <w:marRight w:val="0"/>
      <w:marTop w:val="0"/>
      <w:marBottom w:val="0"/>
      <w:divBdr>
        <w:top w:val="none" w:sz="0" w:space="0" w:color="auto"/>
        <w:left w:val="none" w:sz="0" w:space="0" w:color="auto"/>
        <w:bottom w:val="none" w:sz="0" w:space="0" w:color="auto"/>
        <w:right w:val="none" w:sz="0" w:space="0" w:color="auto"/>
      </w:divBdr>
    </w:div>
    <w:div w:id="371539130">
      <w:bodyDiv w:val="1"/>
      <w:marLeft w:val="0"/>
      <w:marRight w:val="0"/>
      <w:marTop w:val="0"/>
      <w:marBottom w:val="0"/>
      <w:divBdr>
        <w:top w:val="none" w:sz="0" w:space="0" w:color="auto"/>
        <w:left w:val="none" w:sz="0" w:space="0" w:color="auto"/>
        <w:bottom w:val="none" w:sz="0" w:space="0" w:color="auto"/>
        <w:right w:val="none" w:sz="0" w:space="0" w:color="auto"/>
      </w:divBdr>
    </w:div>
    <w:div w:id="371929011">
      <w:bodyDiv w:val="1"/>
      <w:marLeft w:val="0"/>
      <w:marRight w:val="0"/>
      <w:marTop w:val="0"/>
      <w:marBottom w:val="0"/>
      <w:divBdr>
        <w:top w:val="none" w:sz="0" w:space="0" w:color="auto"/>
        <w:left w:val="none" w:sz="0" w:space="0" w:color="auto"/>
        <w:bottom w:val="none" w:sz="0" w:space="0" w:color="auto"/>
        <w:right w:val="none" w:sz="0" w:space="0" w:color="auto"/>
      </w:divBdr>
    </w:div>
    <w:div w:id="372507453">
      <w:bodyDiv w:val="1"/>
      <w:marLeft w:val="0"/>
      <w:marRight w:val="0"/>
      <w:marTop w:val="0"/>
      <w:marBottom w:val="0"/>
      <w:divBdr>
        <w:top w:val="none" w:sz="0" w:space="0" w:color="auto"/>
        <w:left w:val="none" w:sz="0" w:space="0" w:color="auto"/>
        <w:bottom w:val="none" w:sz="0" w:space="0" w:color="auto"/>
        <w:right w:val="none" w:sz="0" w:space="0" w:color="auto"/>
      </w:divBdr>
    </w:div>
    <w:div w:id="372655926">
      <w:bodyDiv w:val="1"/>
      <w:marLeft w:val="0"/>
      <w:marRight w:val="0"/>
      <w:marTop w:val="0"/>
      <w:marBottom w:val="0"/>
      <w:divBdr>
        <w:top w:val="none" w:sz="0" w:space="0" w:color="auto"/>
        <w:left w:val="none" w:sz="0" w:space="0" w:color="auto"/>
        <w:bottom w:val="none" w:sz="0" w:space="0" w:color="auto"/>
        <w:right w:val="none" w:sz="0" w:space="0" w:color="auto"/>
      </w:divBdr>
    </w:div>
    <w:div w:id="372661064">
      <w:bodyDiv w:val="1"/>
      <w:marLeft w:val="0"/>
      <w:marRight w:val="0"/>
      <w:marTop w:val="0"/>
      <w:marBottom w:val="0"/>
      <w:divBdr>
        <w:top w:val="none" w:sz="0" w:space="0" w:color="auto"/>
        <w:left w:val="none" w:sz="0" w:space="0" w:color="auto"/>
        <w:bottom w:val="none" w:sz="0" w:space="0" w:color="auto"/>
        <w:right w:val="none" w:sz="0" w:space="0" w:color="auto"/>
      </w:divBdr>
    </w:div>
    <w:div w:id="372775724">
      <w:bodyDiv w:val="1"/>
      <w:marLeft w:val="0"/>
      <w:marRight w:val="0"/>
      <w:marTop w:val="0"/>
      <w:marBottom w:val="0"/>
      <w:divBdr>
        <w:top w:val="none" w:sz="0" w:space="0" w:color="auto"/>
        <w:left w:val="none" w:sz="0" w:space="0" w:color="auto"/>
        <w:bottom w:val="none" w:sz="0" w:space="0" w:color="auto"/>
        <w:right w:val="none" w:sz="0" w:space="0" w:color="auto"/>
      </w:divBdr>
    </w:div>
    <w:div w:id="372927510">
      <w:bodyDiv w:val="1"/>
      <w:marLeft w:val="0"/>
      <w:marRight w:val="0"/>
      <w:marTop w:val="0"/>
      <w:marBottom w:val="0"/>
      <w:divBdr>
        <w:top w:val="none" w:sz="0" w:space="0" w:color="auto"/>
        <w:left w:val="none" w:sz="0" w:space="0" w:color="auto"/>
        <w:bottom w:val="none" w:sz="0" w:space="0" w:color="auto"/>
        <w:right w:val="none" w:sz="0" w:space="0" w:color="auto"/>
      </w:divBdr>
    </w:div>
    <w:div w:id="373117099">
      <w:bodyDiv w:val="1"/>
      <w:marLeft w:val="0"/>
      <w:marRight w:val="0"/>
      <w:marTop w:val="0"/>
      <w:marBottom w:val="0"/>
      <w:divBdr>
        <w:top w:val="none" w:sz="0" w:space="0" w:color="auto"/>
        <w:left w:val="none" w:sz="0" w:space="0" w:color="auto"/>
        <w:bottom w:val="none" w:sz="0" w:space="0" w:color="auto"/>
        <w:right w:val="none" w:sz="0" w:space="0" w:color="auto"/>
      </w:divBdr>
    </w:div>
    <w:div w:id="373308774">
      <w:bodyDiv w:val="1"/>
      <w:marLeft w:val="0"/>
      <w:marRight w:val="0"/>
      <w:marTop w:val="0"/>
      <w:marBottom w:val="0"/>
      <w:divBdr>
        <w:top w:val="none" w:sz="0" w:space="0" w:color="auto"/>
        <w:left w:val="none" w:sz="0" w:space="0" w:color="auto"/>
        <w:bottom w:val="none" w:sz="0" w:space="0" w:color="auto"/>
        <w:right w:val="none" w:sz="0" w:space="0" w:color="auto"/>
      </w:divBdr>
    </w:div>
    <w:div w:id="373311493">
      <w:bodyDiv w:val="1"/>
      <w:marLeft w:val="0"/>
      <w:marRight w:val="0"/>
      <w:marTop w:val="0"/>
      <w:marBottom w:val="0"/>
      <w:divBdr>
        <w:top w:val="none" w:sz="0" w:space="0" w:color="auto"/>
        <w:left w:val="none" w:sz="0" w:space="0" w:color="auto"/>
        <w:bottom w:val="none" w:sz="0" w:space="0" w:color="auto"/>
        <w:right w:val="none" w:sz="0" w:space="0" w:color="auto"/>
      </w:divBdr>
    </w:div>
    <w:div w:id="373431344">
      <w:bodyDiv w:val="1"/>
      <w:marLeft w:val="0"/>
      <w:marRight w:val="0"/>
      <w:marTop w:val="0"/>
      <w:marBottom w:val="0"/>
      <w:divBdr>
        <w:top w:val="none" w:sz="0" w:space="0" w:color="auto"/>
        <w:left w:val="none" w:sz="0" w:space="0" w:color="auto"/>
        <w:bottom w:val="none" w:sz="0" w:space="0" w:color="auto"/>
        <w:right w:val="none" w:sz="0" w:space="0" w:color="auto"/>
      </w:divBdr>
    </w:div>
    <w:div w:id="373502795">
      <w:bodyDiv w:val="1"/>
      <w:marLeft w:val="0"/>
      <w:marRight w:val="0"/>
      <w:marTop w:val="0"/>
      <w:marBottom w:val="0"/>
      <w:divBdr>
        <w:top w:val="none" w:sz="0" w:space="0" w:color="auto"/>
        <w:left w:val="none" w:sz="0" w:space="0" w:color="auto"/>
        <w:bottom w:val="none" w:sz="0" w:space="0" w:color="auto"/>
        <w:right w:val="none" w:sz="0" w:space="0" w:color="auto"/>
      </w:divBdr>
    </w:div>
    <w:div w:id="373507385">
      <w:bodyDiv w:val="1"/>
      <w:marLeft w:val="0"/>
      <w:marRight w:val="0"/>
      <w:marTop w:val="0"/>
      <w:marBottom w:val="0"/>
      <w:divBdr>
        <w:top w:val="none" w:sz="0" w:space="0" w:color="auto"/>
        <w:left w:val="none" w:sz="0" w:space="0" w:color="auto"/>
        <w:bottom w:val="none" w:sz="0" w:space="0" w:color="auto"/>
        <w:right w:val="none" w:sz="0" w:space="0" w:color="auto"/>
      </w:divBdr>
    </w:div>
    <w:div w:id="373508485">
      <w:bodyDiv w:val="1"/>
      <w:marLeft w:val="0"/>
      <w:marRight w:val="0"/>
      <w:marTop w:val="0"/>
      <w:marBottom w:val="0"/>
      <w:divBdr>
        <w:top w:val="none" w:sz="0" w:space="0" w:color="auto"/>
        <w:left w:val="none" w:sz="0" w:space="0" w:color="auto"/>
        <w:bottom w:val="none" w:sz="0" w:space="0" w:color="auto"/>
        <w:right w:val="none" w:sz="0" w:space="0" w:color="auto"/>
      </w:divBdr>
    </w:div>
    <w:div w:id="373580085">
      <w:bodyDiv w:val="1"/>
      <w:marLeft w:val="0"/>
      <w:marRight w:val="0"/>
      <w:marTop w:val="0"/>
      <w:marBottom w:val="0"/>
      <w:divBdr>
        <w:top w:val="none" w:sz="0" w:space="0" w:color="auto"/>
        <w:left w:val="none" w:sz="0" w:space="0" w:color="auto"/>
        <w:bottom w:val="none" w:sz="0" w:space="0" w:color="auto"/>
        <w:right w:val="none" w:sz="0" w:space="0" w:color="auto"/>
      </w:divBdr>
    </w:div>
    <w:div w:id="373584161">
      <w:bodyDiv w:val="1"/>
      <w:marLeft w:val="0"/>
      <w:marRight w:val="0"/>
      <w:marTop w:val="0"/>
      <w:marBottom w:val="0"/>
      <w:divBdr>
        <w:top w:val="none" w:sz="0" w:space="0" w:color="auto"/>
        <w:left w:val="none" w:sz="0" w:space="0" w:color="auto"/>
        <w:bottom w:val="none" w:sz="0" w:space="0" w:color="auto"/>
        <w:right w:val="none" w:sz="0" w:space="0" w:color="auto"/>
      </w:divBdr>
    </w:div>
    <w:div w:id="373770206">
      <w:bodyDiv w:val="1"/>
      <w:marLeft w:val="0"/>
      <w:marRight w:val="0"/>
      <w:marTop w:val="0"/>
      <w:marBottom w:val="0"/>
      <w:divBdr>
        <w:top w:val="none" w:sz="0" w:space="0" w:color="auto"/>
        <w:left w:val="none" w:sz="0" w:space="0" w:color="auto"/>
        <w:bottom w:val="none" w:sz="0" w:space="0" w:color="auto"/>
        <w:right w:val="none" w:sz="0" w:space="0" w:color="auto"/>
      </w:divBdr>
    </w:div>
    <w:div w:id="373774077">
      <w:bodyDiv w:val="1"/>
      <w:marLeft w:val="0"/>
      <w:marRight w:val="0"/>
      <w:marTop w:val="0"/>
      <w:marBottom w:val="0"/>
      <w:divBdr>
        <w:top w:val="none" w:sz="0" w:space="0" w:color="auto"/>
        <w:left w:val="none" w:sz="0" w:space="0" w:color="auto"/>
        <w:bottom w:val="none" w:sz="0" w:space="0" w:color="auto"/>
        <w:right w:val="none" w:sz="0" w:space="0" w:color="auto"/>
      </w:divBdr>
    </w:div>
    <w:div w:id="373849685">
      <w:bodyDiv w:val="1"/>
      <w:marLeft w:val="0"/>
      <w:marRight w:val="0"/>
      <w:marTop w:val="0"/>
      <w:marBottom w:val="0"/>
      <w:divBdr>
        <w:top w:val="none" w:sz="0" w:space="0" w:color="auto"/>
        <w:left w:val="none" w:sz="0" w:space="0" w:color="auto"/>
        <w:bottom w:val="none" w:sz="0" w:space="0" w:color="auto"/>
        <w:right w:val="none" w:sz="0" w:space="0" w:color="auto"/>
      </w:divBdr>
    </w:div>
    <w:div w:id="373887160">
      <w:bodyDiv w:val="1"/>
      <w:marLeft w:val="0"/>
      <w:marRight w:val="0"/>
      <w:marTop w:val="0"/>
      <w:marBottom w:val="0"/>
      <w:divBdr>
        <w:top w:val="none" w:sz="0" w:space="0" w:color="auto"/>
        <w:left w:val="none" w:sz="0" w:space="0" w:color="auto"/>
        <w:bottom w:val="none" w:sz="0" w:space="0" w:color="auto"/>
        <w:right w:val="none" w:sz="0" w:space="0" w:color="auto"/>
      </w:divBdr>
    </w:div>
    <w:div w:id="374080608">
      <w:bodyDiv w:val="1"/>
      <w:marLeft w:val="0"/>
      <w:marRight w:val="0"/>
      <w:marTop w:val="0"/>
      <w:marBottom w:val="0"/>
      <w:divBdr>
        <w:top w:val="none" w:sz="0" w:space="0" w:color="auto"/>
        <w:left w:val="none" w:sz="0" w:space="0" w:color="auto"/>
        <w:bottom w:val="none" w:sz="0" w:space="0" w:color="auto"/>
        <w:right w:val="none" w:sz="0" w:space="0" w:color="auto"/>
      </w:divBdr>
    </w:div>
    <w:div w:id="374473606">
      <w:bodyDiv w:val="1"/>
      <w:marLeft w:val="0"/>
      <w:marRight w:val="0"/>
      <w:marTop w:val="0"/>
      <w:marBottom w:val="0"/>
      <w:divBdr>
        <w:top w:val="none" w:sz="0" w:space="0" w:color="auto"/>
        <w:left w:val="none" w:sz="0" w:space="0" w:color="auto"/>
        <w:bottom w:val="none" w:sz="0" w:space="0" w:color="auto"/>
        <w:right w:val="none" w:sz="0" w:space="0" w:color="auto"/>
      </w:divBdr>
    </w:div>
    <w:div w:id="374502137">
      <w:bodyDiv w:val="1"/>
      <w:marLeft w:val="0"/>
      <w:marRight w:val="0"/>
      <w:marTop w:val="0"/>
      <w:marBottom w:val="0"/>
      <w:divBdr>
        <w:top w:val="none" w:sz="0" w:space="0" w:color="auto"/>
        <w:left w:val="none" w:sz="0" w:space="0" w:color="auto"/>
        <w:bottom w:val="none" w:sz="0" w:space="0" w:color="auto"/>
        <w:right w:val="none" w:sz="0" w:space="0" w:color="auto"/>
      </w:divBdr>
    </w:div>
    <w:div w:id="374624757">
      <w:bodyDiv w:val="1"/>
      <w:marLeft w:val="0"/>
      <w:marRight w:val="0"/>
      <w:marTop w:val="0"/>
      <w:marBottom w:val="0"/>
      <w:divBdr>
        <w:top w:val="none" w:sz="0" w:space="0" w:color="auto"/>
        <w:left w:val="none" w:sz="0" w:space="0" w:color="auto"/>
        <w:bottom w:val="none" w:sz="0" w:space="0" w:color="auto"/>
        <w:right w:val="none" w:sz="0" w:space="0" w:color="auto"/>
      </w:divBdr>
    </w:div>
    <w:div w:id="374891002">
      <w:bodyDiv w:val="1"/>
      <w:marLeft w:val="0"/>
      <w:marRight w:val="0"/>
      <w:marTop w:val="0"/>
      <w:marBottom w:val="0"/>
      <w:divBdr>
        <w:top w:val="none" w:sz="0" w:space="0" w:color="auto"/>
        <w:left w:val="none" w:sz="0" w:space="0" w:color="auto"/>
        <w:bottom w:val="none" w:sz="0" w:space="0" w:color="auto"/>
        <w:right w:val="none" w:sz="0" w:space="0" w:color="auto"/>
      </w:divBdr>
    </w:div>
    <w:div w:id="374932196">
      <w:bodyDiv w:val="1"/>
      <w:marLeft w:val="0"/>
      <w:marRight w:val="0"/>
      <w:marTop w:val="0"/>
      <w:marBottom w:val="0"/>
      <w:divBdr>
        <w:top w:val="none" w:sz="0" w:space="0" w:color="auto"/>
        <w:left w:val="none" w:sz="0" w:space="0" w:color="auto"/>
        <w:bottom w:val="none" w:sz="0" w:space="0" w:color="auto"/>
        <w:right w:val="none" w:sz="0" w:space="0" w:color="auto"/>
      </w:divBdr>
    </w:div>
    <w:div w:id="375468682">
      <w:bodyDiv w:val="1"/>
      <w:marLeft w:val="0"/>
      <w:marRight w:val="0"/>
      <w:marTop w:val="0"/>
      <w:marBottom w:val="0"/>
      <w:divBdr>
        <w:top w:val="none" w:sz="0" w:space="0" w:color="auto"/>
        <w:left w:val="none" w:sz="0" w:space="0" w:color="auto"/>
        <w:bottom w:val="none" w:sz="0" w:space="0" w:color="auto"/>
        <w:right w:val="none" w:sz="0" w:space="0" w:color="auto"/>
      </w:divBdr>
    </w:div>
    <w:div w:id="376394040">
      <w:bodyDiv w:val="1"/>
      <w:marLeft w:val="0"/>
      <w:marRight w:val="0"/>
      <w:marTop w:val="0"/>
      <w:marBottom w:val="0"/>
      <w:divBdr>
        <w:top w:val="none" w:sz="0" w:space="0" w:color="auto"/>
        <w:left w:val="none" w:sz="0" w:space="0" w:color="auto"/>
        <w:bottom w:val="none" w:sz="0" w:space="0" w:color="auto"/>
        <w:right w:val="none" w:sz="0" w:space="0" w:color="auto"/>
      </w:divBdr>
    </w:div>
    <w:div w:id="376394751">
      <w:bodyDiv w:val="1"/>
      <w:marLeft w:val="0"/>
      <w:marRight w:val="0"/>
      <w:marTop w:val="0"/>
      <w:marBottom w:val="0"/>
      <w:divBdr>
        <w:top w:val="none" w:sz="0" w:space="0" w:color="auto"/>
        <w:left w:val="none" w:sz="0" w:space="0" w:color="auto"/>
        <w:bottom w:val="none" w:sz="0" w:space="0" w:color="auto"/>
        <w:right w:val="none" w:sz="0" w:space="0" w:color="auto"/>
      </w:divBdr>
    </w:div>
    <w:div w:id="376513406">
      <w:bodyDiv w:val="1"/>
      <w:marLeft w:val="0"/>
      <w:marRight w:val="0"/>
      <w:marTop w:val="0"/>
      <w:marBottom w:val="0"/>
      <w:divBdr>
        <w:top w:val="none" w:sz="0" w:space="0" w:color="auto"/>
        <w:left w:val="none" w:sz="0" w:space="0" w:color="auto"/>
        <w:bottom w:val="none" w:sz="0" w:space="0" w:color="auto"/>
        <w:right w:val="none" w:sz="0" w:space="0" w:color="auto"/>
      </w:divBdr>
    </w:div>
    <w:div w:id="376635728">
      <w:bodyDiv w:val="1"/>
      <w:marLeft w:val="0"/>
      <w:marRight w:val="0"/>
      <w:marTop w:val="0"/>
      <w:marBottom w:val="0"/>
      <w:divBdr>
        <w:top w:val="none" w:sz="0" w:space="0" w:color="auto"/>
        <w:left w:val="none" w:sz="0" w:space="0" w:color="auto"/>
        <w:bottom w:val="none" w:sz="0" w:space="0" w:color="auto"/>
        <w:right w:val="none" w:sz="0" w:space="0" w:color="auto"/>
      </w:divBdr>
    </w:div>
    <w:div w:id="376658915">
      <w:bodyDiv w:val="1"/>
      <w:marLeft w:val="0"/>
      <w:marRight w:val="0"/>
      <w:marTop w:val="0"/>
      <w:marBottom w:val="0"/>
      <w:divBdr>
        <w:top w:val="none" w:sz="0" w:space="0" w:color="auto"/>
        <w:left w:val="none" w:sz="0" w:space="0" w:color="auto"/>
        <w:bottom w:val="none" w:sz="0" w:space="0" w:color="auto"/>
        <w:right w:val="none" w:sz="0" w:space="0" w:color="auto"/>
      </w:divBdr>
    </w:div>
    <w:div w:id="376902547">
      <w:bodyDiv w:val="1"/>
      <w:marLeft w:val="0"/>
      <w:marRight w:val="0"/>
      <w:marTop w:val="0"/>
      <w:marBottom w:val="0"/>
      <w:divBdr>
        <w:top w:val="none" w:sz="0" w:space="0" w:color="auto"/>
        <w:left w:val="none" w:sz="0" w:space="0" w:color="auto"/>
        <w:bottom w:val="none" w:sz="0" w:space="0" w:color="auto"/>
        <w:right w:val="none" w:sz="0" w:space="0" w:color="auto"/>
      </w:divBdr>
    </w:div>
    <w:div w:id="376974541">
      <w:bodyDiv w:val="1"/>
      <w:marLeft w:val="0"/>
      <w:marRight w:val="0"/>
      <w:marTop w:val="0"/>
      <w:marBottom w:val="0"/>
      <w:divBdr>
        <w:top w:val="none" w:sz="0" w:space="0" w:color="auto"/>
        <w:left w:val="none" w:sz="0" w:space="0" w:color="auto"/>
        <w:bottom w:val="none" w:sz="0" w:space="0" w:color="auto"/>
        <w:right w:val="none" w:sz="0" w:space="0" w:color="auto"/>
      </w:divBdr>
    </w:div>
    <w:div w:id="377047406">
      <w:bodyDiv w:val="1"/>
      <w:marLeft w:val="0"/>
      <w:marRight w:val="0"/>
      <w:marTop w:val="0"/>
      <w:marBottom w:val="0"/>
      <w:divBdr>
        <w:top w:val="none" w:sz="0" w:space="0" w:color="auto"/>
        <w:left w:val="none" w:sz="0" w:space="0" w:color="auto"/>
        <w:bottom w:val="none" w:sz="0" w:space="0" w:color="auto"/>
        <w:right w:val="none" w:sz="0" w:space="0" w:color="auto"/>
      </w:divBdr>
    </w:div>
    <w:div w:id="377165147">
      <w:bodyDiv w:val="1"/>
      <w:marLeft w:val="0"/>
      <w:marRight w:val="0"/>
      <w:marTop w:val="0"/>
      <w:marBottom w:val="0"/>
      <w:divBdr>
        <w:top w:val="none" w:sz="0" w:space="0" w:color="auto"/>
        <w:left w:val="none" w:sz="0" w:space="0" w:color="auto"/>
        <w:bottom w:val="none" w:sz="0" w:space="0" w:color="auto"/>
        <w:right w:val="none" w:sz="0" w:space="0" w:color="auto"/>
      </w:divBdr>
    </w:div>
    <w:div w:id="377169797">
      <w:bodyDiv w:val="1"/>
      <w:marLeft w:val="0"/>
      <w:marRight w:val="0"/>
      <w:marTop w:val="0"/>
      <w:marBottom w:val="0"/>
      <w:divBdr>
        <w:top w:val="none" w:sz="0" w:space="0" w:color="auto"/>
        <w:left w:val="none" w:sz="0" w:space="0" w:color="auto"/>
        <w:bottom w:val="none" w:sz="0" w:space="0" w:color="auto"/>
        <w:right w:val="none" w:sz="0" w:space="0" w:color="auto"/>
      </w:divBdr>
    </w:div>
    <w:div w:id="377241857">
      <w:bodyDiv w:val="1"/>
      <w:marLeft w:val="0"/>
      <w:marRight w:val="0"/>
      <w:marTop w:val="0"/>
      <w:marBottom w:val="0"/>
      <w:divBdr>
        <w:top w:val="none" w:sz="0" w:space="0" w:color="auto"/>
        <w:left w:val="none" w:sz="0" w:space="0" w:color="auto"/>
        <w:bottom w:val="none" w:sz="0" w:space="0" w:color="auto"/>
        <w:right w:val="none" w:sz="0" w:space="0" w:color="auto"/>
      </w:divBdr>
    </w:div>
    <w:div w:id="377432869">
      <w:bodyDiv w:val="1"/>
      <w:marLeft w:val="0"/>
      <w:marRight w:val="0"/>
      <w:marTop w:val="0"/>
      <w:marBottom w:val="0"/>
      <w:divBdr>
        <w:top w:val="none" w:sz="0" w:space="0" w:color="auto"/>
        <w:left w:val="none" w:sz="0" w:space="0" w:color="auto"/>
        <w:bottom w:val="none" w:sz="0" w:space="0" w:color="auto"/>
        <w:right w:val="none" w:sz="0" w:space="0" w:color="auto"/>
      </w:divBdr>
    </w:div>
    <w:div w:id="377439818">
      <w:bodyDiv w:val="1"/>
      <w:marLeft w:val="0"/>
      <w:marRight w:val="0"/>
      <w:marTop w:val="0"/>
      <w:marBottom w:val="0"/>
      <w:divBdr>
        <w:top w:val="none" w:sz="0" w:space="0" w:color="auto"/>
        <w:left w:val="none" w:sz="0" w:space="0" w:color="auto"/>
        <w:bottom w:val="none" w:sz="0" w:space="0" w:color="auto"/>
        <w:right w:val="none" w:sz="0" w:space="0" w:color="auto"/>
      </w:divBdr>
    </w:div>
    <w:div w:id="377707521">
      <w:bodyDiv w:val="1"/>
      <w:marLeft w:val="0"/>
      <w:marRight w:val="0"/>
      <w:marTop w:val="0"/>
      <w:marBottom w:val="0"/>
      <w:divBdr>
        <w:top w:val="none" w:sz="0" w:space="0" w:color="auto"/>
        <w:left w:val="none" w:sz="0" w:space="0" w:color="auto"/>
        <w:bottom w:val="none" w:sz="0" w:space="0" w:color="auto"/>
        <w:right w:val="none" w:sz="0" w:space="0" w:color="auto"/>
      </w:divBdr>
    </w:div>
    <w:div w:id="378240826">
      <w:bodyDiv w:val="1"/>
      <w:marLeft w:val="0"/>
      <w:marRight w:val="0"/>
      <w:marTop w:val="0"/>
      <w:marBottom w:val="0"/>
      <w:divBdr>
        <w:top w:val="none" w:sz="0" w:space="0" w:color="auto"/>
        <w:left w:val="none" w:sz="0" w:space="0" w:color="auto"/>
        <w:bottom w:val="none" w:sz="0" w:space="0" w:color="auto"/>
        <w:right w:val="none" w:sz="0" w:space="0" w:color="auto"/>
      </w:divBdr>
    </w:div>
    <w:div w:id="378744452">
      <w:bodyDiv w:val="1"/>
      <w:marLeft w:val="0"/>
      <w:marRight w:val="0"/>
      <w:marTop w:val="0"/>
      <w:marBottom w:val="0"/>
      <w:divBdr>
        <w:top w:val="none" w:sz="0" w:space="0" w:color="auto"/>
        <w:left w:val="none" w:sz="0" w:space="0" w:color="auto"/>
        <w:bottom w:val="none" w:sz="0" w:space="0" w:color="auto"/>
        <w:right w:val="none" w:sz="0" w:space="0" w:color="auto"/>
      </w:divBdr>
    </w:div>
    <w:div w:id="378823326">
      <w:bodyDiv w:val="1"/>
      <w:marLeft w:val="0"/>
      <w:marRight w:val="0"/>
      <w:marTop w:val="0"/>
      <w:marBottom w:val="0"/>
      <w:divBdr>
        <w:top w:val="none" w:sz="0" w:space="0" w:color="auto"/>
        <w:left w:val="none" w:sz="0" w:space="0" w:color="auto"/>
        <w:bottom w:val="none" w:sz="0" w:space="0" w:color="auto"/>
        <w:right w:val="none" w:sz="0" w:space="0" w:color="auto"/>
      </w:divBdr>
    </w:div>
    <w:div w:id="379019882">
      <w:bodyDiv w:val="1"/>
      <w:marLeft w:val="0"/>
      <w:marRight w:val="0"/>
      <w:marTop w:val="0"/>
      <w:marBottom w:val="0"/>
      <w:divBdr>
        <w:top w:val="none" w:sz="0" w:space="0" w:color="auto"/>
        <w:left w:val="none" w:sz="0" w:space="0" w:color="auto"/>
        <w:bottom w:val="none" w:sz="0" w:space="0" w:color="auto"/>
        <w:right w:val="none" w:sz="0" w:space="0" w:color="auto"/>
      </w:divBdr>
    </w:div>
    <w:div w:id="379133244">
      <w:bodyDiv w:val="1"/>
      <w:marLeft w:val="0"/>
      <w:marRight w:val="0"/>
      <w:marTop w:val="0"/>
      <w:marBottom w:val="0"/>
      <w:divBdr>
        <w:top w:val="none" w:sz="0" w:space="0" w:color="auto"/>
        <w:left w:val="none" w:sz="0" w:space="0" w:color="auto"/>
        <w:bottom w:val="none" w:sz="0" w:space="0" w:color="auto"/>
        <w:right w:val="none" w:sz="0" w:space="0" w:color="auto"/>
      </w:divBdr>
    </w:div>
    <w:div w:id="379134285">
      <w:bodyDiv w:val="1"/>
      <w:marLeft w:val="0"/>
      <w:marRight w:val="0"/>
      <w:marTop w:val="0"/>
      <w:marBottom w:val="0"/>
      <w:divBdr>
        <w:top w:val="none" w:sz="0" w:space="0" w:color="auto"/>
        <w:left w:val="none" w:sz="0" w:space="0" w:color="auto"/>
        <w:bottom w:val="none" w:sz="0" w:space="0" w:color="auto"/>
        <w:right w:val="none" w:sz="0" w:space="0" w:color="auto"/>
      </w:divBdr>
    </w:div>
    <w:div w:id="379256850">
      <w:bodyDiv w:val="1"/>
      <w:marLeft w:val="0"/>
      <w:marRight w:val="0"/>
      <w:marTop w:val="0"/>
      <w:marBottom w:val="0"/>
      <w:divBdr>
        <w:top w:val="none" w:sz="0" w:space="0" w:color="auto"/>
        <w:left w:val="none" w:sz="0" w:space="0" w:color="auto"/>
        <w:bottom w:val="none" w:sz="0" w:space="0" w:color="auto"/>
        <w:right w:val="none" w:sz="0" w:space="0" w:color="auto"/>
      </w:divBdr>
    </w:div>
    <w:div w:id="379327890">
      <w:bodyDiv w:val="1"/>
      <w:marLeft w:val="0"/>
      <w:marRight w:val="0"/>
      <w:marTop w:val="0"/>
      <w:marBottom w:val="0"/>
      <w:divBdr>
        <w:top w:val="none" w:sz="0" w:space="0" w:color="auto"/>
        <w:left w:val="none" w:sz="0" w:space="0" w:color="auto"/>
        <w:bottom w:val="none" w:sz="0" w:space="0" w:color="auto"/>
        <w:right w:val="none" w:sz="0" w:space="0" w:color="auto"/>
      </w:divBdr>
    </w:div>
    <w:div w:id="379329021">
      <w:bodyDiv w:val="1"/>
      <w:marLeft w:val="0"/>
      <w:marRight w:val="0"/>
      <w:marTop w:val="0"/>
      <w:marBottom w:val="0"/>
      <w:divBdr>
        <w:top w:val="none" w:sz="0" w:space="0" w:color="auto"/>
        <w:left w:val="none" w:sz="0" w:space="0" w:color="auto"/>
        <w:bottom w:val="none" w:sz="0" w:space="0" w:color="auto"/>
        <w:right w:val="none" w:sz="0" w:space="0" w:color="auto"/>
      </w:divBdr>
    </w:div>
    <w:div w:id="379329495">
      <w:bodyDiv w:val="1"/>
      <w:marLeft w:val="0"/>
      <w:marRight w:val="0"/>
      <w:marTop w:val="0"/>
      <w:marBottom w:val="0"/>
      <w:divBdr>
        <w:top w:val="none" w:sz="0" w:space="0" w:color="auto"/>
        <w:left w:val="none" w:sz="0" w:space="0" w:color="auto"/>
        <w:bottom w:val="none" w:sz="0" w:space="0" w:color="auto"/>
        <w:right w:val="none" w:sz="0" w:space="0" w:color="auto"/>
      </w:divBdr>
    </w:div>
    <w:div w:id="379476378">
      <w:bodyDiv w:val="1"/>
      <w:marLeft w:val="0"/>
      <w:marRight w:val="0"/>
      <w:marTop w:val="0"/>
      <w:marBottom w:val="0"/>
      <w:divBdr>
        <w:top w:val="none" w:sz="0" w:space="0" w:color="auto"/>
        <w:left w:val="none" w:sz="0" w:space="0" w:color="auto"/>
        <w:bottom w:val="none" w:sz="0" w:space="0" w:color="auto"/>
        <w:right w:val="none" w:sz="0" w:space="0" w:color="auto"/>
      </w:divBdr>
    </w:div>
    <w:div w:id="379476853">
      <w:bodyDiv w:val="1"/>
      <w:marLeft w:val="0"/>
      <w:marRight w:val="0"/>
      <w:marTop w:val="0"/>
      <w:marBottom w:val="0"/>
      <w:divBdr>
        <w:top w:val="none" w:sz="0" w:space="0" w:color="auto"/>
        <w:left w:val="none" w:sz="0" w:space="0" w:color="auto"/>
        <w:bottom w:val="none" w:sz="0" w:space="0" w:color="auto"/>
        <w:right w:val="none" w:sz="0" w:space="0" w:color="auto"/>
      </w:divBdr>
    </w:div>
    <w:div w:id="380062611">
      <w:bodyDiv w:val="1"/>
      <w:marLeft w:val="0"/>
      <w:marRight w:val="0"/>
      <w:marTop w:val="0"/>
      <w:marBottom w:val="0"/>
      <w:divBdr>
        <w:top w:val="none" w:sz="0" w:space="0" w:color="auto"/>
        <w:left w:val="none" w:sz="0" w:space="0" w:color="auto"/>
        <w:bottom w:val="none" w:sz="0" w:space="0" w:color="auto"/>
        <w:right w:val="none" w:sz="0" w:space="0" w:color="auto"/>
      </w:divBdr>
    </w:div>
    <w:div w:id="380255285">
      <w:bodyDiv w:val="1"/>
      <w:marLeft w:val="0"/>
      <w:marRight w:val="0"/>
      <w:marTop w:val="0"/>
      <w:marBottom w:val="0"/>
      <w:divBdr>
        <w:top w:val="none" w:sz="0" w:space="0" w:color="auto"/>
        <w:left w:val="none" w:sz="0" w:space="0" w:color="auto"/>
        <w:bottom w:val="none" w:sz="0" w:space="0" w:color="auto"/>
        <w:right w:val="none" w:sz="0" w:space="0" w:color="auto"/>
      </w:divBdr>
    </w:div>
    <w:div w:id="380324534">
      <w:bodyDiv w:val="1"/>
      <w:marLeft w:val="0"/>
      <w:marRight w:val="0"/>
      <w:marTop w:val="0"/>
      <w:marBottom w:val="0"/>
      <w:divBdr>
        <w:top w:val="none" w:sz="0" w:space="0" w:color="auto"/>
        <w:left w:val="none" w:sz="0" w:space="0" w:color="auto"/>
        <w:bottom w:val="none" w:sz="0" w:space="0" w:color="auto"/>
        <w:right w:val="none" w:sz="0" w:space="0" w:color="auto"/>
      </w:divBdr>
    </w:div>
    <w:div w:id="380327028">
      <w:bodyDiv w:val="1"/>
      <w:marLeft w:val="0"/>
      <w:marRight w:val="0"/>
      <w:marTop w:val="0"/>
      <w:marBottom w:val="0"/>
      <w:divBdr>
        <w:top w:val="none" w:sz="0" w:space="0" w:color="auto"/>
        <w:left w:val="none" w:sz="0" w:space="0" w:color="auto"/>
        <w:bottom w:val="none" w:sz="0" w:space="0" w:color="auto"/>
        <w:right w:val="none" w:sz="0" w:space="0" w:color="auto"/>
      </w:divBdr>
    </w:div>
    <w:div w:id="380371542">
      <w:bodyDiv w:val="1"/>
      <w:marLeft w:val="0"/>
      <w:marRight w:val="0"/>
      <w:marTop w:val="0"/>
      <w:marBottom w:val="0"/>
      <w:divBdr>
        <w:top w:val="none" w:sz="0" w:space="0" w:color="auto"/>
        <w:left w:val="none" w:sz="0" w:space="0" w:color="auto"/>
        <w:bottom w:val="none" w:sz="0" w:space="0" w:color="auto"/>
        <w:right w:val="none" w:sz="0" w:space="0" w:color="auto"/>
      </w:divBdr>
    </w:div>
    <w:div w:id="380441073">
      <w:bodyDiv w:val="1"/>
      <w:marLeft w:val="0"/>
      <w:marRight w:val="0"/>
      <w:marTop w:val="0"/>
      <w:marBottom w:val="0"/>
      <w:divBdr>
        <w:top w:val="none" w:sz="0" w:space="0" w:color="auto"/>
        <w:left w:val="none" w:sz="0" w:space="0" w:color="auto"/>
        <w:bottom w:val="none" w:sz="0" w:space="0" w:color="auto"/>
        <w:right w:val="none" w:sz="0" w:space="0" w:color="auto"/>
      </w:divBdr>
    </w:div>
    <w:div w:id="380859808">
      <w:bodyDiv w:val="1"/>
      <w:marLeft w:val="0"/>
      <w:marRight w:val="0"/>
      <w:marTop w:val="0"/>
      <w:marBottom w:val="0"/>
      <w:divBdr>
        <w:top w:val="none" w:sz="0" w:space="0" w:color="auto"/>
        <w:left w:val="none" w:sz="0" w:space="0" w:color="auto"/>
        <w:bottom w:val="none" w:sz="0" w:space="0" w:color="auto"/>
        <w:right w:val="none" w:sz="0" w:space="0" w:color="auto"/>
      </w:divBdr>
    </w:div>
    <w:div w:id="380902084">
      <w:bodyDiv w:val="1"/>
      <w:marLeft w:val="0"/>
      <w:marRight w:val="0"/>
      <w:marTop w:val="0"/>
      <w:marBottom w:val="0"/>
      <w:divBdr>
        <w:top w:val="none" w:sz="0" w:space="0" w:color="auto"/>
        <w:left w:val="none" w:sz="0" w:space="0" w:color="auto"/>
        <w:bottom w:val="none" w:sz="0" w:space="0" w:color="auto"/>
        <w:right w:val="none" w:sz="0" w:space="0" w:color="auto"/>
      </w:divBdr>
    </w:div>
    <w:div w:id="381293548">
      <w:bodyDiv w:val="1"/>
      <w:marLeft w:val="0"/>
      <w:marRight w:val="0"/>
      <w:marTop w:val="0"/>
      <w:marBottom w:val="0"/>
      <w:divBdr>
        <w:top w:val="none" w:sz="0" w:space="0" w:color="auto"/>
        <w:left w:val="none" w:sz="0" w:space="0" w:color="auto"/>
        <w:bottom w:val="none" w:sz="0" w:space="0" w:color="auto"/>
        <w:right w:val="none" w:sz="0" w:space="0" w:color="auto"/>
      </w:divBdr>
    </w:div>
    <w:div w:id="381295070">
      <w:bodyDiv w:val="1"/>
      <w:marLeft w:val="0"/>
      <w:marRight w:val="0"/>
      <w:marTop w:val="0"/>
      <w:marBottom w:val="0"/>
      <w:divBdr>
        <w:top w:val="none" w:sz="0" w:space="0" w:color="auto"/>
        <w:left w:val="none" w:sz="0" w:space="0" w:color="auto"/>
        <w:bottom w:val="none" w:sz="0" w:space="0" w:color="auto"/>
        <w:right w:val="none" w:sz="0" w:space="0" w:color="auto"/>
      </w:divBdr>
    </w:div>
    <w:div w:id="381440792">
      <w:bodyDiv w:val="1"/>
      <w:marLeft w:val="0"/>
      <w:marRight w:val="0"/>
      <w:marTop w:val="0"/>
      <w:marBottom w:val="0"/>
      <w:divBdr>
        <w:top w:val="none" w:sz="0" w:space="0" w:color="auto"/>
        <w:left w:val="none" w:sz="0" w:space="0" w:color="auto"/>
        <w:bottom w:val="none" w:sz="0" w:space="0" w:color="auto"/>
        <w:right w:val="none" w:sz="0" w:space="0" w:color="auto"/>
      </w:divBdr>
    </w:div>
    <w:div w:id="381441230">
      <w:bodyDiv w:val="1"/>
      <w:marLeft w:val="0"/>
      <w:marRight w:val="0"/>
      <w:marTop w:val="0"/>
      <w:marBottom w:val="0"/>
      <w:divBdr>
        <w:top w:val="none" w:sz="0" w:space="0" w:color="auto"/>
        <w:left w:val="none" w:sz="0" w:space="0" w:color="auto"/>
        <w:bottom w:val="none" w:sz="0" w:space="0" w:color="auto"/>
        <w:right w:val="none" w:sz="0" w:space="0" w:color="auto"/>
      </w:divBdr>
    </w:div>
    <w:div w:id="381947763">
      <w:bodyDiv w:val="1"/>
      <w:marLeft w:val="0"/>
      <w:marRight w:val="0"/>
      <w:marTop w:val="0"/>
      <w:marBottom w:val="0"/>
      <w:divBdr>
        <w:top w:val="none" w:sz="0" w:space="0" w:color="auto"/>
        <w:left w:val="none" w:sz="0" w:space="0" w:color="auto"/>
        <w:bottom w:val="none" w:sz="0" w:space="0" w:color="auto"/>
        <w:right w:val="none" w:sz="0" w:space="0" w:color="auto"/>
      </w:divBdr>
    </w:div>
    <w:div w:id="381951565">
      <w:bodyDiv w:val="1"/>
      <w:marLeft w:val="0"/>
      <w:marRight w:val="0"/>
      <w:marTop w:val="0"/>
      <w:marBottom w:val="0"/>
      <w:divBdr>
        <w:top w:val="none" w:sz="0" w:space="0" w:color="auto"/>
        <w:left w:val="none" w:sz="0" w:space="0" w:color="auto"/>
        <w:bottom w:val="none" w:sz="0" w:space="0" w:color="auto"/>
        <w:right w:val="none" w:sz="0" w:space="0" w:color="auto"/>
      </w:divBdr>
    </w:div>
    <w:div w:id="382098138">
      <w:bodyDiv w:val="1"/>
      <w:marLeft w:val="0"/>
      <w:marRight w:val="0"/>
      <w:marTop w:val="0"/>
      <w:marBottom w:val="0"/>
      <w:divBdr>
        <w:top w:val="none" w:sz="0" w:space="0" w:color="auto"/>
        <w:left w:val="none" w:sz="0" w:space="0" w:color="auto"/>
        <w:bottom w:val="none" w:sz="0" w:space="0" w:color="auto"/>
        <w:right w:val="none" w:sz="0" w:space="0" w:color="auto"/>
      </w:divBdr>
    </w:div>
    <w:div w:id="382411358">
      <w:bodyDiv w:val="1"/>
      <w:marLeft w:val="0"/>
      <w:marRight w:val="0"/>
      <w:marTop w:val="0"/>
      <w:marBottom w:val="0"/>
      <w:divBdr>
        <w:top w:val="none" w:sz="0" w:space="0" w:color="auto"/>
        <w:left w:val="none" w:sz="0" w:space="0" w:color="auto"/>
        <w:bottom w:val="none" w:sz="0" w:space="0" w:color="auto"/>
        <w:right w:val="none" w:sz="0" w:space="0" w:color="auto"/>
      </w:divBdr>
    </w:div>
    <w:div w:id="382675571">
      <w:bodyDiv w:val="1"/>
      <w:marLeft w:val="0"/>
      <w:marRight w:val="0"/>
      <w:marTop w:val="0"/>
      <w:marBottom w:val="0"/>
      <w:divBdr>
        <w:top w:val="none" w:sz="0" w:space="0" w:color="auto"/>
        <w:left w:val="none" w:sz="0" w:space="0" w:color="auto"/>
        <w:bottom w:val="none" w:sz="0" w:space="0" w:color="auto"/>
        <w:right w:val="none" w:sz="0" w:space="0" w:color="auto"/>
      </w:divBdr>
    </w:div>
    <w:div w:id="382826670">
      <w:bodyDiv w:val="1"/>
      <w:marLeft w:val="0"/>
      <w:marRight w:val="0"/>
      <w:marTop w:val="0"/>
      <w:marBottom w:val="0"/>
      <w:divBdr>
        <w:top w:val="none" w:sz="0" w:space="0" w:color="auto"/>
        <w:left w:val="none" w:sz="0" w:space="0" w:color="auto"/>
        <w:bottom w:val="none" w:sz="0" w:space="0" w:color="auto"/>
        <w:right w:val="none" w:sz="0" w:space="0" w:color="auto"/>
      </w:divBdr>
    </w:div>
    <w:div w:id="382949726">
      <w:bodyDiv w:val="1"/>
      <w:marLeft w:val="0"/>
      <w:marRight w:val="0"/>
      <w:marTop w:val="0"/>
      <w:marBottom w:val="0"/>
      <w:divBdr>
        <w:top w:val="none" w:sz="0" w:space="0" w:color="auto"/>
        <w:left w:val="none" w:sz="0" w:space="0" w:color="auto"/>
        <w:bottom w:val="none" w:sz="0" w:space="0" w:color="auto"/>
        <w:right w:val="none" w:sz="0" w:space="0" w:color="auto"/>
      </w:divBdr>
    </w:div>
    <w:div w:id="383022088">
      <w:bodyDiv w:val="1"/>
      <w:marLeft w:val="0"/>
      <w:marRight w:val="0"/>
      <w:marTop w:val="0"/>
      <w:marBottom w:val="0"/>
      <w:divBdr>
        <w:top w:val="none" w:sz="0" w:space="0" w:color="auto"/>
        <w:left w:val="none" w:sz="0" w:space="0" w:color="auto"/>
        <w:bottom w:val="none" w:sz="0" w:space="0" w:color="auto"/>
        <w:right w:val="none" w:sz="0" w:space="0" w:color="auto"/>
      </w:divBdr>
    </w:div>
    <w:div w:id="383142716">
      <w:bodyDiv w:val="1"/>
      <w:marLeft w:val="0"/>
      <w:marRight w:val="0"/>
      <w:marTop w:val="0"/>
      <w:marBottom w:val="0"/>
      <w:divBdr>
        <w:top w:val="none" w:sz="0" w:space="0" w:color="auto"/>
        <w:left w:val="none" w:sz="0" w:space="0" w:color="auto"/>
        <w:bottom w:val="none" w:sz="0" w:space="0" w:color="auto"/>
        <w:right w:val="none" w:sz="0" w:space="0" w:color="auto"/>
      </w:divBdr>
    </w:div>
    <w:div w:id="383329706">
      <w:bodyDiv w:val="1"/>
      <w:marLeft w:val="0"/>
      <w:marRight w:val="0"/>
      <w:marTop w:val="0"/>
      <w:marBottom w:val="0"/>
      <w:divBdr>
        <w:top w:val="none" w:sz="0" w:space="0" w:color="auto"/>
        <w:left w:val="none" w:sz="0" w:space="0" w:color="auto"/>
        <w:bottom w:val="none" w:sz="0" w:space="0" w:color="auto"/>
        <w:right w:val="none" w:sz="0" w:space="0" w:color="auto"/>
      </w:divBdr>
    </w:div>
    <w:div w:id="383336055">
      <w:bodyDiv w:val="1"/>
      <w:marLeft w:val="0"/>
      <w:marRight w:val="0"/>
      <w:marTop w:val="0"/>
      <w:marBottom w:val="0"/>
      <w:divBdr>
        <w:top w:val="none" w:sz="0" w:space="0" w:color="auto"/>
        <w:left w:val="none" w:sz="0" w:space="0" w:color="auto"/>
        <w:bottom w:val="none" w:sz="0" w:space="0" w:color="auto"/>
        <w:right w:val="none" w:sz="0" w:space="0" w:color="auto"/>
      </w:divBdr>
    </w:div>
    <w:div w:id="384060765">
      <w:bodyDiv w:val="1"/>
      <w:marLeft w:val="0"/>
      <w:marRight w:val="0"/>
      <w:marTop w:val="0"/>
      <w:marBottom w:val="0"/>
      <w:divBdr>
        <w:top w:val="none" w:sz="0" w:space="0" w:color="auto"/>
        <w:left w:val="none" w:sz="0" w:space="0" w:color="auto"/>
        <w:bottom w:val="none" w:sz="0" w:space="0" w:color="auto"/>
        <w:right w:val="none" w:sz="0" w:space="0" w:color="auto"/>
      </w:divBdr>
    </w:div>
    <w:div w:id="384062629">
      <w:bodyDiv w:val="1"/>
      <w:marLeft w:val="0"/>
      <w:marRight w:val="0"/>
      <w:marTop w:val="0"/>
      <w:marBottom w:val="0"/>
      <w:divBdr>
        <w:top w:val="none" w:sz="0" w:space="0" w:color="auto"/>
        <w:left w:val="none" w:sz="0" w:space="0" w:color="auto"/>
        <w:bottom w:val="none" w:sz="0" w:space="0" w:color="auto"/>
        <w:right w:val="none" w:sz="0" w:space="0" w:color="auto"/>
      </w:divBdr>
    </w:div>
    <w:div w:id="384181448">
      <w:bodyDiv w:val="1"/>
      <w:marLeft w:val="0"/>
      <w:marRight w:val="0"/>
      <w:marTop w:val="0"/>
      <w:marBottom w:val="0"/>
      <w:divBdr>
        <w:top w:val="none" w:sz="0" w:space="0" w:color="auto"/>
        <w:left w:val="none" w:sz="0" w:space="0" w:color="auto"/>
        <w:bottom w:val="none" w:sz="0" w:space="0" w:color="auto"/>
        <w:right w:val="none" w:sz="0" w:space="0" w:color="auto"/>
      </w:divBdr>
    </w:div>
    <w:div w:id="384183128">
      <w:bodyDiv w:val="1"/>
      <w:marLeft w:val="0"/>
      <w:marRight w:val="0"/>
      <w:marTop w:val="0"/>
      <w:marBottom w:val="0"/>
      <w:divBdr>
        <w:top w:val="none" w:sz="0" w:space="0" w:color="auto"/>
        <w:left w:val="none" w:sz="0" w:space="0" w:color="auto"/>
        <w:bottom w:val="none" w:sz="0" w:space="0" w:color="auto"/>
        <w:right w:val="none" w:sz="0" w:space="0" w:color="auto"/>
      </w:divBdr>
    </w:div>
    <w:div w:id="384259692">
      <w:bodyDiv w:val="1"/>
      <w:marLeft w:val="0"/>
      <w:marRight w:val="0"/>
      <w:marTop w:val="0"/>
      <w:marBottom w:val="0"/>
      <w:divBdr>
        <w:top w:val="none" w:sz="0" w:space="0" w:color="auto"/>
        <w:left w:val="none" w:sz="0" w:space="0" w:color="auto"/>
        <w:bottom w:val="none" w:sz="0" w:space="0" w:color="auto"/>
        <w:right w:val="none" w:sz="0" w:space="0" w:color="auto"/>
      </w:divBdr>
    </w:div>
    <w:div w:id="384331445">
      <w:bodyDiv w:val="1"/>
      <w:marLeft w:val="0"/>
      <w:marRight w:val="0"/>
      <w:marTop w:val="0"/>
      <w:marBottom w:val="0"/>
      <w:divBdr>
        <w:top w:val="none" w:sz="0" w:space="0" w:color="auto"/>
        <w:left w:val="none" w:sz="0" w:space="0" w:color="auto"/>
        <w:bottom w:val="none" w:sz="0" w:space="0" w:color="auto"/>
        <w:right w:val="none" w:sz="0" w:space="0" w:color="auto"/>
      </w:divBdr>
    </w:div>
    <w:div w:id="384717337">
      <w:bodyDiv w:val="1"/>
      <w:marLeft w:val="0"/>
      <w:marRight w:val="0"/>
      <w:marTop w:val="0"/>
      <w:marBottom w:val="0"/>
      <w:divBdr>
        <w:top w:val="none" w:sz="0" w:space="0" w:color="auto"/>
        <w:left w:val="none" w:sz="0" w:space="0" w:color="auto"/>
        <w:bottom w:val="none" w:sz="0" w:space="0" w:color="auto"/>
        <w:right w:val="none" w:sz="0" w:space="0" w:color="auto"/>
      </w:divBdr>
    </w:div>
    <w:div w:id="384908689">
      <w:bodyDiv w:val="1"/>
      <w:marLeft w:val="0"/>
      <w:marRight w:val="0"/>
      <w:marTop w:val="0"/>
      <w:marBottom w:val="0"/>
      <w:divBdr>
        <w:top w:val="none" w:sz="0" w:space="0" w:color="auto"/>
        <w:left w:val="none" w:sz="0" w:space="0" w:color="auto"/>
        <w:bottom w:val="none" w:sz="0" w:space="0" w:color="auto"/>
        <w:right w:val="none" w:sz="0" w:space="0" w:color="auto"/>
      </w:divBdr>
    </w:div>
    <w:div w:id="384912583">
      <w:bodyDiv w:val="1"/>
      <w:marLeft w:val="0"/>
      <w:marRight w:val="0"/>
      <w:marTop w:val="0"/>
      <w:marBottom w:val="0"/>
      <w:divBdr>
        <w:top w:val="none" w:sz="0" w:space="0" w:color="auto"/>
        <w:left w:val="none" w:sz="0" w:space="0" w:color="auto"/>
        <w:bottom w:val="none" w:sz="0" w:space="0" w:color="auto"/>
        <w:right w:val="none" w:sz="0" w:space="0" w:color="auto"/>
      </w:divBdr>
    </w:div>
    <w:div w:id="384915654">
      <w:bodyDiv w:val="1"/>
      <w:marLeft w:val="0"/>
      <w:marRight w:val="0"/>
      <w:marTop w:val="0"/>
      <w:marBottom w:val="0"/>
      <w:divBdr>
        <w:top w:val="none" w:sz="0" w:space="0" w:color="auto"/>
        <w:left w:val="none" w:sz="0" w:space="0" w:color="auto"/>
        <w:bottom w:val="none" w:sz="0" w:space="0" w:color="auto"/>
        <w:right w:val="none" w:sz="0" w:space="0" w:color="auto"/>
      </w:divBdr>
    </w:div>
    <w:div w:id="384988180">
      <w:bodyDiv w:val="1"/>
      <w:marLeft w:val="0"/>
      <w:marRight w:val="0"/>
      <w:marTop w:val="0"/>
      <w:marBottom w:val="0"/>
      <w:divBdr>
        <w:top w:val="none" w:sz="0" w:space="0" w:color="auto"/>
        <w:left w:val="none" w:sz="0" w:space="0" w:color="auto"/>
        <w:bottom w:val="none" w:sz="0" w:space="0" w:color="auto"/>
        <w:right w:val="none" w:sz="0" w:space="0" w:color="auto"/>
      </w:divBdr>
    </w:div>
    <w:div w:id="385103570">
      <w:bodyDiv w:val="1"/>
      <w:marLeft w:val="0"/>
      <w:marRight w:val="0"/>
      <w:marTop w:val="0"/>
      <w:marBottom w:val="0"/>
      <w:divBdr>
        <w:top w:val="none" w:sz="0" w:space="0" w:color="auto"/>
        <w:left w:val="none" w:sz="0" w:space="0" w:color="auto"/>
        <w:bottom w:val="none" w:sz="0" w:space="0" w:color="auto"/>
        <w:right w:val="none" w:sz="0" w:space="0" w:color="auto"/>
      </w:divBdr>
    </w:div>
    <w:div w:id="385447323">
      <w:bodyDiv w:val="1"/>
      <w:marLeft w:val="0"/>
      <w:marRight w:val="0"/>
      <w:marTop w:val="0"/>
      <w:marBottom w:val="0"/>
      <w:divBdr>
        <w:top w:val="none" w:sz="0" w:space="0" w:color="auto"/>
        <w:left w:val="none" w:sz="0" w:space="0" w:color="auto"/>
        <w:bottom w:val="none" w:sz="0" w:space="0" w:color="auto"/>
        <w:right w:val="none" w:sz="0" w:space="0" w:color="auto"/>
      </w:divBdr>
    </w:div>
    <w:div w:id="385489421">
      <w:bodyDiv w:val="1"/>
      <w:marLeft w:val="0"/>
      <w:marRight w:val="0"/>
      <w:marTop w:val="0"/>
      <w:marBottom w:val="0"/>
      <w:divBdr>
        <w:top w:val="none" w:sz="0" w:space="0" w:color="auto"/>
        <w:left w:val="none" w:sz="0" w:space="0" w:color="auto"/>
        <w:bottom w:val="none" w:sz="0" w:space="0" w:color="auto"/>
        <w:right w:val="none" w:sz="0" w:space="0" w:color="auto"/>
      </w:divBdr>
    </w:div>
    <w:div w:id="385570038">
      <w:bodyDiv w:val="1"/>
      <w:marLeft w:val="0"/>
      <w:marRight w:val="0"/>
      <w:marTop w:val="0"/>
      <w:marBottom w:val="0"/>
      <w:divBdr>
        <w:top w:val="none" w:sz="0" w:space="0" w:color="auto"/>
        <w:left w:val="none" w:sz="0" w:space="0" w:color="auto"/>
        <w:bottom w:val="none" w:sz="0" w:space="0" w:color="auto"/>
        <w:right w:val="none" w:sz="0" w:space="0" w:color="auto"/>
      </w:divBdr>
    </w:div>
    <w:div w:id="386102155">
      <w:bodyDiv w:val="1"/>
      <w:marLeft w:val="0"/>
      <w:marRight w:val="0"/>
      <w:marTop w:val="0"/>
      <w:marBottom w:val="0"/>
      <w:divBdr>
        <w:top w:val="none" w:sz="0" w:space="0" w:color="auto"/>
        <w:left w:val="none" w:sz="0" w:space="0" w:color="auto"/>
        <w:bottom w:val="none" w:sz="0" w:space="0" w:color="auto"/>
        <w:right w:val="none" w:sz="0" w:space="0" w:color="auto"/>
      </w:divBdr>
    </w:div>
    <w:div w:id="386104530">
      <w:bodyDiv w:val="1"/>
      <w:marLeft w:val="0"/>
      <w:marRight w:val="0"/>
      <w:marTop w:val="0"/>
      <w:marBottom w:val="0"/>
      <w:divBdr>
        <w:top w:val="none" w:sz="0" w:space="0" w:color="auto"/>
        <w:left w:val="none" w:sz="0" w:space="0" w:color="auto"/>
        <w:bottom w:val="none" w:sz="0" w:space="0" w:color="auto"/>
        <w:right w:val="none" w:sz="0" w:space="0" w:color="auto"/>
      </w:divBdr>
    </w:div>
    <w:div w:id="386227423">
      <w:bodyDiv w:val="1"/>
      <w:marLeft w:val="0"/>
      <w:marRight w:val="0"/>
      <w:marTop w:val="0"/>
      <w:marBottom w:val="0"/>
      <w:divBdr>
        <w:top w:val="none" w:sz="0" w:space="0" w:color="auto"/>
        <w:left w:val="none" w:sz="0" w:space="0" w:color="auto"/>
        <w:bottom w:val="none" w:sz="0" w:space="0" w:color="auto"/>
        <w:right w:val="none" w:sz="0" w:space="0" w:color="auto"/>
      </w:divBdr>
    </w:div>
    <w:div w:id="386414752">
      <w:bodyDiv w:val="1"/>
      <w:marLeft w:val="0"/>
      <w:marRight w:val="0"/>
      <w:marTop w:val="0"/>
      <w:marBottom w:val="0"/>
      <w:divBdr>
        <w:top w:val="none" w:sz="0" w:space="0" w:color="auto"/>
        <w:left w:val="none" w:sz="0" w:space="0" w:color="auto"/>
        <w:bottom w:val="none" w:sz="0" w:space="0" w:color="auto"/>
        <w:right w:val="none" w:sz="0" w:space="0" w:color="auto"/>
      </w:divBdr>
    </w:div>
    <w:div w:id="386420541">
      <w:bodyDiv w:val="1"/>
      <w:marLeft w:val="0"/>
      <w:marRight w:val="0"/>
      <w:marTop w:val="0"/>
      <w:marBottom w:val="0"/>
      <w:divBdr>
        <w:top w:val="none" w:sz="0" w:space="0" w:color="auto"/>
        <w:left w:val="none" w:sz="0" w:space="0" w:color="auto"/>
        <w:bottom w:val="none" w:sz="0" w:space="0" w:color="auto"/>
        <w:right w:val="none" w:sz="0" w:space="0" w:color="auto"/>
      </w:divBdr>
    </w:div>
    <w:div w:id="386420622">
      <w:bodyDiv w:val="1"/>
      <w:marLeft w:val="0"/>
      <w:marRight w:val="0"/>
      <w:marTop w:val="0"/>
      <w:marBottom w:val="0"/>
      <w:divBdr>
        <w:top w:val="none" w:sz="0" w:space="0" w:color="auto"/>
        <w:left w:val="none" w:sz="0" w:space="0" w:color="auto"/>
        <w:bottom w:val="none" w:sz="0" w:space="0" w:color="auto"/>
        <w:right w:val="none" w:sz="0" w:space="0" w:color="auto"/>
      </w:divBdr>
    </w:div>
    <w:div w:id="386682427">
      <w:bodyDiv w:val="1"/>
      <w:marLeft w:val="0"/>
      <w:marRight w:val="0"/>
      <w:marTop w:val="0"/>
      <w:marBottom w:val="0"/>
      <w:divBdr>
        <w:top w:val="none" w:sz="0" w:space="0" w:color="auto"/>
        <w:left w:val="none" w:sz="0" w:space="0" w:color="auto"/>
        <w:bottom w:val="none" w:sz="0" w:space="0" w:color="auto"/>
        <w:right w:val="none" w:sz="0" w:space="0" w:color="auto"/>
      </w:divBdr>
    </w:div>
    <w:div w:id="386805746">
      <w:bodyDiv w:val="1"/>
      <w:marLeft w:val="0"/>
      <w:marRight w:val="0"/>
      <w:marTop w:val="0"/>
      <w:marBottom w:val="0"/>
      <w:divBdr>
        <w:top w:val="none" w:sz="0" w:space="0" w:color="auto"/>
        <w:left w:val="none" w:sz="0" w:space="0" w:color="auto"/>
        <w:bottom w:val="none" w:sz="0" w:space="0" w:color="auto"/>
        <w:right w:val="none" w:sz="0" w:space="0" w:color="auto"/>
      </w:divBdr>
    </w:div>
    <w:div w:id="386950904">
      <w:bodyDiv w:val="1"/>
      <w:marLeft w:val="0"/>
      <w:marRight w:val="0"/>
      <w:marTop w:val="0"/>
      <w:marBottom w:val="0"/>
      <w:divBdr>
        <w:top w:val="none" w:sz="0" w:space="0" w:color="auto"/>
        <w:left w:val="none" w:sz="0" w:space="0" w:color="auto"/>
        <w:bottom w:val="none" w:sz="0" w:space="0" w:color="auto"/>
        <w:right w:val="none" w:sz="0" w:space="0" w:color="auto"/>
      </w:divBdr>
    </w:div>
    <w:div w:id="386994289">
      <w:bodyDiv w:val="1"/>
      <w:marLeft w:val="0"/>
      <w:marRight w:val="0"/>
      <w:marTop w:val="0"/>
      <w:marBottom w:val="0"/>
      <w:divBdr>
        <w:top w:val="none" w:sz="0" w:space="0" w:color="auto"/>
        <w:left w:val="none" w:sz="0" w:space="0" w:color="auto"/>
        <w:bottom w:val="none" w:sz="0" w:space="0" w:color="auto"/>
        <w:right w:val="none" w:sz="0" w:space="0" w:color="auto"/>
      </w:divBdr>
    </w:div>
    <w:div w:id="387267931">
      <w:bodyDiv w:val="1"/>
      <w:marLeft w:val="0"/>
      <w:marRight w:val="0"/>
      <w:marTop w:val="0"/>
      <w:marBottom w:val="0"/>
      <w:divBdr>
        <w:top w:val="none" w:sz="0" w:space="0" w:color="auto"/>
        <w:left w:val="none" w:sz="0" w:space="0" w:color="auto"/>
        <w:bottom w:val="none" w:sz="0" w:space="0" w:color="auto"/>
        <w:right w:val="none" w:sz="0" w:space="0" w:color="auto"/>
      </w:divBdr>
    </w:div>
    <w:div w:id="387726968">
      <w:bodyDiv w:val="1"/>
      <w:marLeft w:val="0"/>
      <w:marRight w:val="0"/>
      <w:marTop w:val="0"/>
      <w:marBottom w:val="0"/>
      <w:divBdr>
        <w:top w:val="none" w:sz="0" w:space="0" w:color="auto"/>
        <w:left w:val="none" w:sz="0" w:space="0" w:color="auto"/>
        <w:bottom w:val="none" w:sz="0" w:space="0" w:color="auto"/>
        <w:right w:val="none" w:sz="0" w:space="0" w:color="auto"/>
      </w:divBdr>
    </w:div>
    <w:div w:id="387799510">
      <w:bodyDiv w:val="1"/>
      <w:marLeft w:val="0"/>
      <w:marRight w:val="0"/>
      <w:marTop w:val="0"/>
      <w:marBottom w:val="0"/>
      <w:divBdr>
        <w:top w:val="none" w:sz="0" w:space="0" w:color="auto"/>
        <w:left w:val="none" w:sz="0" w:space="0" w:color="auto"/>
        <w:bottom w:val="none" w:sz="0" w:space="0" w:color="auto"/>
        <w:right w:val="none" w:sz="0" w:space="0" w:color="auto"/>
      </w:divBdr>
    </w:div>
    <w:div w:id="387850214">
      <w:bodyDiv w:val="1"/>
      <w:marLeft w:val="0"/>
      <w:marRight w:val="0"/>
      <w:marTop w:val="0"/>
      <w:marBottom w:val="0"/>
      <w:divBdr>
        <w:top w:val="none" w:sz="0" w:space="0" w:color="auto"/>
        <w:left w:val="none" w:sz="0" w:space="0" w:color="auto"/>
        <w:bottom w:val="none" w:sz="0" w:space="0" w:color="auto"/>
        <w:right w:val="none" w:sz="0" w:space="0" w:color="auto"/>
      </w:divBdr>
    </w:div>
    <w:div w:id="388115371">
      <w:bodyDiv w:val="1"/>
      <w:marLeft w:val="0"/>
      <w:marRight w:val="0"/>
      <w:marTop w:val="0"/>
      <w:marBottom w:val="0"/>
      <w:divBdr>
        <w:top w:val="none" w:sz="0" w:space="0" w:color="auto"/>
        <w:left w:val="none" w:sz="0" w:space="0" w:color="auto"/>
        <w:bottom w:val="none" w:sz="0" w:space="0" w:color="auto"/>
        <w:right w:val="none" w:sz="0" w:space="0" w:color="auto"/>
      </w:divBdr>
    </w:div>
    <w:div w:id="388262330">
      <w:bodyDiv w:val="1"/>
      <w:marLeft w:val="0"/>
      <w:marRight w:val="0"/>
      <w:marTop w:val="0"/>
      <w:marBottom w:val="0"/>
      <w:divBdr>
        <w:top w:val="none" w:sz="0" w:space="0" w:color="auto"/>
        <w:left w:val="none" w:sz="0" w:space="0" w:color="auto"/>
        <w:bottom w:val="none" w:sz="0" w:space="0" w:color="auto"/>
        <w:right w:val="none" w:sz="0" w:space="0" w:color="auto"/>
      </w:divBdr>
    </w:div>
    <w:div w:id="388381761">
      <w:bodyDiv w:val="1"/>
      <w:marLeft w:val="0"/>
      <w:marRight w:val="0"/>
      <w:marTop w:val="0"/>
      <w:marBottom w:val="0"/>
      <w:divBdr>
        <w:top w:val="none" w:sz="0" w:space="0" w:color="auto"/>
        <w:left w:val="none" w:sz="0" w:space="0" w:color="auto"/>
        <w:bottom w:val="none" w:sz="0" w:space="0" w:color="auto"/>
        <w:right w:val="none" w:sz="0" w:space="0" w:color="auto"/>
      </w:divBdr>
    </w:div>
    <w:div w:id="388386574">
      <w:bodyDiv w:val="1"/>
      <w:marLeft w:val="0"/>
      <w:marRight w:val="0"/>
      <w:marTop w:val="0"/>
      <w:marBottom w:val="0"/>
      <w:divBdr>
        <w:top w:val="none" w:sz="0" w:space="0" w:color="auto"/>
        <w:left w:val="none" w:sz="0" w:space="0" w:color="auto"/>
        <w:bottom w:val="none" w:sz="0" w:space="0" w:color="auto"/>
        <w:right w:val="none" w:sz="0" w:space="0" w:color="auto"/>
      </w:divBdr>
    </w:div>
    <w:div w:id="388529400">
      <w:bodyDiv w:val="1"/>
      <w:marLeft w:val="0"/>
      <w:marRight w:val="0"/>
      <w:marTop w:val="0"/>
      <w:marBottom w:val="0"/>
      <w:divBdr>
        <w:top w:val="none" w:sz="0" w:space="0" w:color="auto"/>
        <w:left w:val="none" w:sz="0" w:space="0" w:color="auto"/>
        <w:bottom w:val="none" w:sz="0" w:space="0" w:color="auto"/>
        <w:right w:val="none" w:sz="0" w:space="0" w:color="auto"/>
      </w:divBdr>
    </w:div>
    <w:div w:id="388844179">
      <w:bodyDiv w:val="1"/>
      <w:marLeft w:val="0"/>
      <w:marRight w:val="0"/>
      <w:marTop w:val="0"/>
      <w:marBottom w:val="0"/>
      <w:divBdr>
        <w:top w:val="none" w:sz="0" w:space="0" w:color="auto"/>
        <w:left w:val="none" w:sz="0" w:space="0" w:color="auto"/>
        <w:bottom w:val="none" w:sz="0" w:space="0" w:color="auto"/>
        <w:right w:val="none" w:sz="0" w:space="0" w:color="auto"/>
      </w:divBdr>
    </w:div>
    <w:div w:id="389037197">
      <w:bodyDiv w:val="1"/>
      <w:marLeft w:val="0"/>
      <w:marRight w:val="0"/>
      <w:marTop w:val="0"/>
      <w:marBottom w:val="0"/>
      <w:divBdr>
        <w:top w:val="none" w:sz="0" w:space="0" w:color="auto"/>
        <w:left w:val="none" w:sz="0" w:space="0" w:color="auto"/>
        <w:bottom w:val="none" w:sz="0" w:space="0" w:color="auto"/>
        <w:right w:val="none" w:sz="0" w:space="0" w:color="auto"/>
      </w:divBdr>
    </w:div>
    <w:div w:id="389113903">
      <w:bodyDiv w:val="1"/>
      <w:marLeft w:val="0"/>
      <w:marRight w:val="0"/>
      <w:marTop w:val="0"/>
      <w:marBottom w:val="0"/>
      <w:divBdr>
        <w:top w:val="none" w:sz="0" w:space="0" w:color="auto"/>
        <w:left w:val="none" w:sz="0" w:space="0" w:color="auto"/>
        <w:bottom w:val="none" w:sz="0" w:space="0" w:color="auto"/>
        <w:right w:val="none" w:sz="0" w:space="0" w:color="auto"/>
      </w:divBdr>
    </w:div>
    <w:div w:id="389498660">
      <w:bodyDiv w:val="1"/>
      <w:marLeft w:val="0"/>
      <w:marRight w:val="0"/>
      <w:marTop w:val="0"/>
      <w:marBottom w:val="0"/>
      <w:divBdr>
        <w:top w:val="none" w:sz="0" w:space="0" w:color="auto"/>
        <w:left w:val="none" w:sz="0" w:space="0" w:color="auto"/>
        <w:bottom w:val="none" w:sz="0" w:space="0" w:color="auto"/>
        <w:right w:val="none" w:sz="0" w:space="0" w:color="auto"/>
      </w:divBdr>
    </w:div>
    <w:div w:id="389697428">
      <w:bodyDiv w:val="1"/>
      <w:marLeft w:val="0"/>
      <w:marRight w:val="0"/>
      <w:marTop w:val="0"/>
      <w:marBottom w:val="0"/>
      <w:divBdr>
        <w:top w:val="none" w:sz="0" w:space="0" w:color="auto"/>
        <w:left w:val="none" w:sz="0" w:space="0" w:color="auto"/>
        <w:bottom w:val="none" w:sz="0" w:space="0" w:color="auto"/>
        <w:right w:val="none" w:sz="0" w:space="0" w:color="auto"/>
      </w:divBdr>
    </w:div>
    <w:div w:id="389885659">
      <w:bodyDiv w:val="1"/>
      <w:marLeft w:val="0"/>
      <w:marRight w:val="0"/>
      <w:marTop w:val="0"/>
      <w:marBottom w:val="0"/>
      <w:divBdr>
        <w:top w:val="none" w:sz="0" w:space="0" w:color="auto"/>
        <w:left w:val="none" w:sz="0" w:space="0" w:color="auto"/>
        <w:bottom w:val="none" w:sz="0" w:space="0" w:color="auto"/>
        <w:right w:val="none" w:sz="0" w:space="0" w:color="auto"/>
      </w:divBdr>
    </w:div>
    <w:div w:id="389966328">
      <w:bodyDiv w:val="1"/>
      <w:marLeft w:val="0"/>
      <w:marRight w:val="0"/>
      <w:marTop w:val="0"/>
      <w:marBottom w:val="0"/>
      <w:divBdr>
        <w:top w:val="none" w:sz="0" w:space="0" w:color="auto"/>
        <w:left w:val="none" w:sz="0" w:space="0" w:color="auto"/>
        <w:bottom w:val="none" w:sz="0" w:space="0" w:color="auto"/>
        <w:right w:val="none" w:sz="0" w:space="0" w:color="auto"/>
      </w:divBdr>
    </w:div>
    <w:div w:id="390008482">
      <w:bodyDiv w:val="1"/>
      <w:marLeft w:val="0"/>
      <w:marRight w:val="0"/>
      <w:marTop w:val="0"/>
      <w:marBottom w:val="0"/>
      <w:divBdr>
        <w:top w:val="none" w:sz="0" w:space="0" w:color="auto"/>
        <w:left w:val="none" w:sz="0" w:space="0" w:color="auto"/>
        <w:bottom w:val="none" w:sz="0" w:space="0" w:color="auto"/>
        <w:right w:val="none" w:sz="0" w:space="0" w:color="auto"/>
      </w:divBdr>
    </w:div>
    <w:div w:id="390036853">
      <w:bodyDiv w:val="1"/>
      <w:marLeft w:val="0"/>
      <w:marRight w:val="0"/>
      <w:marTop w:val="0"/>
      <w:marBottom w:val="0"/>
      <w:divBdr>
        <w:top w:val="none" w:sz="0" w:space="0" w:color="auto"/>
        <w:left w:val="none" w:sz="0" w:space="0" w:color="auto"/>
        <w:bottom w:val="none" w:sz="0" w:space="0" w:color="auto"/>
        <w:right w:val="none" w:sz="0" w:space="0" w:color="auto"/>
      </w:divBdr>
    </w:div>
    <w:div w:id="390152393">
      <w:bodyDiv w:val="1"/>
      <w:marLeft w:val="0"/>
      <w:marRight w:val="0"/>
      <w:marTop w:val="0"/>
      <w:marBottom w:val="0"/>
      <w:divBdr>
        <w:top w:val="none" w:sz="0" w:space="0" w:color="auto"/>
        <w:left w:val="none" w:sz="0" w:space="0" w:color="auto"/>
        <w:bottom w:val="none" w:sz="0" w:space="0" w:color="auto"/>
        <w:right w:val="none" w:sz="0" w:space="0" w:color="auto"/>
      </w:divBdr>
    </w:div>
    <w:div w:id="390736028">
      <w:bodyDiv w:val="1"/>
      <w:marLeft w:val="0"/>
      <w:marRight w:val="0"/>
      <w:marTop w:val="0"/>
      <w:marBottom w:val="0"/>
      <w:divBdr>
        <w:top w:val="none" w:sz="0" w:space="0" w:color="auto"/>
        <w:left w:val="none" w:sz="0" w:space="0" w:color="auto"/>
        <w:bottom w:val="none" w:sz="0" w:space="0" w:color="auto"/>
        <w:right w:val="none" w:sz="0" w:space="0" w:color="auto"/>
      </w:divBdr>
    </w:div>
    <w:div w:id="390736295">
      <w:bodyDiv w:val="1"/>
      <w:marLeft w:val="0"/>
      <w:marRight w:val="0"/>
      <w:marTop w:val="0"/>
      <w:marBottom w:val="0"/>
      <w:divBdr>
        <w:top w:val="none" w:sz="0" w:space="0" w:color="auto"/>
        <w:left w:val="none" w:sz="0" w:space="0" w:color="auto"/>
        <w:bottom w:val="none" w:sz="0" w:space="0" w:color="auto"/>
        <w:right w:val="none" w:sz="0" w:space="0" w:color="auto"/>
      </w:divBdr>
    </w:div>
    <w:div w:id="390738753">
      <w:bodyDiv w:val="1"/>
      <w:marLeft w:val="0"/>
      <w:marRight w:val="0"/>
      <w:marTop w:val="0"/>
      <w:marBottom w:val="0"/>
      <w:divBdr>
        <w:top w:val="none" w:sz="0" w:space="0" w:color="auto"/>
        <w:left w:val="none" w:sz="0" w:space="0" w:color="auto"/>
        <w:bottom w:val="none" w:sz="0" w:space="0" w:color="auto"/>
        <w:right w:val="none" w:sz="0" w:space="0" w:color="auto"/>
      </w:divBdr>
    </w:div>
    <w:div w:id="391003473">
      <w:bodyDiv w:val="1"/>
      <w:marLeft w:val="0"/>
      <w:marRight w:val="0"/>
      <w:marTop w:val="0"/>
      <w:marBottom w:val="0"/>
      <w:divBdr>
        <w:top w:val="none" w:sz="0" w:space="0" w:color="auto"/>
        <w:left w:val="none" w:sz="0" w:space="0" w:color="auto"/>
        <w:bottom w:val="none" w:sz="0" w:space="0" w:color="auto"/>
        <w:right w:val="none" w:sz="0" w:space="0" w:color="auto"/>
      </w:divBdr>
    </w:div>
    <w:div w:id="391007675">
      <w:bodyDiv w:val="1"/>
      <w:marLeft w:val="0"/>
      <w:marRight w:val="0"/>
      <w:marTop w:val="0"/>
      <w:marBottom w:val="0"/>
      <w:divBdr>
        <w:top w:val="none" w:sz="0" w:space="0" w:color="auto"/>
        <w:left w:val="none" w:sz="0" w:space="0" w:color="auto"/>
        <w:bottom w:val="none" w:sz="0" w:space="0" w:color="auto"/>
        <w:right w:val="none" w:sz="0" w:space="0" w:color="auto"/>
      </w:divBdr>
    </w:div>
    <w:div w:id="391317295">
      <w:bodyDiv w:val="1"/>
      <w:marLeft w:val="0"/>
      <w:marRight w:val="0"/>
      <w:marTop w:val="0"/>
      <w:marBottom w:val="0"/>
      <w:divBdr>
        <w:top w:val="none" w:sz="0" w:space="0" w:color="auto"/>
        <w:left w:val="none" w:sz="0" w:space="0" w:color="auto"/>
        <w:bottom w:val="none" w:sz="0" w:space="0" w:color="auto"/>
        <w:right w:val="none" w:sz="0" w:space="0" w:color="auto"/>
      </w:divBdr>
    </w:div>
    <w:div w:id="391345025">
      <w:bodyDiv w:val="1"/>
      <w:marLeft w:val="0"/>
      <w:marRight w:val="0"/>
      <w:marTop w:val="0"/>
      <w:marBottom w:val="0"/>
      <w:divBdr>
        <w:top w:val="none" w:sz="0" w:space="0" w:color="auto"/>
        <w:left w:val="none" w:sz="0" w:space="0" w:color="auto"/>
        <w:bottom w:val="none" w:sz="0" w:space="0" w:color="auto"/>
        <w:right w:val="none" w:sz="0" w:space="0" w:color="auto"/>
      </w:divBdr>
    </w:div>
    <w:div w:id="391855298">
      <w:bodyDiv w:val="1"/>
      <w:marLeft w:val="0"/>
      <w:marRight w:val="0"/>
      <w:marTop w:val="0"/>
      <w:marBottom w:val="0"/>
      <w:divBdr>
        <w:top w:val="none" w:sz="0" w:space="0" w:color="auto"/>
        <w:left w:val="none" w:sz="0" w:space="0" w:color="auto"/>
        <w:bottom w:val="none" w:sz="0" w:space="0" w:color="auto"/>
        <w:right w:val="none" w:sz="0" w:space="0" w:color="auto"/>
      </w:divBdr>
    </w:div>
    <w:div w:id="391855997">
      <w:bodyDiv w:val="1"/>
      <w:marLeft w:val="0"/>
      <w:marRight w:val="0"/>
      <w:marTop w:val="0"/>
      <w:marBottom w:val="0"/>
      <w:divBdr>
        <w:top w:val="none" w:sz="0" w:space="0" w:color="auto"/>
        <w:left w:val="none" w:sz="0" w:space="0" w:color="auto"/>
        <w:bottom w:val="none" w:sz="0" w:space="0" w:color="auto"/>
        <w:right w:val="none" w:sz="0" w:space="0" w:color="auto"/>
      </w:divBdr>
    </w:div>
    <w:div w:id="391926414">
      <w:bodyDiv w:val="1"/>
      <w:marLeft w:val="0"/>
      <w:marRight w:val="0"/>
      <w:marTop w:val="0"/>
      <w:marBottom w:val="0"/>
      <w:divBdr>
        <w:top w:val="none" w:sz="0" w:space="0" w:color="auto"/>
        <w:left w:val="none" w:sz="0" w:space="0" w:color="auto"/>
        <w:bottom w:val="none" w:sz="0" w:space="0" w:color="auto"/>
        <w:right w:val="none" w:sz="0" w:space="0" w:color="auto"/>
      </w:divBdr>
    </w:div>
    <w:div w:id="392041940">
      <w:bodyDiv w:val="1"/>
      <w:marLeft w:val="0"/>
      <w:marRight w:val="0"/>
      <w:marTop w:val="0"/>
      <w:marBottom w:val="0"/>
      <w:divBdr>
        <w:top w:val="none" w:sz="0" w:space="0" w:color="auto"/>
        <w:left w:val="none" w:sz="0" w:space="0" w:color="auto"/>
        <w:bottom w:val="none" w:sz="0" w:space="0" w:color="auto"/>
        <w:right w:val="none" w:sz="0" w:space="0" w:color="auto"/>
      </w:divBdr>
    </w:div>
    <w:div w:id="392120466">
      <w:bodyDiv w:val="1"/>
      <w:marLeft w:val="0"/>
      <w:marRight w:val="0"/>
      <w:marTop w:val="0"/>
      <w:marBottom w:val="0"/>
      <w:divBdr>
        <w:top w:val="none" w:sz="0" w:space="0" w:color="auto"/>
        <w:left w:val="none" w:sz="0" w:space="0" w:color="auto"/>
        <w:bottom w:val="none" w:sz="0" w:space="0" w:color="auto"/>
        <w:right w:val="none" w:sz="0" w:space="0" w:color="auto"/>
      </w:divBdr>
    </w:div>
    <w:div w:id="392126383">
      <w:bodyDiv w:val="1"/>
      <w:marLeft w:val="0"/>
      <w:marRight w:val="0"/>
      <w:marTop w:val="0"/>
      <w:marBottom w:val="0"/>
      <w:divBdr>
        <w:top w:val="none" w:sz="0" w:space="0" w:color="auto"/>
        <w:left w:val="none" w:sz="0" w:space="0" w:color="auto"/>
        <w:bottom w:val="none" w:sz="0" w:space="0" w:color="auto"/>
        <w:right w:val="none" w:sz="0" w:space="0" w:color="auto"/>
      </w:divBdr>
    </w:div>
    <w:div w:id="392240157">
      <w:bodyDiv w:val="1"/>
      <w:marLeft w:val="0"/>
      <w:marRight w:val="0"/>
      <w:marTop w:val="0"/>
      <w:marBottom w:val="0"/>
      <w:divBdr>
        <w:top w:val="none" w:sz="0" w:space="0" w:color="auto"/>
        <w:left w:val="none" w:sz="0" w:space="0" w:color="auto"/>
        <w:bottom w:val="none" w:sz="0" w:space="0" w:color="auto"/>
        <w:right w:val="none" w:sz="0" w:space="0" w:color="auto"/>
      </w:divBdr>
    </w:div>
    <w:div w:id="392241734">
      <w:bodyDiv w:val="1"/>
      <w:marLeft w:val="0"/>
      <w:marRight w:val="0"/>
      <w:marTop w:val="0"/>
      <w:marBottom w:val="0"/>
      <w:divBdr>
        <w:top w:val="none" w:sz="0" w:space="0" w:color="auto"/>
        <w:left w:val="none" w:sz="0" w:space="0" w:color="auto"/>
        <w:bottom w:val="none" w:sz="0" w:space="0" w:color="auto"/>
        <w:right w:val="none" w:sz="0" w:space="0" w:color="auto"/>
      </w:divBdr>
    </w:div>
    <w:div w:id="392310774">
      <w:bodyDiv w:val="1"/>
      <w:marLeft w:val="0"/>
      <w:marRight w:val="0"/>
      <w:marTop w:val="0"/>
      <w:marBottom w:val="0"/>
      <w:divBdr>
        <w:top w:val="none" w:sz="0" w:space="0" w:color="auto"/>
        <w:left w:val="none" w:sz="0" w:space="0" w:color="auto"/>
        <w:bottom w:val="none" w:sz="0" w:space="0" w:color="auto"/>
        <w:right w:val="none" w:sz="0" w:space="0" w:color="auto"/>
      </w:divBdr>
    </w:div>
    <w:div w:id="392319580">
      <w:bodyDiv w:val="1"/>
      <w:marLeft w:val="0"/>
      <w:marRight w:val="0"/>
      <w:marTop w:val="0"/>
      <w:marBottom w:val="0"/>
      <w:divBdr>
        <w:top w:val="none" w:sz="0" w:space="0" w:color="auto"/>
        <w:left w:val="none" w:sz="0" w:space="0" w:color="auto"/>
        <w:bottom w:val="none" w:sz="0" w:space="0" w:color="auto"/>
        <w:right w:val="none" w:sz="0" w:space="0" w:color="auto"/>
      </w:divBdr>
    </w:div>
    <w:div w:id="392390027">
      <w:bodyDiv w:val="1"/>
      <w:marLeft w:val="0"/>
      <w:marRight w:val="0"/>
      <w:marTop w:val="0"/>
      <w:marBottom w:val="0"/>
      <w:divBdr>
        <w:top w:val="none" w:sz="0" w:space="0" w:color="auto"/>
        <w:left w:val="none" w:sz="0" w:space="0" w:color="auto"/>
        <w:bottom w:val="none" w:sz="0" w:space="0" w:color="auto"/>
        <w:right w:val="none" w:sz="0" w:space="0" w:color="auto"/>
      </w:divBdr>
    </w:div>
    <w:div w:id="392391564">
      <w:bodyDiv w:val="1"/>
      <w:marLeft w:val="0"/>
      <w:marRight w:val="0"/>
      <w:marTop w:val="0"/>
      <w:marBottom w:val="0"/>
      <w:divBdr>
        <w:top w:val="none" w:sz="0" w:space="0" w:color="auto"/>
        <w:left w:val="none" w:sz="0" w:space="0" w:color="auto"/>
        <w:bottom w:val="none" w:sz="0" w:space="0" w:color="auto"/>
        <w:right w:val="none" w:sz="0" w:space="0" w:color="auto"/>
      </w:divBdr>
    </w:div>
    <w:div w:id="392503587">
      <w:bodyDiv w:val="1"/>
      <w:marLeft w:val="0"/>
      <w:marRight w:val="0"/>
      <w:marTop w:val="0"/>
      <w:marBottom w:val="0"/>
      <w:divBdr>
        <w:top w:val="none" w:sz="0" w:space="0" w:color="auto"/>
        <w:left w:val="none" w:sz="0" w:space="0" w:color="auto"/>
        <w:bottom w:val="none" w:sz="0" w:space="0" w:color="auto"/>
        <w:right w:val="none" w:sz="0" w:space="0" w:color="auto"/>
      </w:divBdr>
    </w:div>
    <w:div w:id="392507293">
      <w:bodyDiv w:val="1"/>
      <w:marLeft w:val="0"/>
      <w:marRight w:val="0"/>
      <w:marTop w:val="0"/>
      <w:marBottom w:val="0"/>
      <w:divBdr>
        <w:top w:val="none" w:sz="0" w:space="0" w:color="auto"/>
        <w:left w:val="none" w:sz="0" w:space="0" w:color="auto"/>
        <w:bottom w:val="none" w:sz="0" w:space="0" w:color="auto"/>
        <w:right w:val="none" w:sz="0" w:space="0" w:color="auto"/>
      </w:divBdr>
    </w:div>
    <w:div w:id="392587340">
      <w:bodyDiv w:val="1"/>
      <w:marLeft w:val="0"/>
      <w:marRight w:val="0"/>
      <w:marTop w:val="0"/>
      <w:marBottom w:val="0"/>
      <w:divBdr>
        <w:top w:val="none" w:sz="0" w:space="0" w:color="auto"/>
        <w:left w:val="none" w:sz="0" w:space="0" w:color="auto"/>
        <w:bottom w:val="none" w:sz="0" w:space="0" w:color="auto"/>
        <w:right w:val="none" w:sz="0" w:space="0" w:color="auto"/>
      </w:divBdr>
    </w:div>
    <w:div w:id="392706112">
      <w:bodyDiv w:val="1"/>
      <w:marLeft w:val="0"/>
      <w:marRight w:val="0"/>
      <w:marTop w:val="0"/>
      <w:marBottom w:val="0"/>
      <w:divBdr>
        <w:top w:val="none" w:sz="0" w:space="0" w:color="auto"/>
        <w:left w:val="none" w:sz="0" w:space="0" w:color="auto"/>
        <w:bottom w:val="none" w:sz="0" w:space="0" w:color="auto"/>
        <w:right w:val="none" w:sz="0" w:space="0" w:color="auto"/>
      </w:divBdr>
    </w:div>
    <w:div w:id="392776677">
      <w:bodyDiv w:val="1"/>
      <w:marLeft w:val="0"/>
      <w:marRight w:val="0"/>
      <w:marTop w:val="0"/>
      <w:marBottom w:val="0"/>
      <w:divBdr>
        <w:top w:val="none" w:sz="0" w:space="0" w:color="auto"/>
        <w:left w:val="none" w:sz="0" w:space="0" w:color="auto"/>
        <w:bottom w:val="none" w:sz="0" w:space="0" w:color="auto"/>
        <w:right w:val="none" w:sz="0" w:space="0" w:color="auto"/>
      </w:divBdr>
    </w:div>
    <w:div w:id="392848946">
      <w:bodyDiv w:val="1"/>
      <w:marLeft w:val="0"/>
      <w:marRight w:val="0"/>
      <w:marTop w:val="0"/>
      <w:marBottom w:val="0"/>
      <w:divBdr>
        <w:top w:val="none" w:sz="0" w:space="0" w:color="auto"/>
        <w:left w:val="none" w:sz="0" w:space="0" w:color="auto"/>
        <w:bottom w:val="none" w:sz="0" w:space="0" w:color="auto"/>
        <w:right w:val="none" w:sz="0" w:space="0" w:color="auto"/>
      </w:divBdr>
    </w:div>
    <w:div w:id="392965535">
      <w:bodyDiv w:val="1"/>
      <w:marLeft w:val="0"/>
      <w:marRight w:val="0"/>
      <w:marTop w:val="0"/>
      <w:marBottom w:val="0"/>
      <w:divBdr>
        <w:top w:val="none" w:sz="0" w:space="0" w:color="auto"/>
        <w:left w:val="none" w:sz="0" w:space="0" w:color="auto"/>
        <w:bottom w:val="none" w:sz="0" w:space="0" w:color="auto"/>
        <w:right w:val="none" w:sz="0" w:space="0" w:color="auto"/>
      </w:divBdr>
    </w:div>
    <w:div w:id="393048492">
      <w:bodyDiv w:val="1"/>
      <w:marLeft w:val="0"/>
      <w:marRight w:val="0"/>
      <w:marTop w:val="0"/>
      <w:marBottom w:val="0"/>
      <w:divBdr>
        <w:top w:val="none" w:sz="0" w:space="0" w:color="auto"/>
        <w:left w:val="none" w:sz="0" w:space="0" w:color="auto"/>
        <w:bottom w:val="none" w:sz="0" w:space="0" w:color="auto"/>
        <w:right w:val="none" w:sz="0" w:space="0" w:color="auto"/>
      </w:divBdr>
    </w:div>
    <w:div w:id="393158895">
      <w:bodyDiv w:val="1"/>
      <w:marLeft w:val="0"/>
      <w:marRight w:val="0"/>
      <w:marTop w:val="0"/>
      <w:marBottom w:val="0"/>
      <w:divBdr>
        <w:top w:val="none" w:sz="0" w:space="0" w:color="auto"/>
        <w:left w:val="none" w:sz="0" w:space="0" w:color="auto"/>
        <w:bottom w:val="none" w:sz="0" w:space="0" w:color="auto"/>
        <w:right w:val="none" w:sz="0" w:space="0" w:color="auto"/>
      </w:divBdr>
    </w:div>
    <w:div w:id="393352942">
      <w:bodyDiv w:val="1"/>
      <w:marLeft w:val="0"/>
      <w:marRight w:val="0"/>
      <w:marTop w:val="0"/>
      <w:marBottom w:val="0"/>
      <w:divBdr>
        <w:top w:val="none" w:sz="0" w:space="0" w:color="auto"/>
        <w:left w:val="none" w:sz="0" w:space="0" w:color="auto"/>
        <w:bottom w:val="none" w:sz="0" w:space="0" w:color="auto"/>
        <w:right w:val="none" w:sz="0" w:space="0" w:color="auto"/>
      </w:divBdr>
    </w:div>
    <w:div w:id="393359416">
      <w:bodyDiv w:val="1"/>
      <w:marLeft w:val="0"/>
      <w:marRight w:val="0"/>
      <w:marTop w:val="0"/>
      <w:marBottom w:val="0"/>
      <w:divBdr>
        <w:top w:val="none" w:sz="0" w:space="0" w:color="auto"/>
        <w:left w:val="none" w:sz="0" w:space="0" w:color="auto"/>
        <w:bottom w:val="none" w:sz="0" w:space="0" w:color="auto"/>
        <w:right w:val="none" w:sz="0" w:space="0" w:color="auto"/>
      </w:divBdr>
    </w:div>
    <w:div w:id="393504088">
      <w:bodyDiv w:val="1"/>
      <w:marLeft w:val="0"/>
      <w:marRight w:val="0"/>
      <w:marTop w:val="0"/>
      <w:marBottom w:val="0"/>
      <w:divBdr>
        <w:top w:val="none" w:sz="0" w:space="0" w:color="auto"/>
        <w:left w:val="none" w:sz="0" w:space="0" w:color="auto"/>
        <w:bottom w:val="none" w:sz="0" w:space="0" w:color="auto"/>
        <w:right w:val="none" w:sz="0" w:space="0" w:color="auto"/>
      </w:divBdr>
    </w:div>
    <w:div w:id="393504499">
      <w:bodyDiv w:val="1"/>
      <w:marLeft w:val="0"/>
      <w:marRight w:val="0"/>
      <w:marTop w:val="0"/>
      <w:marBottom w:val="0"/>
      <w:divBdr>
        <w:top w:val="none" w:sz="0" w:space="0" w:color="auto"/>
        <w:left w:val="none" w:sz="0" w:space="0" w:color="auto"/>
        <w:bottom w:val="none" w:sz="0" w:space="0" w:color="auto"/>
        <w:right w:val="none" w:sz="0" w:space="0" w:color="auto"/>
      </w:divBdr>
    </w:div>
    <w:div w:id="393509088">
      <w:bodyDiv w:val="1"/>
      <w:marLeft w:val="0"/>
      <w:marRight w:val="0"/>
      <w:marTop w:val="0"/>
      <w:marBottom w:val="0"/>
      <w:divBdr>
        <w:top w:val="none" w:sz="0" w:space="0" w:color="auto"/>
        <w:left w:val="none" w:sz="0" w:space="0" w:color="auto"/>
        <w:bottom w:val="none" w:sz="0" w:space="0" w:color="auto"/>
        <w:right w:val="none" w:sz="0" w:space="0" w:color="auto"/>
      </w:divBdr>
    </w:div>
    <w:div w:id="393546732">
      <w:bodyDiv w:val="1"/>
      <w:marLeft w:val="0"/>
      <w:marRight w:val="0"/>
      <w:marTop w:val="0"/>
      <w:marBottom w:val="0"/>
      <w:divBdr>
        <w:top w:val="none" w:sz="0" w:space="0" w:color="auto"/>
        <w:left w:val="none" w:sz="0" w:space="0" w:color="auto"/>
        <w:bottom w:val="none" w:sz="0" w:space="0" w:color="auto"/>
        <w:right w:val="none" w:sz="0" w:space="0" w:color="auto"/>
      </w:divBdr>
    </w:div>
    <w:div w:id="393820237">
      <w:bodyDiv w:val="1"/>
      <w:marLeft w:val="0"/>
      <w:marRight w:val="0"/>
      <w:marTop w:val="0"/>
      <w:marBottom w:val="0"/>
      <w:divBdr>
        <w:top w:val="none" w:sz="0" w:space="0" w:color="auto"/>
        <w:left w:val="none" w:sz="0" w:space="0" w:color="auto"/>
        <w:bottom w:val="none" w:sz="0" w:space="0" w:color="auto"/>
        <w:right w:val="none" w:sz="0" w:space="0" w:color="auto"/>
      </w:divBdr>
    </w:div>
    <w:div w:id="393937785">
      <w:bodyDiv w:val="1"/>
      <w:marLeft w:val="0"/>
      <w:marRight w:val="0"/>
      <w:marTop w:val="0"/>
      <w:marBottom w:val="0"/>
      <w:divBdr>
        <w:top w:val="none" w:sz="0" w:space="0" w:color="auto"/>
        <w:left w:val="none" w:sz="0" w:space="0" w:color="auto"/>
        <w:bottom w:val="none" w:sz="0" w:space="0" w:color="auto"/>
        <w:right w:val="none" w:sz="0" w:space="0" w:color="auto"/>
      </w:divBdr>
    </w:div>
    <w:div w:id="394085454">
      <w:bodyDiv w:val="1"/>
      <w:marLeft w:val="0"/>
      <w:marRight w:val="0"/>
      <w:marTop w:val="0"/>
      <w:marBottom w:val="0"/>
      <w:divBdr>
        <w:top w:val="none" w:sz="0" w:space="0" w:color="auto"/>
        <w:left w:val="none" w:sz="0" w:space="0" w:color="auto"/>
        <w:bottom w:val="none" w:sz="0" w:space="0" w:color="auto"/>
        <w:right w:val="none" w:sz="0" w:space="0" w:color="auto"/>
      </w:divBdr>
    </w:div>
    <w:div w:id="394207919">
      <w:bodyDiv w:val="1"/>
      <w:marLeft w:val="0"/>
      <w:marRight w:val="0"/>
      <w:marTop w:val="0"/>
      <w:marBottom w:val="0"/>
      <w:divBdr>
        <w:top w:val="none" w:sz="0" w:space="0" w:color="auto"/>
        <w:left w:val="none" w:sz="0" w:space="0" w:color="auto"/>
        <w:bottom w:val="none" w:sz="0" w:space="0" w:color="auto"/>
        <w:right w:val="none" w:sz="0" w:space="0" w:color="auto"/>
      </w:divBdr>
    </w:div>
    <w:div w:id="394624724">
      <w:bodyDiv w:val="1"/>
      <w:marLeft w:val="0"/>
      <w:marRight w:val="0"/>
      <w:marTop w:val="0"/>
      <w:marBottom w:val="0"/>
      <w:divBdr>
        <w:top w:val="none" w:sz="0" w:space="0" w:color="auto"/>
        <w:left w:val="none" w:sz="0" w:space="0" w:color="auto"/>
        <w:bottom w:val="none" w:sz="0" w:space="0" w:color="auto"/>
        <w:right w:val="none" w:sz="0" w:space="0" w:color="auto"/>
      </w:divBdr>
    </w:div>
    <w:div w:id="394672144">
      <w:bodyDiv w:val="1"/>
      <w:marLeft w:val="0"/>
      <w:marRight w:val="0"/>
      <w:marTop w:val="0"/>
      <w:marBottom w:val="0"/>
      <w:divBdr>
        <w:top w:val="none" w:sz="0" w:space="0" w:color="auto"/>
        <w:left w:val="none" w:sz="0" w:space="0" w:color="auto"/>
        <w:bottom w:val="none" w:sz="0" w:space="0" w:color="auto"/>
        <w:right w:val="none" w:sz="0" w:space="0" w:color="auto"/>
      </w:divBdr>
    </w:div>
    <w:div w:id="394864964">
      <w:bodyDiv w:val="1"/>
      <w:marLeft w:val="0"/>
      <w:marRight w:val="0"/>
      <w:marTop w:val="0"/>
      <w:marBottom w:val="0"/>
      <w:divBdr>
        <w:top w:val="none" w:sz="0" w:space="0" w:color="auto"/>
        <w:left w:val="none" w:sz="0" w:space="0" w:color="auto"/>
        <w:bottom w:val="none" w:sz="0" w:space="0" w:color="auto"/>
        <w:right w:val="none" w:sz="0" w:space="0" w:color="auto"/>
      </w:divBdr>
    </w:div>
    <w:div w:id="394935984">
      <w:bodyDiv w:val="1"/>
      <w:marLeft w:val="0"/>
      <w:marRight w:val="0"/>
      <w:marTop w:val="0"/>
      <w:marBottom w:val="0"/>
      <w:divBdr>
        <w:top w:val="none" w:sz="0" w:space="0" w:color="auto"/>
        <w:left w:val="none" w:sz="0" w:space="0" w:color="auto"/>
        <w:bottom w:val="none" w:sz="0" w:space="0" w:color="auto"/>
        <w:right w:val="none" w:sz="0" w:space="0" w:color="auto"/>
      </w:divBdr>
    </w:div>
    <w:div w:id="395201839">
      <w:bodyDiv w:val="1"/>
      <w:marLeft w:val="0"/>
      <w:marRight w:val="0"/>
      <w:marTop w:val="0"/>
      <w:marBottom w:val="0"/>
      <w:divBdr>
        <w:top w:val="none" w:sz="0" w:space="0" w:color="auto"/>
        <w:left w:val="none" w:sz="0" w:space="0" w:color="auto"/>
        <w:bottom w:val="none" w:sz="0" w:space="0" w:color="auto"/>
        <w:right w:val="none" w:sz="0" w:space="0" w:color="auto"/>
      </w:divBdr>
    </w:div>
    <w:div w:id="395511739">
      <w:bodyDiv w:val="1"/>
      <w:marLeft w:val="0"/>
      <w:marRight w:val="0"/>
      <w:marTop w:val="0"/>
      <w:marBottom w:val="0"/>
      <w:divBdr>
        <w:top w:val="none" w:sz="0" w:space="0" w:color="auto"/>
        <w:left w:val="none" w:sz="0" w:space="0" w:color="auto"/>
        <w:bottom w:val="none" w:sz="0" w:space="0" w:color="auto"/>
        <w:right w:val="none" w:sz="0" w:space="0" w:color="auto"/>
      </w:divBdr>
    </w:div>
    <w:div w:id="395593690">
      <w:bodyDiv w:val="1"/>
      <w:marLeft w:val="0"/>
      <w:marRight w:val="0"/>
      <w:marTop w:val="0"/>
      <w:marBottom w:val="0"/>
      <w:divBdr>
        <w:top w:val="none" w:sz="0" w:space="0" w:color="auto"/>
        <w:left w:val="none" w:sz="0" w:space="0" w:color="auto"/>
        <w:bottom w:val="none" w:sz="0" w:space="0" w:color="auto"/>
        <w:right w:val="none" w:sz="0" w:space="0" w:color="auto"/>
      </w:divBdr>
    </w:div>
    <w:div w:id="395905297">
      <w:bodyDiv w:val="1"/>
      <w:marLeft w:val="0"/>
      <w:marRight w:val="0"/>
      <w:marTop w:val="0"/>
      <w:marBottom w:val="0"/>
      <w:divBdr>
        <w:top w:val="none" w:sz="0" w:space="0" w:color="auto"/>
        <w:left w:val="none" w:sz="0" w:space="0" w:color="auto"/>
        <w:bottom w:val="none" w:sz="0" w:space="0" w:color="auto"/>
        <w:right w:val="none" w:sz="0" w:space="0" w:color="auto"/>
      </w:divBdr>
    </w:div>
    <w:div w:id="395980970">
      <w:bodyDiv w:val="1"/>
      <w:marLeft w:val="0"/>
      <w:marRight w:val="0"/>
      <w:marTop w:val="0"/>
      <w:marBottom w:val="0"/>
      <w:divBdr>
        <w:top w:val="none" w:sz="0" w:space="0" w:color="auto"/>
        <w:left w:val="none" w:sz="0" w:space="0" w:color="auto"/>
        <w:bottom w:val="none" w:sz="0" w:space="0" w:color="auto"/>
        <w:right w:val="none" w:sz="0" w:space="0" w:color="auto"/>
      </w:divBdr>
    </w:div>
    <w:div w:id="396169749">
      <w:bodyDiv w:val="1"/>
      <w:marLeft w:val="0"/>
      <w:marRight w:val="0"/>
      <w:marTop w:val="0"/>
      <w:marBottom w:val="0"/>
      <w:divBdr>
        <w:top w:val="none" w:sz="0" w:space="0" w:color="auto"/>
        <w:left w:val="none" w:sz="0" w:space="0" w:color="auto"/>
        <w:bottom w:val="none" w:sz="0" w:space="0" w:color="auto"/>
        <w:right w:val="none" w:sz="0" w:space="0" w:color="auto"/>
      </w:divBdr>
    </w:div>
    <w:div w:id="396170691">
      <w:bodyDiv w:val="1"/>
      <w:marLeft w:val="0"/>
      <w:marRight w:val="0"/>
      <w:marTop w:val="0"/>
      <w:marBottom w:val="0"/>
      <w:divBdr>
        <w:top w:val="none" w:sz="0" w:space="0" w:color="auto"/>
        <w:left w:val="none" w:sz="0" w:space="0" w:color="auto"/>
        <w:bottom w:val="none" w:sz="0" w:space="0" w:color="auto"/>
        <w:right w:val="none" w:sz="0" w:space="0" w:color="auto"/>
      </w:divBdr>
    </w:div>
    <w:div w:id="396243453">
      <w:bodyDiv w:val="1"/>
      <w:marLeft w:val="0"/>
      <w:marRight w:val="0"/>
      <w:marTop w:val="0"/>
      <w:marBottom w:val="0"/>
      <w:divBdr>
        <w:top w:val="none" w:sz="0" w:space="0" w:color="auto"/>
        <w:left w:val="none" w:sz="0" w:space="0" w:color="auto"/>
        <w:bottom w:val="none" w:sz="0" w:space="0" w:color="auto"/>
        <w:right w:val="none" w:sz="0" w:space="0" w:color="auto"/>
      </w:divBdr>
    </w:div>
    <w:div w:id="396439024">
      <w:bodyDiv w:val="1"/>
      <w:marLeft w:val="0"/>
      <w:marRight w:val="0"/>
      <w:marTop w:val="0"/>
      <w:marBottom w:val="0"/>
      <w:divBdr>
        <w:top w:val="none" w:sz="0" w:space="0" w:color="auto"/>
        <w:left w:val="none" w:sz="0" w:space="0" w:color="auto"/>
        <w:bottom w:val="none" w:sz="0" w:space="0" w:color="auto"/>
        <w:right w:val="none" w:sz="0" w:space="0" w:color="auto"/>
      </w:divBdr>
    </w:div>
    <w:div w:id="396706275">
      <w:bodyDiv w:val="1"/>
      <w:marLeft w:val="0"/>
      <w:marRight w:val="0"/>
      <w:marTop w:val="0"/>
      <w:marBottom w:val="0"/>
      <w:divBdr>
        <w:top w:val="none" w:sz="0" w:space="0" w:color="auto"/>
        <w:left w:val="none" w:sz="0" w:space="0" w:color="auto"/>
        <w:bottom w:val="none" w:sz="0" w:space="0" w:color="auto"/>
        <w:right w:val="none" w:sz="0" w:space="0" w:color="auto"/>
      </w:divBdr>
    </w:div>
    <w:div w:id="396784440">
      <w:bodyDiv w:val="1"/>
      <w:marLeft w:val="0"/>
      <w:marRight w:val="0"/>
      <w:marTop w:val="0"/>
      <w:marBottom w:val="0"/>
      <w:divBdr>
        <w:top w:val="none" w:sz="0" w:space="0" w:color="auto"/>
        <w:left w:val="none" w:sz="0" w:space="0" w:color="auto"/>
        <w:bottom w:val="none" w:sz="0" w:space="0" w:color="auto"/>
        <w:right w:val="none" w:sz="0" w:space="0" w:color="auto"/>
      </w:divBdr>
    </w:div>
    <w:div w:id="396978346">
      <w:bodyDiv w:val="1"/>
      <w:marLeft w:val="0"/>
      <w:marRight w:val="0"/>
      <w:marTop w:val="0"/>
      <w:marBottom w:val="0"/>
      <w:divBdr>
        <w:top w:val="none" w:sz="0" w:space="0" w:color="auto"/>
        <w:left w:val="none" w:sz="0" w:space="0" w:color="auto"/>
        <w:bottom w:val="none" w:sz="0" w:space="0" w:color="auto"/>
        <w:right w:val="none" w:sz="0" w:space="0" w:color="auto"/>
      </w:divBdr>
    </w:div>
    <w:div w:id="397019625">
      <w:bodyDiv w:val="1"/>
      <w:marLeft w:val="0"/>
      <w:marRight w:val="0"/>
      <w:marTop w:val="0"/>
      <w:marBottom w:val="0"/>
      <w:divBdr>
        <w:top w:val="none" w:sz="0" w:space="0" w:color="auto"/>
        <w:left w:val="none" w:sz="0" w:space="0" w:color="auto"/>
        <w:bottom w:val="none" w:sz="0" w:space="0" w:color="auto"/>
        <w:right w:val="none" w:sz="0" w:space="0" w:color="auto"/>
      </w:divBdr>
    </w:div>
    <w:div w:id="397095151">
      <w:bodyDiv w:val="1"/>
      <w:marLeft w:val="0"/>
      <w:marRight w:val="0"/>
      <w:marTop w:val="0"/>
      <w:marBottom w:val="0"/>
      <w:divBdr>
        <w:top w:val="none" w:sz="0" w:space="0" w:color="auto"/>
        <w:left w:val="none" w:sz="0" w:space="0" w:color="auto"/>
        <w:bottom w:val="none" w:sz="0" w:space="0" w:color="auto"/>
        <w:right w:val="none" w:sz="0" w:space="0" w:color="auto"/>
      </w:divBdr>
    </w:div>
    <w:div w:id="397174544">
      <w:bodyDiv w:val="1"/>
      <w:marLeft w:val="0"/>
      <w:marRight w:val="0"/>
      <w:marTop w:val="0"/>
      <w:marBottom w:val="0"/>
      <w:divBdr>
        <w:top w:val="none" w:sz="0" w:space="0" w:color="auto"/>
        <w:left w:val="none" w:sz="0" w:space="0" w:color="auto"/>
        <w:bottom w:val="none" w:sz="0" w:space="0" w:color="auto"/>
        <w:right w:val="none" w:sz="0" w:space="0" w:color="auto"/>
      </w:divBdr>
    </w:div>
    <w:div w:id="397291968">
      <w:bodyDiv w:val="1"/>
      <w:marLeft w:val="0"/>
      <w:marRight w:val="0"/>
      <w:marTop w:val="0"/>
      <w:marBottom w:val="0"/>
      <w:divBdr>
        <w:top w:val="none" w:sz="0" w:space="0" w:color="auto"/>
        <w:left w:val="none" w:sz="0" w:space="0" w:color="auto"/>
        <w:bottom w:val="none" w:sz="0" w:space="0" w:color="auto"/>
        <w:right w:val="none" w:sz="0" w:space="0" w:color="auto"/>
      </w:divBdr>
    </w:div>
    <w:div w:id="397442781">
      <w:bodyDiv w:val="1"/>
      <w:marLeft w:val="0"/>
      <w:marRight w:val="0"/>
      <w:marTop w:val="0"/>
      <w:marBottom w:val="0"/>
      <w:divBdr>
        <w:top w:val="none" w:sz="0" w:space="0" w:color="auto"/>
        <w:left w:val="none" w:sz="0" w:space="0" w:color="auto"/>
        <w:bottom w:val="none" w:sz="0" w:space="0" w:color="auto"/>
        <w:right w:val="none" w:sz="0" w:space="0" w:color="auto"/>
      </w:divBdr>
    </w:div>
    <w:div w:id="397484808">
      <w:bodyDiv w:val="1"/>
      <w:marLeft w:val="0"/>
      <w:marRight w:val="0"/>
      <w:marTop w:val="0"/>
      <w:marBottom w:val="0"/>
      <w:divBdr>
        <w:top w:val="none" w:sz="0" w:space="0" w:color="auto"/>
        <w:left w:val="none" w:sz="0" w:space="0" w:color="auto"/>
        <w:bottom w:val="none" w:sz="0" w:space="0" w:color="auto"/>
        <w:right w:val="none" w:sz="0" w:space="0" w:color="auto"/>
      </w:divBdr>
    </w:div>
    <w:div w:id="397679522">
      <w:bodyDiv w:val="1"/>
      <w:marLeft w:val="0"/>
      <w:marRight w:val="0"/>
      <w:marTop w:val="0"/>
      <w:marBottom w:val="0"/>
      <w:divBdr>
        <w:top w:val="none" w:sz="0" w:space="0" w:color="auto"/>
        <w:left w:val="none" w:sz="0" w:space="0" w:color="auto"/>
        <w:bottom w:val="none" w:sz="0" w:space="0" w:color="auto"/>
        <w:right w:val="none" w:sz="0" w:space="0" w:color="auto"/>
      </w:divBdr>
    </w:div>
    <w:div w:id="397753347">
      <w:bodyDiv w:val="1"/>
      <w:marLeft w:val="0"/>
      <w:marRight w:val="0"/>
      <w:marTop w:val="0"/>
      <w:marBottom w:val="0"/>
      <w:divBdr>
        <w:top w:val="none" w:sz="0" w:space="0" w:color="auto"/>
        <w:left w:val="none" w:sz="0" w:space="0" w:color="auto"/>
        <w:bottom w:val="none" w:sz="0" w:space="0" w:color="auto"/>
        <w:right w:val="none" w:sz="0" w:space="0" w:color="auto"/>
      </w:divBdr>
    </w:div>
    <w:div w:id="397896211">
      <w:bodyDiv w:val="1"/>
      <w:marLeft w:val="0"/>
      <w:marRight w:val="0"/>
      <w:marTop w:val="0"/>
      <w:marBottom w:val="0"/>
      <w:divBdr>
        <w:top w:val="none" w:sz="0" w:space="0" w:color="auto"/>
        <w:left w:val="none" w:sz="0" w:space="0" w:color="auto"/>
        <w:bottom w:val="none" w:sz="0" w:space="0" w:color="auto"/>
        <w:right w:val="none" w:sz="0" w:space="0" w:color="auto"/>
      </w:divBdr>
    </w:div>
    <w:div w:id="397897826">
      <w:bodyDiv w:val="1"/>
      <w:marLeft w:val="0"/>
      <w:marRight w:val="0"/>
      <w:marTop w:val="0"/>
      <w:marBottom w:val="0"/>
      <w:divBdr>
        <w:top w:val="none" w:sz="0" w:space="0" w:color="auto"/>
        <w:left w:val="none" w:sz="0" w:space="0" w:color="auto"/>
        <w:bottom w:val="none" w:sz="0" w:space="0" w:color="auto"/>
        <w:right w:val="none" w:sz="0" w:space="0" w:color="auto"/>
      </w:divBdr>
    </w:div>
    <w:div w:id="398066210">
      <w:bodyDiv w:val="1"/>
      <w:marLeft w:val="0"/>
      <w:marRight w:val="0"/>
      <w:marTop w:val="0"/>
      <w:marBottom w:val="0"/>
      <w:divBdr>
        <w:top w:val="none" w:sz="0" w:space="0" w:color="auto"/>
        <w:left w:val="none" w:sz="0" w:space="0" w:color="auto"/>
        <w:bottom w:val="none" w:sz="0" w:space="0" w:color="auto"/>
        <w:right w:val="none" w:sz="0" w:space="0" w:color="auto"/>
      </w:divBdr>
    </w:div>
    <w:div w:id="398209647">
      <w:bodyDiv w:val="1"/>
      <w:marLeft w:val="0"/>
      <w:marRight w:val="0"/>
      <w:marTop w:val="0"/>
      <w:marBottom w:val="0"/>
      <w:divBdr>
        <w:top w:val="none" w:sz="0" w:space="0" w:color="auto"/>
        <w:left w:val="none" w:sz="0" w:space="0" w:color="auto"/>
        <w:bottom w:val="none" w:sz="0" w:space="0" w:color="auto"/>
        <w:right w:val="none" w:sz="0" w:space="0" w:color="auto"/>
      </w:divBdr>
    </w:div>
    <w:div w:id="398552535">
      <w:bodyDiv w:val="1"/>
      <w:marLeft w:val="0"/>
      <w:marRight w:val="0"/>
      <w:marTop w:val="0"/>
      <w:marBottom w:val="0"/>
      <w:divBdr>
        <w:top w:val="none" w:sz="0" w:space="0" w:color="auto"/>
        <w:left w:val="none" w:sz="0" w:space="0" w:color="auto"/>
        <w:bottom w:val="none" w:sz="0" w:space="0" w:color="auto"/>
        <w:right w:val="none" w:sz="0" w:space="0" w:color="auto"/>
      </w:divBdr>
    </w:div>
    <w:div w:id="398553333">
      <w:bodyDiv w:val="1"/>
      <w:marLeft w:val="0"/>
      <w:marRight w:val="0"/>
      <w:marTop w:val="0"/>
      <w:marBottom w:val="0"/>
      <w:divBdr>
        <w:top w:val="none" w:sz="0" w:space="0" w:color="auto"/>
        <w:left w:val="none" w:sz="0" w:space="0" w:color="auto"/>
        <w:bottom w:val="none" w:sz="0" w:space="0" w:color="auto"/>
        <w:right w:val="none" w:sz="0" w:space="0" w:color="auto"/>
      </w:divBdr>
    </w:div>
    <w:div w:id="398601059">
      <w:bodyDiv w:val="1"/>
      <w:marLeft w:val="0"/>
      <w:marRight w:val="0"/>
      <w:marTop w:val="0"/>
      <w:marBottom w:val="0"/>
      <w:divBdr>
        <w:top w:val="none" w:sz="0" w:space="0" w:color="auto"/>
        <w:left w:val="none" w:sz="0" w:space="0" w:color="auto"/>
        <w:bottom w:val="none" w:sz="0" w:space="0" w:color="auto"/>
        <w:right w:val="none" w:sz="0" w:space="0" w:color="auto"/>
      </w:divBdr>
    </w:div>
    <w:div w:id="398752889">
      <w:bodyDiv w:val="1"/>
      <w:marLeft w:val="0"/>
      <w:marRight w:val="0"/>
      <w:marTop w:val="0"/>
      <w:marBottom w:val="0"/>
      <w:divBdr>
        <w:top w:val="none" w:sz="0" w:space="0" w:color="auto"/>
        <w:left w:val="none" w:sz="0" w:space="0" w:color="auto"/>
        <w:bottom w:val="none" w:sz="0" w:space="0" w:color="auto"/>
        <w:right w:val="none" w:sz="0" w:space="0" w:color="auto"/>
      </w:divBdr>
    </w:div>
    <w:div w:id="398795336">
      <w:bodyDiv w:val="1"/>
      <w:marLeft w:val="0"/>
      <w:marRight w:val="0"/>
      <w:marTop w:val="0"/>
      <w:marBottom w:val="0"/>
      <w:divBdr>
        <w:top w:val="none" w:sz="0" w:space="0" w:color="auto"/>
        <w:left w:val="none" w:sz="0" w:space="0" w:color="auto"/>
        <w:bottom w:val="none" w:sz="0" w:space="0" w:color="auto"/>
        <w:right w:val="none" w:sz="0" w:space="0" w:color="auto"/>
      </w:divBdr>
    </w:div>
    <w:div w:id="398985566">
      <w:bodyDiv w:val="1"/>
      <w:marLeft w:val="0"/>
      <w:marRight w:val="0"/>
      <w:marTop w:val="0"/>
      <w:marBottom w:val="0"/>
      <w:divBdr>
        <w:top w:val="none" w:sz="0" w:space="0" w:color="auto"/>
        <w:left w:val="none" w:sz="0" w:space="0" w:color="auto"/>
        <w:bottom w:val="none" w:sz="0" w:space="0" w:color="auto"/>
        <w:right w:val="none" w:sz="0" w:space="0" w:color="auto"/>
      </w:divBdr>
    </w:div>
    <w:div w:id="399132166">
      <w:bodyDiv w:val="1"/>
      <w:marLeft w:val="0"/>
      <w:marRight w:val="0"/>
      <w:marTop w:val="0"/>
      <w:marBottom w:val="0"/>
      <w:divBdr>
        <w:top w:val="none" w:sz="0" w:space="0" w:color="auto"/>
        <w:left w:val="none" w:sz="0" w:space="0" w:color="auto"/>
        <w:bottom w:val="none" w:sz="0" w:space="0" w:color="auto"/>
        <w:right w:val="none" w:sz="0" w:space="0" w:color="auto"/>
      </w:divBdr>
    </w:div>
    <w:div w:id="399332279">
      <w:bodyDiv w:val="1"/>
      <w:marLeft w:val="0"/>
      <w:marRight w:val="0"/>
      <w:marTop w:val="0"/>
      <w:marBottom w:val="0"/>
      <w:divBdr>
        <w:top w:val="none" w:sz="0" w:space="0" w:color="auto"/>
        <w:left w:val="none" w:sz="0" w:space="0" w:color="auto"/>
        <w:bottom w:val="none" w:sz="0" w:space="0" w:color="auto"/>
        <w:right w:val="none" w:sz="0" w:space="0" w:color="auto"/>
      </w:divBdr>
    </w:div>
    <w:div w:id="399639539">
      <w:bodyDiv w:val="1"/>
      <w:marLeft w:val="0"/>
      <w:marRight w:val="0"/>
      <w:marTop w:val="0"/>
      <w:marBottom w:val="0"/>
      <w:divBdr>
        <w:top w:val="none" w:sz="0" w:space="0" w:color="auto"/>
        <w:left w:val="none" w:sz="0" w:space="0" w:color="auto"/>
        <w:bottom w:val="none" w:sz="0" w:space="0" w:color="auto"/>
        <w:right w:val="none" w:sz="0" w:space="0" w:color="auto"/>
      </w:divBdr>
    </w:div>
    <w:div w:id="399716448">
      <w:bodyDiv w:val="1"/>
      <w:marLeft w:val="0"/>
      <w:marRight w:val="0"/>
      <w:marTop w:val="0"/>
      <w:marBottom w:val="0"/>
      <w:divBdr>
        <w:top w:val="none" w:sz="0" w:space="0" w:color="auto"/>
        <w:left w:val="none" w:sz="0" w:space="0" w:color="auto"/>
        <w:bottom w:val="none" w:sz="0" w:space="0" w:color="auto"/>
        <w:right w:val="none" w:sz="0" w:space="0" w:color="auto"/>
      </w:divBdr>
    </w:div>
    <w:div w:id="399867013">
      <w:bodyDiv w:val="1"/>
      <w:marLeft w:val="0"/>
      <w:marRight w:val="0"/>
      <w:marTop w:val="0"/>
      <w:marBottom w:val="0"/>
      <w:divBdr>
        <w:top w:val="none" w:sz="0" w:space="0" w:color="auto"/>
        <w:left w:val="none" w:sz="0" w:space="0" w:color="auto"/>
        <w:bottom w:val="none" w:sz="0" w:space="0" w:color="auto"/>
        <w:right w:val="none" w:sz="0" w:space="0" w:color="auto"/>
      </w:divBdr>
    </w:div>
    <w:div w:id="399982432">
      <w:bodyDiv w:val="1"/>
      <w:marLeft w:val="0"/>
      <w:marRight w:val="0"/>
      <w:marTop w:val="0"/>
      <w:marBottom w:val="0"/>
      <w:divBdr>
        <w:top w:val="none" w:sz="0" w:space="0" w:color="auto"/>
        <w:left w:val="none" w:sz="0" w:space="0" w:color="auto"/>
        <w:bottom w:val="none" w:sz="0" w:space="0" w:color="auto"/>
        <w:right w:val="none" w:sz="0" w:space="0" w:color="auto"/>
      </w:divBdr>
    </w:div>
    <w:div w:id="399984216">
      <w:bodyDiv w:val="1"/>
      <w:marLeft w:val="0"/>
      <w:marRight w:val="0"/>
      <w:marTop w:val="0"/>
      <w:marBottom w:val="0"/>
      <w:divBdr>
        <w:top w:val="none" w:sz="0" w:space="0" w:color="auto"/>
        <w:left w:val="none" w:sz="0" w:space="0" w:color="auto"/>
        <w:bottom w:val="none" w:sz="0" w:space="0" w:color="auto"/>
        <w:right w:val="none" w:sz="0" w:space="0" w:color="auto"/>
      </w:divBdr>
    </w:div>
    <w:div w:id="400368249">
      <w:bodyDiv w:val="1"/>
      <w:marLeft w:val="0"/>
      <w:marRight w:val="0"/>
      <w:marTop w:val="0"/>
      <w:marBottom w:val="0"/>
      <w:divBdr>
        <w:top w:val="none" w:sz="0" w:space="0" w:color="auto"/>
        <w:left w:val="none" w:sz="0" w:space="0" w:color="auto"/>
        <w:bottom w:val="none" w:sz="0" w:space="0" w:color="auto"/>
        <w:right w:val="none" w:sz="0" w:space="0" w:color="auto"/>
      </w:divBdr>
    </w:div>
    <w:div w:id="400372221">
      <w:bodyDiv w:val="1"/>
      <w:marLeft w:val="0"/>
      <w:marRight w:val="0"/>
      <w:marTop w:val="0"/>
      <w:marBottom w:val="0"/>
      <w:divBdr>
        <w:top w:val="none" w:sz="0" w:space="0" w:color="auto"/>
        <w:left w:val="none" w:sz="0" w:space="0" w:color="auto"/>
        <w:bottom w:val="none" w:sz="0" w:space="0" w:color="auto"/>
        <w:right w:val="none" w:sz="0" w:space="0" w:color="auto"/>
      </w:divBdr>
    </w:div>
    <w:div w:id="400493899">
      <w:bodyDiv w:val="1"/>
      <w:marLeft w:val="0"/>
      <w:marRight w:val="0"/>
      <w:marTop w:val="0"/>
      <w:marBottom w:val="0"/>
      <w:divBdr>
        <w:top w:val="none" w:sz="0" w:space="0" w:color="auto"/>
        <w:left w:val="none" w:sz="0" w:space="0" w:color="auto"/>
        <w:bottom w:val="none" w:sz="0" w:space="0" w:color="auto"/>
        <w:right w:val="none" w:sz="0" w:space="0" w:color="auto"/>
      </w:divBdr>
    </w:div>
    <w:div w:id="400559974">
      <w:bodyDiv w:val="1"/>
      <w:marLeft w:val="0"/>
      <w:marRight w:val="0"/>
      <w:marTop w:val="0"/>
      <w:marBottom w:val="0"/>
      <w:divBdr>
        <w:top w:val="none" w:sz="0" w:space="0" w:color="auto"/>
        <w:left w:val="none" w:sz="0" w:space="0" w:color="auto"/>
        <w:bottom w:val="none" w:sz="0" w:space="0" w:color="auto"/>
        <w:right w:val="none" w:sz="0" w:space="0" w:color="auto"/>
      </w:divBdr>
    </w:div>
    <w:div w:id="400560394">
      <w:bodyDiv w:val="1"/>
      <w:marLeft w:val="0"/>
      <w:marRight w:val="0"/>
      <w:marTop w:val="0"/>
      <w:marBottom w:val="0"/>
      <w:divBdr>
        <w:top w:val="none" w:sz="0" w:space="0" w:color="auto"/>
        <w:left w:val="none" w:sz="0" w:space="0" w:color="auto"/>
        <w:bottom w:val="none" w:sz="0" w:space="0" w:color="auto"/>
        <w:right w:val="none" w:sz="0" w:space="0" w:color="auto"/>
      </w:divBdr>
    </w:div>
    <w:div w:id="400568256">
      <w:bodyDiv w:val="1"/>
      <w:marLeft w:val="0"/>
      <w:marRight w:val="0"/>
      <w:marTop w:val="0"/>
      <w:marBottom w:val="0"/>
      <w:divBdr>
        <w:top w:val="none" w:sz="0" w:space="0" w:color="auto"/>
        <w:left w:val="none" w:sz="0" w:space="0" w:color="auto"/>
        <w:bottom w:val="none" w:sz="0" w:space="0" w:color="auto"/>
        <w:right w:val="none" w:sz="0" w:space="0" w:color="auto"/>
      </w:divBdr>
    </w:div>
    <w:div w:id="401102659">
      <w:bodyDiv w:val="1"/>
      <w:marLeft w:val="0"/>
      <w:marRight w:val="0"/>
      <w:marTop w:val="0"/>
      <w:marBottom w:val="0"/>
      <w:divBdr>
        <w:top w:val="none" w:sz="0" w:space="0" w:color="auto"/>
        <w:left w:val="none" w:sz="0" w:space="0" w:color="auto"/>
        <w:bottom w:val="none" w:sz="0" w:space="0" w:color="auto"/>
        <w:right w:val="none" w:sz="0" w:space="0" w:color="auto"/>
      </w:divBdr>
    </w:div>
    <w:div w:id="401103014">
      <w:bodyDiv w:val="1"/>
      <w:marLeft w:val="0"/>
      <w:marRight w:val="0"/>
      <w:marTop w:val="0"/>
      <w:marBottom w:val="0"/>
      <w:divBdr>
        <w:top w:val="none" w:sz="0" w:space="0" w:color="auto"/>
        <w:left w:val="none" w:sz="0" w:space="0" w:color="auto"/>
        <w:bottom w:val="none" w:sz="0" w:space="0" w:color="auto"/>
        <w:right w:val="none" w:sz="0" w:space="0" w:color="auto"/>
      </w:divBdr>
    </w:div>
    <w:div w:id="401106470">
      <w:bodyDiv w:val="1"/>
      <w:marLeft w:val="0"/>
      <w:marRight w:val="0"/>
      <w:marTop w:val="0"/>
      <w:marBottom w:val="0"/>
      <w:divBdr>
        <w:top w:val="none" w:sz="0" w:space="0" w:color="auto"/>
        <w:left w:val="none" w:sz="0" w:space="0" w:color="auto"/>
        <w:bottom w:val="none" w:sz="0" w:space="0" w:color="auto"/>
        <w:right w:val="none" w:sz="0" w:space="0" w:color="auto"/>
      </w:divBdr>
    </w:div>
    <w:div w:id="401217845">
      <w:bodyDiv w:val="1"/>
      <w:marLeft w:val="0"/>
      <w:marRight w:val="0"/>
      <w:marTop w:val="0"/>
      <w:marBottom w:val="0"/>
      <w:divBdr>
        <w:top w:val="none" w:sz="0" w:space="0" w:color="auto"/>
        <w:left w:val="none" w:sz="0" w:space="0" w:color="auto"/>
        <w:bottom w:val="none" w:sz="0" w:space="0" w:color="auto"/>
        <w:right w:val="none" w:sz="0" w:space="0" w:color="auto"/>
      </w:divBdr>
    </w:div>
    <w:div w:id="401223318">
      <w:bodyDiv w:val="1"/>
      <w:marLeft w:val="0"/>
      <w:marRight w:val="0"/>
      <w:marTop w:val="0"/>
      <w:marBottom w:val="0"/>
      <w:divBdr>
        <w:top w:val="none" w:sz="0" w:space="0" w:color="auto"/>
        <w:left w:val="none" w:sz="0" w:space="0" w:color="auto"/>
        <w:bottom w:val="none" w:sz="0" w:space="0" w:color="auto"/>
        <w:right w:val="none" w:sz="0" w:space="0" w:color="auto"/>
      </w:divBdr>
    </w:div>
    <w:div w:id="401291030">
      <w:bodyDiv w:val="1"/>
      <w:marLeft w:val="0"/>
      <w:marRight w:val="0"/>
      <w:marTop w:val="0"/>
      <w:marBottom w:val="0"/>
      <w:divBdr>
        <w:top w:val="none" w:sz="0" w:space="0" w:color="auto"/>
        <w:left w:val="none" w:sz="0" w:space="0" w:color="auto"/>
        <w:bottom w:val="none" w:sz="0" w:space="0" w:color="auto"/>
        <w:right w:val="none" w:sz="0" w:space="0" w:color="auto"/>
      </w:divBdr>
    </w:div>
    <w:div w:id="401294020">
      <w:bodyDiv w:val="1"/>
      <w:marLeft w:val="0"/>
      <w:marRight w:val="0"/>
      <w:marTop w:val="0"/>
      <w:marBottom w:val="0"/>
      <w:divBdr>
        <w:top w:val="none" w:sz="0" w:space="0" w:color="auto"/>
        <w:left w:val="none" w:sz="0" w:space="0" w:color="auto"/>
        <w:bottom w:val="none" w:sz="0" w:space="0" w:color="auto"/>
        <w:right w:val="none" w:sz="0" w:space="0" w:color="auto"/>
      </w:divBdr>
    </w:div>
    <w:div w:id="401416580">
      <w:bodyDiv w:val="1"/>
      <w:marLeft w:val="0"/>
      <w:marRight w:val="0"/>
      <w:marTop w:val="0"/>
      <w:marBottom w:val="0"/>
      <w:divBdr>
        <w:top w:val="none" w:sz="0" w:space="0" w:color="auto"/>
        <w:left w:val="none" w:sz="0" w:space="0" w:color="auto"/>
        <w:bottom w:val="none" w:sz="0" w:space="0" w:color="auto"/>
        <w:right w:val="none" w:sz="0" w:space="0" w:color="auto"/>
      </w:divBdr>
    </w:div>
    <w:div w:id="401485293">
      <w:bodyDiv w:val="1"/>
      <w:marLeft w:val="0"/>
      <w:marRight w:val="0"/>
      <w:marTop w:val="0"/>
      <w:marBottom w:val="0"/>
      <w:divBdr>
        <w:top w:val="none" w:sz="0" w:space="0" w:color="auto"/>
        <w:left w:val="none" w:sz="0" w:space="0" w:color="auto"/>
        <w:bottom w:val="none" w:sz="0" w:space="0" w:color="auto"/>
        <w:right w:val="none" w:sz="0" w:space="0" w:color="auto"/>
      </w:divBdr>
    </w:div>
    <w:div w:id="401759380">
      <w:bodyDiv w:val="1"/>
      <w:marLeft w:val="0"/>
      <w:marRight w:val="0"/>
      <w:marTop w:val="0"/>
      <w:marBottom w:val="0"/>
      <w:divBdr>
        <w:top w:val="none" w:sz="0" w:space="0" w:color="auto"/>
        <w:left w:val="none" w:sz="0" w:space="0" w:color="auto"/>
        <w:bottom w:val="none" w:sz="0" w:space="0" w:color="auto"/>
        <w:right w:val="none" w:sz="0" w:space="0" w:color="auto"/>
      </w:divBdr>
    </w:div>
    <w:div w:id="401830947">
      <w:bodyDiv w:val="1"/>
      <w:marLeft w:val="0"/>
      <w:marRight w:val="0"/>
      <w:marTop w:val="0"/>
      <w:marBottom w:val="0"/>
      <w:divBdr>
        <w:top w:val="none" w:sz="0" w:space="0" w:color="auto"/>
        <w:left w:val="none" w:sz="0" w:space="0" w:color="auto"/>
        <w:bottom w:val="none" w:sz="0" w:space="0" w:color="auto"/>
        <w:right w:val="none" w:sz="0" w:space="0" w:color="auto"/>
      </w:divBdr>
    </w:div>
    <w:div w:id="401946259">
      <w:bodyDiv w:val="1"/>
      <w:marLeft w:val="0"/>
      <w:marRight w:val="0"/>
      <w:marTop w:val="0"/>
      <w:marBottom w:val="0"/>
      <w:divBdr>
        <w:top w:val="none" w:sz="0" w:space="0" w:color="auto"/>
        <w:left w:val="none" w:sz="0" w:space="0" w:color="auto"/>
        <w:bottom w:val="none" w:sz="0" w:space="0" w:color="auto"/>
        <w:right w:val="none" w:sz="0" w:space="0" w:color="auto"/>
      </w:divBdr>
    </w:div>
    <w:div w:id="402262294">
      <w:bodyDiv w:val="1"/>
      <w:marLeft w:val="0"/>
      <w:marRight w:val="0"/>
      <w:marTop w:val="0"/>
      <w:marBottom w:val="0"/>
      <w:divBdr>
        <w:top w:val="none" w:sz="0" w:space="0" w:color="auto"/>
        <w:left w:val="none" w:sz="0" w:space="0" w:color="auto"/>
        <w:bottom w:val="none" w:sz="0" w:space="0" w:color="auto"/>
        <w:right w:val="none" w:sz="0" w:space="0" w:color="auto"/>
      </w:divBdr>
    </w:div>
    <w:div w:id="402266031">
      <w:bodyDiv w:val="1"/>
      <w:marLeft w:val="0"/>
      <w:marRight w:val="0"/>
      <w:marTop w:val="0"/>
      <w:marBottom w:val="0"/>
      <w:divBdr>
        <w:top w:val="none" w:sz="0" w:space="0" w:color="auto"/>
        <w:left w:val="none" w:sz="0" w:space="0" w:color="auto"/>
        <w:bottom w:val="none" w:sz="0" w:space="0" w:color="auto"/>
        <w:right w:val="none" w:sz="0" w:space="0" w:color="auto"/>
      </w:divBdr>
    </w:div>
    <w:div w:id="402335124">
      <w:bodyDiv w:val="1"/>
      <w:marLeft w:val="0"/>
      <w:marRight w:val="0"/>
      <w:marTop w:val="0"/>
      <w:marBottom w:val="0"/>
      <w:divBdr>
        <w:top w:val="none" w:sz="0" w:space="0" w:color="auto"/>
        <w:left w:val="none" w:sz="0" w:space="0" w:color="auto"/>
        <w:bottom w:val="none" w:sz="0" w:space="0" w:color="auto"/>
        <w:right w:val="none" w:sz="0" w:space="0" w:color="auto"/>
      </w:divBdr>
    </w:div>
    <w:div w:id="402336250">
      <w:bodyDiv w:val="1"/>
      <w:marLeft w:val="0"/>
      <w:marRight w:val="0"/>
      <w:marTop w:val="0"/>
      <w:marBottom w:val="0"/>
      <w:divBdr>
        <w:top w:val="none" w:sz="0" w:space="0" w:color="auto"/>
        <w:left w:val="none" w:sz="0" w:space="0" w:color="auto"/>
        <w:bottom w:val="none" w:sz="0" w:space="0" w:color="auto"/>
        <w:right w:val="none" w:sz="0" w:space="0" w:color="auto"/>
      </w:divBdr>
    </w:div>
    <w:div w:id="402337917">
      <w:bodyDiv w:val="1"/>
      <w:marLeft w:val="0"/>
      <w:marRight w:val="0"/>
      <w:marTop w:val="0"/>
      <w:marBottom w:val="0"/>
      <w:divBdr>
        <w:top w:val="none" w:sz="0" w:space="0" w:color="auto"/>
        <w:left w:val="none" w:sz="0" w:space="0" w:color="auto"/>
        <w:bottom w:val="none" w:sz="0" w:space="0" w:color="auto"/>
        <w:right w:val="none" w:sz="0" w:space="0" w:color="auto"/>
      </w:divBdr>
    </w:div>
    <w:div w:id="402414533">
      <w:bodyDiv w:val="1"/>
      <w:marLeft w:val="0"/>
      <w:marRight w:val="0"/>
      <w:marTop w:val="0"/>
      <w:marBottom w:val="0"/>
      <w:divBdr>
        <w:top w:val="none" w:sz="0" w:space="0" w:color="auto"/>
        <w:left w:val="none" w:sz="0" w:space="0" w:color="auto"/>
        <w:bottom w:val="none" w:sz="0" w:space="0" w:color="auto"/>
        <w:right w:val="none" w:sz="0" w:space="0" w:color="auto"/>
      </w:divBdr>
    </w:div>
    <w:div w:id="402459430">
      <w:bodyDiv w:val="1"/>
      <w:marLeft w:val="0"/>
      <w:marRight w:val="0"/>
      <w:marTop w:val="0"/>
      <w:marBottom w:val="0"/>
      <w:divBdr>
        <w:top w:val="none" w:sz="0" w:space="0" w:color="auto"/>
        <w:left w:val="none" w:sz="0" w:space="0" w:color="auto"/>
        <w:bottom w:val="none" w:sz="0" w:space="0" w:color="auto"/>
        <w:right w:val="none" w:sz="0" w:space="0" w:color="auto"/>
      </w:divBdr>
    </w:div>
    <w:div w:id="402720528">
      <w:bodyDiv w:val="1"/>
      <w:marLeft w:val="0"/>
      <w:marRight w:val="0"/>
      <w:marTop w:val="0"/>
      <w:marBottom w:val="0"/>
      <w:divBdr>
        <w:top w:val="none" w:sz="0" w:space="0" w:color="auto"/>
        <w:left w:val="none" w:sz="0" w:space="0" w:color="auto"/>
        <w:bottom w:val="none" w:sz="0" w:space="0" w:color="auto"/>
        <w:right w:val="none" w:sz="0" w:space="0" w:color="auto"/>
      </w:divBdr>
    </w:div>
    <w:div w:id="403069531">
      <w:bodyDiv w:val="1"/>
      <w:marLeft w:val="0"/>
      <w:marRight w:val="0"/>
      <w:marTop w:val="0"/>
      <w:marBottom w:val="0"/>
      <w:divBdr>
        <w:top w:val="none" w:sz="0" w:space="0" w:color="auto"/>
        <w:left w:val="none" w:sz="0" w:space="0" w:color="auto"/>
        <w:bottom w:val="none" w:sz="0" w:space="0" w:color="auto"/>
        <w:right w:val="none" w:sz="0" w:space="0" w:color="auto"/>
      </w:divBdr>
    </w:div>
    <w:div w:id="403531190">
      <w:bodyDiv w:val="1"/>
      <w:marLeft w:val="0"/>
      <w:marRight w:val="0"/>
      <w:marTop w:val="0"/>
      <w:marBottom w:val="0"/>
      <w:divBdr>
        <w:top w:val="none" w:sz="0" w:space="0" w:color="auto"/>
        <w:left w:val="none" w:sz="0" w:space="0" w:color="auto"/>
        <w:bottom w:val="none" w:sz="0" w:space="0" w:color="auto"/>
        <w:right w:val="none" w:sz="0" w:space="0" w:color="auto"/>
      </w:divBdr>
    </w:div>
    <w:div w:id="403719981">
      <w:bodyDiv w:val="1"/>
      <w:marLeft w:val="0"/>
      <w:marRight w:val="0"/>
      <w:marTop w:val="0"/>
      <w:marBottom w:val="0"/>
      <w:divBdr>
        <w:top w:val="none" w:sz="0" w:space="0" w:color="auto"/>
        <w:left w:val="none" w:sz="0" w:space="0" w:color="auto"/>
        <w:bottom w:val="none" w:sz="0" w:space="0" w:color="auto"/>
        <w:right w:val="none" w:sz="0" w:space="0" w:color="auto"/>
      </w:divBdr>
    </w:div>
    <w:div w:id="403989143">
      <w:bodyDiv w:val="1"/>
      <w:marLeft w:val="0"/>
      <w:marRight w:val="0"/>
      <w:marTop w:val="0"/>
      <w:marBottom w:val="0"/>
      <w:divBdr>
        <w:top w:val="none" w:sz="0" w:space="0" w:color="auto"/>
        <w:left w:val="none" w:sz="0" w:space="0" w:color="auto"/>
        <w:bottom w:val="none" w:sz="0" w:space="0" w:color="auto"/>
        <w:right w:val="none" w:sz="0" w:space="0" w:color="auto"/>
      </w:divBdr>
    </w:div>
    <w:div w:id="404181399">
      <w:bodyDiv w:val="1"/>
      <w:marLeft w:val="0"/>
      <w:marRight w:val="0"/>
      <w:marTop w:val="0"/>
      <w:marBottom w:val="0"/>
      <w:divBdr>
        <w:top w:val="none" w:sz="0" w:space="0" w:color="auto"/>
        <w:left w:val="none" w:sz="0" w:space="0" w:color="auto"/>
        <w:bottom w:val="none" w:sz="0" w:space="0" w:color="auto"/>
        <w:right w:val="none" w:sz="0" w:space="0" w:color="auto"/>
      </w:divBdr>
    </w:div>
    <w:div w:id="404304578">
      <w:bodyDiv w:val="1"/>
      <w:marLeft w:val="0"/>
      <w:marRight w:val="0"/>
      <w:marTop w:val="0"/>
      <w:marBottom w:val="0"/>
      <w:divBdr>
        <w:top w:val="none" w:sz="0" w:space="0" w:color="auto"/>
        <w:left w:val="none" w:sz="0" w:space="0" w:color="auto"/>
        <w:bottom w:val="none" w:sz="0" w:space="0" w:color="auto"/>
        <w:right w:val="none" w:sz="0" w:space="0" w:color="auto"/>
      </w:divBdr>
    </w:div>
    <w:div w:id="404449770">
      <w:bodyDiv w:val="1"/>
      <w:marLeft w:val="0"/>
      <w:marRight w:val="0"/>
      <w:marTop w:val="0"/>
      <w:marBottom w:val="0"/>
      <w:divBdr>
        <w:top w:val="none" w:sz="0" w:space="0" w:color="auto"/>
        <w:left w:val="none" w:sz="0" w:space="0" w:color="auto"/>
        <w:bottom w:val="none" w:sz="0" w:space="0" w:color="auto"/>
        <w:right w:val="none" w:sz="0" w:space="0" w:color="auto"/>
      </w:divBdr>
    </w:div>
    <w:div w:id="404914078">
      <w:bodyDiv w:val="1"/>
      <w:marLeft w:val="0"/>
      <w:marRight w:val="0"/>
      <w:marTop w:val="0"/>
      <w:marBottom w:val="0"/>
      <w:divBdr>
        <w:top w:val="none" w:sz="0" w:space="0" w:color="auto"/>
        <w:left w:val="none" w:sz="0" w:space="0" w:color="auto"/>
        <w:bottom w:val="none" w:sz="0" w:space="0" w:color="auto"/>
        <w:right w:val="none" w:sz="0" w:space="0" w:color="auto"/>
      </w:divBdr>
    </w:div>
    <w:div w:id="405224866">
      <w:bodyDiv w:val="1"/>
      <w:marLeft w:val="0"/>
      <w:marRight w:val="0"/>
      <w:marTop w:val="0"/>
      <w:marBottom w:val="0"/>
      <w:divBdr>
        <w:top w:val="none" w:sz="0" w:space="0" w:color="auto"/>
        <w:left w:val="none" w:sz="0" w:space="0" w:color="auto"/>
        <w:bottom w:val="none" w:sz="0" w:space="0" w:color="auto"/>
        <w:right w:val="none" w:sz="0" w:space="0" w:color="auto"/>
      </w:divBdr>
    </w:div>
    <w:div w:id="405803710">
      <w:bodyDiv w:val="1"/>
      <w:marLeft w:val="0"/>
      <w:marRight w:val="0"/>
      <w:marTop w:val="0"/>
      <w:marBottom w:val="0"/>
      <w:divBdr>
        <w:top w:val="none" w:sz="0" w:space="0" w:color="auto"/>
        <w:left w:val="none" w:sz="0" w:space="0" w:color="auto"/>
        <w:bottom w:val="none" w:sz="0" w:space="0" w:color="auto"/>
        <w:right w:val="none" w:sz="0" w:space="0" w:color="auto"/>
      </w:divBdr>
    </w:div>
    <w:div w:id="406339293">
      <w:bodyDiv w:val="1"/>
      <w:marLeft w:val="0"/>
      <w:marRight w:val="0"/>
      <w:marTop w:val="0"/>
      <w:marBottom w:val="0"/>
      <w:divBdr>
        <w:top w:val="none" w:sz="0" w:space="0" w:color="auto"/>
        <w:left w:val="none" w:sz="0" w:space="0" w:color="auto"/>
        <w:bottom w:val="none" w:sz="0" w:space="0" w:color="auto"/>
        <w:right w:val="none" w:sz="0" w:space="0" w:color="auto"/>
      </w:divBdr>
    </w:div>
    <w:div w:id="406611979">
      <w:bodyDiv w:val="1"/>
      <w:marLeft w:val="0"/>
      <w:marRight w:val="0"/>
      <w:marTop w:val="0"/>
      <w:marBottom w:val="0"/>
      <w:divBdr>
        <w:top w:val="none" w:sz="0" w:space="0" w:color="auto"/>
        <w:left w:val="none" w:sz="0" w:space="0" w:color="auto"/>
        <w:bottom w:val="none" w:sz="0" w:space="0" w:color="auto"/>
        <w:right w:val="none" w:sz="0" w:space="0" w:color="auto"/>
      </w:divBdr>
    </w:div>
    <w:div w:id="406613734">
      <w:bodyDiv w:val="1"/>
      <w:marLeft w:val="0"/>
      <w:marRight w:val="0"/>
      <w:marTop w:val="0"/>
      <w:marBottom w:val="0"/>
      <w:divBdr>
        <w:top w:val="none" w:sz="0" w:space="0" w:color="auto"/>
        <w:left w:val="none" w:sz="0" w:space="0" w:color="auto"/>
        <w:bottom w:val="none" w:sz="0" w:space="0" w:color="auto"/>
        <w:right w:val="none" w:sz="0" w:space="0" w:color="auto"/>
      </w:divBdr>
    </w:div>
    <w:div w:id="406653077">
      <w:bodyDiv w:val="1"/>
      <w:marLeft w:val="0"/>
      <w:marRight w:val="0"/>
      <w:marTop w:val="0"/>
      <w:marBottom w:val="0"/>
      <w:divBdr>
        <w:top w:val="none" w:sz="0" w:space="0" w:color="auto"/>
        <w:left w:val="none" w:sz="0" w:space="0" w:color="auto"/>
        <w:bottom w:val="none" w:sz="0" w:space="0" w:color="auto"/>
        <w:right w:val="none" w:sz="0" w:space="0" w:color="auto"/>
      </w:divBdr>
    </w:div>
    <w:div w:id="406657455">
      <w:bodyDiv w:val="1"/>
      <w:marLeft w:val="0"/>
      <w:marRight w:val="0"/>
      <w:marTop w:val="0"/>
      <w:marBottom w:val="0"/>
      <w:divBdr>
        <w:top w:val="none" w:sz="0" w:space="0" w:color="auto"/>
        <w:left w:val="none" w:sz="0" w:space="0" w:color="auto"/>
        <w:bottom w:val="none" w:sz="0" w:space="0" w:color="auto"/>
        <w:right w:val="none" w:sz="0" w:space="0" w:color="auto"/>
      </w:divBdr>
    </w:div>
    <w:div w:id="406878408">
      <w:bodyDiv w:val="1"/>
      <w:marLeft w:val="0"/>
      <w:marRight w:val="0"/>
      <w:marTop w:val="0"/>
      <w:marBottom w:val="0"/>
      <w:divBdr>
        <w:top w:val="none" w:sz="0" w:space="0" w:color="auto"/>
        <w:left w:val="none" w:sz="0" w:space="0" w:color="auto"/>
        <w:bottom w:val="none" w:sz="0" w:space="0" w:color="auto"/>
        <w:right w:val="none" w:sz="0" w:space="0" w:color="auto"/>
      </w:divBdr>
    </w:div>
    <w:div w:id="406999843">
      <w:bodyDiv w:val="1"/>
      <w:marLeft w:val="0"/>
      <w:marRight w:val="0"/>
      <w:marTop w:val="0"/>
      <w:marBottom w:val="0"/>
      <w:divBdr>
        <w:top w:val="none" w:sz="0" w:space="0" w:color="auto"/>
        <w:left w:val="none" w:sz="0" w:space="0" w:color="auto"/>
        <w:bottom w:val="none" w:sz="0" w:space="0" w:color="auto"/>
        <w:right w:val="none" w:sz="0" w:space="0" w:color="auto"/>
      </w:divBdr>
    </w:div>
    <w:div w:id="407002774">
      <w:bodyDiv w:val="1"/>
      <w:marLeft w:val="0"/>
      <w:marRight w:val="0"/>
      <w:marTop w:val="0"/>
      <w:marBottom w:val="0"/>
      <w:divBdr>
        <w:top w:val="none" w:sz="0" w:space="0" w:color="auto"/>
        <w:left w:val="none" w:sz="0" w:space="0" w:color="auto"/>
        <w:bottom w:val="none" w:sz="0" w:space="0" w:color="auto"/>
        <w:right w:val="none" w:sz="0" w:space="0" w:color="auto"/>
      </w:divBdr>
    </w:div>
    <w:div w:id="407046919">
      <w:bodyDiv w:val="1"/>
      <w:marLeft w:val="0"/>
      <w:marRight w:val="0"/>
      <w:marTop w:val="0"/>
      <w:marBottom w:val="0"/>
      <w:divBdr>
        <w:top w:val="none" w:sz="0" w:space="0" w:color="auto"/>
        <w:left w:val="none" w:sz="0" w:space="0" w:color="auto"/>
        <w:bottom w:val="none" w:sz="0" w:space="0" w:color="auto"/>
        <w:right w:val="none" w:sz="0" w:space="0" w:color="auto"/>
      </w:divBdr>
    </w:div>
    <w:div w:id="407115051">
      <w:bodyDiv w:val="1"/>
      <w:marLeft w:val="0"/>
      <w:marRight w:val="0"/>
      <w:marTop w:val="0"/>
      <w:marBottom w:val="0"/>
      <w:divBdr>
        <w:top w:val="none" w:sz="0" w:space="0" w:color="auto"/>
        <w:left w:val="none" w:sz="0" w:space="0" w:color="auto"/>
        <w:bottom w:val="none" w:sz="0" w:space="0" w:color="auto"/>
        <w:right w:val="none" w:sz="0" w:space="0" w:color="auto"/>
      </w:divBdr>
    </w:div>
    <w:div w:id="407121932">
      <w:bodyDiv w:val="1"/>
      <w:marLeft w:val="0"/>
      <w:marRight w:val="0"/>
      <w:marTop w:val="0"/>
      <w:marBottom w:val="0"/>
      <w:divBdr>
        <w:top w:val="none" w:sz="0" w:space="0" w:color="auto"/>
        <w:left w:val="none" w:sz="0" w:space="0" w:color="auto"/>
        <w:bottom w:val="none" w:sz="0" w:space="0" w:color="auto"/>
        <w:right w:val="none" w:sz="0" w:space="0" w:color="auto"/>
      </w:divBdr>
    </w:div>
    <w:div w:id="407192464">
      <w:bodyDiv w:val="1"/>
      <w:marLeft w:val="0"/>
      <w:marRight w:val="0"/>
      <w:marTop w:val="0"/>
      <w:marBottom w:val="0"/>
      <w:divBdr>
        <w:top w:val="none" w:sz="0" w:space="0" w:color="auto"/>
        <w:left w:val="none" w:sz="0" w:space="0" w:color="auto"/>
        <w:bottom w:val="none" w:sz="0" w:space="0" w:color="auto"/>
        <w:right w:val="none" w:sz="0" w:space="0" w:color="auto"/>
      </w:divBdr>
    </w:div>
    <w:div w:id="407196533">
      <w:bodyDiv w:val="1"/>
      <w:marLeft w:val="0"/>
      <w:marRight w:val="0"/>
      <w:marTop w:val="0"/>
      <w:marBottom w:val="0"/>
      <w:divBdr>
        <w:top w:val="none" w:sz="0" w:space="0" w:color="auto"/>
        <w:left w:val="none" w:sz="0" w:space="0" w:color="auto"/>
        <w:bottom w:val="none" w:sz="0" w:space="0" w:color="auto"/>
        <w:right w:val="none" w:sz="0" w:space="0" w:color="auto"/>
      </w:divBdr>
    </w:div>
    <w:div w:id="407263899">
      <w:bodyDiv w:val="1"/>
      <w:marLeft w:val="0"/>
      <w:marRight w:val="0"/>
      <w:marTop w:val="0"/>
      <w:marBottom w:val="0"/>
      <w:divBdr>
        <w:top w:val="none" w:sz="0" w:space="0" w:color="auto"/>
        <w:left w:val="none" w:sz="0" w:space="0" w:color="auto"/>
        <w:bottom w:val="none" w:sz="0" w:space="0" w:color="auto"/>
        <w:right w:val="none" w:sz="0" w:space="0" w:color="auto"/>
      </w:divBdr>
    </w:div>
    <w:div w:id="407508493">
      <w:bodyDiv w:val="1"/>
      <w:marLeft w:val="0"/>
      <w:marRight w:val="0"/>
      <w:marTop w:val="0"/>
      <w:marBottom w:val="0"/>
      <w:divBdr>
        <w:top w:val="none" w:sz="0" w:space="0" w:color="auto"/>
        <w:left w:val="none" w:sz="0" w:space="0" w:color="auto"/>
        <w:bottom w:val="none" w:sz="0" w:space="0" w:color="auto"/>
        <w:right w:val="none" w:sz="0" w:space="0" w:color="auto"/>
      </w:divBdr>
    </w:div>
    <w:div w:id="407846801">
      <w:bodyDiv w:val="1"/>
      <w:marLeft w:val="0"/>
      <w:marRight w:val="0"/>
      <w:marTop w:val="0"/>
      <w:marBottom w:val="0"/>
      <w:divBdr>
        <w:top w:val="none" w:sz="0" w:space="0" w:color="auto"/>
        <w:left w:val="none" w:sz="0" w:space="0" w:color="auto"/>
        <w:bottom w:val="none" w:sz="0" w:space="0" w:color="auto"/>
        <w:right w:val="none" w:sz="0" w:space="0" w:color="auto"/>
      </w:divBdr>
    </w:div>
    <w:div w:id="407925510">
      <w:bodyDiv w:val="1"/>
      <w:marLeft w:val="0"/>
      <w:marRight w:val="0"/>
      <w:marTop w:val="0"/>
      <w:marBottom w:val="0"/>
      <w:divBdr>
        <w:top w:val="none" w:sz="0" w:space="0" w:color="auto"/>
        <w:left w:val="none" w:sz="0" w:space="0" w:color="auto"/>
        <w:bottom w:val="none" w:sz="0" w:space="0" w:color="auto"/>
        <w:right w:val="none" w:sz="0" w:space="0" w:color="auto"/>
      </w:divBdr>
    </w:div>
    <w:div w:id="408112464">
      <w:bodyDiv w:val="1"/>
      <w:marLeft w:val="0"/>
      <w:marRight w:val="0"/>
      <w:marTop w:val="0"/>
      <w:marBottom w:val="0"/>
      <w:divBdr>
        <w:top w:val="none" w:sz="0" w:space="0" w:color="auto"/>
        <w:left w:val="none" w:sz="0" w:space="0" w:color="auto"/>
        <w:bottom w:val="none" w:sz="0" w:space="0" w:color="auto"/>
        <w:right w:val="none" w:sz="0" w:space="0" w:color="auto"/>
      </w:divBdr>
    </w:div>
    <w:div w:id="408386671">
      <w:bodyDiv w:val="1"/>
      <w:marLeft w:val="0"/>
      <w:marRight w:val="0"/>
      <w:marTop w:val="0"/>
      <w:marBottom w:val="0"/>
      <w:divBdr>
        <w:top w:val="none" w:sz="0" w:space="0" w:color="auto"/>
        <w:left w:val="none" w:sz="0" w:space="0" w:color="auto"/>
        <w:bottom w:val="none" w:sz="0" w:space="0" w:color="auto"/>
        <w:right w:val="none" w:sz="0" w:space="0" w:color="auto"/>
      </w:divBdr>
    </w:div>
    <w:div w:id="408888490">
      <w:bodyDiv w:val="1"/>
      <w:marLeft w:val="0"/>
      <w:marRight w:val="0"/>
      <w:marTop w:val="0"/>
      <w:marBottom w:val="0"/>
      <w:divBdr>
        <w:top w:val="none" w:sz="0" w:space="0" w:color="auto"/>
        <w:left w:val="none" w:sz="0" w:space="0" w:color="auto"/>
        <w:bottom w:val="none" w:sz="0" w:space="0" w:color="auto"/>
        <w:right w:val="none" w:sz="0" w:space="0" w:color="auto"/>
      </w:divBdr>
    </w:div>
    <w:div w:id="408889571">
      <w:bodyDiv w:val="1"/>
      <w:marLeft w:val="0"/>
      <w:marRight w:val="0"/>
      <w:marTop w:val="0"/>
      <w:marBottom w:val="0"/>
      <w:divBdr>
        <w:top w:val="none" w:sz="0" w:space="0" w:color="auto"/>
        <w:left w:val="none" w:sz="0" w:space="0" w:color="auto"/>
        <w:bottom w:val="none" w:sz="0" w:space="0" w:color="auto"/>
        <w:right w:val="none" w:sz="0" w:space="0" w:color="auto"/>
      </w:divBdr>
    </w:div>
    <w:div w:id="409083514">
      <w:bodyDiv w:val="1"/>
      <w:marLeft w:val="0"/>
      <w:marRight w:val="0"/>
      <w:marTop w:val="0"/>
      <w:marBottom w:val="0"/>
      <w:divBdr>
        <w:top w:val="none" w:sz="0" w:space="0" w:color="auto"/>
        <w:left w:val="none" w:sz="0" w:space="0" w:color="auto"/>
        <w:bottom w:val="none" w:sz="0" w:space="0" w:color="auto"/>
        <w:right w:val="none" w:sz="0" w:space="0" w:color="auto"/>
      </w:divBdr>
    </w:div>
    <w:div w:id="409280352">
      <w:bodyDiv w:val="1"/>
      <w:marLeft w:val="0"/>
      <w:marRight w:val="0"/>
      <w:marTop w:val="0"/>
      <w:marBottom w:val="0"/>
      <w:divBdr>
        <w:top w:val="none" w:sz="0" w:space="0" w:color="auto"/>
        <w:left w:val="none" w:sz="0" w:space="0" w:color="auto"/>
        <w:bottom w:val="none" w:sz="0" w:space="0" w:color="auto"/>
        <w:right w:val="none" w:sz="0" w:space="0" w:color="auto"/>
      </w:divBdr>
    </w:div>
    <w:div w:id="409352393">
      <w:bodyDiv w:val="1"/>
      <w:marLeft w:val="0"/>
      <w:marRight w:val="0"/>
      <w:marTop w:val="0"/>
      <w:marBottom w:val="0"/>
      <w:divBdr>
        <w:top w:val="none" w:sz="0" w:space="0" w:color="auto"/>
        <w:left w:val="none" w:sz="0" w:space="0" w:color="auto"/>
        <w:bottom w:val="none" w:sz="0" w:space="0" w:color="auto"/>
        <w:right w:val="none" w:sz="0" w:space="0" w:color="auto"/>
      </w:divBdr>
    </w:div>
    <w:div w:id="409353273">
      <w:bodyDiv w:val="1"/>
      <w:marLeft w:val="0"/>
      <w:marRight w:val="0"/>
      <w:marTop w:val="0"/>
      <w:marBottom w:val="0"/>
      <w:divBdr>
        <w:top w:val="none" w:sz="0" w:space="0" w:color="auto"/>
        <w:left w:val="none" w:sz="0" w:space="0" w:color="auto"/>
        <w:bottom w:val="none" w:sz="0" w:space="0" w:color="auto"/>
        <w:right w:val="none" w:sz="0" w:space="0" w:color="auto"/>
      </w:divBdr>
    </w:div>
    <w:div w:id="409353451">
      <w:bodyDiv w:val="1"/>
      <w:marLeft w:val="0"/>
      <w:marRight w:val="0"/>
      <w:marTop w:val="0"/>
      <w:marBottom w:val="0"/>
      <w:divBdr>
        <w:top w:val="none" w:sz="0" w:space="0" w:color="auto"/>
        <w:left w:val="none" w:sz="0" w:space="0" w:color="auto"/>
        <w:bottom w:val="none" w:sz="0" w:space="0" w:color="auto"/>
        <w:right w:val="none" w:sz="0" w:space="0" w:color="auto"/>
      </w:divBdr>
    </w:div>
    <w:div w:id="409499972">
      <w:bodyDiv w:val="1"/>
      <w:marLeft w:val="0"/>
      <w:marRight w:val="0"/>
      <w:marTop w:val="0"/>
      <w:marBottom w:val="0"/>
      <w:divBdr>
        <w:top w:val="none" w:sz="0" w:space="0" w:color="auto"/>
        <w:left w:val="none" w:sz="0" w:space="0" w:color="auto"/>
        <w:bottom w:val="none" w:sz="0" w:space="0" w:color="auto"/>
        <w:right w:val="none" w:sz="0" w:space="0" w:color="auto"/>
      </w:divBdr>
    </w:div>
    <w:div w:id="409547288">
      <w:bodyDiv w:val="1"/>
      <w:marLeft w:val="0"/>
      <w:marRight w:val="0"/>
      <w:marTop w:val="0"/>
      <w:marBottom w:val="0"/>
      <w:divBdr>
        <w:top w:val="none" w:sz="0" w:space="0" w:color="auto"/>
        <w:left w:val="none" w:sz="0" w:space="0" w:color="auto"/>
        <w:bottom w:val="none" w:sz="0" w:space="0" w:color="auto"/>
        <w:right w:val="none" w:sz="0" w:space="0" w:color="auto"/>
      </w:divBdr>
    </w:div>
    <w:div w:id="409935468">
      <w:bodyDiv w:val="1"/>
      <w:marLeft w:val="0"/>
      <w:marRight w:val="0"/>
      <w:marTop w:val="0"/>
      <w:marBottom w:val="0"/>
      <w:divBdr>
        <w:top w:val="none" w:sz="0" w:space="0" w:color="auto"/>
        <w:left w:val="none" w:sz="0" w:space="0" w:color="auto"/>
        <w:bottom w:val="none" w:sz="0" w:space="0" w:color="auto"/>
        <w:right w:val="none" w:sz="0" w:space="0" w:color="auto"/>
      </w:divBdr>
    </w:div>
    <w:div w:id="410011507">
      <w:bodyDiv w:val="1"/>
      <w:marLeft w:val="0"/>
      <w:marRight w:val="0"/>
      <w:marTop w:val="0"/>
      <w:marBottom w:val="0"/>
      <w:divBdr>
        <w:top w:val="none" w:sz="0" w:space="0" w:color="auto"/>
        <w:left w:val="none" w:sz="0" w:space="0" w:color="auto"/>
        <w:bottom w:val="none" w:sz="0" w:space="0" w:color="auto"/>
        <w:right w:val="none" w:sz="0" w:space="0" w:color="auto"/>
      </w:divBdr>
    </w:div>
    <w:div w:id="410278508">
      <w:bodyDiv w:val="1"/>
      <w:marLeft w:val="0"/>
      <w:marRight w:val="0"/>
      <w:marTop w:val="0"/>
      <w:marBottom w:val="0"/>
      <w:divBdr>
        <w:top w:val="none" w:sz="0" w:space="0" w:color="auto"/>
        <w:left w:val="none" w:sz="0" w:space="0" w:color="auto"/>
        <w:bottom w:val="none" w:sz="0" w:space="0" w:color="auto"/>
        <w:right w:val="none" w:sz="0" w:space="0" w:color="auto"/>
      </w:divBdr>
    </w:div>
    <w:div w:id="410544850">
      <w:bodyDiv w:val="1"/>
      <w:marLeft w:val="0"/>
      <w:marRight w:val="0"/>
      <w:marTop w:val="0"/>
      <w:marBottom w:val="0"/>
      <w:divBdr>
        <w:top w:val="none" w:sz="0" w:space="0" w:color="auto"/>
        <w:left w:val="none" w:sz="0" w:space="0" w:color="auto"/>
        <w:bottom w:val="none" w:sz="0" w:space="0" w:color="auto"/>
        <w:right w:val="none" w:sz="0" w:space="0" w:color="auto"/>
      </w:divBdr>
    </w:div>
    <w:div w:id="410588842">
      <w:bodyDiv w:val="1"/>
      <w:marLeft w:val="0"/>
      <w:marRight w:val="0"/>
      <w:marTop w:val="0"/>
      <w:marBottom w:val="0"/>
      <w:divBdr>
        <w:top w:val="none" w:sz="0" w:space="0" w:color="auto"/>
        <w:left w:val="none" w:sz="0" w:space="0" w:color="auto"/>
        <w:bottom w:val="none" w:sz="0" w:space="0" w:color="auto"/>
        <w:right w:val="none" w:sz="0" w:space="0" w:color="auto"/>
      </w:divBdr>
    </w:div>
    <w:div w:id="410665631">
      <w:bodyDiv w:val="1"/>
      <w:marLeft w:val="0"/>
      <w:marRight w:val="0"/>
      <w:marTop w:val="0"/>
      <w:marBottom w:val="0"/>
      <w:divBdr>
        <w:top w:val="none" w:sz="0" w:space="0" w:color="auto"/>
        <w:left w:val="none" w:sz="0" w:space="0" w:color="auto"/>
        <w:bottom w:val="none" w:sz="0" w:space="0" w:color="auto"/>
        <w:right w:val="none" w:sz="0" w:space="0" w:color="auto"/>
      </w:divBdr>
    </w:div>
    <w:div w:id="410737510">
      <w:bodyDiv w:val="1"/>
      <w:marLeft w:val="0"/>
      <w:marRight w:val="0"/>
      <w:marTop w:val="0"/>
      <w:marBottom w:val="0"/>
      <w:divBdr>
        <w:top w:val="none" w:sz="0" w:space="0" w:color="auto"/>
        <w:left w:val="none" w:sz="0" w:space="0" w:color="auto"/>
        <w:bottom w:val="none" w:sz="0" w:space="0" w:color="auto"/>
        <w:right w:val="none" w:sz="0" w:space="0" w:color="auto"/>
      </w:divBdr>
    </w:div>
    <w:div w:id="411240627">
      <w:bodyDiv w:val="1"/>
      <w:marLeft w:val="0"/>
      <w:marRight w:val="0"/>
      <w:marTop w:val="0"/>
      <w:marBottom w:val="0"/>
      <w:divBdr>
        <w:top w:val="none" w:sz="0" w:space="0" w:color="auto"/>
        <w:left w:val="none" w:sz="0" w:space="0" w:color="auto"/>
        <w:bottom w:val="none" w:sz="0" w:space="0" w:color="auto"/>
        <w:right w:val="none" w:sz="0" w:space="0" w:color="auto"/>
      </w:divBdr>
    </w:div>
    <w:div w:id="411590784">
      <w:bodyDiv w:val="1"/>
      <w:marLeft w:val="0"/>
      <w:marRight w:val="0"/>
      <w:marTop w:val="0"/>
      <w:marBottom w:val="0"/>
      <w:divBdr>
        <w:top w:val="none" w:sz="0" w:space="0" w:color="auto"/>
        <w:left w:val="none" w:sz="0" w:space="0" w:color="auto"/>
        <w:bottom w:val="none" w:sz="0" w:space="0" w:color="auto"/>
        <w:right w:val="none" w:sz="0" w:space="0" w:color="auto"/>
      </w:divBdr>
    </w:div>
    <w:div w:id="411775091">
      <w:bodyDiv w:val="1"/>
      <w:marLeft w:val="0"/>
      <w:marRight w:val="0"/>
      <w:marTop w:val="0"/>
      <w:marBottom w:val="0"/>
      <w:divBdr>
        <w:top w:val="none" w:sz="0" w:space="0" w:color="auto"/>
        <w:left w:val="none" w:sz="0" w:space="0" w:color="auto"/>
        <w:bottom w:val="none" w:sz="0" w:space="0" w:color="auto"/>
        <w:right w:val="none" w:sz="0" w:space="0" w:color="auto"/>
      </w:divBdr>
    </w:div>
    <w:div w:id="411776799">
      <w:bodyDiv w:val="1"/>
      <w:marLeft w:val="0"/>
      <w:marRight w:val="0"/>
      <w:marTop w:val="0"/>
      <w:marBottom w:val="0"/>
      <w:divBdr>
        <w:top w:val="none" w:sz="0" w:space="0" w:color="auto"/>
        <w:left w:val="none" w:sz="0" w:space="0" w:color="auto"/>
        <w:bottom w:val="none" w:sz="0" w:space="0" w:color="auto"/>
        <w:right w:val="none" w:sz="0" w:space="0" w:color="auto"/>
      </w:divBdr>
    </w:div>
    <w:div w:id="411777814">
      <w:bodyDiv w:val="1"/>
      <w:marLeft w:val="0"/>
      <w:marRight w:val="0"/>
      <w:marTop w:val="0"/>
      <w:marBottom w:val="0"/>
      <w:divBdr>
        <w:top w:val="none" w:sz="0" w:space="0" w:color="auto"/>
        <w:left w:val="none" w:sz="0" w:space="0" w:color="auto"/>
        <w:bottom w:val="none" w:sz="0" w:space="0" w:color="auto"/>
        <w:right w:val="none" w:sz="0" w:space="0" w:color="auto"/>
      </w:divBdr>
    </w:div>
    <w:div w:id="411854210">
      <w:bodyDiv w:val="1"/>
      <w:marLeft w:val="0"/>
      <w:marRight w:val="0"/>
      <w:marTop w:val="0"/>
      <w:marBottom w:val="0"/>
      <w:divBdr>
        <w:top w:val="none" w:sz="0" w:space="0" w:color="auto"/>
        <w:left w:val="none" w:sz="0" w:space="0" w:color="auto"/>
        <w:bottom w:val="none" w:sz="0" w:space="0" w:color="auto"/>
        <w:right w:val="none" w:sz="0" w:space="0" w:color="auto"/>
      </w:divBdr>
    </w:div>
    <w:div w:id="412355510">
      <w:bodyDiv w:val="1"/>
      <w:marLeft w:val="0"/>
      <w:marRight w:val="0"/>
      <w:marTop w:val="0"/>
      <w:marBottom w:val="0"/>
      <w:divBdr>
        <w:top w:val="none" w:sz="0" w:space="0" w:color="auto"/>
        <w:left w:val="none" w:sz="0" w:space="0" w:color="auto"/>
        <w:bottom w:val="none" w:sz="0" w:space="0" w:color="auto"/>
        <w:right w:val="none" w:sz="0" w:space="0" w:color="auto"/>
      </w:divBdr>
    </w:div>
    <w:div w:id="412438321">
      <w:bodyDiv w:val="1"/>
      <w:marLeft w:val="0"/>
      <w:marRight w:val="0"/>
      <w:marTop w:val="0"/>
      <w:marBottom w:val="0"/>
      <w:divBdr>
        <w:top w:val="none" w:sz="0" w:space="0" w:color="auto"/>
        <w:left w:val="none" w:sz="0" w:space="0" w:color="auto"/>
        <w:bottom w:val="none" w:sz="0" w:space="0" w:color="auto"/>
        <w:right w:val="none" w:sz="0" w:space="0" w:color="auto"/>
      </w:divBdr>
    </w:div>
    <w:div w:id="412551224">
      <w:bodyDiv w:val="1"/>
      <w:marLeft w:val="0"/>
      <w:marRight w:val="0"/>
      <w:marTop w:val="0"/>
      <w:marBottom w:val="0"/>
      <w:divBdr>
        <w:top w:val="none" w:sz="0" w:space="0" w:color="auto"/>
        <w:left w:val="none" w:sz="0" w:space="0" w:color="auto"/>
        <w:bottom w:val="none" w:sz="0" w:space="0" w:color="auto"/>
        <w:right w:val="none" w:sz="0" w:space="0" w:color="auto"/>
      </w:divBdr>
    </w:div>
    <w:div w:id="412555495">
      <w:bodyDiv w:val="1"/>
      <w:marLeft w:val="0"/>
      <w:marRight w:val="0"/>
      <w:marTop w:val="0"/>
      <w:marBottom w:val="0"/>
      <w:divBdr>
        <w:top w:val="none" w:sz="0" w:space="0" w:color="auto"/>
        <w:left w:val="none" w:sz="0" w:space="0" w:color="auto"/>
        <w:bottom w:val="none" w:sz="0" w:space="0" w:color="auto"/>
        <w:right w:val="none" w:sz="0" w:space="0" w:color="auto"/>
      </w:divBdr>
    </w:div>
    <w:div w:id="412820719">
      <w:bodyDiv w:val="1"/>
      <w:marLeft w:val="0"/>
      <w:marRight w:val="0"/>
      <w:marTop w:val="0"/>
      <w:marBottom w:val="0"/>
      <w:divBdr>
        <w:top w:val="none" w:sz="0" w:space="0" w:color="auto"/>
        <w:left w:val="none" w:sz="0" w:space="0" w:color="auto"/>
        <w:bottom w:val="none" w:sz="0" w:space="0" w:color="auto"/>
        <w:right w:val="none" w:sz="0" w:space="0" w:color="auto"/>
      </w:divBdr>
    </w:div>
    <w:div w:id="413091015">
      <w:bodyDiv w:val="1"/>
      <w:marLeft w:val="0"/>
      <w:marRight w:val="0"/>
      <w:marTop w:val="0"/>
      <w:marBottom w:val="0"/>
      <w:divBdr>
        <w:top w:val="none" w:sz="0" w:space="0" w:color="auto"/>
        <w:left w:val="none" w:sz="0" w:space="0" w:color="auto"/>
        <w:bottom w:val="none" w:sz="0" w:space="0" w:color="auto"/>
        <w:right w:val="none" w:sz="0" w:space="0" w:color="auto"/>
      </w:divBdr>
    </w:div>
    <w:div w:id="413093618">
      <w:bodyDiv w:val="1"/>
      <w:marLeft w:val="0"/>
      <w:marRight w:val="0"/>
      <w:marTop w:val="0"/>
      <w:marBottom w:val="0"/>
      <w:divBdr>
        <w:top w:val="none" w:sz="0" w:space="0" w:color="auto"/>
        <w:left w:val="none" w:sz="0" w:space="0" w:color="auto"/>
        <w:bottom w:val="none" w:sz="0" w:space="0" w:color="auto"/>
        <w:right w:val="none" w:sz="0" w:space="0" w:color="auto"/>
      </w:divBdr>
    </w:div>
    <w:div w:id="413480174">
      <w:bodyDiv w:val="1"/>
      <w:marLeft w:val="0"/>
      <w:marRight w:val="0"/>
      <w:marTop w:val="0"/>
      <w:marBottom w:val="0"/>
      <w:divBdr>
        <w:top w:val="none" w:sz="0" w:space="0" w:color="auto"/>
        <w:left w:val="none" w:sz="0" w:space="0" w:color="auto"/>
        <w:bottom w:val="none" w:sz="0" w:space="0" w:color="auto"/>
        <w:right w:val="none" w:sz="0" w:space="0" w:color="auto"/>
      </w:divBdr>
    </w:div>
    <w:div w:id="413480626">
      <w:bodyDiv w:val="1"/>
      <w:marLeft w:val="0"/>
      <w:marRight w:val="0"/>
      <w:marTop w:val="0"/>
      <w:marBottom w:val="0"/>
      <w:divBdr>
        <w:top w:val="none" w:sz="0" w:space="0" w:color="auto"/>
        <w:left w:val="none" w:sz="0" w:space="0" w:color="auto"/>
        <w:bottom w:val="none" w:sz="0" w:space="0" w:color="auto"/>
        <w:right w:val="none" w:sz="0" w:space="0" w:color="auto"/>
      </w:divBdr>
    </w:div>
    <w:div w:id="413553292">
      <w:bodyDiv w:val="1"/>
      <w:marLeft w:val="0"/>
      <w:marRight w:val="0"/>
      <w:marTop w:val="0"/>
      <w:marBottom w:val="0"/>
      <w:divBdr>
        <w:top w:val="none" w:sz="0" w:space="0" w:color="auto"/>
        <w:left w:val="none" w:sz="0" w:space="0" w:color="auto"/>
        <w:bottom w:val="none" w:sz="0" w:space="0" w:color="auto"/>
        <w:right w:val="none" w:sz="0" w:space="0" w:color="auto"/>
      </w:divBdr>
    </w:div>
    <w:div w:id="413626532">
      <w:bodyDiv w:val="1"/>
      <w:marLeft w:val="0"/>
      <w:marRight w:val="0"/>
      <w:marTop w:val="0"/>
      <w:marBottom w:val="0"/>
      <w:divBdr>
        <w:top w:val="none" w:sz="0" w:space="0" w:color="auto"/>
        <w:left w:val="none" w:sz="0" w:space="0" w:color="auto"/>
        <w:bottom w:val="none" w:sz="0" w:space="0" w:color="auto"/>
        <w:right w:val="none" w:sz="0" w:space="0" w:color="auto"/>
      </w:divBdr>
    </w:div>
    <w:div w:id="413667462">
      <w:bodyDiv w:val="1"/>
      <w:marLeft w:val="0"/>
      <w:marRight w:val="0"/>
      <w:marTop w:val="0"/>
      <w:marBottom w:val="0"/>
      <w:divBdr>
        <w:top w:val="none" w:sz="0" w:space="0" w:color="auto"/>
        <w:left w:val="none" w:sz="0" w:space="0" w:color="auto"/>
        <w:bottom w:val="none" w:sz="0" w:space="0" w:color="auto"/>
        <w:right w:val="none" w:sz="0" w:space="0" w:color="auto"/>
      </w:divBdr>
    </w:div>
    <w:div w:id="413819533">
      <w:bodyDiv w:val="1"/>
      <w:marLeft w:val="0"/>
      <w:marRight w:val="0"/>
      <w:marTop w:val="0"/>
      <w:marBottom w:val="0"/>
      <w:divBdr>
        <w:top w:val="none" w:sz="0" w:space="0" w:color="auto"/>
        <w:left w:val="none" w:sz="0" w:space="0" w:color="auto"/>
        <w:bottom w:val="none" w:sz="0" w:space="0" w:color="auto"/>
        <w:right w:val="none" w:sz="0" w:space="0" w:color="auto"/>
      </w:divBdr>
    </w:div>
    <w:div w:id="413825303">
      <w:bodyDiv w:val="1"/>
      <w:marLeft w:val="0"/>
      <w:marRight w:val="0"/>
      <w:marTop w:val="0"/>
      <w:marBottom w:val="0"/>
      <w:divBdr>
        <w:top w:val="none" w:sz="0" w:space="0" w:color="auto"/>
        <w:left w:val="none" w:sz="0" w:space="0" w:color="auto"/>
        <w:bottom w:val="none" w:sz="0" w:space="0" w:color="auto"/>
        <w:right w:val="none" w:sz="0" w:space="0" w:color="auto"/>
      </w:divBdr>
    </w:div>
    <w:div w:id="414202660">
      <w:bodyDiv w:val="1"/>
      <w:marLeft w:val="0"/>
      <w:marRight w:val="0"/>
      <w:marTop w:val="0"/>
      <w:marBottom w:val="0"/>
      <w:divBdr>
        <w:top w:val="none" w:sz="0" w:space="0" w:color="auto"/>
        <w:left w:val="none" w:sz="0" w:space="0" w:color="auto"/>
        <w:bottom w:val="none" w:sz="0" w:space="0" w:color="auto"/>
        <w:right w:val="none" w:sz="0" w:space="0" w:color="auto"/>
      </w:divBdr>
    </w:div>
    <w:div w:id="414474336">
      <w:bodyDiv w:val="1"/>
      <w:marLeft w:val="0"/>
      <w:marRight w:val="0"/>
      <w:marTop w:val="0"/>
      <w:marBottom w:val="0"/>
      <w:divBdr>
        <w:top w:val="none" w:sz="0" w:space="0" w:color="auto"/>
        <w:left w:val="none" w:sz="0" w:space="0" w:color="auto"/>
        <w:bottom w:val="none" w:sz="0" w:space="0" w:color="auto"/>
        <w:right w:val="none" w:sz="0" w:space="0" w:color="auto"/>
      </w:divBdr>
    </w:div>
    <w:div w:id="414668097">
      <w:bodyDiv w:val="1"/>
      <w:marLeft w:val="0"/>
      <w:marRight w:val="0"/>
      <w:marTop w:val="0"/>
      <w:marBottom w:val="0"/>
      <w:divBdr>
        <w:top w:val="none" w:sz="0" w:space="0" w:color="auto"/>
        <w:left w:val="none" w:sz="0" w:space="0" w:color="auto"/>
        <w:bottom w:val="none" w:sz="0" w:space="0" w:color="auto"/>
        <w:right w:val="none" w:sz="0" w:space="0" w:color="auto"/>
      </w:divBdr>
    </w:div>
    <w:div w:id="414740162">
      <w:bodyDiv w:val="1"/>
      <w:marLeft w:val="0"/>
      <w:marRight w:val="0"/>
      <w:marTop w:val="0"/>
      <w:marBottom w:val="0"/>
      <w:divBdr>
        <w:top w:val="none" w:sz="0" w:space="0" w:color="auto"/>
        <w:left w:val="none" w:sz="0" w:space="0" w:color="auto"/>
        <w:bottom w:val="none" w:sz="0" w:space="0" w:color="auto"/>
        <w:right w:val="none" w:sz="0" w:space="0" w:color="auto"/>
      </w:divBdr>
    </w:div>
    <w:div w:id="415177220">
      <w:bodyDiv w:val="1"/>
      <w:marLeft w:val="0"/>
      <w:marRight w:val="0"/>
      <w:marTop w:val="0"/>
      <w:marBottom w:val="0"/>
      <w:divBdr>
        <w:top w:val="none" w:sz="0" w:space="0" w:color="auto"/>
        <w:left w:val="none" w:sz="0" w:space="0" w:color="auto"/>
        <w:bottom w:val="none" w:sz="0" w:space="0" w:color="auto"/>
        <w:right w:val="none" w:sz="0" w:space="0" w:color="auto"/>
      </w:divBdr>
    </w:div>
    <w:div w:id="415202476">
      <w:bodyDiv w:val="1"/>
      <w:marLeft w:val="0"/>
      <w:marRight w:val="0"/>
      <w:marTop w:val="0"/>
      <w:marBottom w:val="0"/>
      <w:divBdr>
        <w:top w:val="none" w:sz="0" w:space="0" w:color="auto"/>
        <w:left w:val="none" w:sz="0" w:space="0" w:color="auto"/>
        <w:bottom w:val="none" w:sz="0" w:space="0" w:color="auto"/>
        <w:right w:val="none" w:sz="0" w:space="0" w:color="auto"/>
      </w:divBdr>
    </w:div>
    <w:div w:id="415253508">
      <w:bodyDiv w:val="1"/>
      <w:marLeft w:val="0"/>
      <w:marRight w:val="0"/>
      <w:marTop w:val="0"/>
      <w:marBottom w:val="0"/>
      <w:divBdr>
        <w:top w:val="none" w:sz="0" w:space="0" w:color="auto"/>
        <w:left w:val="none" w:sz="0" w:space="0" w:color="auto"/>
        <w:bottom w:val="none" w:sz="0" w:space="0" w:color="auto"/>
        <w:right w:val="none" w:sz="0" w:space="0" w:color="auto"/>
      </w:divBdr>
    </w:div>
    <w:div w:id="415443065">
      <w:bodyDiv w:val="1"/>
      <w:marLeft w:val="0"/>
      <w:marRight w:val="0"/>
      <w:marTop w:val="0"/>
      <w:marBottom w:val="0"/>
      <w:divBdr>
        <w:top w:val="none" w:sz="0" w:space="0" w:color="auto"/>
        <w:left w:val="none" w:sz="0" w:space="0" w:color="auto"/>
        <w:bottom w:val="none" w:sz="0" w:space="0" w:color="auto"/>
        <w:right w:val="none" w:sz="0" w:space="0" w:color="auto"/>
      </w:divBdr>
    </w:div>
    <w:div w:id="415634735">
      <w:bodyDiv w:val="1"/>
      <w:marLeft w:val="0"/>
      <w:marRight w:val="0"/>
      <w:marTop w:val="0"/>
      <w:marBottom w:val="0"/>
      <w:divBdr>
        <w:top w:val="none" w:sz="0" w:space="0" w:color="auto"/>
        <w:left w:val="none" w:sz="0" w:space="0" w:color="auto"/>
        <w:bottom w:val="none" w:sz="0" w:space="0" w:color="auto"/>
        <w:right w:val="none" w:sz="0" w:space="0" w:color="auto"/>
      </w:divBdr>
    </w:div>
    <w:div w:id="415786798">
      <w:bodyDiv w:val="1"/>
      <w:marLeft w:val="0"/>
      <w:marRight w:val="0"/>
      <w:marTop w:val="0"/>
      <w:marBottom w:val="0"/>
      <w:divBdr>
        <w:top w:val="none" w:sz="0" w:space="0" w:color="auto"/>
        <w:left w:val="none" w:sz="0" w:space="0" w:color="auto"/>
        <w:bottom w:val="none" w:sz="0" w:space="0" w:color="auto"/>
        <w:right w:val="none" w:sz="0" w:space="0" w:color="auto"/>
      </w:divBdr>
    </w:div>
    <w:div w:id="415984666">
      <w:bodyDiv w:val="1"/>
      <w:marLeft w:val="0"/>
      <w:marRight w:val="0"/>
      <w:marTop w:val="0"/>
      <w:marBottom w:val="0"/>
      <w:divBdr>
        <w:top w:val="none" w:sz="0" w:space="0" w:color="auto"/>
        <w:left w:val="none" w:sz="0" w:space="0" w:color="auto"/>
        <w:bottom w:val="none" w:sz="0" w:space="0" w:color="auto"/>
        <w:right w:val="none" w:sz="0" w:space="0" w:color="auto"/>
      </w:divBdr>
    </w:div>
    <w:div w:id="416370367">
      <w:bodyDiv w:val="1"/>
      <w:marLeft w:val="0"/>
      <w:marRight w:val="0"/>
      <w:marTop w:val="0"/>
      <w:marBottom w:val="0"/>
      <w:divBdr>
        <w:top w:val="none" w:sz="0" w:space="0" w:color="auto"/>
        <w:left w:val="none" w:sz="0" w:space="0" w:color="auto"/>
        <w:bottom w:val="none" w:sz="0" w:space="0" w:color="auto"/>
        <w:right w:val="none" w:sz="0" w:space="0" w:color="auto"/>
      </w:divBdr>
    </w:div>
    <w:div w:id="416708471">
      <w:bodyDiv w:val="1"/>
      <w:marLeft w:val="0"/>
      <w:marRight w:val="0"/>
      <w:marTop w:val="0"/>
      <w:marBottom w:val="0"/>
      <w:divBdr>
        <w:top w:val="none" w:sz="0" w:space="0" w:color="auto"/>
        <w:left w:val="none" w:sz="0" w:space="0" w:color="auto"/>
        <w:bottom w:val="none" w:sz="0" w:space="0" w:color="auto"/>
        <w:right w:val="none" w:sz="0" w:space="0" w:color="auto"/>
      </w:divBdr>
    </w:div>
    <w:div w:id="416824633">
      <w:bodyDiv w:val="1"/>
      <w:marLeft w:val="0"/>
      <w:marRight w:val="0"/>
      <w:marTop w:val="0"/>
      <w:marBottom w:val="0"/>
      <w:divBdr>
        <w:top w:val="none" w:sz="0" w:space="0" w:color="auto"/>
        <w:left w:val="none" w:sz="0" w:space="0" w:color="auto"/>
        <w:bottom w:val="none" w:sz="0" w:space="0" w:color="auto"/>
        <w:right w:val="none" w:sz="0" w:space="0" w:color="auto"/>
      </w:divBdr>
    </w:div>
    <w:div w:id="417219484">
      <w:bodyDiv w:val="1"/>
      <w:marLeft w:val="0"/>
      <w:marRight w:val="0"/>
      <w:marTop w:val="0"/>
      <w:marBottom w:val="0"/>
      <w:divBdr>
        <w:top w:val="none" w:sz="0" w:space="0" w:color="auto"/>
        <w:left w:val="none" w:sz="0" w:space="0" w:color="auto"/>
        <w:bottom w:val="none" w:sz="0" w:space="0" w:color="auto"/>
        <w:right w:val="none" w:sz="0" w:space="0" w:color="auto"/>
      </w:divBdr>
    </w:div>
    <w:div w:id="417562425">
      <w:bodyDiv w:val="1"/>
      <w:marLeft w:val="0"/>
      <w:marRight w:val="0"/>
      <w:marTop w:val="0"/>
      <w:marBottom w:val="0"/>
      <w:divBdr>
        <w:top w:val="none" w:sz="0" w:space="0" w:color="auto"/>
        <w:left w:val="none" w:sz="0" w:space="0" w:color="auto"/>
        <w:bottom w:val="none" w:sz="0" w:space="0" w:color="auto"/>
        <w:right w:val="none" w:sz="0" w:space="0" w:color="auto"/>
      </w:divBdr>
    </w:div>
    <w:div w:id="418060066">
      <w:bodyDiv w:val="1"/>
      <w:marLeft w:val="0"/>
      <w:marRight w:val="0"/>
      <w:marTop w:val="0"/>
      <w:marBottom w:val="0"/>
      <w:divBdr>
        <w:top w:val="none" w:sz="0" w:space="0" w:color="auto"/>
        <w:left w:val="none" w:sz="0" w:space="0" w:color="auto"/>
        <w:bottom w:val="none" w:sz="0" w:space="0" w:color="auto"/>
        <w:right w:val="none" w:sz="0" w:space="0" w:color="auto"/>
      </w:divBdr>
    </w:div>
    <w:div w:id="418215530">
      <w:bodyDiv w:val="1"/>
      <w:marLeft w:val="0"/>
      <w:marRight w:val="0"/>
      <w:marTop w:val="0"/>
      <w:marBottom w:val="0"/>
      <w:divBdr>
        <w:top w:val="none" w:sz="0" w:space="0" w:color="auto"/>
        <w:left w:val="none" w:sz="0" w:space="0" w:color="auto"/>
        <w:bottom w:val="none" w:sz="0" w:space="0" w:color="auto"/>
        <w:right w:val="none" w:sz="0" w:space="0" w:color="auto"/>
      </w:divBdr>
    </w:div>
    <w:div w:id="418253321">
      <w:bodyDiv w:val="1"/>
      <w:marLeft w:val="0"/>
      <w:marRight w:val="0"/>
      <w:marTop w:val="0"/>
      <w:marBottom w:val="0"/>
      <w:divBdr>
        <w:top w:val="none" w:sz="0" w:space="0" w:color="auto"/>
        <w:left w:val="none" w:sz="0" w:space="0" w:color="auto"/>
        <w:bottom w:val="none" w:sz="0" w:space="0" w:color="auto"/>
        <w:right w:val="none" w:sz="0" w:space="0" w:color="auto"/>
      </w:divBdr>
    </w:div>
    <w:div w:id="418258617">
      <w:bodyDiv w:val="1"/>
      <w:marLeft w:val="0"/>
      <w:marRight w:val="0"/>
      <w:marTop w:val="0"/>
      <w:marBottom w:val="0"/>
      <w:divBdr>
        <w:top w:val="none" w:sz="0" w:space="0" w:color="auto"/>
        <w:left w:val="none" w:sz="0" w:space="0" w:color="auto"/>
        <w:bottom w:val="none" w:sz="0" w:space="0" w:color="auto"/>
        <w:right w:val="none" w:sz="0" w:space="0" w:color="auto"/>
      </w:divBdr>
    </w:div>
    <w:div w:id="418330263">
      <w:bodyDiv w:val="1"/>
      <w:marLeft w:val="0"/>
      <w:marRight w:val="0"/>
      <w:marTop w:val="0"/>
      <w:marBottom w:val="0"/>
      <w:divBdr>
        <w:top w:val="none" w:sz="0" w:space="0" w:color="auto"/>
        <w:left w:val="none" w:sz="0" w:space="0" w:color="auto"/>
        <w:bottom w:val="none" w:sz="0" w:space="0" w:color="auto"/>
        <w:right w:val="none" w:sz="0" w:space="0" w:color="auto"/>
      </w:divBdr>
    </w:div>
    <w:div w:id="418405821">
      <w:bodyDiv w:val="1"/>
      <w:marLeft w:val="0"/>
      <w:marRight w:val="0"/>
      <w:marTop w:val="0"/>
      <w:marBottom w:val="0"/>
      <w:divBdr>
        <w:top w:val="none" w:sz="0" w:space="0" w:color="auto"/>
        <w:left w:val="none" w:sz="0" w:space="0" w:color="auto"/>
        <w:bottom w:val="none" w:sz="0" w:space="0" w:color="auto"/>
        <w:right w:val="none" w:sz="0" w:space="0" w:color="auto"/>
      </w:divBdr>
    </w:div>
    <w:div w:id="418447998">
      <w:bodyDiv w:val="1"/>
      <w:marLeft w:val="0"/>
      <w:marRight w:val="0"/>
      <w:marTop w:val="0"/>
      <w:marBottom w:val="0"/>
      <w:divBdr>
        <w:top w:val="none" w:sz="0" w:space="0" w:color="auto"/>
        <w:left w:val="none" w:sz="0" w:space="0" w:color="auto"/>
        <w:bottom w:val="none" w:sz="0" w:space="0" w:color="auto"/>
        <w:right w:val="none" w:sz="0" w:space="0" w:color="auto"/>
      </w:divBdr>
    </w:div>
    <w:div w:id="418449280">
      <w:bodyDiv w:val="1"/>
      <w:marLeft w:val="0"/>
      <w:marRight w:val="0"/>
      <w:marTop w:val="0"/>
      <w:marBottom w:val="0"/>
      <w:divBdr>
        <w:top w:val="none" w:sz="0" w:space="0" w:color="auto"/>
        <w:left w:val="none" w:sz="0" w:space="0" w:color="auto"/>
        <w:bottom w:val="none" w:sz="0" w:space="0" w:color="auto"/>
        <w:right w:val="none" w:sz="0" w:space="0" w:color="auto"/>
      </w:divBdr>
    </w:div>
    <w:div w:id="418522964">
      <w:bodyDiv w:val="1"/>
      <w:marLeft w:val="0"/>
      <w:marRight w:val="0"/>
      <w:marTop w:val="0"/>
      <w:marBottom w:val="0"/>
      <w:divBdr>
        <w:top w:val="none" w:sz="0" w:space="0" w:color="auto"/>
        <w:left w:val="none" w:sz="0" w:space="0" w:color="auto"/>
        <w:bottom w:val="none" w:sz="0" w:space="0" w:color="auto"/>
        <w:right w:val="none" w:sz="0" w:space="0" w:color="auto"/>
      </w:divBdr>
    </w:div>
    <w:div w:id="418599484">
      <w:bodyDiv w:val="1"/>
      <w:marLeft w:val="0"/>
      <w:marRight w:val="0"/>
      <w:marTop w:val="0"/>
      <w:marBottom w:val="0"/>
      <w:divBdr>
        <w:top w:val="none" w:sz="0" w:space="0" w:color="auto"/>
        <w:left w:val="none" w:sz="0" w:space="0" w:color="auto"/>
        <w:bottom w:val="none" w:sz="0" w:space="0" w:color="auto"/>
        <w:right w:val="none" w:sz="0" w:space="0" w:color="auto"/>
      </w:divBdr>
    </w:div>
    <w:div w:id="418720283">
      <w:bodyDiv w:val="1"/>
      <w:marLeft w:val="0"/>
      <w:marRight w:val="0"/>
      <w:marTop w:val="0"/>
      <w:marBottom w:val="0"/>
      <w:divBdr>
        <w:top w:val="none" w:sz="0" w:space="0" w:color="auto"/>
        <w:left w:val="none" w:sz="0" w:space="0" w:color="auto"/>
        <w:bottom w:val="none" w:sz="0" w:space="0" w:color="auto"/>
        <w:right w:val="none" w:sz="0" w:space="0" w:color="auto"/>
      </w:divBdr>
    </w:div>
    <w:div w:id="418907467">
      <w:bodyDiv w:val="1"/>
      <w:marLeft w:val="0"/>
      <w:marRight w:val="0"/>
      <w:marTop w:val="0"/>
      <w:marBottom w:val="0"/>
      <w:divBdr>
        <w:top w:val="none" w:sz="0" w:space="0" w:color="auto"/>
        <w:left w:val="none" w:sz="0" w:space="0" w:color="auto"/>
        <w:bottom w:val="none" w:sz="0" w:space="0" w:color="auto"/>
        <w:right w:val="none" w:sz="0" w:space="0" w:color="auto"/>
      </w:divBdr>
    </w:div>
    <w:div w:id="418913597">
      <w:bodyDiv w:val="1"/>
      <w:marLeft w:val="0"/>
      <w:marRight w:val="0"/>
      <w:marTop w:val="0"/>
      <w:marBottom w:val="0"/>
      <w:divBdr>
        <w:top w:val="none" w:sz="0" w:space="0" w:color="auto"/>
        <w:left w:val="none" w:sz="0" w:space="0" w:color="auto"/>
        <w:bottom w:val="none" w:sz="0" w:space="0" w:color="auto"/>
        <w:right w:val="none" w:sz="0" w:space="0" w:color="auto"/>
      </w:divBdr>
    </w:div>
    <w:div w:id="418988729">
      <w:bodyDiv w:val="1"/>
      <w:marLeft w:val="0"/>
      <w:marRight w:val="0"/>
      <w:marTop w:val="0"/>
      <w:marBottom w:val="0"/>
      <w:divBdr>
        <w:top w:val="none" w:sz="0" w:space="0" w:color="auto"/>
        <w:left w:val="none" w:sz="0" w:space="0" w:color="auto"/>
        <w:bottom w:val="none" w:sz="0" w:space="0" w:color="auto"/>
        <w:right w:val="none" w:sz="0" w:space="0" w:color="auto"/>
      </w:divBdr>
    </w:div>
    <w:div w:id="419058869">
      <w:bodyDiv w:val="1"/>
      <w:marLeft w:val="0"/>
      <w:marRight w:val="0"/>
      <w:marTop w:val="0"/>
      <w:marBottom w:val="0"/>
      <w:divBdr>
        <w:top w:val="none" w:sz="0" w:space="0" w:color="auto"/>
        <w:left w:val="none" w:sz="0" w:space="0" w:color="auto"/>
        <w:bottom w:val="none" w:sz="0" w:space="0" w:color="auto"/>
        <w:right w:val="none" w:sz="0" w:space="0" w:color="auto"/>
      </w:divBdr>
    </w:div>
    <w:div w:id="419302012">
      <w:bodyDiv w:val="1"/>
      <w:marLeft w:val="0"/>
      <w:marRight w:val="0"/>
      <w:marTop w:val="0"/>
      <w:marBottom w:val="0"/>
      <w:divBdr>
        <w:top w:val="none" w:sz="0" w:space="0" w:color="auto"/>
        <w:left w:val="none" w:sz="0" w:space="0" w:color="auto"/>
        <w:bottom w:val="none" w:sz="0" w:space="0" w:color="auto"/>
        <w:right w:val="none" w:sz="0" w:space="0" w:color="auto"/>
      </w:divBdr>
    </w:div>
    <w:div w:id="419328704">
      <w:bodyDiv w:val="1"/>
      <w:marLeft w:val="0"/>
      <w:marRight w:val="0"/>
      <w:marTop w:val="0"/>
      <w:marBottom w:val="0"/>
      <w:divBdr>
        <w:top w:val="none" w:sz="0" w:space="0" w:color="auto"/>
        <w:left w:val="none" w:sz="0" w:space="0" w:color="auto"/>
        <w:bottom w:val="none" w:sz="0" w:space="0" w:color="auto"/>
        <w:right w:val="none" w:sz="0" w:space="0" w:color="auto"/>
      </w:divBdr>
    </w:div>
    <w:div w:id="419521552">
      <w:bodyDiv w:val="1"/>
      <w:marLeft w:val="0"/>
      <w:marRight w:val="0"/>
      <w:marTop w:val="0"/>
      <w:marBottom w:val="0"/>
      <w:divBdr>
        <w:top w:val="none" w:sz="0" w:space="0" w:color="auto"/>
        <w:left w:val="none" w:sz="0" w:space="0" w:color="auto"/>
        <w:bottom w:val="none" w:sz="0" w:space="0" w:color="auto"/>
        <w:right w:val="none" w:sz="0" w:space="0" w:color="auto"/>
      </w:divBdr>
    </w:div>
    <w:div w:id="419565794">
      <w:bodyDiv w:val="1"/>
      <w:marLeft w:val="0"/>
      <w:marRight w:val="0"/>
      <w:marTop w:val="0"/>
      <w:marBottom w:val="0"/>
      <w:divBdr>
        <w:top w:val="none" w:sz="0" w:space="0" w:color="auto"/>
        <w:left w:val="none" w:sz="0" w:space="0" w:color="auto"/>
        <w:bottom w:val="none" w:sz="0" w:space="0" w:color="auto"/>
        <w:right w:val="none" w:sz="0" w:space="0" w:color="auto"/>
      </w:divBdr>
    </w:div>
    <w:div w:id="419643172">
      <w:bodyDiv w:val="1"/>
      <w:marLeft w:val="0"/>
      <w:marRight w:val="0"/>
      <w:marTop w:val="0"/>
      <w:marBottom w:val="0"/>
      <w:divBdr>
        <w:top w:val="none" w:sz="0" w:space="0" w:color="auto"/>
        <w:left w:val="none" w:sz="0" w:space="0" w:color="auto"/>
        <w:bottom w:val="none" w:sz="0" w:space="0" w:color="auto"/>
        <w:right w:val="none" w:sz="0" w:space="0" w:color="auto"/>
      </w:divBdr>
    </w:div>
    <w:div w:id="419720564">
      <w:bodyDiv w:val="1"/>
      <w:marLeft w:val="0"/>
      <w:marRight w:val="0"/>
      <w:marTop w:val="0"/>
      <w:marBottom w:val="0"/>
      <w:divBdr>
        <w:top w:val="none" w:sz="0" w:space="0" w:color="auto"/>
        <w:left w:val="none" w:sz="0" w:space="0" w:color="auto"/>
        <w:bottom w:val="none" w:sz="0" w:space="0" w:color="auto"/>
        <w:right w:val="none" w:sz="0" w:space="0" w:color="auto"/>
      </w:divBdr>
    </w:div>
    <w:div w:id="419907587">
      <w:bodyDiv w:val="1"/>
      <w:marLeft w:val="0"/>
      <w:marRight w:val="0"/>
      <w:marTop w:val="0"/>
      <w:marBottom w:val="0"/>
      <w:divBdr>
        <w:top w:val="none" w:sz="0" w:space="0" w:color="auto"/>
        <w:left w:val="none" w:sz="0" w:space="0" w:color="auto"/>
        <w:bottom w:val="none" w:sz="0" w:space="0" w:color="auto"/>
        <w:right w:val="none" w:sz="0" w:space="0" w:color="auto"/>
      </w:divBdr>
    </w:div>
    <w:div w:id="420369296">
      <w:bodyDiv w:val="1"/>
      <w:marLeft w:val="0"/>
      <w:marRight w:val="0"/>
      <w:marTop w:val="0"/>
      <w:marBottom w:val="0"/>
      <w:divBdr>
        <w:top w:val="none" w:sz="0" w:space="0" w:color="auto"/>
        <w:left w:val="none" w:sz="0" w:space="0" w:color="auto"/>
        <w:bottom w:val="none" w:sz="0" w:space="0" w:color="auto"/>
        <w:right w:val="none" w:sz="0" w:space="0" w:color="auto"/>
      </w:divBdr>
    </w:div>
    <w:div w:id="420374813">
      <w:bodyDiv w:val="1"/>
      <w:marLeft w:val="0"/>
      <w:marRight w:val="0"/>
      <w:marTop w:val="0"/>
      <w:marBottom w:val="0"/>
      <w:divBdr>
        <w:top w:val="none" w:sz="0" w:space="0" w:color="auto"/>
        <w:left w:val="none" w:sz="0" w:space="0" w:color="auto"/>
        <w:bottom w:val="none" w:sz="0" w:space="0" w:color="auto"/>
        <w:right w:val="none" w:sz="0" w:space="0" w:color="auto"/>
      </w:divBdr>
    </w:div>
    <w:div w:id="420562475">
      <w:bodyDiv w:val="1"/>
      <w:marLeft w:val="0"/>
      <w:marRight w:val="0"/>
      <w:marTop w:val="0"/>
      <w:marBottom w:val="0"/>
      <w:divBdr>
        <w:top w:val="none" w:sz="0" w:space="0" w:color="auto"/>
        <w:left w:val="none" w:sz="0" w:space="0" w:color="auto"/>
        <w:bottom w:val="none" w:sz="0" w:space="0" w:color="auto"/>
        <w:right w:val="none" w:sz="0" w:space="0" w:color="auto"/>
      </w:divBdr>
    </w:div>
    <w:div w:id="420950023">
      <w:bodyDiv w:val="1"/>
      <w:marLeft w:val="0"/>
      <w:marRight w:val="0"/>
      <w:marTop w:val="0"/>
      <w:marBottom w:val="0"/>
      <w:divBdr>
        <w:top w:val="none" w:sz="0" w:space="0" w:color="auto"/>
        <w:left w:val="none" w:sz="0" w:space="0" w:color="auto"/>
        <w:bottom w:val="none" w:sz="0" w:space="0" w:color="auto"/>
        <w:right w:val="none" w:sz="0" w:space="0" w:color="auto"/>
      </w:divBdr>
    </w:div>
    <w:div w:id="421073728">
      <w:bodyDiv w:val="1"/>
      <w:marLeft w:val="0"/>
      <w:marRight w:val="0"/>
      <w:marTop w:val="0"/>
      <w:marBottom w:val="0"/>
      <w:divBdr>
        <w:top w:val="none" w:sz="0" w:space="0" w:color="auto"/>
        <w:left w:val="none" w:sz="0" w:space="0" w:color="auto"/>
        <w:bottom w:val="none" w:sz="0" w:space="0" w:color="auto"/>
        <w:right w:val="none" w:sz="0" w:space="0" w:color="auto"/>
      </w:divBdr>
    </w:div>
    <w:div w:id="421296464">
      <w:bodyDiv w:val="1"/>
      <w:marLeft w:val="0"/>
      <w:marRight w:val="0"/>
      <w:marTop w:val="0"/>
      <w:marBottom w:val="0"/>
      <w:divBdr>
        <w:top w:val="none" w:sz="0" w:space="0" w:color="auto"/>
        <w:left w:val="none" w:sz="0" w:space="0" w:color="auto"/>
        <w:bottom w:val="none" w:sz="0" w:space="0" w:color="auto"/>
        <w:right w:val="none" w:sz="0" w:space="0" w:color="auto"/>
      </w:divBdr>
    </w:div>
    <w:div w:id="421610043">
      <w:bodyDiv w:val="1"/>
      <w:marLeft w:val="0"/>
      <w:marRight w:val="0"/>
      <w:marTop w:val="0"/>
      <w:marBottom w:val="0"/>
      <w:divBdr>
        <w:top w:val="none" w:sz="0" w:space="0" w:color="auto"/>
        <w:left w:val="none" w:sz="0" w:space="0" w:color="auto"/>
        <w:bottom w:val="none" w:sz="0" w:space="0" w:color="auto"/>
        <w:right w:val="none" w:sz="0" w:space="0" w:color="auto"/>
      </w:divBdr>
    </w:div>
    <w:div w:id="421688193">
      <w:bodyDiv w:val="1"/>
      <w:marLeft w:val="0"/>
      <w:marRight w:val="0"/>
      <w:marTop w:val="0"/>
      <w:marBottom w:val="0"/>
      <w:divBdr>
        <w:top w:val="none" w:sz="0" w:space="0" w:color="auto"/>
        <w:left w:val="none" w:sz="0" w:space="0" w:color="auto"/>
        <w:bottom w:val="none" w:sz="0" w:space="0" w:color="auto"/>
        <w:right w:val="none" w:sz="0" w:space="0" w:color="auto"/>
      </w:divBdr>
    </w:div>
    <w:div w:id="421731018">
      <w:bodyDiv w:val="1"/>
      <w:marLeft w:val="0"/>
      <w:marRight w:val="0"/>
      <w:marTop w:val="0"/>
      <w:marBottom w:val="0"/>
      <w:divBdr>
        <w:top w:val="none" w:sz="0" w:space="0" w:color="auto"/>
        <w:left w:val="none" w:sz="0" w:space="0" w:color="auto"/>
        <w:bottom w:val="none" w:sz="0" w:space="0" w:color="auto"/>
        <w:right w:val="none" w:sz="0" w:space="0" w:color="auto"/>
      </w:divBdr>
    </w:div>
    <w:div w:id="421800630">
      <w:bodyDiv w:val="1"/>
      <w:marLeft w:val="0"/>
      <w:marRight w:val="0"/>
      <w:marTop w:val="0"/>
      <w:marBottom w:val="0"/>
      <w:divBdr>
        <w:top w:val="none" w:sz="0" w:space="0" w:color="auto"/>
        <w:left w:val="none" w:sz="0" w:space="0" w:color="auto"/>
        <w:bottom w:val="none" w:sz="0" w:space="0" w:color="auto"/>
        <w:right w:val="none" w:sz="0" w:space="0" w:color="auto"/>
      </w:divBdr>
    </w:div>
    <w:div w:id="421805139">
      <w:bodyDiv w:val="1"/>
      <w:marLeft w:val="0"/>
      <w:marRight w:val="0"/>
      <w:marTop w:val="0"/>
      <w:marBottom w:val="0"/>
      <w:divBdr>
        <w:top w:val="none" w:sz="0" w:space="0" w:color="auto"/>
        <w:left w:val="none" w:sz="0" w:space="0" w:color="auto"/>
        <w:bottom w:val="none" w:sz="0" w:space="0" w:color="auto"/>
        <w:right w:val="none" w:sz="0" w:space="0" w:color="auto"/>
      </w:divBdr>
    </w:div>
    <w:div w:id="421921802">
      <w:bodyDiv w:val="1"/>
      <w:marLeft w:val="0"/>
      <w:marRight w:val="0"/>
      <w:marTop w:val="0"/>
      <w:marBottom w:val="0"/>
      <w:divBdr>
        <w:top w:val="none" w:sz="0" w:space="0" w:color="auto"/>
        <w:left w:val="none" w:sz="0" w:space="0" w:color="auto"/>
        <w:bottom w:val="none" w:sz="0" w:space="0" w:color="auto"/>
        <w:right w:val="none" w:sz="0" w:space="0" w:color="auto"/>
      </w:divBdr>
    </w:div>
    <w:div w:id="421991524">
      <w:bodyDiv w:val="1"/>
      <w:marLeft w:val="0"/>
      <w:marRight w:val="0"/>
      <w:marTop w:val="0"/>
      <w:marBottom w:val="0"/>
      <w:divBdr>
        <w:top w:val="none" w:sz="0" w:space="0" w:color="auto"/>
        <w:left w:val="none" w:sz="0" w:space="0" w:color="auto"/>
        <w:bottom w:val="none" w:sz="0" w:space="0" w:color="auto"/>
        <w:right w:val="none" w:sz="0" w:space="0" w:color="auto"/>
      </w:divBdr>
    </w:div>
    <w:div w:id="422150040">
      <w:bodyDiv w:val="1"/>
      <w:marLeft w:val="0"/>
      <w:marRight w:val="0"/>
      <w:marTop w:val="0"/>
      <w:marBottom w:val="0"/>
      <w:divBdr>
        <w:top w:val="none" w:sz="0" w:space="0" w:color="auto"/>
        <w:left w:val="none" w:sz="0" w:space="0" w:color="auto"/>
        <w:bottom w:val="none" w:sz="0" w:space="0" w:color="auto"/>
        <w:right w:val="none" w:sz="0" w:space="0" w:color="auto"/>
      </w:divBdr>
    </w:div>
    <w:div w:id="422260124">
      <w:bodyDiv w:val="1"/>
      <w:marLeft w:val="0"/>
      <w:marRight w:val="0"/>
      <w:marTop w:val="0"/>
      <w:marBottom w:val="0"/>
      <w:divBdr>
        <w:top w:val="none" w:sz="0" w:space="0" w:color="auto"/>
        <w:left w:val="none" w:sz="0" w:space="0" w:color="auto"/>
        <w:bottom w:val="none" w:sz="0" w:space="0" w:color="auto"/>
        <w:right w:val="none" w:sz="0" w:space="0" w:color="auto"/>
      </w:divBdr>
    </w:div>
    <w:div w:id="422261054">
      <w:bodyDiv w:val="1"/>
      <w:marLeft w:val="0"/>
      <w:marRight w:val="0"/>
      <w:marTop w:val="0"/>
      <w:marBottom w:val="0"/>
      <w:divBdr>
        <w:top w:val="none" w:sz="0" w:space="0" w:color="auto"/>
        <w:left w:val="none" w:sz="0" w:space="0" w:color="auto"/>
        <w:bottom w:val="none" w:sz="0" w:space="0" w:color="auto"/>
        <w:right w:val="none" w:sz="0" w:space="0" w:color="auto"/>
      </w:divBdr>
    </w:div>
    <w:div w:id="422608456">
      <w:bodyDiv w:val="1"/>
      <w:marLeft w:val="0"/>
      <w:marRight w:val="0"/>
      <w:marTop w:val="0"/>
      <w:marBottom w:val="0"/>
      <w:divBdr>
        <w:top w:val="none" w:sz="0" w:space="0" w:color="auto"/>
        <w:left w:val="none" w:sz="0" w:space="0" w:color="auto"/>
        <w:bottom w:val="none" w:sz="0" w:space="0" w:color="auto"/>
        <w:right w:val="none" w:sz="0" w:space="0" w:color="auto"/>
      </w:divBdr>
    </w:div>
    <w:div w:id="422648963">
      <w:bodyDiv w:val="1"/>
      <w:marLeft w:val="0"/>
      <w:marRight w:val="0"/>
      <w:marTop w:val="0"/>
      <w:marBottom w:val="0"/>
      <w:divBdr>
        <w:top w:val="none" w:sz="0" w:space="0" w:color="auto"/>
        <w:left w:val="none" w:sz="0" w:space="0" w:color="auto"/>
        <w:bottom w:val="none" w:sz="0" w:space="0" w:color="auto"/>
        <w:right w:val="none" w:sz="0" w:space="0" w:color="auto"/>
      </w:divBdr>
    </w:div>
    <w:div w:id="422801055">
      <w:bodyDiv w:val="1"/>
      <w:marLeft w:val="0"/>
      <w:marRight w:val="0"/>
      <w:marTop w:val="0"/>
      <w:marBottom w:val="0"/>
      <w:divBdr>
        <w:top w:val="none" w:sz="0" w:space="0" w:color="auto"/>
        <w:left w:val="none" w:sz="0" w:space="0" w:color="auto"/>
        <w:bottom w:val="none" w:sz="0" w:space="0" w:color="auto"/>
        <w:right w:val="none" w:sz="0" w:space="0" w:color="auto"/>
      </w:divBdr>
    </w:div>
    <w:div w:id="423188274">
      <w:bodyDiv w:val="1"/>
      <w:marLeft w:val="0"/>
      <w:marRight w:val="0"/>
      <w:marTop w:val="0"/>
      <w:marBottom w:val="0"/>
      <w:divBdr>
        <w:top w:val="none" w:sz="0" w:space="0" w:color="auto"/>
        <w:left w:val="none" w:sz="0" w:space="0" w:color="auto"/>
        <w:bottom w:val="none" w:sz="0" w:space="0" w:color="auto"/>
        <w:right w:val="none" w:sz="0" w:space="0" w:color="auto"/>
      </w:divBdr>
    </w:div>
    <w:div w:id="423264070">
      <w:bodyDiv w:val="1"/>
      <w:marLeft w:val="0"/>
      <w:marRight w:val="0"/>
      <w:marTop w:val="0"/>
      <w:marBottom w:val="0"/>
      <w:divBdr>
        <w:top w:val="none" w:sz="0" w:space="0" w:color="auto"/>
        <w:left w:val="none" w:sz="0" w:space="0" w:color="auto"/>
        <w:bottom w:val="none" w:sz="0" w:space="0" w:color="auto"/>
        <w:right w:val="none" w:sz="0" w:space="0" w:color="auto"/>
      </w:divBdr>
    </w:div>
    <w:div w:id="423308403">
      <w:bodyDiv w:val="1"/>
      <w:marLeft w:val="0"/>
      <w:marRight w:val="0"/>
      <w:marTop w:val="0"/>
      <w:marBottom w:val="0"/>
      <w:divBdr>
        <w:top w:val="none" w:sz="0" w:space="0" w:color="auto"/>
        <w:left w:val="none" w:sz="0" w:space="0" w:color="auto"/>
        <w:bottom w:val="none" w:sz="0" w:space="0" w:color="auto"/>
        <w:right w:val="none" w:sz="0" w:space="0" w:color="auto"/>
      </w:divBdr>
    </w:div>
    <w:div w:id="423577201">
      <w:bodyDiv w:val="1"/>
      <w:marLeft w:val="0"/>
      <w:marRight w:val="0"/>
      <w:marTop w:val="0"/>
      <w:marBottom w:val="0"/>
      <w:divBdr>
        <w:top w:val="none" w:sz="0" w:space="0" w:color="auto"/>
        <w:left w:val="none" w:sz="0" w:space="0" w:color="auto"/>
        <w:bottom w:val="none" w:sz="0" w:space="0" w:color="auto"/>
        <w:right w:val="none" w:sz="0" w:space="0" w:color="auto"/>
      </w:divBdr>
    </w:div>
    <w:div w:id="424303390">
      <w:bodyDiv w:val="1"/>
      <w:marLeft w:val="0"/>
      <w:marRight w:val="0"/>
      <w:marTop w:val="0"/>
      <w:marBottom w:val="0"/>
      <w:divBdr>
        <w:top w:val="none" w:sz="0" w:space="0" w:color="auto"/>
        <w:left w:val="none" w:sz="0" w:space="0" w:color="auto"/>
        <w:bottom w:val="none" w:sz="0" w:space="0" w:color="auto"/>
        <w:right w:val="none" w:sz="0" w:space="0" w:color="auto"/>
      </w:divBdr>
    </w:div>
    <w:div w:id="424307297">
      <w:bodyDiv w:val="1"/>
      <w:marLeft w:val="0"/>
      <w:marRight w:val="0"/>
      <w:marTop w:val="0"/>
      <w:marBottom w:val="0"/>
      <w:divBdr>
        <w:top w:val="none" w:sz="0" w:space="0" w:color="auto"/>
        <w:left w:val="none" w:sz="0" w:space="0" w:color="auto"/>
        <w:bottom w:val="none" w:sz="0" w:space="0" w:color="auto"/>
        <w:right w:val="none" w:sz="0" w:space="0" w:color="auto"/>
      </w:divBdr>
    </w:div>
    <w:div w:id="424494905">
      <w:bodyDiv w:val="1"/>
      <w:marLeft w:val="0"/>
      <w:marRight w:val="0"/>
      <w:marTop w:val="0"/>
      <w:marBottom w:val="0"/>
      <w:divBdr>
        <w:top w:val="none" w:sz="0" w:space="0" w:color="auto"/>
        <w:left w:val="none" w:sz="0" w:space="0" w:color="auto"/>
        <w:bottom w:val="none" w:sz="0" w:space="0" w:color="auto"/>
        <w:right w:val="none" w:sz="0" w:space="0" w:color="auto"/>
      </w:divBdr>
    </w:div>
    <w:div w:id="425151519">
      <w:bodyDiv w:val="1"/>
      <w:marLeft w:val="0"/>
      <w:marRight w:val="0"/>
      <w:marTop w:val="0"/>
      <w:marBottom w:val="0"/>
      <w:divBdr>
        <w:top w:val="none" w:sz="0" w:space="0" w:color="auto"/>
        <w:left w:val="none" w:sz="0" w:space="0" w:color="auto"/>
        <w:bottom w:val="none" w:sz="0" w:space="0" w:color="auto"/>
        <w:right w:val="none" w:sz="0" w:space="0" w:color="auto"/>
      </w:divBdr>
    </w:div>
    <w:div w:id="425737073">
      <w:bodyDiv w:val="1"/>
      <w:marLeft w:val="0"/>
      <w:marRight w:val="0"/>
      <w:marTop w:val="0"/>
      <w:marBottom w:val="0"/>
      <w:divBdr>
        <w:top w:val="none" w:sz="0" w:space="0" w:color="auto"/>
        <w:left w:val="none" w:sz="0" w:space="0" w:color="auto"/>
        <w:bottom w:val="none" w:sz="0" w:space="0" w:color="auto"/>
        <w:right w:val="none" w:sz="0" w:space="0" w:color="auto"/>
      </w:divBdr>
    </w:div>
    <w:div w:id="425924581">
      <w:bodyDiv w:val="1"/>
      <w:marLeft w:val="0"/>
      <w:marRight w:val="0"/>
      <w:marTop w:val="0"/>
      <w:marBottom w:val="0"/>
      <w:divBdr>
        <w:top w:val="none" w:sz="0" w:space="0" w:color="auto"/>
        <w:left w:val="none" w:sz="0" w:space="0" w:color="auto"/>
        <w:bottom w:val="none" w:sz="0" w:space="0" w:color="auto"/>
        <w:right w:val="none" w:sz="0" w:space="0" w:color="auto"/>
      </w:divBdr>
    </w:div>
    <w:div w:id="426197000">
      <w:bodyDiv w:val="1"/>
      <w:marLeft w:val="0"/>
      <w:marRight w:val="0"/>
      <w:marTop w:val="0"/>
      <w:marBottom w:val="0"/>
      <w:divBdr>
        <w:top w:val="none" w:sz="0" w:space="0" w:color="auto"/>
        <w:left w:val="none" w:sz="0" w:space="0" w:color="auto"/>
        <w:bottom w:val="none" w:sz="0" w:space="0" w:color="auto"/>
        <w:right w:val="none" w:sz="0" w:space="0" w:color="auto"/>
      </w:divBdr>
    </w:div>
    <w:div w:id="426464866">
      <w:bodyDiv w:val="1"/>
      <w:marLeft w:val="0"/>
      <w:marRight w:val="0"/>
      <w:marTop w:val="0"/>
      <w:marBottom w:val="0"/>
      <w:divBdr>
        <w:top w:val="none" w:sz="0" w:space="0" w:color="auto"/>
        <w:left w:val="none" w:sz="0" w:space="0" w:color="auto"/>
        <w:bottom w:val="none" w:sz="0" w:space="0" w:color="auto"/>
        <w:right w:val="none" w:sz="0" w:space="0" w:color="auto"/>
      </w:divBdr>
    </w:div>
    <w:div w:id="426468698">
      <w:bodyDiv w:val="1"/>
      <w:marLeft w:val="0"/>
      <w:marRight w:val="0"/>
      <w:marTop w:val="0"/>
      <w:marBottom w:val="0"/>
      <w:divBdr>
        <w:top w:val="none" w:sz="0" w:space="0" w:color="auto"/>
        <w:left w:val="none" w:sz="0" w:space="0" w:color="auto"/>
        <w:bottom w:val="none" w:sz="0" w:space="0" w:color="auto"/>
        <w:right w:val="none" w:sz="0" w:space="0" w:color="auto"/>
      </w:divBdr>
    </w:div>
    <w:div w:id="426735114">
      <w:bodyDiv w:val="1"/>
      <w:marLeft w:val="0"/>
      <w:marRight w:val="0"/>
      <w:marTop w:val="0"/>
      <w:marBottom w:val="0"/>
      <w:divBdr>
        <w:top w:val="none" w:sz="0" w:space="0" w:color="auto"/>
        <w:left w:val="none" w:sz="0" w:space="0" w:color="auto"/>
        <w:bottom w:val="none" w:sz="0" w:space="0" w:color="auto"/>
        <w:right w:val="none" w:sz="0" w:space="0" w:color="auto"/>
      </w:divBdr>
    </w:div>
    <w:div w:id="426735702">
      <w:bodyDiv w:val="1"/>
      <w:marLeft w:val="0"/>
      <w:marRight w:val="0"/>
      <w:marTop w:val="0"/>
      <w:marBottom w:val="0"/>
      <w:divBdr>
        <w:top w:val="none" w:sz="0" w:space="0" w:color="auto"/>
        <w:left w:val="none" w:sz="0" w:space="0" w:color="auto"/>
        <w:bottom w:val="none" w:sz="0" w:space="0" w:color="auto"/>
        <w:right w:val="none" w:sz="0" w:space="0" w:color="auto"/>
      </w:divBdr>
    </w:div>
    <w:div w:id="427044372">
      <w:bodyDiv w:val="1"/>
      <w:marLeft w:val="0"/>
      <w:marRight w:val="0"/>
      <w:marTop w:val="0"/>
      <w:marBottom w:val="0"/>
      <w:divBdr>
        <w:top w:val="none" w:sz="0" w:space="0" w:color="auto"/>
        <w:left w:val="none" w:sz="0" w:space="0" w:color="auto"/>
        <w:bottom w:val="none" w:sz="0" w:space="0" w:color="auto"/>
        <w:right w:val="none" w:sz="0" w:space="0" w:color="auto"/>
      </w:divBdr>
    </w:div>
    <w:div w:id="427120617">
      <w:bodyDiv w:val="1"/>
      <w:marLeft w:val="0"/>
      <w:marRight w:val="0"/>
      <w:marTop w:val="0"/>
      <w:marBottom w:val="0"/>
      <w:divBdr>
        <w:top w:val="none" w:sz="0" w:space="0" w:color="auto"/>
        <w:left w:val="none" w:sz="0" w:space="0" w:color="auto"/>
        <w:bottom w:val="none" w:sz="0" w:space="0" w:color="auto"/>
        <w:right w:val="none" w:sz="0" w:space="0" w:color="auto"/>
      </w:divBdr>
    </w:div>
    <w:div w:id="427311607">
      <w:bodyDiv w:val="1"/>
      <w:marLeft w:val="0"/>
      <w:marRight w:val="0"/>
      <w:marTop w:val="0"/>
      <w:marBottom w:val="0"/>
      <w:divBdr>
        <w:top w:val="none" w:sz="0" w:space="0" w:color="auto"/>
        <w:left w:val="none" w:sz="0" w:space="0" w:color="auto"/>
        <w:bottom w:val="none" w:sz="0" w:space="0" w:color="auto"/>
        <w:right w:val="none" w:sz="0" w:space="0" w:color="auto"/>
      </w:divBdr>
    </w:div>
    <w:div w:id="427313581">
      <w:bodyDiv w:val="1"/>
      <w:marLeft w:val="0"/>
      <w:marRight w:val="0"/>
      <w:marTop w:val="0"/>
      <w:marBottom w:val="0"/>
      <w:divBdr>
        <w:top w:val="none" w:sz="0" w:space="0" w:color="auto"/>
        <w:left w:val="none" w:sz="0" w:space="0" w:color="auto"/>
        <w:bottom w:val="none" w:sz="0" w:space="0" w:color="auto"/>
        <w:right w:val="none" w:sz="0" w:space="0" w:color="auto"/>
      </w:divBdr>
    </w:div>
    <w:div w:id="427316596">
      <w:bodyDiv w:val="1"/>
      <w:marLeft w:val="0"/>
      <w:marRight w:val="0"/>
      <w:marTop w:val="0"/>
      <w:marBottom w:val="0"/>
      <w:divBdr>
        <w:top w:val="none" w:sz="0" w:space="0" w:color="auto"/>
        <w:left w:val="none" w:sz="0" w:space="0" w:color="auto"/>
        <w:bottom w:val="none" w:sz="0" w:space="0" w:color="auto"/>
        <w:right w:val="none" w:sz="0" w:space="0" w:color="auto"/>
      </w:divBdr>
    </w:div>
    <w:div w:id="427584784">
      <w:bodyDiv w:val="1"/>
      <w:marLeft w:val="0"/>
      <w:marRight w:val="0"/>
      <w:marTop w:val="0"/>
      <w:marBottom w:val="0"/>
      <w:divBdr>
        <w:top w:val="none" w:sz="0" w:space="0" w:color="auto"/>
        <w:left w:val="none" w:sz="0" w:space="0" w:color="auto"/>
        <w:bottom w:val="none" w:sz="0" w:space="0" w:color="auto"/>
        <w:right w:val="none" w:sz="0" w:space="0" w:color="auto"/>
      </w:divBdr>
    </w:div>
    <w:div w:id="427699936">
      <w:bodyDiv w:val="1"/>
      <w:marLeft w:val="0"/>
      <w:marRight w:val="0"/>
      <w:marTop w:val="0"/>
      <w:marBottom w:val="0"/>
      <w:divBdr>
        <w:top w:val="none" w:sz="0" w:space="0" w:color="auto"/>
        <w:left w:val="none" w:sz="0" w:space="0" w:color="auto"/>
        <w:bottom w:val="none" w:sz="0" w:space="0" w:color="auto"/>
        <w:right w:val="none" w:sz="0" w:space="0" w:color="auto"/>
      </w:divBdr>
    </w:div>
    <w:div w:id="427772849">
      <w:bodyDiv w:val="1"/>
      <w:marLeft w:val="0"/>
      <w:marRight w:val="0"/>
      <w:marTop w:val="0"/>
      <w:marBottom w:val="0"/>
      <w:divBdr>
        <w:top w:val="none" w:sz="0" w:space="0" w:color="auto"/>
        <w:left w:val="none" w:sz="0" w:space="0" w:color="auto"/>
        <w:bottom w:val="none" w:sz="0" w:space="0" w:color="auto"/>
        <w:right w:val="none" w:sz="0" w:space="0" w:color="auto"/>
      </w:divBdr>
    </w:div>
    <w:div w:id="427819549">
      <w:bodyDiv w:val="1"/>
      <w:marLeft w:val="0"/>
      <w:marRight w:val="0"/>
      <w:marTop w:val="0"/>
      <w:marBottom w:val="0"/>
      <w:divBdr>
        <w:top w:val="none" w:sz="0" w:space="0" w:color="auto"/>
        <w:left w:val="none" w:sz="0" w:space="0" w:color="auto"/>
        <w:bottom w:val="none" w:sz="0" w:space="0" w:color="auto"/>
        <w:right w:val="none" w:sz="0" w:space="0" w:color="auto"/>
      </w:divBdr>
    </w:div>
    <w:div w:id="427895280">
      <w:bodyDiv w:val="1"/>
      <w:marLeft w:val="0"/>
      <w:marRight w:val="0"/>
      <w:marTop w:val="0"/>
      <w:marBottom w:val="0"/>
      <w:divBdr>
        <w:top w:val="none" w:sz="0" w:space="0" w:color="auto"/>
        <w:left w:val="none" w:sz="0" w:space="0" w:color="auto"/>
        <w:bottom w:val="none" w:sz="0" w:space="0" w:color="auto"/>
        <w:right w:val="none" w:sz="0" w:space="0" w:color="auto"/>
      </w:divBdr>
    </w:div>
    <w:div w:id="428309215">
      <w:bodyDiv w:val="1"/>
      <w:marLeft w:val="0"/>
      <w:marRight w:val="0"/>
      <w:marTop w:val="0"/>
      <w:marBottom w:val="0"/>
      <w:divBdr>
        <w:top w:val="none" w:sz="0" w:space="0" w:color="auto"/>
        <w:left w:val="none" w:sz="0" w:space="0" w:color="auto"/>
        <w:bottom w:val="none" w:sz="0" w:space="0" w:color="auto"/>
        <w:right w:val="none" w:sz="0" w:space="0" w:color="auto"/>
      </w:divBdr>
    </w:div>
    <w:div w:id="428427231">
      <w:bodyDiv w:val="1"/>
      <w:marLeft w:val="0"/>
      <w:marRight w:val="0"/>
      <w:marTop w:val="0"/>
      <w:marBottom w:val="0"/>
      <w:divBdr>
        <w:top w:val="none" w:sz="0" w:space="0" w:color="auto"/>
        <w:left w:val="none" w:sz="0" w:space="0" w:color="auto"/>
        <w:bottom w:val="none" w:sz="0" w:space="0" w:color="auto"/>
        <w:right w:val="none" w:sz="0" w:space="0" w:color="auto"/>
      </w:divBdr>
    </w:div>
    <w:div w:id="428502119">
      <w:bodyDiv w:val="1"/>
      <w:marLeft w:val="0"/>
      <w:marRight w:val="0"/>
      <w:marTop w:val="0"/>
      <w:marBottom w:val="0"/>
      <w:divBdr>
        <w:top w:val="none" w:sz="0" w:space="0" w:color="auto"/>
        <w:left w:val="none" w:sz="0" w:space="0" w:color="auto"/>
        <w:bottom w:val="none" w:sz="0" w:space="0" w:color="auto"/>
        <w:right w:val="none" w:sz="0" w:space="0" w:color="auto"/>
      </w:divBdr>
    </w:div>
    <w:div w:id="428625294">
      <w:bodyDiv w:val="1"/>
      <w:marLeft w:val="0"/>
      <w:marRight w:val="0"/>
      <w:marTop w:val="0"/>
      <w:marBottom w:val="0"/>
      <w:divBdr>
        <w:top w:val="none" w:sz="0" w:space="0" w:color="auto"/>
        <w:left w:val="none" w:sz="0" w:space="0" w:color="auto"/>
        <w:bottom w:val="none" w:sz="0" w:space="0" w:color="auto"/>
        <w:right w:val="none" w:sz="0" w:space="0" w:color="auto"/>
      </w:divBdr>
    </w:div>
    <w:div w:id="428702112">
      <w:bodyDiv w:val="1"/>
      <w:marLeft w:val="0"/>
      <w:marRight w:val="0"/>
      <w:marTop w:val="0"/>
      <w:marBottom w:val="0"/>
      <w:divBdr>
        <w:top w:val="none" w:sz="0" w:space="0" w:color="auto"/>
        <w:left w:val="none" w:sz="0" w:space="0" w:color="auto"/>
        <w:bottom w:val="none" w:sz="0" w:space="0" w:color="auto"/>
        <w:right w:val="none" w:sz="0" w:space="0" w:color="auto"/>
      </w:divBdr>
    </w:div>
    <w:div w:id="428739496">
      <w:bodyDiv w:val="1"/>
      <w:marLeft w:val="0"/>
      <w:marRight w:val="0"/>
      <w:marTop w:val="0"/>
      <w:marBottom w:val="0"/>
      <w:divBdr>
        <w:top w:val="none" w:sz="0" w:space="0" w:color="auto"/>
        <w:left w:val="none" w:sz="0" w:space="0" w:color="auto"/>
        <w:bottom w:val="none" w:sz="0" w:space="0" w:color="auto"/>
        <w:right w:val="none" w:sz="0" w:space="0" w:color="auto"/>
      </w:divBdr>
    </w:div>
    <w:div w:id="429013291">
      <w:bodyDiv w:val="1"/>
      <w:marLeft w:val="0"/>
      <w:marRight w:val="0"/>
      <w:marTop w:val="0"/>
      <w:marBottom w:val="0"/>
      <w:divBdr>
        <w:top w:val="none" w:sz="0" w:space="0" w:color="auto"/>
        <w:left w:val="none" w:sz="0" w:space="0" w:color="auto"/>
        <w:bottom w:val="none" w:sz="0" w:space="0" w:color="auto"/>
        <w:right w:val="none" w:sz="0" w:space="0" w:color="auto"/>
      </w:divBdr>
    </w:div>
    <w:div w:id="429158173">
      <w:bodyDiv w:val="1"/>
      <w:marLeft w:val="0"/>
      <w:marRight w:val="0"/>
      <w:marTop w:val="0"/>
      <w:marBottom w:val="0"/>
      <w:divBdr>
        <w:top w:val="none" w:sz="0" w:space="0" w:color="auto"/>
        <w:left w:val="none" w:sz="0" w:space="0" w:color="auto"/>
        <w:bottom w:val="none" w:sz="0" w:space="0" w:color="auto"/>
        <w:right w:val="none" w:sz="0" w:space="0" w:color="auto"/>
      </w:divBdr>
    </w:div>
    <w:div w:id="429278162">
      <w:bodyDiv w:val="1"/>
      <w:marLeft w:val="0"/>
      <w:marRight w:val="0"/>
      <w:marTop w:val="0"/>
      <w:marBottom w:val="0"/>
      <w:divBdr>
        <w:top w:val="none" w:sz="0" w:space="0" w:color="auto"/>
        <w:left w:val="none" w:sz="0" w:space="0" w:color="auto"/>
        <w:bottom w:val="none" w:sz="0" w:space="0" w:color="auto"/>
        <w:right w:val="none" w:sz="0" w:space="0" w:color="auto"/>
      </w:divBdr>
    </w:div>
    <w:div w:id="429355944">
      <w:bodyDiv w:val="1"/>
      <w:marLeft w:val="0"/>
      <w:marRight w:val="0"/>
      <w:marTop w:val="0"/>
      <w:marBottom w:val="0"/>
      <w:divBdr>
        <w:top w:val="none" w:sz="0" w:space="0" w:color="auto"/>
        <w:left w:val="none" w:sz="0" w:space="0" w:color="auto"/>
        <w:bottom w:val="none" w:sz="0" w:space="0" w:color="auto"/>
        <w:right w:val="none" w:sz="0" w:space="0" w:color="auto"/>
      </w:divBdr>
    </w:div>
    <w:div w:id="429590560">
      <w:bodyDiv w:val="1"/>
      <w:marLeft w:val="0"/>
      <w:marRight w:val="0"/>
      <w:marTop w:val="0"/>
      <w:marBottom w:val="0"/>
      <w:divBdr>
        <w:top w:val="none" w:sz="0" w:space="0" w:color="auto"/>
        <w:left w:val="none" w:sz="0" w:space="0" w:color="auto"/>
        <w:bottom w:val="none" w:sz="0" w:space="0" w:color="auto"/>
        <w:right w:val="none" w:sz="0" w:space="0" w:color="auto"/>
      </w:divBdr>
    </w:div>
    <w:div w:id="429620630">
      <w:bodyDiv w:val="1"/>
      <w:marLeft w:val="0"/>
      <w:marRight w:val="0"/>
      <w:marTop w:val="0"/>
      <w:marBottom w:val="0"/>
      <w:divBdr>
        <w:top w:val="none" w:sz="0" w:space="0" w:color="auto"/>
        <w:left w:val="none" w:sz="0" w:space="0" w:color="auto"/>
        <w:bottom w:val="none" w:sz="0" w:space="0" w:color="auto"/>
        <w:right w:val="none" w:sz="0" w:space="0" w:color="auto"/>
      </w:divBdr>
    </w:div>
    <w:div w:id="429667801">
      <w:bodyDiv w:val="1"/>
      <w:marLeft w:val="0"/>
      <w:marRight w:val="0"/>
      <w:marTop w:val="0"/>
      <w:marBottom w:val="0"/>
      <w:divBdr>
        <w:top w:val="none" w:sz="0" w:space="0" w:color="auto"/>
        <w:left w:val="none" w:sz="0" w:space="0" w:color="auto"/>
        <w:bottom w:val="none" w:sz="0" w:space="0" w:color="auto"/>
        <w:right w:val="none" w:sz="0" w:space="0" w:color="auto"/>
      </w:divBdr>
    </w:div>
    <w:div w:id="429863079">
      <w:bodyDiv w:val="1"/>
      <w:marLeft w:val="0"/>
      <w:marRight w:val="0"/>
      <w:marTop w:val="0"/>
      <w:marBottom w:val="0"/>
      <w:divBdr>
        <w:top w:val="none" w:sz="0" w:space="0" w:color="auto"/>
        <w:left w:val="none" w:sz="0" w:space="0" w:color="auto"/>
        <w:bottom w:val="none" w:sz="0" w:space="0" w:color="auto"/>
        <w:right w:val="none" w:sz="0" w:space="0" w:color="auto"/>
      </w:divBdr>
    </w:div>
    <w:div w:id="429938705">
      <w:bodyDiv w:val="1"/>
      <w:marLeft w:val="0"/>
      <w:marRight w:val="0"/>
      <w:marTop w:val="0"/>
      <w:marBottom w:val="0"/>
      <w:divBdr>
        <w:top w:val="none" w:sz="0" w:space="0" w:color="auto"/>
        <w:left w:val="none" w:sz="0" w:space="0" w:color="auto"/>
        <w:bottom w:val="none" w:sz="0" w:space="0" w:color="auto"/>
        <w:right w:val="none" w:sz="0" w:space="0" w:color="auto"/>
      </w:divBdr>
    </w:div>
    <w:div w:id="430006568">
      <w:bodyDiv w:val="1"/>
      <w:marLeft w:val="0"/>
      <w:marRight w:val="0"/>
      <w:marTop w:val="0"/>
      <w:marBottom w:val="0"/>
      <w:divBdr>
        <w:top w:val="none" w:sz="0" w:space="0" w:color="auto"/>
        <w:left w:val="none" w:sz="0" w:space="0" w:color="auto"/>
        <w:bottom w:val="none" w:sz="0" w:space="0" w:color="auto"/>
        <w:right w:val="none" w:sz="0" w:space="0" w:color="auto"/>
      </w:divBdr>
    </w:div>
    <w:div w:id="430127892">
      <w:bodyDiv w:val="1"/>
      <w:marLeft w:val="0"/>
      <w:marRight w:val="0"/>
      <w:marTop w:val="0"/>
      <w:marBottom w:val="0"/>
      <w:divBdr>
        <w:top w:val="none" w:sz="0" w:space="0" w:color="auto"/>
        <w:left w:val="none" w:sz="0" w:space="0" w:color="auto"/>
        <w:bottom w:val="none" w:sz="0" w:space="0" w:color="auto"/>
        <w:right w:val="none" w:sz="0" w:space="0" w:color="auto"/>
      </w:divBdr>
    </w:div>
    <w:div w:id="430131147">
      <w:bodyDiv w:val="1"/>
      <w:marLeft w:val="0"/>
      <w:marRight w:val="0"/>
      <w:marTop w:val="0"/>
      <w:marBottom w:val="0"/>
      <w:divBdr>
        <w:top w:val="none" w:sz="0" w:space="0" w:color="auto"/>
        <w:left w:val="none" w:sz="0" w:space="0" w:color="auto"/>
        <w:bottom w:val="none" w:sz="0" w:space="0" w:color="auto"/>
        <w:right w:val="none" w:sz="0" w:space="0" w:color="auto"/>
      </w:divBdr>
    </w:div>
    <w:div w:id="430245934">
      <w:bodyDiv w:val="1"/>
      <w:marLeft w:val="0"/>
      <w:marRight w:val="0"/>
      <w:marTop w:val="0"/>
      <w:marBottom w:val="0"/>
      <w:divBdr>
        <w:top w:val="none" w:sz="0" w:space="0" w:color="auto"/>
        <w:left w:val="none" w:sz="0" w:space="0" w:color="auto"/>
        <w:bottom w:val="none" w:sz="0" w:space="0" w:color="auto"/>
        <w:right w:val="none" w:sz="0" w:space="0" w:color="auto"/>
      </w:divBdr>
    </w:div>
    <w:div w:id="430585465">
      <w:bodyDiv w:val="1"/>
      <w:marLeft w:val="0"/>
      <w:marRight w:val="0"/>
      <w:marTop w:val="0"/>
      <w:marBottom w:val="0"/>
      <w:divBdr>
        <w:top w:val="none" w:sz="0" w:space="0" w:color="auto"/>
        <w:left w:val="none" w:sz="0" w:space="0" w:color="auto"/>
        <w:bottom w:val="none" w:sz="0" w:space="0" w:color="auto"/>
        <w:right w:val="none" w:sz="0" w:space="0" w:color="auto"/>
      </w:divBdr>
    </w:div>
    <w:div w:id="430665060">
      <w:bodyDiv w:val="1"/>
      <w:marLeft w:val="0"/>
      <w:marRight w:val="0"/>
      <w:marTop w:val="0"/>
      <w:marBottom w:val="0"/>
      <w:divBdr>
        <w:top w:val="none" w:sz="0" w:space="0" w:color="auto"/>
        <w:left w:val="none" w:sz="0" w:space="0" w:color="auto"/>
        <w:bottom w:val="none" w:sz="0" w:space="0" w:color="auto"/>
        <w:right w:val="none" w:sz="0" w:space="0" w:color="auto"/>
      </w:divBdr>
    </w:div>
    <w:div w:id="431053357">
      <w:bodyDiv w:val="1"/>
      <w:marLeft w:val="0"/>
      <w:marRight w:val="0"/>
      <w:marTop w:val="0"/>
      <w:marBottom w:val="0"/>
      <w:divBdr>
        <w:top w:val="none" w:sz="0" w:space="0" w:color="auto"/>
        <w:left w:val="none" w:sz="0" w:space="0" w:color="auto"/>
        <w:bottom w:val="none" w:sz="0" w:space="0" w:color="auto"/>
        <w:right w:val="none" w:sz="0" w:space="0" w:color="auto"/>
      </w:divBdr>
    </w:div>
    <w:div w:id="431097948">
      <w:bodyDiv w:val="1"/>
      <w:marLeft w:val="0"/>
      <w:marRight w:val="0"/>
      <w:marTop w:val="0"/>
      <w:marBottom w:val="0"/>
      <w:divBdr>
        <w:top w:val="none" w:sz="0" w:space="0" w:color="auto"/>
        <w:left w:val="none" w:sz="0" w:space="0" w:color="auto"/>
        <w:bottom w:val="none" w:sz="0" w:space="0" w:color="auto"/>
        <w:right w:val="none" w:sz="0" w:space="0" w:color="auto"/>
      </w:divBdr>
    </w:div>
    <w:div w:id="431439035">
      <w:bodyDiv w:val="1"/>
      <w:marLeft w:val="0"/>
      <w:marRight w:val="0"/>
      <w:marTop w:val="0"/>
      <w:marBottom w:val="0"/>
      <w:divBdr>
        <w:top w:val="none" w:sz="0" w:space="0" w:color="auto"/>
        <w:left w:val="none" w:sz="0" w:space="0" w:color="auto"/>
        <w:bottom w:val="none" w:sz="0" w:space="0" w:color="auto"/>
        <w:right w:val="none" w:sz="0" w:space="0" w:color="auto"/>
      </w:divBdr>
    </w:div>
    <w:div w:id="431585358">
      <w:bodyDiv w:val="1"/>
      <w:marLeft w:val="0"/>
      <w:marRight w:val="0"/>
      <w:marTop w:val="0"/>
      <w:marBottom w:val="0"/>
      <w:divBdr>
        <w:top w:val="none" w:sz="0" w:space="0" w:color="auto"/>
        <w:left w:val="none" w:sz="0" w:space="0" w:color="auto"/>
        <w:bottom w:val="none" w:sz="0" w:space="0" w:color="auto"/>
        <w:right w:val="none" w:sz="0" w:space="0" w:color="auto"/>
      </w:divBdr>
    </w:div>
    <w:div w:id="431782841">
      <w:bodyDiv w:val="1"/>
      <w:marLeft w:val="0"/>
      <w:marRight w:val="0"/>
      <w:marTop w:val="0"/>
      <w:marBottom w:val="0"/>
      <w:divBdr>
        <w:top w:val="none" w:sz="0" w:space="0" w:color="auto"/>
        <w:left w:val="none" w:sz="0" w:space="0" w:color="auto"/>
        <w:bottom w:val="none" w:sz="0" w:space="0" w:color="auto"/>
        <w:right w:val="none" w:sz="0" w:space="0" w:color="auto"/>
      </w:divBdr>
    </w:div>
    <w:div w:id="431827780">
      <w:bodyDiv w:val="1"/>
      <w:marLeft w:val="0"/>
      <w:marRight w:val="0"/>
      <w:marTop w:val="0"/>
      <w:marBottom w:val="0"/>
      <w:divBdr>
        <w:top w:val="none" w:sz="0" w:space="0" w:color="auto"/>
        <w:left w:val="none" w:sz="0" w:space="0" w:color="auto"/>
        <w:bottom w:val="none" w:sz="0" w:space="0" w:color="auto"/>
        <w:right w:val="none" w:sz="0" w:space="0" w:color="auto"/>
      </w:divBdr>
    </w:div>
    <w:div w:id="431828160">
      <w:bodyDiv w:val="1"/>
      <w:marLeft w:val="0"/>
      <w:marRight w:val="0"/>
      <w:marTop w:val="0"/>
      <w:marBottom w:val="0"/>
      <w:divBdr>
        <w:top w:val="none" w:sz="0" w:space="0" w:color="auto"/>
        <w:left w:val="none" w:sz="0" w:space="0" w:color="auto"/>
        <w:bottom w:val="none" w:sz="0" w:space="0" w:color="auto"/>
        <w:right w:val="none" w:sz="0" w:space="0" w:color="auto"/>
      </w:divBdr>
    </w:div>
    <w:div w:id="431900237">
      <w:bodyDiv w:val="1"/>
      <w:marLeft w:val="0"/>
      <w:marRight w:val="0"/>
      <w:marTop w:val="0"/>
      <w:marBottom w:val="0"/>
      <w:divBdr>
        <w:top w:val="none" w:sz="0" w:space="0" w:color="auto"/>
        <w:left w:val="none" w:sz="0" w:space="0" w:color="auto"/>
        <w:bottom w:val="none" w:sz="0" w:space="0" w:color="auto"/>
        <w:right w:val="none" w:sz="0" w:space="0" w:color="auto"/>
      </w:divBdr>
    </w:div>
    <w:div w:id="431973269">
      <w:bodyDiv w:val="1"/>
      <w:marLeft w:val="0"/>
      <w:marRight w:val="0"/>
      <w:marTop w:val="0"/>
      <w:marBottom w:val="0"/>
      <w:divBdr>
        <w:top w:val="none" w:sz="0" w:space="0" w:color="auto"/>
        <w:left w:val="none" w:sz="0" w:space="0" w:color="auto"/>
        <w:bottom w:val="none" w:sz="0" w:space="0" w:color="auto"/>
        <w:right w:val="none" w:sz="0" w:space="0" w:color="auto"/>
      </w:divBdr>
    </w:div>
    <w:div w:id="431974572">
      <w:bodyDiv w:val="1"/>
      <w:marLeft w:val="0"/>
      <w:marRight w:val="0"/>
      <w:marTop w:val="0"/>
      <w:marBottom w:val="0"/>
      <w:divBdr>
        <w:top w:val="none" w:sz="0" w:space="0" w:color="auto"/>
        <w:left w:val="none" w:sz="0" w:space="0" w:color="auto"/>
        <w:bottom w:val="none" w:sz="0" w:space="0" w:color="auto"/>
        <w:right w:val="none" w:sz="0" w:space="0" w:color="auto"/>
      </w:divBdr>
    </w:div>
    <w:div w:id="431978370">
      <w:bodyDiv w:val="1"/>
      <w:marLeft w:val="0"/>
      <w:marRight w:val="0"/>
      <w:marTop w:val="0"/>
      <w:marBottom w:val="0"/>
      <w:divBdr>
        <w:top w:val="none" w:sz="0" w:space="0" w:color="auto"/>
        <w:left w:val="none" w:sz="0" w:space="0" w:color="auto"/>
        <w:bottom w:val="none" w:sz="0" w:space="0" w:color="auto"/>
        <w:right w:val="none" w:sz="0" w:space="0" w:color="auto"/>
      </w:divBdr>
    </w:div>
    <w:div w:id="432013386">
      <w:bodyDiv w:val="1"/>
      <w:marLeft w:val="0"/>
      <w:marRight w:val="0"/>
      <w:marTop w:val="0"/>
      <w:marBottom w:val="0"/>
      <w:divBdr>
        <w:top w:val="none" w:sz="0" w:space="0" w:color="auto"/>
        <w:left w:val="none" w:sz="0" w:space="0" w:color="auto"/>
        <w:bottom w:val="none" w:sz="0" w:space="0" w:color="auto"/>
        <w:right w:val="none" w:sz="0" w:space="0" w:color="auto"/>
      </w:divBdr>
    </w:div>
    <w:div w:id="432090753">
      <w:bodyDiv w:val="1"/>
      <w:marLeft w:val="0"/>
      <w:marRight w:val="0"/>
      <w:marTop w:val="0"/>
      <w:marBottom w:val="0"/>
      <w:divBdr>
        <w:top w:val="none" w:sz="0" w:space="0" w:color="auto"/>
        <w:left w:val="none" w:sz="0" w:space="0" w:color="auto"/>
        <w:bottom w:val="none" w:sz="0" w:space="0" w:color="auto"/>
        <w:right w:val="none" w:sz="0" w:space="0" w:color="auto"/>
      </w:divBdr>
    </w:div>
    <w:div w:id="432096758">
      <w:bodyDiv w:val="1"/>
      <w:marLeft w:val="0"/>
      <w:marRight w:val="0"/>
      <w:marTop w:val="0"/>
      <w:marBottom w:val="0"/>
      <w:divBdr>
        <w:top w:val="none" w:sz="0" w:space="0" w:color="auto"/>
        <w:left w:val="none" w:sz="0" w:space="0" w:color="auto"/>
        <w:bottom w:val="none" w:sz="0" w:space="0" w:color="auto"/>
        <w:right w:val="none" w:sz="0" w:space="0" w:color="auto"/>
      </w:divBdr>
    </w:div>
    <w:div w:id="432363994">
      <w:bodyDiv w:val="1"/>
      <w:marLeft w:val="0"/>
      <w:marRight w:val="0"/>
      <w:marTop w:val="0"/>
      <w:marBottom w:val="0"/>
      <w:divBdr>
        <w:top w:val="none" w:sz="0" w:space="0" w:color="auto"/>
        <w:left w:val="none" w:sz="0" w:space="0" w:color="auto"/>
        <w:bottom w:val="none" w:sz="0" w:space="0" w:color="auto"/>
        <w:right w:val="none" w:sz="0" w:space="0" w:color="auto"/>
      </w:divBdr>
    </w:div>
    <w:div w:id="432433519">
      <w:bodyDiv w:val="1"/>
      <w:marLeft w:val="0"/>
      <w:marRight w:val="0"/>
      <w:marTop w:val="0"/>
      <w:marBottom w:val="0"/>
      <w:divBdr>
        <w:top w:val="none" w:sz="0" w:space="0" w:color="auto"/>
        <w:left w:val="none" w:sz="0" w:space="0" w:color="auto"/>
        <w:bottom w:val="none" w:sz="0" w:space="0" w:color="auto"/>
        <w:right w:val="none" w:sz="0" w:space="0" w:color="auto"/>
      </w:divBdr>
    </w:div>
    <w:div w:id="432626932">
      <w:bodyDiv w:val="1"/>
      <w:marLeft w:val="0"/>
      <w:marRight w:val="0"/>
      <w:marTop w:val="0"/>
      <w:marBottom w:val="0"/>
      <w:divBdr>
        <w:top w:val="none" w:sz="0" w:space="0" w:color="auto"/>
        <w:left w:val="none" w:sz="0" w:space="0" w:color="auto"/>
        <w:bottom w:val="none" w:sz="0" w:space="0" w:color="auto"/>
        <w:right w:val="none" w:sz="0" w:space="0" w:color="auto"/>
      </w:divBdr>
    </w:div>
    <w:div w:id="432627502">
      <w:bodyDiv w:val="1"/>
      <w:marLeft w:val="0"/>
      <w:marRight w:val="0"/>
      <w:marTop w:val="0"/>
      <w:marBottom w:val="0"/>
      <w:divBdr>
        <w:top w:val="none" w:sz="0" w:space="0" w:color="auto"/>
        <w:left w:val="none" w:sz="0" w:space="0" w:color="auto"/>
        <w:bottom w:val="none" w:sz="0" w:space="0" w:color="auto"/>
        <w:right w:val="none" w:sz="0" w:space="0" w:color="auto"/>
      </w:divBdr>
    </w:div>
    <w:div w:id="432628507">
      <w:bodyDiv w:val="1"/>
      <w:marLeft w:val="0"/>
      <w:marRight w:val="0"/>
      <w:marTop w:val="0"/>
      <w:marBottom w:val="0"/>
      <w:divBdr>
        <w:top w:val="none" w:sz="0" w:space="0" w:color="auto"/>
        <w:left w:val="none" w:sz="0" w:space="0" w:color="auto"/>
        <w:bottom w:val="none" w:sz="0" w:space="0" w:color="auto"/>
        <w:right w:val="none" w:sz="0" w:space="0" w:color="auto"/>
      </w:divBdr>
    </w:div>
    <w:div w:id="432674994">
      <w:bodyDiv w:val="1"/>
      <w:marLeft w:val="0"/>
      <w:marRight w:val="0"/>
      <w:marTop w:val="0"/>
      <w:marBottom w:val="0"/>
      <w:divBdr>
        <w:top w:val="none" w:sz="0" w:space="0" w:color="auto"/>
        <w:left w:val="none" w:sz="0" w:space="0" w:color="auto"/>
        <w:bottom w:val="none" w:sz="0" w:space="0" w:color="auto"/>
        <w:right w:val="none" w:sz="0" w:space="0" w:color="auto"/>
      </w:divBdr>
    </w:div>
    <w:div w:id="432676502">
      <w:bodyDiv w:val="1"/>
      <w:marLeft w:val="0"/>
      <w:marRight w:val="0"/>
      <w:marTop w:val="0"/>
      <w:marBottom w:val="0"/>
      <w:divBdr>
        <w:top w:val="none" w:sz="0" w:space="0" w:color="auto"/>
        <w:left w:val="none" w:sz="0" w:space="0" w:color="auto"/>
        <w:bottom w:val="none" w:sz="0" w:space="0" w:color="auto"/>
        <w:right w:val="none" w:sz="0" w:space="0" w:color="auto"/>
      </w:divBdr>
    </w:div>
    <w:div w:id="433016389">
      <w:bodyDiv w:val="1"/>
      <w:marLeft w:val="0"/>
      <w:marRight w:val="0"/>
      <w:marTop w:val="0"/>
      <w:marBottom w:val="0"/>
      <w:divBdr>
        <w:top w:val="none" w:sz="0" w:space="0" w:color="auto"/>
        <w:left w:val="none" w:sz="0" w:space="0" w:color="auto"/>
        <w:bottom w:val="none" w:sz="0" w:space="0" w:color="auto"/>
        <w:right w:val="none" w:sz="0" w:space="0" w:color="auto"/>
      </w:divBdr>
    </w:div>
    <w:div w:id="433017356">
      <w:bodyDiv w:val="1"/>
      <w:marLeft w:val="0"/>
      <w:marRight w:val="0"/>
      <w:marTop w:val="0"/>
      <w:marBottom w:val="0"/>
      <w:divBdr>
        <w:top w:val="none" w:sz="0" w:space="0" w:color="auto"/>
        <w:left w:val="none" w:sz="0" w:space="0" w:color="auto"/>
        <w:bottom w:val="none" w:sz="0" w:space="0" w:color="auto"/>
        <w:right w:val="none" w:sz="0" w:space="0" w:color="auto"/>
      </w:divBdr>
    </w:div>
    <w:div w:id="433281392">
      <w:bodyDiv w:val="1"/>
      <w:marLeft w:val="0"/>
      <w:marRight w:val="0"/>
      <w:marTop w:val="0"/>
      <w:marBottom w:val="0"/>
      <w:divBdr>
        <w:top w:val="none" w:sz="0" w:space="0" w:color="auto"/>
        <w:left w:val="none" w:sz="0" w:space="0" w:color="auto"/>
        <w:bottom w:val="none" w:sz="0" w:space="0" w:color="auto"/>
        <w:right w:val="none" w:sz="0" w:space="0" w:color="auto"/>
      </w:divBdr>
    </w:div>
    <w:div w:id="433401896">
      <w:bodyDiv w:val="1"/>
      <w:marLeft w:val="0"/>
      <w:marRight w:val="0"/>
      <w:marTop w:val="0"/>
      <w:marBottom w:val="0"/>
      <w:divBdr>
        <w:top w:val="none" w:sz="0" w:space="0" w:color="auto"/>
        <w:left w:val="none" w:sz="0" w:space="0" w:color="auto"/>
        <w:bottom w:val="none" w:sz="0" w:space="0" w:color="auto"/>
        <w:right w:val="none" w:sz="0" w:space="0" w:color="auto"/>
      </w:divBdr>
    </w:div>
    <w:div w:id="433550545">
      <w:bodyDiv w:val="1"/>
      <w:marLeft w:val="0"/>
      <w:marRight w:val="0"/>
      <w:marTop w:val="0"/>
      <w:marBottom w:val="0"/>
      <w:divBdr>
        <w:top w:val="none" w:sz="0" w:space="0" w:color="auto"/>
        <w:left w:val="none" w:sz="0" w:space="0" w:color="auto"/>
        <w:bottom w:val="none" w:sz="0" w:space="0" w:color="auto"/>
        <w:right w:val="none" w:sz="0" w:space="0" w:color="auto"/>
      </w:divBdr>
    </w:div>
    <w:div w:id="433745816">
      <w:bodyDiv w:val="1"/>
      <w:marLeft w:val="0"/>
      <w:marRight w:val="0"/>
      <w:marTop w:val="0"/>
      <w:marBottom w:val="0"/>
      <w:divBdr>
        <w:top w:val="none" w:sz="0" w:space="0" w:color="auto"/>
        <w:left w:val="none" w:sz="0" w:space="0" w:color="auto"/>
        <w:bottom w:val="none" w:sz="0" w:space="0" w:color="auto"/>
        <w:right w:val="none" w:sz="0" w:space="0" w:color="auto"/>
      </w:divBdr>
    </w:div>
    <w:div w:id="433980591">
      <w:bodyDiv w:val="1"/>
      <w:marLeft w:val="0"/>
      <w:marRight w:val="0"/>
      <w:marTop w:val="0"/>
      <w:marBottom w:val="0"/>
      <w:divBdr>
        <w:top w:val="none" w:sz="0" w:space="0" w:color="auto"/>
        <w:left w:val="none" w:sz="0" w:space="0" w:color="auto"/>
        <w:bottom w:val="none" w:sz="0" w:space="0" w:color="auto"/>
        <w:right w:val="none" w:sz="0" w:space="0" w:color="auto"/>
      </w:divBdr>
    </w:div>
    <w:div w:id="434442346">
      <w:bodyDiv w:val="1"/>
      <w:marLeft w:val="0"/>
      <w:marRight w:val="0"/>
      <w:marTop w:val="0"/>
      <w:marBottom w:val="0"/>
      <w:divBdr>
        <w:top w:val="none" w:sz="0" w:space="0" w:color="auto"/>
        <w:left w:val="none" w:sz="0" w:space="0" w:color="auto"/>
        <w:bottom w:val="none" w:sz="0" w:space="0" w:color="auto"/>
        <w:right w:val="none" w:sz="0" w:space="0" w:color="auto"/>
      </w:divBdr>
    </w:div>
    <w:div w:id="434444625">
      <w:bodyDiv w:val="1"/>
      <w:marLeft w:val="0"/>
      <w:marRight w:val="0"/>
      <w:marTop w:val="0"/>
      <w:marBottom w:val="0"/>
      <w:divBdr>
        <w:top w:val="none" w:sz="0" w:space="0" w:color="auto"/>
        <w:left w:val="none" w:sz="0" w:space="0" w:color="auto"/>
        <w:bottom w:val="none" w:sz="0" w:space="0" w:color="auto"/>
        <w:right w:val="none" w:sz="0" w:space="0" w:color="auto"/>
      </w:divBdr>
    </w:div>
    <w:div w:id="434598615">
      <w:bodyDiv w:val="1"/>
      <w:marLeft w:val="0"/>
      <w:marRight w:val="0"/>
      <w:marTop w:val="0"/>
      <w:marBottom w:val="0"/>
      <w:divBdr>
        <w:top w:val="none" w:sz="0" w:space="0" w:color="auto"/>
        <w:left w:val="none" w:sz="0" w:space="0" w:color="auto"/>
        <w:bottom w:val="none" w:sz="0" w:space="0" w:color="auto"/>
        <w:right w:val="none" w:sz="0" w:space="0" w:color="auto"/>
      </w:divBdr>
    </w:div>
    <w:div w:id="434709668">
      <w:bodyDiv w:val="1"/>
      <w:marLeft w:val="0"/>
      <w:marRight w:val="0"/>
      <w:marTop w:val="0"/>
      <w:marBottom w:val="0"/>
      <w:divBdr>
        <w:top w:val="none" w:sz="0" w:space="0" w:color="auto"/>
        <w:left w:val="none" w:sz="0" w:space="0" w:color="auto"/>
        <w:bottom w:val="none" w:sz="0" w:space="0" w:color="auto"/>
        <w:right w:val="none" w:sz="0" w:space="0" w:color="auto"/>
      </w:divBdr>
    </w:div>
    <w:div w:id="434714958">
      <w:bodyDiv w:val="1"/>
      <w:marLeft w:val="0"/>
      <w:marRight w:val="0"/>
      <w:marTop w:val="0"/>
      <w:marBottom w:val="0"/>
      <w:divBdr>
        <w:top w:val="none" w:sz="0" w:space="0" w:color="auto"/>
        <w:left w:val="none" w:sz="0" w:space="0" w:color="auto"/>
        <w:bottom w:val="none" w:sz="0" w:space="0" w:color="auto"/>
        <w:right w:val="none" w:sz="0" w:space="0" w:color="auto"/>
      </w:divBdr>
    </w:div>
    <w:div w:id="434833043">
      <w:bodyDiv w:val="1"/>
      <w:marLeft w:val="0"/>
      <w:marRight w:val="0"/>
      <w:marTop w:val="0"/>
      <w:marBottom w:val="0"/>
      <w:divBdr>
        <w:top w:val="none" w:sz="0" w:space="0" w:color="auto"/>
        <w:left w:val="none" w:sz="0" w:space="0" w:color="auto"/>
        <w:bottom w:val="none" w:sz="0" w:space="0" w:color="auto"/>
        <w:right w:val="none" w:sz="0" w:space="0" w:color="auto"/>
      </w:divBdr>
    </w:div>
    <w:div w:id="435056279">
      <w:bodyDiv w:val="1"/>
      <w:marLeft w:val="0"/>
      <w:marRight w:val="0"/>
      <w:marTop w:val="0"/>
      <w:marBottom w:val="0"/>
      <w:divBdr>
        <w:top w:val="none" w:sz="0" w:space="0" w:color="auto"/>
        <w:left w:val="none" w:sz="0" w:space="0" w:color="auto"/>
        <w:bottom w:val="none" w:sz="0" w:space="0" w:color="auto"/>
        <w:right w:val="none" w:sz="0" w:space="0" w:color="auto"/>
      </w:divBdr>
    </w:div>
    <w:div w:id="435103736">
      <w:bodyDiv w:val="1"/>
      <w:marLeft w:val="0"/>
      <w:marRight w:val="0"/>
      <w:marTop w:val="0"/>
      <w:marBottom w:val="0"/>
      <w:divBdr>
        <w:top w:val="none" w:sz="0" w:space="0" w:color="auto"/>
        <w:left w:val="none" w:sz="0" w:space="0" w:color="auto"/>
        <w:bottom w:val="none" w:sz="0" w:space="0" w:color="auto"/>
        <w:right w:val="none" w:sz="0" w:space="0" w:color="auto"/>
      </w:divBdr>
    </w:div>
    <w:div w:id="435639959">
      <w:bodyDiv w:val="1"/>
      <w:marLeft w:val="0"/>
      <w:marRight w:val="0"/>
      <w:marTop w:val="0"/>
      <w:marBottom w:val="0"/>
      <w:divBdr>
        <w:top w:val="none" w:sz="0" w:space="0" w:color="auto"/>
        <w:left w:val="none" w:sz="0" w:space="0" w:color="auto"/>
        <w:bottom w:val="none" w:sz="0" w:space="0" w:color="auto"/>
        <w:right w:val="none" w:sz="0" w:space="0" w:color="auto"/>
      </w:divBdr>
    </w:div>
    <w:div w:id="435710551">
      <w:bodyDiv w:val="1"/>
      <w:marLeft w:val="0"/>
      <w:marRight w:val="0"/>
      <w:marTop w:val="0"/>
      <w:marBottom w:val="0"/>
      <w:divBdr>
        <w:top w:val="none" w:sz="0" w:space="0" w:color="auto"/>
        <w:left w:val="none" w:sz="0" w:space="0" w:color="auto"/>
        <w:bottom w:val="none" w:sz="0" w:space="0" w:color="auto"/>
        <w:right w:val="none" w:sz="0" w:space="0" w:color="auto"/>
      </w:divBdr>
    </w:div>
    <w:div w:id="435714050">
      <w:bodyDiv w:val="1"/>
      <w:marLeft w:val="0"/>
      <w:marRight w:val="0"/>
      <w:marTop w:val="0"/>
      <w:marBottom w:val="0"/>
      <w:divBdr>
        <w:top w:val="none" w:sz="0" w:space="0" w:color="auto"/>
        <w:left w:val="none" w:sz="0" w:space="0" w:color="auto"/>
        <w:bottom w:val="none" w:sz="0" w:space="0" w:color="auto"/>
        <w:right w:val="none" w:sz="0" w:space="0" w:color="auto"/>
      </w:divBdr>
    </w:div>
    <w:div w:id="435760533">
      <w:bodyDiv w:val="1"/>
      <w:marLeft w:val="0"/>
      <w:marRight w:val="0"/>
      <w:marTop w:val="0"/>
      <w:marBottom w:val="0"/>
      <w:divBdr>
        <w:top w:val="none" w:sz="0" w:space="0" w:color="auto"/>
        <w:left w:val="none" w:sz="0" w:space="0" w:color="auto"/>
        <w:bottom w:val="none" w:sz="0" w:space="0" w:color="auto"/>
        <w:right w:val="none" w:sz="0" w:space="0" w:color="auto"/>
      </w:divBdr>
    </w:div>
    <w:div w:id="435827024">
      <w:bodyDiv w:val="1"/>
      <w:marLeft w:val="0"/>
      <w:marRight w:val="0"/>
      <w:marTop w:val="0"/>
      <w:marBottom w:val="0"/>
      <w:divBdr>
        <w:top w:val="none" w:sz="0" w:space="0" w:color="auto"/>
        <w:left w:val="none" w:sz="0" w:space="0" w:color="auto"/>
        <w:bottom w:val="none" w:sz="0" w:space="0" w:color="auto"/>
        <w:right w:val="none" w:sz="0" w:space="0" w:color="auto"/>
      </w:divBdr>
    </w:div>
    <w:div w:id="436027331">
      <w:bodyDiv w:val="1"/>
      <w:marLeft w:val="0"/>
      <w:marRight w:val="0"/>
      <w:marTop w:val="0"/>
      <w:marBottom w:val="0"/>
      <w:divBdr>
        <w:top w:val="none" w:sz="0" w:space="0" w:color="auto"/>
        <w:left w:val="none" w:sz="0" w:space="0" w:color="auto"/>
        <w:bottom w:val="none" w:sz="0" w:space="0" w:color="auto"/>
        <w:right w:val="none" w:sz="0" w:space="0" w:color="auto"/>
      </w:divBdr>
    </w:div>
    <w:div w:id="436370525">
      <w:bodyDiv w:val="1"/>
      <w:marLeft w:val="0"/>
      <w:marRight w:val="0"/>
      <w:marTop w:val="0"/>
      <w:marBottom w:val="0"/>
      <w:divBdr>
        <w:top w:val="none" w:sz="0" w:space="0" w:color="auto"/>
        <w:left w:val="none" w:sz="0" w:space="0" w:color="auto"/>
        <w:bottom w:val="none" w:sz="0" w:space="0" w:color="auto"/>
        <w:right w:val="none" w:sz="0" w:space="0" w:color="auto"/>
      </w:divBdr>
    </w:div>
    <w:div w:id="436560993">
      <w:bodyDiv w:val="1"/>
      <w:marLeft w:val="0"/>
      <w:marRight w:val="0"/>
      <w:marTop w:val="0"/>
      <w:marBottom w:val="0"/>
      <w:divBdr>
        <w:top w:val="none" w:sz="0" w:space="0" w:color="auto"/>
        <w:left w:val="none" w:sz="0" w:space="0" w:color="auto"/>
        <w:bottom w:val="none" w:sz="0" w:space="0" w:color="auto"/>
        <w:right w:val="none" w:sz="0" w:space="0" w:color="auto"/>
      </w:divBdr>
    </w:div>
    <w:div w:id="436603071">
      <w:bodyDiv w:val="1"/>
      <w:marLeft w:val="0"/>
      <w:marRight w:val="0"/>
      <w:marTop w:val="0"/>
      <w:marBottom w:val="0"/>
      <w:divBdr>
        <w:top w:val="none" w:sz="0" w:space="0" w:color="auto"/>
        <w:left w:val="none" w:sz="0" w:space="0" w:color="auto"/>
        <w:bottom w:val="none" w:sz="0" w:space="0" w:color="auto"/>
        <w:right w:val="none" w:sz="0" w:space="0" w:color="auto"/>
      </w:divBdr>
    </w:div>
    <w:div w:id="437138379">
      <w:bodyDiv w:val="1"/>
      <w:marLeft w:val="0"/>
      <w:marRight w:val="0"/>
      <w:marTop w:val="0"/>
      <w:marBottom w:val="0"/>
      <w:divBdr>
        <w:top w:val="none" w:sz="0" w:space="0" w:color="auto"/>
        <w:left w:val="none" w:sz="0" w:space="0" w:color="auto"/>
        <w:bottom w:val="none" w:sz="0" w:space="0" w:color="auto"/>
        <w:right w:val="none" w:sz="0" w:space="0" w:color="auto"/>
      </w:divBdr>
    </w:div>
    <w:div w:id="437138633">
      <w:bodyDiv w:val="1"/>
      <w:marLeft w:val="0"/>
      <w:marRight w:val="0"/>
      <w:marTop w:val="0"/>
      <w:marBottom w:val="0"/>
      <w:divBdr>
        <w:top w:val="none" w:sz="0" w:space="0" w:color="auto"/>
        <w:left w:val="none" w:sz="0" w:space="0" w:color="auto"/>
        <w:bottom w:val="none" w:sz="0" w:space="0" w:color="auto"/>
        <w:right w:val="none" w:sz="0" w:space="0" w:color="auto"/>
      </w:divBdr>
    </w:div>
    <w:div w:id="437212484">
      <w:bodyDiv w:val="1"/>
      <w:marLeft w:val="0"/>
      <w:marRight w:val="0"/>
      <w:marTop w:val="0"/>
      <w:marBottom w:val="0"/>
      <w:divBdr>
        <w:top w:val="none" w:sz="0" w:space="0" w:color="auto"/>
        <w:left w:val="none" w:sz="0" w:space="0" w:color="auto"/>
        <w:bottom w:val="none" w:sz="0" w:space="0" w:color="auto"/>
        <w:right w:val="none" w:sz="0" w:space="0" w:color="auto"/>
      </w:divBdr>
    </w:div>
    <w:div w:id="437797902">
      <w:bodyDiv w:val="1"/>
      <w:marLeft w:val="0"/>
      <w:marRight w:val="0"/>
      <w:marTop w:val="0"/>
      <w:marBottom w:val="0"/>
      <w:divBdr>
        <w:top w:val="none" w:sz="0" w:space="0" w:color="auto"/>
        <w:left w:val="none" w:sz="0" w:space="0" w:color="auto"/>
        <w:bottom w:val="none" w:sz="0" w:space="0" w:color="auto"/>
        <w:right w:val="none" w:sz="0" w:space="0" w:color="auto"/>
      </w:divBdr>
    </w:div>
    <w:div w:id="437874233">
      <w:bodyDiv w:val="1"/>
      <w:marLeft w:val="0"/>
      <w:marRight w:val="0"/>
      <w:marTop w:val="0"/>
      <w:marBottom w:val="0"/>
      <w:divBdr>
        <w:top w:val="none" w:sz="0" w:space="0" w:color="auto"/>
        <w:left w:val="none" w:sz="0" w:space="0" w:color="auto"/>
        <w:bottom w:val="none" w:sz="0" w:space="0" w:color="auto"/>
        <w:right w:val="none" w:sz="0" w:space="0" w:color="auto"/>
      </w:divBdr>
    </w:div>
    <w:div w:id="438062154">
      <w:bodyDiv w:val="1"/>
      <w:marLeft w:val="0"/>
      <w:marRight w:val="0"/>
      <w:marTop w:val="0"/>
      <w:marBottom w:val="0"/>
      <w:divBdr>
        <w:top w:val="none" w:sz="0" w:space="0" w:color="auto"/>
        <w:left w:val="none" w:sz="0" w:space="0" w:color="auto"/>
        <w:bottom w:val="none" w:sz="0" w:space="0" w:color="auto"/>
        <w:right w:val="none" w:sz="0" w:space="0" w:color="auto"/>
      </w:divBdr>
    </w:div>
    <w:div w:id="438182672">
      <w:bodyDiv w:val="1"/>
      <w:marLeft w:val="0"/>
      <w:marRight w:val="0"/>
      <w:marTop w:val="0"/>
      <w:marBottom w:val="0"/>
      <w:divBdr>
        <w:top w:val="none" w:sz="0" w:space="0" w:color="auto"/>
        <w:left w:val="none" w:sz="0" w:space="0" w:color="auto"/>
        <w:bottom w:val="none" w:sz="0" w:space="0" w:color="auto"/>
        <w:right w:val="none" w:sz="0" w:space="0" w:color="auto"/>
      </w:divBdr>
    </w:div>
    <w:div w:id="438262633">
      <w:bodyDiv w:val="1"/>
      <w:marLeft w:val="0"/>
      <w:marRight w:val="0"/>
      <w:marTop w:val="0"/>
      <w:marBottom w:val="0"/>
      <w:divBdr>
        <w:top w:val="none" w:sz="0" w:space="0" w:color="auto"/>
        <w:left w:val="none" w:sz="0" w:space="0" w:color="auto"/>
        <w:bottom w:val="none" w:sz="0" w:space="0" w:color="auto"/>
        <w:right w:val="none" w:sz="0" w:space="0" w:color="auto"/>
      </w:divBdr>
    </w:div>
    <w:div w:id="438331172">
      <w:bodyDiv w:val="1"/>
      <w:marLeft w:val="0"/>
      <w:marRight w:val="0"/>
      <w:marTop w:val="0"/>
      <w:marBottom w:val="0"/>
      <w:divBdr>
        <w:top w:val="none" w:sz="0" w:space="0" w:color="auto"/>
        <w:left w:val="none" w:sz="0" w:space="0" w:color="auto"/>
        <w:bottom w:val="none" w:sz="0" w:space="0" w:color="auto"/>
        <w:right w:val="none" w:sz="0" w:space="0" w:color="auto"/>
      </w:divBdr>
    </w:div>
    <w:div w:id="438332548">
      <w:bodyDiv w:val="1"/>
      <w:marLeft w:val="0"/>
      <w:marRight w:val="0"/>
      <w:marTop w:val="0"/>
      <w:marBottom w:val="0"/>
      <w:divBdr>
        <w:top w:val="none" w:sz="0" w:space="0" w:color="auto"/>
        <w:left w:val="none" w:sz="0" w:space="0" w:color="auto"/>
        <w:bottom w:val="none" w:sz="0" w:space="0" w:color="auto"/>
        <w:right w:val="none" w:sz="0" w:space="0" w:color="auto"/>
      </w:divBdr>
    </w:div>
    <w:div w:id="438377455">
      <w:bodyDiv w:val="1"/>
      <w:marLeft w:val="0"/>
      <w:marRight w:val="0"/>
      <w:marTop w:val="0"/>
      <w:marBottom w:val="0"/>
      <w:divBdr>
        <w:top w:val="none" w:sz="0" w:space="0" w:color="auto"/>
        <w:left w:val="none" w:sz="0" w:space="0" w:color="auto"/>
        <w:bottom w:val="none" w:sz="0" w:space="0" w:color="auto"/>
        <w:right w:val="none" w:sz="0" w:space="0" w:color="auto"/>
      </w:divBdr>
    </w:div>
    <w:div w:id="438381236">
      <w:bodyDiv w:val="1"/>
      <w:marLeft w:val="0"/>
      <w:marRight w:val="0"/>
      <w:marTop w:val="0"/>
      <w:marBottom w:val="0"/>
      <w:divBdr>
        <w:top w:val="none" w:sz="0" w:space="0" w:color="auto"/>
        <w:left w:val="none" w:sz="0" w:space="0" w:color="auto"/>
        <w:bottom w:val="none" w:sz="0" w:space="0" w:color="auto"/>
        <w:right w:val="none" w:sz="0" w:space="0" w:color="auto"/>
      </w:divBdr>
    </w:div>
    <w:div w:id="438532090">
      <w:bodyDiv w:val="1"/>
      <w:marLeft w:val="0"/>
      <w:marRight w:val="0"/>
      <w:marTop w:val="0"/>
      <w:marBottom w:val="0"/>
      <w:divBdr>
        <w:top w:val="none" w:sz="0" w:space="0" w:color="auto"/>
        <w:left w:val="none" w:sz="0" w:space="0" w:color="auto"/>
        <w:bottom w:val="none" w:sz="0" w:space="0" w:color="auto"/>
        <w:right w:val="none" w:sz="0" w:space="0" w:color="auto"/>
      </w:divBdr>
    </w:div>
    <w:div w:id="438764201">
      <w:bodyDiv w:val="1"/>
      <w:marLeft w:val="0"/>
      <w:marRight w:val="0"/>
      <w:marTop w:val="0"/>
      <w:marBottom w:val="0"/>
      <w:divBdr>
        <w:top w:val="none" w:sz="0" w:space="0" w:color="auto"/>
        <w:left w:val="none" w:sz="0" w:space="0" w:color="auto"/>
        <w:bottom w:val="none" w:sz="0" w:space="0" w:color="auto"/>
        <w:right w:val="none" w:sz="0" w:space="0" w:color="auto"/>
      </w:divBdr>
    </w:div>
    <w:div w:id="438911489">
      <w:bodyDiv w:val="1"/>
      <w:marLeft w:val="0"/>
      <w:marRight w:val="0"/>
      <w:marTop w:val="0"/>
      <w:marBottom w:val="0"/>
      <w:divBdr>
        <w:top w:val="none" w:sz="0" w:space="0" w:color="auto"/>
        <w:left w:val="none" w:sz="0" w:space="0" w:color="auto"/>
        <w:bottom w:val="none" w:sz="0" w:space="0" w:color="auto"/>
        <w:right w:val="none" w:sz="0" w:space="0" w:color="auto"/>
      </w:divBdr>
    </w:div>
    <w:div w:id="438916020">
      <w:bodyDiv w:val="1"/>
      <w:marLeft w:val="0"/>
      <w:marRight w:val="0"/>
      <w:marTop w:val="0"/>
      <w:marBottom w:val="0"/>
      <w:divBdr>
        <w:top w:val="none" w:sz="0" w:space="0" w:color="auto"/>
        <w:left w:val="none" w:sz="0" w:space="0" w:color="auto"/>
        <w:bottom w:val="none" w:sz="0" w:space="0" w:color="auto"/>
        <w:right w:val="none" w:sz="0" w:space="0" w:color="auto"/>
      </w:divBdr>
    </w:div>
    <w:div w:id="438917379">
      <w:bodyDiv w:val="1"/>
      <w:marLeft w:val="0"/>
      <w:marRight w:val="0"/>
      <w:marTop w:val="0"/>
      <w:marBottom w:val="0"/>
      <w:divBdr>
        <w:top w:val="none" w:sz="0" w:space="0" w:color="auto"/>
        <w:left w:val="none" w:sz="0" w:space="0" w:color="auto"/>
        <w:bottom w:val="none" w:sz="0" w:space="0" w:color="auto"/>
        <w:right w:val="none" w:sz="0" w:space="0" w:color="auto"/>
      </w:divBdr>
    </w:div>
    <w:div w:id="438987632">
      <w:bodyDiv w:val="1"/>
      <w:marLeft w:val="0"/>
      <w:marRight w:val="0"/>
      <w:marTop w:val="0"/>
      <w:marBottom w:val="0"/>
      <w:divBdr>
        <w:top w:val="none" w:sz="0" w:space="0" w:color="auto"/>
        <w:left w:val="none" w:sz="0" w:space="0" w:color="auto"/>
        <w:bottom w:val="none" w:sz="0" w:space="0" w:color="auto"/>
        <w:right w:val="none" w:sz="0" w:space="0" w:color="auto"/>
      </w:divBdr>
    </w:div>
    <w:div w:id="439564915">
      <w:bodyDiv w:val="1"/>
      <w:marLeft w:val="0"/>
      <w:marRight w:val="0"/>
      <w:marTop w:val="0"/>
      <w:marBottom w:val="0"/>
      <w:divBdr>
        <w:top w:val="none" w:sz="0" w:space="0" w:color="auto"/>
        <w:left w:val="none" w:sz="0" w:space="0" w:color="auto"/>
        <w:bottom w:val="none" w:sz="0" w:space="0" w:color="auto"/>
        <w:right w:val="none" w:sz="0" w:space="0" w:color="auto"/>
      </w:divBdr>
    </w:div>
    <w:div w:id="439836444">
      <w:bodyDiv w:val="1"/>
      <w:marLeft w:val="0"/>
      <w:marRight w:val="0"/>
      <w:marTop w:val="0"/>
      <w:marBottom w:val="0"/>
      <w:divBdr>
        <w:top w:val="none" w:sz="0" w:space="0" w:color="auto"/>
        <w:left w:val="none" w:sz="0" w:space="0" w:color="auto"/>
        <w:bottom w:val="none" w:sz="0" w:space="0" w:color="auto"/>
        <w:right w:val="none" w:sz="0" w:space="0" w:color="auto"/>
      </w:divBdr>
    </w:div>
    <w:div w:id="439955502">
      <w:bodyDiv w:val="1"/>
      <w:marLeft w:val="0"/>
      <w:marRight w:val="0"/>
      <w:marTop w:val="0"/>
      <w:marBottom w:val="0"/>
      <w:divBdr>
        <w:top w:val="none" w:sz="0" w:space="0" w:color="auto"/>
        <w:left w:val="none" w:sz="0" w:space="0" w:color="auto"/>
        <w:bottom w:val="none" w:sz="0" w:space="0" w:color="auto"/>
        <w:right w:val="none" w:sz="0" w:space="0" w:color="auto"/>
      </w:divBdr>
    </w:div>
    <w:div w:id="440224684">
      <w:bodyDiv w:val="1"/>
      <w:marLeft w:val="0"/>
      <w:marRight w:val="0"/>
      <w:marTop w:val="0"/>
      <w:marBottom w:val="0"/>
      <w:divBdr>
        <w:top w:val="none" w:sz="0" w:space="0" w:color="auto"/>
        <w:left w:val="none" w:sz="0" w:space="0" w:color="auto"/>
        <w:bottom w:val="none" w:sz="0" w:space="0" w:color="auto"/>
        <w:right w:val="none" w:sz="0" w:space="0" w:color="auto"/>
      </w:divBdr>
    </w:div>
    <w:div w:id="440225639">
      <w:bodyDiv w:val="1"/>
      <w:marLeft w:val="0"/>
      <w:marRight w:val="0"/>
      <w:marTop w:val="0"/>
      <w:marBottom w:val="0"/>
      <w:divBdr>
        <w:top w:val="none" w:sz="0" w:space="0" w:color="auto"/>
        <w:left w:val="none" w:sz="0" w:space="0" w:color="auto"/>
        <w:bottom w:val="none" w:sz="0" w:space="0" w:color="auto"/>
        <w:right w:val="none" w:sz="0" w:space="0" w:color="auto"/>
      </w:divBdr>
    </w:div>
    <w:div w:id="440299017">
      <w:bodyDiv w:val="1"/>
      <w:marLeft w:val="0"/>
      <w:marRight w:val="0"/>
      <w:marTop w:val="0"/>
      <w:marBottom w:val="0"/>
      <w:divBdr>
        <w:top w:val="none" w:sz="0" w:space="0" w:color="auto"/>
        <w:left w:val="none" w:sz="0" w:space="0" w:color="auto"/>
        <w:bottom w:val="none" w:sz="0" w:space="0" w:color="auto"/>
        <w:right w:val="none" w:sz="0" w:space="0" w:color="auto"/>
      </w:divBdr>
    </w:div>
    <w:div w:id="440342628">
      <w:bodyDiv w:val="1"/>
      <w:marLeft w:val="0"/>
      <w:marRight w:val="0"/>
      <w:marTop w:val="0"/>
      <w:marBottom w:val="0"/>
      <w:divBdr>
        <w:top w:val="none" w:sz="0" w:space="0" w:color="auto"/>
        <w:left w:val="none" w:sz="0" w:space="0" w:color="auto"/>
        <w:bottom w:val="none" w:sz="0" w:space="0" w:color="auto"/>
        <w:right w:val="none" w:sz="0" w:space="0" w:color="auto"/>
      </w:divBdr>
    </w:div>
    <w:div w:id="440421006">
      <w:bodyDiv w:val="1"/>
      <w:marLeft w:val="0"/>
      <w:marRight w:val="0"/>
      <w:marTop w:val="0"/>
      <w:marBottom w:val="0"/>
      <w:divBdr>
        <w:top w:val="none" w:sz="0" w:space="0" w:color="auto"/>
        <w:left w:val="none" w:sz="0" w:space="0" w:color="auto"/>
        <w:bottom w:val="none" w:sz="0" w:space="0" w:color="auto"/>
        <w:right w:val="none" w:sz="0" w:space="0" w:color="auto"/>
      </w:divBdr>
    </w:div>
    <w:div w:id="440492093">
      <w:bodyDiv w:val="1"/>
      <w:marLeft w:val="0"/>
      <w:marRight w:val="0"/>
      <w:marTop w:val="0"/>
      <w:marBottom w:val="0"/>
      <w:divBdr>
        <w:top w:val="none" w:sz="0" w:space="0" w:color="auto"/>
        <w:left w:val="none" w:sz="0" w:space="0" w:color="auto"/>
        <w:bottom w:val="none" w:sz="0" w:space="0" w:color="auto"/>
        <w:right w:val="none" w:sz="0" w:space="0" w:color="auto"/>
      </w:divBdr>
    </w:div>
    <w:div w:id="440613036">
      <w:bodyDiv w:val="1"/>
      <w:marLeft w:val="0"/>
      <w:marRight w:val="0"/>
      <w:marTop w:val="0"/>
      <w:marBottom w:val="0"/>
      <w:divBdr>
        <w:top w:val="none" w:sz="0" w:space="0" w:color="auto"/>
        <w:left w:val="none" w:sz="0" w:space="0" w:color="auto"/>
        <w:bottom w:val="none" w:sz="0" w:space="0" w:color="auto"/>
        <w:right w:val="none" w:sz="0" w:space="0" w:color="auto"/>
      </w:divBdr>
    </w:div>
    <w:div w:id="440688690">
      <w:bodyDiv w:val="1"/>
      <w:marLeft w:val="0"/>
      <w:marRight w:val="0"/>
      <w:marTop w:val="0"/>
      <w:marBottom w:val="0"/>
      <w:divBdr>
        <w:top w:val="none" w:sz="0" w:space="0" w:color="auto"/>
        <w:left w:val="none" w:sz="0" w:space="0" w:color="auto"/>
        <w:bottom w:val="none" w:sz="0" w:space="0" w:color="auto"/>
        <w:right w:val="none" w:sz="0" w:space="0" w:color="auto"/>
      </w:divBdr>
    </w:div>
    <w:div w:id="440731678">
      <w:bodyDiv w:val="1"/>
      <w:marLeft w:val="0"/>
      <w:marRight w:val="0"/>
      <w:marTop w:val="0"/>
      <w:marBottom w:val="0"/>
      <w:divBdr>
        <w:top w:val="none" w:sz="0" w:space="0" w:color="auto"/>
        <w:left w:val="none" w:sz="0" w:space="0" w:color="auto"/>
        <w:bottom w:val="none" w:sz="0" w:space="0" w:color="auto"/>
        <w:right w:val="none" w:sz="0" w:space="0" w:color="auto"/>
      </w:divBdr>
    </w:div>
    <w:div w:id="440950940">
      <w:bodyDiv w:val="1"/>
      <w:marLeft w:val="0"/>
      <w:marRight w:val="0"/>
      <w:marTop w:val="0"/>
      <w:marBottom w:val="0"/>
      <w:divBdr>
        <w:top w:val="none" w:sz="0" w:space="0" w:color="auto"/>
        <w:left w:val="none" w:sz="0" w:space="0" w:color="auto"/>
        <w:bottom w:val="none" w:sz="0" w:space="0" w:color="auto"/>
        <w:right w:val="none" w:sz="0" w:space="0" w:color="auto"/>
      </w:divBdr>
    </w:div>
    <w:div w:id="441073051">
      <w:bodyDiv w:val="1"/>
      <w:marLeft w:val="0"/>
      <w:marRight w:val="0"/>
      <w:marTop w:val="0"/>
      <w:marBottom w:val="0"/>
      <w:divBdr>
        <w:top w:val="none" w:sz="0" w:space="0" w:color="auto"/>
        <w:left w:val="none" w:sz="0" w:space="0" w:color="auto"/>
        <w:bottom w:val="none" w:sz="0" w:space="0" w:color="auto"/>
        <w:right w:val="none" w:sz="0" w:space="0" w:color="auto"/>
      </w:divBdr>
    </w:div>
    <w:div w:id="441345290">
      <w:bodyDiv w:val="1"/>
      <w:marLeft w:val="0"/>
      <w:marRight w:val="0"/>
      <w:marTop w:val="0"/>
      <w:marBottom w:val="0"/>
      <w:divBdr>
        <w:top w:val="none" w:sz="0" w:space="0" w:color="auto"/>
        <w:left w:val="none" w:sz="0" w:space="0" w:color="auto"/>
        <w:bottom w:val="none" w:sz="0" w:space="0" w:color="auto"/>
        <w:right w:val="none" w:sz="0" w:space="0" w:color="auto"/>
      </w:divBdr>
    </w:div>
    <w:div w:id="441387811">
      <w:bodyDiv w:val="1"/>
      <w:marLeft w:val="0"/>
      <w:marRight w:val="0"/>
      <w:marTop w:val="0"/>
      <w:marBottom w:val="0"/>
      <w:divBdr>
        <w:top w:val="none" w:sz="0" w:space="0" w:color="auto"/>
        <w:left w:val="none" w:sz="0" w:space="0" w:color="auto"/>
        <w:bottom w:val="none" w:sz="0" w:space="0" w:color="auto"/>
        <w:right w:val="none" w:sz="0" w:space="0" w:color="auto"/>
      </w:divBdr>
    </w:div>
    <w:div w:id="441388675">
      <w:bodyDiv w:val="1"/>
      <w:marLeft w:val="0"/>
      <w:marRight w:val="0"/>
      <w:marTop w:val="0"/>
      <w:marBottom w:val="0"/>
      <w:divBdr>
        <w:top w:val="none" w:sz="0" w:space="0" w:color="auto"/>
        <w:left w:val="none" w:sz="0" w:space="0" w:color="auto"/>
        <w:bottom w:val="none" w:sz="0" w:space="0" w:color="auto"/>
        <w:right w:val="none" w:sz="0" w:space="0" w:color="auto"/>
      </w:divBdr>
    </w:div>
    <w:div w:id="441648741">
      <w:bodyDiv w:val="1"/>
      <w:marLeft w:val="0"/>
      <w:marRight w:val="0"/>
      <w:marTop w:val="0"/>
      <w:marBottom w:val="0"/>
      <w:divBdr>
        <w:top w:val="none" w:sz="0" w:space="0" w:color="auto"/>
        <w:left w:val="none" w:sz="0" w:space="0" w:color="auto"/>
        <w:bottom w:val="none" w:sz="0" w:space="0" w:color="auto"/>
        <w:right w:val="none" w:sz="0" w:space="0" w:color="auto"/>
      </w:divBdr>
    </w:div>
    <w:div w:id="441803780">
      <w:bodyDiv w:val="1"/>
      <w:marLeft w:val="0"/>
      <w:marRight w:val="0"/>
      <w:marTop w:val="0"/>
      <w:marBottom w:val="0"/>
      <w:divBdr>
        <w:top w:val="none" w:sz="0" w:space="0" w:color="auto"/>
        <w:left w:val="none" w:sz="0" w:space="0" w:color="auto"/>
        <w:bottom w:val="none" w:sz="0" w:space="0" w:color="auto"/>
        <w:right w:val="none" w:sz="0" w:space="0" w:color="auto"/>
      </w:divBdr>
    </w:div>
    <w:div w:id="441849389">
      <w:bodyDiv w:val="1"/>
      <w:marLeft w:val="0"/>
      <w:marRight w:val="0"/>
      <w:marTop w:val="0"/>
      <w:marBottom w:val="0"/>
      <w:divBdr>
        <w:top w:val="none" w:sz="0" w:space="0" w:color="auto"/>
        <w:left w:val="none" w:sz="0" w:space="0" w:color="auto"/>
        <w:bottom w:val="none" w:sz="0" w:space="0" w:color="auto"/>
        <w:right w:val="none" w:sz="0" w:space="0" w:color="auto"/>
      </w:divBdr>
    </w:div>
    <w:div w:id="442186185">
      <w:bodyDiv w:val="1"/>
      <w:marLeft w:val="0"/>
      <w:marRight w:val="0"/>
      <w:marTop w:val="0"/>
      <w:marBottom w:val="0"/>
      <w:divBdr>
        <w:top w:val="none" w:sz="0" w:space="0" w:color="auto"/>
        <w:left w:val="none" w:sz="0" w:space="0" w:color="auto"/>
        <w:bottom w:val="none" w:sz="0" w:space="0" w:color="auto"/>
        <w:right w:val="none" w:sz="0" w:space="0" w:color="auto"/>
      </w:divBdr>
    </w:div>
    <w:div w:id="442265601">
      <w:bodyDiv w:val="1"/>
      <w:marLeft w:val="0"/>
      <w:marRight w:val="0"/>
      <w:marTop w:val="0"/>
      <w:marBottom w:val="0"/>
      <w:divBdr>
        <w:top w:val="none" w:sz="0" w:space="0" w:color="auto"/>
        <w:left w:val="none" w:sz="0" w:space="0" w:color="auto"/>
        <w:bottom w:val="none" w:sz="0" w:space="0" w:color="auto"/>
        <w:right w:val="none" w:sz="0" w:space="0" w:color="auto"/>
      </w:divBdr>
    </w:div>
    <w:div w:id="442382710">
      <w:bodyDiv w:val="1"/>
      <w:marLeft w:val="0"/>
      <w:marRight w:val="0"/>
      <w:marTop w:val="0"/>
      <w:marBottom w:val="0"/>
      <w:divBdr>
        <w:top w:val="none" w:sz="0" w:space="0" w:color="auto"/>
        <w:left w:val="none" w:sz="0" w:space="0" w:color="auto"/>
        <w:bottom w:val="none" w:sz="0" w:space="0" w:color="auto"/>
        <w:right w:val="none" w:sz="0" w:space="0" w:color="auto"/>
      </w:divBdr>
    </w:div>
    <w:div w:id="442384747">
      <w:bodyDiv w:val="1"/>
      <w:marLeft w:val="0"/>
      <w:marRight w:val="0"/>
      <w:marTop w:val="0"/>
      <w:marBottom w:val="0"/>
      <w:divBdr>
        <w:top w:val="none" w:sz="0" w:space="0" w:color="auto"/>
        <w:left w:val="none" w:sz="0" w:space="0" w:color="auto"/>
        <w:bottom w:val="none" w:sz="0" w:space="0" w:color="auto"/>
        <w:right w:val="none" w:sz="0" w:space="0" w:color="auto"/>
      </w:divBdr>
    </w:div>
    <w:div w:id="442456901">
      <w:bodyDiv w:val="1"/>
      <w:marLeft w:val="0"/>
      <w:marRight w:val="0"/>
      <w:marTop w:val="0"/>
      <w:marBottom w:val="0"/>
      <w:divBdr>
        <w:top w:val="none" w:sz="0" w:space="0" w:color="auto"/>
        <w:left w:val="none" w:sz="0" w:space="0" w:color="auto"/>
        <w:bottom w:val="none" w:sz="0" w:space="0" w:color="auto"/>
        <w:right w:val="none" w:sz="0" w:space="0" w:color="auto"/>
      </w:divBdr>
    </w:div>
    <w:div w:id="442572646">
      <w:bodyDiv w:val="1"/>
      <w:marLeft w:val="0"/>
      <w:marRight w:val="0"/>
      <w:marTop w:val="0"/>
      <w:marBottom w:val="0"/>
      <w:divBdr>
        <w:top w:val="none" w:sz="0" w:space="0" w:color="auto"/>
        <w:left w:val="none" w:sz="0" w:space="0" w:color="auto"/>
        <w:bottom w:val="none" w:sz="0" w:space="0" w:color="auto"/>
        <w:right w:val="none" w:sz="0" w:space="0" w:color="auto"/>
      </w:divBdr>
    </w:div>
    <w:div w:id="442577509">
      <w:bodyDiv w:val="1"/>
      <w:marLeft w:val="0"/>
      <w:marRight w:val="0"/>
      <w:marTop w:val="0"/>
      <w:marBottom w:val="0"/>
      <w:divBdr>
        <w:top w:val="none" w:sz="0" w:space="0" w:color="auto"/>
        <w:left w:val="none" w:sz="0" w:space="0" w:color="auto"/>
        <w:bottom w:val="none" w:sz="0" w:space="0" w:color="auto"/>
        <w:right w:val="none" w:sz="0" w:space="0" w:color="auto"/>
      </w:divBdr>
    </w:div>
    <w:div w:id="442961030">
      <w:bodyDiv w:val="1"/>
      <w:marLeft w:val="0"/>
      <w:marRight w:val="0"/>
      <w:marTop w:val="0"/>
      <w:marBottom w:val="0"/>
      <w:divBdr>
        <w:top w:val="none" w:sz="0" w:space="0" w:color="auto"/>
        <w:left w:val="none" w:sz="0" w:space="0" w:color="auto"/>
        <w:bottom w:val="none" w:sz="0" w:space="0" w:color="auto"/>
        <w:right w:val="none" w:sz="0" w:space="0" w:color="auto"/>
      </w:divBdr>
    </w:div>
    <w:div w:id="443036104">
      <w:bodyDiv w:val="1"/>
      <w:marLeft w:val="0"/>
      <w:marRight w:val="0"/>
      <w:marTop w:val="0"/>
      <w:marBottom w:val="0"/>
      <w:divBdr>
        <w:top w:val="none" w:sz="0" w:space="0" w:color="auto"/>
        <w:left w:val="none" w:sz="0" w:space="0" w:color="auto"/>
        <w:bottom w:val="none" w:sz="0" w:space="0" w:color="auto"/>
        <w:right w:val="none" w:sz="0" w:space="0" w:color="auto"/>
      </w:divBdr>
    </w:div>
    <w:div w:id="443158501">
      <w:bodyDiv w:val="1"/>
      <w:marLeft w:val="0"/>
      <w:marRight w:val="0"/>
      <w:marTop w:val="0"/>
      <w:marBottom w:val="0"/>
      <w:divBdr>
        <w:top w:val="none" w:sz="0" w:space="0" w:color="auto"/>
        <w:left w:val="none" w:sz="0" w:space="0" w:color="auto"/>
        <w:bottom w:val="none" w:sz="0" w:space="0" w:color="auto"/>
        <w:right w:val="none" w:sz="0" w:space="0" w:color="auto"/>
      </w:divBdr>
    </w:div>
    <w:div w:id="443572001">
      <w:bodyDiv w:val="1"/>
      <w:marLeft w:val="0"/>
      <w:marRight w:val="0"/>
      <w:marTop w:val="0"/>
      <w:marBottom w:val="0"/>
      <w:divBdr>
        <w:top w:val="none" w:sz="0" w:space="0" w:color="auto"/>
        <w:left w:val="none" w:sz="0" w:space="0" w:color="auto"/>
        <w:bottom w:val="none" w:sz="0" w:space="0" w:color="auto"/>
        <w:right w:val="none" w:sz="0" w:space="0" w:color="auto"/>
      </w:divBdr>
    </w:div>
    <w:div w:id="443618921">
      <w:bodyDiv w:val="1"/>
      <w:marLeft w:val="0"/>
      <w:marRight w:val="0"/>
      <w:marTop w:val="0"/>
      <w:marBottom w:val="0"/>
      <w:divBdr>
        <w:top w:val="none" w:sz="0" w:space="0" w:color="auto"/>
        <w:left w:val="none" w:sz="0" w:space="0" w:color="auto"/>
        <w:bottom w:val="none" w:sz="0" w:space="0" w:color="auto"/>
        <w:right w:val="none" w:sz="0" w:space="0" w:color="auto"/>
      </w:divBdr>
    </w:div>
    <w:div w:id="443690333">
      <w:bodyDiv w:val="1"/>
      <w:marLeft w:val="0"/>
      <w:marRight w:val="0"/>
      <w:marTop w:val="0"/>
      <w:marBottom w:val="0"/>
      <w:divBdr>
        <w:top w:val="none" w:sz="0" w:space="0" w:color="auto"/>
        <w:left w:val="none" w:sz="0" w:space="0" w:color="auto"/>
        <w:bottom w:val="none" w:sz="0" w:space="0" w:color="auto"/>
        <w:right w:val="none" w:sz="0" w:space="0" w:color="auto"/>
      </w:divBdr>
    </w:div>
    <w:div w:id="443696159">
      <w:bodyDiv w:val="1"/>
      <w:marLeft w:val="0"/>
      <w:marRight w:val="0"/>
      <w:marTop w:val="0"/>
      <w:marBottom w:val="0"/>
      <w:divBdr>
        <w:top w:val="none" w:sz="0" w:space="0" w:color="auto"/>
        <w:left w:val="none" w:sz="0" w:space="0" w:color="auto"/>
        <w:bottom w:val="none" w:sz="0" w:space="0" w:color="auto"/>
        <w:right w:val="none" w:sz="0" w:space="0" w:color="auto"/>
      </w:divBdr>
    </w:div>
    <w:div w:id="444038560">
      <w:bodyDiv w:val="1"/>
      <w:marLeft w:val="0"/>
      <w:marRight w:val="0"/>
      <w:marTop w:val="0"/>
      <w:marBottom w:val="0"/>
      <w:divBdr>
        <w:top w:val="none" w:sz="0" w:space="0" w:color="auto"/>
        <w:left w:val="none" w:sz="0" w:space="0" w:color="auto"/>
        <w:bottom w:val="none" w:sz="0" w:space="0" w:color="auto"/>
        <w:right w:val="none" w:sz="0" w:space="0" w:color="auto"/>
      </w:divBdr>
    </w:div>
    <w:div w:id="444077718">
      <w:bodyDiv w:val="1"/>
      <w:marLeft w:val="0"/>
      <w:marRight w:val="0"/>
      <w:marTop w:val="0"/>
      <w:marBottom w:val="0"/>
      <w:divBdr>
        <w:top w:val="none" w:sz="0" w:space="0" w:color="auto"/>
        <w:left w:val="none" w:sz="0" w:space="0" w:color="auto"/>
        <w:bottom w:val="none" w:sz="0" w:space="0" w:color="auto"/>
        <w:right w:val="none" w:sz="0" w:space="0" w:color="auto"/>
      </w:divBdr>
    </w:div>
    <w:div w:id="444154570">
      <w:bodyDiv w:val="1"/>
      <w:marLeft w:val="0"/>
      <w:marRight w:val="0"/>
      <w:marTop w:val="0"/>
      <w:marBottom w:val="0"/>
      <w:divBdr>
        <w:top w:val="none" w:sz="0" w:space="0" w:color="auto"/>
        <w:left w:val="none" w:sz="0" w:space="0" w:color="auto"/>
        <w:bottom w:val="none" w:sz="0" w:space="0" w:color="auto"/>
        <w:right w:val="none" w:sz="0" w:space="0" w:color="auto"/>
      </w:divBdr>
    </w:div>
    <w:div w:id="444234813">
      <w:bodyDiv w:val="1"/>
      <w:marLeft w:val="0"/>
      <w:marRight w:val="0"/>
      <w:marTop w:val="0"/>
      <w:marBottom w:val="0"/>
      <w:divBdr>
        <w:top w:val="none" w:sz="0" w:space="0" w:color="auto"/>
        <w:left w:val="none" w:sz="0" w:space="0" w:color="auto"/>
        <w:bottom w:val="none" w:sz="0" w:space="0" w:color="auto"/>
        <w:right w:val="none" w:sz="0" w:space="0" w:color="auto"/>
      </w:divBdr>
    </w:div>
    <w:div w:id="444428562">
      <w:bodyDiv w:val="1"/>
      <w:marLeft w:val="0"/>
      <w:marRight w:val="0"/>
      <w:marTop w:val="0"/>
      <w:marBottom w:val="0"/>
      <w:divBdr>
        <w:top w:val="none" w:sz="0" w:space="0" w:color="auto"/>
        <w:left w:val="none" w:sz="0" w:space="0" w:color="auto"/>
        <w:bottom w:val="none" w:sz="0" w:space="0" w:color="auto"/>
        <w:right w:val="none" w:sz="0" w:space="0" w:color="auto"/>
      </w:divBdr>
    </w:div>
    <w:div w:id="444539749">
      <w:bodyDiv w:val="1"/>
      <w:marLeft w:val="0"/>
      <w:marRight w:val="0"/>
      <w:marTop w:val="0"/>
      <w:marBottom w:val="0"/>
      <w:divBdr>
        <w:top w:val="none" w:sz="0" w:space="0" w:color="auto"/>
        <w:left w:val="none" w:sz="0" w:space="0" w:color="auto"/>
        <w:bottom w:val="none" w:sz="0" w:space="0" w:color="auto"/>
        <w:right w:val="none" w:sz="0" w:space="0" w:color="auto"/>
      </w:divBdr>
    </w:div>
    <w:div w:id="444664355">
      <w:bodyDiv w:val="1"/>
      <w:marLeft w:val="0"/>
      <w:marRight w:val="0"/>
      <w:marTop w:val="0"/>
      <w:marBottom w:val="0"/>
      <w:divBdr>
        <w:top w:val="none" w:sz="0" w:space="0" w:color="auto"/>
        <w:left w:val="none" w:sz="0" w:space="0" w:color="auto"/>
        <w:bottom w:val="none" w:sz="0" w:space="0" w:color="auto"/>
        <w:right w:val="none" w:sz="0" w:space="0" w:color="auto"/>
      </w:divBdr>
    </w:div>
    <w:div w:id="444734301">
      <w:bodyDiv w:val="1"/>
      <w:marLeft w:val="0"/>
      <w:marRight w:val="0"/>
      <w:marTop w:val="0"/>
      <w:marBottom w:val="0"/>
      <w:divBdr>
        <w:top w:val="none" w:sz="0" w:space="0" w:color="auto"/>
        <w:left w:val="none" w:sz="0" w:space="0" w:color="auto"/>
        <w:bottom w:val="none" w:sz="0" w:space="0" w:color="auto"/>
        <w:right w:val="none" w:sz="0" w:space="0" w:color="auto"/>
      </w:divBdr>
    </w:div>
    <w:div w:id="444810675">
      <w:bodyDiv w:val="1"/>
      <w:marLeft w:val="0"/>
      <w:marRight w:val="0"/>
      <w:marTop w:val="0"/>
      <w:marBottom w:val="0"/>
      <w:divBdr>
        <w:top w:val="none" w:sz="0" w:space="0" w:color="auto"/>
        <w:left w:val="none" w:sz="0" w:space="0" w:color="auto"/>
        <w:bottom w:val="none" w:sz="0" w:space="0" w:color="auto"/>
        <w:right w:val="none" w:sz="0" w:space="0" w:color="auto"/>
      </w:divBdr>
    </w:div>
    <w:div w:id="444927989">
      <w:bodyDiv w:val="1"/>
      <w:marLeft w:val="0"/>
      <w:marRight w:val="0"/>
      <w:marTop w:val="0"/>
      <w:marBottom w:val="0"/>
      <w:divBdr>
        <w:top w:val="none" w:sz="0" w:space="0" w:color="auto"/>
        <w:left w:val="none" w:sz="0" w:space="0" w:color="auto"/>
        <w:bottom w:val="none" w:sz="0" w:space="0" w:color="auto"/>
        <w:right w:val="none" w:sz="0" w:space="0" w:color="auto"/>
      </w:divBdr>
    </w:div>
    <w:div w:id="445082381">
      <w:bodyDiv w:val="1"/>
      <w:marLeft w:val="0"/>
      <w:marRight w:val="0"/>
      <w:marTop w:val="0"/>
      <w:marBottom w:val="0"/>
      <w:divBdr>
        <w:top w:val="none" w:sz="0" w:space="0" w:color="auto"/>
        <w:left w:val="none" w:sz="0" w:space="0" w:color="auto"/>
        <w:bottom w:val="none" w:sz="0" w:space="0" w:color="auto"/>
        <w:right w:val="none" w:sz="0" w:space="0" w:color="auto"/>
      </w:divBdr>
    </w:div>
    <w:div w:id="445347042">
      <w:bodyDiv w:val="1"/>
      <w:marLeft w:val="0"/>
      <w:marRight w:val="0"/>
      <w:marTop w:val="0"/>
      <w:marBottom w:val="0"/>
      <w:divBdr>
        <w:top w:val="none" w:sz="0" w:space="0" w:color="auto"/>
        <w:left w:val="none" w:sz="0" w:space="0" w:color="auto"/>
        <w:bottom w:val="none" w:sz="0" w:space="0" w:color="auto"/>
        <w:right w:val="none" w:sz="0" w:space="0" w:color="auto"/>
      </w:divBdr>
    </w:div>
    <w:div w:id="445463661">
      <w:bodyDiv w:val="1"/>
      <w:marLeft w:val="0"/>
      <w:marRight w:val="0"/>
      <w:marTop w:val="0"/>
      <w:marBottom w:val="0"/>
      <w:divBdr>
        <w:top w:val="none" w:sz="0" w:space="0" w:color="auto"/>
        <w:left w:val="none" w:sz="0" w:space="0" w:color="auto"/>
        <w:bottom w:val="none" w:sz="0" w:space="0" w:color="auto"/>
        <w:right w:val="none" w:sz="0" w:space="0" w:color="auto"/>
      </w:divBdr>
    </w:div>
    <w:div w:id="445545033">
      <w:bodyDiv w:val="1"/>
      <w:marLeft w:val="0"/>
      <w:marRight w:val="0"/>
      <w:marTop w:val="0"/>
      <w:marBottom w:val="0"/>
      <w:divBdr>
        <w:top w:val="none" w:sz="0" w:space="0" w:color="auto"/>
        <w:left w:val="none" w:sz="0" w:space="0" w:color="auto"/>
        <w:bottom w:val="none" w:sz="0" w:space="0" w:color="auto"/>
        <w:right w:val="none" w:sz="0" w:space="0" w:color="auto"/>
      </w:divBdr>
    </w:div>
    <w:div w:id="445732117">
      <w:bodyDiv w:val="1"/>
      <w:marLeft w:val="0"/>
      <w:marRight w:val="0"/>
      <w:marTop w:val="0"/>
      <w:marBottom w:val="0"/>
      <w:divBdr>
        <w:top w:val="none" w:sz="0" w:space="0" w:color="auto"/>
        <w:left w:val="none" w:sz="0" w:space="0" w:color="auto"/>
        <w:bottom w:val="none" w:sz="0" w:space="0" w:color="auto"/>
        <w:right w:val="none" w:sz="0" w:space="0" w:color="auto"/>
      </w:divBdr>
    </w:div>
    <w:div w:id="445782057">
      <w:bodyDiv w:val="1"/>
      <w:marLeft w:val="0"/>
      <w:marRight w:val="0"/>
      <w:marTop w:val="0"/>
      <w:marBottom w:val="0"/>
      <w:divBdr>
        <w:top w:val="none" w:sz="0" w:space="0" w:color="auto"/>
        <w:left w:val="none" w:sz="0" w:space="0" w:color="auto"/>
        <w:bottom w:val="none" w:sz="0" w:space="0" w:color="auto"/>
        <w:right w:val="none" w:sz="0" w:space="0" w:color="auto"/>
      </w:divBdr>
    </w:div>
    <w:div w:id="445849004">
      <w:bodyDiv w:val="1"/>
      <w:marLeft w:val="0"/>
      <w:marRight w:val="0"/>
      <w:marTop w:val="0"/>
      <w:marBottom w:val="0"/>
      <w:divBdr>
        <w:top w:val="none" w:sz="0" w:space="0" w:color="auto"/>
        <w:left w:val="none" w:sz="0" w:space="0" w:color="auto"/>
        <w:bottom w:val="none" w:sz="0" w:space="0" w:color="auto"/>
        <w:right w:val="none" w:sz="0" w:space="0" w:color="auto"/>
      </w:divBdr>
    </w:div>
    <w:div w:id="445927757">
      <w:bodyDiv w:val="1"/>
      <w:marLeft w:val="0"/>
      <w:marRight w:val="0"/>
      <w:marTop w:val="0"/>
      <w:marBottom w:val="0"/>
      <w:divBdr>
        <w:top w:val="none" w:sz="0" w:space="0" w:color="auto"/>
        <w:left w:val="none" w:sz="0" w:space="0" w:color="auto"/>
        <w:bottom w:val="none" w:sz="0" w:space="0" w:color="auto"/>
        <w:right w:val="none" w:sz="0" w:space="0" w:color="auto"/>
      </w:divBdr>
    </w:div>
    <w:div w:id="446001710">
      <w:bodyDiv w:val="1"/>
      <w:marLeft w:val="0"/>
      <w:marRight w:val="0"/>
      <w:marTop w:val="0"/>
      <w:marBottom w:val="0"/>
      <w:divBdr>
        <w:top w:val="none" w:sz="0" w:space="0" w:color="auto"/>
        <w:left w:val="none" w:sz="0" w:space="0" w:color="auto"/>
        <w:bottom w:val="none" w:sz="0" w:space="0" w:color="auto"/>
        <w:right w:val="none" w:sz="0" w:space="0" w:color="auto"/>
      </w:divBdr>
    </w:div>
    <w:div w:id="446046450">
      <w:bodyDiv w:val="1"/>
      <w:marLeft w:val="0"/>
      <w:marRight w:val="0"/>
      <w:marTop w:val="0"/>
      <w:marBottom w:val="0"/>
      <w:divBdr>
        <w:top w:val="none" w:sz="0" w:space="0" w:color="auto"/>
        <w:left w:val="none" w:sz="0" w:space="0" w:color="auto"/>
        <w:bottom w:val="none" w:sz="0" w:space="0" w:color="auto"/>
        <w:right w:val="none" w:sz="0" w:space="0" w:color="auto"/>
      </w:divBdr>
    </w:div>
    <w:div w:id="446311746">
      <w:bodyDiv w:val="1"/>
      <w:marLeft w:val="0"/>
      <w:marRight w:val="0"/>
      <w:marTop w:val="0"/>
      <w:marBottom w:val="0"/>
      <w:divBdr>
        <w:top w:val="none" w:sz="0" w:space="0" w:color="auto"/>
        <w:left w:val="none" w:sz="0" w:space="0" w:color="auto"/>
        <w:bottom w:val="none" w:sz="0" w:space="0" w:color="auto"/>
        <w:right w:val="none" w:sz="0" w:space="0" w:color="auto"/>
      </w:divBdr>
    </w:div>
    <w:div w:id="446581740">
      <w:bodyDiv w:val="1"/>
      <w:marLeft w:val="0"/>
      <w:marRight w:val="0"/>
      <w:marTop w:val="0"/>
      <w:marBottom w:val="0"/>
      <w:divBdr>
        <w:top w:val="none" w:sz="0" w:space="0" w:color="auto"/>
        <w:left w:val="none" w:sz="0" w:space="0" w:color="auto"/>
        <w:bottom w:val="none" w:sz="0" w:space="0" w:color="auto"/>
        <w:right w:val="none" w:sz="0" w:space="0" w:color="auto"/>
      </w:divBdr>
    </w:div>
    <w:div w:id="446658046">
      <w:bodyDiv w:val="1"/>
      <w:marLeft w:val="0"/>
      <w:marRight w:val="0"/>
      <w:marTop w:val="0"/>
      <w:marBottom w:val="0"/>
      <w:divBdr>
        <w:top w:val="none" w:sz="0" w:space="0" w:color="auto"/>
        <w:left w:val="none" w:sz="0" w:space="0" w:color="auto"/>
        <w:bottom w:val="none" w:sz="0" w:space="0" w:color="auto"/>
        <w:right w:val="none" w:sz="0" w:space="0" w:color="auto"/>
      </w:divBdr>
    </w:div>
    <w:div w:id="446894740">
      <w:bodyDiv w:val="1"/>
      <w:marLeft w:val="0"/>
      <w:marRight w:val="0"/>
      <w:marTop w:val="0"/>
      <w:marBottom w:val="0"/>
      <w:divBdr>
        <w:top w:val="none" w:sz="0" w:space="0" w:color="auto"/>
        <w:left w:val="none" w:sz="0" w:space="0" w:color="auto"/>
        <w:bottom w:val="none" w:sz="0" w:space="0" w:color="auto"/>
        <w:right w:val="none" w:sz="0" w:space="0" w:color="auto"/>
      </w:divBdr>
    </w:div>
    <w:div w:id="447048051">
      <w:bodyDiv w:val="1"/>
      <w:marLeft w:val="0"/>
      <w:marRight w:val="0"/>
      <w:marTop w:val="0"/>
      <w:marBottom w:val="0"/>
      <w:divBdr>
        <w:top w:val="none" w:sz="0" w:space="0" w:color="auto"/>
        <w:left w:val="none" w:sz="0" w:space="0" w:color="auto"/>
        <w:bottom w:val="none" w:sz="0" w:space="0" w:color="auto"/>
        <w:right w:val="none" w:sz="0" w:space="0" w:color="auto"/>
      </w:divBdr>
    </w:div>
    <w:div w:id="447160722">
      <w:bodyDiv w:val="1"/>
      <w:marLeft w:val="0"/>
      <w:marRight w:val="0"/>
      <w:marTop w:val="0"/>
      <w:marBottom w:val="0"/>
      <w:divBdr>
        <w:top w:val="none" w:sz="0" w:space="0" w:color="auto"/>
        <w:left w:val="none" w:sz="0" w:space="0" w:color="auto"/>
        <w:bottom w:val="none" w:sz="0" w:space="0" w:color="auto"/>
        <w:right w:val="none" w:sz="0" w:space="0" w:color="auto"/>
      </w:divBdr>
    </w:div>
    <w:div w:id="447162130">
      <w:bodyDiv w:val="1"/>
      <w:marLeft w:val="0"/>
      <w:marRight w:val="0"/>
      <w:marTop w:val="0"/>
      <w:marBottom w:val="0"/>
      <w:divBdr>
        <w:top w:val="none" w:sz="0" w:space="0" w:color="auto"/>
        <w:left w:val="none" w:sz="0" w:space="0" w:color="auto"/>
        <w:bottom w:val="none" w:sz="0" w:space="0" w:color="auto"/>
        <w:right w:val="none" w:sz="0" w:space="0" w:color="auto"/>
      </w:divBdr>
    </w:div>
    <w:div w:id="447242500">
      <w:bodyDiv w:val="1"/>
      <w:marLeft w:val="0"/>
      <w:marRight w:val="0"/>
      <w:marTop w:val="0"/>
      <w:marBottom w:val="0"/>
      <w:divBdr>
        <w:top w:val="none" w:sz="0" w:space="0" w:color="auto"/>
        <w:left w:val="none" w:sz="0" w:space="0" w:color="auto"/>
        <w:bottom w:val="none" w:sz="0" w:space="0" w:color="auto"/>
        <w:right w:val="none" w:sz="0" w:space="0" w:color="auto"/>
      </w:divBdr>
    </w:div>
    <w:div w:id="447358008">
      <w:bodyDiv w:val="1"/>
      <w:marLeft w:val="0"/>
      <w:marRight w:val="0"/>
      <w:marTop w:val="0"/>
      <w:marBottom w:val="0"/>
      <w:divBdr>
        <w:top w:val="none" w:sz="0" w:space="0" w:color="auto"/>
        <w:left w:val="none" w:sz="0" w:space="0" w:color="auto"/>
        <w:bottom w:val="none" w:sz="0" w:space="0" w:color="auto"/>
        <w:right w:val="none" w:sz="0" w:space="0" w:color="auto"/>
      </w:divBdr>
    </w:div>
    <w:div w:id="447436242">
      <w:bodyDiv w:val="1"/>
      <w:marLeft w:val="0"/>
      <w:marRight w:val="0"/>
      <w:marTop w:val="0"/>
      <w:marBottom w:val="0"/>
      <w:divBdr>
        <w:top w:val="none" w:sz="0" w:space="0" w:color="auto"/>
        <w:left w:val="none" w:sz="0" w:space="0" w:color="auto"/>
        <w:bottom w:val="none" w:sz="0" w:space="0" w:color="auto"/>
        <w:right w:val="none" w:sz="0" w:space="0" w:color="auto"/>
      </w:divBdr>
    </w:div>
    <w:div w:id="447894674">
      <w:bodyDiv w:val="1"/>
      <w:marLeft w:val="0"/>
      <w:marRight w:val="0"/>
      <w:marTop w:val="0"/>
      <w:marBottom w:val="0"/>
      <w:divBdr>
        <w:top w:val="none" w:sz="0" w:space="0" w:color="auto"/>
        <w:left w:val="none" w:sz="0" w:space="0" w:color="auto"/>
        <w:bottom w:val="none" w:sz="0" w:space="0" w:color="auto"/>
        <w:right w:val="none" w:sz="0" w:space="0" w:color="auto"/>
      </w:divBdr>
    </w:div>
    <w:div w:id="447896962">
      <w:bodyDiv w:val="1"/>
      <w:marLeft w:val="0"/>
      <w:marRight w:val="0"/>
      <w:marTop w:val="0"/>
      <w:marBottom w:val="0"/>
      <w:divBdr>
        <w:top w:val="none" w:sz="0" w:space="0" w:color="auto"/>
        <w:left w:val="none" w:sz="0" w:space="0" w:color="auto"/>
        <w:bottom w:val="none" w:sz="0" w:space="0" w:color="auto"/>
        <w:right w:val="none" w:sz="0" w:space="0" w:color="auto"/>
      </w:divBdr>
    </w:div>
    <w:div w:id="448284205">
      <w:bodyDiv w:val="1"/>
      <w:marLeft w:val="0"/>
      <w:marRight w:val="0"/>
      <w:marTop w:val="0"/>
      <w:marBottom w:val="0"/>
      <w:divBdr>
        <w:top w:val="none" w:sz="0" w:space="0" w:color="auto"/>
        <w:left w:val="none" w:sz="0" w:space="0" w:color="auto"/>
        <w:bottom w:val="none" w:sz="0" w:space="0" w:color="auto"/>
        <w:right w:val="none" w:sz="0" w:space="0" w:color="auto"/>
      </w:divBdr>
    </w:div>
    <w:div w:id="448284490">
      <w:bodyDiv w:val="1"/>
      <w:marLeft w:val="0"/>
      <w:marRight w:val="0"/>
      <w:marTop w:val="0"/>
      <w:marBottom w:val="0"/>
      <w:divBdr>
        <w:top w:val="none" w:sz="0" w:space="0" w:color="auto"/>
        <w:left w:val="none" w:sz="0" w:space="0" w:color="auto"/>
        <w:bottom w:val="none" w:sz="0" w:space="0" w:color="auto"/>
        <w:right w:val="none" w:sz="0" w:space="0" w:color="auto"/>
      </w:divBdr>
    </w:div>
    <w:div w:id="448285781">
      <w:bodyDiv w:val="1"/>
      <w:marLeft w:val="0"/>
      <w:marRight w:val="0"/>
      <w:marTop w:val="0"/>
      <w:marBottom w:val="0"/>
      <w:divBdr>
        <w:top w:val="none" w:sz="0" w:space="0" w:color="auto"/>
        <w:left w:val="none" w:sz="0" w:space="0" w:color="auto"/>
        <w:bottom w:val="none" w:sz="0" w:space="0" w:color="auto"/>
        <w:right w:val="none" w:sz="0" w:space="0" w:color="auto"/>
      </w:divBdr>
    </w:div>
    <w:div w:id="448356429">
      <w:bodyDiv w:val="1"/>
      <w:marLeft w:val="0"/>
      <w:marRight w:val="0"/>
      <w:marTop w:val="0"/>
      <w:marBottom w:val="0"/>
      <w:divBdr>
        <w:top w:val="none" w:sz="0" w:space="0" w:color="auto"/>
        <w:left w:val="none" w:sz="0" w:space="0" w:color="auto"/>
        <w:bottom w:val="none" w:sz="0" w:space="0" w:color="auto"/>
        <w:right w:val="none" w:sz="0" w:space="0" w:color="auto"/>
      </w:divBdr>
    </w:div>
    <w:div w:id="448428125">
      <w:bodyDiv w:val="1"/>
      <w:marLeft w:val="0"/>
      <w:marRight w:val="0"/>
      <w:marTop w:val="0"/>
      <w:marBottom w:val="0"/>
      <w:divBdr>
        <w:top w:val="none" w:sz="0" w:space="0" w:color="auto"/>
        <w:left w:val="none" w:sz="0" w:space="0" w:color="auto"/>
        <w:bottom w:val="none" w:sz="0" w:space="0" w:color="auto"/>
        <w:right w:val="none" w:sz="0" w:space="0" w:color="auto"/>
      </w:divBdr>
    </w:div>
    <w:div w:id="448551959">
      <w:bodyDiv w:val="1"/>
      <w:marLeft w:val="0"/>
      <w:marRight w:val="0"/>
      <w:marTop w:val="0"/>
      <w:marBottom w:val="0"/>
      <w:divBdr>
        <w:top w:val="none" w:sz="0" w:space="0" w:color="auto"/>
        <w:left w:val="none" w:sz="0" w:space="0" w:color="auto"/>
        <w:bottom w:val="none" w:sz="0" w:space="0" w:color="auto"/>
        <w:right w:val="none" w:sz="0" w:space="0" w:color="auto"/>
      </w:divBdr>
    </w:div>
    <w:div w:id="448669390">
      <w:bodyDiv w:val="1"/>
      <w:marLeft w:val="0"/>
      <w:marRight w:val="0"/>
      <w:marTop w:val="0"/>
      <w:marBottom w:val="0"/>
      <w:divBdr>
        <w:top w:val="none" w:sz="0" w:space="0" w:color="auto"/>
        <w:left w:val="none" w:sz="0" w:space="0" w:color="auto"/>
        <w:bottom w:val="none" w:sz="0" w:space="0" w:color="auto"/>
        <w:right w:val="none" w:sz="0" w:space="0" w:color="auto"/>
      </w:divBdr>
    </w:div>
    <w:div w:id="448745461">
      <w:bodyDiv w:val="1"/>
      <w:marLeft w:val="0"/>
      <w:marRight w:val="0"/>
      <w:marTop w:val="0"/>
      <w:marBottom w:val="0"/>
      <w:divBdr>
        <w:top w:val="none" w:sz="0" w:space="0" w:color="auto"/>
        <w:left w:val="none" w:sz="0" w:space="0" w:color="auto"/>
        <w:bottom w:val="none" w:sz="0" w:space="0" w:color="auto"/>
        <w:right w:val="none" w:sz="0" w:space="0" w:color="auto"/>
      </w:divBdr>
    </w:div>
    <w:div w:id="449209233">
      <w:bodyDiv w:val="1"/>
      <w:marLeft w:val="0"/>
      <w:marRight w:val="0"/>
      <w:marTop w:val="0"/>
      <w:marBottom w:val="0"/>
      <w:divBdr>
        <w:top w:val="none" w:sz="0" w:space="0" w:color="auto"/>
        <w:left w:val="none" w:sz="0" w:space="0" w:color="auto"/>
        <w:bottom w:val="none" w:sz="0" w:space="0" w:color="auto"/>
        <w:right w:val="none" w:sz="0" w:space="0" w:color="auto"/>
      </w:divBdr>
    </w:div>
    <w:div w:id="449276740">
      <w:bodyDiv w:val="1"/>
      <w:marLeft w:val="0"/>
      <w:marRight w:val="0"/>
      <w:marTop w:val="0"/>
      <w:marBottom w:val="0"/>
      <w:divBdr>
        <w:top w:val="none" w:sz="0" w:space="0" w:color="auto"/>
        <w:left w:val="none" w:sz="0" w:space="0" w:color="auto"/>
        <w:bottom w:val="none" w:sz="0" w:space="0" w:color="auto"/>
        <w:right w:val="none" w:sz="0" w:space="0" w:color="auto"/>
      </w:divBdr>
    </w:div>
    <w:div w:id="449277695">
      <w:bodyDiv w:val="1"/>
      <w:marLeft w:val="0"/>
      <w:marRight w:val="0"/>
      <w:marTop w:val="0"/>
      <w:marBottom w:val="0"/>
      <w:divBdr>
        <w:top w:val="none" w:sz="0" w:space="0" w:color="auto"/>
        <w:left w:val="none" w:sz="0" w:space="0" w:color="auto"/>
        <w:bottom w:val="none" w:sz="0" w:space="0" w:color="auto"/>
        <w:right w:val="none" w:sz="0" w:space="0" w:color="auto"/>
      </w:divBdr>
    </w:div>
    <w:div w:id="449472001">
      <w:bodyDiv w:val="1"/>
      <w:marLeft w:val="0"/>
      <w:marRight w:val="0"/>
      <w:marTop w:val="0"/>
      <w:marBottom w:val="0"/>
      <w:divBdr>
        <w:top w:val="none" w:sz="0" w:space="0" w:color="auto"/>
        <w:left w:val="none" w:sz="0" w:space="0" w:color="auto"/>
        <w:bottom w:val="none" w:sz="0" w:space="0" w:color="auto"/>
        <w:right w:val="none" w:sz="0" w:space="0" w:color="auto"/>
      </w:divBdr>
    </w:div>
    <w:div w:id="449474822">
      <w:bodyDiv w:val="1"/>
      <w:marLeft w:val="0"/>
      <w:marRight w:val="0"/>
      <w:marTop w:val="0"/>
      <w:marBottom w:val="0"/>
      <w:divBdr>
        <w:top w:val="none" w:sz="0" w:space="0" w:color="auto"/>
        <w:left w:val="none" w:sz="0" w:space="0" w:color="auto"/>
        <w:bottom w:val="none" w:sz="0" w:space="0" w:color="auto"/>
        <w:right w:val="none" w:sz="0" w:space="0" w:color="auto"/>
      </w:divBdr>
    </w:div>
    <w:div w:id="449710331">
      <w:bodyDiv w:val="1"/>
      <w:marLeft w:val="0"/>
      <w:marRight w:val="0"/>
      <w:marTop w:val="0"/>
      <w:marBottom w:val="0"/>
      <w:divBdr>
        <w:top w:val="none" w:sz="0" w:space="0" w:color="auto"/>
        <w:left w:val="none" w:sz="0" w:space="0" w:color="auto"/>
        <w:bottom w:val="none" w:sz="0" w:space="0" w:color="auto"/>
        <w:right w:val="none" w:sz="0" w:space="0" w:color="auto"/>
      </w:divBdr>
    </w:div>
    <w:div w:id="449788863">
      <w:bodyDiv w:val="1"/>
      <w:marLeft w:val="0"/>
      <w:marRight w:val="0"/>
      <w:marTop w:val="0"/>
      <w:marBottom w:val="0"/>
      <w:divBdr>
        <w:top w:val="none" w:sz="0" w:space="0" w:color="auto"/>
        <w:left w:val="none" w:sz="0" w:space="0" w:color="auto"/>
        <w:bottom w:val="none" w:sz="0" w:space="0" w:color="auto"/>
        <w:right w:val="none" w:sz="0" w:space="0" w:color="auto"/>
      </w:divBdr>
    </w:div>
    <w:div w:id="449933060">
      <w:bodyDiv w:val="1"/>
      <w:marLeft w:val="0"/>
      <w:marRight w:val="0"/>
      <w:marTop w:val="0"/>
      <w:marBottom w:val="0"/>
      <w:divBdr>
        <w:top w:val="none" w:sz="0" w:space="0" w:color="auto"/>
        <w:left w:val="none" w:sz="0" w:space="0" w:color="auto"/>
        <w:bottom w:val="none" w:sz="0" w:space="0" w:color="auto"/>
        <w:right w:val="none" w:sz="0" w:space="0" w:color="auto"/>
      </w:divBdr>
    </w:div>
    <w:div w:id="449936560">
      <w:bodyDiv w:val="1"/>
      <w:marLeft w:val="0"/>
      <w:marRight w:val="0"/>
      <w:marTop w:val="0"/>
      <w:marBottom w:val="0"/>
      <w:divBdr>
        <w:top w:val="none" w:sz="0" w:space="0" w:color="auto"/>
        <w:left w:val="none" w:sz="0" w:space="0" w:color="auto"/>
        <w:bottom w:val="none" w:sz="0" w:space="0" w:color="auto"/>
        <w:right w:val="none" w:sz="0" w:space="0" w:color="auto"/>
      </w:divBdr>
    </w:div>
    <w:div w:id="450251714">
      <w:bodyDiv w:val="1"/>
      <w:marLeft w:val="0"/>
      <w:marRight w:val="0"/>
      <w:marTop w:val="0"/>
      <w:marBottom w:val="0"/>
      <w:divBdr>
        <w:top w:val="none" w:sz="0" w:space="0" w:color="auto"/>
        <w:left w:val="none" w:sz="0" w:space="0" w:color="auto"/>
        <w:bottom w:val="none" w:sz="0" w:space="0" w:color="auto"/>
        <w:right w:val="none" w:sz="0" w:space="0" w:color="auto"/>
      </w:divBdr>
    </w:div>
    <w:div w:id="450368493">
      <w:bodyDiv w:val="1"/>
      <w:marLeft w:val="0"/>
      <w:marRight w:val="0"/>
      <w:marTop w:val="0"/>
      <w:marBottom w:val="0"/>
      <w:divBdr>
        <w:top w:val="none" w:sz="0" w:space="0" w:color="auto"/>
        <w:left w:val="none" w:sz="0" w:space="0" w:color="auto"/>
        <w:bottom w:val="none" w:sz="0" w:space="0" w:color="auto"/>
        <w:right w:val="none" w:sz="0" w:space="0" w:color="auto"/>
      </w:divBdr>
    </w:div>
    <w:div w:id="450443480">
      <w:bodyDiv w:val="1"/>
      <w:marLeft w:val="0"/>
      <w:marRight w:val="0"/>
      <w:marTop w:val="0"/>
      <w:marBottom w:val="0"/>
      <w:divBdr>
        <w:top w:val="none" w:sz="0" w:space="0" w:color="auto"/>
        <w:left w:val="none" w:sz="0" w:space="0" w:color="auto"/>
        <w:bottom w:val="none" w:sz="0" w:space="0" w:color="auto"/>
        <w:right w:val="none" w:sz="0" w:space="0" w:color="auto"/>
      </w:divBdr>
    </w:div>
    <w:div w:id="450630564">
      <w:bodyDiv w:val="1"/>
      <w:marLeft w:val="0"/>
      <w:marRight w:val="0"/>
      <w:marTop w:val="0"/>
      <w:marBottom w:val="0"/>
      <w:divBdr>
        <w:top w:val="none" w:sz="0" w:space="0" w:color="auto"/>
        <w:left w:val="none" w:sz="0" w:space="0" w:color="auto"/>
        <w:bottom w:val="none" w:sz="0" w:space="0" w:color="auto"/>
        <w:right w:val="none" w:sz="0" w:space="0" w:color="auto"/>
      </w:divBdr>
    </w:div>
    <w:div w:id="450706422">
      <w:bodyDiv w:val="1"/>
      <w:marLeft w:val="0"/>
      <w:marRight w:val="0"/>
      <w:marTop w:val="0"/>
      <w:marBottom w:val="0"/>
      <w:divBdr>
        <w:top w:val="none" w:sz="0" w:space="0" w:color="auto"/>
        <w:left w:val="none" w:sz="0" w:space="0" w:color="auto"/>
        <w:bottom w:val="none" w:sz="0" w:space="0" w:color="auto"/>
        <w:right w:val="none" w:sz="0" w:space="0" w:color="auto"/>
      </w:divBdr>
    </w:div>
    <w:div w:id="450711434">
      <w:bodyDiv w:val="1"/>
      <w:marLeft w:val="0"/>
      <w:marRight w:val="0"/>
      <w:marTop w:val="0"/>
      <w:marBottom w:val="0"/>
      <w:divBdr>
        <w:top w:val="none" w:sz="0" w:space="0" w:color="auto"/>
        <w:left w:val="none" w:sz="0" w:space="0" w:color="auto"/>
        <w:bottom w:val="none" w:sz="0" w:space="0" w:color="auto"/>
        <w:right w:val="none" w:sz="0" w:space="0" w:color="auto"/>
      </w:divBdr>
    </w:div>
    <w:div w:id="450781183">
      <w:bodyDiv w:val="1"/>
      <w:marLeft w:val="0"/>
      <w:marRight w:val="0"/>
      <w:marTop w:val="0"/>
      <w:marBottom w:val="0"/>
      <w:divBdr>
        <w:top w:val="none" w:sz="0" w:space="0" w:color="auto"/>
        <w:left w:val="none" w:sz="0" w:space="0" w:color="auto"/>
        <w:bottom w:val="none" w:sz="0" w:space="0" w:color="auto"/>
        <w:right w:val="none" w:sz="0" w:space="0" w:color="auto"/>
      </w:divBdr>
    </w:div>
    <w:div w:id="451216660">
      <w:bodyDiv w:val="1"/>
      <w:marLeft w:val="0"/>
      <w:marRight w:val="0"/>
      <w:marTop w:val="0"/>
      <w:marBottom w:val="0"/>
      <w:divBdr>
        <w:top w:val="none" w:sz="0" w:space="0" w:color="auto"/>
        <w:left w:val="none" w:sz="0" w:space="0" w:color="auto"/>
        <w:bottom w:val="none" w:sz="0" w:space="0" w:color="auto"/>
        <w:right w:val="none" w:sz="0" w:space="0" w:color="auto"/>
      </w:divBdr>
    </w:div>
    <w:div w:id="451241569">
      <w:bodyDiv w:val="1"/>
      <w:marLeft w:val="0"/>
      <w:marRight w:val="0"/>
      <w:marTop w:val="0"/>
      <w:marBottom w:val="0"/>
      <w:divBdr>
        <w:top w:val="none" w:sz="0" w:space="0" w:color="auto"/>
        <w:left w:val="none" w:sz="0" w:space="0" w:color="auto"/>
        <w:bottom w:val="none" w:sz="0" w:space="0" w:color="auto"/>
        <w:right w:val="none" w:sz="0" w:space="0" w:color="auto"/>
      </w:divBdr>
    </w:div>
    <w:div w:id="451247267">
      <w:bodyDiv w:val="1"/>
      <w:marLeft w:val="0"/>
      <w:marRight w:val="0"/>
      <w:marTop w:val="0"/>
      <w:marBottom w:val="0"/>
      <w:divBdr>
        <w:top w:val="none" w:sz="0" w:space="0" w:color="auto"/>
        <w:left w:val="none" w:sz="0" w:space="0" w:color="auto"/>
        <w:bottom w:val="none" w:sz="0" w:space="0" w:color="auto"/>
        <w:right w:val="none" w:sz="0" w:space="0" w:color="auto"/>
      </w:divBdr>
    </w:div>
    <w:div w:id="451479403">
      <w:bodyDiv w:val="1"/>
      <w:marLeft w:val="0"/>
      <w:marRight w:val="0"/>
      <w:marTop w:val="0"/>
      <w:marBottom w:val="0"/>
      <w:divBdr>
        <w:top w:val="none" w:sz="0" w:space="0" w:color="auto"/>
        <w:left w:val="none" w:sz="0" w:space="0" w:color="auto"/>
        <w:bottom w:val="none" w:sz="0" w:space="0" w:color="auto"/>
        <w:right w:val="none" w:sz="0" w:space="0" w:color="auto"/>
      </w:divBdr>
    </w:div>
    <w:div w:id="451897550">
      <w:bodyDiv w:val="1"/>
      <w:marLeft w:val="0"/>
      <w:marRight w:val="0"/>
      <w:marTop w:val="0"/>
      <w:marBottom w:val="0"/>
      <w:divBdr>
        <w:top w:val="none" w:sz="0" w:space="0" w:color="auto"/>
        <w:left w:val="none" w:sz="0" w:space="0" w:color="auto"/>
        <w:bottom w:val="none" w:sz="0" w:space="0" w:color="auto"/>
        <w:right w:val="none" w:sz="0" w:space="0" w:color="auto"/>
      </w:divBdr>
    </w:div>
    <w:div w:id="451944931">
      <w:bodyDiv w:val="1"/>
      <w:marLeft w:val="0"/>
      <w:marRight w:val="0"/>
      <w:marTop w:val="0"/>
      <w:marBottom w:val="0"/>
      <w:divBdr>
        <w:top w:val="none" w:sz="0" w:space="0" w:color="auto"/>
        <w:left w:val="none" w:sz="0" w:space="0" w:color="auto"/>
        <w:bottom w:val="none" w:sz="0" w:space="0" w:color="auto"/>
        <w:right w:val="none" w:sz="0" w:space="0" w:color="auto"/>
      </w:divBdr>
    </w:div>
    <w:div w:id="452408786">
      <w:bodyDiv w:val="1"/>
      <w:marLeft w:val="0"/>
      <w:marRight w:val="0"/>
      <w:marTop w:val="0"/>
      <w:marBottom w:val="0"/>
      <w:divBdr>
        <w:top w:val="none" w:sz="0" w:space="0" w:color="auto"/>
        <w:left w:val="none" w:sz="0" w:space="0" w:color="auto"/>
        <w:bottom w:val="none" w:sz="0" w:space="0" w:color="auto"/>
        <w:right w:val="none" w:sz="0" w:space="0" w:color="auto"/>
      </w:divBdr>
    </w:div>
    <w:div w:id="452477944">
      <w:bodyDiv w:val="1"/>
      <w:marLeft w:val="0"/>
      <w:marRight w:val="0"/>
      <w:marTop w:val="0"/>
      <w:marBottom w:val="0"/>
      <w:divBdr>
        <w:top w:val="none" w:sz="0" w:space="0" w:color="auto"/>
        <w:left w:val="none" w:sz="0" w:space="0" w:color="auto"/>
        <w:bottom w:val="none" w:sz="0" w:space="0" w:color="auto"/>
        <w:right w:val="none" w:sz="0" w:space="0" w:color="auto"/>
      </w:divBdr>
    </w:div>
    <w:div w:id="452601446">
      <w:bodyDiv w:val="1"/>
      <w:marLeft w:val="0"/>
      <w:marRight w:val="0"/>
      <w:marTop w:val="0"/>
      <w:marBottom w:val="0"/>
      <w:divBdr>
        <w:top w:val="none" w:sz="0" w:space="0" w:color="auto"/>
        <w:left w:val="none" w:sz="0" w:space="0" w:color="auto"/>
        <w:bottom w:val="none" w:sz="0" w:space="0" w:color="auto"/>
        <w:right w:val="none" w:sz="0" w:space="0" w:color="auto"/>
      </w:divBdr>
    </w:div>
    <w:div w:id="452746646">
      <w:bodyDiv w:val="1"/>
      <w:marLeft w:val="0"/>
      <w:marRight w:val="0"/>
      <w:marTop w:val="0"/>
      <w:marBottom w:val="0"/>
      <w:divBdr>
        <w:top w:val="none" w:sz="0" w:space="0" w:color="auto"/>
        <w:left w:val="none" w:sz="0" w:space="0" w:color="auto"/>
        <w:bottom w:val="none" w:sz="0" w:space="0" w:color="auto"/>
        <w:right w:val="none" w:sz="0" w:space="0" w:color="auto"/>
      </w:divBdr>
    </w:div>
    <w:div w:id="452869649">
      <w:bodyDiv w:val="1"/>
      <w:marLeft w:val="0"/>
      <w:marRight w:val="0"/>
      <w:marTop w:val="0"/>
      <w:marBottom w:val="0"/>
      <w:divBdr>
        <w:top w:val="none" w:sz="0" w:space="0" w:color="auto"/>
        <w:left w:val="none" w:sz="0" w:space="0" w:color="auto"/>
        <w:bottom w:val="none" w:sz="0" w:space="0" w:color="auto"/>
        <w:right w:val="none" w:sz="0" w:space="0" w:color="auto"/>
      </w:divBdr>
    </w:div>
    <w:div w:id="452942567">
      <w:bodyDiv w:val="1"/>
      <w:marLeft w:val="0"/>
      <w:marRight w:val="0"/>
      <w:marTop w:val="0"/>
      <w:marBottom w:val="0"/>
      <w:divBdr>
        <w:top w:val="none" w:sz="0" w:space="0" w:color="auto"/>
        <w:left w:val="none" w:sz="0" w:space="0" w:color="auto"/>
        <w:bottom w:val="none" w:sz="0" w:space="0" w:color="auto"/>
        <w:right w:val="none" w:sz="0" w:space="0" w:color="auto"/>
      </w:divBdr>
    </w:div>
    <w:div w:id="453064610">
      <w:bodyDiv w:val="1"/>
      <w:marLeft w:val="0"/>
      <w:marRight w:val="0"/>
      <w:marTop w:val="0"/>
      <w:marBottom w:val="0"/>
      <w:divBdr>
        <w:top w:val="none" w:sz="0" w:space="0" w:color="auto"/>
        <w:left w:val="none" w:sz="0" w:space="0" w:color="auto"/>
        <w:bottom w:val="none" w:sz="0" w:space="0" w:color="auto"/>
        <w:right w:val="none" w:sz="0" w:space="0" w:color="auto"/>
      </w:divBdr>
    </w:div>
    <w:div w:id="453064976">
      <w:bodyDiv w:val="1"/>
      <w:marLeft w:val="0"/>
      <w:marRight w:val="0"/>
      <w:marTop w:val="0"/>
      <w:marBottom w:val="0"/>
      <w:divBdr>
        <w:top w:val="none" w:sz="0" w:space="0" w:color="auto"/>
        <w:left w:val="none" w:sz="0" w:space="0" w:color="auto"/>
        <w:bottom w:val="none" w:sz="0" w:space="0" w:color="auto"/>
        <w:right w:val="none" w:sz="0" w:space="0" w:color="auto"/>
      </w:divBdr>
    </w:div>
    <w:div w:id="453136266">
      <w:bodyDiv w:val="1"/>
      <w:marLeft w:val="0"/>
      <w:marRight w:val="0"/>
      <w:marTop w:val="0"/>
      <w:marBottom w:val="0"/>
      <w:divBdr>
        <w:top w:val="none" w:sz="0" w:space="0" w:color="auto"/>
        <w:left w:val="none" w:sz="0" w:space="0" w:color="auto"/>
        <w:bottom w:val="none" w:sz="0" w:space="0" w:color="auto"/>
        <w:right w:val="none" w:sz="0" w:space="0" w:color="auto"/>
      </w:divBdr>
    </w:div>
    <w:div w:id="453408802">
      <w:bodyDiv w:val="1"/>
      <w:marLeft w:val="0"/>
      <w:marRight w:val="0"/>
      <w:marTop w:val="0"/>
      <w:marBottom w:val="0"/>
      <w:divBdr>
        <w:top w:val="none" w:sz="0" w:space="0" w:color="auto"/>
        <w:left w:val="none" w:sz="0" w:space="0" w:color="auto"/>
        <w:bottom w:val="none" w:sz="0" w:space="0" w:color="auto"/>
        <w:right w:val="none" w:sz="0" w:space="0" w:color="auto"/>
      </w:divBdr>
    </w:div>
    <w:div w:id="453444455">
      <w:bodyDiv w:val="1"/>
      <w:marLeft w:val="0"/>
      <w:marRight w:val="0"/>
      <w:marTop w:val="0"/>
      <w:marBottom w:val="0"/>
      <w:divBdr>
        <w:top w:val="none" w:sz="0" w:space="0" w:color="auto"/>
        <w:left w:val="none" w:sz="0" w:space="0" w:color="auto"/>
        <w:bottom w:val="none" w:sz="0" w:space="0" w:color="auto"/>
        <w:right w:val="none" w:sz="0" w:space="0" w:color="auto"/>
      </w:divBdr>
    </w:div>
    <w:div w:id="453445359">
      <w:bodyDiv w:val="1"/>
      <w:marLeft w:val="0"/>
      <w:marRight w:val="0"/>
      <w:marTop w:val="0"/>
      <w:marBottom w:val="0"/>
      <w:divBdr>
        <w:top w:val="none" w:sz="0" w:space="0" w:color="auto"/>
        <w:left w:val="none" w:sz="0" w:space="0" w:color="auto"/>
        <w:bottom w:val="none" w:sz="0" w:space="0" w:color="auto"/>
        <w:right w:val="none" w:sz="0" w:space="0" w:color="auto"/>
      </w:divBdr>
    </w:div>
    <w:div w:id="453446200">
      <w:bodyDiv w:val="1"/>
      <w:marLeft w:val="0"/>
      <w:marRight w:val="0"/>
      <w:marTop w:val="0"/>
      <w:marBottom w:val="0"/>
      <w:divBdr>
        <w:top w:val="none" w:sz="0" w:space="0" w:color="auto"/>
        <w:left w:val="none" w:sz="0" w:space="0" w:color="auto"/>
        <w:bottom w:val="none" w:sz="0" w:space="0" w:color="auto"/>
        <w:right w:val="none" w:sz="0" w:space="0" w:color="auto"/>
      </w:divBdr>
    </w:div>
    <w:div w:id="453448146">
      <w:bodyDiv w:val="1"/>
      <w:marLeft w:val="0"/>
      <w:marRight w:val="0"/>
      <w:marTop w:val="0"/>
      <w:marBottom w:val="0"/>
      <w:divBdr>
        <w:top w:val="none" w:sz="0" w:space="0" w:color="auto"/>
        <w:left w:val="none" w:sz="0" w:space="0" w:color="auto"/>
        <w:bottom w:val="none" w:sz="0" w:space="0" w:color="auto"/>
        <w:right w:val="none" w:sz="0" w:space="0" w:color="auto"/>
      </w:divBdr>
    </w:div>
    <w:div w:id="453527247">
      <w:bodyDiv w:val="1"/>
      <w:marLeft w:val="0"/>
      <w:marRight w:val="0"/>
      <w:marTop w:val="0"/>
      <w:marBottom w:val="0"/>
      <w:divBdr>
        <w:top w:val="none" w:sz="0" w:space="0" w:color="auto"/>
        <w:left w:val="none" w:sz="0" w:space="0" w:color="auto"/>
        <w:bottom w:val="none" w:sz="0" w:space="0" w:color="auto"/>
        <w:right w:val="none" w:sz="0" w:space="0" w:color="auto"/>
      </w:divBdr>
    </w:div>
    <w:div w:id="453600634">
      <w:bodyDiv w:val="1"/>
      <w:marLeft w:val="0"/>
      <w:marRight w:val="0"/>
      <w:marTop w:val="0"/>
      <w:marBottom w:val="0"/>
      <w:divBdr>
        <w:top w:val="none" w:sz="0" w:space="0" w:color="auto"/>
        <w:left w:val="none" w:sz="0" w:space="0" w:color="auto"/>
        <w:bottom w:val="none" w:sz="0" w:space="0" w:color="auto"/>
        <w:right w:val="none" w:sz="0" w:space="0" w:color="auto"/>
      </w:divBdr>
    </w:div>
    <w:div w:id="453602858">
      <w:bodyDiv w:val="1"/>
      <w:marLeft w:val="0"/>
      <w:marRight w:val="0"/>
      <w:marTop w:val="0"/>
      <w:marBottom w:val="0"/>
      <w:divBdr>
        <w:top w:val="none" w:sz="0" w:space="0" w:color="auto"/>
        <w:left w:val="none" w:sz="0" w:space="0" w:color="auto"/>
        <w:bottom w:val="none" w:sz="0" w:space="0" w:color="auto"/>
        <w:right w:val="none" w:sz="0" w:space="0" w:color="auto"/>
      </w:divBdr>
    </w:div>
    <w:div w:id="453866364">
      <w:bodyDiv w:val="1"/>
      <w:marLeft w:val="0"/>
      <w:marRight w:val="0"/>
      <w:marTop w:val="0"/>
      <w:marBottom w:val="0"/>
      <w:divBdr>
        <w:top w:val="none" w:sz="0" w:space="0" w:color="auto"/>
        <w:left w:val="none" w:sz="0" w:space="0" w:color="auto"/>
        <w:bottom w:val="none" w:sz="0" w:space="0" w:color="auto"/>
        <w:right w:val="none" w:sz="0" w:space="0" w:color="auto"/>
      </w:divBdr>
    </w:div>
    <w:div w:id="453909211">
      <w:bodyDiv w:val="1"/>
      <w:marLeft w:val="0"/>
      <w:marRight w:val="0"/>
      <w:marTop w:val="0"/>
      <w:marBottom w:val="0"/>
      <w:divBdr>
        <w:top w:val="none" w:sz="0" w:space="0" w:color="auto"/>
        <w:left w:val="none" w:sz="0" w:space="0" w:color="auto"/>
        <w:bottom w:val="none" w:sz="0" w:space="0" w:color="auto"/>
        <w:right w:val="none" w:sz="0" w:space="0" w:color="auto"/>
      </w:divBdr>
    </w:div>
    <w:div w:id="453989094">
      <w:bodyDiv w:val="1"/>
      <w:marLeft w:val="0"/>
      <w:marRight w:val="0"/>
      <w:marTop w:val="0"/>
      <w:marBottom w:val="0"/>
      <w:divBdr>
        <w:top w:val="none" w:sz="0" w:space="0" w:color="auto"/>
        <w:left w:val="none" w:sz="0" w:space="0" w:color="auto"/>
        <w:bottom w:val="none" w:sz="0" w:space="0" w:color="auto"/>
        <w:right w:val="none" w:sz="0" w:space="0" w:color="auto"/>
      </w:divBdr>
    </w:div>
    <w:div w:id="454099252">
      <w:bodyDiv w:val="1"/>
      <w:marLeft w:val="0"/>
      <w:marRight w:val="0"/>
      <w:marTop w:val="0"/>
      <w:marBottom w:val="0"/>
      <w:divBdr>
        <w:top w:val="none" w:sz="0" w:space="0" w:color="auto"/>
        <w:left w:val="none" w:sz="0" w:space="0" w:color="auto"/>
        <w:bottom w:val="none" w:sz="0" w:space="0" w:color="auto"/>
        <w:right w:val="none" w:sz="0" w:space="0" w:color="auto"/>
      </w:divBdr>
    </w:div>
    <w:div w:id="454298641">
      <w:bodyDiv w:val="1"/>
      <w:marLeft w:val="0"/>
      <w:marRight w:val="0"/>
      <w:marTop w:val="0"/>
      <w:marBottom w:val="0"/>
      <w:divBdr>
        <w:top w:val="none" w:sz="0" w:space="0" w:color="auto"/>
        <w:left w:val="none" w:sz="0" w:space="0" w:color="auto"/>
        <w:bottom w:val="none" w:sz="0" w:space="0" w:color="auto"/>
        <w:right w:val="none" w:sz="0" w:space="0" w:color="auto"/>
      </w:divBdr>
    </w:div>
    <w:div w:id="454299108">
      <w:bodyDiv w:val="1"/>
      <w:marLeft w:val="0"/>
      <w:marRight w:val="0"/>
      <w:marTop w:val="0"/>
      <w:marBottom w:val="0"/>
      <w:divBdr>
        <w:top w:val="none" w:sz="0" w:space="0" w:color="auto"/>
        <w:left w:val="none" w:sz="0" w:space="0" w:color="auto"/>
        <w:bottom w:val="none" w:sz="0" w:space="0" w:color="auto"/>
        <w:right w:val="none" w:sz="0" w:space="0" w:color="auto"/>
      </w:divBdr>
    </w:div>
    <w:div w:id="454367697">
      <w:bodyDiv w:val="1"/>
      <w:marLeft w:val="0"/>
      <w:marRight w:val="0"/>
      <w:marTop w:val="0"/>
      <w:marBottom w:val="0"/>
      <w:divBdr>
        <w:top w:val="none" w:sz="0" w:space="0" w:color="auto"/>
        <w:left w:val="none" w:sz="0" w:space="0" w:color="auto"/>
        <w:bottom w:val="none" w:sz="0" w:space="0" w:color="auto"/>
        <w:right w:val="none" w:sz="0" w:space="0" w:color="auto"/>
      </w:divBdr>
    </w:div>
    <w:div w:id="454368722">
      <w:bodyDiv w:val="1"/>
      <w:marLeft w:val="0"/>
      <w:marRight w:val="0"/>
      <w:marTop w:val="0"/>
      <w:marBottom w:val="0"/>
      <w:divBdr>
        <w:top w:val="none" w:sz="0" w:space="0" w:color="auto"/>
        <w:left w:val="none" w:sz="0" w:space="0" w:color="auto"/>
        <w:bottom w:val="none" w:sz="0" w:space="0" w:color="auto"/>
        <w:right w:val="none" w:sz="0" w:space="0" w:color="auto"/>
      </w:divBdr>
    </w:div>
    <w:div w:id="454443699">
      <w:bodyDiv w:val="1"/>
      <w:marLeft w:val="0"/>
      <w:marRight w:val="0"/>
      <w:marTop w:val="0"/>
      <w:marBottom w:val="0"/>
      <w:divBdr>
        <w:top w:val="none" w:sz="0" w:space="0" w:color="auto"/>
        <w:left w:val="none" w:sz="0" w:space="0" w:color="auto"/>
        <w:bottom w:val="none" w:sz="0" w:space="0" w:color="auto"/>
        <w:right w:val="none" w:sz="0" w:space="0" w:color="auto"/>
      </w:divBdr>
    </w:div>
    <w:div w:id="454711877">
      <w:bodyDiv w:val="1"/>
      <w:marLeft w:val="0"/>
      <w:marRight w:val="0"/>
      <w:marTop w:val="0"/>
      <w:marBottom w:val="0"/>
      <w:divBdr>
        <w:top w:val="none" w:sz="0" w:space="0" w:color="auto"/>
        <w:left w:val="none" w:sz="0" w:space="0" w:color="auto"/>
        <w:bottom w:val="none" w:sz="0" w:space="0" w:color="auto"/>
        <w:right w:val="none" w:sz="0" w:space="0" w:color="auto"/>
      </w:divBdr>
    </w:div>
    <w:div w:id="454834932">
      <w:bodyDiv w:val="1"/>
      <w:marLeft w:val="0"/>
      <w:marRight w:val="0"/>
      <w:marTop w:val="0"/>
      <w:marBottom w:val="0"/>
      <w:divBdr>
        <w:top w:val="none" w:sz="0" w:space="0" w:color="auto"/>
        <w:left w:val="none" w:sz="0" w:space="0" w:color="auto"/>
        <w:bottom w:val="none" w:sz="0" w:space="0" w:color="auto"/>
        <w:right w:val="none" w:sz="0" w:space="0" w:color="auto"/>
      </w:divBdr>
    </w:div>
    <w:div w:id="454956299">
      <w:bodyDiv w:val="1"/>
      <w:marLeft w:val="0"/>
      <w:marRight w:val="0"/>
      <w:marTop w:val="0"/>
      <w:marBottom w:val="0"/>
      <w:divBdr>
        <w:top w:val="none" w:sz="0" w:space="0" w:color="auto"/>
        <w:left w:val="none" w:sz="0" w:space="0" w:color="auto"/>
        <w:bottom w:val="none" w:sz="0" w:space="0" w:color="auto"/>
        <w:right w:val="none" w:sz="0" w:space="0" w:color="auto"/>
      </w:divBdr>
    </w:div>
    <w:div w:id="455367028">
      <w:bodyDiv w:val="1"/>
      <w:marLeft w:val="0"/>
      <w:marRight w:val="0"/>
      <w:marTop w:val="0"/>
      <w:marBottom w:val="0"/>
      <w:divBdr>
        <w:top w:val="none" w:sz="0" w:space="0" w:color="auto"/>
        <w:left w:val="none" w:sz="0" w:space="0" w:color="auto"/>
        <w:bottom w:val="none" w:sz="0" w:space="0" w:color="auto"/>
        <w:right w:val="none" w:sz="0" w:space="0" w:color="auto"/>
      </w:divBdr>
    </w:div>
    <w:div w:id="455489980">
      <w:bodyDiv w:val="1"/>
      <w:marLeft w:val="0"/>
      <w:marRight w:val="0"/>
      <w:marTop w:val="0"/>
      <w:marBottom w:val="0"/>
      <w:divBdr>
        <w:top w:val="none" w:sz="0" w:space="0" w:color="auto"/>
        <w:left w:val="none" w:sz="0" w:space="0" w:color="auto"/>
        <w:bottom w:val="none" w:sz="0" w:space="0" w:color="auto"/>
        <w:right w:val="none" w:sz="0" w:space="0" w:color="auto"/>
      </w:divBdr>
    </w:div>
    <w:div w:id="455609649">
      <w:bodyDiv w:val="1"/>
      <w:marLeft w:val="0"/>
      <w:marRight w:val="0"/>
      <w:marTop w:val="0"/>
      <w:marBottom w:val="0"/>
      <w:divBdr>
        <w:top w:val="none" w:sz="0" w:space="0" w:color="auto"/>
        <w:left w:val="none" w:sz="0" w:space="0" w:color="auto"/>
        <w:bottom w:val="none" w:sz="0" w:space="0" w:color="auto"/>
        <w:right w:val="none" w:sz="0" w:space="0" w:color="auto"/>
      </w:divBdr>
    </w:div>
    <w:div w:id="455758767">
      <w:bodyDiv w:val="1"/>
      <w:marLeft w:val="0"/>
      <w:marRight w:val="0"/>
      <w:marTop w:val="0"/>
      <w:marBottom w:val="0"/>
      <w:divBdr>
        <w:top w:val="none" w:sz="0" w:space="0" w:color="auto"/>
        <w:left w:val="none" w:sz="0" w:space="0" w:color="auto"/>
        <w:bottom w:val="none" w:sz="0" w:space="0" w:color="auto"/>
        <w:right w:val="none" w:sz="0" w:space="0" w:color="auto"/>
      </w:divBdr>
    </w:div>
    <w:div w:id="455760412">
      <w:bodyDiv w:val="1"/>
      <w:marLeft w:val="0"/>
      <w:marRight w:val="0"/>
      <w:marTop w:val="0"/>
      <w:marBottom w:val="0"/>
      <w:divBdr>
        <w:top w:val="none" w:sz="0" w:space="0" w:color="auto"/>
        <w:left w:val="none" w:sz="0" w:space="0" w:color="auto"/>
        <w:bottom w:val="none" w:sz="0" w:space="0" w:color="auto"/>
        <w:right w:val="none" w:sz="0" w:space="0" w:color="auto"/>
      </w:divBdr>
    </w:div>
    <w:div w:id="456071847">
      <w:bodyDiv w:val="1"/>
      <w:marLeft w:val="0"/>
      <w:marRight w:val="0"/>
      <w:marTop w:val="0"/>
      <w:marBottom w:val="0"/>
      <w:divBdr>
        <w:top w:val="none" w:sz="0" w:space="0" w:color="auto"/>
        <w:left w:val="none" w:sz="0" w:space="0" w:color="auto"/>
        <w:bottom w:val="none" w:sz="0" w:space="0" w:color="auto"/>
        <w:right w:val="none" w:sz="0" w:space="0" w:color="auto"/>
      </w:divBdr>
    </w:div>
    <w:div w:id="456072290">
      <w:bodyDiv w:val="1"/>
      <w:marLeft w:val="0"/>
      <w:marRight w:val="0"/>
      <w:marTop w:val="0"/>
      <w:marBottom w:val="0"/>
      <w:divBdr>
        <w:top w:val="none" w:sz="0" w:space="0" w:color="auto"/>
        <w:left w:val="none" w:sz="0" w:space="0" w:color="auto"/>
        <w:bottom w:val="none" w:sz="0" w:space="0" w:color="auto"/>
        <w:right w:val="none" w:sz="0" w:space="0" w:color="auto"/>
      </w:divBdr>
    </w:div>
    <w:div w:id="456262548">
      <w:bodyDiv w:val="1"/>
      <w:marLeft w:val="0"/>
      <w:marRight w:val="0"/>
      <w:marTop w:val="0"/>
      <w:marBottom w:val="0"/>
      <w:divBdr>
        <w:top w:val="none" w:sz="0" w:space="0" w:color="auto"/>
        <w:left w:val="none" w:sz="0" w:space="0" w:color="auto"/>
        <w:bottom w:val="none" w:sz="0" w:space="0" w:color="auto"/>
        <w:right w:val="none" w:sz="0" w:space="0" w:color="auto"/>
      </w:divBdr>
    </w:div>
    <w:div w:id="456265706">
      <w:bodyDiv w:val="1"/>
      <w:marLeft w:val="0"/>
      <w:marRight w:val="0"/>
      <w:marTop w:val="0"/>
      <w:marBottom w:val="0"/>
      <w:divBdr>
        <w:top w:val="none" w:sz="0" w:space="0" w:color="auto"/>
        <w:left w:val="none" w:sz="0" w:space="0" w:color="auto"/>
        <w:bottom w:val="none" w:sz="0" w:space="0" w:color="auto"/>
        <w:right w:val="none" w:sz="0" w:space="0" w:color="auto"/>
      </w:divBdr>
    </w:div>
    <w:div w:id="456412866">
      <w:bodyDiv w:val="1"/>
      <w:marLeft w:val="0"/>
      <w:marRight w:val="0"/>
      <w:marTop w:val="0"/>
      <w:marBottom w:val="0"/>
      <w:divBdr>
        <w:top w:val="none" w:sz="0" w:space="0" w:color="auto"/>
        <w:left w:val="none" w:sz="0" w:space="0" w:color="auto"/>
        <w:bottom w:val="none" w:sz="0" w:space="0" w:color="auto"/>
        <w:right w:val="none" w:sz="0" w:space="0" w:color="auto"/>
      </w:divBdr>
    </w:div>
    <w:div w:id="456535092">
      <w:bodyDiv w:val="1"/>
      <w:marLeft w:val="0"/>
      <w:marRight w:val="0"/>
      <w:marTop w:val="0"/>
      <w:marBottom w:val="0"/>
      <w:divBdr>
        <w:top w:val="none" w:sz="0" w:space="0" w:color="auto"/>
        <w:left w:val="none" w:sz="0" w:space="0" w:color="auto"/>
        <w:bottom w:val="none" w:sz="0" w:space="0" w:color="auto"/>
        <w:right w:val="none" w:sz="0" w:space="0" w:color="auto"/>
      </w:divBdr>
    </w:div>
    <w:div w:id="456604218">
      <w:bodyDiv w:val="1"/>
      <w:marLeft w:val="0"/>
      <w:marRight w:val="0"/>
      <w:marTop w:val="0"/>
      <w:marBottom w:val="0"/>
      <w:divBdr>
        <w:top w:val="none" w:sz="0" w:space="0" w:color="auto"/>
        <w:left w:val="none" w:sz="0" w:space="0" w:color="auto"/>
        <w:bottom w:val="none" w:sz="0" w:space="0" w:color="auto"/>
        <w:right w:val="none" w:sz="0" w:space="0" w:color="auto"/>
      </w:divBdr>
    </w:div>
    <w:div w:id="456608883">
      <w:bodyDiv w:val="1"/>
      <w:marLeft w:val="0"/>
      <w:marRight w:val="0"/>
      <w:marTop w:val="0"/>
      <w:marBottom w:val="0"/>
      <w:divBdr>
        <w:top w:val="none" w:sz="0" w:space="0" w:color="auto"/>
        <w:left w:val="none" w:sz="0" w:space="0" w:color="auto"/>
        <w:bottom w:val="none" w:sz="0" w:space="0" w:color="auto"/>
        <w:right w:val="none" w:sz="0" w:space="0" w:color="auto"/>
      </w:divBdr>
    </w:div>
    <w:div w:id="456686004">
      <w:bodyDiv w:val="1"/>
      <w:marLeft w:val="0"/>
      <w:marRight w:val="0"/>
      <w:marTop w:val="0"/>
      <w:marBottom w:val="0"/>
      <w:divBdr>
        <w:top w:val="none" w:sz="0" w:space="0" w:color="auto"/>
        <w:left w:val="none" w:sz="0" w:space="0" w:color="auto"/>
        <w:bottom w:val="none" w:sz="0" w:space="0" w:color="auto"/>
        <w:right w:val="none" w:sz="0" w:space="0" w:color="auto"/>
      </w:divBdr>
    </w:div>
    <w:div w:id="456720908">
      <w:bodyDiv w:val="1"/>
      <w:marLeft w:val="0"/>
      <w:marRight w:val="0"/>
      <w:marTop w:val="0"/>
      <w:marBottom w:val="0"/>
      <w:divBdr>
        <w:top w:val="none" w:sz="0" w:space="0" w:color="auto"/>
        <w:left w:val="none" w:sz="0" w:space="0" w:color="auto"/>
        <w:bottom w:val="none" w:sz="0" w:space="0" w:color="auto"/>
        <w:right w:val="none" w:sz="0" w:space="0" w:color="auto"/>
      </w:divBdr>
    </w:div>
    <w:div w:id="456918857">
      <w:bodyDiv w:val="1"/>
      <w:marLeft w:val="0"/>
      <w:marRight w:val="0"/>
      <w:marTop w:val="0"/>
      <w:marBottom w:val="0"/>
      <w:divBdr>
        <w:top w:val="none" w:sz="0" w:space="0" w:color="auto"/>
        <w:left w:val="none" w:sz="0" w:space="0" w:color="auto"/>
        <w:bottom w:val="none" w:sz="0" w:space="0" w:color="auto"/>
        <w:right w:val="none" w:sz="0" w:space="0" w:color="auto"/>
      </w:divBdr>
    </w:div>
    <w:div w:id="456949345">
      <w:bodyDiv w:val="1"/>
      <w:marLeft w:val="0"/>
      <w:marRight w:val="0"/>
      <w:marTop w:val="0"/>
      <w:marBottom w:val="0"/>
      <w:divBdr>
        <w:top w:val="none" w:sz="0" w:space="0" w:color="auto"/>
        <w:left w:val="none" w:sz="0" w:space="0" w:color="auto"/>
        <w:bottom w:val="none" w:sz="0" w:space="0" w:color="auto"/>
        <w:right w:val="none" w:sz="0" w:space="0" w:color="auto"/>
      </w:divBdr>
    </w:div>
    <w:div w:id="456993542">
      <w:bodyDiv w:val="1"/>
      <w:marLeft w:val="0"/>
      <w:marRight w:val="0"/>
      <w:marTop w:val="0"/>
      <w:marBottom w:val="0"/>
      <w:divBdr>
        <w:top w:val="none" w:sz="0" w:space="0" w:color="auto"/>
        <w:left w:val="none" w:sz="0" w:space="0" w:color="auto"/>
        <w:bottom w:val="none" w:sz="0" w:space="0" w:color="auto"/>
        <w:right w:val="none" w:sz="0" w:space="0" w:color="auto"/>
      </w:divBdr>
    </w:div>
    <w:div w:id="457336601">
      <w:bodyDiv w:val="1"/>
      <w:marLeft w:val="0"/>
      <w:marRight w:val="0"/>
      <w:marTop w:val="0"/>
      <w:marBottom w:val="0"/>
      <w:divBdr>
        <w:top w:val="none" w:sz="0" w:space="0" w:color="auto"/>
        <w:left w:val="none" w:sz="0" w:space="0" w:color="auto"/>
        <w:bottom w:val="none" w:sz="0" w:space="0" w:color="auto"/>
        <w:right w:val="none" w:sz="0" w:space="0" w:color="auto"/>
      </w:divBdr>
    </w:div>
    <w:div w:id="457458936">
      <w:bodyDiv w:val="1"/>
      <w:marLeft w:val="0"/>
      <w:marRight w:val="0"/>
      <w:marTop w:val="0"/>
      <w:marBottom w:val="0"/>
      <w:divBdr>
        <w:top w:val="none" w:sz="0" w:space="0" w:color="auto"/>
        <w:left w:val="none" w:sz="0" w:space="0" w:color="auto"/>
        <w:bottom w:val="none" w:sz="0" w:space="0" w:color="auto"/>
        <w:right w:val="none" w:sz="0" w:space="0" w:color="auto"/>
      </w:divBdr>
    </w:div>
    <w:div w:id="457530947">
      <w:bodyDiv w:val="1"/>
      <w:marLeft w:val="0"/>
      <w:marRight w:val="0"/>
      <w:marTop w:val="0"/>
      <w:marBottom w:val="0"/>
      <w:divBdr>
        <w:top w:val="none" w:sz="0" w:space="0" w:color="auto"/>
        <w:left w:val="none" w:sz="0" w:space="0" w:color="auto"/>
        <w:bottom w:val="none" w:sz="0" w:space="0" w:color="auto"/>
        <w:right w:val="none" w:sz="0" w:space="0" w:color="auto"/>
      </w:divBdr>
    </w:div>
    <w:div w:id="457719307">
      <w:bodyDiv w:val="1"/>
      <w:marLeft w:val="0"/>
      <w:marRight w:val="0"/>
      <w:marTop w:val="0"/>
      <w:marBottom w:val="0"/>
      <w:divBdr>
        <w:top w:val="none" w:sz="0" w:space="0" w:color="auto"/>
        <w:left w:val="none" w:sz="0" w:space="0" w:color="auto"/>
        <w:bottom w:val="none" w:sz="0" w:space="0" w:color="auto"/>
        <w:right w:val="none" w:sz="0" w:space="0" w:color="auto"/>
      </w:divBdr>
    </w:div>
    <w:div w:id="457794883">
      <w:bodyDiv w:val="1"/>
      <w:marLeft w:val="0"/>
      <w:marRight w:val="0"/>
      <w:marTop w:val="0"/>
      <w:marBottom w:val="0"/>
      <w:divBdr>
        <w:top w:val="none" w:sz="0" w:space="0" w:color="auto"/>
        <w:left w:val="none" w:sz="0" w:space="0" w:color="auto"/>
        <w:bottom w:val="none" w:sz="0" w:space="0" w:color="auto"/>
        <w:right w:val="none" w:sz="0" w:space="0" w:color="auto"/>
      </w:divBdr>
    </w:div>
    <w:div w:id="457989290">
      <w:bodyDiv w:val="1"/>
      <w:marLeft w:val="0"/>
      <w:marRight w:val="0"/>
      <w:marTop w:val="0"/>
      <w:marBottom w:val="0"/>
      <w:divBdr>
        <w:top w:val="none" w:sz="0" w:space="0" w:color="auto"/>
        <w:left w:val="none" w:sz="0" w:space="0" w:color="auto"/>
        <w:bottom w:val="none" w:sz="0" w:space="0" w:color="auto"/>
        <w:right w:val="none" w:sz="0" w:space="0" w:color="auto"/>
      </w:divBdr>
    </w:div>
    <w:div w:id="458039273">
      <w:bodyDiv w:val="1"/>
      <w:marLeft w:val="0"/>
      <w:marRight w:val="0"/>
      <w:marTop w:val="0"/>
      <w:marBottom w:val="0"/>
      <w:divBdr>
        <w:top w:val="none" w:sz="0" w:space="0" w:color="auto"/>
        <w:left w:val="none" w:sz="0" w:space="0" w:color="auto"/>
        <w:bottom w:val="none" w:sz="0" w:space="0" w:color="auto"/>
        <w:right w:val="none" w:sz="0" w:space="0" w:color="auto"/>
      </w:divBdr>
    </w:div>
    <w:div w:id="458425553">
      <w:bodyDiv w:val="1"/>
      <w:marLeft w:val="0"/>
      <w:marRight w:val="0"/>
      <w:marTop w:val="0"/>
      <w:marBottom w:val="0"/>
      <w:divBdr>
        <w:top w:val="none" w:sz="0" w:space="0" w:color="auto"/>
        <w:left w:val="none" w:sz="0" w:space="0" w:color="auto"/>
        <w:bottom w:val="none" w:sz="0" w:space="0" w:color="auto"/>
        <w:right w:val="none" w:sz="0" w:space="0" w:color="auto"/>
      </w:divBdr>
    </w:div>
    <w:div w:id="458576962">
      <w:bodyDiv w:val="1"/>
      <w:marLeft w:val="0"/>
      <w:marRight w:val="0"/>
      <w:marTop w:val="0"/>
      <w:marBottom w:val="0"/>
      <w:divBdr>
        <w:top w:val="none" w:sz="0" w:space="0" w:color="auto"/>
        <w:left w:val="none" w:sz="0" w:space="0" w:color="auto"/>
        <w:bottom w:val="none" w:sz="0" w:space="0" w:color="auto"/>
        <w:right w:val="none" w:sz="0" w:space="0" w:color="auto"/>
      </w:divBdr>
    </w:div>
    <w:div w:id="458960666">
      <w:bodyDiv w:val="1"/>
      <w:marLeft w:val="0"/>
      <w:marRight w:val="0"/>
      <w:marTop w:val="0"/>
      <w:marBottom w:val="0"/>
      <w:divBdr>
        <w:top w:val="none" w:sz="0" w:space="0" w:color="auto"/>
        <w:left w:val="none" w:sz="0" w:space="0" w:color="auto"/>
        <w:bottom w:val="none" w:sz="0" w:space="0" w:color="auto"/>
        <w:right w:val="none" w:sz="0" w:space="0" w:color="auto"/>
      </w:divBdr>
    </w:div>
    <w:div w:id="459148590">
      <w:bodyDiv w:val="1"/>
      <w:marLeft w:val="0"/>
      <w:marRight w:val="0"/>
      <w:marTop w:val="0"/>
      <w:marBottom w:val="0"/>
      <w:divBdr>
        <w:top w:val="none" w:sz="0" w:space="0" w:color="auto"/>
        <w:left w:val="none" w:sz="0" w:space="0" w:color="auto"/>
        <w:bottom w:val="none" w:sz="0" w:space="0" w:color="auto"/>
        <w:right w:val="none" w:sz="0" w:space="0" w:color="auto"/>
      </w:divBdr>
    </w:div>
    <w:div w:id="459151836">
      <w:bodyDiv w:val="1"/>
      <w:marLeft w:val="0"/>
      <w:marRight w:val="0"/>
      <w:marTop w:val="0"/>
      <w:marBottom w:val="0"/>
      <w:divBdr>
        <w:top w:val="none" w:sz="0" w:space="0" w:color="auto"/>
        <w:left w:val="none" w:sz="0" w:space="0" w:color="auto"/>
        <w:bottom w:val="none" w:sz="0" w:space="0" w:color="auto"/>
        <w:right w:val="none" w:sz="0" w:space="0" w:color="auto"/>
      </w:divBdr>
    </w:div>
    <w:div w:id="459538518">
      <w:bodyDiv w:val="1"/>
      <w:marLeft w:val="0"/>
      <w:marRight w:val="0"/>
      <w:marTop w:val="0"/>
      <w:marBottom w:val="0"/>
      <w:divBdr>
        <w:top w:val="none" w:sz="0" w:space="0" w:color="auto"/>
        <w:left w:val="none" w:sz="0" w:space="0" w:color="auto"/>
        <w:bottom w:val="none" w:sz="0" w:space="0" w:color="auto"/>
        <w:right w:val="none" w:sz="0" w:space="0" w:color="auto"/>
      </w:divBdr>
    </w:div>
    <w:div w:id="460002350">
      <w:bodyDiv w:val="1"/>
      <w:marLeft w:val="0"/>
      <w:marRight w:val="0"/>
      <w:marTop w:val="0"/>
      <w:marBottom w:val="0"/>
      <w:divBdr>
        <w:top w:val="none" w:sz="0" w:space="0" w:color="auto"/>
        <w:left w:val="none" w:sz="0" w:space="0" w:color="auto"/>
        <w:bottom w:val="none" w:sz="0" w:space="0" w:color="auto"/>
        <w:right w:val="none" w:sz="0" w:space="0" w:color="auto"/>
      </w:divBdr>
    </w:div>
    <w:div w:id="460147689">
      <w:bodyDiv w:val="1"/>
      <w:marLeft w:val="0"/>
      <w:marRight w:val="0"/>
      <w:marTop w:val="0"/>
      <w:marBottom w:val="0"/>
      <w:divBdr>
        <w:top w:val="none" w:sz="0" w:space="0" w:color="auto"/>
        <w:left w:val="none" w:sz="0" w:space="0" w:color="auto"/>
        <w:bottom w:val="none" w:sz="0" w:space="0" w:color="auto"/>
        <w:right w:val="none" w:sz="0" w:space="0" w:color="auto"/>
      </w:divBdr>
    </w:div>
    <w:div w:id="460150260">
      <w:bodyDiv w:val="1"/>
      <w:marLeft w:val="0"/>
      <w:marRight w:val="0"/>
      <w:marTop w:val="0"/>
      <w:marBottom w:val="0"/>
      <w:divBdr>
        <w:top w:val="none" w:sz="0" w:space="0" w:color="auto"/>
        <w:left w:val="none" w:sz="0" w:space="0" w:color="auto"/>
        <w:bottom w:val="none" w:sz="0" w:space="0" w:color="auto"/>
        <w:right w:val="none" w:sz="0" w:space="0" w:color="auto"/>
      </w:divBdr>
    </w:div>
    <w:div w:id="460194621">
      <w:bodyDiv w:val="1"/>
      <w:marLeft w:val="0"/>
      <w:marRight w:val="0"/>
      <w:marTop w:val="0"/>
      <w:marBottom w:val="0"/>
      <w:divBdr>
        <w:top w:val="none" w:sz="0" w:space="0" w:color="auto"/>
        <w:left w:val="none" w:sz="0" w:space="0" w:color="auto"/>
        <w:bottom w:val="none" w:sz="0" w:space="0" w:color="auto"/>
        <w:right w:val="none" w:sz="0" w:space="0" w:color="auto"/>
      </w:divBdr>
    </w:div>
    <w:div w:id="460268441">
      <w:bodyDiv w:val="1"/>
      <w:marLeft w:val="0"/>
      <w:marRight w:val="0"/>
      <w:marTop w:val="0"/>
      <w:marBottom w:val="0"/>
      <w:divBdr>
        <w:top w:val="none" w:sz="0" w:space="0" w:color="auto"/>
        <w:left w:val="none" w:sz="0" w:space="0" w:color="auto"/>
        <w:bottom w:val="none" w:sz="0" w:space="0" w:color="auto"/>
        <w:right w:val="none" w:sz="0" w:space="0" w:color="auto"/>
      </w:divBdr>
    </w:div>
    <w:div w:id="460535174">
      <w:bodyDiv w:val="1"/>
      <w:marLeft w:val="0"/>
      <w:marRight w:val="0"/>
      <w:marTop w:val="0"/>
      <w:marBottom w:val="0"/>
      <w:divBdr>
        <w:top w:val="none" w:sz="0" w:space="0" w:color="auto"/>
        <w:left w:val="none" w:sz="0" w:space="0" w:color="auto"/>
        <w:bottom w:val="none" w:sz="0" w:space="0" w:color="auto"/>
        <w:right w:val="none" w:sz="0" w:space="0" w:color="auto"/>
      </w:divBdr>
    </w:div>
    <w:div w:id="460535436">
      <w:bodyDiv w:val="1"/>
      <w:marLeft w:val="0"/>
      <w:marRight w:val="0"/>
      <w:marTop w:val="0"/>
      <w:marBottom w:val="0"/>
      <w:divBdr>
        <w:top w:val="none" w:sz="0" w:space="0" w:color="auto"/>
        <w:left w:val="none" w:sz="0" w:space="0" w:color="auto"/>
        <w:bottom w:val="none" w:sz="0" w:space="0" w:color="auto"/>
        <w:right w:val="none" w:sz="0" w:space="0" w:color="auto"/>
      </w:divBdr>
    </w:div>
    <w:div w:id="460611613">
      <w:bodyDiv w:val="1"/>
      <w:marLeft w:val="0"/>
      <w:marRight w:val="0"/>
      <w:marTop w:val="0"/>
      <w:marBottom w:val="0"/>
      <w:divBdr>
        <w:top w:val="none" w:sz="0" w:space="0" w:color="auto"/>
        <w:left w:val="none" w:sz="0" w:space="0" w:color="auto"/>
        <w:bottom w:val="none" w:sz="0" w:space="0" w:color="auto"/>
        <w:right w:val="none" w:sz="0" w:space="0" w:color="auto"/>
      </w:divBdr>
    </w:div>
    <w:div w:id="460685050">
      <w:bodyDiv w:val="1"/>
      <w:marLeft w:val="0"/>
      <w:marRight w:val="0"/>
      <w:marTop w:val="0"/>
      <w:marBottom w:val="0"/>
      <w:divBdr>
        <w:top w:val="none" w:sz="0" w:space="0" w:color="auto"/>
        <w:left w:val="none" w:sz="0" w:space="0" w:color="auto"/>
        <w:bottom w:val="none" w:sz="0" w:space="0" w:color="auto"/>
        <w:right w:val="none" w:sz="0" w:space="0" w:color="auto"/>
      </w:divBdr>
    </w:div>
    <w:div w:id="460808316">
      <w:bodyDiv w:val="1"/>
      <w:marLeft w:val="0"/>
      <w:marRight w:val="0"/>
      <w:marTop w:val="0"/>
      <w:marBottom w:val="0"/>
      <w:divBdr>
        <w:top w:val="none" w:sz="0" w:space="0" w:color="auto"/>
        <w:left w:val="none" w:sz="0" w:space="0" w:color="auto"/>
        <w:bottom w:val="none" w:sz="0" w:space="0" w:color="auto"/>
        <w:right w:val="none" w:sz="0" w:space="0" w:color="auto"/>
      </w:divBdr>
    </w:div>
    <w:div w:id="460922608">
      <w:bodyDiv w:val="1"/>
      <w:marLeft w:val="0"/>
      <w:marRight w:val="0"/>
      <w:marTop w:val="0"/>
      <w:marBottom w:val="0"/>
      <w:divBdr>
        <w:top w:val="none" w:sz="0" w:space="0" w:color="auto"/>
        <w:left w:val="none" w:sz="0" w:space="0" w:color="auto"/>
        <w:bottom w:val="none" w:sz="0" w:space="0" w:color="auto"/>
        <w:right w:val="none" w:sz="0" w:space="0" w:color="auto"/>
      </w:divBdr>
    </w:div>
    <w:div w:id="461117496">
      <w:bodyDiv w:val="1"/>
      <w:marLeft w:val="0"/>
      <w:marRight w:val="0"/>
      <w:marTop w:val="0"/>
      <w:marBottom w:val="0"/>
      <w:divBdr>
        <w:top w:val="none" w:sz="0" w:space="0" w:color="auto"/>
        <w:left w:val="none" w:sz="0" w:space="0" w:color="auto"/>
        <w:bottom w:val="none" w:sz="0" w:space="0" w:color="auto"/>
        <w:right w:val="none" w:sz="0" w:space="0" w:color="auto"/>
      </w:divBdr>
    </w:div>
    <w:div w:id="461265166">
      <w:bodyDiv w:val="1"/>
      <w:marLeft w:val="0"/>
      <w:marRight w:val="0"/>
      <w:marTop w:val="0"/>
      <w:marBottom w:val="0"/>
      <w:divBdr>
        <w:top w:val="none" w:sz="0" w:space="0" w:color="auto"/>
        <w:left w:val="none" w:sz="0" w:space="0" w:color="auto"/>
        <w:bottom w:val="none" w:sz="0" w:space="0" w:color="auto"/>
        <w:right w:val="none" w:sz="0" w:space="0" w:color="auto"/>
      </w:divBdr>
    </w:div>
    <w:div w:id="461267015">
      <w:bodyDiv w:val="1"/>
      <w:marLeft w:val="0"/>
      <w:marRight w:val="0"/>
      <w:marTop w:val="0"/>
      <w:marBottom w:val="0"/>
      <w:divBdr>
        <w:top w:val="none" w:sz="0" w:space="0" w:color="auto"/>
        <w:left w:val="none" w:sz="0" w:space="0" w:color="auto"/>
        <w:bottom w:val="none" w:sz="0" w:space="0" w:color="auto"/>
        <w:right w:val="none" w:sz="0" w:space="0" w:color="auto"/>
      </w:divBdr>
    </w:div>
    <w:div w:id="461270990">
      <w:bodyDiv w:val="1"/>
      <w:marLeft w:val="0"/>
      <w:marRight w:val="0"/>
      <w:marTop w:val="0"/>
      <w:marBottom w:val="0"/>
      <w:divBdr>
        <w:top w:val="none" w:sz="0" w:space="0" w:color="auto"/>
        <w:left w:val="none" w:sz="0" w:space="0" w:color="auto"/>
        <w:bottom w:val="none" w:sz="0" w:space="0" w:color="auto"/>
        <w:right w:val="none" w:sz="0" w:space="0" w:color="auto"/>
      </w:divBdr>
    </w:div>
    <w:div w:id="461774955">
      <w:bodyDiv w:val="1"/>
      <w:marLeft w:val="0"/>
      <w:marRight w:val="0"/>
      <w:marTop w:val="0"/>
      <w:marBottom w:val="0"/>
      <w:divBdr>
        <w:top w:val="none" w:sz="0" w:space="0" w:color="auto"/>
        <w:left w:val="none" w:sz="0" w:space="0" w:color="auto"/>
        <w:bottom w:val="none" w:sz="0" w:space="0" w:color="auto"/>
        <w:right w:val="none" w:sz="0" w:space="0" w:color="auto"/>
      </w:divBdr>
    </w:div>
    <w:div w:id="461775331">
      <w:bodyDiv w:val="1"/>
      <w:marLeft w:val="0"/>
      <w:marRight w:val="0"/>
      <w:marTop w:val="0"/>
      <w:marBottom w:val="0"/>
      <w:divBdr>
        <w:top w:val="none" w:sz="0" w:space="0" w:color="auto"/>
        <w:left w:val="none" w:sz="0" w:space="0" w:color="auto"/>
        <w:bottom w:val="none" w:sz="0" w:space="0" w:color="auto"/>
        <w:right w:val="none" w:sz="0" w:space="0" w:color="auto"/>
      </w:divBdr>
    </w:div>
    <w:div w:id="462115762">
      <w:bodyDiv w:val="1"/>
      <w:marLeft w:val="0"/>
      <w:marRight w:val="0"/>
      <w:marTop w:val="0"/>
      <w:marBottom w:val="0"/>
      <w:divBdr>
        <w:top w:val="none" w:sz="0" w:space="0" w:color="auto"/>
        <w:left w:val="none" w:sz="0" w:space="0" w:color="auto"/>
        <w:bottom w:val="none" w:sz="0" w:space="0" w:color="auto"/>
        <w:right w:val="none" w:sz="0" w:space="0" w:color="auto"/>
      </w:divBdr>
    </w:div>
    <w:div w:id="462187833">
      <w:bodyDiv w:val="1"/>
      <w:marLeft w:val="0"/>
      <w:marRight w:val="0"/>
      <w:marTop w:val="0"/>
      <w:marBottom w:val="0"/>
      <w:divBdr>
        <w:top w:val="none" w:sz="0" w:space="0" w:color="auto"/>
        <w:left w:val="none" w:sz="0" w:space="0" w:color="auto"/>
        <w:bottom w:val="none" w:sz="0" w:space="0" w:color="auto"/>
        <w:right w:val="none" w:sz="0" w:space="0" w:color="auto"/>
      </w:divBdr>
    </w:div>
    <w:div w:id="462426370">
      <w:bodyDiv w:val="1"/>
      <w:marLeft w:val="0"/>
      <w:marRight w:val="0"/>
      <w:marTop w:val="0"/>
      <w:marBottom w:val="0"/>
      <w:divBdr>
        <w:top w:val="none" w:sz="0" w:space="0" w:color="auto"/>
        <w:left w:val="none" w:sz="0" w:space="0" w:color="auto"/>
        <w:bottom w:val="none" w:sz="0" w:space="0" w:color="auto"/>
        <w:right w:val="none" w:sz="0" w:space="0" w:color="auto"/>
      </w:divBdr>
    </w:div>
    <w:div w:id="462500200">
      <w:bodyDiv w:val="1"/>
      <w:marLeft w:val="0"/>
      <w:marRight w:val="0"/>
      <w:marTop w:val="0"/>
      <w:marBottom w:val="0"/>
      <w:divBdr>
        <w:top w:val="none" w:sz="0" w:space="0" w:color="auto"/>
        <w:left w:val="none" w:sz="0" w:space="0" w:color="auto"/>
        <w:bottom w:val="none" w:sz="0" w:space="0" w:color="auto"/>
        <w:right w:val="none" w:sz="0" w:space="0" w:color="auto"/>
      </w:divBdr>
    </w:div>
    <w:div w:id="462505425">
      <w:bodyDiv w:val="1"/>
      <w:marLeft w:val="0"/>
      <w:marRight w:val="0"/>
      <w:marTop w:val="0"/>
      <w:marBottom w:val="0"/>
      <w:divBdr>
        <w:top w:val="none" w:sz="0" w:space="0" w:color="auto"/>
        <w:left w:val="none" w:sz="0" w:space="0" w:color="auto"/>
        <w:bottom w:val="none" w:sz="0" w:space="0" w:color="auto"/>
        <w:right w:val="none" w:sz="0" w:space="0" w:color="auto"/>
      </w:divBdr>
    </w:div>
    <w:div w:id="462698373">
      <w:bodyDiv w:val="1"/>
      <w:marLeft w:val="0"/>
      <w:marRight w:val="0"/>
      <w:marTop w:val="0"/>
      <w:marBottom w:val="0"/>
      <w:divBdr>
        <w:top w:val="none" w:sz="0" w:space="0" w:color="auto"/>
        <w:left w:val="none" w:sz="0" w:space="0" w:color="auto"/>
        <w:bottom w:val="none" w:sz="0" w:space="0" w:color="auto"/>
        <w:right w:val="none" w:sz="0" w:space="0" w:color="auto"/>
      </w:divBdr>
    </w:div>
    <w:div w:id="462772968">
      <w:bodyDiv w:val="1"/>
      <w:marLeft w:val="0"/>
      <w:marRight w:val="0"/>
      <w:marTop w:val="0"/>
      <w:marBottom w:val="0"/>
      <w:divBdr>
        <w:top w:val="none" w:sz="0" w:space="0" w:color="auto"/>
        <w:left w:val="none" w:sz="0" w:space="0" w:color="auto"/>
        <w:bottom w:val="none" w:sz="0" w:space="0" w:color="auto"/>
        <w:right w:val="none" w:sz="0" w:space="0" w:color="auto"/>
      </w:divBdr>
    </w:div>
    <w:div w:id="462775590">
      <w:bodyDiv w:val="1"/>
      <w:marLeft w:val="0"/>
      <w:marRight w:val="0"/>
      <w:marTop w:val="0"/>
      <w:marBottom w:val="0"/>
      <w:divBdr>
        <w:top w:val="none" w:sz="0" w:space="0" w:color="auto"/>
        <w:left w:val="none" w:sz="0" w:space="0" w:color="auto"/>
        <w:bottom w:val="none" w:sz="0" w:space="0" w:color="auto"/>
        <w:right w:val="none" w:sz="0" w:space="0" w:color="auto"/>
      </w:divBdr>
    </w:div>
    <w:div w:id="463038436">
      <w:bodyDiv w:val="1"/>
      <w:marLeft w:val="0"/>
      <w:marRight w:val="0"/>
      <w:marTop w:val="0"/>
      <w:marBottom w:val="0"/>
      <w:divBdr>
        <w:top w:val="none" w:sz="0" w:space="0" w:color="auto"/>
        <w:left w:val="none" w:sz="0" w:space="0" w:color="auto"/>
        <w:bottom w:val="none" w:sz="0" w:space="0" w:color="auto"/>
        <w:right w:val="none" w:sz="0" w:space="0" w:color="auto"/>
      </w:divBdr>
    </w:div>
    <w:div w:id="463086940">
      <w:bodyDiv w:val="1"/>
      <w:marLeft w:val="0"/>
      <w:marRight w:val="0"/>
      <w:marTop w:val="0"/>
      <w:marBottom w:val="0"/>
      <w:divBdr>
        <w:top w:val="none" w:sz="0" w:space="0" w:color="auto"/>
        <w:left w:val="none" w:sz="0" w:space="0" w:color="auto"/>
        <w:bottom w:val="none" w:sz="0" w:space="0" w:color="auto"/>
        <w:right w:val="none" w:sz="0" w:space="0" w:color="auto"/>
      </w:divBdr>
    </w:div>
    <w:div w:id="463154592">
      <w:bodyDiv w:val="1"/>
      <w:marLeft w:val="0"/>
      <w:marRight w:val="0"/>
      <w:marTop w:val="0"/>
      <w:marBottom w:val="0"/>
      <w:divBdr>
        <w:top w:val="none" w:sz="0" w:space="0" w:color="auto"/>
        <w:left w:val="none" w:sz="0" w:space="0" w:color="auto"/>
        <w:bottom w:val="none" w:sz="0" w:space="0" w:color="auto"/>
        <w:right w:val="none" w:sz="0" w:space="0" w:color="auto"/>
      </w:divBdr>
    </w:div>
    <w:div w:id="463156642">
      <w:bodyDiv w:val="1"/>
      <w:marLeft w:val="0"/>
      <w:marRight w:val="0"/>
      <w:marTop w:val="0"/>
      <w:marBottom w:val="0"/>
      <w:divBdr>
        <w:top w:val="none" w:sz="0" w:space="0" w:color="auto"/>
        <w:left w:val="none" w:sz="0" w:space="0" w:color="auto"/>
        <w:bottom w:val="none" w:sz="0" w:space="0" w:color="auto"/>
        <w:right w:val="none" w:sz="0" w:space="0" w:color="auto"/>
      </w:divBdr>
    </w:div>
    <w:div w:id="463348318">
      <w:bodyDiv w:val="1"/>
      <w:marLeft w:val="0"/>
      <w:marRight w:val="0"/>
      <w:marTop w:val="0"/>
      <w:marBottom w:val="0"/>
      <w:divBdr>
        <w:top w:val="none" w:sz="0" w:space="0" w:color="auto"/>
        <w:left w:val="none" w:sz="0" w:space="0" w:color="auto"/>
        <w:bottom w:val="none" w:sz="0" w:space="0" w:color="auto"/>
        <w:right w:val="none" w:sz="0" w:space="0" w:color="auto"/>
      </w:divBdr>
    </w:div>
    <w:div w:id="463471116">
      <w:bodyDiv w:val="1"/>
      <w:marLeft w:val="0"/>
      <w:marRight w:val="0"/>
      <w:marTop w:val="0"/>
      <w:marBottom w:val="0"/>
      <w:divBdr>
        <w:top w:val="none" w:sz="0" w:space="0" w:color="auto"/>
        <w:left w:val="none" w:sz="0" w:space="0" w:color="auto"/>
        <w:bottom w:val="none" w:sz="0" w:space="0" w:color="auto"/>
        <w:right w:val="none" w:sz="0" w:space="0" w:color="auto"/>
      </w:divBdr>
    </w:div>
    <w:div w:id="463735124">
      <w:bodyDiv w:val="1"/>
      <w:marLeft w:val="0"/>
      <w:marRight w:val="0"/>
      <w:marTop w:val="0"/>
      <w:marBottom w:val="0"/>
      <w:divBdr>
        <w:top w:val="none" w:sz="0" w:space="0" w:color="auto"/>
        <w:left w:val="none" w:sz="0" w:space="0" w:color="auto"/>
        <w:bottom w:val="none" w:sz="0" w:space="0" w:color="auto"/>
        <w:right w:val="none" w:sz="0" w:space="0" w:color="auto"/>
      </w:divBdr>
    </w:div>
    <w:div w:id="463816565">
      <w:bodyDiv w:val="1"/>
      <w:marLeft w:val="0"/>
      <w:marRight w:val="0"/>
      <w:marTop w:val="0"/>
      <w:marBottom w:val="0"/>
      <w:divBdr>
        <w:top w:val="none" w:sz="0" w:space="0" w:color="auto"/>
        <w:left w:val="none" w:sz="0" w:space="0" w:color="auto"/>
        <w:bottom w:val="none" w:sz="0" w:space="0" w:color="auto"/>
        <w:right w:val="none" w:sz="0" w:space="0" w:color="auto"/>
      </w:divBdr>
    </w:div>
    <w:div w:id="463890442">
      <w:bodyDiv w:val="1"/>
      <w:marLeft w:val="0"/>
      <w:marRight w:val="0"/>
      <w:marTop w:val="0"/>
      <w:marBottom w:val="0"/>
      <w:divBdr>
        <w:top w:val="none" w:sz="0" w:space="0" w:color="auto"/>
        <w:left w:val="none" w:sz="0" w:space="0" w:color="auto"/>
        <w:bottom w:val="none" w:sz="0" w:space="0" w:color="auto"/>
        <w:right w:val="none" w:sz="0" w:space="0" w:color="auto"/>
      </w:divBdr>
    </w:div>
    <w:div w:id="463892112">
      <w:bodyDiv w:val="1"/>
      <w:marLeft w:val="0"/>
      <w:marRight w:val="0"/>
      <w:marTop w:val="0"/>
      <w:marBottom w:val="0"/>
      <w:divBdr>
        <w:top w:val="none" w:sz="0" w:space="0" w:color="auto"/>
        <w:left w:val="none" w:sz="0" w:space="0" w:color="auto"/>
        <w:bottom w:val="none" w:sz="0" w:space="0" w:color="auto"/>
        <w:right w:val="none" w:sz="0" w:space="0" w:color="auto"/>
      </w:divBdr>
    </w:div>
    <w:div w:id="463960391">
      <w:bodyDiv w:val="1"/>
      <w:marLeft w:val="0"/>
      <w:marRight w:val="0"/>
      <w:marTop w:val="0"/>
      <w:marBottom w:val="0"/>
      <w:divBdr>
        <w:top w:val="none" w:sz="0" w:space="0" w:color="auto"/>
        <w:left w:val="none" w:sz="0" w:space="0" w:color="auto"/>
        <w:bottom w:val="none" w:sz="0" w:space="0" w:color="auto"/>
        <w:right w:val="none" w:sz="0" w:space="0" w:color="auto"/>
      </w:divBdr>
    </w:div>
    <w:div w:id="464350070">
      <w:bodyDiv w:val="1"/>
      <w:marLeft w:val="0"/>
      <w:marRight w:val="0"/>
      <w:marTop w:val="0"/>
      <w:marBottom w:val="0"/>
      <w:divBdr>
        <w:top w:val="none" w:sz="0" w:space="0" w:color="auto"/>
        <w:left w:val="none" w:sz="0" w:space="0" w:color="auto"/>
        <w:bottom w:val="none" w:sz="0" w:space="0" w:color="auto"/>
        <w:right w:val="none" w:sz="0" w:space="0" w:color="auto"/>
      </w:divBdr>
    </w:div>
    <w:div w:id="464352799">
      <w:bodyDiv w:val="1"/>
      <w:marLeft w:val="0"/>
      <w:marRight w:val="0"/>
      <w:marTop w:val="0"/>
      <w:marBottom w:val="0"/>
      <w:divBdr>
        <w:top w:val="none" w:sz="0" w:space="0" w:color="auto"/>
        <w:left w:val="none" w:sz="0" w:space="0" w:color="auto"/>
        <w:bottom w:val="none" w:sz="0" w:space="0" w:color="auto"/>
        <w:right w:val="none" w:sz="0" w:space="0" w:color="auto"/>
      </w:divBdr>
    </w:div>
    <w:div w:id="464661228">
      <w:bodyDiv w:val="1"/>
      <w:marLeft w:val="0"/>
      <w:marRight w:val="0"/>
      <w:marTop w:val="0"/>
      <w:marBottom w:val="0"/>
      <w:divBdr>
        <w:top w:val="none" w:sz="0" w:space="0" w:color="auto"/>
        <w:left w:val="none" w:sz="0" w:space="0" w:color="auto"/>
        <w:bottom w:val="none" w:sz="0" w:space="0" w:color="auto"/>
        <w:right w:val="none" w:sz="0" w:space="0" w:color="auto"/>
      </w:divBdr>
    </w:div>
    <w:div w:id="464735062">
      <w:bodyDiv w:val="1"/>
      <w:marLeft w:val="0"/>
      <w:marRight w:val="0"/>
      <w:marTop w:val="0"/>
      <w:marBottom w:val="0"/>
      <w:divBdr>
        <w:top w:val="none" w:sz="0" w:space="0" w:color="auto"/>
        <w:left w:val="none" w:sz="0" w:space="0" w:color="auto"/>
        <w:bottom w:val="none" w:sz="0" w:space="0" w:color="auto"/>
        <w:right w:val="none" w:sz="0" w:space="0" w:color="auto"/>
      </w:divBdr>
    </w:div>
    <w:div w:id="464736299">
      <w:bodyDiv w:val="1"/>
      <w:marLeft w:val="0"/>
      <w:marRight w:val="0"/>
      <w:marTop w:val="0"/>
      <w:marBottom w:val="0"/>
      <w:divBdr>
        <w:top w:val="none" w:sz="0" w:space="0" w:color="auto"/>
        <w:left w:val="none" w:sz="0" w:space="0" w:color="auto"/>
        <w:bottom w:val="none" w:sz="0" w:space="0" w:color="auto"/>
        <w:right w:val="none" w:sz="0" w:space="0" w:color="auto"/>
      </w:divBdr>
    </w:div>
    <w:div w:id="464736748">
      <w:bodyDiv w:val="1"/>
      <w:marLeft w:val="0"/>
      <w:marRight w:val="0"/>
      <w:marTop w:val="0"/>
      <w:marBottom w:val="0"/>
      <w:divBdr>
        <w:top w:val="none" w:sz="0" w:space="0" w:color="auto"/>
        <w:left w:val="none" w:sz="0" w:space="0" w:color="auto"/>
        <w:bottom w:val="none" w:sz="0" w:space="0" w:color="auto"/>
        <w:right w:val="none" w:sz="0" w:space="0" w:color="auto"/>
      </w:divBdr>
    </w:div>
    <w:div w:id="464783255">
      <w:bodyDiv w:val="1"/>
      <w:marLeft w:val="0"/>
      <w:marRight w:val="0"/>
      <w:marTop w:val="0"/>
      <w:marBottom w:val="0"/>
      <w:divBdr>
        <w:top w:val="none" w:sz="0" w:space="0" w:color="auto"/>
        <w:left w:val="none" w:sz="0" w:space="0" w:color="auto"/>
        <w:bottom w:val="none" w:sz="0" w:space="0" w:color="auto"/>
        <w:right w:val="none" w:sz="0" w:space="0" w:color="auto"/>
      </w:divBdr>
    </w:div>
    <w:div w:id="464854996">
      <w:bodyDiv w:val="1"/>
      <w:marLeft w:val="0"/>
      <w:marRight w:val="0"/>
      <w:marTop w:val="0"/>
      <w:marBottom w:val="0"/>
      <w:divBdr>
        <w:top w:val="none" w:sz="0" w:space="0" w:color="auto"/>
        <w:left w:val="none" w:sz="0" w:space="0" w:color="auto"/>
        <w:bottom w:val="none" w:sz="0" w:space="0" w:color="auto"/>
        <w:right w:val="none" w:sz="0" w:space="0" w:color="auto"/>
      </w:divBdr>
    </w:div>
    <w:div w:id="465124694">
      <w:bodyDiv w:val="1"/>
      <w:marLeft w:val="0"/>
      <w:marRight w:val="0"/>
      <w:marTop w:val="0"/>
      <w:marBottom w:val="0"/>
      <w:divBdr>
        <w:top w:val="none" w:sz="0" w:space="0" w:color="auto"/>
        <w:left w:val="none" w:sz="0" w:space="0" w:color="auto"/>
        <w:bottom w:val="none" w:sz="0" w:space="0" w:color="auto"/>
        <w:right w:val="none" w:sz="0" w:space="0" w:color="auto"/>
      </w:divBdr>
    </w:div>
    <w:div w:id="465464230">
      <w:bodyDiv w:val="1"/>
      <w:marLeft w:val="0"/>
      <w:marRight w:val="0"/>
      <w:marTop w:val="0"/>
      <w:marBottom w:val="0"/>
      <w:divBdr>
        <w:top w:val="none" w:sz="0" w:space="0" w:color="auto"/>
        <w:left w:val="none" w:sz="0" w:space="0" w:color="auto"/>
        <w:bottom w:val="none" w:sz="0" w:space="0" w:color="auto"/>
        <w:right w:val="none" w:sz="0" w:space="0" w:color="auto"/>
      </w:divBdr>
    </w:div>
    <w:div w:id="465658263">
      <w:bodyDiv w:val="1"/>
      <w:marLeft w:val="0"/>
      <w:marRight w:val="0"/>
      <w:marTop w:val="0"/>
      <w:marBottom w:val="0"/>
      <w:divBdr>
        <w:top w:val="none" w:sz="0" w:space="0" w:color="auto"/>
        <w:left w:val="none" w:sz="0" w:space="0" w:color="auto"/>
        <w:bottom w:val="none" w:sz="0" w:space="0" w:color="auto"/>
        <w:right w:val="none" w:sz="0" w:space="0" w:color="auto"/>
      </w:divBdr>
    </w:div>
    <w:div w:id="465707220">
      <w:bodyDiv w:val="1"/>
      <w:marLeft w:val="0"/>
      <w:marRight w:val="0"/>
      <w:marTop w:val="0"/>
      <w:marBottom w:val="0"/>
      <w:divBdr>
        <w:top w:val="none" w:sz="0" w:space="0" w:color="auto"/>
        <w:left w:val="none" w:sz="0" w:space="0" w:color="auto"/>
        <w:bottom w:val="none" w:sz="0" w:space="0" w:color="auto"/>
        <w:right w:val="none" w:sz="0" w:space="0" w:color="auto"/>
      </w:divBdr>
    </w:div>
    <w:div w:id="465926375">
      <w:bodyDiv w:val="1"/>
      <w:marLeft w:val="0"/>
      <w:marRight w:val="0"/>
      <w:marTop w:val="0"/>
      <w:marBottom w:val="0"/>
      <w:divBdr>
        <w:top w:val="none" w:sz="0" w:space="0" w:color="auto"/>
        <w:left w:val="none" w:sz="0" w:space="0" w:color="auto"/>
        <w:bottom w:val="none" w:sz="0" w:space="0" w:color="auto"/>
        <w:right w:val="none" w:sz="0" w:space="0" w:color="auto"/>
      </w:divBdr>
    </w:div>
    <w:div w:id="466162573">
      <w:bodyDiv w:val="1"/>
      <w:marLeft w:val="0"/>
      <w:marRight w:val="0"/>
      <w:marTop w:val="0"/>
      <w:marBottom w:val="0"/>
      <w:divBdr>
        <w:top w:val="none" w:sz="0" w:space="0" w:color="auto"/>
        <w:left w:val="none" w:sz="0" w:space="0" w:color="auto"/>
        <w:bottom w:val="none" w:sz="0" w:space="0" w:color="auto"/>
        <w:right w:val="none" w:sz="0" w:space="0" w:color="auto"/>
      </w:divBdr>
    </w:div>
    <w:div w:id="466239787">
      <w:bodyDiv w:val="1"/>
      <w:marLeft w:val="0"/>
      <w:marRight w:val="0"/>
      <w:marTop w:val="0"/>
      <w:marBottom w:val="0"/>
      <w:divBdr>
        <w:top w:val="none" w:sz="0" w:space="0" w:color="auto"/>
        <w:left w:val="none" w:sz="0" w:space="0" w:color="auto"/>
        <w:bottom w:val="none" w:sz="0" w:space="0" w:color="auto"/>
        <w:right w:val="none" w:sz="0" w:space="0" w:color="auto"/>
      </w:divBdr>
    </w:div>
    <w:div w:id="466318681">
      <w:bodyDiv w:val="1"/>
      <w:marLeft w:val="0"/>
      <w:marRight w:val="0"/>
      <w:marTop w:val="0"/>
      <w:marBottom w:val="0"/>
      <w:divBdr>
        <w:top w:val="none" w:sz="0" w:space="0" w:color="auto"/>
        <w:left w:val="none" w:sz="0" w:space="0" w:color="auto"/>
        <w:bottom w:val="none" w:sz="0" w:space="0" w:color="auto"/>
        <w:right w:val="none" w:sz="0" w:space="0" w:color="auto"/>
      </w:divBdr>
    </w:div>
    <w:div w:id="466975542">
      <w:bodyDiv w:val="1"/>
      <w:marLeft w:val="0"/>
      <w:marRight w:val="0"/>
      <w:marTop w:val="0"/>
      <w:marBottom w:val="0"/>
      <w:divBdr>
        <w:top w:val="none" w:sz="0" w:space="0" w:color="auto"/>
        <w:left w:val="none" w:sz="0" w:space="0" w:color="auto"/>
        <w:bottom w:val="none" w:sz="0" w:space="0" w:color="auto"/>
        <w:right w:val="none" w:sz="0" w:space="0" w:color="auto"/>
      </w:divBdr>
    </w:div>
    <w:div w:id="467010724">
      <w:bodyDiv w:val="1"/>
      <w:marLeft w:val="0"/>
      <w:marRight w:val="0"/>
      <w:marTop w:val="0"/>
      <w:marBottom w:val="0"/>
      <w:divBdr>
        <w:top w:val="none" w:sz="0" w:space="0" w:color="auto"/>
        <w:left w:val="none" w:sz="0" w:space="0" w:color="auto"/>
        <w:bottom w:val="none" w:sz="0" w:space="0" w:color="auto"/>
        <w:right w:val="none" w:sz="0" w:space="0" w:color="auto"/>
      </w:divBdr>
    </w:div>
    <w:div w:id="467207437">
      <w:bodyDiv w:val="1"/>
      <w:marLeft w:val="0"/>
      <w:marRight w:val="0"/>
      <w:marTop w:val="0"/>
      <w:marBottom w:val="0"/>
      <w:divBdr>
        <w:top w:val="none" w:sz="0" w:space="0" w:color="auto"/>
        <w:left w:val="none" w:sz="0" w:space="0" w:color="auto"/>
        <w:bottom w:val="none" w:sz="0" w:space="0" w:color="auto"/>
        <w:right w:val="none" w:sz="0" w:space="0" w:color="auto"/>
      </w:divBdr>
    </w:div>
    <w:div w:id="467287380">
      <w:bodyDiv w:val="1"/>
      <w:marLeft w:val="0"/>
      <w:marRight w:val="0"/>
      <w:marTop w:val="0"/>
      <w:marBottom w:val="0"/>
      <w:divBdr>
        <w:top w:val="none" w:sz="0" w:space="0" w:color="auto"/>
        <w:left w:val="none" w:sz="0" w:space="0" w:color="auto"/>
        <w:bottom w:val="none" w:sz="0" w:space="0" w:color="auto"/>
        <w:right w:val="none" w:sz="0" w:space="0" w:color="auto"/>
      </w:divBdr>
    </w:div>
    <w:div w:id="467553687">
      <w:bodyDiv w:val="1"/>
      <w:marLeft w:val="0"/>
      <w:marRight w:val="0"/>
      <w:marTop w:val="0"/>
      <w:marBottom w:val="0"/>
      <w:divBdr>
        <w:top w:val="none" w:sz="0" w:space="0" w:color="auto"/>
        <w:left w:val="none" w:sz="0" w:space="0" w:color="auto"/>
        <w:bottom w:val="none" w:sz="0" w:space="0" w:color="auto"/>
        <w:right w:val="none" w:sz="0" w:space="0" w:color="auto"/>
      </w:divBdr>
    </w:div>
    <w:div w:id="467624595">
      <w:bodyDiv w:val="1"/>
      <w:marLeft w:val="0"/>
      <w:marRight w:val="0"/>
      <w:marTop w:val="0"/>
      <w:marBottom w:val="0"/>
      <w:divBdr>
        <w:top w:val="none" w:sz="0" w:space="0" w:color="auto"/>
        <w:left w:val="none" w:sz="0" w:space="0" w:color="auto"/>
        <w:bottom w:val="none" w:sz="0" w:space="0" w:color="auto"/>
        <w:right w:val="none" w:sz="0" w:space="0" w:color="auto"/>
      </w:divBdr>
    </w:div>
    <w:div w:id="467937968">
      <w:bodyDiv w:val="1"/>
      <w:marLeft w:val="0"/>
      <w:marRight w:val="0"/>
      <w:marTop w:val="0"/>
      <w:marBottom w:val="0"/>
      <w:divBdr>
        <w:top w:val="none" w:sz="0" w:space="0" w:color="auto"/>
        <w:left w:val="none" w:sz="0" w:space="0" w:color="auto"/>
        <w:bottom w:val="none" w:sz="0" w:space="0" w:color="auto"/>
        <w:right w:val="none" w:sz="0" w:space="0" w:color="auto"/>
      </w:divBdr>
    </w:div>
    <w:div w:id="467939333">
      <w:bodyDiv w:val="1"/>
      <w:marLeft w:val="0"/>
      <w:marRight w:val="0"/>
      <w:marTop w:val="0"/>
      <w:marBottom w:val="0"/>
      <w:divBdr>
        <w:top w:val="none" w:sz="0" w:space="0" w:color="auto"/>
        <w:left w:val="none" w:sz="0" w:space="0" w:color="auto"/>
        <w:bottom w:val="none" w:sz="0" w:space="0" w:color="auto"/>
        <w:right w:val="none" w:sz="0" w:space="0" w:color="auto"/>
      </w:divBdr>
    </w:div>
    <w:div w:id="468015302">
      <w:bodyDiv w:val="1"/>
      <w:marLeft w:val="0"/>
      <w:marRight w:val="0"/>
      <w:marTop w:val="0"/>
      <w:marBottom w:val="0"/>
      <w:divBdr>
        <w:top w:val="none" w:sz="0" w:space="0" w:color="auto"/>
        <w:left w:val="none" w:sz="0" w:space="0" w:color="auto"/>
        <w:bottom w:val="none" w:sz="0" w:space="0" w:color="auto"/>
        <w:right w:val="none" w:sz="0" w:space="0" w:color="auto"/>
      </w:divBdr>
    </w:div>
    <w:div w:id="468086524">
      <w:bodyDiv w:val="1"/>
      <w:marLeft w:val="0"/>
      <w:marRight w:val="0"/>
      <w:marTop w:val="0"/>
      <w:marBottom w:val="0"/>
      <w:divBdr>
        <w:top w:val="none" w:sz="0" w:space="0" w:color="auto"/>
        <w:left w:val="none" w:sz="0" w:space="0" w:color="auto"/>
        <w:bottom w:val="none" w:sz="0" w:space="0" w:color="auto"/>
        <w:right w:val="none" w:sz="0" w:space="0" w:color="auto"/>
      </w:divBdr>
    </w:div>
    <w:div w:id="468088682">
      <w:bodyDiv w:val="1"/>
      <w:marLeft w:val="0"/>
      <w:marRight w:val="0"/>
      <w:marTop w:val="0"/>
      <w:marBottom w:val="0"/>
      <w:divBdr>
        <w:top w:val="none" w:sz="0" w:space="0" w:color="auto"/>
        <w:left w:val="none" w:sz="0" w:space="0" w:color="auto"/>
        <w:bottom w:val="none" w:sz="0" w:space="0" w:color="auto"/>
        <w:right w:val="none" w:sz="0" w:space="0" w:color="auto"/>
      </w:divBdr>
    </w:div>
    <w:div w:id="468134205">
      <w:bodyDiv w:val="1"/>
      <w:marLeft w:val="0"/>
      <w:marRight w:val="0"/>
      <w:marTop w:val="0"/>
      <w:marBottom w:val="0"/>
      <w:divBdr>
        <w:top w:val="none" w:sz="0" w:space="0" w:color="auto"/>
        <w:left w:val="none" w:sz="0" w:space="0" w:color="auto"/>
        <w:bottom w:val="none" w:sz="0" w:space="0" w:color="auto"/>
        <w:right w:val="none" w:sz="0" w:space="0" w:color="auto"/>
      </w:divBdr>
    </w:div>
    <w:div w:id="468205909">
      <w:bodyDiv w:val="1"/>
      <w:marLeft w:val="0"/>
      <w:marRight w:val="0"/>
      <w:marTop w:val="0"/>
      <w:marBottom w:val="0"/>
      <w:divBdr>
        <w:top w:val="none" w:sz="0" w:space="0" w:color="auto"/>
        <w:left w:val="none" w:sz="0" w:space="0" w:color="auto"/>
        <w:bottom w:val="none" w:sz="0" w:space="0" w:color="auto"/>
        <w:right w:val="none" w:sz="0" w:space="0" w:color="auto"/>
      </w:divBdr>
    </w:div>
    <w:div w:id="468397080">
      <w:bodyDiv w:val="1"/>
      <w:marLeft w:val="0"/>
      <w:marRight w:val="0"/>
      <w:marTop w:val="0"/>
      <w:marBottom w:val="0"/>
      <w:divBdr>
        <w:top w:val="none" w:sz="0" w:space="0" w:color="auto"/>
        <w:left w:val="none" w:sz="0" w:space="0" w:color="auto"/>
        <w:bottom w:val="none" w:sz="0" w:space="0" w:color="auto"/>
        <w:right w:val="none" w:sz="0" w:space="0" w:color="auto"/>
      </w:divBdr>
    </w:div>
    <w:div w:id="468402671">
      <w:bodyDiv w:val="1"/>
      <w:marLeft w:val="0"/>
      <w:marRight w:val="0"/>
      <w:marTop w:val="0"/>
      <w:marBottom w:val="0"/>
      <w:divBdr>
        <w:top w:val="none" w:sz="0" w:space="0" w:color="auto"/>
        <w:left w:val="none" w:sz="0" w:space="0" w:color="auto"/>
        <w:bottom w:val="none" w:sz="0" w:space="0" w:color="auto"/>
        <w:right w:val="none" w:sz="0" w:space="0" w:color="auto"/>
      </w:divBdr>
    </w:div>
    <w:div w:id="468477957">
      <w:bodyDiv w:val="1"/>
      <w:marLeft w:val="0"/>
      <w:marRight w:val="0"/>
      <w:marTop w:val="0"/>
      <w:marBottom w:val="0"/>
      <w:divBdr>
        <w:top w:val="none" w:sz="0" w:space="0" w:color="auto"/>
        <w:left w:val="none" w:sz="0" w:space="0" w:color="auto"/>
        <w:bottom w:val="none" w:sz="0" w:space="0" w:color="auto"/>
        <w:right w:val="none" w:sz="0" w:space="0" w:color="auto"/>
      </w:divBdr>
    </w:div>
    <w:div w:id="468522134">
      <w:bodyDiv w:val="1"/>
      <w:marLeft w:val="0"/>
      <w:marRight w:val="0"/>
      <w:marTop w:val="0"/>
      <w:marBottom w:val="0"/>
      <w:divBdr>
        <w:top w:val="none" w:sz="0" w:space="0" w:color="auto"/>
        <w:left w:val="none" w:sz="0" w:space="0" w:color="auto"/>
        <w:bottom w:val="none" w:sz="0" w:space="0" w:color="auto"/>
        <w:right w:val="none" w:sz="0" w:space="0" w:color="auto"/>
      </w:divBdr>
    </w:div>
    <w:div w:id="468590952">
      <w:bodyDiv w:val="1"/>
      <w:marLeft w:val="0"/>
      <w:marRight w:val="0"/>
      <w:marTop w:val="0"/>
      <w:marBottom w:val="0"/>
      <w:divBdr>
        <w:top w:val="none" w:sz="0" w:space="0" w:color="auto"/>
        <w:left w:val="none" w:sz="0" w:space="0" w:color="auto"/>
        <w:bottom w:val="none" w:sz="0" w:space="0" w:color="auto"/>
        <w:right w:val="none" w:sz="0" w:space="0" w:color="auto"/>
      </w:divBdr>
    </w:div>
    <w:div w:id="468668086">
      <w:bodyDiv w:val="1"/>
      <w:marLeft w:val="0"/>
      <w:marRight w:val="0"/>
      <w:marTop w:val="0"/>
      <w:marBottom w:val="0"/>
      <w:divBdr>
        <w:top w:val="none" w:sz="0" w:space="0" w:color="auto"/>
        <w:left w:val="none" w:sz="0" w:space="0" w:color="auto"/>
        <w:bottom w:val="none" w:sz="0" w:space="0" w:color="auto"/>
        <w:right w:val="none" w:sz="0" w:space="0" w:color="auto"/>
      </w:divBdr>
    </w:div>
    <w:div w:id="468977506">
      <w:bodyDiv w:val="1"/>
      <w:marLeft w:val="0"/>
      <w:marRight w:val="0"/>
      <w:marTop w:val="0"/>
      <w:marBottom w:val="0"/>
      <w:divBdr>
        <w:top w:val="none" w:sz="0" w:space="0" w:color="auto"/>
        <w:left w:val="none" w:sz="0" w:space="0" w:color="auto"/>
        <w:bottom w:val="none" w:sz="0" w:space="0" w:color="auto"/>
        <w:right w:val="none" w:sz="0" w:space="0" w:color="auto"/>
      </w:divBdr>
    </w:div>
    <w:div w:id="468985911">
      <w:bodyDiv w:val="1"/>
      <w:marLeft w:val="0"/>
      <w:marRight w:val="0"/>
      <w:marTop w:val="0"/>
      <w:marBottom w:val="0"/>
      <w:divBdr>
        <w:top w:val="none" w:sz="0" w:space="0" w:color="auto"/>
        <w:left w:val="none" w:sz="0" w:space="0" w:color="auto"/>
        <w:bottom w:val="none" w:sz="0" w:space="0" w:color="auto"/>
        <w:right w:val="none" w:sz="0" w:space="0" w:color="auto"/>
      </w:divBdr>
    </w:div>
    <w:div w:id="469053077">
      <w:bodyDiv w:val="1"/>
      <w:marLeft w:val="0"/>
      <w:marRight w:val="0"/>
      <w:marTop w:val="0"/>
      <w:marBottom w:val="0"/>
      <w:divBdr>
        <w:top w:val="none" w:sz="0" w:space="0" w:color="auto"/>
        <w:left w:val="none" w:sz="0" w:space="0" w:color="auto"/>
        <w:bottom w:val="none" w:sz="0" w:space="0" w:color="auto"/>
        <w:right w:val="none" w:sz="0" w:space="0" w:color="auto"/>
      </w:divBdr>
    </w:div>
    <w:div w:id="469134499">
      <w:bodyDiv w:val="1"/>
      <w:marLeft w:val="0"/>
      <w:marRight w:val="0"/>
      <w:marTop w:val="0"/>
      <w:marBottom w:val="0"/>
      <w:divBdr>
        <w:top w:val="none" w:sz="0" w:space="0" w:color="auto"/>
        <w:left w:val="none" w:sz="0" w:space="0" w:color="auto"/>
        <w:bottom w:val="none" w:sz="0" w:space="0" w:color="auto"/>
        <w:right w:val="none" w:sz="0" w:space="0" w:color="auto"/>
      </w:divBdr>
    </w:div>
    <w:div w:id="469637911">
      <w:bodyDiv w:val="1"/>
      <w:marLeft w:val="0"/>
      <w:marRight w:val="0"/>
      <w:marTop w:val="0"/>
      <w:marBottom w:val="0"/>
      <w:divBdr>
        <w:top w:val="none" w:sz="0" w:space="0" w:color="auto"/>
        <w:left w:val="none" w:sz="0" w:space="0" w:color="auto"/>
        <w:bottom w:val="none" w:sz="0" w:space="0" w:color="auto"/>
        <w:right w:val="none" w:sz="0" w:space="0" w:color="auto"/>
      </w:divBdr>
    </w:div>
    <w:div w:id="469905052">
      <w:bodyDiv w:val="1"/>
      <w:marLeft w:val="0"/>
      <w:marRight w:val="0"/>
      <w:marTop w:val="0"/>
      <w:marBottom w:val="0"/>
      <w:divBdr>
        <w:top w:val="none" w:sz="0" w:space="0" w:color="auto"/>
        <w:left w:val="none" w:sz="0" w:space="0" w:color="auto"/>
        <w:bottom w:val="none" w:sz="0" w:space="0" w:color="auto"/>
        <w:right w:val="none" w:sz="0" w:space="0" w:color="auto"/>
      </w:divBdr>
    </w:div>
    <w:div w:id="470055475">
      <w:bodyDiv w:val="1"/>
      <w:marLeft w:val="0"/>
      <w:marRight w:val="0"/>
      <w:marTop w:val="0"/>
      <w:marBottom w:val="0"/>
      <w:divBdr>
        <w:top w:val="none" w:sz="0" w:space="0" w:color="auto"/>
        <w:left w:val="none" w:sz="0" w:space="0" w:color="auto"/>
        <w:bottom w:val="none" w:sz="0" w:space="0" w:color="auto"/>
        <w:right w:val="none" w:sz="0" w:space="0" w:color="auto"/>
      </w:divBdr>
    </w:div>
    <w:div w:id="470093760">
      <w:bodyDiv w:val="1"/>
      <w:marLeft w:val="0"/>
      <w:marRight w:val="0"/>
      <w:marTop w:val="0"/>
      <w:marBottom w:val="0"/>
      <w:divBdr>
        <w:top w:val="none" w:sz="0" w:space="0" w:color="auto"/>
        <w:left w:val="none" w:sz="0" w:space="0" w:color="auto"/>
        <w:bottom w:val="none" w:sz="0" w:space="0" w:color="auto"/>
        <w:right w:val="none" w:sz="0" w:space="0" w:color="auto"/>
      </w:divBdr>
    </w:div>
    <w:div w:id="470097428">
      <w:bodyDiv w:val="1"/>
      <w:marLeft w:val="0"/>
      <w:marRight w:val="0"/>
      <w:marTop w:val="0"/>
      <w:marBottom w:val="0"/>
      <w:divBdr>
        <w:top w:val="none" w:sz="0" w:space="0" w:color="auto"/>
        <w:left w:val="none" w:sz="0" w:space="0" w:color="auto"/>
        <w:bottom w:val="none" w:sz="0" w:space="0" w:color="auto"/>
        <w:right w:val="none" w:sz="0" w:space="0" w:color="auto"/>
      </w:divBdr>
    </w:div>
    <w:div w:id="470099847">
      <w:bodyDiv w:val="1"/>
      <w:marLeft w:val="0"/>
      <w:marRight w:val="0"/>
      <w:marTop w:val="0"/>
      <w:marBottom w:val="0"/>
      <w:divBdr>
        <w:top w:val="none" w:sz="0" w:space="0" w:color="auto"/>
        <w:left w:val="none" w:sz="0" w:space="0" w:color="auto"/>
        <w:bottom w:val="none" w:sz="0" w:space="0" w:color="auto"/>
        <w:right w:val="none" w:sz="0" w:space="0" w:color="auto"/>
      </w:divBdr>
    </w:div>
    <w:div w:id="470246771">
      <w:bodyDiv w:val="1"/>
      <w:marLeft w:val="0"/>
      <w:marRight w:val="0"/>
      <w:marTop w:val="0"/>
      <w:marBottom w:val="0"/>
      <w:divBdr>
        <w:top w:val="none" w:sz="0" w:space="0" w:color="auto"/>
        <w:left w:val="none" w:sz="0" w:space="0" w:color="auto"/>
        <w:bottom w:val="none" w:sz="0" w:space="0" w:color="auto"/>
        <w:right w:val="none" w:sz="0" w:space="0" w:color="auto"/>
      </w:divBdr>
    </w:div>
    <w:div w:id="470294247">
      <w:bodyDiv w:val="1"/>
      <w:marLeft w:val="0"/>
      <w:marRight w:val="0"/>
      <w:marTop w:val="0"/>
      <w:marBottom w:val="0"/>
      <w:divBdr>
        <w:top w:val="none" w:sz="0" w:space="0" w:color="auto"/>
        <w:left w:val="none" w:sz="0" w:space="0" w:color="auto"/>
        <w:bottom w:val="none" w:sz="0" w:space="0" w:color="auto"/>
        <w:right w:val="none" w:sz="0" w:space="0" w:color="auto"/>
      </w:divBdr>
    </w:div>
    <w:div w:id="470296504">
      <w:bodyDiv w:val="1"/>
      <w:marLeft w:val="0"/>
      <w:marRight w:val="0"/>
      <w:marTop w:val="0"/>
      <w:marBottom w:val="0"/>
      <w:divBdr>
        <w:top w:val="none" w:sz="0" w:space="0" w:color="auto"/>
        <w:left w:val="none" w:sz="0" w:space="0" w:color="auto"/>
        <w:bottom w:val="none" w:sz="0" w:space="0" w:color="auto"/>
        <w:right w:val="none" w:sz="0" w:space="0" w:color="auto"/>
      </w:divBdr>
    </w:div>
    <w:div w:id="470754101">
      <w:bodyDiv w:val="1"/>
      <w:marLeft w:val="0"/>
      <w:marRight w:val="0"/>
      <w:marTop w:val="0"/>
      <w:marBottom w:val="0"/>
      <w:divBdr>
        <w:top w:val="none" w:sz="0" w:space="0" w:color="auto"/>
        <w:left w:val="none" w:sz="0" w:space="0" w:color="auto"/>
        <w:bottom w:val="none" w:sz="0" w:space="0" w:color="auto"/>
        <w:right w:val="none" w:sz="0" w:space="0" w:color="auto"/>
      </w:divBdr>
    </w:div>
    <w:div w:id="470825002">
      <w:bodyDiv w:val="1"/>
      <w:marLeft w:val="0"/>
      <w:marRight w:val="0"/>
      <w:marTop w:val="0"/>
      <w:marBottom w:val="0"/>
      <w:divBdr>
        <w:top w:val="none" w:sz="0" w:space="0" w:color="auto"/>
        <w:left w:val="none" w:sz="0" w:space="0" w:color="auto"/>
        <w:bottom w:val="none" w:sz="0" w:space="0" w:color="auto"/>
        <w:right w:val="none" w:sz="0" w:space="0" w:color="auto"/>
      </w:divBdr>
    </w:div>
    <w:div w:id="470905852">
      <w:bodyDiv w:val="1"/>
      <w:marLeft w:val="0"/>
      <w:marRight w:val="0"/>
      <w:marTop w:val="0"/>
      <w:marBottom w:val="0"/>
      <w:divBdr>
        <w:top w:val="none" w:sz="0" w:space="0" w:color="auto"/>
        <w:left w:val="none" w:sz="0" w:space="0" w:color="auto"/>
        <w:bottom w:val="none" w:sz="0" w:space="0" w:color="auto"/>
        <w:right w:val="none" w:sz="0" w:space="0" w:color="auto"/>
      </w:divBdr>
    </w:div>
    <w:div w:id="471020210">
      <w:bodyDiv w:val="1"/>
      <w:marLeft w:val="0"/>
      <w:marRight w:val="0"/>
      <w:marTop w:val="0"/>
      <w:marBottom w:val="0"/>
      <w:divBdr>
        <w:top w:val="none" w:sz="0" w:space="0" w:color="auto"/>
        <w:left w:val="none" w:sz="0" w:space="0" w:color="auto"/>
        <w:bottom w:val="none" w:sz="0" w:space="0" w:color="auto"/>
        <w:right w:val="none" w:sz="0" w:space="0" w:color="auto"/>
      </w:divBdr>
    </w:div>
    <w:div w:id="471214620">
      <w:bodyDiv w:val="1"/>
      <w:marLeft w:val="0"/>
      <w:marRight w:val="0"/>
      <w:marTop w:val="0"/>
      <w:marBottom w:val="0"/>
      <w:divBdr>
        <w:top w:val="none" w:sz="0" w:space="0" w:color="auto"/>
        <w:left w:val="none" w:sz="0" w:space="0" w:color="auto"/>
        <w:bottom w:val="none" w:sz="0" w:space="0" w:color="auto"/>
        <w:right w:val="none" w:sz="0" w:space="0" w:color="auto"/>
      </w:divBdr>
    </w:div>
    <w:div w:id="471292235">
      <w:bodyDiv w:val="1"/>
      <w:marLeft w:val="0"/>
      <w:marRight w:val="0"/>
      <w:marTop w:val="0"/>
      <w:marBottom w:val="0"/>
      <w:divBdr>
        <w:top w:val="none" w:sz="0" w:space="0" w:color="auto"/>
        <w:left w:val="none" w:sz="0" w:space="0" w:color="auto"/>
        <w:bottom w:val="none" w:sz="0" w:space="0" w:color="auto"/>
        <w:right w:val="none" w:sz="0" w:space="0" w:color="auto"/>
      </w:divBdr>
    </w:div>
    <w:div w:id="471366884">
      <w:bodyDiv w:val="1"/>
      <w:marLeft w:val="0"/>
      <w:marRight w:val="0"/>
      <w:marTop w:val="0"/>
      <w:marBottom w:val="0"/>
      <w:divBdr>
        <w:top w:val="none" w:sz="0" w:space="0" w:color="auto"/>
        <w:left w:val="none" w:sz="0" w:space="0" w:color="auto"/>
        <w:bottom w:val="none" w:sz="0" w:space="0" w:color="auto"/>
        <w:right w:val="none" w:sz="0" w:space="0" w:color="auto"/>
      </w:divBdr>
    </w:div>
    <w:div w:id="471556214">
      <w:bodyDiv w:val="1"/>
      <w:marLeft w:val="0"/>
      <w:marRight w:val="0"/>
      <w:marTop w:val="0"/>
      <w:marBottom w:val="0"/>
      <w:divBdr>
        <w:top w:val="none" w:sz="0" w:space="0" w:color="auto"/>
        <w:left w:val="none" w:sz="0" w:space="0" w:color="auto"/>
        <w:bottom w:val="none" w:sz="0" w:space="0" w:color="auto"/>
        <w:right w:val="none" w:sz="0" w:space="0" w:color="auto"/>
      </w:divBdr>
    </w:div>
    <w:div w:id="471561240">
      <w:bodyDiv w:val="1"/>
      <w:marLeft w:val="0"/>
      <w:marRight w:val="0"/>
      <w:marTop w:val="0"/>
      <w:marBottom w:val="0"/>
      <w:divBdr>
        <w:top w:val="none" w:sz="0" w:space="0" w:color="auto"/>
        <w:left w:val="none" w:sz="0" w:space="0" w:color="auto"/>
        <w:bottom w:val="none" w:sz="0" w:space="0" w:color="auto"/>
        <w:right w:val="none" w:sz="0" w:space="0" w:color="auto"/>
      </w:divBdr>
    </w:div>
    <w:div w:id="471678426">
      <w:bodyDiv w:val="1"/>
      <w:marLeft w:val="0"/>
      <w:marRight w:val="0"/>
      <w:marTop w:val="0"/>
      <w:marBottom w:val="0"/>
      <w:divBdr>
        <w:top w:val="none" w:sz="0" w:space="0" w:color="auto"/>
        <w:left w:val="none" w:sz="0" w:space="0" w:color="auto"/>
        <w:bottom w:val="none" w:sz="0" w:space="0" w:color="auto"/>
        <w:right w:val="none" w:sz="0" w:space="0" w:color="auto"/>
      </w:divBdr>
    </w:div>
    <w:div w:id="471866230">
      <w:bodyDiv w:val="1"/>
      <w:marLeft w:val="0"/>
      <w:marRight w:val="0"/>
      <w:marTop w:val="0"/>
      <w:marBottom w:val="0"/>
      <w:divBdr>
        <w:top w:val="none" w:sz="0" w:space="0" w:color="auto"/>
        <w:left w:val="none" w:sz="0" w:space="0" w:color="auto"/>
        <w:bottom w:val="none" w:sz="0" w:space="0" w:color="auto"/>
        <w:right w:val="none" w:sz="0" w:space="0" w:color="auto"/>
      </w:divBdr>
    </w:div>
    <w:div w:id="472067508">
      <w:bodyDiv w:val="1"/>
      <w:marLeft w:val="0"/>
      <w:marRight w:val="0"/>
      <w:marTop w:val="0"/>
      <w:marBottom w:val="0"/>
      <w:divBdr>
        <w:top w:val="none" w:sz="0" w:space="0" w:color="auto"/>
        <w:left w:val="none" w:sz="0" w:space="0" w:color="auto"/>
        <w:bottom w:val="none" w:sz="0" w:space="0" w:color="auto"/>
        <w:right w:val="none" w:sz="0" w:space="0" w:color="auto"/>
      </w:divBdr>
    </w:div>
    <w:div w:id="472874187">
      <w:bodyDiv w:val="1"/>
      <w:marLeft w:val="0"/>
      <w:marRight w:val="0"/>
      <w:marTop w:val="0"/>
      <w:marBottom w:val="0"/>
      <w:divBdr>
        <w:top w:val="none" w:sz="0" w:space="0" w:color="auto"/>
        <w:left w:val="none" w:sz="0" w:space="0" w:color="auto"/>
        <w:bottom w:val="none" w:sz="0" w:space="0" w:color="auto"/>
        <w:right w:val="none" w:sz="0" w:space="0" w:color="auto"/>
      </w:divBdr>
    </w:div>
    <w:div w:id="472908068">
      <w:bodyDiv w:val="1"/>
      <w:marLeft w:val="0"/>
      <w:marRight w:val="0"/>
      <w:marTop w:val="0"/>
      <w:marBottom w:val="0"/>
      <w:divBdr>
        <w:top w:val="none" w:sz="0" w:space="0" w:color="auto"/>
        <w:left w:val="none" w:sz="0" w:space="0" w:color="auto"/>
        <w:bottom w:val="none" w:sz="0" w:space="0" w:color="auto"/>
        <w:right w:val="none" w:sz="0" w:space="0" w:color="auto"/>
      </w:divBdr>
    </w:div>
    <w:div w:id="472913540">
      <w:bodyDiv w:val="1"/>
      <w:marLeft w:val="0"/>
      <w:marRight w:val="0"/>
      <w:marTop w:val="0"/>
      <w:marBottom w:val="0"/>
      <w:divBdr>
        <w:top w:val="none" w:sz="0" w:space="0" w:color="auto"/>
        <w:left w:val="none" w:sz="0" w:space="0" w:color="auto"/>
        <w:bottom w:val="none" w:sz="0" w:space="0" w:color="auto"/>
        <w:right w:val="none" w:sz="0" w:space="0" w:color="auto"/>
      </w:divBdr>
    </w:div>
    <w:div w:id="473058770">
      <w:bodyDiv w:val="1"/>
      <w:marLeft w:val="0"/>
      <w:marRight w:val="0"/>
      <w:marTop w:val="0"/>
      <w:marBottom w:val="0"/>
      <w:divBdr>
        <w:top w:val="none" w:sz="0" w:space="0" w:color="auto"/>
        <w:left w:val="none" w:sz="0" w:space="0" w:color="auto"/>
        <w:bottom w:val="none" w:sz="0" w:space="0" w:color="auto"/>
        <w:right w:val="none" w:sz="0" w:space="0" w:color="auto"/>
      </w:divBdr>
    </w:div>
    <w:div w:id="473182728">
      <w:bodyDiv w:val="1"/>
      <w:marLeft w:val="0"/>
      <w:marRight w:val="0"/>
      <w:marTop w:val="0"/>
      <w:marBottom w:val="0"/>
      <w:divBdr>
        <w:top w:val="none" w:sz="0" w:space="0" w:color="auto"/>
        <w:left w:val="none" w:sz="0" w:space="0" w:color="auto"/>
        <w:bottom w:val="none" w:sz="0" w:space="0" w:color="auto"/>
        <w:right w:val="none" w:sz="0" w:space="0" w:color="auto"/>
      </w:divBdr>
    </w:div>
    <w:div w:id="473255201">
      <w:bodyDiv w:val="1"/>
      <w:marLeft w:val="0"/>
      <w:marRight w:val="0"/>
      <w:marTop w:val="0"/>
      <w:marBottom w:val="0"/>
      <w:divBdr>
        <w:top w:val="none" w:sz="0" w:space="0" w:color="auto"/>
        <w:left w:val="none" w:sz="0" w:space="0" w:color="auto"/>
        <w:bottom w:val="none" w:sz="0" w:space="0" w:color="auto"/>
        <w:right w:val="none" w:sz="0" w:space="0" w:color="auto"/>
      </w:divBdr>
    </w:div>
    <w:div w:id="473331919">
      <w:bodyDiv w:val="1"/>
      <w:marLeft w:val="0"/>
      <w:marRight w:val="0"/>
      <w:marTop w:val="0"/>
      <w:marBottom w:val="0"/>
      <w:divBdr>
        <w:top w:val="none" w:sz="0" w:space="0" w:color="auto"/>
        <w:left w:val="none" w:sz="0" w:space="0" w:color="auto"/>
        <w:bottom w:val="none" w:sz="0" w:space="0" w:color="auto"/>
        <w:right w:val="none" w:sz="0" w:space="0" w:color="auto"/>
      </w:divBdr>
    </w:div>
    <w:div w:id="473375455">
      <w:bodyDiv w:val="1"/>
      <w:marLeft w:val="0"/>
      <w:marRight w:val="0"/>
      <w:marTop w:val="0"/>
      <w:marBottom w:val="0"/>
      <w:divBdr>
        <w:top w:val="none" w:sz="0" w:space="0" w:color="auto"/>
        <w:left w:val="none" w:sz="0" w:space="0" w:color="auto"/>
        <w:bottom w:val="none" w:sz="0" w:space="0" w:color="auto"/>
        <w:right w:val="none" w:sz="0" w:space="0" w:color="auto"/>
      </w:divBdr>
    </w:div>
    <w:div w:id="473447053">
      <w:bodyDiv w:val="1"/>
      <w:marLeft w:val="0"/>
      <w:marRight w:val="0"/>
      <w:marTop w:val="0"/>
      <w:marBottom w:val="0"/>
      <w:divBdr>
        <w:top w:val="none" w:sz="0" w:space="0" w:color="auto"/>
        <w:left w:val="none" w:sz="0" w:space="0" w:color="auto"/>
        <w:bottom w:val="none" w:sz="0" w:space="0" w:color="auto"/>
        <w:right w:val="none" w:sz="0" w:space="0" w:color="auto"/>
      </w:divBdr>
    </w:div>
    <w:div w:id="473525035">
      <w:bodyDiv w:val="1"/>
      <w:marLeft w:val="0"/>
      <w:marRight w:val="0"/>
      <w:marTop w:val="0"/>
      <w:marBottom w:val="0"/>
      <w:divBdr>
        <w:top w:val="none" w:sz="0" w:space="0" w:color="auto"/>
        <w:left w:val="none" w:sz="0" w:space="0" w:color="auto"/>
        <w:bottom w:val="none" w:sz="0" w:space="0" w:color="auto"/>
        <w:right w:val="none" w:sz="0" w:space="0" w:color="auto"/>
      </w:divBdr>
    </w:div>
    <w:div w:id="473912061">
      <w:bodyDiv w:val="1"/>
      <w:marLeft w:val="0"/>
      <w:marRight w:val="0"/>
      <w:marTop w:val="0"/>
      <w:marBottom w:val="0"/>
      <w:divBdr>
        <w:top w:val="none" w:sz="0" w:space="0" w:color="auto"/>
        <w:left w:val="none" w:sz="0" w:space="0" w:color="auto"/>
        <w:bottom w:val="none" w:sz="0" w:space="0" w:color="auto"/>
        <w:right w:val="none" w:sz="0" w:space="0" w:color="auto"/>
      </w:divBdr>
    </w:div>
    <w:div w:id="474030121">
      <w:bodyDiv w:val="1"/>
      <w:marLeft w:val="0"/>
      <w:marRight w:val="0"/>
      <w:marTop w:val="0"/>
      <w:marBottom w:val="0"/>
      <w:divBdr>
        <w:top w:val="none" w:sz="0" w:space="0" w:color="auto"/>
        <w:left w:val="none" w:sz="0" w:space="0" w:color="auto"/>
        <w:bottom w:val="none" w:sz="0" w:space="0" w:color="auto"/>
        <w:right w:val="none" w:sz="0" w:space="0" w:color="auto"/>
      </w:divBdr>
    </w:div>
    <w:div w:id="474034581">
      <w:bodyDiv w:val="1"/>
      <w:marLeft w:val="0"/>
      <w:marRight w:val="0"/>
      <w:marTop w:val="0"/>
      <w:marBottom w:val="0"/>
      <w:divBdr>
        <w:top w:val="none" w:sz="0" w:space="0" w:color="auto"/>
        <w:left w:val="none" w:sz="0" w:space="0" w:color="auto"/>
        <w:bottom w:val="none" w:sz="0" w:space="0" w:color="auto"/>
        <w:right w:val="none" w:sz="0" w:space="0" w:color="auto"/>
      </w:divBdr>
    </w:div>
    <w:div w:id="474183128">
      <w:bodyDiv w:val="1"/>
      <w:marLeft w:val="0"/>
      <w:marRight w:val="0"/>
      <w:marTop w:val="0"/>
      <w:marBottom w:val="0"/>
      <w:divBdr>
        <w:top w:val="none" w:sz="0" w:space="0" w:color="auto"/>
        <w:left w:val="none" w:sz="0" w:space="0" w:color="auto"/>
        <w:bottom w:val="none" w:sz="0" w:space="0" w:color="auto"/>
        <w:right w:val="none" w:sz="0" w:space="0" w:color="auto"/>
      </w:divBdr>
    </w:div>
    <w:div w:id="474298137">
      <w:bodyDiv w:val="1"/>
      <w:marLeft w:val="0"/>
      <w:marRight w:val="0"/>
      <w:marTop w:val="0"/>
      <w:marBottom w:val="0"/>
      <w:divBdr>
        <w:top w:val="none" w:sz="0" w:space="0" w:color="auto"/>
        <w:left w:val="none" w:sz="0" w:space="0" w:color="auto"/>
        <w:bottom w:val="none" w:sz="0" w:space="0" w:color="auto"/>
        <w:right w:val="none" w:sz="0" w:space="0" w:color="auto"/>
      </w:divBdr>
    </w:div>
    <w:div w:id="474568747">
      <w:bodyDiv w:val="1"/>
      <w:marLeft w:val="0"/>
      <w:marRight w:val="0"/>
      <w:marTop w:val="0"/>
      <w:marBottom w:val="0"/>
      <w:divBdr>
        <w:top w:val="none" w:sz="0" w:space="0" w:color="auto"/>
        <w:left w:val="none" w:sz="0" w:space="0" w:color="auto"/>
        <w:bottom w:val="none" w:sz="0" w:space="0" w:color="auto"/>
        <w:right w:val="none" w:sz="0" w:space="0" w:color="auto"/>
      </w:divBdr>
    </w:div>
    <w:div w:id="474763380">
      <w:bodyDiv w:val="1"/>
      <w:marLeft w:val="0"/>
      <w:marRight w:val="0"/>
      <w:marTop w:val="0"/>
      <w:marBottom w:val="0"/>
      <w:divBdr>
        <w:top w:val="none" w:sz="0" w:space="0" w:color="auto"/>
        <w:left w:val="none" w:sz="0" w:space="0" w:color="auto"/>
        <w:bottom w:val="none" w:sz="0" w:space="0" w:color="auto"/>
        <w:right w:val="none" w:sz="0" w:space="0" w:color="auto"/>
      </w:divBdr>
    </w:div>
    <w:div w:id="474764183">
      <w:bodyDiv w:val="1"/>
      <w:marLeft w:val="0"/>
      <w:marRight w:val="0"/>
      <w:marTop w:val="0"/>
      <w:marBottom w:val="0"/>
      <w:divBdr>
        <w:top w:val="none" w:sz="0" w:space="0" w:color="auto"/>
        <w:left w:val="none" w:sz="0" w:space="0" w:color="auto"/>
        <w:bottom w:val="none" w:sz="0" w:space="0" w:color="auto"/>
        <w:right w:val="none" w:sz="0" w:space="0" w:color="auto"/>
      </w:divBdr>
    </w:div>
    <w:div w:id="474835236">
      <w:bodyDiv w:val="1"/>
      <w:marLeft w:val="0"/>
      <w:marRight w:val="0"/>
      <w:marTop w:val="0"/>
      <w:marBottom w:val="0"/>
      <w:divBdr>
        <w:top w:val="none" w:sz="0" w:space="0" w:color="auto"/>
        <w:left w:val="none" w:sz="0" w:space="0" w:color="auto"/>
        <w:bottom w:val="none" w:sz="0" w:space="0" w:color="auto"/>
        <w:right w:val="none" w:sz="0" w:space="0" w:color="auto"/>
      </w:divBdr>
    </w:div>
    <w:div w:id="474837156">
      <w:bodyDiv w:val="1"/>
      <w:marLeft w:val="0"/>
      <w:marRight w:val="0"/>
      <w:marTop w:val="0"/>
      <w:marBottom w:val="0"/>
      <w:divBdr>
        <w:top w:val="none" w:sz="0" w:space="0" w:color="auto"/>
        <w:left w:val="none" w:sz="0" w:space="0" w:color="auto"/>
        <w:bottom w:val="none" w:sz="0" w:space="0" w:color="auto"/>
        <w:right w:val="none" w:sz="0" w:space="0" w:color="auto"/>
      </w:divBdr>
    </w:div>
    <w:div w:id="474957057">
      <w:bodyDiv w:val="1"/>
      <w:marLeft w:val="0"/>
      <w:marRight w:val="0"/>
      <w:marTop w:val="0"/>
      <w:marBottom w:val="0"/>
      <w:divBdr>
        <w:top w:val="none" w:sz="0" w:space="0" w:color="auto"/>
        <w:left w:val="none" w:sz="0" w:space="0" w:color="auto"/>
        <w:bottom w:val="none" w:sz="0" w:space="0" w:color="auto"/>
        <w:right w:val="none" w:sz="0" w:space="0" w:color="auto"/>
      </w:divBdr>
    </w:div>
    <w:div w:id="475267555">
      <w:bodyDiv w:val="1"/>
      <w:marLeft w:val="0"/>
      <w:marRight w:val="0"/>
      <w:marTop w:val="0"/>
      <w:marBottom w:val="0"/>
      <w:divBdr>
        <w:top w:val="none" w:sz="0" w:space="0" w:color="auto"/>
        <w:left w:val="none" w:sz="0" w:space="0" w:color="auto"/>
        <w:bottom w:val="none" w:sz="0" w:space="0" w:color="auto"/>
        <w:right w:val="none" w:sz="0" w:space="0" w:color="auto"/>
      </w:divBdr>
    </w:div>
    <w:div w:id="475299092">
      <w:bodyDiv w:val="1"/>
      <w:marLeft w:val="0"/>
      <w:marRight w:val="0"/>
      <w:marTop w:val="0"/>
      <w:marBottom w:val="0"/>
      <w:divBdr>
        <w:top w:val="none" w:sz="0" w:space="0" w:color="auto"/>
        <w:left w:val="none" w:sz="0" w:space="0" w:color="auto"/>
        <w:bottom w:val="none" w:sz="0" w:space="0" w:color="auto"/>
        <w:right w:val="none" w:sz="0" w:space="0" w:color="auto"/>
      </w:divBdr>
    </w:div>
    <w:div w:id="475415013">
      <w:bodyDiv w:val="1"/>
      <w:marLeft w:val="0"/>
      <w:marRight w:val="0"/>
      <w:marTop w:val="0"/>
      <w:marBottom w:val="0"/>
      <w:divBdr>
        <w:top w:val="none" w:sz="0" w:space="0" w:color="auto"/>
        <w:left w:val="none" w:sz="0" w:space="0" w:color="auto"/>
        <w:bottom w:val="none" w:sz="0" w:space="0" w:color="auto"/>
        <w:right w:val="none" w:sz="0" w:space="0" w:color="auto"/>
      </w:divBdr>
    </w:div>
    <w:div w:id="475494464">
      <w:bodyDiv w:val="1"/>
      <w:marLeft w:val="0"/>
      <w:marRight w:val="0"/>
      <w:marTop w:val="0"/>
      <w:marBottom w:val="0"/>
      <w:divBdr>
        <w:top w:val="none" w:sz="0" w:space="0" w:color="auto"/>
        <w:left w:val="none" w:sz="0" w:space="0" w:color="auto"/>
        <w:bottom w:val="none" w:sz="0" w:space="0" w:color="auto"/>
        <w:right w:val="none" w:sz="0" w:space="0" w:color="auto"/>
      </w:divBdr>
    </w:div>
    <w:div w:id="475534082">
      <w:bodyDiv w:val="1"/>
      <w:marLeft w:val="0"/>
      <w:marRight w:val="0"/>
      <w:marTop w:val="0"/>
      <w:marBottom w:val="0"/>
      <w:divBdr>
        <w:top w:val="none" w:sz="0" w:space="0" w:color="auto"/>
        <w:left w:val="none" w:sz="0" w:space="0" w:color="auto"/>
        <w:bottom w:val="none" w:sz="0" w:space="0" w:color="auto"/>
        <w:right w:val="none" w:sz="0" w:space="0" w:color="auto"/>
      </w:divBdr>
    </w:div>
    <w:div w:id="475679920">
      <w:bodyDiv w:val="1"/>
      <w:marLeft w:val="0"/>
      <w:marRight w:val="0"/>
      <w:marTop w:val="0"/>
      <w:marBottom w:val="0"/>
      <w:divBdr>
        <w:top w:val="none" w:sz="0" w:space="0" w:color="auto"/>
        <w:left w:val="none" w:sz="0" w:space="0" w:color="auto"/>
        <w:bottom w:val="none" w:sz="0" w:space="0" w:color="auto"/>
        <w:right w:val="none" w:sz="0" w:space="0" w:color="auto"/>
      </w:divBdr>
    </w:div>
    <w:div w:id="475924445">
      <w:bodyDiv w:val="1"/>
      <w:marLeft w:val="0"/>
      <w:marRight w:val="0"/>
      <w:marTop w:val="0"/>
      <w:marBottom w:val="0"/>
      <w:divBdr>
        <w:top w:val="none" w:sz="0" w:space="0" w:color="auto"/>
        <w:left w:val="none" w:sz="0" w:space="0" w:color="auto"/>
        <w:bottom w:val="none" w:sz="0" w:space="0" w:color="auto"/>
        <w:right w:val="none" w:sz="0" w:space="0" w:color="auto"/>
      </w:divBdr>
    </w:div>
    <w:div w:id="475949071">
      <w:bodyDiv w:val="1"/>
      <w:marLeft w:val="0"/>
      <w:marRight w:val="0"/>
      <w:marTop w:val="0"/>
      <w:marBottom w:val="0"/>
      <w:divBdr>
        <w:top w:val="none" w:sz="0" w:space="0" w:color="auto"/>
        <w:left w:val="none" w:sz="0" w:space="0" w:color="auto"/>
        <w:bottom w:val="none" w:sz="0" w:space="0" w:color="auto"/>
        <w:right w:val="none" w:sz="0" w:space="0" w:color="auto"/>
      </w:divBdr>
    </w:div>
    <w:div w:id="476335179">
      <w:bodyDiv w:val="1"/>
      <w:marLeft w:val="0"/>
      <w:marRight w:val="0"/>
      <w:marTop w:val="0"/>
      <w:marBottom w:val="0"/>
      <w:divBdr>
        <w:top w:val="none" w:sz="0" w:space="0" w:color="auto"/>
        <w:left w:val="none" w:sz="0" w:space="0" w:color="auto"/>
        <w:bottom w:val="none" w:sz="0" w:space="0" w:color="auto"/>
        <w:right w:val="none" w:sz="0" w:space="0" w:color="auto"/>
      </w:divBdr>
    </w:div>
    <w:div w:id="476339384">
      <w:bodyDiv w:val="1"/>
      <w:marLeft w:val="0"/>
      <w:marRight w:val="0"/>
      <w:marTop w:val="0"/>
      <w:marBottom w:val="0"/>
      <w:divBdr>
        <w:top w:val="none" w:sz="0" w:space="0" w:color="auto"/>
        <w:left w:val="none" w:sz="0" w:space="0" w:color="auto"/>
        <w:bottom w:val="none" w:sz="0" w:space="0" w:color="auto"/>
        <w:right w:val="none" w:sz="0" w:space="0" w:color="auto"/>
      </w:divBdr>
    </w:div>
    <w:div w:id="476578022">
      <w:bodyDiv w:val="1"/>
      <w:marLeft w:val="0"/>
      <w:marRight w:val="0"/>
      <w:marTop w:val="0"/>
      <w:marBottom w:val="0"/>
      <w:divBdr>
        <w:top w:val="none" w:sz="0" w:space="0" w:color="auto"/>
        <w:left w:val="none" w:sz="0" w:space="0" w:color="auto"/>
        <w:bottom w:val="none" w:sz="0" w:space="0" w:color="auto"/>
        <w:right w:val="none" w:sz="0" w:space="0" w:color="auto"/>
      </w:divBdr>
    </w:div>
    <w:div w:id="476604789">
      <w:bodyDiv w:val="1"/>
      <w:marLeft w:val="0"/>
      <w:marRight w:val="0"/>
      <w:marTop w:val="0"/>
      <w:marBottom w:val="0"/>
      <w:divBdr>
        <w:top w:val="none" w:sz="0" w:space="0" w:color="auto"/>
        <w:left w:val="none" w:sz="0" w:space="0" w:color="auto"/>
        <w:bottom w:val="none" w:sz="0" w:space="0" w:color="auto"/>
        <w:right w:val="none" w:sz="0" w:space="0" w:color="auto"/>
      </w:divBdr>
    </w:div>
    <w:div w:id="476608444">
      <w:bodyDiv w:val="1"/>
      <w:marLeft w:val="0"/>
      <w:marRight w:val="0"/>
      <w:marTop w:val="0"/>
      <w:marBottom w:val="0"/>
      <w:divBdr>
        <w:top w:val="none" w:sz="0" w:space="0" w:color="auto"/>
        <w:left w:val="none" w:sz="0" w:space="0" w:color="auto"/>
        <w:bottom w:val="none" w:sz="0" w:space="0" w:color="auto"/>
        <w:right w:val="none" w:sz="0" w:space="0" w:color="auto"/>
      </w:divBdr>
    </w:div>
    <w:div w:id="476729116">
      <w:bodyDiv w:val="1"/>
      <w:marLeft w:val="0"/>
      <w:marRight w:val="0"/>
      <w:marTop w:val="0"/>
      <w:marBottom w:val="0"/>
      <w:divBdr>
        <w:top w:val="none" w:sz="0" w:space="0" w:color="auto"/>
        <w:left w:val="none" w:sz="0" w:space="0" w:color="auto"/>
        <w:bottom w:val="none" w:sz="0" w:space="0" w:color="auto"/>
        <w:right w:val="none" w:sz="0" w:space="0" w:color="auto"/>
      </w:divBdr>
    </w:div>
    <w:div w:id="476916321">
      <w:bodyDiv w:val="1"/>
      <w:marLeft w:val="0"/>
      <w:marRight w:val="0"/>
      <w:marTop w:val="0"/>
      <w:marBottom w:val="0"/>
      <w:divBdr>
        <w:top w:val="none" w:sz="0" w:space="0" w:color="auto"/>
        <w:left w:val="none" w:sz="0" w:space="0" w:color="auto"/>
        <w:bottom w:val="none" w:sz="0" w:space="0" w:color="auto"/>
        <w:right w:val="none" w:sz="0" w:space="0" w:color="auto"/>
      </w:divBdr>
    </w:div>
    <w:div w:id="477040054">
      <w:bodyDiv w:val="1"/>
      <w:marLeft w:val="0"/>
      <w:marRight w:val="0"/>
      <w:marTop w:val="0"/>
      <w:marBottom w:val="0"/>
      <w:divBdr>
        <w:top w:val="none" w:sz="0" w:space="0" w:color="auto"/>
        <w:left w:val="none" w:sz="0" w:space="0" w:color="auto"/>
        <w:bottom w:val="none" w:sz="0" w:space="0" w:color="auto"/>
        <w:right w:val="none" w:sz="0" w:space="0" w:color="auto"/>
      </w:divBdr>
    </w:div>
    <w:div w:id="477041908">
      <w:bodyDiv w:val="1"/>
      <w:marLeft w:val="0"/>
      <w:marRight w:val="0"/>
      <w:marTop w:val="0"/>
      <w:marBottom w:val="0"/>
      <w:divBdr>
        <w:top w:val="none" w:sz="0" w:space="0" w:color="auto"/>
        <w:left w:val="none" w:sz="0" w:space="0" w:color="auto"/>
        <w:bottom w:val="none" w:sz="0" w:space="0" w:color="auto"/>
        <w:right w:val="none" w:sz="0" w:space="0" w:color="auto"/>
      </w:divBdr>
    </w:div>
    <w:div w:id="477191083">
      <w:bodyDiv w:val="1"/>
      <w:marLeft w:val="0"/>
      <w:marRight w:val="0"/>
      <w:marTop w:val="0"/>
      <w:marBottom w:val="0"/>
      <w:divBdr>
        <w:top w:val="none" w:sz="0" w:space="0" w:color="auto"/>
        <w:left w:val="none" w:sz="0" w:space="0" w:color="auto"/>
        <w:bottom w:val="none" w:sz="0" w:space="0" w:color="auto"/>
        <w:right w:val="none" w:sz="0" w:space="0" w:color="auto"/>
      </w:divBdr>
    </w:div>
    <w:div w:id="477458227">
      <w:bodyDiv w:val="1"/>
      <w:marLeft w:val="0"/>
      <w:marRight w:val="0"/>
      <w:marTop w:val="0"/>
      <w:marBottom w:val="0"/>
      <w:divBdr>
        <w:top w:val="none" w:sz="0" w:space="0" w:color="auto"/>
        <w:left w:val="none" w:sz="0" w:space="0" w:color="auto"/>
        <w:bottom w:val="none" w:sz="0" w:space="0" w:color="auto"/>
        <w:right w:val="none" w:sz="0" w:space="0" w:color="auto"/>
      </w:divBdr>
    </w:div>
    <w:div w:id="477646397">
      <w:bodyDiv w:val="1"/>
      <w:marLeft w:val="0"/>
      <w:marRight w:val="0"/>
      <w:marTop w:val="0"/>
      <w:marBottom w:val="0"/>
      <w:divBdr>
        <w:top w:val="none" w:sz="0" w:space="0" w:color="auto"/>
        <w:left w:val="none" w:sz="0" w:space="0" w:color="auto"/>
        <w:bottom w:val="none" w:sz="0" w:space="0" w:color="auto"/>
        <w:right w:val="none" w:sz="0" w:space="0" w:color="auto"/>
      </w:divBdr>
    </w:div>
    <w:div w:id="477766150">
      <w:bodyDiv w:val="1"/>
      <w:marLeft w:val="0"/>
      <w:marRight w:val="0"/>
      <w:marTop w:val="0"/>
      <w:marBottom w:val="0"/>
      <w:divBdr>
        <w:top w:val="none" w:sz="0" w:space="0" w:color="auto"/>
        <w:left w:val="none" w:sz="0" w:space="0" w:color="auto"/>
        <w:bottom w:val="none" w:sz="0" w:space="0" w:color="auto"/>
        <w:right w:val="none" w:sz="0" w:space="0" w:color="auto"/>
      </w:divBdr>
    </w:div>
    <w:div w:id="477768079">
      <w:bodyDiv w:val="1"/>
      <w:marLeft w:val="0"/>
      <w:marRight w:val="0"/>
      <w:marTop w:val="0"/>
      <w:marBottom w:val="0"/>
      <w:divBdr>
        <w:top w:val="none" w:sz="0" w:space="0" w:color="auto"/>
        <w:left w:val="none" w:sz="0" w:space="0" w:color="auto"/>
        <w:bottom w:val="none" w:sz="0" w:space="0" w:color="auto"/>
        <w:right w:val="none" w:sz="0" w:space="0" w:color="auto"/>
      </w:divBdr>
    </w:div>
    <w:div w:id="477959639">
      <w:bodyDiv w:val="1"/>
      <w:marLeft w:val="0"/>
      <w:marRight w:val="0"/>
      <w:marTop w:val="0"/>
      <w:marBottom w:val="0"/>
      <w:divBdr>
        <w:top w:val="none" w:sz="0" w:space="0" w:color="auto"/>
        <w:left w:val="none" w:sz="0" w:space="0" w:color="auto"/>
        <w:bottom w:val="none" w:sz="0" w:space="0" w:color="auto"/>
        <w:right w:val="none" w:sz="0" w:space="0" w:color="auto"/>
      </w:divBdr>
    </w:div>
    <w:div w:id="478379252">
      <w:bodyDiv w:val="1"/>
      <w:marLeft w:val="0"/>
      <w:marRight w:val="0"/>
      <w:marTop w:val="0"/>
      <w:marBottom w:val="0"/>
      <w:divBdr>
        <w:top w:val="none" w:sz="0" w:space="0" w:color="auto"/>
        <w:left w:val="none" w:sz="0" w:space="0" w:color="auto"/>
        <w:bottom w:val="none" w:sz="0" w:space="0" w:color="auto"/>
        <w:right w:val="none" w:sz="0" w:space="0" w:color="auto"/>
      </w:divBdr>
    </w:div>
    <w:div w:id="478503211">
      <w:bodyDiv w:val="1"/>
      <w:marLeft w:val="0"/>
      <w:marRight w:val="0"/>
      <w:marTop w:val="0"/>
      <w:marBottom w:val="0"/>
      <w:divBdr>
        <w:top w:val="none" w:sz="0" w:space="0" w:color="auto"/>
        <w:left w:val="none" w:sz="0" w:space="0" w:color="auto"/>
        <w:bottom w:val="none" w:sz="0" w:space="0" w:color="auto"/>
        <w:right w:val="none" w:sz="0" w:space="0" w:color="auto"/>
      </w:divBdr>
    </w:div>
    <w:div w:id="478688942">
      <w:bodyDiv w:val="1"/>
      <w:marLeft w:val="0"/>
      <w:marRight w:val="0"/>
      <w:marTop w:val="0"/>
      <w:marBottom w:val="0"/>
      <w:divBdr>
        <w:top w:val="none" w:sz="0" w:space="0" w:color="auto"/>
        <w:left w:val="none" w:sz="0" w:space="0" w:color="auto"/>
        <w:bottom w:val="none" w:sz="0" w:space="0" w:color="auto"/>
        <w:right w:val="none" w:sz="0" w:space="0" w:color="auto"/>
      </w:divBdr>
    </w:div>
    <w:div w:id="478812815">
      <w:bodyDiv w:val="1"/>
      <w:marLeft w:val="0"/>
      <w:marRight w:val="0"/>
      <w:marTop w:val="0"/>
      <w:marBottom w:val="0"/>
      <w:divBdr>
        <w:top w:val="none" w:sz="0" w:space="0" w:color="auto"/>
        <w:left w:val="none" w:sz="0" w:space="0" w:color="auto"/>
        <w:bottom w:val="none" w:sz="0" w:space="0" w:color="auto"/>
        <w:right w:val="none" w:sz="0" w:space="0" w:color="auto"/>
      </w:divBdr>
    </w:div>
    <w:div w:id="478886838">
      <w:bodyDiv w:val="1"/>
      <w:marLeft w:val="0"/>
      <w:marRight w:val="0"/>
      <w:marTop w:val="0"/>
      <w:marBottom w:val="0"/>
      <w:divBdr>
        <w:top w:val="none" w:sz="0" w:space="0" w:color="auto"/>
        <w:left w:val="none" w:sz="0" w:space="0" w:color="auto"/>
        <w:bottom w:val="none" w:sz="0" w:space="0" w:color="auto"/>
        <w:right w:val="none" w:sz="0" w:space="0" w:color="auto"/>
      </w:divBdr>
    </w:div>
    <w:div w:id="479270646">
      <w:bodyDiv w:val="1"/>
      <w:marLeft w:val="0"/>
      <w:marRight w:val="0"/>
      <w:marTop w:val="0"/>
      <w:marBottom w:val="0"/>
      <w:divBdr>
        <w:top w:val="none" w:sz="0" w:space="0" w:color="auto"/>
        <w:left w:val="none" w:sz="0" w:space="0" w:color="auto"/>
        <w:bottom w:val="none" w:sz="0" w:space="0" w:color="auto"/>
        <w:right w:val="none" w:sz="0" w:space="0" w:color="auto"/>
      </w:divBdr>
    </w:div>
    <w:div w:id="479271646">
      <w:bodyDiv w:val="1"/>
      <w:marLeft w:val="0"/>
      <w:marRight w:val="0"/>
      <w:marTop w:val="0"/>
      <w:marBottom w:val="0"/>
      <w:divBdr>
        <w:top w:val="none" w:sz="0" w:space="0" w:color="auto"/>
        <w:left w:val="none" w:sz="0" w:space="0" w:color="auto"/>
        <w:bottom w:val="none" w:sz="0" w:space="0" w:color="auto"/>
        <w:right w:val="none" w:sz="0" w:space="0" w:color="auto"/>
      </w:divBdr>
    </w:div>
    <w:div w:id="479422537">
      <w:bodyDiv w:val="1"/>
      <w:marLeft w:val="0"/>
      <w:marRight w:val="0"/>
      <w:marTop w:val="0"/>
      <w:marBottom w:val="0"/>
      <w:divBdr>
        <w:top w:val="none" w:sz="0" w:space="0" w:color="auto"/>
        <w:left w:val="none" w:sz="0" w:space="0" w:color="auto"/>
        <w:bottom w:val="none" w:sz="0" w:space="0" w:color="auto"/>
        <w:right w:val="none" w:sz="0" w:space="0" w:color="auto"/>
      </w:divBdr>
    </w:div>
    <w:div w:id="479612283">
      <w:bodyDiv w:val="1"/>
      <w:marLeft w:val="0"/>
      <w:marRight w:val="0"/>
      <w:marTop w:val="0"/>
      <w:marBottom w:val="0"/>
      <w:divBdr>
        <w:top w:val="none" w:sz="0" w:space="0" w:color="auto"/>
        <w:left w:val="none" w:sz="0" w:space="0" w:color="auto"/>
        <w:bottom w:val="none" w:sz="0" w:space="0" w:color="auto"/>
        <w:right w:val="none" w:sz="0" w:space="0" w:color="auto"/>
      </w:divBdr>
    </w:div>
    <w:div w:id="479662840">
      <w:bodyDiv w:val="1"/>
      <w:marLeft w:val="0"/>
      <w:marRight w:val="0"/>
      <w:marTop w:val="0"/>
      <w:marBottom w:val="0"/>
      <w:divBdr>
        <w:top w:val="none" w:sz="0" w:space="0" w:color="auto"/>
        <w:left w:val="none" w:sz="0" w:space="0" w:color="auto"/>
        <w:bottom w:val="none" w:sz="0" w:space="0" w:color="auto"/>
        <w:right w:val="none" w:sz="0" w:space="0" w:color="auto"/>
      </w:divBdr>
    </w:div>
    <w:div w:id="479810577">
      <w:bodyDiv w:val="1"/>
      <w:marLeft w:val="0"/>
      <w:marRight w:val="0"/>
      <w:marTop w:val="0"/>
      <w:marBottom w:val="0"/>
      <w:divBdr>
        <w:top w:val="none" w:sz="0" w:space="0" w:color="auto"/>
        <w:left w:val="none" w:sz="0" w:space="0" w:color="auto"/>
        <w:bottom w:val="none" w:sz="0" w:space="0" w:color="auto"/>
        <w:right w:val="none" w:sz="0" w:space="0" w:color="auto"/>
      </w:divBdr>
    </w:div>
    <w:div w:id="479813710">
      <w:bodyDiv w:val="1"/>
      <w:marLeft w:val="0"/>
      <w:marRight w:val="0"/>
      <w:marTop w:val="0"/>
      <w:marBottom w:val="0"/>
      <w:divBdr>
        <w:top w:val="none" w:sz="0" w:space="0" w:color="auto"/>
        <w:left w:val="none" w:sz="0" w:space="0" w:color="auto"/>
        <w:bottom w:val="none" w:sz="0" w:space="0" w:color="auto"/>
        <w:right w:val="none" w:sz="0" w:space="0" w:color="auto"/>
      </w:divBdr>
    </w:div>
    <w:div w:id="479924221">
      <w:bodyDiv w:val="1"/>
      <w:marLeft w:val="0"/>
      <w:marRight w:val="0"/>
      <w:marTop w:val="0"/>
      <w:marBottom w:val="0"/>
      <w:divBdr>
        <w:top w:val="none" w:sz="0" w:space="0" w:color="auto"/>
        <w:left w:val="none" w:sz="0" w:space="0" w:color="auto"/>
        <w:bottom w:val="none" w:sz="0" w:space="0" w:color="auto"/>
        <w:right w:val="none" w:sz="0" w:space="0" w:color="auto"/>
      </w:divBdr>
    </w:div>
    <w:div w:id="480073618">
      <w:bodyDiv w:val="1"/>
      <w:marLeft w:val="0"/>
      <w:marRight w:val="0"/>
      <w:marTop w:val="0"/>
      <w:marBottom w:val="0"/>
      <w:divBdr>
        <w:top w:val="none" w:sz="0" w:space="0" w:color="auto"/>
        <w:left w:val="none" w:sz="0" w:space="0" w:color="auto"/>
        <w:bottom w:val="none" w:sz="0" w:space="0" w:color="auto"/>
        <w:right w:val="none" w:sz="0" w:space="0" w:color="auto"/>
      </w:divBdr>
    </w:div>
    <w:div w:id="480125120">
      <w:bodyDiv w:val="1"/>
      <w:marLeft w:val="0"/>
      <w:marRight w:val="0"/>
      <w:marTop w:val="0"/>
      <w:marBottom w:val="0"/>
      <w:divBdr>
        <w:top w:val="none" w:sz="0" w:space="0" w:color="auto"/>
        <w:left w:val="none" w:sz="0" w:space="0" w:color="auto"/>
        <w:bottom w:val="none" w:sz="0" w:space="0" w:color="auto"/>
        <w:right w:val="none" w:sz="0" w:space="0" w:color="auto"/>
      </w:divBdr>
    </w:div>
    <w:div w:id="480580888">
      <w:bodyDiv w:val="1"/>
      <w:marLeft w:val="0"/>
      <w:marRight w:val="0"/>
      <w:marTop w:val="0"/>
      <w:marBottom w:val="0"/>
      <w:divBdr>
        <w:top w:val="none" w:sz="0" w:space="0" w:color="auto"/>
        <w:left w:val="none" w:sz="0" w:space="0" w:color="auto"/>
        <w:bottom w:val="none" w:sz="0" w:space="0" w:color="auto"/>
        <w:right w:val="none" w:sz="0" w:space="0" w:color="auto"/>
      </w:divBdr>
    </w:div>
    <w:div w:id="480662215">
      <w:bodyDiv w:val="1"/>
      <w:marLeft w:val="0"/>
      <w:marRight w:val="0"/>
      <w:marTop w:val="0"/>
      <w:marBottom w:val="0"/>
      <w:divBdr>
        <w:top w:val="none" w:sz="0" w:space="0" w:color="auto"/>
        <w:left w:val="none" w:sz="0" w:space="0" w:color="auto"/>
        <w:bottom w:val="none" w:sz="0" w:space="0" w:color="auto"/>
        <w:right w:val="none" w:sz="0" w:space="0" w:color="auto"/>
      </w:divBdr>
    </w:div>
    <w:div w:id="480663049">
      <w:bodyDiv w:val="1"/>
      <w:marLeft w:val="0"/>
      <w:marRight w:val="0"/>
      <w:marTop w:val="0"/>
      <w:marBottom w:val="0"/>
      <w:divBdr>
        <w:top w:val="none" w:sz="0" w:space="0" w:color="auto"/>
        <w:left w:val="none" w:sz="0" w:space="0" w:color="auto"/>
        <w:bottom w:val="none" w:sz="0" w:space="0" w:color="auto"/>
        <w:right w:val="none" w:sz="0" w:space="0" w:color="auto"/>
      </w:divBdr>
    </w:div>
    <w:div w:id="480849744">
      <w:bodyDiv w:val="1"/>
      <w:marLeft w:val="0"/>
      <w:marRight w:val="0"/>
      <w:marTop w:val="0"/>
      <w:marBottom w:val="0"/>
      <w:divBdr>
        <w:top w:val="none" w:sz="0" w:space="0" w:color="auto"/>
        <w:left w:val="none" w:sz="0" w:space="0" w:color="auto"/>
        <w:bottom w:val="none" w:sz="0" w:space="0" w:color="auto"/>
        <w:right w:val="none" w:sz="0" w:space="0" w:color="auto"/>
      </w:divBdr>
    </w:div>
    <w:div w:id="480853169">
      <w:bodyDiv w:val="1"/>
      <w:marLeft w:val="0"/>
      <w:marRight w:val="0"/>
      <w:marTop w:val="0"/>
      <w:marBottom w:val="0"/>
      <w:divBdr>
        <w:top w:val="none" w:sz="0" w:space="0" w:color="auto"/>
        <w:left w:val="none" w:sz="0" w:space="0" w:color="auto"/>
        <w:bottom w:val="none" w:sz="0" w:space="0" w:color="auto"/>
        <w:right w:val="none" w:sz="0" w:space="0" w:color="auto"/>
      </w:divBdr>
    </w:div>
    <w:div w:id="480855595">
      <w:bodyDiv w:val="1"/>
      <w:marLeft w:val="0"/>
      <w:marRight w:val="0"/>
      <w:marTop w:val="0"/>
      <w:marBottom w:val="0"/>
      <w:divBdr>
        <w:top w:val="none" w:sz="0" w:space="0" w:color="auto"/>
        <w:left w:val="none" w:sz="0" w:space="0" w:color="auto"/>
        <w:bottom w:val="none" w:sz="0" w:space="0" w:color="auto"/>
        <w:right w:val="none" w:sz="0" w:space="0" w:color="auto"/>
      </w:divBdr>
    </w:div>
    <w:div w:id="481235603">
      <w:bodyDiv w:val="1"/>
      <w:marLeft w:val="0"/>
      <w:marRight w:val="0"/>
      <w:marTop w:val="0"/>
      <w:marBottom w:val="0"/>
      <w:divBdr>
        <w:top w:val="none" w:sz="0" w:space="0" w:color="auto"/>
        <w:left w:val="none" w:sz="0" w:space="0" w:color="auto"/>
        <w:bottom w:val="none" w:sz="0" w:space="0" w:color="auto"/>
        <w:right w:val="none" w:sz="0" w:space="0" w:color="auto"/>
      </w:divBdr>
    </w:div>
    <w:div w:id="481237003">
      <w:bodyDiv w:val="1"/>
      <w:marLeft w:val="0"/>
      <w:marRight w:val="0"/>
      <w:marTop w:val="0"/>
      <w:marBottom w:val="0"/>
      <w:divBdr>
        <w:top w:val="none" w:sz="0" w:space="0" w:color="auto"/>
        <w:left w:val="none" w:sz="0" w:space="0" w:color="auto"/>
        <w:bottom w:val="none" w:sz="0" w:space="0" w:color="auto"/>
        <w:right w:val="none" w:sz="0" w:space="0" w:color="auto"/>
      </w:divBdr>
    </w:div>
    <w:div w:id="481459561">
      <w:bodyDiv w:val="1"/>
      <w:marLeft w:val="0"/>
      <w:marRight w:val="0"/>
      <w:marTop w:val="0"/>
      <w:marBottom w:val="0"/>
      <w:divBdr>
        <w:top w:val="none" w:sz="0" w:space="0" w:color="auto"/>
        <w:left w:val="none" w:sz="0" w:space="0" w:color="auto"/>
        <w:bottom w:val="none" w:sz="0" w:space="0" w:color="auto"/>
        <w:right w:val="none" w:sz="0" w:space="0" w:color="auto"/>
      </w:divBdr>
    </w:div>
    <w:div w:id="481700200">
      <w:bodyDiv w:val="1"/>
      <w:marLeft w:val="0"/>
      <w:marRight w:val="0"/>
      <w:marTop w:val="0"/>
      <w:marBottom w:val="0"/>
      <w:divBdr>
        <w:top w:val="none" w:sz="0" w:space="0" w:color="auto"/>
        <w:left w:val="none" w:sz="0" w:space="0" w:color="auto"/>
        <w:bottom w:val="none" w:sz="0" w:space="0" w:color="auto"/>
        <w:right w:val="none" w:sz="0" w:space="0" w:color="auto"/>
      </w:divBdr>
    </w:div>
    <w:div w:id="481822792">
      <w:bodyDiv w:val="1"/>
      <w:marLeft w:val="0"/>
      <w:marRight w:val="0"/>
      <w:marTop w:val="0"/>
      <w:marBottom w:val="0"/>
      <w:divBdr>
        <w:top w:val="none" w:sz="0" w:space="0" w:color="auto"/>
        <w:left w:val="none" w:sz="0" w:space="0" w:color="auto"/>
        <w:bottom w:val="none" w:sz="0" w:space="0" w:color="auto"/>
        <w:right w:val="none" w:sz="0" w:space="0" w:color="auto"/>
      </w:divBdr>
    </w:div>
    <w:div w:id="481892760">
      <w:bodyDiv w:val="1"/>
      <w:marLeft w:val="0"/>
      <w:marRight w:val="0"/>
      <w:marTop w:val="0"/>
      <w:marBottom w:val="0"/>
      <w:divBdr>
        <w:top w:val="none" w:sz="0" w:space="0" w:color="auto"/>
        <w:left w:val="none" w:sz="0" w:space="0" w:color="auto"/>
        <w:bottom w:val="none" w:sz="0" w:space="0" w:color="auto"/>
        <w:right w:val="none" w:sz="0" w:space="0" w:color="auto"/>
      </w:divBdr>
    </w:div>
    <w:div w:id="481894427">
      <w:bodyDiv w:val="1"/>
      <w:marLeft w:val="0"/>
      <w:marRight w:val="0"/>
      <w:marTop w:val="0"/>
      <w:marBottom w:val="0"/>
      <w:divBdr>
        <w:top w:val="none" w:sz="0" w:space="0" w:color="auto"/>
        <w:left w:val="none" w:sz="0" w:space="0" w:color="auto"/>
        <w:bottom w:val="none" w:sz="0" w:space="0" w:color="auto"/>
        <w:right w:val="none" w:sz="0" w:space="0" w:color="auto"/>
      </w:divBdr>
    </w:div>
    <w:div w:id="481965838">
      <w:bodyDiv w:val="1"/>
      <w:marLeft w:val="0"/>
      <w:marRight w:val="0"/>
      <w:marTop w:val="0"/>
      <w:marBottom w:val="0"/>
      <w:divBdr>
        <w:top w:val="none" w:sz="0" w:space="0" w:color="auto"/>
        <w:left w:val="none" w:sz="0" w:space="0" w:color="auto"/>
        <w:bottom w:val="none" w:sz="0" w:space="0" w:color="auto"/>
        <w:right w:val="none" w:sz="0" w:space="0" w:color="auto"/>
      </w:divBdr>
    </w:div>
    <w:div w:id="482047751">
      <w:bodyDiv w:val="1"/>
      <w:marLeft w:val="0"/>
      <w:marRight w:val="0"/>
      <w:marTop w:val="0"/>
      <w:marBottom w:val="0"/>
      <w:divBdr>
        <w:top w:val="none" w:sz="0" w:space="0" w:color="auto"/>
        <w:left w:val="none" w:sz="0" w:space="0" w:color="auto"/>
        <w:bottom w:val="none" w:sz="0" w:space="0" w:color="auto"/>
        <w:right w:val="none" w:sz="0" w:space="0" w:color="auto"/>
      </w:divBdr>
    </w:div>
    <w:div w:id="482351218">
      <w:bodyDiv w:val="1"/>
      <w:marLeft w:val="0"/>
      <w:marRight w:val="0"/>
      <w:marTop w:val="0"/>
      <w:marBottom w:val="0"/>
      <w:divBdr>
        <w:top w:val="none" w:sz="0" w:space="0" w:color="auto"/>
        <w:left w:val="none" w:sz="0" w:space="0" w:color="auto"/>
        <w:bottom w:val="none" w:sz="0" w:space="0" w:color="auto"/>
        <w:right w:val="none" w:sz="0" w:space="0" w:color="auto"/>
      </w:divBdr>
    </w:div>
    <w:div w:id="482357973">
      <w:bodyDiv w:val="1"/>
      <w:marLeft w:val="0"/>
      <w:marRight w:val="0"/>
      <w:marTop w:val="0"/>
      <w:marBottom w:val="0"/>
      <w:divBdr>
        <w:top w:val="none" w:sz="0" w:space="0" w:color="auto"/>
        <w:left w:val="none" w:sz="0" w:space="0" w:color="auto"/>
        <w:bottom w:val="none" w:sz="0" w:space="0" w:color="auto"/>
        <w:right w:val="none" w:sz="0" w:space="0" w:color="auto"/>
      </w:divBdr>
    </w:div>
    <w:div w:id="482698267">
      <w:bodyDiv w:val="1"/>
      <w:marLeft w:val="0"/>
      <w:marRight w:val="0"/>
      <w:marTop w:val="0"/>
      <w:marBottom w:val="0"/>
      <w:divBdr>
        <w:top w:val="none" w:sz="0" w:space="0" w:color="auto"/>
        <w:left w:val="none" w:sz="0" w:space="0" w:color="auto"/>
        <w:bottom w:val="none" w:sz="0" w:space="0" w:color="auto"/>
        <w:right w:val="none" w:sz="0" w:space="0" w:color="auto"/>
      </w:divBdr>
    </w:div>
    <w:div w:id="482698804">
      <w:bodyDiv w:val="1"/>
      <w:marLeft w:val="0"/>
      <w:marRight w:val="0"/>
      <w:marTop w:val="0"/>
      <w:marBottom w:val="0"/>
      <w:divBdr>
        <w:top w:val="none" w:sz="0" w:space="0" w:color="auto"/>
        <w:left w:val="none" w:sz="0" w:space="0" w:color="auto"/>
        <w:bottom w:val="none" w:sz="0" w:space="0" w:color="auto"/>
        <w:right w:val="none" w:sz="0" w:space="0" w:color="auto"/>
      </w:divBdr>
    </w:div>
    <w:div w:id="482702070">
      <w:bodyDiv w:val="1"/>
      <w:marLeft w:val="0"/>
      <w:marRight w:val="0"/>
      <w:marTop w:val="0"/>
      <w:marBottom w:val="0"/>
      <w:divBdr>
        <w:top w:val="none" w:sz="0" w:space="0" w:color="auto"/>
        <w:left w:val="none" w:sz="0" w:space="0" w:color="auto"/>
        <w:bottom w:val="none" w:sz="0" w:space="0" w:color="auto"/>
        <w:right w:val="none" w:sz="0" w:space="0" w:color="auto"/>
      </w:divBdr>
    </w:div>
    <w:div w:id="482813140">
      <w:bodyDiv w:val="1"/>
      <w:marLeft w:val="0"/>
      <w:marRight w:val="0"/>
      <w:marTop w:val="0"/>
      <w:marBottom w:val="0"/>
      <w:divBdr>
        <w:top w:val="none" w:sz="0" w:space="0" w:color="auto"/>
        <w:left w:val="none" w:sz="0" w:space="0" w:color="auto"/>
        <w:bottom w:val="none" w:sz="0" w:space="0" w:color="auto"/>
        <w:right w:val="none" w:sz="0" w:space="0" w:color="auto"/>
      </w:divBdr>
    </w:div>
    <w:div w:id="482818050">
      <w:bodyDiv w:val="1"/>
      <w:marLeft w:val="0"/>
      <w:marRight w:val="0"/>
      <w:marTop w:val="0"/>
      <w:marBottom w:val="0"/>
      <w:divBdr>
        <w:top w:val="none" w:sz="0" w:space="0" w:color="auto"/>
        <w:left w:val="none" w:sz="0" w:space="0" w:color="auto"/>
        <w:bottom w:val="none" w:sz="0" w:space="0" w:color="auto"/>
        <w:right w:val="none" w:sz="0" w:space="0" w:color="auto"/>
      </w:divBdr>
    </w:div>
    <w:div w:id="483010358">
      <w:bodyDiv w:val="1"/>
      <w:marLeft w:val="0"/>
      <w:marRight w:val="0"/>
      <w:marTop w:val="0"/>
      <w:marBottom w:val="0"/>
      <w:divBdr>
        <w:top w:val="none" w:sz="0" w:space="0" w:color="auto"/>
        <w:left w:val="none" w:sz="0" w:space="0" w:color="auto"/>
        <w:bottom w:val="none" w:sz="0" w:space="0" w:color="auto"/>
        <w:right w:val="none" w:sz="0" w:space="0" w:color="auto"/>
      </w:divBdr>
    </w:div>
    <w:div w:id="483205734">
      <w:bodyDiv w:val="1"/>
      <w:marLeft w:val="0"/>
      <w:marRight w:val="0"/>
      <w:marTop w:val="0"/>
      <w:marBottom w:val="0"/>
      <w:divBdr>
        <w:top w:val="none" w:sz="0" w:space="0" w:color="auto"/>
        <w:left w:val="none" w:sz="0" w:space="0" w:color="auto"/>
        <w:bottom w:val="none" w:sz="0" w:space="0" w:color="auto"/>
        <w:right w:val="none" w:sz="0" w:space="0" w:color="auto"/>
      </w:divBdr>
    </w:div>
    <w:div w:id="483397493">
      <w:bodyDiv w:val="1"/>
      <w:marLeft w:val="0"/>
      <w:marRight w:val="0"/>
      <w:marTop w:val="0"/>
      <w:marBottom w:val="0"/>
      <w:divBdr>
        <w:top w:val="none" w:sz="0" w:space="0" w:color="auto"/>
        <w:left w:val="none" w:sz="0" w:space="0" w:color="auto"/>
        <w:bottom w:val="none" w:sz="0" w:space="0" w:color="auto"/>
        <w:right w:val="none" w:sz="0" w:space="0" w:color="auto"/>
      </w:divBdr>
    </w:div>
    <w:div w:id="483741760">
      <w:bodyDiv w:val="1"/>
      <w:marLeft w:val="0"/>
      <w:marRight w:val="0"/>
      <w:marTop w:val="0"/>
      <w:marBottom w:val="0"/>
      <w:divBdr>
        <w:top w:val="none" w:sz="0" w:space="0" w:color="auto"/>
        <w:left w:val="none" w:sz="0" w:space="0" w:color="auto"/>
        <w:bottom w:val="none" w:sz="0" w:space="0" w:color="auto"/>
        <w:right w:val="none" w:sz="0" w:space="0" w:color="auto"/>
      </w:divBdr>
    </w:div>
    <w:div w:id="483816619">
      <w:bodyDiv w:val="1"/>
      <w:marLeft w:val="0"/>
      <w:marRight w:val="0"/>
      <w:marTop w:val="0"/>
      <w:marBottom w:val="0"/>
      <w:divBdr>
        <w:top w:val="none" w:sz="0" w:space="0" w:color="auto"/>
        <w:left w:val="none" w:sz="0" w:space="0" w:color="auto"/>
        <w:bottom w:val="none" w:sz="0" w:space="0" w:color="auto"/>
        <w:right w:val="none" w:sz="0" w:space="0" w:color="auto"/>
      </w:divBdr>
    </w:div>
    <w:div w:id="483937987">
      <w:bodyDiv w:val="1"/>
      <w:marLeft w:val="0"/>
      <w:marRight w:val="0"/>
      <w:marTop w:val="0"/>
      <w:marBottom w:val="0"/>
      <w:divBdr>
        <w:top w:val="none" w:sz="0" w:space="0" w:color="auto"/>
        <w:left w:val="none" w:sz="0" w:space="0" w:color="auto"/>
        <w:bottom w:val="none" w:sz="0" w:space="0" w:color="auto"/>
        <w:right w:val="none" w:sz="0" w:space="0" w:color="auto"/>
      </w:divBdr>
    </w:div>
    <w:div w:id="483938065">
      <w:bodyDiv w:val="1"/>
      <w:marLeft w:val="0"/>
      <w:marRight w:val="0"/>
      <w:marTop w:val="0"/>
      <w:marBottom w:val="0"/>
      <w:divBdr>
        <w:top w:val="none" w:sz="0" w:space="0" w:color="auto"/>
        <w:left w:val="none" w:sz="0" w:space="0" w:color="auto"/>
        <w:bottom w:val="none" w:sz="0" w:space="0" w:color="auto"/>
        <w:right w:val="none" w:sz="0" w:space="0" w:color="auto"/>
      </w:divBdr>
    </w:div>
    <w:div w:id="483938934">
      <w:bodyDiv w:val="1"/>
      <w:marLeft w:val="0"/>
      <w:marRight w:val="0"/>
      <w:marTop w:val="0"/>
      <w:marBottom w:val="0"/>
      <w:divBdr>
        <w:top w:val="none" w:sz="0" w:space="0" w:color="auto"/>
        <w:left w:val="none" w:sz="0" w:space="0" w:color="auto"/>
        <w:bottom w:val="none" w:sz="0" w:space="0" w:color="auto"/>
        <w:right w:val="none" w:sz="0" w:space="0" w:color="auto"/>
      </w:divBdr>
    </w:div>
    <w:div w:id="483939335">
      <w:bodyDiv w:val="1"/>
      <w:marLeft w:val="0"/>
      <w:marRight w:val="0"/>
      <w:marTop w:val="0"/>
      <w:marBottom w:val="0"/>
      <w:divBdr>
        <w:top w:val="none" w:sz="0" w:space="0" w:color="auto"/>
        <w:left w:val="none" w:sz="0" w:space="0" w:color="auto"/>
        <w:bottom w:val="none" w:sz="0" w:space="0" w:color="auto"/>
        <w:right w:val="none" w:sz="0" w:space="0" w:color="auto"/>
      </w:divBdr>
    </w:div>
    <w:div w:id="484126893">
      <w:bodyDiv w:val="1"/>
      <w:marLeft w:val="0"/>
      <w:marRight w:val="0"/>
      <w:marTop w:val="0"/>
      <w:marBottom w:val="0"/>
      <w:divBdr>
        <w:top w:val="none" w:sz="0" w:space="0" w:color="auto"/>
        <w:left w:val="none" w:sz="0" w:space="0" w:color="auto"/>
        <w:bottom w:val="none" w:sz="0" w:space="0" w:color="auto"/>
        <w:right w:val="none" w:sz="0" w:space="0" w:color="auto"/>
      </w:divBdr>
    </w:div>
    <w:div w:id="484248529">
      <w:bodyDiv w:val="1"/>
      <w:marLeft w:val="0"/>
      <w:marRight w:val="0"/>
      <w:marTop w:val="0"/>
      <w:marBottom w:val="0"/>
      <w:divBdr>
        <w:top w:val="none" w:sz="0" w:space="0" w:color="auto"/>
        <w:left w:val="none" w:sz="0" w:space="0" w:color="auto"/>
        <w:bottom w:val="none" w:sz="0" w:space="0" w:color="auto"/>
        <w:right w:val="none" w:sz="0" w:space="0" w:color="auto"/>
      </w:divBdr>
    </w:div>
    <w:div w:id="484249617">
      <w:bodyDiv w:val="1"/>
      <w:marLeft w:val="0"/>
      <w:marRight w:val="0"/>
      <w:marTop w:val="0"/>
      <w:marBottom w:val="0"/>
      <w:divBdr>
        <w:top w:val="none" w:sz="0" w:space="0" w:color="auto"/>
        <w:left w:val="none" w:sz="0" w:space="0" w:color="auto"/>
        <w:bottom w:val="none" w:sz="0" w:space="0" w:color="auto"/>
        <w:right w:val="none" w:sz="0" w:space="0" w:color="auto"/>
      </w:divBdr>
    </w:div>
    <w:div w:id="484400193">
      <w:bodyDiv w:val="1"/>
      <w:marLeft w:val="0"/>
      <w:marRight w:val="0"/>
      <w:marTop w:val="0"/>
      <w:marBottom w:val="0"/>
      <w:divBdr>
        <w:top w:val="none" w:sz="0" w:space="0" w:color="auto"/>
        <w:left w:val="none" w:sz="0" w:space="0" w:color="auto"/>
        <w:bottom w:val="none" w:sz="0" w:space="0" w:color="auto"/>
        <w:right w:val="none" w:sz="0" w:space="0" w:color="auto"/>
      </w:divBdr>
    </w:div>
    <w:div w:id="484443312">
      <w:bodyDiv w:val="1"/>
      <w:marLeft w:val="0"/>
      <w:marRight w:val="0"/>
      <w:marTop w:val="0"/>
      <w:marBottom w:val="0"/>
      <w:divBdr>
        <w:top w:val="none" w:sz="0" w:space="0" w:color="auto"/>
        <w:left w:val="none" w:sz="0" w:space="0" w:color="auto"/>
        <w:bottom w:val="none" w:sz="0" w:space="0" w:color="auto"/>
        <w:right w:val="none" w:sz="0" w:space="0" w:color="auto"/>
      </w:divBdr>
    </w:div>
    <w:div w:id="484593568">
      <w:bodyDiv w:val="1"/>
      <w:marLeft w:val="0"/>
      <w:marRight w:val="0"/>
      <w:marTop w:val="0"/>
      <w:marBottom w:val="0"/>
      <w:divBdr>
        <w:top w:val="none" w:sz="0" w:space="0" w:color="auto"/>
        <w:left w:val="none" w:sz="0" w:space="0" w:color="auto"/>
        <w:bottom w:val="none" w:sz="0" w:space="0" w:color="auto"/>
        <w:right w:val="none" w:sz="0" w:space="0" w:color="auto"/>
      </w:divBdr>
    </w:div>
    <w:div w:id="484663198">
      <w:bodyDiv w:val="1"/>
      <w:marLeft w:val="0"/>
      <w:marRight w:val="0"/>
      <w:marTop w:val="0"/>
      <w:marBottom w:val="0"/>
      <w:divBdr>
        <w:top w:val="none" w:sz="0" w:space="0" w:color="auto"/>
        <w:left w:val="none" w:sz="0" w:space="0" w:color="auto"/>
        <w:bottom w:val="none" w:sz="0" w:space="0" w:color="auto"/>
        <w:right w:val="none" w:sz="0" w:space="0" w:color="auto"/>
      </w:divBdr>
    </w:div>
    <w:div w:id="484670022">
      <w:bodyDiv w:val="1"/>
      <w:marLeft w:val="0"/>
      <w:marRight w:val="0"/>
      <w:marTop w:val="0"/>
      <w:marBottom w:val="0"/>
      <w:divBdr>
        <w:top w:val="none" w:sz="0" w:space="0" w:color="auto"/>
        <w:left w:val="none" w:sz="0" w:space="0" w:color="auto"/>
        <w:bottom w:val="none" w:sz="0" w:space="0" w:color="auto"/>
        <w:right w:val="none" w:sz="0" w:space="0" w:color="auto"/>
      </w:divBdr>
    </w:div>
    <w:div w:id="484977332">
      <w:bodyDiv w:val="1"/>
      <w:marLeft w:val="0"/>
      <w:marRight w:val="0"/>
      <w:marTop w:val="0"/>
      <w:marBottom w:val="0"/>
      <w:divBdr>
        <w:top w:val="none" w:sz="0" w:space="0" w:color="auto"/>
        <w:left w:val="none" w:sz="0" w:space="0" w:color="auto"/>
        <w:bottom w:val="none" w:sz="0" w:space="0" w:color="auto"/>
        <w:right w:val="none" w:sz="0" w:space="0" w:color="auto"/>
      </w:divBdr>
    </w:div>
    <w:div w:id="485244244">
      <w:bodyDiv w:val="1"/>
      <w:marLeft w:val="0"/>
      <w:marRight w:val="0"/>
      <w:marTop w:val="0"/>
      <w:marBottom w:val="0"/>
      <w:divBdr>
        <w:top w:val="none" w:sz="0" w:space="0" w:color="auto"/>
        <w:left w:val="none" w:sz="0" w:space="0" w:color="auto"/>
        <w:bottom w:val="none" w:sz="0" w:space="0" w:color="auto"/>
        <w:right w:val="none" w:sz="0" w:space="0" w:color="auto"/>
      </w:divBdr>
    </w:div>
    <w:div w:id="485367660">
      <w:bodyDiv w:val="1"/>
      <w:marLeft w:val="0"/>
      <w:marRight w:val="0"/>
      <w:marTop w:val="0"/>
      <w:marBottom w:val="0"/>
      <w:divBdr>
        <w:top w:val="none" w:sz="0" w:space="0" w:color="auto"/>
        <w:left w:val="none" w:sz="0" w:space="0" w:color="auto"/>
        <w:bottom w:val="none" w:sz="0" w:space="0" w:color="auto"/>
        <w:right w:val="none" w:sz="0" w:space="0" w:color="auto"/>
      </w:divBdr>
    </w:div>
    <w:div w:id="485514400">
      <w:bodyDiv w:val="1"/>
      <w:marLeft w:val="0"/>
      <w:marRight w:val="0"/>
      <w:marTop w:val="0"/>
      <w:marBottom w:val="0"/>
      <w:divBdr>
        <w:top w:val="none" w:sz="0" w:space="0" w:color="auto"/>
        <w:left w:val="none" w:sz="0" w:space="0" w:color="auto"/>
        <w:bottom w:val="none" w:sz="0" w:space="0" w:color="auto"/>
        <w:right w:val="none" w:sz="0" w:space="0" w:color="auto"/>
      </w:divBdr>
    </w:div>
    <w:div w:id="485778518">
      <w:bodyDiv w:val="1"/>
      <w:marLeft w:val="0"/>
      <w:marRight w:val="0"/>
      <w:marTop w:val="0"/>
      <w:marBottom w:val="0"/>
      <w:divBdr>
        <w:top w:val="none" w:sz="0" w:space="0" w:color="auto"/>
        <w:left w:val="none" w:sz="0" w:space="0" w:color="auto"/>
        <w:bottom w:val="none" w:sz="0" w:space="0" w:color="auto"/>
        <w:right w:val="none" w:sz="0" w:space="0" w:color="auto"/>
      </w:divBdr>
    </w:div>
    <w:div w:id="485898833">
      <w:bodyDiv w:val="1"/>
      <w:marLeft w:val="0"/>
      <w:marRight w:val="0"/>
      <w:marTop w:val="0"/>
      <w:marBottom w:val="0"/>
      <w:divBdr>
        <w:top w:val="none" w:sz="0" w:space="0" w:color="auto"/>
        <w:left w:val="none" w:sz="0" w:space="0" w:color="auto"/>
        <w:bottom w:val="none" w:sz="0" w:space="0" w:color="auto"/>
        <w:right w:val="none" w:sz="0" w:space="0" w:color="auto"/>
      </w:divBdr>
    </w:div>
    <w:div w:id="485902000">
      <w:bodyDiv w:val="1"/>
      <w:marLeft w:val="0"/>
      <w:marRight w:val="0"/>
      <w:marTop w:val="0"/>
      <w:marBottom w:val="0"/>
      <w:divBdr>
        <w:top w:val="none" w:sz="0" w:space="0" w:color="auto"/>
        <w:left w:val="none" w:sz="0" w:space="0" w:color="auto"/>
        <w:bottom w:val="none" w:sz="0" w:space="0" w:color="auto"/>
        <w:right w:val="none" w:sz="0" w:space="0" w:color="auto"/>
      </w:divBdr>
    </w:div>
    <w:div w:id="485977798">
      <w:bodyDiv w:val="1"/>
      <w:marLeft w:val="0"/>
      <w:marRight w:val="0"/>
      <w:marTop w:val="0"/>
      <w:marBottom w:val="0"/>
      <w:divBdr>
        <w:top w:val="none" w:sz="0" w:space="0" w:color="auto"/>
        <w:left w:val="none" w:sz="0" w:space="0" w:color="auto"/>
        <w:bottom w:val="none" w:sz="0" w:space="0" w:color="auto"/>
        <w:right w:val="none" w:sz="0" w:space="0" w:color="auto"/>
      </w:divBdr>
    </w:div>
    <w:div w:id="486016041">
      <w:bodyDiv w:val="1"/>
      <w:marLeft w:val="0"/>
      <w:marRight w:val="0"/>
      <w:marTop w:val="0"/>
      <w:marBottom w:val="0"/>
      <w:divBdr>
        <w:top w:val="none" w:sz="0" w:space="0" w:color="auto"/>
        <w:left w:val="none" w:sz="0" w:space="0" w:color="auto"/>
        <w:bottom w:val="none" w:sz="0" w:space="0" w:color="auto"/>
        <w:right w:val="none" w:sz="0" w:space="0" w:color="auto"/>
      </w:divBdr>
    </w:div>
    <w:div w:id="486046946">
      <w:bodyDiv w:val="1"/>
      <w:marLeft w:val="0"/>
      <w:marRight w:val="0"/>
      <w:marTop w:val="0"/>
      <w:marBottom w:val="0"/>
      <w:divBdr>
        <w:top w:val="none" w:sz="0" w:space="0" w:color="auto"/>
        <w:left w:val="none" w:sz="0" w:space="0" w:color="auto"/>
        <w:bottom w:val="none" w:sz="0" w:space="0" w:color="auto"/>
        <w:right w:val="none" w:sz="0" w:space="0" w:color="auto"/>
      </w:divBdr>
    </w:div>
    <w:div w:id="486092319">
      <w:bodyDiv w:val="1"/>
      <w:marLeft w:val="0"/>
      <w:marRight w:val="0"/>
      <w:marTop w:val="0"/>
      <w:marBottom w:val="0"/>
      <w:divBdr>
        <w:top w:val="none" w:sz="0" w:space="0" w:color="auto"/>
        <w:left w:val="none" w:sz="0" w:space="0" w:color="auto"/>
        <w:bottom w:val="none" w:sz="0" w:space="0" w:color="auto"/>
        <w:right w:val="none" w:sz="0" w:space="0" w:color="auto"/>
      </w:divBdr>
    </w:div>
    <w:div w:id="486244319">
      <w:bodyDiv w:val="1"/>
      <w:marLeft w:val="0"/>
      <w:marRight w:val="0"/>
      <w:marTop w:val="0"/>
      <w:marBottom w:val="0"/>
      <w:divBdr>
        <w:top w:val="none" w:sz="0" w:space="0" w:color="auto"/>
        <w:left w:val="none" w:sz="0" w:space="0" w:color="auto"/>
        <w:bottom w:val="none" w:sz="0" w:space="0" w:color="auto"/>
        <w:right w:val="none" w:sz="0" w:space="0" w:color="auto"/>
      </w:divBdr>
    </w:div>
    <w:div w:id="486287555">
      <w:bodyDiv w:val="1"/>
      <w:marLeft w:val="0"/>
      <w:marRight w:val="0"/>
      <w:marTop w:val="0"/>
      <w:marBottom w:val="0"/>
      <w:divBdr>
        <w:top w:val="none" w:sz="0" w:space="0" w:color="auto"/>
        <w:left w:val="none" w:sz="0" w:space="0" w:color="auto"/>
        <w:bottom w:val="none" w:sz="0" w:space="0" w:color="auto"/>
        <w:right w:val="none" w:sz="0" w:space="0" w:color="auto"/>
      </w:divBdr>
    </w:div>
    <w:div w:id="486366962">
      <w:bodyDiv w:val="1"/>
      <w:marLeft w:val="0"/>
      <w:marRight w:val="0"/>
      <w:marTop w:val="0"/>
      <w:marBottom w:val="0"/>
      <w:divBdr>
        <w:top w:val="none" w:sz="0" w:space="0" w:color="auto"/>
        <w:left w:val="none" w:sz="0" w:space="0" w:color="auto"/>
        <w:bottom w:val="none" w:sz="0" w:space="0" w:color="auto"/>
        <w:right w:val="none" w:sz="0" w:space="0" w:color="auto"/>
      </w:divBdr>
    </w:div>
    <w:div w:id="486702762">
      <w:bodyDiv w:val="1"/>
      <w:marLeft w:val="0"/>
      <w:marRight w:val="0"/>
      <w:marTop w:val="0"/>
      <w:marBottom w:val="0"/>
      <w:divBdr>
        <w:top w:val="none" w:sz="0" w:space="0" w:color="auto"/>
        <w:left w:val="none" w:sz="0" w:space="0" w:color="auto"/>
        <w:bottom w:val="none" w:sz="0" w:space="0" w:color="auto"/>
        <w:right w:val="none" w:sz="0" w:space="0" w:color="auto"/>
      </w:divBdr>
    </w:div>
    <w:div w:id="486826402">
      <w:bodyDiv w:val="1"/>
      <w:marLeft w:val="0"/>
      <w:marRight w:val="0"/>
      <w:marTop w:val="0"/>
      <w:marBottom w:val="0"/>
      <w:divBdr>
        <w:top w:val="none" w:sz="0" w:space="0" w:color="auto"/>
        <w:left w:val="none" w:sz="0" w:space="0" w:color="auto"/>
        <w:bottom w:val="none" w:sz="0" w:space="0" w:color="auto"/>
        <w:right w:val="none" w:sz="0" w:space="0" w:color="auto"/>
      </w:divBdr>
    </w:div>
    <w:div w:id="487332510">
      <w:bodyDiv w:val="1"/>
      <w:marLeft w:val="0"/>
      <w:marRight w:val="0"/>
      <w:marTop w:val="0"/>
      <w:marBottom w:val="0"/>
      <w:divBdr>
        <w:top w:val="none" w:sz="0" w:space="0" w:color="auto"/>
        <w:left w:val="none" w:sz="0" w:space="0" w:color="auto"/>
        <w:bottom w:val="none" w:sz="0" w:space="0" w:color="auto"/>
        <w:right w:val="none" w:sz="0" w:space="0" w:color="auto"/>
      </w:divBdr>
    </w:div>
    <w:div w:id="487483407">
      <w:bodyDiv w:val="1"/>
      <w:marLeft w:val="0"/>
      <w:marRight w:val="0"/>
      <w:marTop w:val="0"/>
      <w:marBottom w:val="0"/>
      <w:divBdr>
        <w:top w:val="none" w:sz="0" w:space="0" w:color="auto"/>
        <w:left w:val="none" w:sz="0" w:space="0" w:color="auto"/>
        <w:bottom w:val="none" w:sz="0" w:space="0" w:color="auto"/>
        <w:right w:val="none" w:sz="0" w:space="0" w:color="auto"/>
      </w:divBdr>
    </w:div>
    <w:div w:id="487552531">
      <w:bodyDiv w:val="1"/>
      <w:marLeft w:val="0"/>
      <w:marRight w:val="0"/>
      <w:marTop w:val="0"/>
      <w:marBottom w:val="0"/>
      <w:divBdr>
        <w:top w:val="none" w:sz="0" w:space="0" w:color="auto"/>
        <w:left w:val="none" w:sz="0" w:space="0" w:color="auto"/>
        <w:bottom w:val="none" w:sz="0" w:space="0" w:color="auto"/>
        <w:right w:val="none" w:sz="0" w:space="0" w:color="auto"/>
      </w:divBdr>
    </w:div>
    <w:div w:id="487554345">
      <w:bodyDiv w:val="1"/>
      <w:marLeft w:val="0"/>
      <w:marRight w:val="0"/>
      <w:marTop w:val="0"/>
      <w:marBottom w:val="0"/>
      <w:divBdr>
        <w:top w:val="none" w:sz="0" w:space="0" w:color="auto"/>
        <w:left w:val="none" w:sz="0" w:space="0" w:color="auto"/>
        <w:bottom w:val="none" w:sz="0" w:space="0" w:color="auto"/>
        <w:right w:val="none" w:sz="0" w:space="0" w:color="auto"/>
      </w:divBdr>
    </w:div>
    <w:div w:id="487861916">
      <w:bodyDiv w:val="1"/>
      <w:marLeft w:val="0"/>
      <w:marRight w:val="0"/>
      <w:marTop w:val="0"/>
      <w:marBottom w:val="0"/>
      <w:divBdr>
        <w:top w:val="none" w:sz="0" w:space="0" w:color="auto"/>
        <w:left w:val="none" w:sz="0" w:space="0" w:color="auto"/>
        <w:bottom w:val="none" w:sz="0" w:space="0" w:color="auto"/>
        <w:right w:val="none" w:sz="0" w:space="0" w:color="auto"/>
      </w:divBdr>
    </w:div>
    <w:div w:id="488057909">
      <w:bodyDiv w:val="1"/>
      <w:marLeft w:val="0"/>
      <w:marRight w:val="0"/>
      <w:marTop w:val="0"/>
      <w:marBottom w:val="0"/>
      <w:divBdr>
        <w:top w:val="none" w:sz="0" w:space="0" w:color="auto"/>
        <w:left w:val="none" w:sz="0" w:space="0" w:color="auto"/>
        <w:bottom w:val="none" w:sz="0" w:space="0" w:color="auto"/>
        <w:right w:val="none" w:sz="0" w:space="0" w:color="auto"/>
      </w:divBdr>
    </w:div>
    <w:div w:id="488061167">
      <w:bodyDiv w:val="1"/>
      <w:marLeft w:val="0"/>
      <w:marRight w:val="0"/>
      <w:marTop w:val="0"/>
      <w:marBottom w:val="0"/>
      <w:divBdr>
        <w:top w:val="none" w:sz="0" w:space="0" w:color="auto"/>
        <w:left w:val="none" w:sz="0" w:space="0" w:color="auto"/>
        <w:bottom w:val="none" w:sz="0" w:space="0" w:color="auto"/>
        <w:right w:val="none" w:sz="0" w:space="0" w:color="auto"/>
      </w:divBdr>
    </w:div>
    <w:div w:id="488137153">
      <w:bodyDiv w:val="1"/>
      <w:marLeft w:val="0"/>
      <w:marRight w:val="0"/>
      <w:marTop w:val="0"/>
      <w:marBottom w:val="0"/>
      <w:divBdr>
        <w:top w:val="none" w:sz="0" w:space="0" w:color="auto"/>
        <w:left w:val="none" w:sz="0" w:space="0" w:color="auto"/>
        <w:bottom w:val="none" w:sz="0" w:space="0" w:color="auto"/>
        <w:right w:val="none" w:sz="0" w:space="0" w:color="auto"/>
      </w:divBdr>
    </w:div>
    <w:div w:id="488206333">
      <w:bodyDiv w:val="1"/>
      <w:marLeft w:val="0"/>
      <w:marRight w:val="0"/>
      <w:marTop w:val="0"/>
      <w:marBottom w:val="0"/>
      <w:divBdr>
        <w:top w:val="none" w:sz="0" w:space="0" w:color="auto"/>
        <w:left w:val="none" w:sz="0" w:space="0" w:color="auto"/>
        <w:bottom w:val="none" w:sz="0" w:space="0" w:color="auto"/>
        <w:right w:val="none" w:sz="0" w:space="0" w:color="auto"/>
      </w:divBdr>
    </w:div>
    <w:div w:id="488517881">
      <w:bodyDiv w:val="1"/>
      <w:marLeft w:val="0"/>
      <w:marRight w:val="0"/>
      <w:marTop w:val="0"/>
      <w:marBottom w:val="0"/>
      <w:divBdr>
        <w:top w:val="none" w:sz="0" w:space="0" w:color="auto"/>
        <w:left w:val="none" w:sz="0" w:space="0" w:color="auto"/>
        <w:bottom w:val="none" w:sz="0" w:space="0" w:color="auto"/>
        <w:right w:val="none" w:sz="0" w:space="0" w:color="auto"/>
      </w:divBdr>
    </w:div>
    <w:div w:id="488524213">
      <w:bodyDiv w:val="1"/>
      <w:marLeft w:val="0"/>
      <w:marRight w:val="0"/>
      <w:marTop w:val="0"/>
      <w:marBottom w:val="0"/>
      <w:divBdr>
        <w:top w:val="none" w:sz="0" w:space="0" w:color="auto"/>
        <w:left w:val="none" w:sz="0" w:space="0" w:color="auto"/>
        <w:bottom w:val="none" w:sz="0" w:space="0" w:color="auto"/>
        <w:right w:val="none" w:sz="0" w:space="0" w:color="auto"/>
      </w:divBdr>
    </w:div>
    <w:div w:id="488597401">
      <w:bodyDiv w:val="1"/>
      <w:marLeft w:val="0"/>
      <w:marRight w:val="0"/>
      <w:marTop w:val="0"/>
      <w:marBottom w:val="0"/>
      <w:divBdr>
        <w:top w:val="none" w:sz="0" w:space="0" w:color="auto"/>
        <w:left w:val="none" w:sz="0" w:space="0" w:color="auto"/>
        <w:bottom w:val="none" w:sz="0" w:space="0" w:color="auto"/>
        <w:right w:val="none" w:sz="0" w:space="0" w:color="auto"/>
      </w:divBdr>
    </w:div>
    <w:div w:id="488865446">
      <w:bodyDiv w:val="1"/>
      <w:marLeft w:val="0"/>
      <w:marRight w:val="0"/>
      <w:marTop w:val="0"/>
      <w:marBottom w:val="0"/>
      <w:divBdr>
        <w:top w:val="none" w:sz="0" w:space="0" w:color="auto"/>
        <w:left w:val="none" w:sz="0" w:space="0" w:color="auto"/>
        <w:bottom w:val="none" w:sz="0" w:space="0" w:color="auto"/>
        <w:right w:val="none" w:sz="0" w:space="0" w:color="auto"/>
      </w:divBdr>
    </w:div>
    <w:div w:id="489251863">
      <w:bodyDiv w:val="1"/>
      <w:marLeft w:val="0"/>
      <w:marRight w:val="0"/>
      <w:marTop w:val="0"/>
      <w:marBottom w:val="0"/>
      <w:divBdr>
        <w:top w:val="none" w:sz="0" w:space="0" w:color="auto"/>
        <w:left w:val="none" w:sz="0" w:space="0" w:color="auto"/>
        <w:bottom w:val="none" w:sz="0" w:space="0" w:color="auto"/>
        <w:right w:val="none" w:sz="0" w:space="0" w:color="auto"/>
      </w:divBdr>
    </w:div>
    <w:div w:id="489256841">
      <w:bodyDiv w:val="1"/>
      <w:marLeft w:val="0"/>
      <w:marRight w:val="0"/>
      <w:marTop w:val="0"/>
      <w:marBottom w:val="0"/>
      <w:divBdr>
        <w:top w:val="none" w:sz="0" w:space="0" w:color="auto"/>
        <w:left w:val="none" w:sz="0" w:space="0" w:color="auto"/>
        <w:bottom w:val="none" w:sz="0" w:space="0" w:color="auto"/>
        <w:right w:val="none" w:sz="0" w:space="0" w:color="auto"/>
      </w:divBdr>
    </w:div>
    <w:div w:id="489370331">
      <w:bodyDiv w:val="1"/>
      <w:marLeft w:val="0"/>
      <w:marRight w:val="0"/>
      <w:marTop w:val="0"/>
      <w:marBottom w:val="0"/>
      <w:divBdr>
        <w:top w:val="none" w:sz="0" w:space="0" w:color="auto"/>
        <w:left w:val="none" w:sz="0" w:space="0" w:color="auto"/>
        <w:bottom w:val="none" w:sz="0" w:space="0" w:color="auto"/>
        <w:right w:val="none" w:sz="0" w:space="0" w:color="auto"/>
      </w:divBdr>
    </w:div>
    <w:div w:id="489441054">
      <w:bodyDiv w:val="1"/>
      <w:marLeft w:val="0"/>
      <w:marRight w:val="0"/>
      <w:marTop w:val="0"/>
      <w:marBottom w:val="0"/>
      <w:divBdr>
        <w:top w:val="none" w:sz="0" w:space="0" w:color="auto"/>
        <w:left w:val="none" w:sz="0" w:space="0" w:color="auto"/>
        <w:bottom w:val="none" w:sz="0" w:space="0" w:color="auto"/>
        <w:right w:val="none" w:sz="0" w:space="0" w:color="auto"/>
      </w:divBdr>
    </w:div>
    <w:div w:id="489905329">
      <w:bodyDiv w:val="1"/>
      <w:marLeft w:val="0"/>
      <w:marRight w:val="0"/>
      <w:marTop w:val="0"/>
      <w:marBottom w:val="0"/>
      <w:divBdr>
        <w:top w:val="none" w:sz="0" w:space="0" w:color="auto"/>
        <w:left w:val="none" w:sz="0" w:space="0" w:color="auto"/>
        <w:bottom w:val="none" w:sz="0" w:space="0" w:color="auto"/>
        <w:right w:val="none" w:sz="0" w:space="0" w:color="auto"/>
      </w:divBdr>
    </w:div>
    <w:div w:id="490099713">
      <w:bodyDiv w:val="1"/>
      <w:marLeft w:val="0"/>
      <w:marRight w:val="0"/>
      <w:marTop w:val="0"/>
      <w:marBottom w:val="0"/>
      <w:divBdr>
        <w:top w:val="none" w:sz="0" w:space="0" w:color="auto"/>
        <w:left w:val="none" w:sz="0" w:space="0" w:color="auto"/>
        <w:bottom w:val="none" w:sz="0" w:space="0" w:color="auto"/>
        <w:right w:val="none" w:sz="0" w:space="0" w:color="auto"/>
      </w:divBdr>
    </w:div>
    <w:div w:id="490147348">
      <w:bodyDiv w:val="1"/>
      <w:marLeft w:val="0"/>
      <w:marRight w:val="0"/>
      <w:marTop w:val="0"/>
      <w:marBottom w:val="0"/>
      <w:divBdr>
        <w:top w:val="none" w:sz="0" w:space="0" w:color="auto"/>
        <w:left w:val="none" w:sz="0" w:space="0" w:color="auto"/>
        <w:bottom w:val="none" w:sz="0" w:space="0" w:color="auto"/>
        <w:right w:val="none" w:sz="0" w:space="0" w:color="auto"/>
      </w:divBdr>
    </w:div>
    <w:div w:id="490560776">
      <w:bodyDiv w:val="1"/>
      <w:marLeft w:val="0"/>
      <w:marRight w:val="0"/>
      <w:marTop w:val="0"/>
      <w:marBottom w:val="0"/>
      <w:divBdr>
        <w:top w:val="none" w:sz="0" w:space="0" w:color="auto"/>
        <w:left w:val="none" w:sz="0" w:space="0" w:color="auto"/>
        <w:bottom w:val="none" w:sz="0" w:space="0" w:color="auto"/>
        <w:right w:val="none" w:sz="0" w:space="0" w:color="auto"/>
      </w:divBdr>
    </w:div>
    <w:div w:id="490802533">
      <w:bodyDiv w:val="1"/>
      <w:marLeft w:val="0"/>
      <w:marRight w:val="0"/>
      <w:marTop w:val="0"/>
      <w:marBottom w:val="0"/>
      <w:divBdr>
        <w:top w:val="none" w:sz="0" w:space="0" w:color="auto"/>
        <w:left w:val="none" w:sz="0" w:space="0" w:color="auto"/>
        <w:bottom w:val="none" w:sz="0" w:space="0" w:color="auto"/>
        <w:right w:val="none" w:sz="0" w:space="0" w:color="auto"/>
      </w:divBdr>
    </w:div>
    <w:div w:id="490946881">
      <w:bodyDiv w:val="1"/>
      <w:marLeft w:val="0"/>
      <w:marRight w:val="0"/>
      <w:marTop w:val="0"/>
      <w:marBottom w:val="0"/>
      <w:divBdr>
        <w:top w:val="none" w:sz="0" w:space="0" w:color="auto"/>
        <w:left w:val="none" w:sz="0" w:space="0" w:color="auto"/>
        <w:bottom w:val="none" w:sz="0" w:space="0" w:color="auto"/>
        <w:right w:val="none" w:sz="0" w:space="0" w:color="auto"/>
      </w:divBdr>
    </w:div>
    <w:div w:id="491068513">
      <w:bodyDiv w:val="1"/>
      <w:marLeft w:val="0"/>
      <w:marRight w:val="0"/>
      <w:marTop w:val="0"/>
      <w:marBottom w:val="0"/>
      <w:divBdr>
        <w:top w:val="none" w:sz="0" w:space="0" w:color="auto"/>
        <w:left w:val="none" w:sz="0" w:space="0" w:color="auto"/>
        <w:bottom w:val="none" w:sz="0" w:space="0" w:color="auto"/>
        <w:right w:val="none" w:sz="0" w:space="0" w:color="auto"/>
      </w:divBdr>
    </w:div>
    <w:div w:id="491214222">
      <w:bodyDiv w:val="1"/>
      <w:marLeft w:val="0"/>
      <w:marRight w:val="0"/>
      <w:marTop w:val="0"/>
      <w:marBottom w:val="0"/>
      <w:divBdr>
        <w:top w:val="none" w:sz="0" w:space="0" w:color="auto"/>
        <w:left w:val="none" w:sz="0" w:space="0" w:color="auto"/>
        <w:bottom w:val="none" w:sz="0" w:space="0" w:color="auto"/>
        <w:right w:val="none" w:sz="0" w:space="0" w:color="auto"/>
      </w:divBdr>
    </w:div>
    <w:div w:id="491456021">
      <w:bodyDiv w:val="1"/>
      <w:marLeft w:val="0"/>
      <w:marRight w:val="0"/>
      <w:marTop w:val="0"/>
      <w:marBottom w:val="0"/>
      <w:divBdr>
        <w:top w:val="none" w:sz="0" w:space="0" w:color="auto"/>
        <w:left w:val="none" w:sz="0" w:space="0" w:color="auto"/>
        <w:bottom w:val="none" w:sz="0" w:space="0" w:color="auto"/>
        <w:right w:val="none" w:sz="0" w:space="0" w:color="auto"/>
      </w:divBdr>
    </w:div>
    <w:div w:id="491726298">
      <w:bodyDiv w:val="1"/>
      <w:marLeft w:val="0"/>
      <w:marRight w:val="0"/>
      <w:marTop w:val="0"/>
      <w:marBottom w:val="0"/>
      <w:divBdr>
        <w:top w:val="none" w:sz="0" w:space="0" w:color="auto"/>
        <w:left w:val="none" w:sz="0" w:space="0" w:color="auto"/>
        <w:bottom w:val="none" w:sz="0" w:space="0" w:color="auto"/>
        <w:right w:val="none" w:sz="0" w:space="0" w:color="auto"/>
      </w:divBdr>
    </w:div>
    <w:div w:id="491914752">
      <w:bodyDiv w:val="1"/>
      <w:marLeft w:val="0"/>
      <w:marRight w:val="0"/>
      <w:marTop w:val="0"/>
      <w:marBottom w:val="0"/>
      <w:divBdr>
        <w:top w:val="none" w:sz="0" w:space="0" w:color="auto"/>
        <w:left w:val="none" w:sz="0" w:space="0" w:color="auto"/>
        <w:bottom w:val="none" w:sz="0" w:space="0" w:color="auto"/>
        <w:right w:val="none" w:sz="0" w:space="0" w:color="auto"/>
      </w:divBdr>
    </w:div>
    <w:div w:id="492062108">
      <w:bodyDiv w:val="1"/>
      <w:marLeft w:val="0"/>
      <w:marRight w:val="0"/>
      <w:marTop w:val="0"/>
      <w:marBottom w:val="0"/>
      <w:divBdr>
        <w:top w:val="none" w:sz="0" w:space="0" w:color="auto"/>
        <w:left w:val="none" w:sz="0" w:space="0" w:color="auto"/>
        <w:bottom w:val="none" w:sz="0" w:space="0" w:color="auto"/>
        <w:right w:val="none" w:sz="0" w:space="0" w:color="auto"/>
      </w:divBdr>
    </w:div>
    <w:div w:id="492111203">
      <w:bodyDiv w:val="1"/>
      <w:marLeft w:val="0"/>
      <w:marRight w:val="0"/>
      <w:marTop w:val="0"/>
      <w:marBottom w:val="0"/>
      <w:divBdr>
        <w:top w:val="none" w:sz="0" w:space="0" w:color="auto"/>
        <w:left w:val="none" w:sz="0" w:space="0" w:color="auto"/>
        <w:bottom w:val="none" w:sz="0" w:space="0" w:color="auto"/>
        <w:right w:val="none" w:sz="0" w:space="0" w:color="auto"/>
      </w:divBdr>
    </w:div>
    <w:div w:id="492182989">
      <w:bodyDiv w:val="1"/>
      <w:marLeft w:val="0"/>
      <w:marRight w:val="0"/>
      <w:marTop w:val="0"/>
      <w:marBottom w:val="0"/>
      <w:divBdr>
        <w:top w:val="none" w:sz="0" w:space="0" w:color="auto"/>
        <w:left w:val="none" w:sz="0" w:space="0" w:color="auto"/>
        <w:bottom w:val="none" w:sz="0" w:space="0" w:color="auto"/>
        <w:right w:val="none" w:sz="0" w:space="0" w:color="auto"/>
      </w:divBdr>
    </w:div>
    <w:div w:id="492188565">
      <w:bodyDiv w:val="1"/>
      <w:marLeft w:val="0"/>
      <w:marRight w:val="0"/>
      <w:marTop w:val="0"/>
      <w:marBottom w:val="0"/>
      <w:divBdr>
        <w:top w:val="none" w:sz="0" w:space="0" w:color="auto"/>
        <w:left w:val="none" w:sz="0" w:space="0" w:color="auto"/>
        <w:bottom w:val="none" w:sz="0" w:space="0" w:color="auto"/>
        <w:right w:val="none" w:sz="0" w:space="0" w:color="auto"/>
      </w:divBdr>
    </w:div>
    <w:div w:id="492381763">
      <w:bodyDiv w:val="1"/>
      <w:marLeft w:val="0"/>
      <w:marRight w:val="0"/>
      <w:marTop w:val="0"/>
      <w:marBottom w:val="0"/>
      <w:divBdr>
        <w:top w:val="none" w:sz="0" w:space="0" w:color="auto"/>
        <w:left w:val="none" w:sz="0" w:space="0" w:color="auto"/>
        <w:bottom w:val="none" w:sz="0" w:space="0" w:color="auto"/>
        <w:right w:val="none" w:sz="0" w:space="0" w:color="auto"/>
      </w:divBdr>
    </w:div>
    <w:div w:id="492450289">
      <w:bodyDiv w:val="1"/>
      <w:marLeft w:val="0"/>
      <w:marRight w:val="0"/>
      <w:marTop w:val="0"/>
      <w:marBottom w:val="0"/>
      <w:divBdr>
        <w:top w:val="none" w:sz="0" w:space="0" w:color="auto"/>
        <w:left w:val="none" w:sz="0" w:space="0" w:color="auto"/>
        <w:bottom w:val="none" w:sz="0" w:space="0" w:color="auto"/>
        <w:right w:val="none" w:sz="0" w:space="0" w:color="auto"/>
      </w:divBdr>
    </w:div>
    <w:div w:id="492456572">
      <w:bodyDiv w:val="1"/>
      <w:marLeft w:val="0"/>
      <w:marRight w:val="0"/>
      <w:marTop w:val="0"/>
      <w:marBottom w:val="0"/>
      <w:divBdr>
        <w:top w:val="none" w:sz="0" w:space="0" w:color="auto"/>
        <w:left w:val="none" w:sz="0" w:space="0" w:color="auto"/>
        <w:bottom w:val="none" w:sz="0" w:space="0" w:color="auto"/>
        <w:right w:val="none" w:sz="0" w:space="0" w:color="auto"/>
      </w:divBdr>
    </w:div>
    <w:div w:id="492649622">
      <w:bodyDiv w:val="1"/>
      <w:marLeft w:val="0"/>
      <w:marRight w:val="0"/>
      <w:marTop w:val="0"/>
      <w:marBottom w:val="0"/>
      <w:divBdr>
        <w:top w:val="none" w:sz="0" w:space="0" w:color="auto"/>
        <w:left w:val="none" w:sz="0" w:space="0" w:color="auto"/>
        <w:bottom w:val="none" w:sz="0" w:space="0" w:color="auto"/>
        <w:right w:val="none" w:sz="0" w:space="0" w:color="auto"/>
      </w:divBdr>
    </w:div>
    <w:div w:id="492837708">
      <w:bodyDiv w:val="1"/>
      <w:marLeft w:val="0"/>
      <w:marRight w:val="0"/>
      <w:marTop w:val="0"/>
      <w:marBottom w:val="0"/>
      <w:divBdr>
        <w:top w:val="none" w:sz="0" w:space="0" w:color="auto"/>
        <w:left w:val="none" w:sz="0" w:space="0" w:color="auto"/>
        <w:bottom w:val="none" w:sz="0" w:space="0" w:color="auto"/>
        <w:right w:val="none" w:sz="0" w:space="0" w:color="auto"/>
      </w:divBdr>
    </w:div>
    <w:div w:id="492837835">
      <w:bodyDiv w:val="1"/>
      <w:marLeft w:val="0"/>
      <w:marRight w:val="0"/>
      <w:marTop w:val="0"/>
      <w:marBottom w:val="0"/>
      <w:divBdr>
        <w:top w:val="none" w:sz="0" w:space="0" w:color="auto"/>
        <w:left w:val="none" w:sz="0" w:space="0" w:color="auto"/>
        <w:bottom w:val="none" w:sz="0" w:space="0" w:color="auto"/>
        <w:right w:val="none" w:sz="0" w:space="0" w:color="auto"/>
      </w:divBdr>
    </w:div>
    <w:div w:id="492841753">
      <w:bodyDiv w:val="1"/>
      <w:marLeft w:val="0"/>
      <w:marRight w:val="0"/>
      <w:marTop w:val="0"/>
      <w:marBottom w:val="0"/>
      <w:divBdr>
        <w:top w:val="none" w:sz="0" w:space="0" w:color="auto"/>
        <w:left w:val="none" w:sz="0" w:space="0" w:color="auto"/>
        <w:bottom w:val="none" w:sz="0" w:space="0" w:color="auto"/>
        <w:right w:val="none" w:sz="0" w:space="0" w:color="auto"/>
      </w:divBdr>
    </w:div>
    <w:div w:id="492986008">
      <w:bodyDiv w:val="1"/>
      <w:marLeft w:val="0"/>
      <w:marRight w:val="0"/>
      <w:marTop w:val="0"/>
      <w:marBottom w:val="0"/>
      <w:divBdr>
        <w:top w:val="none" w:sz="0" w:space="0" w:color="auto"/>
        <w:left w:val="none" w:sz="0" w:space="0" w:color="auto"/>
        <w:bottom w:val="none" w:sz="0" w:space="0" w:color="auto"/>
        <w:right w:val="none" w:sz="0" w:space="0" w:color="auto"/>
      </w:divBdr>
    </w:div>
    <w:div w:id="492992579">
      <w:bodyDiv w:val="1"/>
      <w:marLeft w:val="0"/>
      <w:marRight w:val="0"/>
      <w:marTop w:val="0"/>
      <w:marBottom w:val="0"/>
      <w:divBdr>
        <w:top w:val="none" w:sz="0" w:space="0" w:color="auto"/>
        <w:left w:val="none" w:sz="0" w:space="0" w:color="auto"/>
        <w:bottom w:val="none" w:sz="0" w:space="0" w:color="auto"/>
        <w:right w:val="none" w:sz="0" w:space="0" w:color="auto"/>
      </w:divBdr>
    </w:div>
    <w:div w:id="493178781">
      <w:bodyDiv w:val="1"/>
      <w:marLeft w:val="0"/>
      <w:marRight w:val="0"/>
      <w:marTop w:val="0"/>
      <w:marBottom w:val="0"/>
      <w:divBdr>
        <w:top w:val="none" w:sz="0" w:space="0" w:color="auto"/>
        <w:left w:val="none" w:sz="0" w:space="0" w:color="auto"/>
        <w:bottom w:val="none" w:sz="0" w:space="0" w:color="auto"/>
        <w:right w:val="none" w:sz="0" w:space="0" w:color="auto"/>
      </w:divBdr>
    </w:div>
    <w:div w:id="493254748">
      <w:bodyDiv w:val="1"/>
      <w:marLeft w:val="0"/>
      <w:marRight w:val="0"/>
      <w:marTop w:val="0"/>
      <w:marBottom w:val="0"/>
      <w:divBdr>
        <w:top w:val="none" w:sz="0" w:space="0" w:color="auto"/>
        <w:left w:val="none" w:sz="0" w:space="0" w:color="auto"/>
        <w:bottom w:val="none" w:sz="0" w:space="0" w:color="auto"/>
        <w:right w:val="none" w:sz="0" w:space="0" w:color="auto"/>
      </w:divBdr>
    </w:div>
    <w:div w:id="493497364">
      <w:bodyDiv w:val="1"/>
      <w:marLeft w:val="0"/>
      <w:marRight w:val="0"/>
      <w:marTop w:val="0"/>
      <w:marBottom w:val="0"/>
      <w:divBdr>
        <w:top w:val="none" w:sz="0" w:space="0" w:color="auto"/>
        <w:left w:val="none" w:sz="0" w:space="0" w:color="auto"/>
        <w:bottom w:val="none" w:sz="0" w:space="0" w:color="auto"/>
        <w:right w:val="none" w:sz="0" w:space="0" w:color="auto"/>
      </w:divBdr>
    </w:div>
    <w:div w:id="493690245">
      <w:bodyDiv w:val="1"/>
      <w:marLeft w:val="0"/>
      <w:marRight w:val="0"/>
      <w:marTop w:val="0"/>
      <w:marBottom w:val="0"/>
      <w:divBdr>
        <w:top w:val="none" w:sz="0" w:space="0" w:color="auto"/>
        <w:left w:val="none" w:sz="0" w:space="0" w:color="auto"/>
        <w:bottom w:val="none" w:sz="0" w:space="0" w:color="auto"/>
        <w:right w:val="none" w:sz="0" w:space="0" w:color="auto"/>
      </w:divBdr>
    </w:div>
    <w:div w:id="493766651">
      <w:bodyDiv w:val="1"/>
      <w:marLeft w:val="0"/>
      <w:marRight w:val="0"/>
      <w:marTop w:val="0"/>
      <w:marBottom w:val="0"/>
      <w:divBdr>
        <w:top w:val="none" w:sz="0" w:space="0" w:color="auto"/>
        <w:left w:val="none" w:sz="0" w:space="0" w:color="auto"/>
        <w:bottom w:val="none" w:sz="0" w:space="0" w:color="auto"/>
        <w:right w:val="none" w:sz="0" w:space="0" w:color="auto"/>
      </w:divBdr>
    </w:div>
    <w:div w:id="493840203">
      <w:bodyDiv w:val="1"/>
      <w:marLeft w:val="0"/>
      <w:marRight w:val="0"/>
      <w:marTop w:val="0"/>
      <w:marBottom w:val="0"/>
      <w:divBdr>
        <w:top w:val="none" w:sz="0" w:space="0" w:color="auto"/>
        <w:left w:val="none" w:sz="0" w:space="0" w:color="auto"/>
        <w:bottom w:val="none" w:sz="0" w:space="0" w:color="auto"/>
        <w:right w:val="none" w:sz="0" w:space="0" w:color="auto"/>
      </w:divBdr>
    </w:div>
    <w:div w:id="494031316">
      <w:bodyDiv w:val="1"/>
      <w:marLeft w:val="0"/>
      <w:marRight w:val="0"/>
      <w:marTop w:val="0"/>
      <w:marBottom w:val="0"/>
      <w:divBdr>
        <w:top w:val="none" w:sz="0" w:space="0" w:color="auto"/>
        <w:left w:val="none" w:sz="0" w:space="0" w:color="auto"/>
        <w:bottom w:val="none" w:sz="0" w:space="0" w:color="auto"/>
        <w:right w:val="none" w:sz="0" w:space="0" w:color="auto"/>
      </w:divBdr>
    </w:div>
    <w:div w:id="494079054">
      <w:bodyDiv w:val="1"/>
      <w:marLeft w:val="0"/>
      <w:marRight w:val="0"/>
      <w:marTop w:val="0"/>
      <w:marBottom w:val="0"/>
      <w:divBdr>
        <w:top w:val="none" w:sz="0" w:space="0" w:color="auto"/>
        <w:left w:val="none" w:sz="0" w:space="0" w:color="auto"/>
        <w:bottom w:val="none" w:sz="0" w:space="0" w:color="auto"/>
        <w:right w:val="none" w:sz="0" w:space="0" w:color="auto"/>
      </w:divBdr>
    </w:div>
    <w:div w:id="494302399">
      <w:bodyDiv w:val="1"/>
      <w:marLeft w:val="0"/>
      <w:marRight w:val="0"/>
      <w:marTop w:val="0"/>
      <w:marBottom w:val="0"/>
      <w:divBdr>
        <w:top w:val="none" w:sz="0" w:space="0" w:color="auto"/>
        <w:left w:val="none" w:sz="0" w:space="0" w:color="auto"/>
        <w:bottom w:val="none" w:sz="0" w:space="0" w:color="auto"/>
        <w:right w:val="none" w:sz="0" w:space="0" w:color="auto"/>
      </w:divBdr>
    </w:div>
    <w:div w:id="494807492">
      <w:bodyDiv w:val="1"/>
      <w:marLeft w:val="0"/>
      <w:marRight w:val="0"/>
      <w:marTop w:val="0"/>
      <w:marBottom w:val="0"/>
      <w:divBdr>
        <w:top w:val="none" w:sz="0" w:space="0" w:color="auto"/>
        <w:left w:val="none" w:sz="0" w:space="0" w:color="auto"/>
        <w:bottom w:val="none" w:sz="0" w:space="0" w:color="auto"/>
        <w:right w:val="none" w:sz="0" w:space="0" w:color="auto"/>
      </w:divBdr>
    </w:div>
    <w:div w:id="494884423">
      <w:bodyDiv w:val="1"/>
      <w:marLeft w:val="0"/>
      <w:marRight w:val="0"/>
      <w:marTop w:val="0"/>
      <w:marBottom w:val="0"/>
      <w:divBdr>
        <w:top w:val="none" w:sz="0" w:space="0" w:color="auto"/>
        <w:left w:val="none" w:sz="0" w:space="0" w:color="auto"/>
        <w:bottom w:val="none" w:sz="0" w:space="0" w:color="auto"/>
        <w:right w:val="none" w:sz="0" w:space="0" w:color="auto"/>
      </w:divBdr>
    </w:div>
    <w:div w:id="495002904">
      <w:bodyDiv w:val="1"/>
      <w:marLeft w:val="0"/>
      <w:marRight w:val="0"/>
      <w:marTop w:val="0"/>
      <w:marBottom w:val="0"/>
      <w:divBdr>
        <w:top w:val="none" w:sz="0" w:space="0" w:color="auto"/>
        <w:left w:val="none" w:sz="0" w:space="0" w:color="auto"/>
        <w:bottom w:val="none" w:sz="0" w:space="0" w:color="auto"/>
        <w:right w:val="none" w:sz="0" w:space="0" w:color="auto"/>
      </w:divBdr>
    </w:div>
    <w:div w:id="495194846">
      <w:bodyDiv w:val="1"/>
      <w:marLeft w:val="0"/>
      <w:marRight w:val="0"/>
      <w:marTop w:val="0"/>
      <w:marBottom w:val="0"/>
      <w:divBdr>
        <w:top w:val="none" w:sz="0" w:space="0" w:color="auto"/>
        <w:left w:val="none" w:sz="0" w:space="0" w:color="auto"/>
        <w:bottom w:val="none" w:sz="0" w:space="0" w:color="auto"/>
        <w:right w:val="none" w:sz="0" w:space="0" w:color="auto"/>
      </w:divBdr>
    </w:div>
    <w:div w:id="495533833">
      <w:bodyDiv w:val="1"/>
      <w:marLeft w:val="0"/>
      <w:marRight w:val="0"/>
      <w:marTop w:val="0"/>
      <w:marBottom w:val="0"/>
      <w:divBdr>
        <w:top w:val="none" w:sz="0" w:space="0" w:color="auto"/>
        <w:left w:val="none" w:sz="0" w:space="0" w:color="auto"/>
        <w:bottom w:val="none" w:sz="0" w:space="0" w:color="auto"/>
        <w:right w:val="none" w:sz="0" w:space="0" w:color="auto"/>
      </w:divBdr>
    </w:div>
    <w:div w:id="495652123">
      <w:bodyDiv w:val="1"/>
      <w:marLeft w:val="0"/>
      <w:marRight w:val="0"/>
      <w:marTop w:val="0"/>
      <w:marBottom w:val="0"/>
      <w:divBdr>
        <w:top w:val="none" w:sz="0" w:space="0" w:color="auto"/>
        <w:left w:val="none" w:sz="0" w:space="0" w:color="auto"/>
        <w:bottom w:val="none" w:sz="0" w:space="0" w:color="auto"/>
        <w:right w:val="none" w:sz="0" w:space="0" w:color="auto"/>
      </w:divBdr>
    </w:div>
    <w:div w:id="495733464">
      <w:bodyDiv w:val="1"/>
      <w:marLeft w:val="0"/>
      <w:marRight w:val="0"/>
      <w:marTop w:val="0"/>
      <w:marBottom w:val="0"/>
      <w:divBdr>
        <w:top w:val="none" w:sz="0" w:space="0" w:color="auto"/>
        <w:left w:val="none" w:sz="0" w:space="0" w:color="auto"/>
        <w:bottom w:val="none" w:sz="0" w:space="0" w:color="auto"/>
        <w:right w:val="none" w:sz="0" w:space="0" w:color="auto"/>
      </w:divBdr>
    </w:div>
    <w:div w:id="495850376">
      <w:bodyDiv w:val="1"/>
      <w:marLeft w:val="0"/>
      <w:marRight w:val="0"/>
      <w:marTop w:val="0"/>
      <w:marBottom w:val="0"/>
      <w:divBdr>
        <w:top w:val="none" w:sz="0" w:space="0" w:color="auto"/>
        <w:left w:val="none" w:sz="0" w:space="0" w:color="auto"/>
        <w:bottom w:val="none" w:sz="0" w:space="0" w:color="auto"/>
        <w:right w:val="none" w:sz="0" w:space="0" w:color="auto"/>
      </w:divBdr>
    </w:div>
    <w:div w:id="495995812">
      <w:bodyDiv w:val="1"/>
      <w:marLeft w:val="0"/>
      <w:marRight w:val="0"/>
      <w:marTop w:val="0"/>
      <w:marBottom w:val="0"/>
      <w:divBdr>
        <w:top w:val="none" w:sz="0" w:space="0" w:color="auto"/>
        <w:left w:val="none" w:sz="0" w:space="0" w:color="auto"/>
        <w:bottom w:val="none" w:sz="0" w:space="0" w:color="auto"/>
        <w:right w:val="none" w:sz="0" w:space="0" w:color="auto"/>
      </w:divBdr>
    </w:div>
    <w:div w:id="496069306">
      <w:bodyDiv w:val="1"/>
      <w:marLeft w:val="0"/>
      <w:marRight w:val="0"/>
      <w:marTop w:val="0"/>
      <w:marBottom w:val="0"/>
      <w:divBdr>
        <w:top w:val="none" w:sz="0" w:space="0" w:color="auto"/>
        <w:left w:val="none" w:sz="0" w:space="0" w:color="auto"/>
        <w:bottom w:val="none" w:sz="0" w:space="0" w:color="auto"/>
        <w:right w:val="none" w:sz="0" w:space="0" w:color="auto"/>
      </w:divBdr>
    </w:div>
    <w:div w:id="496115546">
      <w:bodyDiv w:val="1"/>
      <w:marLeft w:val="0"/>
      <w:marRight w:val="0"/>
      <w:marTop w:val="0"/>
      <w:marBottom w:val="0"/>
      <w:divBdr>
        <w:top w:val="none" w:sz="0" w:space="0" w:color="auto"/>
        <w:left w:val="none" w:sz="0" w:space="0" w:color="auto"/>
        <w:bottom w:val="none" w:sz="0" w:space="0" w:color="auto"/>
        <w:right w:val="none" w:sz="0" w:space="0" w:color="auto"/>
      </w:divBdr>
    </w:div>
    <w:div w:id="496308592">
      <w:bodyDiv w:val="1"/>
      <w:marLeft w:val="0"/>
      <w:marRight w:val="0"/>
      <w:marTop w:val="0"/>
      <w:marBottom w:val="0"/>
      <w:divBdr>
        <w:top w:val="none" w:sz="0" w:space="0" w:color="auto"/>
        <w:left w:val="none" w:sz="0" w:space="0" w:color="auto"/>
        <w:bottom w:val="none" w:sz="0" w:space="0" w:color="auto"/>
        <w:right w:val="none" w:sz="0" w:space="0" w:color="auto"/>
      </w:divBdr>
    </w:div>
    <w:div w:id="496456495">
      <w:bodyDiv w:val="1"/>
      <w:marLeft w:val="0"/>
      <w:marRight w:val="0"/>
      <w:marTop w:val="0"/>
      <w:marBottom w:val="0"/>
      <w:divBdr>
        <w:top w:val="none" w:sz="0" w:space="0" w:color="auto"/>
        <w:left w:val="none" w:sz="0" w:space="0" w:color="auto"/>
        <w:bottom w:val="none" w:sz="0" w:space="0" w:color="auto"/>
        <w:right w:val="none" w:sz="0" w:space="0" w:color="auto"/>
      </w:divBdr>
    </w:div>
    <w:div w:id="496462259">
      <w:bodyDiv w:val="1"/>
      <w:marLeft w:val="0"/>
      <w:marRight w:val="0"/>
      <w:marTop w:val="0"/>
      <w:marBottom w:val="0"/>
      <w:divBdr>
        <w:top w:val="none" w:sz="0" w:space="0" w:color="auto"/>
        <w:left w:val="none" w:sz="0" w:space="0" w:color="auto"/>
        <w:bottom w:val="none" w:sz="0" w:space="0" w:color="auto"/>
        <w:right w:val="none" w:sz="0" w:space="0" w:color="auto"/>
      </w:divBdr>
    </w:div>
    <w:div w:id="496655579">
      <w:bodyDiv w:val="1"/>
      <w:marLeft w:val="0"/>
      <w:marRight w:val="0"/>
      <w:marTop w:val="0"/>
      <w:marBottom w:val="0"/>
      <w:divBdr>
        <w:top w:val="none" w:sz="0" w:space="0" w:color="auto"/>
        <w:left w:val="none" w:sz="0" w:space="0" w:color="auto"/>
        <w:bottom w:val="none" w:sz="0" w:space="0" w:color="auto"/>
        <w:right w:val="none" w:sz="0" w:space="0" w:color="auto"/>
      </w:divBdr>
    </w:div>
    <w:div w:id="496700032">
      <w:bodyDiv w:val="1"/>
      <w:marLeft w:val="0"/>
      <w:marRight w:val="0"/>
      <w:marTop w:val="0"/>
      <w:marBottom w:val="0"/>
      <w:divBdr>
        <w:top w:val="none" w:sz="0" w:space="0" w:color="auto"/>
        <w:left w:val="none" w:sz="0" w:space="0" w:color="auto"/>
        <w:bottom w:val="none" w:sz="0" w:space="0" w:color="auto"/>
        <w:right w:val="none" w:sz="0" w:space="0" w:color="auto"/>
      </w:divBdr>
    </w:div>
    <w:div w:id="496774611">
      <w:bodyDiv w:val="1"/>
      <w:marLeft w:val="0"/>
      <w:marRight w:val="0"/>
      <w:marTop w:val="0"/>
      <w:marBottom w:val="0"/>
      <w:divBdr>
        <w:top w:val="none" w:sz="0" w:space="0" w:color="auto"/>
        <w:left w:val="none" w:sz="0" w:space="0" w:color="auto"/>
        <w:bottom w:val="none" w:sz="0" w:space="0" w:color="auto"/>
        <w:right w:val="none" w:sz="0" w:space="0" w:color="auto"/>
      </w:divBdr>
    </w:div>
    <w:div w:id="496918859">
      <w:bodyDiv w:val="1"/>
      <w:marLeft w:val="0"/>
      <w:marRight w:val="0"/>
      <w:marTop w:val="0"/>
      <w:marBottom w:val="0"/>
      <w:divBdr>
        <w:top w:val="none" w:sz="0" w:space="0" w:color="auto"/>
        <w:left w:val="none" w:sz="0" w:space="0" w:color="auto"/>
        <w:bottom w:val="none" w:sz="0" w:space="0" w:color="auto"/>
        <w:right w:val="none" w:sz="0" w:space="0" w:color="auto"/>
      </w:divBdr>
    </w:div>
    <w:div w:id="496923065">
      <w:bodyDiv w:val="1"/>
      <w:marLeft w:val="0"/>
      <w:marRight w:val="0"/>
      <w:marTop w:val="0"/>
      <w:marBottom w:val="0"/>
      <w:divBdr>
        <w:top w:val="none" w:sz="0" w:space="0" w:color="auto"/>
        <w:left w:val="none" w:sz="0" w:space="0" w:color="auto"/>
        <w:bottom w:val="none" w:sz="0" w:space="0" w:color="auto"/>
        <w:right w:val="none" w:sz="0" w:space="0" w:color="auto"/>
      </w:divBdr>
    </w:div>
    <w:div w:id="496964786">
      <w:bodyDiv w:val="1"/>
      <w:marLeft w:val="0"/>
      <w:marRight w:val="0"/>
      <w:marTop w:val="0"/>
      <w:marBottom w:val="0"/>
      <w:divBdr>
        <w:top w:val="none" w:sz="0" w:space="0" w:color="auto"/>
        <w:left w:val="none" w:sz="0" w:space="0" w:color="auto"/>
        <w:bottom w:val="none" w:sz="0" w:space="0" w:color="auto"/>
        <w:right w:val="none" w:sz="0" w:space="0" w:color="auto"/>
      </w:divBdr>
    </w:div>
    <w:div w:id="497501222">
      <w:bodyDiv w:val="1"/>
      <w:marLeft w:val="0"/>
      <w:marRight w:val="0"/>
      <w:marTop w:val="0"/>
      <w:marBottom w:val="0"/>
      <w:divBdr>
        <w:top w:val="none" w:sz="0" w:space="0" w:color="auto"/>
        <w:left w:val="none" w:sz="0" w:space="0" w:color="auto"/>
        <w:bottom w:val="none" w:sz="0" w:space="0" w:color="auto"/>
        <w:right w:val="none" w:sz="0" w:space="0" w:color="auto"/>
      </w:divBdr>
    </w:div>
    <w:div w:id="497501797">
      <w:bodyDiv w:val="1"/>
      <w:marLeft w:val="0"/>
      <w:marRight w:val="0"/>
      <w:marTop w:val="0"/>
      <w:marBottom w:val="0"/>
      <w:divBdr>
        <w:top w:val="none" w:sz="0" w:space="0" w:color="auto"/>
        <w:left w:val="none" w:sz="0" w:space="0" w:color="auto"/>
        <w:bottom w:val="none" w:sz="0" w:space="0" w:color="auto"/>
        <w:right w:val="none" w:sz="0" w:space="0" w:color="auto"/>
      </w:divBdr>
    </w:div>
    <w:div w:id="497575177">
      <w:bodyDiv w:val="1"/>
      <w:marLeft w:val="0"/>
      <w:marRight w:val="0"/>
      <w:marTop w:val="0"/>
      <w:marBottom w:val="0"/>
      <w:divBdr>
        <w:top w:val="none" w:sz="0" w:space="0" w:color="auto"/>
        <w:left w:val="none" w:sz="0" w:space="0" w:color="auto"/>
        <w:bottom w:val="none" w:sz="0" w:space="0" w:color="auto"/>
        <w:right w:val="none" w:sz="0" w:space="0" w:color="auto"/>
      </w:divBdr>
    </w:div>
    <w:div w:id="497699432">
      <w:bodyDiv w:val="1"/>
      <w:marLeft w:val="0"/>
      <w:marRight w:val="0"/>
      <w:marTop w:val="0"/>
      <w:marBottom w:val="0"/>
      <w:divBdr>
        <w:top w:val="none" w:sz="0" w:space="0" w:color="auto"/>
        <w:left w:val="none" w:sz="0" w:space="0" w:color="auto"/>
        <w:bottom w:val="none" w:sz="0" w:space="0" w:color="auto"/>
        <w:right w:val="none" w:sz="0" w:space="0" w:color="auto"/>
      </w:divBdr>
    </w:div>
    <w:div w:id="497813131">
      <w:bodyDiv w:val="1"/>
      <w:marLeft w:val="0"/>
      <w:marRight w:val="0"/>
      <w:marTop w:val="0"/>
      <w:marBottom w:val="0"/>
      <w:divBdr>
        <w:top w:val="none" w:sz="0" w:space="0" w:color="auto"/>
        <w:left w:val="none" w:sz="0" w:space="0" w:color="auto"/>
        <w:bottom w:val="none" w:sz="0" w:space="0" w:color="auto"/>
        <w:right w:val="none" w:sz="0" w:space="0" w:color="auto"/>
      </w:divBdr>
    </w:div>
    <w:div w:id="497814550">
      <w:bodyDiv w:val="1"/>
      <w:marLeft w:val="0"/>
      <w:marRight w:val="0"/>
      <w:marTop w:val="0"/>
      <w:marBottom w:val="0"/>
      <w:divBdr>
        <w:top w:val="none" w:sz="0" w:space="0" w:color="auto"/>
        <w:left w:val="none" w:sz="0" w:space="0" w:color="auto"/>
        <w:bottom w:val="none" w:sz="0" w:space="0" w:color="auto"/>
        <w:right w:val="none" w:sz="0" w:space="0" w:color="auto"/>
      </w:divBdr>
    </w:div>
    <w:div w:id="497886406">
      <w:bodyDiv w:val="1"/>
      <w:marLeft w:val="0"/>
      <w:marRight w:val="0"/>
      <w:marTop w:val="0"/>
      <w:marBottom w:val="0"/>
      <w:divBdr>
        <w:top w:val="none" w:sz="0" w:space="0" w:color="auto"/>
        <w:left w:val="none" w:sz="0" w:space="0" w:color="auto"/>
        <w:bottom w:val="none" w:sz="0" w:space="0" w:color="auto"/>
        <w:right w:val="none" w:sz="0" w:space="0" w:color="auto"/>
      </w:divBdr>
    </w:div>
    <w:div w:id="497959643">
      <w:bodyDiv w:val="1"/>
      <w:marLeft w:val="0"/>
      <w:marRight w:val="0"/>
      <w:marTop w:val="0"/>
      <w:marBottom w:val="0"/>
      <w:divBdr>
        <w:top w:val="none" w:sz="0" w:space="0" w:color="auto"/>
        <w:left w:val="none" w:sz="0" w:space="0" w:color="auto"/>
        <w:bottom w:val="none" w:sz="0" w:space="0" w:color="auto"/>
        <w:right w:val="none" w:sz="0" w:space="0" w:color="auto"/>
      </w:divBdr>
    </w:div>
    <w:div w:id="497967241">
      <w:bodyDiv w:val="1"/>
      <w:marLeft w:val="0"/>
      <w:marRight w:val="0"/>
      <w:marTop w:val="0"/>
      <w:marBottom w:val="0"/>
      <w:divBdr>
        <w:top w:val="none" w:sz="0" w:space="0" w:color="auto"/>
        <w:left w:val="none" w:sz="0" w:space="0" w:color="auto"/>
        <w:bottom w:val="none" w:sz="0" w:space="0" w:color="auto"/>
        <w:right w:val="none" w:sz="0" w:space="0" w:color="auto"/>
      </w:divBdr>
    </w:div>
    <w:div w:id="497968046">
      <w:bodyDiv w:val="1"/>
      <w:marLeft w:val="0"/>
      <w:marRight w:val="0"/>
      <w:marTop w:val="0"/>
      <w:marBottom w:val="0"/>
      <w:divBdr>
        <w:top w:val="none" w:sz="0" w:space="0" w:color="auto"/>
        <w:left w:val="none" w:sz="0" w:space="0" w:color="auto"/>
        <w:bottom w:val="none" w:sz="0" w:space="0" w:color="auto"/>
        <w:right w:val="none" w:sz="0" w:space="0" w:color="auto"/>
      </w:divBdr>
    </w:div>
    <w:div w:id="498155091">
      <w:bodyDiv w:val="1"/>
      <w:marLeft w:val="0"/>
      <w:marRight w:val="0"/>
      <w:marTop w:val="0"/>
      <w:marBottom w:val="0"/>
      <w:divBdr>
        <w:top w:val="none" w:sz="0" w:space="0" w:color="auto"/>
        <w:left w:val="none" w:sz="0" w:space="0" w:color="auto"/>
        <w:bottom w:val="none" w:sz="0" w:space="0" w:color="auto"/>
        <w:right w:val="none" w:sz="0" w:space="0" w:color="auto"/>
      </w:divBdr>
    </w:div>
    <w:div w:id="498352103">
      <w:bodyDiv w:val="1"/>
      <w:marLeft w:val="0"/>
      <w:marRight w:val="0"/>
      <w:marTop w:val="0"/>
      <w:marBottom w:val="0"/>
      <w:divBdr>
        <w:top w:val="none" w:sz="0" w:space="0" w:color="auto"/>
        <w:left w:val="none" w:sz="0" w:space="0" w:color="auto"/>
        <w:bottom w:val="none" w:sz="0" w:space="0" w:color="auto"/>
        <w:right w:val="none" w:sz="0" w:space="0" w:color="auto"/>
      </w:divBdr>
    </w:div>
    <w:div w:id="498540756">
      <w:bodyDiv w:val="1"/>
      <w:marLeft w:val="0"/>
      <w:marRight w:val="0"/>
      <w:marTop w:val="0"/>
      <w:marBottom w:val="0"/>
      <w:divBdr>
        <w:top w:val="none" w:sz="0" w:space="0" w:color="auto"/>
        <w:left w:val="none" w:sz="0" w:space="0" w:color="auto"/>
        <w:bottom w:val="none" w:sz="0" w:space="0" w:color="auto"/>
        <w:right w:val="none" w:sz="0" w:space="0" w:color="auto"/>
      </w:divBdr>
    </w:div>
    <w:div w:id="498737657">
      <w:bodyDiv w:val="1"/>
      <w:marLeft w:val="0"/>
      <w:marRight w:val="0"/>
      <w:marTop w:val="0"/>
      <w:marBottom w:val="0"/>
      <w:divBdr>
        <w:top w:val="none" w:sz="0" w:space="0" w:color="auto"/>
        <w:left w:val="none" w:sz="0" w:space="0" w:color="auto"/>
        <w:bottom w:val="none" w:sz="0" w:space="0" w:color="auto"/>
        <w:right w:val="none" w:sz="0" w:space="0" w:color="auto"/>
      </w:divBdr>
    </w:div>
    <w:div w:id="499007968">
      <w:bodyDiv w:val="1"/>
      <w:marLeft w:val="0"/>
      <w:marRight w:val="0"/>
      <w:marTop w:val="0"/>
      <w:marBottom w:val="0"/>
      <w:divBdr>
        <w:top w:val="none" w:sz="0" w:space="0" w:color="auto"/>
        <w:left w:val="none" w:sz="0" w:space="0" w:color="auto"/>
        <w:bottom w:val="none" w:sz="0" w:space="0" w:color="auto"/>
        <w:right w:val="none" w:sz="0" w:space="0" w:color="auto"/>
      </w:divBdr>
    </w:div>
    <w:div w:id="499584584">
      <w:bodyDiv w:val="1"/>
      <w:marLeft w:val="0"/>
      <w:marRight w:val="0"/>
      <w:marTop w:val="0"/>
      <w:marBottom w:val="0"/>
      <w:divBdr>
        <w:top w:val="none" w:sz="0" w:space="0" w:color="auto"/>
        <w:left w:val="none" w:sz="0" w:space="0" w:color="auto"/>
        <w:bottom w:val="none" w:sz="0" w:space="0" w:color="auto"/>
        <w:right w:val="none" w:sz="0" w:space="0" w:color="auto"/>
      </w:divBdr>
    </w:div>
    <w:div w:id="499737222">
      <w:bodyDiv w:val="1"/>
      <w:marLeft w:val="0"/>
      <w:marRight w:val="0"/>
      <w:marTop w:val="0"/>
      <w:marBottom w:val="0"/>
      <w:divBdr>
        <w:top w:val="none" w:sz="0" w:space="0" w:color="auto"/>
        <w:left w:val="none" w:sz="0" w:space="0" w:color="auto"/>
        <w:bottom w:val="none" w:sz="0" w:space="0" w:color="auto"/>
        <w:right w:val="none" w:sz="0" w:space="0" w:color="auto"/>
      </w:divBdr>
    </w:div>
    <w:div w:id="500046188">
      <w:bodyDiv w:val="1"/>
      <w:marLeft w:val="0"/>
      <w:marRight w:val="0"/>
      <w:marTop w:val="0"/>
      <w:marBottom w:val="0"/>
      <w:divBdr>
        <w:top w:val="none" w:sz="0" w:space="0" w:color="auto"/>
        <w:left w:val="none" w:sz="0" w:space="0" w:color="auto"/>
        <w:bottom w:val="none" w:sz="0" w:space="0" w:color="auto"/>
        <w:right w:val="none" w:sz="0" w:space="0" w:color="auto"/>
      </w:divBdr>
    </w:div>
    <w:div w:id="500119616">
      <w:bodyDiv w:val="1"/>
      <w:marLeft w:val="0"/>
      <w:marRight w:val="0"/>
      <w:marTop w:val="0"/>
      <w:marBottom w:val="0"/>
      <w:divBdr>
        <w:top w:val="none" w:sz="0" w:space="0" w:color="auto"/>
        <w:left w:val="none" w:sz="0" w:space="0" w:color="auto"/>
        <w:bottom w:val="none" w:sz="0" w:space="0" w:color="auto"/>
        <w:right w:val="none" w:sz="0" w:space="0" w:color="auto"/>
      </w:divBdr>
    </w:div>
    <w:div w:id="500122747">
      <w:bodyDiv w:val="1"/>
      <w:marLeft w:val="0"/>
      <w:marRight w:val="0"/>
      <w:marTop w:val="0"/>
      <w:marBottom w:val="0"/>
      <w:divBdr>
        <w:top w:val="none" w:sz="0" w:space="0" w:color="auto"/>
        <w:left w:val="none" w:sz="0" w:space="0" w:color="auto"/>
        <w:bottom w:val="none" w:sz="0" w:space="0" w:color="auto"/>
        <w:right w:val="none" w:sz="0" w:space="0" w:color="auto"/>
      </w:divBdr>
    </w:div>
    <w:div w:id="500195810">
      <w:bodyDiv w:val="1"/>
      <w:marLeft w:val="0"/>
      <w:marRight w:val="0"/>
      <w:marTop w:val="0"/>
      <w:marBottom w:val="0"/>
      <w:divBdr>
        <w:top w:val="none" w:sz="0" w:space="0" w:color="auto"/>
        <w:left w:val="none" w:sz="0" w:space="0" w:color="auto"/>
        <w:bottom w:val="none" w:sz="0" w:space="0" w:color="auto"/>
        <w:right w:val="none" w:sz="0" w:space="0" w:color="auto"/>
      </w:divBdr>
    </w:div>
    <w:div w:id="500387375">
      <w:bodyDiv w:val="1"/>
      <w:marLeft w:val="0"/>
      <w:marRight w:val="0"/>
      <w:marTop w:val="0"/>
      <w:marBottom w:val="0"/>
      <w:divBdr>
        <w:top w:val="none" w:sz="0" w:space="0" w:color="auto"/>
        <w:left w:val="none" w:sz="0" w:space="0" w:color="auto"/>
        <w:bottom w:val="none" w:sz="0" w:space="0" w:color="auto"/>
        <w:right w:val="none" w:sz="0" w:space="0" w:color="auto"/>
      </w:divBdr>
    </w:div>
    <w:div w:id="500388463">
      <w:bodyDiv w:val="1"/>
      <w:marLeft w:val="0"/>
      <w:marRight w:val="0"/>
      <w:marTop w:val="0"/>
      <w:marBottom w:val="0"/>
      <w:divBdr>
        <w:top w:val="none" w:sz="0" w:space="0" w:color="auto"/>
        <w:left w:val="none" w:sz="0" w:space="0" w:color="auto"/>
        <w:bottom w:val="none" w:sz="0" w:space="0" w:color="auto"/>
        <w:right w:val="none" w:sz="0" w:space="0" w:color="auto"/>
      </w:divBdr>
    </w:div>
    <w:div w:id="500660472">
      <w:bodyDiv w:val="1"/>
      <w:marLeft w:val="0"/>
      <w:marRight w:val="0"/>
      <w:marTop w:val="0"/>
      <w:marBottom w:val="0"/>
      <w:divBdr>
        <w:top w:val="none" w:sz="0" w:space="0" w:color="auto"/>
        <w:left w:val="none" w:sz="0" w:space="0" w:color="auto"/>
        <w:bottom w:val="none" w:sz="0" w:space="0" w:color="auto"/>
        <w:right w:val="none" w:sz="0" w:space="0" w:color="auto"/>
      </w:divBdr>
    </w:div>
    <w:div w:id="500782288">
      <w:bodyDiv w:val="1"/>
      <w:marLeft w:val="0"/>
      <w:marRight w:val="0"/>
      <w:marTop w:val="0"/>
      <w:marBottom w:val="0"/>
      <w:divBdr>
        <w:top w:val="none" w:sz="0" w:space="0" w:color="auto"/>
        <w:left w:val="none" w:sz="0" w:space="0" w:color="auto"/>
        <w:bottom w:val="none" w:sz="0" w:space="0" w:color="auto"/>
        <w:right w:val="none" w:sz="0" w:space="0" w:color="auto"/>
      </w:divBdr>
    </w:div>
    <w:div w:id="501050257">
      <w:bodyDiv w:val="1"/>
      <w:marLeft w:val="0"/>
      <w:marRight w:val="0"/>
      <w:marTop w:val="0"/>
      <w:marBottom w:val="0"/>
      <w:divBdr>
        <w:top w:val="none" w:sz="0" w:space="0" w:color="auto"/>
        <w:left w:val="none" w:sz="0" w:space="0" w:color="auto"/>
        <w:bottom w:val="none" w:sz="0" w:space="0" w:color="auto"/>
        <w:right w:val="none" w:sz="0" w:space="0" w:color="auto"/>
      </w:divBdr>
    </w:div>
    <w:div w:id="501236281">
      <w:bodyDiv w:val="1"/>
      <w:marLeft w:val="0"/>
      <w:marRight w:val="0"/>
      <w:marTop w:val="0"/>
      <w:marBottom w:val="0"/>
      <w:divBdr>
        <w:top w:val="none" w:sz="0" w:space="0" w:color="auto"/>
        <w:left w:val="none" w:sz="0" w:space="0" w:color="auto"/>
        <w:bottom w:val="none" w:sz="0" w:space="0" w:color="auto"/>
        <w:right w:val="none" w:sz="0" w:space="0" w:color="auto"/>
      </w:divBdr>
    </w:div>
    <w:div w:id="501433921">
      <w:bodyDiv w:val="1"/>
      <w:marLeft w:val="0"/>
      <w:marRight w:val="0"/>
      <w:marTop w:val="0"/>
      <w:marBottom w:val="0"/>
      <w:divBdr>
        <w:top w:val="none" w:sz="0" w:space="0" w:color="auto"/>
        <w:left w:val="none" w:sz="0" w:space="0" w:color="auto"/>
        <w:bottom w:val="none" w:sz="0" w:space="0" w:color="auto"/>
        <w:right w:val="none" w:sz="0" w:space="0" w:color="auto"/>
      </w:divBdr>
    </w:div>
    <w:div w:id="501554378">
      <w:bodyDiv w:val="1"/>
      <w:marLeft w:val="0"/>
      <w:marRight w:val="0"/>
      <w:marTop w:val="0"/>
      <w:marBottom w:val="0"/>
      <w:divBdr>
        <w:top w:val="none" w:sz="0" w:space="0" w:color="auto"/>
        <w:left w:val="none" w:sz="0" w:space="0" w:color="auto"/>
        <w:bottom w:val="none" w:sz="0" w:space="0" w:color="auto"/>
        <w:right w:val="none" w:sz="0" w:space="0" w:color="auto"/>
      </w:divBdr>
    </w:div>
    <w:div w:id="501554753">
      <w:bodyDiv w:val="1"/>
      <w:marLeft w:val="0"/>
      <w:marRight w:val="0"/>
      <w:marTop w:val="0"/>
      <w:marBottom w:val="0"/>
      <w:divBdr>
        <w:top w:val="none" w:sz="0" w:space="0" w:color="auto"/>
        <w:left w:val="none" w:sz="0" w:space="0" w:color="auto"/>
        <w:bottom w:val="none" w:sz="0" w:space="0" w:color="auto"/>
        <w:right w:val="none" w:sz="0" w:space="0" w:color="auto"/>
      </w:divBdr>
    </w:div>
    <w:div w:id="501706705">
      <w:bodyDiv w:val="1"/>
      <w:marLeft w:val="0"/>
      <w:marRight w:val="0"/>
      <w:marTop w:val="0"/>
      <w:marBottom w:val="0"/>
      <w:divBdr>
        <w:top w:val="none" w:sz="0" w:space="0" w:color="auto"/>
        <w:left w:val="none" w:sz="0" w:space="0" w:color="auto"/>
        <w:bottom w:val="none" w:sz="0" w:space="0" w:color="auto"/>
        <w:right w:val="none" w:sz="0" w:space="0" w:color="auto"/>
      </w:divBdr>
    </w:div>
    <w:div w:id="502015405">
      <w:bodyDiv w:val="1"/>
      <w:marLeft w:val="0"/>
      <w:marRight w:val="0"/>
      <w:marTop w:val="0"/>
      <w:marBottom w:val="0"/>
      <w:divBdr>
        <w:top w:val="none" w:sz="0" w:space="0" w:color="auto"/>
        <w:left w:val="none" w:sz="0" w:space="0" w:color="auto"/>
        <w:bottom w:val="none" w:sz="0" w:space="0" w:color="auto"/>
        <w:right w:val="none" w:sz="0" w:space="0" w:color="auto"/>
      </w:divBdr>
    </w:div>
    <w:div w:id="502211337">
      <w:bodyDiv w:val="1"/>
      <w:marLeft w:val="0"/>
      <w:marRight w:val="0"/>
      <w:marTop w:val="0"/>
      <w:marBottom w:val="0"/>
      <w:divBdr>
        <w:top w:val="none" w:sz="0" w:space="0" w:color="auto"/>
        <w:left w:val="none" w:sz="0" w:space="0" w:color="auto"/>
        <w:bottom w:val="none" w:sz="0" w:space="0" w:color="auto"/>
        <w:right w:val="none" w:sz="0" w:space="0" w:color="auto"/>
      </w:divBdr>
    </w:div>
    <w:div w:id="502399860">
      <w:bodyDiv w:val="1"/>
      <w:marLeft w:val="0"/>
      <w:marRight w:val="0"/>
      <w:marTop w:val="0"/>
      <w:marBottom w:val="0"/>
      <w:divBdr>
        <w:top w:val="none" w:sz="0" w:space="0" w:color="auto"/>
        <w:left w:val="none" w:sz="0" w:space="0" w:color="auto"/>
        <w:bottom w:val="none" w:sz="0" w:space="0" w:color="auto"/>
        <w:right w:val="none" w:sz="0" w:space="0" w:color="auto"/>
      </w:divBdr>
    </w:div>
    <w:div w:id="502551826">
      <w:bodyDiv w:val="1"/>
      <w:marLeft w:val="0"/>
      <w:marRight w:val="0"/>
      <w:marTop w:val="0"/>
      <w:marBottom w:val="0"/>
      <w:divBdr>
        <w:top w:val="none" w:sz="0" w:space="0" w:color="auto"/>
        <w:left w:val="none" w:sz="0" w:space="0" w:color="auto"/>
        <w:bottom w:val="none" w:sz="0" w:space="0" w:color="auto"/>
        <w:right w:val="none" w:sz="0" w:space="0" w:color="auto"/>
      </w:divBdr>
    </w:div>
    <w:div w:id="502625600">
      <w:bodyDiv w:val="1"/>
      <w:marLeft w:val="0"/>
      <w:marRight w:val="0"/>
      <w:marTop w:val="0"/>
      <w:marBottom w:val="0"/>
      <w:divBdr>
        <w:top w:val="none" w:sz="0" w:space="0" w:color="auto"/>
        <w:left w:val="none" w:sz="0" w:space="0" w:color="auto"/>
        <w:bottom w:val="none" w:sz="0" w:space="0" w:color="auto"/>
        <w:right w:val="none" w:sz="0" w:space="0" w:color="auto"/>
      </w:divBdr>
    </w:div>
    <w:div w:id="502819090">
      <w:bodyDiv w:val="1"/>
      <w:marLeft w:val="0"/>
      <w:marRight w:val="0"/>
      <w:marTop w:val="0"/>
      <w:marBottom w:val="0"/>
      <w:divBdr>
        <w:top w:val="none" w:sz="0" w:space="0" w:color="auto"/>
        <w:left w:val="none" w:sz="0" w:space="0" w:color="auto"/>
        <w:bottom w:val="none" w:sz="0" w:space="0" w:color="auto"/>
        <w:right w:val="none" w:sz="0" w:space="0" w:color="auto"/>
      </w:divBdr>
    </w:div>
    <w:div w:id="502861041">
      <w:bodyDiv w:val="1"/>
      <w:marLeft w:val="0"/>
      <w:marRight w:val="0"/>
      <w:marTop w:val="0"/>
      <w:marBottom w:val="0"/>
      <w:divBdr>
        <w:top w:val="none" w:sz="0" w:space="0" w:color="auto"/>
        <w:left w:val="none" w:sz="0" w:space="0" w:color="auto"/>
        <w:bottom w:val="none" w:sz="0" w:space="0" w:color="auto"/>
        <w:right w:val="none" w:sz="0" w:space="0" w:color="auto"/>
      </w:divBdr>
    </w:div>
    <w:div w:id="502864264">
      <w:bodyDiv w:val="1"/>
      <w:marLeft w:val="0"/>
      <w:marRight w:val="0"/>
      <w:marTop w:val="0"/>
      <w:marBottom w:val="0"/>
      <w:divBdr>
        <w:top w:val="none" w:sz="0" w:space="0" w:color="auto"/>
        <w:left w:val="none" w:sz="0" w:space="0" w:color="auto"/>
        <w:bottom w:val="none" w:sz="0" w:space="0" w:color="auto"/>
        <w:right w:val="none" w:sz="0" w:space="0" w:color="auto"/>
      </w:divBdr>
    </w:div>
    <w:div w:id="503055113">
      <w:bodyDiv w:val="1"/>
      <w:marLeft w:val="0"/>
      <w:marRight w:val="0"/>
      <w:marTop w:val="0"/>
      <w:marBottom w:val="0"/>
      <w:divBdr>
        <w:top w:val="none" w:sz="0" w:space="0" w:color="auto"/>
        <w:left w:val="none" w:sz="0" w:space="0" w:color="auto"/>
        <w:bottom w:val="none" w:sz="0" w:space="0" w:color="auto"/>
        <w:right w:val="none" w:sz="0" w:space="0" w:color="auto"/>
      </w:divBdr>
    </w:div>
    <w:div w:id="503083531">
      <w:bodyDiv w:val="1"/>
      <w:marLeft w:val="0"/>
      <w:marRight w:val="0"/>
      <w:marTop w:val="0"/>
      <w:marBottom w:val="0"/>
      <w:divBdr>
        <w:top w:val="none" w:sz="0" w:space="0" w:color="auto"/>
        <w:left w:val="none" w:sz="0" w:space="0" w:color="auto"/>
        <w:bottom w:val="none" w:sz="0" w:space="0" w:color="auto"/>
        <w:right w:val="none" w:sz="0" w:space="0" w:color="auto"/>
      </w:divBdr>
    </w:div>
    <w:div w:id="503202946">
      <w:bodyDiv w:val="1"/>
      <w:marLeft w:val="0"/>
      <w:marRight w:val="0"/>
      <w:marTop w:val="0"/>
      <w:marBottom w:val="0"/>
      <w:divBdr>
        <w:top w:val="none" w:sz="0" w:space="0" w:color="auto"/>
        <w:left w:val="none" w:sz="0" w:space="0" w:color="auto"/>
        <w:bottom w:val="none" w:sz="0" w:space="0" w:color="auto"/>
        <w:right w:val="none" w:sz="0" w:space="0" w:color="auto"/>
      </w:divBdr>
    </w:div>
    <w:div w:id="503319648">
      <w:bodyDiv w:val="1"/>
      <w:marLeft w:val="0"/>
      <w:marRight w:val="0"/>
      <w:marTop w:val="0"/>
      <w:marBottom w:val="0"/>
      <w:divBdr>
        <w:top w:val="none" w:sz="0" w:space="0" w:color="auto"/>
        <w:left w:val="none" w:sz="0" w:space="0" w:color="auto"/>
        <w:bottom w:val="none" w:sz="0" w:space="0" w:color="auto"/>
        <w:right w:val="none" w:sz="0" w:space="0" w:color="auto"/>
      </w:divBdr>
    </w:div>
    <w:div w:id="503320934">
      <w:bodyDiv w:val="1"/>
      <w:marLeft w:val="0"/>
      <w:marRight w:val="0"/>
      <w:marTop w:val="0"/>
      <w:marBottom w:val="0"/>
      <w:divBdr>
        <w:top w:val="none" w:sz="0" w:space="0" w:color="auto"/>
        <w:left w:val="none" w:sz="0" w:space="0" w:color="auto"/>
        <w:bottom w:val="none" w:sz="0" w:space="0" w:color="auto"/>
        <w:right w:val="none" w:sz="0" w:space="0" w:color="auto"/>
      </w:divBdr>
    </w:div>
    <w:div w:id="503325419">
      <w:bodyDiv w:val="1"/>
      <w:marLeft w:val="0"/>
      <w:marRight w:val="0"/>
      <w:marTop w:val="0"/>
      <w:marBottom w:val="0"/>
      <w:divBdr>
        <w:top w:val="none" w:sz="0" w:space="0" w:color="auto"/>
        <w:left w:val="none" w:sz="0" w:space="0" w:color="auto"/>
        <w:bottom w:val="none" w:sz="0" w:space="0" w:color="auto"/>
        <w:right w:val="none" w:sz="0" w:space="0" w:color="auto"/>
      </w:divBdr>
    </w:div>
    <w:div w:id="503474458">
      <w:bodyDiv w:val="1"/>
      <w:marLeft w:val="0"/>
      <w:marRight w:val="0"/>
      <w:marTop w:val="0"/>
      <w:marBottom w:val="0"/>
      <w:divBdr>
        <w:top w:val="none" w:sz="0" w:space="0" w:color="auto"/>
        <w:left w:val="none" w:sz="0" w:space="0" w:color="auto"/>
        <w:bottom w:val="none" w:sz="0" w:space="0" w:color="auto"/>
        <w:right w:val="none" w:sz="0" w:space="0" w:color="auto"/>
      </w:divBdr>
    </w:div>
    <w:div w:id="503477441">
      <w:bodyDiv w:val="1"/>
      <w:marLeft w:val="0"/>
      <w:marRight w:val="0"/>
      <w:marTop w:val="0"/>
      <w:marBottom w:val="0"/>
      <w:divBdr>
        <w:top w:val="none" w:sz="0" w:space="0" w:color="auto"/>
        <w:left w:val="none" w:sz="0" w:space="0" w:color="auto"/>
        <w:bottom w:val="none" w:sz="0" w:space="0" w:color="auto"/>
        <w:right w:val="none" w:sz="0" w:space="0" w:color="auto"/>
      </w:divBdr>
    </w:div>
    <w:div w:id="503521144">
      <w:bodyDiv w:val="1"/>
      <w:marLeft w:val="0"/>
      <w:marRight w:val="0"/>
      <w:marTop w:val="0"/>
      <w:marBottom w:val="0"/>
      <w:divBdr>
        <w:top w:val="none" w:sz="0" w:space="0" w:color="auto"/>
        <w:left w:val="none" w:sz="0" w:space="0" w:color="auto"/>
        <w:bottom w:val="none" w:sz="0" w:space="0" w:color="auto"/>
        <w:right w:val="none" w:sz="0" w:space="0" w:color="auto"/>
      </w:divBdr>
    </w:div>
    <w:div w:id="503545290">
      <w:bodyDiv w:val="1"/>
      <w:marLeft w:val="0"/>
      <w:marRight w:val="0"/>
      <w:marTop w:val="0"/>
      <w:marBottom w:val="0"/>
      <w:divBdr>
        <w:top w:val="none" w:sz="0" w:space="0" w:color="auto"/>
        <w:left w:val="none" w:sz="0" w:space="0" w:color="auto"/>
        <w:bottom w:val="none" w:sz="0" w:space="0" w:color="auto"/>
        <w:right w:val="none" w:sz="0" w:space="0" w:color="auto"/>
      </w:divBdr>
    </w:div>
    <w:div w:id="503932474">
      <w:bodyDiv w:val="1"/>
      <w:marLeft w:val="0"/>
      <w:marRight w:val="0"/>
      <w:marTop w:val="0"/>
      <w:marBottom w:val="0"/>
      <w:divBdr>
        <w:top w:val="none" w:sz="0" w:space="0" w:color="auto"/>
        <w:left w:val="none" w:sz="0" w:space="0" w:color="auto"/>
        <w:bottom w:val="none" w:sz="0" w:space="0" w:color="auto"/>
        <w:right w:val="none" w:sz="0" w:space="0" w:color="auto"/>
      </w:divBdr>
    </w:div>
    <w:div w:id="503982985">
      <w:bodyDiv w:val="1"/>
      <w:marLeft w:val="0"/>
      <w:marRight w:val="0"/>
      <w:marTop w:val="0"/>
      <w:marBottom w:val="0"/>
      <w:divBdr>
        <w:top w:val="none" w:sz="0" w:space="0" w:color="auto"/>
        <w:left w:val="none" w:sz="0" w:space="0" w:color="auto"/>
        <w:bottom w:val="none" w:sz="0" w:space="0" w:color="auto"/>
        <w:right w:val="none" w:sz="0" w:space="0" w:color="auto"/>
      </w:divBdr>
    </w:div>
    <w:div w:id="504057280">
      <w:bodyDiv w:val="1"/>
      <w:marLeft w:val="0"/>
      <w:marRight w:val="0"/>
      <w:marTop w:val="0"/>
      <w:marBottom w:val="0"/>
      <w:divBdr>
        <w:top w:val="none" w:sz="0" w:space="0" w:color="auto"/>
        <w:left w:val="none" w:sz="0" w:space="0" w:color="auto"/>
        <w:bottom w:val="none" w:sz="0" w:space="0" w:color="auto"/>
        <w:right w:val="none" w:sz="0" w:space="0" w:color="auto"/>
      </w:divBdr>
    </w:div>
    <w:div w:id="504129731">
      <w:bodyDiv w:val="1"/>
      <w:marLeft w:val="0"/>
      <w:marRight w:val="0"/>
      <w:marTop w:val="0"/>
      <w:marBottom w:val="0"/>
      <w:divBdr>
        <w:top w:val="none" w:sz="0" w:space="0" w:color="auto"/>
        <w:left w:val="none" w:sz="0" w:space="0" w:color="auto"/>
        <w:bottom w:val="none" w:sz="0" w:space="0" w:color="auto"/>
        <w:right w:val="none" w:sz="0" w:space="0" w:color="auto"/>
      </w:divBdr>
    </w:div>
    <w:div w:id="504131894">
      <w:bodyDiv w:val="1"/>
      <w:marLeft w:val="0"/>
      <w:marRight w:val="0"/>
      <w:marTop w:val="0"/>
      <w:marBottom w:val="0"/>
      <w:divBdr>
        <w:top w:val="none" w:sz="0" w:space="0" w:color="auto"/>
        <w:left w:val="none" w:sz="0" w:space="0" w:color="auto"/>
        <w:bottom w:val="none" w:sz="0" w:space="0" w:color="auto"/>
        <w:right w:val="none" w:sz="0" w:space="0" w:color="auto"/>
      </w:divBdr>
    </w:div>
    <w:div w:id="504169927">
      <w:bodyDiv w:val="1"/>
      <w:marLeft w:val="0"/>
      <w:marRight w:val="0"/>
      <w:marTop w:val="0"/>
      <w:marBottom w:val="0"/>
      <w:divBdr>
        <w:top w:val="none" w:sz="0" w:space="0" w:color="auto"/>
        <w:left w:val="none" w:sz="0" w:space="0" w:color="auto"/>
        <w:bottom w:val="none" w:sz="0" w:space="0" w:color="auto"/>
        <w:right w:val="none" w:sz="0" w:space="0" w:color="auto"/>
      </w:divBdr>
    </w:div>
    <w:div w:id="504243913">
      <w:bodyDiv w:val="1"/>
      <w:marLeft w:val="0"/>
      <w:marRight w:val="0"/>
      <w:marTop w:val="0"/>
      <w:marBottom w:val="0"/>
      <w:divBdr>
        <w:top w:val="none" w:sz="0" w:space="0" w:color="auto"/>
        <w:left w:val="none" w:sz="0" w:space="0" w:color="auto"/>
        <w:bottom w:val="none" w:sz="0" w:space="0" w:color="auto"/>
        <w:right w:val="none" w:sz="0" w:space="0" w:color="auto"/>
      </w:divBdr>
    </w:div>
    <w:div w:id="504366729">
      <w:bodyDiv w:val="1"/>
      <w:marLeft w:val="0"/>
      <w:marRight w:val="0"/>
      <w:marTop w:val="0"/>
      <w:marBottom w:val="0"/>
      <w:divBdr>
        <w:top w:val="none" w:sz="0" w:space="0" w:color="auto"/>
        <w:left w:val="none" w:sz="0" w:space="0" w:color="auto"/>
        <w:bottom w:val="none" w:sz="0" w:space="0" w:color="auto"/>
        <w:right w:val="none" w:sz="0" w:space="0" w:color="auto"/>
      </w:divBdr>
    </w:div>
    <w:div w:id="504631038">
      <w:bodyDiv w:val="1"/>
      <w:marLeft w:val="0"/>
      <w:marRight w:val="0"/>
      <w:marTop w:val="0"/>
      <w:marBottom w:val="0"/>
      <w:divBdr>
        <w:top w:val="none" w:sz="0" w:space="0" w:color="auto"/>
        <w:left w:val="none" w:sz="0" w:space="0" w:color="auto"/>
        <w:bottom w:val="none" w:sz="0" w:space="0" w:color="auto"/>
        <w:right w:val="none" w:sz="0" w:space="0" w:color="auto"/>
      </w:divBdr>
    </w:div>
    <w:div w:id="504637417">
      <w:bodyDiv w:val="1"/>
      <w:marLeft w:val="0"/>
      <w:marRight w:val="0"/>
      <w:marTop w:val="0"/>
      <w:marBottom w:val="0"/>
      <w:divBdr>
        <w:top w:val="none" w:sz="0" w:space="0" w:color="auto"/>
        <w:left w:val="none" w:sz="0" w:space="0" w:color="auto"/>
        <w:bottom w:val="none" w:sz="0" w:space="0" w:color="auto"/>
        <w:right w:val="none" w:sz="0" w:space="0" w:color="auto"/>
      </w:divBdr>
    </w:div>
    <w:div w:id="504713536">
      <w:bodyDiv w:val="1"/>
      <w:marLeft w:val="0"/>
      <w:marRight w:val="0"/>
      <w:marTop w:val="0"/>
      <w:marBottom w:val="0"/>
      <w:divBdr>
        <w:top w:val="none" w:sz="0" w:space="0" w:color="auto"/>
        <w:left w:val="none" w:sz="0" w:space="0" w:color="auto"/>
        <w:bottom w:val="none" w:sz="0" w:space="0" w:color="auto"/>
        <w:right w:val="none" w:sz="0" w:space="0" w:color="auto"/>
      </w:divBdr>
    </w:div>
    <w:div w:id="504786230">
      <w:bodyDiv w:val="1"/>
      <w:marLeft w:val="0"/>
      <w:marRight w:val="0"/>
      <w:marTop w:val="0"/>
      <w:marBottom w:val="0"/>
      <w:divBdr>
        <w:top w:val="none" w:sz="0" w:space="0" w:color="auto"/>
        <w:left w:val="none" w:sz="0" w:space="0" w:color="auto"/>
        <w:bottom w:val="none" w:sz="0" w:space="0" w:color="auto"/>
        <w:right w:val="none" w:sz="0" w:space="0" w:color="auto"/>
      </w:divBdr>
    </w:div>
    <w:div w:id="504789348">
      <w:bodyDiv w:val="1"/>
      <w:marLeft w:val="0"/>
      <w:marRight w:val="0"/>
      <w:marTop w:val="0"/>
      <w:marBottom w:val="0"/>
      <w:divBdr>
        <w:top w:val="none" w:sz="0" w:space="0" w:color="auto"/>
        <w:left w:val="none" w:sz="0" w:space="0" w:color="auto"/>
        <w:bottom w:val="none" w:sz="0" w:space="0" w:color="auto"/>
        <w:right w:val="none" w:sz="0" w:space="0" w:color="auto"/>
      </w:divBdr>
    </w:div>
    <w:div w:id="504831101">
      <w:bodyDiv w:val="1"/>
      <w:marLeft w:val="0"/>
      <w:marRight w:val="0"/>
      <w:marTop w:val="0"/>
      <w:marBottom w:val="0"/>
      <w:divBdr>
        <w:top w:val="none" w:sz="0" w:space="0" w:color="auto"/>
        <w:left w:val="none" w:sz="0" w:space="0" w:color="auto"/>
        <w:bottom w:val="none" w:sz="0" w:space="0" w:color="auto"/>
        <w:right w:val="none" w:sz="0" w:space="0" w:color="auto"/>
      </w:divBdr>
    </w:div>
    <w:div w:id="504899321">
      <w:bodyDiv w:val="1"/>
      <w:marLeft w:val="0"/>
      <w:marRight w:val="0"/>
      <w:marTop w:val="0"/>
      <w:marBottom w:val="0"/>
      <w:divBdr>
        <w:top w:val="none" w:sz="0" w:space="0" w:color="auto"/>
        <w:left w:val="none" w:sz="0" w:space="0" w:color="auto"/>
        <w:bottom w:val="none" w:sz="0" w:space="0" w:color="auto"/>
        <w:right w:val="none" w:sz="0" w:space="0" w:color="auto"/>
      </w:divBdr>
    </w:div>
    <w:div w:id="504904752">
      <w:bodyDiv w:val="1"/>
      <w:marLeft w:val="0"/>
      <w:marRight w:val="0"/>
      <w:marTop w:val="0"/>
      <w:marBottom w:val="0"/>
      <w:divBdr>
        <w:top w:val="none" w:sz="0" w:space="0" w:color="auto"/>
        <w:left w:val="none" w:sz="0" w:space="0" w:color="auto"/>
        <w:bottom w:val="none" w:sz="0" w:space="0" w:color="auto"/>
        <w:right w:val="none" w:sz="0" w:space="0" w:color="auto"/>
      </w:divBdr>
    </w:div>
    <w:div w:id="505172769">
      <w:bodyDiv w:val="1"/>
      <w:marLeft w:val="0"/>
      <w:marRight w:val="0"/>
      <w:marTop w:val="0"/>
      <w:marBottom w:val="0"/>
      <w:divBdr>
        <w:top w:val="none" w:sz="0" w:space="0" w:color="auto"/>
        <w:left w:val="none" w:sz="0" w:space="0" w:color="auto"/>
        <w:bottom w:val="none" w:sz="0" w:space="0" w:color="auto"/>
        <w:right w:val="none" w:sz="0" w:space="0" w:color="auto"/>
      </w:divBdr>
    </w:div>
    <w:div w:id="505245449">
      <w:bodyDiv w:val="1"/>
      <w:marLeft w:val="0"/>
      <w:marRight w:val="0"/>
      <w:marTop w:val="0"/>
      <w:marBottom w:val="0"/>
      <w:divBdr>
        <w:top w:val="none" w:sz="0" w:space="0" w:color="auto"/>
        <w:left w:val="none" w:sz="0" w:space="0" w:color="auto"/>
        <w:bottom w:val="none" w:sz="0" w:space="0" w:color="auto"/>
        <w:right w:val="none" w:sz="0" w:space="0" w:color="auto"/>
      </w:divBdr>
    </w:div>
    <w:div w:id="505248583">
      <w:bodyDiv w:val="1"/>
      <w:marLeft w:val="0"/>
      <w:marRight w:val="0"/>
      <w:marTop w:val="0"/>
      <w:marBottom w:val="0"/>
      <w:divBdr>
        <w:top w:val="none" w:sz="0" w:space="0" w:color="auto"/>
        <w:left w:val="none" w:sz="0" w:space="0" w:color="auto"/>
        <w:bottom w:val="none" w:sz="0" w:space="0" w:color="auto"/>
        <w:right w:val="none" w:sz="0" w:space="0" w:color="auto"/>
      </w:divBdr>
    </w:div>
    <w:div w:id="505437256">
      <w:bodyDiv w:val="1"/>
      <w:marLeft w:val="0"/>
      <w:marRight w:val="0"/>
      <w:marTop w:val="0"/>
      <w:marBottom w:val="0"/>
      <w:divBdr>
        <w:top w:val="none" w:sz="0" w:space="0" w:color="auto"/>
        <w:left w:val="none" w:sz="0" w:space="0" w:color="auto"/>
        <w:bottom w:val="none" w:sz="0" w:space="0" w:color="auto"/>
        <w:right w:val="none" w:sz="0" w:space="0" w:color="auto"/>
      </w:divBdr>
    </w:div>
    <w:div w:id="505487023">
      <w:bodyDiv w:val="1"/>
      <w:marLeft w:val="0"/>
      <w:marRight w:val="0"/>
      <w:marTop w:val="0"/>
      <w:marBottom w:val="0"/>
      <w:divBdr>
        <w:top w:val="none" w:sz="0" w:space="0" w:color="auto"/>
        <w:left w:val="none" w:sz="0" w:space="0" w:color="auto"/>
        <w:bottom w:val="none" w:sz="0" w:space="0" w:color="auto"/>
        <w:right w:val="none" w:sz="0" w:space="0" w:color="auto"/>
      </w:divBdr>
    </w:div>
    <w:div w:id="505487517">
      <w:bodyDiv w:val="1"/>
      <w:marLeft w:val="0"/>
      <w:marRight w:val="0"/>
      <w:marTop w:val="0"/>
      <w:marBottom w:val="0"/>
      <w:divBdr>
        <w:top w:val="none" w:sz="0" w:space="0" w:color="auto"/>
        <w:left w:val="none" w:sz="0" w:space="0" w:color="auto"/>
        <w:bottom w:val="none" w:sz="0" w:space="0" w:color="auto"/>
        <w:right w:val="none" w:sz="0" w:space="0" w:color="auto"/>
      </w:divBdr>
    </w:div>
    <w:div w:id="505636531">
      <w:bodyDiv w:val="1"/>
      <w:marLeft w:val="0"/>
      <w:marRight w:val="0"/>
      <w:marTop w:val="0"/>
      <w:marBottom w:val="0"/>
      <w:divBdr>
        <w:top w:val="none" w:sz="0" w:space="0" w:color="auto"/>
        <w:left w:val="none" w:sz="0" w:space="0" w:color="auto"/>
        <w:bottom w:val="none" w:sz="0" w:space="0" w:color="auto"/>
        <w:right w:val="none" w:sz="0" w:space="0" w:color="auto"/>
      </w:divBdr>
    </w:div>
    <w:div w:id="505899887">
      <w:bodyDiv w:val="1"/>
      <w:marLeft w:val="0"/>
      <w:marRight w:val="0"/>
      <w:marTop w:val="0"/>
      <w:marBottom w:val="0"/>
      <w:divBdr>
        <w:top w:val="none" w:sz="0" w:space="0" w:color="auto"/>
        <w:left w:val="none" w:sz="0" w:space="0" w:color="auto"/>
        <w:bottom w:val="none" w:sz="0" w:space="0" w:color="auto"/>
        <w:right w:val="none" w:sz="0" w:space="0" w:color="auto"/>
      </w:divBdr>
    </w:div>
    <w:div w:id="506023246">
      <w:bodyDiv w:val="1"/>
      <w:marLeft w:val="0"/>
      <w:marRight w:val="0"/>
      <w:marTop w:val="0"/>
      <w:marBottom w:val="0"/>
      <w:divBdr>
        <w:top w:val="none" w:sz="0" w:space="0" w:color="auto"/>
        <w:left w:val="none" w:sz="0" w:space="0" w:color="auto"/>
        <w:bottom w:val="none" w:sz="0" w:space="0" w:color="auto"/>
        <w:right w:val="none" w:sz="0" w:space="0" w:color="auto"/>
      </w:divBdr>
    </w:div>
    <w:div w:id="506093779">
      <w:bodyDiv w:val="1"/>
      <w:marLeft w:val="0"/>
      <w:marRight w:val="0"/>
      <w:marTop w:val="0"/>
      <w:marBottom w:val="0"/>
      <w:divBdr>
        <w:top w:val="none" w:sz="0" w:space="0" w:color="auto"/>
        <w:left w:val="none" w:sz="0" w:space="0" w:color="auto"/>
        <w:bottom w:val="none" w:sz="0" w:space="0" w:color="auto"/>
        <w:right w:val="none" w:sz="0" w:space="0" w:color="auto"/>
      </w:divBdr>
    </w:div>
    <w:div w:id="506137695">
      <w:bodyDiv w:val="1"/>
      <w:marLeft w:val="0"/>
      <w:marRight w:val="0"/>
      <w:marTop w:val="0"/>
      <w:marBottom w:val="0"/>
      <w:divBdr>
        <w:top w:val="none" w:sz="0" w:space="0" w:color="auto"/>
        <w:left w:val="none" w:sz="0" w:space="0" w:color="auto"/>
        <w:bottom w:val="none" w:sz="0" w:space="0" w:color="auto"/>
        <w:right w:val="none" w:sz="0" w:space="0" w:color="auto"/>
      </w:divBdr>
    </w:div>
    <w:div w:id="506140710">
      <w:bodyDiv w:val="1"/>
      <w:marLeft w:val="0"/>
      <w:marRight w:val="0"/>
      <w:marTop w:val="0"/>
      <w:marBottom w:val="0"/>
      <w:divBdr>
        <w:top w:val="none" w:sz="0" w:space="0" w:color="auto"/>
        <w:left w:val="none" w:sz="0" w:space="0" w:color="auto"/>
        <w:bottom w:val="none" w:sz="0" w:space="0" w:color="auto"/>
        <w:right w:val="none" w:sz="0" w:space="0" w:color="auto"/>
      </w:divBdr>
    </w:div>
    <w:div w:id="506287398">
      <w:bodyDiv w:val="1"/>
      <w:marLeft w:val="0"/>
      <w:marRight w:val="0"/>
      <w:marTop w:val="0"/>
      <w:marBottom w:val="0"/>
      <w:divBdr>
        <w:top w:val="none" w:sz="0" w:space="0" w:color="auto"/>
        <w:left w:val="none" w:sz="0" w:space="0" w:color="auto"/>
        <w:bottom w:val="none" w:sz="0" w:space="0" w:color="auto"/>
        <w:right w:val="none" w:sz="0" w:space="0" w:color="auto"/>
      </w:divBdr>
    </w:div>
    <w:div w:id="506403520">
      <w:bodyDiv w:val="1"/>
      <w:marLeft w:val="0"/>
      <w:marRight w:val="0"/>
      <w:marTop w:val="0"/>
      <w:marBottom w:val="0"/>
      <w:divBdr>
        <w:top w:val="none" w:sz="0" w:space="0" w:color="auto"/>
        <w:left w:val="none" w:sz="0" w:space="0" w:color="auto"/>
        <w:bottom w:val="none" w:sz="0" w:space="0" w:color="auto"/>
        <w:right w:val="none" w:sz="0" w:space="0" w:color="auto"/>
      </w:divBdr>
    </w:div>
    <w:div w:id="506484210">
      <w:bodyDiv w:val="1"/>
      <w:marLeft w:val="0"/>
      <w:marRight w:val="0"/>
      <w:marTop w:val="0"/>
      <w:marBottom w:val="0"/>
      <w:divBdr>
        <w:top w:val="none" w:sz="0" w:space="0" w:color="auto"/>
        <w:left w:val="none" w:sz="0" w:space="0" w:color="auto"/>
        <w:bottom w:val="none" w:sz="0" w:space="0" w:color="auto"/>
        <w:right w:val="none" w:sz="0" w:space="0" w:color="auto"/>
      </w:divBdr>
    </w:div>
    <w:div w:id="507018139">
      <w:bodyDiv w:val="1"/>
      <w:marLeft w:val="0"/>
      <w:marRight w:val="0"/>
      <w:marTop w:val="0"/>
      <w:marBottom w:val="0"/>
      <w:divBdr>
        <w:top w:val="none" w:sz="0" w:space="0" w:color="auto"/>
        <w:left w:val="none" w:sz="0" w:space="0" w:color="auto"/>
        <w:bottom w:val="none" w:sz="0" w:space="0" w:color="auto"/>
        <w:right w:val="none" w:sz="0" w:space="0" w:color="auto"/>
      </w:divBdr>
    </w:div>
    <w:div w:id="507064874">
      <w:bodyDiv w:val="1"/>
      <w:marLeft w:val="0"/>
      <w:marRight w:val="0"/>
      <w:marTop w:val="0"/>
      <w:marBottom w:val="0"/>
      <w:divBdr>
        <w:top w:val="none" w:sz="0" w:space="0" w:color="auto"/>
        <w:left w:val="none" w:sz="0" w:space="0" w:color="auto"/>
        <w:bottom w:val="none" w:sz="0" w:space="0" w:color="auto"/>
        <w:right w:val="none" w:sz="0" w:space="0" w:color="auto"/>
      </w:divBdr>
    </w:div>
    <w:div w:id="507452027">
      <w:bodyDiv w:val="1"/>
      <w:marLeft w:val="0"/>
      <w:marRight w:val="0"/>
      <w:marTop w:val="0"/>
      <w:marBottom w:val="0"/>
      <w:divBdr>
        <w:top w:val="none" w:sz="0" w:space="0" w:color="auto"/>
        <w:left w:val="none" w:sz="0" w:space="0" w:color="auto"/>
        <w:bottom w:val="none" w:sz="0" w:space="0" w:color="auto"/>
        <w:right w:val="none" w:sz="0" w:space="0" w:color="auto"/>
      </w:divBdr>
    </w:div>
    <w:div w:id="507523280">
      <w:bodyDiv w:val="1"/>
      <w:marLeft w:val="0"/>
      <w:marRight w:val="0"/>
      <w:marTop w:val="0"/>
      <w:marBottom w:val="0"/>
      <w:divBdr>
        <w:top w:val="none" w:sz="0" w:space="0" w:color="auto"/>
        <w:left w:val="none" w:sz="0" w:space="0" w:color="auto"/>
        <w:bottom w:val="none" w:sz="0" w:space="0" w:color="auto"/>
        <w:right w:val="none" w:sz="0" w:space="0" w:color="auto"/>
      </w:divBdr>
    </w:div>
    <w:div w:id="507794875">
      <w:bodyDiv w:val="1"/>
      <w:marLeft w:val="0"/>
      <w:marRight w:val="0"/>
      <w:marTop w:val="0"/>
      <w:marBottom w:val="0"/>
      <w:divBdr>
        <w:top w:val="none" w:sz="0" w:space="0" w:color="auto"/>
        <w:left w:val="none" w:sz="0" w:space="0" w:color="auto"/>
        <w:bottom w:val="none" w:sz="0" w:space="0" w:color="auto"/>
        <w:right w:val="none" w:sz="0" w:space="0" w:color="auto"/>
      </w:divBdr>
    </w:div>
    <w:div w:id="507915442">
      <w:bodyDiv w:val="1"/>
      <w:marLeft w:val="0"/>
      <w:marRight w:val="0"/>
      <w:marTop w:val="0"/>
      <w:marBottom w:val="0"/>
      <w:divBdr>
        <w:top w:val="none" w:sz="0" w:space="0" w:color="auto"/>
        <w:left w:val="none" w:sz="0" w:space="0" w:color="auto"/>
        <w:bottom w:val="none" w:sz="0" w:space="0" w:color="auto"/>
        <w:right w:val="none" w:sz="0" w:space="0" w:color="auto"/>
      </w:divBdr>
    </w:div>
    <w:div w:id="507981934">
      <w:bodyDiv w:val="1"/>
      <w:marLeft w:val="0"/>
      <w:marRight w:val="0"/>
      <w:marTop w:val="0"/>
      <w:marBottom w:val="0"/>
      <w:divBdr>
        <w:top w:val="none" w:sz="0" w:space="0" w:color="auto"/>
        <w:left w:val="none" w:sz="0" w:space="0" w:color="auto"/>
        <w:bottom w:val="none" w:sz="0" w:space="0" w:color="auto"/>
        <w:right w:val="none" w:sz="0" w:space="0" w:color="auto"/>
      </w:divBdr>
    </w:div>
    <w:div w:id="508058895">
      <w:bodyDiv w:val="1"/>
      <w:marLeft w:val="0"/>
      <w:marRight w:val="0"/>
      <w:marTop w:val="0"/>
      <w:marBottom w:val="0"/>
      <w:divBdr>
        <w:top w:val="none" w:sz="0" w:space="0" w:color="auto"/>
        <w:left w:val="none" w:sz="0" w:space="0" w:color="auto"/>
        <w:bottom w:val="none" w:sz="0" w:space="0" w:color="auto"/>
        <w:right w:val="none" w:sz="0" w:space="0" w:color="auto"/>
      </w:divBdr>
    </w:div>
    <w:div w:id="508641803">
      <w:bodyDiv w:val="1"/>
      <w:marLeft w:val="0"/>
      <w:marRight w:val="0"/>
      <w:marTop w:val="0"/>
      <w:marBottom w:val="0"/>
      <w:divBdr>
        <w:top w:val="none" w:sz="0" w:space="0" w:color="auto"/>
        <w:left w:val="none" w:sz="0" w:space="0" w:color="auto"/>
        <w:bottom w:val="none" w:sz="0" w:space="0" w:color="auto"/>
        <w:right w:val="none" w:sz="0" w:space="0" w:color="auto"/>
      </w:divBdr>
    </w:div>
    <w:div w:id="508759596">
      <w:bodyDiv w:val="1"/>
      <w:marLeft w:val="0"/>
      <w:marRight w:val="0"/>
      <w:marTop w:val="0"/>
      <w:marBottom w:val="0"/>
      <w:divBdr>
        <w:top w:val="none" w:sz="0" w:space="0" w:color="auto"/>
        <w:left w:val="none" w:sz="0" w:space="0" w:color="auto"/>
        <w:bottom w:val="none" w:sz="0" w:space="0" w:color="auto"/>
        <w:right w:val="none" w:sz="0" w:space="0" w:color="auto"/>
      </w:divBdr>
    </w:div>
    <w:div w:id="509025446">
      <w:bodyDiv w:val="1"/>
      <w:marLeft w:val="0"/>
      <w:marRight w:val="0"/>
      <w:marTop w:val="0"/>
      <w:marBottom w:val="0"/>
      <w:divBdr>
        <w:top w:val="none" w:sz="0" w:space="0" w:color="auto"/>
        <w:left w:val="none" w:sz="0" w:space="0" w:color="auto"/>
        <w:bottom w:val="none" w:sz="0" w:space="0" w:color="auto"/>
        <w:right w:val="none" w:sz="0" w:space="0" w:color="auto"/>
      </w:divBdr>
    </w:div>
    <w:div w:id="509098540">
      <w:bodyDiv w:val="1"/>
      <w:marLeft w:val="0"/>
      <w:marRight w:val="0"/>
      <w:marTop w:val="0"/>
      <w:marBottom w:val="0"/>
      <w:divBdr>
        <w:top w:val="none" w:sz="0" w:space="0" w:color="auto"/>
        <w:left w:val="none" w:sz="0" w:space="0" w:color="auto"/>
        <w:bottom w:val="none" w:sz="0" w:space="0" w:color="auto"/>
        <w:right w:val="none" w:sz="0" w:space="0" w:color="auto"/>
      </w:divBdr>
    </w:div>
    <w:div w:id="509179233">
      <w:bodyDiv w:val="1"/>
      <w:marLeft w:val="0"/>
      <w:marRight w:val="0"/>
      <w:marTop w:val="0"/>
      <w:marBottom w:val="0"/>
      <w:divBdr>
        <w:top w:val="none" w:sz="0" w:space="0" w:color="auto"/>
        <w:left w:val="none" w:sz="0" w:space="0" w:color="auto"/>
        <w:bottom w:val="none" w:sz="0" w:space="0" w:color="auto"/>
        <w:right w:val="none" w:sz="0" w:space="0" w:color="auto"/>
      </w:divBdr>
    </w:div>
    <w:div w:id="509218657">
      <w:bodyDiv w:val="1"/>
      <w:marLeft w:val="0"/>
      <w:marRight w:val="0"/>
      <w:marTop w:val="0"/>
      <w:marBottom w:val="0"/>
      <w:divBdr>
        <w:top w:val="none" w:sz="0" w:space="0" w:color="auto"/>
        <w:left w:val="none" w:sz="0" w:space="0" w:color="auto"/>
        <w:bottom w:val="none" w:sz="0" w:space="0" w:color="auto"/>
        <w:right w:val="none" w:sz="0" w:space="0" w:color="auto"/>
      </w:divBdr>
    </w:div>
    <w:div w:id="509221857">
      <w:bodyDiv w:val="1"/>
      <w:marLeft w:val="0"/>
      <w:marRight w:val="0"/>
      <w:marTop w:val="0"/>
      <w:marBottom w:val="0"/>
      <w:divBdr>
        <w:top w:val="none" w:sz="0" w:space="0" w:color="auto"/>
        <w:left w:val="none" w:sz="0" w:space="0" w:color="auto"/>
        <w:bottom w:val="none" w:sz="0" w:space="0" w:color="auto"/>
        <w:right w:val="none" w:sz="0" w:space="0" w:color="auto"/>
      </w:divBdr>
    </w:div>
    <w:div w:id="509224190">
      <w:bodyDiv w:val="1"/>
      <w:marLeft w:val="0"/>
      <w:marRight w:val="0"/>
      <w:marTop w:val="0"/>
      <w:marBottom w:val="0"/>
      <w:divBdr>
        <w:top w:val="none" w:sz="0" w:space="0" w:color="auto"/>
        <w:left w:val="none" w:sz="0" w:space="0" w:color="auto"/>
        <w:bottom w:val="none" w:sz="0" w:space="0" w:color="auto"/>
        <w:right w:val="none" w:sz="0" w:space="0" w:color="auto"/>
      </w:divBdr>
    </w:div>
    <w:div w:id="509956404">
      <w:bodyDiv w:val="1"/>
      <w:marLeft w:val="0"/>
      <w:marRight w:val="0"/>
      <w:marTop w:val="0"/>
      <w:marBottom w:val="0"/>
      <w:divBdr>
        <w:top w:val="none" w:sz="0" w:space="0" w:color="auto"/>
        <w:left w:val="none" w:sz="0" w:space="0" w:color="auto"/>
        <w:bottom w:val="none" w:sz="0" w:space="0" w:color="auto"/>
        <w:right w:val="none" w:sz="0" w:space="0" w:color="auto"/>
      </w:divBdr>
    </w:div>
    <w:div w:id="510340724">
      <w:bodyDiv w:val="1"/>
      <w:marLeft w:val="0"/>
      <w:marRight w:val="0"/>
      <w:marTop w:val="0"/>
      <w:marBottom w:val="0"/>
      <w:divBdr>
        <w:top w:val="none" w:sz="0" w:space="0" w:color="auto"/>
        <w:left w:val="none" w:sz="0" w:space="0" w:color="auto"/>
        <w:bottom w:val="none" w:sz="0" w:space="0" w:color="auto"/>
        <w:right w:val="none" w:sz="0" w:space="0" w:color="auto"/>
      </w:divBdr>
    </w:div>
    <w:div w:id="510418418">
      <w:bodyDiv w:val="1"/>
      <w:marLeft w:val="0"/>
      <w:marRight w:val="0"/>
      <w:marTop w:val="0"/>
      <w:marBottom w:val="0"/>
      <w:divBdr>
        <w:top w:val="none" w:sz="0" w:space="0" w:color="auto"/>
        <w:left w:val="none" w:sz="0" w:space="0" w:color="auto"/>
        <w:bottom w:val="none" w:sz="0" w:space="0" w:color="auto"/>
        <w:right w:val="none" w:sz="0" w:space="0" w:color="auto"/>
      </w:divBdr>
    </w:div>
    <w:div w:id="510532151">
      <w:bodyDiv w:val="1"/>
      <w:marLeft w:val="0"/>
      <w:marRight w:val="0"/>
      <w:marTop w:val="0"/>
      <w:marBottom w:val="0"/>
      <w:divBdr>
        <w:top w:val="none" w:sz="0" w:space="0" w:color="auto"/>
        <w:left w:val="none" w:sz="0" w:space="0" w:color="auto"/>
        <w:bottom w:val="none" w:sz="0" w:space="0" w:color="auto"/>
        <w:right w:val="none" w:sz="0" w:space="0" w:color="auto"/>
      </w:divBdr>
    </w:div>
    <w:div w:id="510679682">
      <w:bodyDiv w:val="1"/>
      <w:marLeft w:val="0"/>
      <w:marRight w:val="0"/>
      <w:marTop w:val="0"/>
      <w:marBottom w:val="0"/>
      <w:divBdr>
        <w:top w:val="none" w:sz="0" w:space="0" w:color="auto"/>
        <w:left w:val="none" w:sz="0" w:space="0" w:color="auto"/>
        <w:bottom w:val="none" w:sz="0" w:space="0" w:color="auto"/>
        <w:right w:val="none" w:sz="0" w:space="0" w:color="auto"/>
      </w:divBdr>
    </w:div>
    <w:div w:id="510729991">
      <w:bodyDiv w:val="1"/>
      <w:marLeft w:val="0"/>
      <w:marRight w:val="0"/>
      <w:marTop w:val="0"/>
      <w:marBottom w:val="0"/>
      <w:divBdr>
        <w:top w:val="none" w:sz="0" w:space="0" w:color="auto"/>
        <w:left w:val="none" w:sz="0" w:space="0" w:color="auto"/>
        <w:bottom w:val="none" w:sz="0" w:space="0" w:color="auto"/>
        <w:right w:val="none" w:sz="0" w:space="0" w:color="auto"/>
      </w:divBdr>
    </w:div>
    <w:div w:id="510921737">
      <w:bodyDiv w:val="1"/>
      <w:marLeft w:val="0"/>
      <w:marRight w:val="0"/>
      <w:marTop w:val="0"/>
      <w:marBottom w:val="0"/>
      <w:divBdr>
        <w:top w:val="none" w:sz="0" w:space="0" w:color="auto"/>
        <w:left w:val="none" w:sz="0" w:space="0" w:color="auto"/>
        <w:bottom w:val="none" w:sz="0" w:space="0" w:color="auto"/>
        <w:right w:val="none" w:sz="0" w:space="0" w:color="auto"/>
      </w:divBdr>
    </w:div>
    <w:div w:id="510997347">
      <w:bodyDiv w:val="1"/>
      <w:marLeft w:val="0"/>
      <w:marRight w:val="0"/>
      <w:marTop w:val="0"/>
      <w:marBottom w:val="0"/>
      <w:divBdr>
        <w:top w:val="none" w:sz="0" w:space="0" w:color="auto"/>
        <w:left w:val="none" w:sz="0" w:space="0" w:color="auto"/>
        <w:bottom w:val="none" w:sz="0" w:space="0" w:color="auto"/>
        <w:right w:val="none" w:sz="0" w:space="0" w:color="auto"/>
      </w:divBdr>
    </w:div>
    <w:div w:id="511187487">
      <w:bodyDiv w:val="1"/>
      <w:marLeft w:val="0"/>
      <w:marRight w:val="0"/>
      <w:marTop w:val="0"/>
      <w:marBottom w:val="0"/>
      <w:divBdr>
        <w:top w:val="none" w:sz="0" w:space="0" w:color="auto"/>
        <w:left w:val="none" w:sz="0" w:space="0" w:color="auto"/>
        <w:bottom w:val="none" w:sz="0" w:space="0" w:color="auto"/>
        <w:right w:val="none" w:sz="0" w:space="0" w:color="auto"/>
      </w:divBdr>
    </w:div>
    <w:div w:id="511261036">
      <w:bodyDiv w:val="1"/>
      <w:marLeft w:val="0"/>
      <w:marRight w:val="0"/>
      <w:marTop w:val="0"/>
      <w:marBottom w:val="0"/>
      <w:divBdr>
        <w:top w:val="none" w:sz="0" w:space="0" w:color="auto"/>
        <w:left w:val="none" w:sz="0" w:space="0" w:color="auto"/>
        <w:bottom w:val="none" w:sz="0" w:space="0" w:color="auto"/>
        <w:right w:val="none" w:sz="0" w:space="0" w:color="auto"/>
      </w:divBdr>
    </w:div>
    <w:div w:id="511382320">
      <w:bodyDiv w:val="1"/>
      <w:marLeft w:val="0"/>
      <w:marRight w:val="0"/>
      <w:marTop w:val="0"/>
      <w:marBottom w:val="0"/>
      <w:divBdr>
        <w:top w:val="none" w:sz="0" w:space="0" w:color="auto"/>
        <w:left w:val="none" w:sz="0" w:space="0" w:color="auto"/>
        <w:bottom w:val="none" w:sz="0" w:space="0" w:color="auto"/>
        <w:right w:val="none" w:sz="0" w:space="0" w:color="auto"/>
      </w:divBdr>
    </w:div>
    <w:div w:id="511527571">
      <w:bodyDiv w:val="1"/>
      <w:marLeft w:val="0"/>
      <w:marRight w:val="0"/>
      <w:marTop w:val="0"/>
      <w:marBottom w:val="0"/>
      <w:divBdr>
        <w:top w:val="none" w:sz="0" w:space="0" w:color="auto"/>
        <w:left w:val="none" w:sz="0" w:space="0" w:color="auto"/>
        <w:bottom w:val="none" w:sz="0" w:space="0" w:color="auto"/>
        <w:right w:val="none" w:sz="0" w:space="0" w:color="auto"/>
      </w:divBdr>
    </w:div>
    <w:div w:id="511719715">
      <w:bodyDiv w:val="1"/>
      <w:marLeft w:val="0"/>
      <w:marRight w:val="0"/>
      <w:marTop w:val="0"/>
      <w:marBottom w:val="0"/>
      <w:divBdr>
        <w:top w:val="none" w:sz="0" w:space="0" w:color="auto"/>
        <w:left w:val="none" w:sz="0" w:space="0" w:color="auto"/>
        <w:bottom w:val="none" w:sz="0" w:space="0" w:color="auto"/>
        <w:right w:val="none" w:sz="0" w:space="0" w:color="auto"/>
      </w:divBdr>
    </w:div>
    <w:div w:id="511726282">
      <w:bodyDiv w:val="1"/>
      <w:marLeft w:val="0"/>
      <w:marRight w:val="0"/>
      <w:marTop w:val="0"/>
      <w:marBottom w:val="0"/>
      <w:divBdr>
        <w:top w:val="none" w:sz="0" w:space="0" w:color="auto"/>
        <w:left w:val="none" w:sz="0" w:space="0" w:color="auto"/>
        <w:bottom w:val="none" w:sz="0" w:space="0" w:color="auto"/>
        <w:right w:val="none" w:sz="0" w:space="0" w:color="auto"/>
      </w:divBdr>
    </w:div>
    <w:div w:id="511728034">
      <w:bodyDiv w:val="1"/>
      <w:marLeft w:val="0"/>
      <w:marRight w:val="0"/>
      <w:marTop w:val="0"/>
      <w:marBottom w:val="0"/>
      <w:divBdr>
        <w:top w:val="none" w:sz="0" w:space="0" w:color="auto"/>
        <w:left w:val="none" w:sz="0" w:space="0" w:color="auto"/>
        <w:bottom w:val="none" w:sz="0" w:space="0" w:color="auto"/>
        <w:right w:val="none" w:sz="0" w:space="0" w:color="auto"/>
      </w:divBdr>
    </w:div>
    <w:div w:id="511921826">
      <w:bodyDiv w:val="1"/>
      <w:marLeft w:val="0"/>
      <w:marRight w:val="0"/>
      <w:marTop w:val="0"/>
      <w:marBottom w:val="0"/>
      <w:divBdr>
        <w:top w:val="none" w:sz="0" w:space="0" w:color="auto"/>
        <w:left w:val="none" w:sz="0" w:space="0" w:color="auto"/>
        <w:bottom w:val="none" w:sz="0" w:space="0" w:color="auto"/>
        <w:right w:val="none" w:sz="0" w:space="0" w:color="auto"/>
      </w:divBdr>
    </w:div>
    <w:div w:id="512182005">
      <w:bodyDiv w:val="1"/>
      <w:marLeft w:val="0"/>
      <w:marRight w:val="0"/>
      <w:marTop w:val="0"/>
      <w:marBottom w:val="0"/>
      <w:divBdr>
        <w:top w:val="none" w:sz="0" w:space="0" w:color="auto"/>
        <w:left w:val="none" w:sz="0" w:space="0" w:color="auto"/>
        <w:bottom w:val="none" w:sz="0" w:space="0" w:color="auto"/>
        <w:right w:val="none" w:sz="0" w:space="0" w:color="auto"/>
      </w:divBdr>
    </w:div>
    <w:div w:id="512303151">
      <w:bodyDiv w:val="1"/>
      <w:marLeft w:val="0"/>
      <w:marRight w:val="0"/>
      <w:marTop w:val="0"/>
      <w:marBottom w:val="0"/>
      <w:divBdr>
        <w:top w:val="none" w:sz="0" w:space="0" w:color="auto"/>
        <w:left w:val="none" w:sz="0" w:space="0" w:color="auto"/>
        <w:bottom w:val="none" w:sz="0" w:space="0" w:color="auto"/>
        <w:right w:val="none" w:sz="0" w:space="0" w:color="auto"/>
      </w:divBdr>
    </w:div>
    <w:div w:id="512304846">
      <w:bodyDiv w:val="1"/>
      <w:marLeft w:val="0"/>
      <w:marRight w:val="0"/>
      <w:marTop w:val="0"/>
      <w:marBottom w:val="0"/>
      <w:divBdr>
        <w:top w:val="none" w:sz="0" w:space="0" w:color="auto"/>
        <w:left w:val="none" w:sz="0" w:space="0" w:color="auto"/>
        <w:bottom w:val="none" w:sz="0" w:space="0" w:color="auto"/>
        <w:right w:val="none" w:sz="0" w:space="0" w:color="auto"/>
      </w:divBdr>
    </w:div>
    <w:div w:id="512305378">
      <w:bodyDiv w:val="1"/>
      <w:marLeft w:val="0"/>
      <w:marRight w:val="0"/>
      <w:marTop w:val="0"/>
      <w:marBottom w:val="0"/>
      <w:divBdr>
        <w:top w:val="none" w:sz="0" w:space="0" w:color="auto"/>
        <w:left w:val="none" w:sz="0" w:space="0" w:color="auto"/>
        <w:bottom w:val="none" w:sz="0" w:space="0" w:color="auto"/>
        <w:right w:val="none" w:sz="0" w:space="0" w:color="auto"/>
      </w:divBdr>
    </w:div>
    <w:div w:id="512380776">
      <w:bodyDiv w:val="1"/>
      <w:marLeft w:val="0"/>
      <w:marRight w:val="0"/>
      <w:marTop w:val="0"/>
      <w:marBottom w:val="0"/>
      <w:divBdr>
        <w:top w:val="none" w:sz="0" w:space="0" w:color="auto"/>
        <w:left w:val="none" w:sz="0" w:space="0" w:color="auto"/>
        <w:bottom w:val="none" w:sz="0" w:space="0" w:color="auto"/>
        <w:right w:val="none" w:sz="0" w:space="0" w:color="auto"/>
      </w:divBdr>
    </w:div>
    <w:div w:id="512383025">
      <w:bodyDiv w:val="1"/>
      <w:marLeft w:val="0"/>
      <w:marRight w:val="0"/>
      <w:marTop w:val="0"/>
      <w:marBottom w:val="0"/>
      <w:divBdr>
        <w:top w:val="none" w:sz="0" w:space="0" w:color="auto"/>
        <w:left w:val="none" w:sz="0" w:space="0" w:color="auto"/>
        <w:bottom w:val="none" w:sz="0" w:space="0" w:color="auto"/>
        <w:right w:val="none" w:sz="0" w:space="0" w:color="auto"/>
      </w:divBdr>
    </w:div>
    <w:div w:id="512963872">
      <w:bodyDiv w:val="1"/>
      <w:marLeft w:val="0"/>
      <w:marRight w:val="0"/>
      <w:marTop w:val="0"/>
      <w:marBottom w:val="0"/>
      <w:divBdr>
        <w:top w:val="none" w:sz="0" w:space="0" w:color="auto"/>
        <w:left w:val="none" w:sz="0" w:space="0" w:color="auto"/>
        <w:bottom w:val="none" w:sz="0" w:space="0" w:color="auto"/>
        <w:right w:val="none" w:sz="0" w:space="0" w:color="auto"/>
      </w:divBdr>
    </w:div>
    <w:div w:id="513038270">
      <w:bodyDiv w:val="1"/>
      <w:marLeft w:val="0"/>
      <w:marRight w:val="0"/>
      <w:marTop w:val="0"/>
      <w:marBottom w:val="0"/>
      <w:divBdr>
        <w:top w:val="none" w:sz="0" w:space="0" w:color="auto"/>
        <w:left w:val="none" w:sz="0" w:space="0" w:color="auto"/>
        <w:bottom w:val="none" w:sz="0" w:space="0" w:color="auto"/>
        <w:right w:val="none" w:sz="0" w:space="0" w:color="auto"/>
      </w:divBdr>
    </w:div>
    <w:div w:id="513302385">
      <w:bodyDiv w:val="1"/>
      <w:marLeft w:val="0"/>
      <w:marRight w:val="0"/>
      <w:marTop w:val="0"/>
      <w:marBottom w:val="0"/>
      <w:divBdr>
        <w:top w:val="none" w:sz="0" w:space="0" w:color="auto"/>
        <w:left w:val="none" w:sz="0" w:space="0" w:color="auto"/>
        <w:bottom w:val="none" w:sz="0" w:space="0" w:color="auto"/>
        <w:right w:val="none" w:sz="0" w:space="0" w:color="auto"/>
      </w:divBdr>
    </w:div>
    <w:div w:id="513304468">
      <w:bodyDiv w:val="1"/>
      <w:marLeft w:val="0"/>
      <w:marRight w:val="0"/>
      <w:marTop w:val="0"/>
      <w:marBottom w:val="0"/>
      <w:divBdr>
        <w:top w:val="none" w:sz="0" w:space="0" w:color="auto"/>
        <w:left w:val="none" w:sz="0" w:space="0" w:color="auto"/>
        <w:bottom w:val="none" w:sz="0" w:space="0" w:color="auto"/>
        <w:right w:val="none" w:sz="0" w:space="0" w:color="auto"/>
      </w:divBdr>
    </w:div>
    <w:div w:id="513418628">
      <w:bodyDiv w:val="1"/>
      <w:marLeft w:val="0"/>
      <w:marRight w:val="0"/>
      <w:marTop w:val="0"/>
      <w:marBottom w:val="0"/>
      <w:divBdr>
        <w:top w:val="none" w:sz="0" w:space="0" w:color="auto"/>
        <w:left w:val="none" w:sz="0" w:space="0" w:color="auto"/>
        <w:bottom w:val="none" w:sz="0" w:space="0" w:color="auto"/>
        <w:right w:val="none" w:sz="0" w:space="0" w:color="auto"/>
      </w:divBdr>
    </w:div>
    <w:div w:id="513493731">
      <w:bodyDiv w:val="1"/>
      <w:marLeft w:val="0"/>
      <w:marRight w:val="0"/>
      <w:marTop w:val="0"/>
      <w:marBottom w:val="0"/>
      <w:divBdr>
        <w:top w:val="none" w:sz="0" w:space="0" w:color="auto"/>
        <w:left w:val="none" w:sz="0" w:space="0" w:color="auto"/>
        <w:bottom w:val="none" w:sz="0" w:space="0" w:color="auto"/>
        <w:right w:val="none" w:sz="0" w:space="0" w:color="auto"/>
      </w:divBdr>
    </w:div>
    <w:div w:id="513501482">
      <w:bodyDiv w:val="1"/>
      <w:marLeft w:val="0"/>
      <w:marRight w:val="0"/>
      <w:marTop w:val="0"/>
      <w:marBottom w:val="0"/>
      <w:divBdr>
        <w:top w:val="none" w:sz="0" w:space="0" w:color="auto"/>
        <w:left w:val="none" w:sz="0" w:space="0" w:color="auto"/>
        <w:bottom w:val="none" w:sz="0" w:space="0" w:color="auto"/>
        <w:right w:val="none" w:sz="0" w:space="0" w:color="auto"/>
      </w:divBdr>
    </w:div>
    <w:div w:id="513764570">
      <w:bodyDiv w:val="1"/>
      <w:marLeft w:val="0"/>
      <w:marRight w:val="0"/>
      <w:marTop w:val="0"/>
      <w:marBottom w:val="0"/>
      <w:divBdr>
        <w:top w:val="none" w:sz="0" w:space="0" w:color="auto"/>
        <w:left w:val="none" w:sz="0" w:space="0" w:color="auto"/>
        <w:bottom w:val="none" w:sz="0" w:space="0" w:color="auto"/>
        <w:right w:val="none" w:sz="0" w:space="0" w:color="auto"/>
      </w:divBdr>
    </w:div>
    <w:div w:id="513882879">
      <w:bodyDiv w:val="1"/>
      <w:marLeft w:val="0"/>
      <w:marRight w:val="0"/>
      <w:marTop w:val="0"/>
      <w:marBottom w:val="0"/>
      <w:divBdr>
        <w:top w:val="none" w:sz="0" w:space="0" w:color="auto"/>
        <w:left w:val="none" w:sz="0" w:space="0" w:color="auto"/>
        <w:bottom w:val="none" w:sz="0" w:space="0" w:color="auto"/>
        <w:right w:val="none" w:sz="0" w:space="0" w:color="auto"/>
      </w:divBdr>
    </w:div>
    <w:div w:id="514076150">
      <w:bodyDiv w:val="1"/>
      <w:marLeft w:val="0"/>
      <w:marRight w:val="0"/>
      <w:marTop w:val="0"/>
      <w:marBottom w:val="0"/>
      <w:divBdr>
        <w:top w:val="none" w:sz="0" w:space="0" w:color="auto"/>
        <w:left w:val="none" w:sz="0" w:space="0" w:color="auto"/>
        <w:bottom w:val="none" w:sz="0" w:space="0" w:color="auto"/>
        <w:right w:val="none" w:sz="0" w:space="0" w:color="auto"/>
      </w:divBdr>
    </w:div>
    <w:div w:id="514343690">
      <w:bodyDiv w:val="1"/>
      <w:marLeft w:val="0"/>
      <w:marRight w:val="0"/>
      <w:marTop w:val="0"/>
      <w:marBottom w:val="0"/>
      <w:divBdr>
        <w:top w:val="none" w:sz="0" w:space="0" w:color="auto"/>
        <w:left w:val="none" w:sz="0" w:space="0" w:color="auto"/>
        <w:bottom w:val="none" w:sz="0" w:space="0" w:color="auto"/>
        <w:right w:val="none" w:sz="0" w:space="0" w:color="auto"/>
      </w:divBdr>
    </w:div>
    <w:div w:id="514537026">
      <w:bodyDiv w:val="1"/>
      <w:marLeft w:val="0"/>
      <w:marRight w:val="0"/>
      <w:marTop w:val="0"/>
      <w:marBottom w:val="0"/>
      <w:divBdr>
        <w:top w:val="none" w:sz="0" w:space="0" w:color="auto"/>
        <w:left w:val="none" w:sz="0" w:space="0" w:color="auto"/>
        <w:bottom w:val="none" w:sz="0" w:space="0" w:color="auto"/>
        <w:right w:val="none" w:sz="0" w:space="0" w:color="auto"/>
      </w:divBdr>
    </w:div>
    <w:div w:id="514734210">
      <w:bodyDiv w:val="1"/>
      <w:marLeft w:val="0"/>
      <w:marRight w:val="0"/>
      <w:marTop w:val="0"/>
      <w:marBottom w:val="0"/>
      <w:divBdr>
        <w:top w:val="none" w:sz="0" w:space="0" w:color="auto"/>
        <w:left w:val="none" w:sz="0" w:space="0" w:color="auto"/>
        <w:bottom w:val="none" w:sz="0" w:space="0" w:color="auto"/>
        <w:right w:val="none" w:sz="0" w:space="0" w:color="auto"/>
      </w:divBdr>
    </w:div>
    <w:div w:id="514882276">
      <w:bodyDiv w:val="1"/>
      <w:marLeft w:val="0"/>
      <w:marRight w:val="0"/>
      <w:marTop w:val="0"/>
      <w:marBottom w:val="0"/>
      <w:divBdr>
        <w:top w:val="none" w:sz="0" w:space="0" w:color="auto"/>
        <w:left w:val="none" w:sz="0" w:space="0" w:color="auto"/>
        <w:bottom w:val="none" w:sz="0" w:space="0" w:color="auto"/>
        <w:right w:val="none" w:sz="0" w:space="0" w:color="auto"/>
      </w:divBdr>
    </w:div>
    <w:div w:id="515071731">
      <w:bodyDiv w:val="1"/>
      <w:marLeft w:val="0"/>
      <w:marRight w:val="0"/>
      <w:marTop w:val="0"/>
      <w:marBottom w:val="0"/>
      <w:divBdr>
        <w:top w:val="none" w:sz="0" w:space="0" w:color="auto"/>
        <w:left w:val="none" w:sz="0" w:space="0" w:color="auto"/>
        <w:bottom w:val="none" w:sz="0" w:space="0" w:color="auto"/>
        <w:right w:val="none" w:sz="0" w:space="0" w:color="auto"/>
      </w:divBdr>
    </w:div>
    <w:div w:id="515189587">
      <w:bodyDiv w:val="1"/>
      <w:marLeft w:val="0"/>
      <w:marRight w:val="0"/>
      <w:marTop w:val="0"/>
      <w:marBottom w:val="0"/>
      <w:divBdr>
        <w:top w:val="none" w:sz="0" w:space="0" w:color="auto"/>
        <w:left w:val="none" w:sz="0" w:space="0" w:color="auto"/>
        <w:bottom w:val="none" w:sz="0" w:space="0" w:color="auto"/>
        <w:right w:val="none" w:sz="0" w:space="0" w:color="auto"/>
      </w:divBdr>
    </w:div>
    <w:div w:id="515464896">
      <w:bodyDiv w:val="1"/>
      <w:marLeft w:val="0"/>
      <w:marRight w:val="0"/>
      <w:marTop w:val="0"/>
      <w:marBottom w:val="0"/>
      <w:divBdr>
        <w:top w:val="none" w:sz="0" w:space="0" w:color="auto"/>
        <w:left w:val="none" w:sz="0" w:space="0" w:color="auto"/>
        <w:bottom w:val="none" w:sz="0" w:space="0" w:color="auto"/>
        <w:right w:val="none" w:sz="0" w:space="0" w:color="auto"/>
      </w:divBdr>
    </w:div>
    <w:div w:id="515575982">
      <w:bodyDiv w:val="1"/>
      <w:marLeft w:val="0"/>
      <w:marRight w:val="0"/>
      <w:marTop w:val="0"/>
      <w:marBottom w:val="0"/>
      <w:divBdr>
        <w:top w:val="none" w:sz="0" w:space="0" w:color="auto"/>
        <w:left w:val="none" w:sz="0" w:space="0" w:color="auto"/>
        <w:bottom w:val="none" w:sz="0" w:space="0" w:color="auto"/>
        <w:right w:val="none" w:sz="0" w:space="0" w:color="auto"/>
      </w:divBdr>
    </w:div>
    <w:div w:id="515844834">
      <w:bodyDiv w:val="1"/>
      <w:marLeft w:val="0"/>
      <w:marRight w:val="0"/>
      <w:marTop w:val="0"/>
      <w:marBottom w:val="0"/>
      <w:divBdr>
        <w:top w:val="none" w:sz="0" w:space="0" w:color="auto"/>
        <w:left w:val="none" w:sz="0" w:space="0" w:color="auto"/>
        <w:bottom w:val="none" w:sz="0" w:space="0" w:color="auto"/>
        <w:right w:val="none" w:sz="0" w:space="0" w:color="auto"/>
      </w:divBdr>
    </w:div>
    <w:div w:id="515852795">
      <w:bodyDiv w:val="1"/>
      <w:marLeft w:val="0"/>
      <w:marRight w:val="0"/>
      <w:marTop w:val="0"/>
      <w:marBottom w:val="0"/>
      <w:divBdr>
        <w:top w:val="none" w:sz="0" w:space="0" w:color="auto"/>
        <w:left w:val="none" w:sz="0" w:space="0" w:color="auto"/>
        <w:bottom w:val="none" w:sz="0" w:space="0" w:color="auto"/>
        <w:right w:val="none" w:sz="0" w:space="0" w:color="auto"/>
      </w:divBdr>
    </w:div>
    <w:div w:id="515996457">
      <w:bodyDiv w:val="1"/>
      <w:marLeft w:val="0"/>
      <w:marRight w:val="0"/>
      <w:marTop w:val="0"/>
      <w:marBottom w:val="0"/>
      <w:divBdr>
        <w:top w:val="none" w:sz="0" w:space="0" w:color="auto"/>
        <w:left w:val="none" w:sz="0" w:space="0" w:color="auto"/>
        <w:bottom w:val="none" w:sz="0" w:space="0" w:color="auto"/>
        <w:right w:val="none" w:sz="0" w:space="0" w:color="auto"/>
      </w:divBdr>
    </w:div>
    <w:div w:id="516040760">
      <w:bodyDiv w:val="1"/>
      <w:marLeft w:val="0"/>
      <w:marRight w:val="0"/>
      <w:marTop w:val="0"/>
      <w:marBottom w:val="0"/>
      <w:divBdr>
        <w:top w:val="none" w:sz="0" w:space="0" w:color="auto"/>
        <w:left w:val="none" w:sz="0" w:space="0" w:color="auto"/>
        <w:bottom w:val="none" w:sz="0" w:space="0" w:color="auto"/>
        <w:right w:val="none" w:sz="0" w:space="0" w:color="auto"/>
      </w:divBdr>
    </w:div>
    <w:div w:id="516043535">
      <w:bodyDiv w:val="1"/>
      <w:marLeft w:val="0"/>
      <w:marRight w:val="0"/>
      <w:marTop w:val="0"/>
      <w:marBottom w:val="0"/>
      <w:divBdr>
        <w:top w:val="none" w:sz="0" w:space="0" w:color="auto"/>
        <w:left w:val="none" w:sz="0" w:space="0" w:color="auto"/>
        <w:bottom w:val="none" w:sz="0" w:space="0" w:color="auto"/>
        <w:right w:val="none" w:sz="0" w:space="0" w:color="auto"/>
      </w:divBdr>
    </w:div>
    <w:div w:id="516231961">
      <w:bodyDiv w:val="1"/>
      <w:marLeft w:val="0"/>
      <w:marRight w:val="0"/>
      <w:marTop w:val="0"/>
      <w:marBottom w:val="0"/>
      <w:divBdr>
        <w:top w:val="none" w:sz="0" w:space="0" w:color="auto"/>
        <w:left w:val="none" w:sz="0" w:space="0" w:color="auto"/>
        <w:bottom w:val="none" w:sz="0" w:space="0" w:color="auto"/>
        <w:right w:val="none" w:sz="0" w:space="0" w:color="auto"/>
      </w:divBdr>
    </w:div>
    <w:div w:id="516311894">
      <w:bodyDiv w:val="1"/>
      <w:marLeft w:val="0"/>
      <w:marRight w:val="0"/>
      <w:marTop w:val="0"/>
      <w:marBottom w:val="0"/>
      <w:divBdr>
        <w:top w:val="none" w:sz="0" w:space="0" w:color="auto"/>
        <w:left w:val="none" w:sz="0" w:space="0" w:color="auto"/>
        <w:bottom w:val="none" w:sz="0" w:space="0" w:color="auto"/>
        <w:right w:val="none" w:sz="0" w:space="0" w:color="auto"/>
      </w:divBdr>
    </w:div>
    <w:div w:id="516583820">
      <w:bodyDiv w:val="1"/>
      <w:marLeft w:val="0"/>
      <w:marRight w:val="0"/>
      <w:marTop w:val="0"/>
      <w:marBottom w:val="0"/>
      <w:divBdr>
        <w:top w:val="none" w:sz="0" w:space="0" w:color="auto"/>
        <w:left w:val="none" w:sz="0" w:space="0" w:color="auto"/>
        <w:bottom w:val="none" w:sz="0" w:space="0" w:color="auto"/>
        <w:right w:val="none" w:sz="0" w:space="0" w:color="auto"/>
      </w:divBdr>
    </w:div>
    <w:div w:id="516891248">
      <w:bodyDiv w:val="1"/>
      <w:marLeft w:val="0"/>
      <w:marRight w:val="0"/>
      <w:marTop w:val="0"/>
      <w:marBottom w:val="0"/>
      <w:divBdr>
        <w:top w:val="none" w:sz="0" w:space="0" w:color="auto"/>
        <w:left w:val="none" w:sz="0" w:space="0" w:color="auto"/>
        <w:bottom w:val="none" w:sz="0" w:space="0" w:color="auto"/>
        <w:right w:val="none" w:sz="0" w:space="0" w:color="auto"/>
      </w:divBdr>
    </w:div>
    <w:div w:id="516967986">
      <w:bodyDiv w:val="1"/>
      <w:marLeft w:val="0"/>
      <w:marRight w:val="0"/>
      <w:marTop w:val="0"/>
      <w:marBottom w:val="0"/>
      <w:divBdr>
        <w:top w:val="none" w:sz="0" w:space="0" w:color="auto"/>
        <w:left w:val="none" w:sz="0" w:space="0" w:color="auto"/>
        <w:bottom w:val="none" w:sz="0" w:space="0" w:color="auto"/>
        <w:right w:val="none" w:sz="0" w:space="0" w:color="auto"/>
      </w:divBdr>
    </w:div>
    <w:div w:id="517282267">
      <w:bodyDiv w:val="1"/>
      <w:marLeft w:val="0"/>
      <w:marRight w:val="0"/>
      <w:marTop w:val="0"/>
      <w:marBottom w:val="0"/>
      <w:divBdr>
        <w:top w:val="none" w:sz="0" w:space="0" w:color="auto"/>
        <w:left w:val="none" w:sz="0" w:space="0" w:color="auto"/>
        <w:bottom w:val="none" w:sz="0" w:space="0" w:color="auto"/>
        <w:right w:val="none" w:sz="0" w:space="0" w:color="auto"/>
      </w:divBdr>
    </w:div>
    <w:div w:id="517620115">
      <w:bodyDiv w:val="1"/>
      <w:marLeft w:val="0"/>
      <w:marRight w:val="0"/>
      <w:marTop w:val="0"/>
      <w:marBottom w:val="0"/>
      <w:divBdr>
        <w:top w:val="none" w:sz="0" w:space="0" w:color="auto"/>
        <w:left w:val="none" w:sz="0" w:space="0" w:color="auto"/>
        <w:bottom w:val="none" w:sz="0" w:space="0" w:color="auto"/>
        <w:right w:val="none" w:sz="0" w:space="0" w:color="auto"/>
      </w:divBdr>
    </w:div>
    <w:div w:id="517625562">
      <w:bodyDiv w:val="1"/>
      <w:marLeft w:val="0"/>
      <w:marRight w:val="0"/>
      <w:marTop w:val="0"/>
      <w:marBottom w:val="0"/>
      <w:divBdr>
        <w:top w:val="none" w:sz="0" w:space="0" w:color="auto"/>
        <w:left w:val="none" w:sz="0" w:space="0" w:color="auto"/>
        <w:bottom w:val="none" w:sz="0" w:space="0" w:color="auto"/>
        <w:right w:val="none" w:sz="0" w:space="0" w:color="auto"/>
      </w:divBdr>
    </w:div>
    <w:div w:id="517669186">
      <w:bodyDiv w:val="1"/>
      <w:marLeft w:val="0"/>
      <w:marRight w:val="0"/>
      <w:marTop w:val="0"/>
      <w:marBottom w:val="0"/>
      <w:divBdr>
        <w:top w:val="none" w:sz="0" w:space="0" w:color="auto"/>
        <w:left w:val="none" w:sz="0" w:space="0" w:color="auto"/>
        <w:bottom w:val="none" w:sz="0" w:space="0" w:color="auto"/>
        <w:right w:val="none" w:sz="0" w:space="0" w:color="auto"/>
      </w:divBdr>
    </w:div>
    <w:div w:id="517820099">
      <w:bodyDiv w:val="1"/>
      <w:marLeft w:val="0"/>
      <w:marRight w:val="0"/>
      <w:marTop w:val="0"/>
      <w:marBottom w:val="0"/>
      <w:divBdr>
        <w:top w:val="none" w:sz="0" w:space="0" w:color="auto"/>
        <w:left w:val="none" w:sz="0" w:space="0" w:color="auto"/>
        <w:bottom w:val="none" w:sz="0" w:space="0" w:color="auto"/>
        <w:right w:val="none" w:sz="0" w:space="0" w:color="auto"/>
      </w:divBdr>
    </w:div>
    <w:div w:id="517889115">
      <w:bodyDiv w:val="1"/>
      <w:marLeft w:val="0"/>
      <w:marRight w:val="0"/>
      <w:marTop w:val="0"/>
      <w:marBottom w:val="0"/>
      <w:divBdr>
        <w:top w:val="none" w:sz="0" w:space="0" w:color="auto"/>
        <w:left w:val="none" w:sz="0" w:space="0" w:color="auto"/>
        <w:bottom w:val="none" w:sz="0" w:space="0" w:color="auto"/>
        <w:right w:val="none" w:sz="0" w:space="0" w:color="auto"/>
      </w:divBdr>
    </w:div>
    <w:div w:id="518080641">
      <w:bodyDiv w:val="1"/>
      <w:marLeft w:val="0"/>
      <w:marRight w:val="0"/>
      <w:marTop w:val="0"/>
      <w:marBottom w:val="0"/>
      <w:divBdr>
        <w:top w:val="none" w:sz="0" w:space="0" w:color="auto"/>
        <w:left w:val="none" w:sz="0" w:space="0" w:color="auto"/>
        <w:bottom w:val="none" w:sz="0" w:space="0" w:color="auto"/>
        <w:right w:val="none" w:sz="0" w:space="0" w:color="auto"/>
      </w:divBdr>
    </w:div>
    <w:div w:id="518157044">
      <w:bodyDiv w:val="1"/>
      <w:marLeft w:val="0"/>
      <w:marRight w:val="0"/>
      <w:marTop w:val="0"/>
      <w:marBottom w:val="0"/>
      <w:divBdr>
        <w:top w:val="none" w:sz="0" w:space="0" w:color="auto"/>
        <w:left w:val="none" w:sz="0" w:space="0" w:color="auto"/>
        <w:bottom w:val="none" w:sz="0" w:space="0" w:color="auto"/>
        <w:right w:val="none" w:sz="0" w:space="0" w:color="auto"/>
      </w:divBdr>
    </w:div>
    <w:div w:id="518275614">
      <w:bodyDiv w:val="1"/>
      <w:marLeft w:val="0"/>
      <w:marRight w:val="0"/>
      <w:marTop w:val="0"/>
      <w:marBottom w:val="0"/>
      <w:divBdr>
        <w:top w:val="none" w:sz="0" w:space="0" w:color="auto"/>
        <w:left w:val="none" w:sz="0" w:space="0" w:color="auto"/>
        <w:bottom w:val="none" w:sz="0" w:space="0" w:color="auto"/>
        <w:right w:val="none" w:sz="0" w:space="0" w:color="auto"/>
      </w:divBdr>
    </w:div>
    <w:div w:id="518348369">
      <w:bodyDiv w:val="1"/>
      <w:marLeft w:val="0"/>
      <w:marRight w:val="0"/>
      <w:marTop w:val="0"/>
      <w:marBottom w:val="0"/>
      <w:divBdr>
        <w:top w:val="none" w:sz="0" w:space="0" w:color="auto"/>
        <w:left w:val="none" w:sz="0" w:space="0" w:color="auto"/>
        <w:bottom w:val="none" w:sz="0" w:space="0" w:color="auto"/>
        <w:right w:val="none" w:sz="0" w:space="0" w:color="auto"/>
      </w:divBdr>
    </w:div>
    <w:div w:id="518351723">
      <w:bodyDiv w:val="1"/>
      <w:marLeft w:val="0"/>
      <w:marRight w:val="0"/>
      <w:marTop w:val="0"/>
      <w:marBottom w:val="0"/>
      <w:divBdr>
        <w:top w:val="none" w:sz="0" w:space="0" w:color="auto"/>
        <w:left w:val="none" w:sz="0" w:space="0" w:color="auto"/>
        <w:bottom w:val="none" w:sz="0" w:space="0" w:color="auto"/>
        <w:right w:val="none" w:sz="0" w:space="0" w:color="auto"/>
      </w:divBdr>
    </w:div>
    <w:div w:id="518399790">
      <w:bodyDiv w:val="1"/>
      <w:marLeft w:val="0"/>
      <w:marRight w:val="0"/>
      <w:marTop w:val="0"/>
      <w:marBottom w:val="0"/>
      <w:divBdr>
        <w:top w:val="none" w:sz="0" w:space="0" w:color="auto"/>
        <w:left w:val="none" w:sz="0" w:space="0" w:color="auto"/>
        <w:bottom w:val="none" w:sz="0" w:space="0" w:color="auto"/>
        <w:right w:val="none" w:sz="0" w:space="0" w:color="auto"/>
      </w:divBdr>
    </w:div>
    <w:div w:id="518547160">
      <w:bodyDiv w:val="1"/>
      <w:marLeft w:val="0"/>
      <w:marRight w:val="0"/>
      <w:marTop w:val="0"/>
      <w:marBottom w:val="0"/>
      <w:divBdr>
        <w:top w:val="none" w:sz="0" w:space="0" w:color="auto"/>
        <w:left w:val="none" w:sz="0" w:space="0" w:color="auto"/>
        <w:bottom w:val="none" w:sz="0" w:space="0" w:color="auto"/>
        <w:right w:val="none" w:sz="0" w:space="0" w:color="auto"/>
      </w:divBdr>
    </w:div>
    <w:div w:id="518588163">
      <w:bodyDiv w:val="1"/>
      <w:marLeft w:val="0"/>
      <w:marRight w:val="0"/>
      <w:marTop w:val="0"/>
      <w:marBottom w:val="0"/>
      <w:divBdr>
        <w:top w:val="none" w:sz="0" w:space="0" w:color="auto"/>
        <w:left w:val="none" w:sz="0" w:space="0" w:color="auto"/>
        <w:bottom w:val="none" w:sz="0" w:space="0" w:color="auto"/>
        <w:right w:val="none" w:sz="0" w:space="0" w:color="auto"/>
      </w:divBdr>
    </w:div>
    <w:div w:id="518861239">
      <w:bodyDiv w:val="1"/>
      <w:marLeft w:val="0"/>
      <w:marRight w:val="0"/>
      <w:marTop w:val="0"/>
      <w:marBottom w:val="0"/>
      <w:divBdr>
        <w:top w:val="none" w:sz="0" w:space="0" w:color="auto"/>
        <w:left w:val="none" w:sz="0" w:space="0" w:color="auto"/>
        <w:bottom w:val="none" w:sz="0" w:space="0" w:color="auto"/>
        <w:right w:val="none" w:sz="0" w:space="0" w:color="auto"/>
      </w:divBdr>
    </w:div>
    <w:div w:id="519006782">
      <w:bodyDiv w:val="1"/>
      <w:marLeft w:val="0"/>
      <w:marRight w:val="0"/>
      <w:marTop w:val="0"/>
      <w:marBottom w:val="0"/>
      <w:divBdr>
        <w:top w:val="none" w:sz="0" w:space="0" w:color="auto"/>
        <w:left w:val="none" w:sz="0" w:space="0" w:color="auto"/>
        <w:bottom w:val="none" w:sz="0" w:space="0" w:color="auto"/>
        <w:right w:val="none" w:sz="0" w:space="0" w:color="auto"/>
      </w:divBdr>
    </w:div>
    <w:div w:id="519130592">
      <w:bodyDiv w:val="1"/>
      <w:marLeft w:val="0"/>
      <w:marRight w:val="0"/>
      <w:marTop w:val="0"/>
      <w:marBottom w:val="0"/>
      <w:divBdr>
        <w:top w:val="none" w:sz="0" w:space="0" w:color="auto"/>
        <w:left w:val="none" w:sz="0" w:space="0" w:color="auto"/>
        <w:bottom w:val="none" w:sz="0" w:space="0" w:color="auto"/>
        <w:right w:val="none" w:sz="0" w:space="0" w:color="auto"/>
      </w:divBdr>
    </w:div>
    <w:div w:id="519245812">
      <w:bodyDiv w:val="1"/>
      <w:marLeft w:val="0"/>
      <w:marRight w:val="0"/>
      <w:marTop w:val="0"/>
      <w:marBottom w:val="0"/>
      <w:divBdr>
        <w:top w:val="none" w:sz="0" w:space="0" w:color="auto"/>
        <w:left w:val="none" w:sz="0" w:space="0" w:color="auto"/>
        <w:bottom w:val="none" w:sz="0" w:space="0" w:color="auto"/>
        <w:right w:val="none" w:sz="0" w:space="0" w:color="auto"/>
      </w:divBdr>
    </w:div>
    <w:div w:id="519469603">
      <w:bodyDiv w:val="1"/>
      <w:marLeft w:val="0"/>
      <w:marRight w:val="0"/>
      <w:marTop w:val="0"/>
      <w:marBottom w:val="0"/>
      <w:divBdr>
        <w:top w:val="none" w:sz="0" w:space="0" w:color="auto"/>
        <w:left w:val="none" w:sz="0" w:space="0" w:color="auto"/>
        <w:bottom w:val="none" w:sz="0" w:space="0" w:color="auto"/>
        <w:right w:val="none" w:sz="0" w:space="0" w:color="auto"/>
      </w:divBdr>
    </w:div>
    <w:div w:id="519513659">
      <w:bodyDiv w:val="1"/>
      <w:marLeft w:val="0"/>
      <w:marRight w:val="0"/>
      <w:marTop w:val="0"/>
      <w:marBottom w:val="0"/>
      <w:divBdr>
        <w:top w:val="none" w:sz="0" w:space="0" w:color="auto"/>
        <w:left w:val="none" w:sz="0" w:space="0" w:color="auto"/>
        <w:bottom w:val="none" w:sz="0" w:space="0" w:color="auto"/>
        <w:right w:val="none" w:sz="0" w:space="0" w:color="auto"/>
      </w:divBdr>
    </w:div>
    <w:div w:id="519591218">
      <w:bodyDiv w:val="1"/>
      <w:marLeft w:val="0"/>
      <w:marRight w:val="0"/>
      <w:marTop w:val="0"/>
      <w:marBottom w:val="0"/>
      <w:divBdr>
        <w:top w:val="none" w:sz="0" w:space="0" w:color="auto"/>
        <w:left w:val="none" w:sz="0" w:space="0" w:color="auto"/>
        <w:bottom w:val="none" w:sz="0" w:space="0" w:color="auto"/>
        <w:right w:val="none" w:sz="0" w:space="0" w:color="auto"/>
      </w:divBdr>
    </w:div>
    <w:div w:id="519701763">
      <w:bodyDiv w:val="1"/>
      <w:marLeft w:val="0"/>
      <w:marRight w:val="0"/>
      <w:marTop w:val="0"/>
      <w:marBottom w:val="0"/>
      <w:divBdr>
        <w:top w:val="none" w:sz="0" w:space="0" w:color="auto"/>
        <w:left w:val="none" w:sz="0" w:space="0" w:color="auto"/>
        <w:bottom w:val="none" w:sz="0" w:space="0" w:color="auto"/>
        <w:right w:val="none" w:sz="0" w:space="0" w:color="auto"/>
      </w:divBdr>
    </w:div>
    <w:div w:id="519855520">
      <w:bodyDiv w:val="1"/>
      <w:marLeft w:val="0"/>
      <w:marRight w:val="0"/>
      <w:marTop w:val="0"/>
      <w:marBottom w:val="0"/>
      <w:divBdr>
        <w:top w:val="none" w:sz="0" w:space="0" w:color="auto"/>
        <w:left w:val="none" w:sz="0" w:space="0" w:color="auto"/>
        <w:bottom w:val="none" w:sz="0" w:space="0" w:color="auto"/>
        <w:right w:val="none" w:sz="0" w:space="0" w:color="auto"/>
      </w:divBdr>
    </w:div>
    <w:div w:id="519857602">
      <w:bodyDiv w:val="1"/>
      <w:marLeft w:val="0"/>
      <w:marRight w:val="0"/>
      <w:marTop w:val="0"/>
      <w:marBottom w:val="0"/>
      <w:divBdr>
        <w:top w:val="none" w:sz="0" w:space="0" w:color="auto"/>
        <w:left w:val="none" w:sz="0" w:space="0" w:color="auto"/>
        <w:bottom w:val="none" w:sz="0" w:space="0" w:color="auto"/>
        <w:right w:val="none" w:sz="0" w:space="0" w:color="auto"/>
      </w:divBdr>
    </w:div>
    <w:div w:id="519900966">
      <w:bodyDiv w:val="1"/>
      <w:marLeft w:val="0"/>
      <w:marRight w:val="0"/>
      <w:marTop w:val="0"/>
      <w:marBottom w:val="0"/>
      <w:divBdr>
        <w:top w:val="none" w:sz="0" w:space="0" w:color="auto"/>
        <w:left w:val="none" w:sz="0" w:space="0" w:color="auto"/>
        <w:bottom w:val="none" w:sz="0" w:space="0" w:color="auto"/>
        <w:right w:val="none" w:sz="0" w:space="0" w:color="auto"/>
      </w:divBdr>
    </w:div>
    <w:div w:id="520244986">
      <w:bodyDiv w:val="1"/>
      <w:marLeft w:val="0"/>
      <w:marRight w:val="0"/>
      <w:marTop w:val="0"/>
      <w:marBottom w:val="0"/>
      <w:divBdr>
        <w:top w:val="none" w:sz="0" w:space="0" w:color="auto"/>
        <w:left w:val="none" w:sz="0" w:space="0" w:color="auto"/>
        <w:bottom w:val="none" w:sz="0" w:space="0" w:color="auto"/>
        <w:right w:val="none" w:sz="0" w:space="0" w:color="auto"/>
      </w:divBdr>
    </w:div>
    <w:div w:id="520360848">
      <w:bodyDiv w:val="1"/>
      <w:marLeft w:val="0"/>
      <w:marRight w:val="0"/>
      <w:marTop w:val="0"/>
      <w:marBottom w:val="0"/>
      <w:divBdr>
        <w:top w:val="none" w:sz="0" w:space="0" w:color="auto"/>
        <w:left w:val="none" w:sz="0" w:space="0" w:color="auto"/>
        <w:bottom w:val="none" w:sz="0" w:space="0" w:color="auto"/>
        <w:right w:val="none" w:sz="0" w:space="0" w:color="auto"/>
      </w:divBdr>
    </w:div>
    <w:div w:id="520433867">
      <w:bodyDiv w:val="1"/>
      <w:marLeft w:val="0"/>
      <w:marRight w:val="0"/>
      <w:marTop w:val="0"/>
      <w:marBottom w:val="0"/>
      <w:divBdr>
        <w:top w:val="none" w:sz="0" w:space="0" w:color="auto"/>
        <w:left w:val="none" w:sz="0" w:space="0" w:color="auto"/>
        <w:bottom w:val="none" w:sz="0" w:space="0" w:color="auto"/>
        <w:right w:val="none" w:sz="0" w:space="0" w:color="auto"/>
      </w:divBdr>
    </w:div>
    <w:div w:id="520705663">
      <w:bodyDiv w:val="1"/>
      <w:marLeft w:val="0"/>
      <w:marRight w:val="0"/>
      <w:marTop w:val="0"/>
      <w:marBottom w:val="0"/>
      <w:divBdr>
        <w:top w:val="none" w:sz="0" w:space="0" w:color="auto"/>
        <w:left w:val="none" w:sz="0" w:space="0" w:color="auto"/>
        <w:bottom w:val="none" w:sz="0" w:space="0" w:color="auto"/>
        <w:right w:val="none" w:sz="0" w:space="0" w:color="auto"/>
      </w:divBdr>
    </w:div>
    <w:div w:id="520709018">
      <w:bodyDiv w:val="1"/>
      <w:marLeft w:val="0"/>
      <w:marRight w:val="0"/>
      <w:marTop w:val="0"/>
      <w:marBottom w:val="0"/>
      <w:divBdr>
        <w:top w:val="none" w:sz="0" w:space="0" w:color="auto"/>
        <w:left w:val="none" w:sz="0" w:space="0" w:color="auto"/>
        <w:bottom w:val="none" w:sz="0" w:space="0" w:color="auto"/>
        <w:right w:val="none" w:sz="0" w:space="0" w:color="auto"/>
      </w:divBdr>
    </w:div>
    <w:div w:id="520779129">
      <w:bodyDiv w:val="1"/>
      <w:marLeft w:val="0"/>
      <w:marRight w:val="0"/>
      <w:marTop w:val="0"/>
      <w:marBottom w:val="0"/>
      <w:divBdr>
        <w:top w:val="none" w:sz="0" w:space="0" w:color="auto"/>
        <w:left w:val="none" w:sz="0" w:space="0" w:color="auto"/>
        <w:bottom w:val="none" w:sz="0" w:space="0" w:color="auto"/>
        <w:right w:val="none" w:sz="0" w:space="0" w:color="auto"/>
      </w:divBdr>
    </w:div>
    <w:div w:id="520781645">
      <w:bodyDiv w:val="1"/>
      <w:marLeft w:val="0"/>
      <w:marRight w:val="0"/>
      <w:marTop w:val="0"/>
      <w:marBottom w:val="0"/>
      <w:divBdr>
        <w:top w:val="none" w:sz="0" w:space="0" w:color="auto"/>
        <w:left w:val="none" w:sz="0" w:space="0" w:color="auto"/>
        <w:bottom w:val="none" w:sz="0" w:space="0" w:color="auto"/>
        <w:right w:val="none" w:sz="0" w:space="0" w:color="auto"/>
      </w:divBdr>
    </w:div>
    <w:div w:id="520897099">
      <w:bodyDiv w:val="1"/>
      <w:marLeft w:val="0"/>
      <w:marRight w:val="0"/>
      <w:marTop w:val="0"/>
      <w:marBottom w:val="0"/>
      <w:divBdr>
        <w:top w:val="none" w:sz="0" w:space="0" w:color="auto"/>
        <w:left w:val="none" w:sz="0" w:space="0" w:color="auto"/>
        <w:bottom w:val="none" w:sz="0" w:space="0" w:color="auto"/>
        <w:right w:val="none" w:sz="0" w:space="0" w:color="auto"/>
      </w:divBdr>
    </w:div>
    <w:div w:id="520976588">
      <w:bodyDiv w:val="1"/>
      <w:marLeft w:val="0"/>
      <w:marRight w:val="0"/>
      <w:marTop w:val="0"/>
      <w:marBottom w:val="0"/>
      <w:divBdr>
        <w:top w:val="none" w:sz="0" w:space="0" w:color="auto"/>
        <w:left w:val="none" w:sz="0" w:space="0" w:color="auto"/>
        <w:bottom w:val="none" w:sz="0" w:space="0" w:color="auto"/>
        <w:right w:val="none" w:sz="0" w:space="0" w:color="auto"/>
      </w:divBdr>
    </w:div>
    <w:div w:id="521019129">
      <w:bodyDiv w:val="1"/>
      <w:marLeft w:val="0"/>
      <w:marRight w:val="0"/>
      <w:marTop w:val="0"/>
      <w:marBottom w:val="0"/>
      <w:divBdr>
        <w:top w:val="none" w:sz="0" w:space="0" w:color="auto"/>
        <w:left w:val="none" w:sz="0" w:space="0" w:color="auto"/>
        <w:bottom w:val="none" w:sz="0" w:space="0" w:color="auto"/>
        <w:right w:val="none" w:sz="0" w:space="0" w:color="auto"/>
      </w:divBdr>
    </w:div>
    <w:div w:id="521089503">
      <w:bodyDiv w:val="1"/>
      <w:marLeft w:val="0"/>
      <w:marRight w:val="0"/>
      <w:marTop w:val="0"/>
      <w:marBottom w:val="0"/>
      <w:divBdr>
        <w:top w:val="none" w:sz="0" w:space="0" w:color="auto"/>
        <w:left w:val="none" w:sz="0" w:space="0" w:color="auto"/>
        <w:bottom w:val="none" w:sz="0" w:space="0" w:color="auto"/>
        <w:right w:val="none" w:sz="0" w:space="0" w:color="auto"/>
      </w:divBdr>
    </w:div>
    <w:div w:id="521095609">
      <w:bodyDiv w:val="1"/>
      <w:marLeft w:val="0"/>
      <w:marRight w:val="0"/>
      <w:marTop w:val="0"/>
      <w:marBottom w:val="0"/>
      <w:divBdr>
        <w:top w:val="none" w:sz="0" w:space="0" w:color="auto"/>
        <w:left w:val="none" w:sz="0" w:space="0" w:color="auto"/>
        <w:bottom w:val="none" w:sz="0" w:space="0" w:color="auto"/>
        <w:right w:val="none" w:sz="0" w:space="0" w:color="auto"/>
      </w:divBdr>
    </w:div>
    <w:div w:id="521171382">
      <w:bodyDiv w:val="1"/>
      <w:marLeft w:val="0"/>
      <w:marRight w:val="0"/>
      <w:marTop w:val="0"/>
      <w:marBottom w:val="0"/>
      <w:divBdr>
        <w:top w:val="none" w:sz="0" w:space="0" w:color="auto"/>
        <w:left w:val="none" w:sz="0" w:space="0" w:color="auto"/>
        <w:bottom w:val="none" w:sz="0" w:space="0" w:color="auto"/>
        <w:right w:val="none" w:sz="0" w:space="0" w:color="auto"/>
      </w:divBdr>
    </w:div>
    <w:div w:id="521364342">
      <w:bodyDiv w:val="1"/>
      <w:marLeft w:val="0"/>
      <w:marRight w:val="0"/>
      <w:marTop w:val="0"/>
      <w:marBottom w:val="0"/>
      <w:divBdr>
        <w:top w:val="none" w:sz="0" w:space="0" w:color="auto"/>
        <w:left w:val="none" w:sz="0" w:space="0" w:color="auto"/>
        <w:bottom w:val="none" w:sz="0" w:space="0" w:color="auto"/>
        <w:right w:val="none" w:sz="0" w:space="0" w:color="auto"/>
      </w:divBdr>
    </w:div>
    <w:div w:id="521481985">
      <w:bodyDiv w:val="1"/>
      <w:marLeft w:val="0"/>
      <w:marRight w:val="0"/>
      <w:marTop w:val="0"/>
      <w:marBottom w:val="0"/>
      <w:divBdr>
        <w:top w:val="none" w:sz="0" w:space="0" w:color="auto"/>
        <w:left w:val="none" w:sz="0" w:space="0" w:color="auto"/>
        <w:bottom w:val="none" w:sz="0" w:space="0" w:color="auto"/>
        <w:right w:val="none" w:sz="0" w:space="0" w:color="auto"/>
      </w:divBdr>
    </w:div>
    <w:div w:id="521548976">
      <w:bodyDiv w:val="1"/>
      <w:marLeft w:val="0"/>
      <w:marRight w:val="0"/>
      <w:marTop w:val="0"/>
      <w:marBottom w:val="0"/>
      <w:divBdr>
        <w:top w:val="none" w:sz="0" w:space="0" w:color="auto"/>
        <w:left w:val="none" w:sz="0" w:space="0" w:color="auto"/>
        <w:bottom w:val="none" w:sz="0" w:space="0" w:color="auto"/>
        <w:right w:val="none" w:sz="0" w:space="0" w:color="auto"/>
      </w:divBdr>
    </w:div>
    <w:div w:id="521628048">
      <w:bodyDiv w:val="1"/>
      <w:marLeft w:val="0"/>
      <w:marRight w:val="0"/>
      <w:marTop w:val="0"/>
      <w:marBottom w:val="0"/>
      <w:divBdr>
        <w:top w:val="none" w:sz="0" w:space="0" w:color="auto"/>
        <w:left w:val="none" w:sz="0" w:space="0" w:color="auto"/>
        <w:bottom w:val="none" w:sz="0" w:space="0" w:color="auto"/>
        <w:right w:val="none" w:sz="0" w:space="0" w:color="auto"/>
      </w:divBdr>
    </w:div>
    <w:div w:id="521895839">
      <w:bodyDiv w:val="1"/>
      <w:marLeft w:val="0"/>
      <w:marRight w:val="0"/>
      <w:marTop w:val="0"/>
      <w:marBottom w:val="0"/>
      <w:divBdr>
        <w:top w:val="none" w:sz="0" w:space="0" w:color="auto"/>
        <w:left w:val="none" w:sz="0" w:space="0" w:color="auto"/>
        <w:bottom w:val="none" w:sz="0" w:space="0" w:color="auto"/>
        <w:right w:val="none" w:sz="0" w:space="0" w:color="auto"/>
      </w:divBdr>
    </w:div>
    <w:div w:id="521940842">
      <w:bodyDiv w:val="1"/>
      <w:marLeft w:val="0"/>
      <w:marRight w:val="0"/>
      <w:marTop w:val="0"/>
      <w:marBottom w:val="0"/>
      <w:divBdr>
        <w:top w:val="none" w:sz="0" w:space="0" w:color="auto"/>
        <w:left w:val="none" w:sz="0" w:space="0" w:color="auto"/>
        <w:bottom w:val="none" w:sz="0" w:space="0" w:color="auto"/>
        <w:right w:val="none" w:sz="0" w:space="0" w:color="auto"/>
      </w:divBdr>
    </w:div>
    <w:div w:id="522092222">
      <w:bodyDiv w:val="1"/>
      <w:marLeft w:val="0"/>
      <w:marRight w:val="0"/>
      <w:marTop w:val="0"/>
      <w:marBottom w:val="0"/>
      <w:divBdr>
        <w:top w:val="none" w:sz="0" w:space="0" w:color="auto"/>
        <w:left w:val="none" w:sz="0" w:space="0" w:color="auto"/>
        <w:bottom w:val="none" w:sz="0" w:space="0" w:color="auto"/>
        <w:right w:val="none" w:sz="0" w:space="0" w:color="auto"/>
      </w:divBdr>
    </w:div>
    <w:div w:id="522206442">
      <w:bodyDiv w:val="1"/>
      <w:marLeft w:val="0"/>
      <w:marRight w:val="0"/>
      <w:marTop w:val="0"/>
      <w:marBottom w:val="0"/>
      <w:divBdr>
        <w:top w:val="none" w:sz="0" w:space="0" w:color="auto"/>
        <w:left w:val="none" w:sz="0" w:space="0" w:color="auto"/>
        <w:bottom w:val="none" w:sz="0" w:space="0" w:color="auto"/>
        <w:right w:val="none" w:sz="0" w:space="0" w:color="auto"/>
      </w:divBdr>
    </w:div>
    <w:div w:id="522288320">
      <w:bodyDiv w:val="1"/>
      <w:marLeft w:val="0"/>
      <w:marRight w:val="0"/>
      <w:marTop w:val="0"/>
      <w:marBottom w:val="0"/>
      <w:divBdr>
        <w:top w:val="none" w:sz="0" w:space="0" w:color="auto"/>
        <w:left w:val="none" w:sz="0" w:space="0" w:color="auto"/>
        <w:bottom w:val="none" w:sz="0" w:space="0" w:color="auto"/>
        <w:right w:val="none" w:sz="0" w:space="0" w:color="auto"/>
      </w:divBdr>
    </w:div>
    <w:div w:id="522591565">
      <w:bodyDiv w:val="1"/>
      <w:marLeft w:val="0"/>
      <w:marRight w:val="0"/>
      <w:marTop w:val="0"/>
      <w:marBottom w:val="0"/>
      <w:divBdr>
        <w:top w:val="none" w:sz="0" w:space="0" w:color="auto"/>
        <w:left w:val="none" w:sz="0" w:space="0" w:color="auto"/>
        <w:bottom w:val="none" w:sz="0" w:space="0" w:color="auto"/>
        <w:right w:val="none" w:sz="0" w:space="0" w:color="auto"/>
      </w:divBdr>
    </w:div>
    <w:div w:id="522865683">
      <w:bodyDiv w:val="1"/>
      <w:marLeft w:val="0"/>
      <w:marRight w:val="0"/>
      <w:marTop w:val="0"/>
      <w:marBottom w:val="0"/>
      <w:divBdr>
        <w:top w:val="none" w:sz="0" w:space="0" w:color="auto"/>
        <w:left w:val="none" w:sz="0" w:space="0" w:color="auto"/>
        <w:bottom w:val="none" w:sz="0" w:space="0" w:color="auto"/>
        <w:right w:val="none" w:sz="0" w:space="0" w:color="auto"/>
      </w:divBdr>
    </w:div>
    <w:div w:id="522937431">
      <w:bodyDiv w:val="1"/>
      <w:marLeft w:val="0"/>
      <w:marRight w:val="0"/>
      <w:marTop w:val="0"/>
      <w:marBottom w:val="0"/>
      <w:divBdr>
        <w:top w:val="none" w:sz="0" w:space="0" w:color="auto"/>
        <w:left w:val="none" w:sz="0" w:space="0" w:color="auto"/>
        <w:bottom w:val="none" w:sz="0" w:space="0" w:color="auto"/>
        <w:right w:val="none" w:sz="0" w:space="0" w:color="auto"/>
      </w:divBdr>
    </w:div>
    <w:div w:id="523638886">
      <w:bodyDiv w:val="1"/>
      <w:marLeft w:val="0"/>
      <w:marRight w:val="0"/>
      <w:marTop w:val="0"/>
      <w:marBottom w:val="0"/>
      <w:divBdr>
        <w:top w:val="none" w:sz="0" w:space="0" w:color="auto"/>
        <w:left w:val="none" w:sz="0" w:space="0" w:color="auto"/>
        <w:bottom w:val="none" w:sz="0" w:space="0" w:color="auto"/>
        <w:right w:val="none" w:sz="0" w:space="0" w:color="auto"/>
      </w:divBdr>
    </w:div>
    <w:div w:id="523829341">
      <w:bodyDiv w:val="1"/>
      <w:marLeft w:val="0"/>
      <w:marRight w:val="0"/>
      <w:marTop w:val="0"/>
      <w:marBottom w:val="0"/>
      <w:divBdr>
        <w:top w:val="none" w:sz="0" w:space="0" w:color="auto"/>
        <w:left w:val="none" w:sz="0" w:space="0" w:color="auto"/>
        <w:bottom w:val="none" w:sz="0" w:space="0" w:color="auto"/>
        <w:right w:val="none" w:sz="0" w:space="0" w:color="auto"/>
      </w:divBdr>
    </w:div>
    <w:div w:id="523833993">
      <w:bodyDiv w:val="1"/>
      <w:marLeft w:val="0"/>
      <w:marRight w:val="0"/>
      <w:marTop w:val="0"/>
      <w:marBottom w:val="0"/>
      <w:divBdr>
        <w:top w:val="none" w:sz="0" w:space="0" w:color="auto"/>
        <w:left w:val="none" w:sz="0" w:space="0" w:color="auto"/>
        <w:bottom w:val="none" w:sz="0" w:space="0" w:color="auto"/>
        <w:right w:val="none" w:sz="0" w:space="0" w:color="auto"/>
      </w:divBdr>
    </w:div>
    <w:div w:id="523860094">
      <w:bodyDiv w:val="1"/>
      <w:marLeft w:val="0"/>
      <w:marRight w:val="0"/>
      <w:marTop w:val="0"/>
      <w:marBottom w:val="0"/>
      <w:divBdr>
        <w:top w:val="none" w:sz="0" w:space="0" w:color="auto"/>
        <w:left w:val="none" w:sz="0" w:space="0" w:color="auto"/>
        <w:bottom w:val="none" w:sz="0" w:space="0" w:color="auto"/>
        <w:right w:val="none" w:sz="0" w:space="0" w:color="auto"/>
      </w:divBdr>
    </w:div>
    <w:div w:id="523905777">
      <w:bodyDiv w:val="1"/>
      <w:marLeft w:val="0"/>
      <w:marRight w:val="0"/>
      <w:marTop w:val="0"/>
      <w:marBottom w:val="0"/>
      <w:divBdr>
        <w:top w:val="none" w:sz="0" w:space="0" w:color="auto"/>
        <w:left w:val="none" w:sz="0" w:space="0" w:color="auto"/>
        <w:bottom w:val="none" w:sz="0" w:space="0" w:color="auto"/>
        <w:right w:val="none" w:sz="0" w:space="0" w:color="auto"/>
      </w:divBdr>
    </w:div>
    <w:div w:id="523983072">
      <w:bodyDiv w:val="1"/>
      <w:marLeft w:val="0"/>
      <w:marRight w:val="0"/>
      <w:marTop w:val="0"/>
      <w:marBottom w:val="0"/>
      <w:divBdr>
        <w:top w:val="none" w:sz="0" w:space="0" w:color="auto"/>
        <w:left w:val="none" w:sz="0" w:space="0" w:color="auto"/>
        <w:bottom w:val="none" w:sz="0" w:space="0" w:color="auto"/>
        <w:right w:val="none" w:sz="0" w:space="0" w:color="auto"/>
      </w:divBdr>
    </w:div>
    <w:div w:id="524095687">
      <w:bodyDiv w:val="1"/>
      <w:marLeft w:val="0"/>
      <w:marRight w:val="0"/>
      <w:marTop w:val="0"/>
      <w:marBottom w:val="0"/>
      <w:divBdr>
        <w:top w:val="none" w:sz="0" w:space="0" w:color="auto"/>
        <w:left w:val="none" w:sz="0" w:space="0" w:color="auto"/>
        <w:bottom w:val="none" w:sz="0" w:space="0" w:color="auto"/>
        <w:right w:val="none" w:sz="0" w:space="0" w:color="auto"/>
      </w:divBdr>
    </w:div>
    <w:div w:id="524170607">
      <w:bodyDiv w:val="1"/>
      <w:marLeft w:val="0"/>
      <w:marRight w:val="0"/>
      <w:marTop w:val="0"/>
      <w:marBottom w:val="0"/>
      <w:divBdr>
        <w:top w:val="none" w:sz="0" w:space="0" w:color="auto"/>
        <w:left w:val="none" w:sz="0" w:space="0" w:color="auto"/>
        <w:bottom w:val="none" w:sz="0" w:space="0" w:color="auto"/>
        <w:right w:val="none" w:sz="0" w:space="0" w:color="auto"/>
      </w:divBdr>
    </w:div>
    <w:div w:id="524247729">
      <w:bodyDiv w:val="1"/>
      <w:marLeft w:val="0"/>
      <w:marRight w:val="0"/>
      <w:marTop w:val="0"/>
      <w:marBottom w:val="0"/>
      <w:divBdr>
        <w:top w:val="none" w:sz="0" w:space="0" w:color="auto"/>
        <w:left w:val="none" w:sz="0" w:space="0" w:color="auto"/>
        <w:bottom w:val="none" w:sz="0" w:space="0" w:color="auto"/>
        <w:right w:val="none" w:sz="0" w:space="0" w:color="auto"/>
      </w:divBdr>
    </w:div>
    <w:div w:id="524292227">
      <w:bodyDiv w:val="1"/>
      <w:marLeft w:val="0"/>
      <w:marRight w:val="0"/>
      <w:marTop w:val="0"/>
      <w:marBottom w:val="0"/>
      <w:divBdr>
        <w:top w:val="none" w:sz="0" w:space="0" w:color="auto"/>
        <w:left w:val="none" w:sz="0" w:space="0" w:color="auto"/>
        <w:bottom w:val="none" w:sz="0" w:space="0" w:color="auto"/>
        <w:right w:val="none" w:sz="0" w:space="0" w:color="auto"/>
      </w:divBdr>
    </w:div>
    <w:div w:id="524515711">
      <w:bodyDiv w:val="1"/>
      <w:marLeft w:val="0"/>
      <w:marRight w:val="0"/>
      <w:marTop w:val="0"/>
      <w:marBottom w:val="0"/>
      <w:divBdr>
        <w:top w:val="none" w:sz="0" w:space="0" w:color="auto"/>
        <w:left w:val="none" w:sz="0" w:space="0" w:color="auto"/>
        <w:bottom w:val="none" w:sz="0" w:space="0" w:color="auto"/>
        <w:right w:val="none" w:sz="0" w:space="0" w:color="auto"/>
      </w:divBdr>
    </w:div>
    <w:div w:id="524636473">
      <w:bodyDiv w:val="1"/>
      <w:marLeft w:val="0"/>
      <w:marRight w:val="0"/>
      <w:marTop w:val="0"/>
      <w:marBottom w:val="0"/>
      <w:divBdr>
        <w:top w:val="none" w:sz="0" w:space="0" w:color="auto"/>
        <w:left w:val="none" w:sz="0" w:space="0" w:color="auto"/>
        <w:bottom w:val="none" w:sz="0" w:space="0" w:color="auto"/>
        <w:right w:val="none" w:sz="0" w:space="0" w:color="auto"/>
      </w:divBdr>
    </w:div>
    <w:div w:id="524711217">
      <w:bodyDiv w:val="1"/>
      <w:marLeft w:val="0"/>
      <w:marRight w:val="0"/>
      <w:marTop w:val="0"/>
      <w:marBottom w:val="0"/>
      <w:divBdr>
        <w:top w:val="none" w:sz="0" w:space="0" w:color="auto"/>
        <w:left w:val="none" w:sz="0" w:space="0" w:color="auto"/>
        <w:bottom w:val="none" w:sz="0" w:space="0" w:color="auto"/>
        <w:right w:val="none" w:sz="0" w:space="0" w:color="auto"/>
      </w:divBdr>
    </w:div>
    <w:div w:id="524902215">
      <w:bodyDiv w:val="1"/>
      <w:marLeft w:val="0"/>
      <w:marRight w:val="0"/>
      <w:marTop w:val="0"/>
      <w:marBottom w:val="0"/>
      <w:divBdr>
        <w:top w:val="none" w:sz="0" w:space="0" w:color="auto"/>
        <w:left w:val="none" w:sz="0" w:space="0" w:color="auto"/>
        <w:bottom w:val="none" w:sz="0" w:space="0" w:color="auto"/>
        <w:right w:val="none" w:sz="0" w:space="0" w:color="auto"/>
      </w:divBdr>
    </w:div>
    <w:div w:id="524902711">
      <w:bodyDiv w:val="1"/>
      <w:marLeft w:val="0"/>
      <w:marRight w:val="0"/>
      <w:marTop w:val="0"/>
      <w:marBottom w:val="0"/>
      <w:divBdr>
        <w:top w:val="none" w:sz="0" w:space="0" w:color="auto"/>
        <w:left w:val="none" w:sz="0" w:space="0" w:color="auto"/>
        <w:bottom w:val="none" w:sz="0" w:space="0" w:color="auto"/>
        <w:right w:val="none" w:sz="0" w:space="0" w:color="auto"/>
      </w:divBdr>
    </w:div>
    <w:div w:id="524946163">
      <w:bodyDiv w:val="1"/>
      <w:marLeft w:val="0"/>
      <w:marRight w:val="0"/>
      <w:marTop w:val="0"/>
      <w:marBottom w:val="0"/>
      <w:divBdr>
        <w:top w:val="none" w:sz="0" w:space="0" w:color="auto"/>
        <w:left w:val="none" w:sz="0" w:space="0" w:color="auto"/>
        <w:bottom w:val="none" w:sz="0" w:space="0" w:color="auto"/>
        <w:right w:val="none" w:sz="0" w:space="0" w:color="auto"/>
      </w:divBdr>
    </w:div>
    <w:div w:id="525026852">
      <w:bodyDiv w:val="1"/>
      <w:marLeft w:val="0"/>
      <w:marRight w:val="0"/>
      <w:marTop w:val="0"/>
      <w:marBottom w:val="0"/>
      <w:divBdr>
        <w:top w:val="none" w:sz="0" w:space="0" w:color="auto"/>
        <w:left w:val="none" w:sz="0" w:space="0" w:color="auto"/>
        <w:bottom w:val="none" w:sz="0" w:space="0" w:color="auto"/>
        <w:right w:val="none" w:sz="0" w:space="0" w:color="auto"/>
      </w:divBdr>
    </w:div>
    <w:div w:id="525140984">
      <w:bodyDiv w:val="1"/>
      <w:marLeft w:val="0"/>
      <w:marRight w:val="0"/>
      <w:marTop w:val="0"/>
      <w:marBottom w:val="0"/>
      <w:divBdr>
        <w:top w:val="none" w:sz="0" w:space="0" w:color="auto"/>
        <w:left w:val="none" w:sz="0" w:space="0" w:color="auto"/>
        <w:bottom w:val="none" w:sz="0" w:space="0" w:color="auto"/>
        <w:right w:val="none" w:sz="0" w:space="0" w:color="auto"/>
      </w:divBdr>
    </w:div>
    <w:div w:id="525362344">
      <w:bodyDiv w:val="1"/>
      <w:marLeft w:val="0"/>
      <w:marRight w:val="0"/>
      <w:marTop w:val="0"/>
      <w:marBottom w:val="0"/>
      <w:divBdr>
        <w:top w:val="none" w:sz="0" w:space="0" w:color="auto"/>
        <w:left w:val="none" w:sz="0" w:space="0" w:color="auto"/>
        <w:bottom w:val="none" w:sz="0" w:space="0" w:color="auto"/>
        <w:right w:val="none" w:sz="0" w:space="0" w:color="auto"/>
      </w:divBdr>
    </w:div>
    <w:div w:id="526145096">
      <w:bodyDiv w:val="1"/>
      <w:marLeft w:val="0"/>
      <w:marRight w:val="0"/>
      <w:marTop w:val="0"/>
      <w:marBottom w:val="0"/>
      <w:divBdr>
        <w:top w:val="none" w:sz="0" w:space="0" w:color="auto"/>
        <w:left w:val="none" w:sz="0" w:space="0" w:color="auto"/>
        <w:bottom w:val="none" w:sz="0" w:space="0" w:color="auto"/>
        <w:right w:val="none" w:sz="0" w:space="0" w:color="auto"/>
      </w:divBdr>
    </w:div>
    <w:div w:id="526211551">
      <w:bodyDiv w:val="1"/>
      <w:marLeft w:val="0"/>
      <w:marRight w:val="0"/>
      <w:marTop w:val="0"/>
      <w:marBottom w:val="0"/>
      <w:divBdr>
        <w:top w:val="none" w:sz="0" w:space="0" w:color="auto"/>
        <w:left w:val="none" w:sz="0" w:space="0" w:color="auto"/>
        <w:bottom w:val="none" w:sz="0" w:space="0" w:color="auto"/>
        <w:right w:val="none" w:sz="0" w:space="0" w:color="auto"/>
      </w:divBdr>
    </w:div>
    <w:div w:id="526405872">
      <w:bodyDiv w:val="1"/>
      <w:marLeft w:val="0"/>
      <w:marRight w:val="0"/>
      <w:marTop w:val="0"/>
      <w:marBottom w:val="0"/>
      <w:divBdr>
        <w:top w:val="none" w:sz="0" w:space="0" w:color="auto"/>
        <w:left w:val="none" w:sz="0" w:space="0" w:color="auto"/>
        <w:bottom w:val="none" w:sz="0" w:space="0" w:color="auto"/>
        <w:right w:val="none" w:sz="0" w:space="0" w:color="auto"/>
      </w:divBdr>
    </w:div>
    <w:div w:id="526410116">
      <w:bodyDiv w:val="1"/>
      <w:marLeft w:val="0"/>
      <w:marRight w:val="0"/>
      <w:marTop w:val="0"/>
      <w:marBottom w:val="0"/>
      <w:divBdr>
        <w:top w:val="none" w:sz="0" w:space="0" w:color="auto"/>
        <w:left w:val="none" w:sz="0" w:space="0" w:color="auto"/>
        <w:bottom w:val="none" w:sz="0" w:space="0" w:color="auto"/>
        <w:right w:val="none" w:sz="0" w:space="0" w:color="auto"/>
      </w:divBdr>
    </w:div>
    <w:div w:id="526451511">
      <w:bodyDiv w:val="1"/>
      <w:marLeft w:val="0"/>
      <w:marRight w:val="0"/>
      <w:marTop w:val="0"/>
      <w:marBottom w:val="0"/>
      <w:divBdr>
        <w:top w:val="none" w:sz="0" w:space="0" w:color="auto"/>
        <w:left w:val="none" w:sz="0" w:space="0" w:color="auto"/>
        <w:bottom w:val="none" w:sz="0" w:space="0" w:color="auto"/>
        <w:right w:val="none" w:sz="0" w:space="0" w:color="auto"/>
      </w:divBdr>
    </w:div>
    <w:div w:id="526599243">
      <w:bodyDiv w:val="1"/>
      <w:marLeft w:val="0"/>
      <w:marRight w:val="0"/>
      <w:marTop w:val="0"/>
      <w:marBottom w:val="0"/>
      <w:divBdr>
        <w:top w:val="none" w:sz="0" w:space="0" w:color="auto"/>
        <w:left w:val="none" w:sz="0" w:space="0" w:color="auto"/>
        <w:bottom w:val="none" w:sz="0" w:space="0" w:color="auto"/>
        <w:right w:val="none" w:sz="0" w:space="0" w:color="auto"/>
      </w:divBdr>
    </w:div>
    <w:div w:id="526869910">
      <w:bodyDiv w:val="1"/>
      <w:marLeft w:val="0"/>
      <w:marRight w:val="0"/>
      <w:marTop w:val="0"/>
      <w:marBottom w:val="0"/>
      <w:divBdr>
        <w:top w:val="none" w:sz="0" w:space="0" w:color="auto"/>
        <w:left w:val="none" w:sz="0" w:space="0" w:color="auto"/>
        <w:bottom w:val="none" w:sz="0" w:space="0" w:color="auto"/>
        <w:right w:val="none" w:sz="0" w:space="0" w:color="auto"/>
      </w:divBdr>
    </w:div>
    <w:div w:id="526991024">
      <w:bodyDiv w:val="1"/>
      <w:marLeft w:val="0"/>
      <w:marRight w:val="0"/>
      <w:marTop w:val="0"/>
      <w:marBottom w:val="0"/>
      <w:divBdr>
        <w:top w:val="none" w:sz="0" w:space="0" w:color="auto"/>
        <w:left w:val="none" w:sz="0" w:space="0" w:color="auto"/>
        <w:bottom w:val="none" w:sz="0" w:space="0" w:color="auto"/>
        <w:right w:val="none" w:sz="0" w:space="0" w:color="auto"/>
      </w:divBdr>
    </w:div>
    <w:div w:id="527109236">
      <w:bodyDiv w:val="1"/>
      <w:marLeft w:val="0"/>
      <w:marRight w:val="0"/>
      <w:marTop w:val="0"/>
      <w:marBottom w:val="0"/>
      <w:divBdr>
        <w:top w:val="none" w:sz="0" w:space="0" w:color="auto"/>
        <w:left w:val="none" w:sz="0" w:space="0" w:color="auto"/>
        <w:bottom w:val="none" w:sz="0" w:space="0" w:color="auto"/>
        <w:right w:val="none" w:sz="0" w:space="0" w:color="auto"/>
      </w:divBdr>
    </w:div>
    <w:div w:id="527380207">
      <w:bodyDiv w:val="1"/>
      <w:marLeft w:val="0"/>
      <w:marRight w:val="0"/>
      <w:marTop w:val="0"/>
      <w:marBottom w:val="0"/>
      <w:divBdr>
        <w:top w:val="none" w:sz="0" w:space="0" w:color="auto"/>
        <w:left w:val="none" w:sz="0" w:space="0" w:color="auto"/>
        <w:bottom w:val="none" w:sz="0" w:space="0" w:color="auto"/>
        <w:right w:val="none" w:sz="0" w:space="0" w:color="auto"/>
      </w:divBdr>
    </w:div>
    <w:div w:id="527525696">
      <w:bodyDiv w:val="1"/>
      <w:marLeft w:val="0"/>
      <w:marRight w:val="0"/>
      <w:marTop w:val="0"/>
      <w:marBottom w:val="0"/>
      <w:divBdr>
        <w:top w:val="none" w:sz="0" w:space="0" w:color="auto"/>
        <w:left w:val="none" w:sz="0" w:space="0" w:color="auto"/>
        <w:bottom w:val="none" w:sz="0" w:space="0" w:color="auto"/>
        <w:right w:val="none" w:sz="0" w:space="0" w:color="auto"/>
      </w:divBdr>
    </w:div>
    <w:div w:id="527565827">
      <w:bodyDiv w:val="1"/>
      <w:marLeft w:val="0"/>
      <w:marRight w:val="0"/>
      <w:marTop w:val="0"/>
      <w:marBottom w:val="0"/>
      <w:divBdr>
        <w:top w:val="none" w:sz="0" w:space="0" w:color="auto"/>
        <w:left w:val="none" w:sz="0" w:space="0" w:color="auto"/>
        <w:bottom w:val="none" w:sz="0" w:space="0" w:color="auto"/>
        <w:right w:val="none" w:sz="0" w:space="0" w:color="auto"/>
      </w:divBdr>
    </w:div>
    <w:div w:id="527718300">
      <w:bodyDiv w:val="1"/>
      <w:marLeft w:val="0"/>
      <w:marRight w:val="0"/>
      <w:marTop w:val="0"/>
      <w:marBottom w:val="0"/>
      <w:divBdr>
        <w:top w:val="none" w:sz="0" w:space="0" w:color="auto"/>
        <w:left w:val="none" w:sz="0" w:space="0" w:color="auto"/>
        <w:bottom w:val="none" w:sz="0" w:space="0" w:color="auto"/>
        <w:right w:val="none" w:sz="0" w:space="0" w:color="auto"/>
      </w:divBdr>
    </w:div>
    <w:div w:id="527835158">
      <w:bodyDiv w:val="1"/>
      <w:marLeft w:val="0"/>
      <w:marRight w:val="0"/>
      <w:marTop w:val="0"/>
      <w:marBottom w:val="0"/>
      <w:divBdr>
        <w:top w:val="none" w:sz="0" w:space="0" w:color="auto"/>
        <w:left w:val="none" w:sz="0" w:space="0" w:color="auto"/>
        <w:bottom w:val="none" w:sz="0" w:space="0" w:color="auto"/>
        <w:right w:val="none" w:sz="0" w:space="0" w:color="auto"/>
      </w:divBdr>
    </w:div>
    <w:div w:id="527959516">
      <w:bodyDiv w:val="1"/>
      <w:marLeft w:val="0"/>
      <w:marRight w:val="0"/>
      <w:marTop w:val="0"/>
      <w:marBottom w:val="0"/>
      <w:divBdr>
        <w:top w:val="none" w:sz="0" w:space="0" w:color="auto"/>
        <w:left w:val="none" w:sz="0" w:space="0" w:color="auto"/>
        <w:bottom w:val="none" w:sz="0" w:space="0" w:color="auto"/>
        <w:right w:val="none" w:sz="0" w:space="0" w:color="auto"/>
      </w:divBdr>
    </w:div>
    <w:div w:id="527983951">
      <w:bodyDiv w:val="1"/>
      <w:marLeft w:val="0"/>
      <w:marRight w:val="0"/>
      <w:marTop w:val="0"/>
      <w:marBottom w:val="0"/>
      <w:divBdr>
        <w:top w:val="none" w:sz="0" w:space="0" w:color="auto"/>
        <w:left w:val="none" w:sz="0" w:space="0" w:color="auto"/>
        <w:bottom w:val="none" w:sz="0" w:space="0" w:color="auto"/>
        <w:right w:val="none" w:sz="0" w:space="0" w:color="auto"/>
      </w:divBdr>
    </w:div>
    <w:div w:id="528301239">
      <w:bodyDiv w:val="1"/>
      <w:marLeft w:val="0"/>
      <w:marRight w:val="0"/>
      <w:marTop w:val="0"/>
      <w:marBottom w:val="0"/>
      <w:divBdr>
        <w:top w:val="none" w:sz="0" w:space="0" w:color="auto"/>
        <w:left w:val="none" w:sz="0" w:space="0" w:color="auto"/>
        <w:bottom w:val="none" w:sz="0" w:space="0" w:color="auto"/>
        <w:right w:val="none" w:sz="0" w:space="0" w:color="auto"/>
      </w:divBdr>
    </w:div>
    <w:div w:id="528572174">
      <w:bodyDiv w:val="1"/>
      <w:marLeft w:val="0"/>
      <w:marRight w:val="0"/>
      <w:marTop w:val="0"/>
      <w:marBottom w:val="0"/>
      <w:divBdr>
        <w:top w:val="none" w:sz="0" w:space="0" w:color="auto"/>
        <w:left w:val="none" w:sz="0" w:space="0" w:color="auto"/>
        <w:bottom w:val="none" w:sz="0" w:space="0" w:color="auto"/>
        <w:right w:val="none" w:sz="0" w:space="0" w:color="auto"/>
      </w:divBdr>
    </w:div>
    <w:div w:id="528642189">
      <w:bodyDiv w:val="1"/>
      <w:marLeft w:val="0"/>
      <w:marRight w:val="0"/>
      <w:marTop w:val="0"/>
      <w:marBottom w:val="0"/>
      <w:divBdr>
        <w:top w:val="none" w:sz="0" w:space="0" w:color="auto"/>
        <w:left w:val="none" w:sz="0" w:space="0" w:color="auto"/>
        <w:bottom w:val="none" w:sz="0" w:space="0" w:color="auto"/>
        <w:right w:val="none" w:sz="0" w:space="0" w:color="auto"/>
      </w:divBdr>
    </w:div>
    <w:div w:id="528683130">
      <w:bodyDiv w:val="1"/>
      <w:marLeft w:val="0"/>
      <w:marRight w:val="0"/>
      <w:marTop w:val="0"/>
      <w:marBottom w:val="0"/>
      <w:divBdr>
        <w:top w:val="none" w:sz="0" w:space="0" w:color="auto"/>
        <w:left w:val="none" w:sz="0" w:space="0" w:color="auto"/>
        <w:bottom w:val="none" w:sz="0" w:space="0" w:color="auto"/>
        <w:right w:val="none" w:sz="0" w:space="0" w:color="auto"/>
      </w:divBdr>
    </w:div>
    <w:div w:id="528685393">
      <w:bodyDiv w:val="1"/>
      <w:marLeft w:val="0"/>
      <w:marRight w:val="0"/>
      <w:marTop w:val="0"/>
      <w:marBottom w:val="0"/>
      <w:divBdr>
        <w:top w:val="none" w:sz="0" w:space="0" w:color="auto"/>
        <w:left w:val="none" w:sz="0" w:space="0" w:color="auto"/>
        <w:bottom w:val="none" w:sz="0" w:space="0" w:color="auto"/>
        <w:right w:val="none" w:sz="0" w:space="0" w:color="auto"/>
      </w:divBdr>
    </w:div>
    <w:div w:id="528685992">
      <w:bodyDiv w:val="1"/>
      <w:marLeft w:val="0"/>
      <w:marRight w:val="0"/>
      <w:marTop w:val="0"/>
      <w:marBottom w:val="0"/>
      <w:divBdr>
        <w:top w:val="none" w:sz="0" w:space="0" w:color="auto"/>
        <w:left w:val="none" w:sz="0" w:space="0" w:color="auto"/>
        <w:bottom w:val="none" w:sz="0" w:space="0" w:color="auto"/>
        <w:right w:val="none" w:sz="0" w:space="0" w:color="auto"/>
      </w:divBdr>
    </w:div>
    <w:div w:id="528759506">
      <w:bodyDiv w:val="1"/>
      <w:marLeft w:val="0"/>
      <w:marRight w:val="0"/>
      <w:marTop w:val="0"/>
      <w:marBottom w:val="0"/>
      <w:divBdr>
        <w:top w:val="none" w:sz="0" w:space="0" w:color="auto"/>
        <w:left w:val="none" w:sz="0" w:space="0" w:color="auto"/>
        <w:bottom w:val="none" w:sz="0" w:space="0" w:color="auto"/>
        <w:right w:val="none" w:sz="0" w:space="0" w:color="auto"/>
      </w:divBdr>
    </w:div>
    <w:div w:id="528838193">
      <w:bodyDiv w:val="1"/>
      <w:marLeft w:val="0"/>
      <w:marRight w:val="0"/>
      <w:marTop w:val="0"/>
      <w:marBottom w:val="0"/>
      <w:divBdr>
        <w:top w:val="none" w:sz="0" w:space="0" w:color="auto"/>
        <w:left w:val="none" w:sz="0" w:space="0" w:color="auto"/>
        <w:bottom w:val="none" w:sz="0" w:space="0" w:color="auto"/>
        <w:right w:val="none" w:sz="0" w:space="0" w:color="auto"/>
      </w:divBdr>
    </w:div>
    <w:div w:id="528953675">
      <w:bodyDiv w:val="1"/>
      <w:marLeft w:val="0"/>
      <w:marRight w:val="0"/>
      <w:marTop w:val="0"/>
      <w:marBottom w:val="0"/>
      <w:divBdr>
        <w:top w:val="none" w:sz="0" w:space="0" w:color="auto"/>
        <w:left w:val="none" w:sz="0" w:space="0" w:color="auto"/>
        <w:bottom w:val="none" w:sz="0" w:space="0" w:color="auto"/>
        <w:right w:val="none" w:sz="0" w:space="0" w:color="auto"/>
      </w:divBdr>
    </w:div>
    <w:div w:id="529032175">
      <w:bodyDiv w:val="1"/>
      <w:marLeft w:val="0"/>
      <w:marRight w:val="0"/>
      <w:marTop w:val="0"/>
      <w:marBottom w:val="0"/>
      <w:divBdr>
        <w:top w:val="none" w:sz="0" w:space="0" w:color="auto"/>
        <w:left w:val="none" w:sz="0" w:space="0" w:color="auto"/>
        <w:bottom w:val="none" w:sz="0" w:space="0" w:color="auto"/>
        <w:right w:val="none" w:sz="0" w:space="0" w:color="auto"/>
      </w:divBdr>
    </w:div>
    <w:div w:id="529148237">
      <w:bodyDiv w:val="1"/>
      <w:marLeft w:val="0"/>
      <w:marRight w:val="0"/>
      <w:marTop w:val="0"/>
      <w:marBottom w:val="0"/>
      <w:divBdr>
        <w:top w:val="none" w:sz="0" w:space="0" w:color="auto"/>
        <w:left w:val="none" w:sz="0" w:space="0" w:color="auto"/>
        <w:bottom w:val="none" w:sz="0" w:space="0" w:color="auto"/>
        <w:right w:val="none" w:sz="0" w:space="0" w:color="auto"/>
      </w:divBdr>
    </w:div>
    <w:div w:id="529149673">
      <w:bodyDiv w:val="1"/>
      <w:marLeft w:val="0"/>
      <w:marRight w:val="0"/>
      <w:marTop w:val="0"/>
      <w:marBottom w:val="0"/>
      <w:divBdr>
        <w:top w:val="none" w:sz="0" w:space="0" w:color="auto"/>
        <w:left w:val="none" w:sz="0" w:space="0" w:color="auto"/>
        <w:bottom w:val="none" w:sz="0" w:space="0" w:color="auto"/>
        <w:right w:val="none" w:sz="0" w:space="0" w:color="auto"/>
      </w:divBdr>
    </w:div>
    <w:div w:id="529219047">
      <w:bodyDiv w:val="1"/>
      <w:marLeft w:val="0"/>
      <w:marRight w:val="0"/>
      <w:marTop w:val="0"/>
      <w:marBottom w:val="0"/>
      <w:divBdr>
        <w:top w:val="none" w:sz="0" w:space="0" w:color="auto"/>
        <w:left w:val="none" w:sz="0" w:space="0" w:color="auto"/>
        <w:bottom w:val="none" w:sz="0" w:space="0" w:color="auto"/>
        <w:right w:val="none" w:sz="0" w:space="0" w:color="auto"/>
      </w:divBdr>
    </w:div>
    <w:div w:id="529537500">
      <w:bodyDiv w:val="1"/>
      <w:marLeft w:val="0"/>
      <w:marRight w:val="0"/>
      <w:marTop w:val="0"/>
      <w:marBottom w:val="0"/>
      <w:divBdr>
        <w:top w:val="none" w:sz="0" w:space="0" w:color="auto"/>
        <w:left w:val="none" w:sz="0" w:space="0" w:color="auto"/>
        <w:bottom w:val="none" w:sz="0" w:space="0" w:color="auto"/>
        <w:right w:val="none" w:sz="0" w:space="0" w:color="auto"/>
      </w:divBdr>
    </w:div>
    <w:div w:id="529875950">
      <w:bodyDiv w:val="1"/>
      <w:marLeft w:val="0"/>
      <w:marRight w:val="0"/>
      <w:marTop w:val="0"/>
      <w:marBottom w:val="0"/>
      <w:divBdr>
        <w:top w:val="none" w:sz="0" w:space="0" w:color="auto"/>
        <w:left w:val="none" w:sz="0" w:space="0" w:color="auto"/>
        <w:bottom w:val="none" w:sz="0" w:space="0" w:color="auto"/>
        <w:right w:val="none" w:sz="0" w:space="0" w:color="auto"/>
      </w:divBdr>
    </w:div>
    <w:div w:id="529992577">
      <w:bodyDiv w:val="1"/>
      <w:marLeft w:val="0"/>
      <w:marRight w:val="0"/>
      <w:marTop w:val="0"/>
      <w:marBottom w:val="0"/>
      <w:divBdr>
        <w:top w:val="none" w:sz="0" w:space="0" w:color="auto"/>
        <w:left w:val="none" w:sz="0" w:space="0" w:color="auto"/>
        <w:bottom w:val="none" w:sz="0" w:space="0" w:color="auto"/>
        <w:right w:val="none" w:sz="0" w:space="0" w:color="auto"/>
      </w:divBdr>
    </w:div>
    <w:div w:id="530144317">
      <w:bodyDiv w:val="1"/>
      <w:marLeft w:val="0"/>
      <w:marRight w:val="0"/>
      <w:marTop w:val="0"/>
      <w:marBottom w:val="0"/>
      <w:divBdr>
        <w:top w:val="none" w:sz="0" w:space="0" w:color="auto"/>
        <w:left w:val="none" w:sz="0" w:space="0" w:color="auto"/>
        <w:bottom w:val="none" w:sz="0" w:space="0" w:color="auto"/>
        <w:right w:val="none" w:sz="0" w:space="0" w:color="auto"/>
      </w:divBdr>
    </w:div>
    <w:div w:id="530412953">
      <w:bodyDiv w:val="1"/>
      <w:marLeft w:val="0"/>
      <w:marRight w:val="0"/>
      <w:marTop w:val="0"/>
      <w:marBottom w:val="0"/>
      <w:divBdr>
        <w:top w:val="none" w:sz="0" w:space="0" w:color="auto"/>
        <w:left w:val="none" w:sz="0" w:space="0" w:color="auto"/>
        <w:bottom w:val="none" w:sz="0" w:space="0" w:color="auto"/>
        <w:right w:val="none" w:sz="0" w:space="0" w:color="auto"/>
      </w:divBdr>
    </w:div>
    <w:div w:id="530454101">
      <w:bodyDiv w:val="1"/>
      <w:marLeft w:val="0"/>
      <w:marRight w:val="0"/>
      <w:marTop w:val="0"/>
      <w:marBottom w:val="0"/>
      <w:divBdr>
        <w:top w:val="none" w:sz="0" w:space="0" w:color="auto"/>
        <w:left w:val="none" w:sz="0" w:space="0" w:color="auto"/>
        <w:bottom w:val="none" w:sz="0" w:space="0" w:color="auto"/>
        <w:right w:val="none" w:sz="0" w:space="0" w:color="auto"/>
      </w:divBdr>
    </w:div>
    <w:div w:id="530606957">
      <w:bodyDiv w:val="1"/>
      <w:marLeft w:val="0"/>
      <w:marRight w:val="0"/>
      <w:marTop w:val="0"/>
      <w:marBottom w:val="0"/>
      <w:divBdr>
        <w:top w:val="none" w:sz="0" w:space="0" w:color="auto"/>
        <w:left w:val="none" w:sz="0" w:space="0" w:color="auto"/>
        <w:bottom w:val="none" w:sz="0" w:space="0" w:color="auto"/>
        <w:right w:val="none" w:sz="0" w:space="0" w:color="auto"/>
      </w:divBdr>
    </w:div>
    <w:div w:id="530649012">
      <w:bodyDiv w:val="1"/>
      <w:marLeft w:val="0"/>
      <w:marRight w:val="0"/>
      <w:marTop w:val="0"/>
      <w:marBottom w:val="0"/>
      <w:divBdr>
        <w:top w:val="none" w:sz="0" w:space="0" w:color="auto"/>
        <w:left w:val="none" w:sz="0" w:space="0" w:color="auto"/>
        <w:bottom w:val="none" w:sz="0" w:space="0" w:color="auto"/>
        <w:right w:val="none" w:sz="0" w:space="0" w:color="auto"/>
      </w:divBdr>
    </w:div>
    <w:div w:id="530652307">
      <w:bodyDiv w:val="1"/>
      <w:marLeft w:val="0"/>
      <w:marRight w:val="0"/>
      <w:marTop w:val="0"/>
      <w:marBottom w:val="0"/>
      <w:divBdr>
        <w:top w:val="none" w:sz="0" w:space="0" w:color="auto"/>
        <w:left w:val="none" w:sz="0" w:space="0" w:color="auto"/>
        <w:bottom w:val="none" w:sz="0" w:space="0" w:color="auto"/>
        <w:right w:val="none" w:sz="0" w:space="0" w:color="auto"/>
      </w:divBdr>
    </w:div>
    <w:div w:id="530842069">
      <w:bodyDiv w:val="1"/>
      <w:marLeft w:val="0"/>
      <w:marRight w:val="0"/>
      <w:marTop w:val="0"/>
      <w:marBottom w:val="0"/>
      <w:divBdr>
        <w:top w:val="none" w:sz="0" w:space="0" w:color="auto"/>
        <w:left w:val="none" w:sz="0" w:space="0" w:color="auto"/>
        <w:bottom w:val="none" w:sz="0" w:space="0" w:color="auto"/>
        <w:right w:val="none" w:sz="0" w:space="0" w:color="auto"/>
      </w:divBdr>
    </w:div>
    <w:div w:id="531114745">
      <w:bodyDiv w:val="1"/>
      <w:marLeft w:val="0"/>
      <w:marRight w:val="0"/>
      <w:marTop w:val="0"/>
      <w:marBottom w:val="0"/>
      <w:divBdr>
        <w:top w:val="none" w:sz="0" w:space="0" w:color="auto"/>
        <w:left w:val="none" w:sz="0" w:space="0" w:color="auto"/>
        <w:bottom w:val="none" w:sz="0" w:space="0" w:color="auto"/>
        <w:right w:val="none" w:sz="0" w:space="0" w:color="auto"/>
      </w:divBdr>
    </w:div>
    <w:div w:id="531192017">
      <w:bodyDiv w:val="1"/>
      <w:marLeft w:val="0"/>
      <w:marRight w:val="0"/>
      <w:marTop w:val="0"/>
      <w:marBottom w:val="0"/>
      <w:divBdr>
        <w:top w:val="none" w:sz="0" w:space="0" w:color="auto"/>
        <w:left w:val="none" w:sz="0" w:space="0" w:color="auto"/>
        <w:bottom w:val="none" w:sz="0" w:space="0" w:color="auto"/>
        <w:right w:val="none" w:sz="0" w:space="0" w:color="auto"/>
      </w:divBdr>
    </w:div>
    <w:div w:id="531694585">
      <w:bodyDiv w:val="1"/>
      <w:marLeft w:val="0"/>
      <w:marRight w:val="0"/>
      <w:marTop w:val="0"/>
      <w:marBottom w:val="0"/>
      <w:divBdr>
        <w:top w:val="none" w:sz="0" w:space="0" w:color="auto"/>
        <w:left w:val="none" w:sz="0" w:space="0" w:color="auto"/>
        <w:bottom w:val="none" w:sz="0" w:space="0" w:color="auto"/>
        <w:right w:val="none" w:sz="0" w:space="0" w:color="auto"/>
      </w:divBdr>
    </w:div>
    <w:div w:id="531696173">
      <w:bodyDiv w:val="1"/>
      <w:marLeft w:val="0"/>
      <w:marRight w:val="0"/>
      <w:marTop w:val="0"/>
      <w:marBottom w:val="0"/>
      <w:divBdr>
        <w:top w:val="none" w:sz="0" w:space="0" w:color="auto"/>
        <w:left w:val="none" w:sz="0" w:space="0" w:color="auto"/>
        <w:bottom w:val="none" w:sz="0" w:space="0" w:color="auto"/>
        <w:right w:val="none" w:sz="0" w:space="0" w:color="auto"/>
      </w:divBdr>
    </w:div>
    <w:div w:id="531773191">
      <w:bodyDiv w:val="1"/>
      <w:marLeft w:val="0"/>
      <w:marRight w:val="0"/>
      <w:marTop w:val="0"/>
      <w:marBottom w:val="0"/>
      <w:divBdr>
        <w:top w:val="none" w:sz="0" w:space="0" w:color="auto"/>
        <w:left w:val="none" w:sz="0" w:space="0" w:color="auto"/>
        <w:bottom w:val="none" w:sz="0" w:space="0" w:color="auto"/>
        <w:right w:val="none" w:sz="0" w:space="0" w:color="auto"/>
      </w:divBdr>
    </w:div>
    <w:div w:id="531891993">
      <w:bodyDiv w:val="1"/>
      <w:marLeft w:val="0"/>
      <w:marRight w:val="0"/>
      <w:marTop w:val="0"/>
      <w:marBottom w:val="0"/>
      <w:divBdr>
        <w:top w:val="none" w:sz="0" w:space="0" w:color="auto"/>
        <w:left w:val="none" w:sz="0" w:space="0" w:color="auto"/>
        <w:bottom w:val="none" w:sz="0" w:space="0" w:color="auto"/>
        <w:right w:val="none" w:sz="0" w:space="0" w:color="auto"/>
      </w:divBdr>
    </w:div>
    <w:div w:id="532039045">
      <w:bodyDiv w:val="1"/>
      <w:marLeft w:val="0"/>
      <w:marRight w:val="0"/>
      <w:marTop w:val="0"/>
      <w:marBottom w:val="0"/>
      <w:divBdr>
        <w:top w:val="none" w:sz="0" w:space="0" w:color="auto"/>
        <w:left w:val="none" w:sz="0" w:space="0" w:color="auto"/>
        <w:bottom w:val="none" w:sz="0" w:space="0" w:color="auto"/>
        <w:right w:val="none" w:sz="0" w:space="0" w:color="auto"/>
      </w:divBdr>
    </w:div>
    <w:div w:id="532041686">
      <w:bodyDiv w:val="1"/>
      <w:marLeft w:val="0"/>
      <w:marRight w:val="0"/>
      <w:marTop w:val="0"/>
      <w:marBottom w:val="0"/>
      <w:divBdr>
        <w:top w:val="none" w:sz="0" w:space="0" w:color="auto"/>
        <w:left w:val="none" w:sz="0" w:space="0" w:color="auto"/>
        <w:bottom w:val="none" w:sz="0" w:space="0" w:color="auto"/>
        <w:right w:val="none" w:sz="0" w:space="0" w:color="auto"/>
      </w:divBdr>
    </w:div>
    <w:div w:id="532154475">
      <w:bodyDiv w:val="1"/>
      <w:marLeft w:val="0"/>
      <w:marRight w:val="0"/>
      <w:marTop w:val="0"/>
      <w:marBottom w:val="0"/>
      <w:divBdr>
        <w:top w:val="none" w:sz="0" w:space="0" w:color="auto"/>
        <w:left w:val="none" w:sz="0" w:space="0" w:color="auto"/>
        <w:bottom w:val="none" w:sz="0" w:space="0" w:color="auto"/>
        <w:right w:val="none" w:sz="0" w:space="0" w:color="auto"/>
      </w:divBdr>
    </w:div>
    <w:div w:id="532155363">
      <w:bodyDiv w:val="1"/>
      <w:marLeft w:val="0"/>
      <w:marRight w:val="0"/>
      <w:marTop w:val="0"/>
      <w:marBottom w:val="0"/>
      <w:divBdr>
        <w:top w:val="none" w:sz="0" w:space="0" w:color="auto"/>
        <w:left w:val="none" w:sz="0" w:space="0" w:color="auto"/>
        <w:bottom w:val="none" w:sz="0" w:space="0" w:color="auto"/>
        <w:right w:val="none" w:sz="0" w:space="0" w:color="auto"/>
      </w:divBdr>
    </w:div>
    <w:div w:id="532424365">
      <w:bodyDiv w:val="1"/>
      <w:marLeft w:val="0"/>
      <w:marRight w:val="0"/>
      <w:marTop w:val="0"/>
      <w:marBottom w:val="0"/>
      <w:divBdr>
        <w:top w:val="none" w:sz="0" w:space="0" w:color="auto"/>
        <w:left w:val="none" w:sz="0" w:space="0" w:color="auto"/>
        <w:bottom w:val="none" w:sz="0" w:space="0" w:color="auto"/>
        <w:right w:val="none" w:sz="0" w:space="0" w:color="auto"/>
      </w:divBdr>
    </w:div>
    <w:div w:id="532496731">
      <w:bodyDiv w:val="1"/>
      <w:marLeft w:val="0"/>
      <w:marRight w:val="0"/>
      <w:marTop w:val="0"/>
      <w:marBottom w:val="0"/>
      <w:divBdr>
        <w:top w:val="none" w:sz="0" w:space="0" w:color="auto"/>
        <w:left w:val="none" w:sz="0" w:space="0" w:color="auto"/>
        <w:bottom w:val="none" w:sz="0" w:space="0" w:color="auto"/>
        <w:right w:val="none" w:sz="0" w:space="0" w:color="auto"/>
      </w:divBdr>
    </w:div>
    <w:div w:id="532504323">
      <w:bodyDiv w:val="1"/>
      <w:marLeft w:val="0"/>
      <w:marRight w:val="0"/>
      <w:marTop w:val="0"/>
      <w:marBottom w:val="0"/>
      <w:divBdr>
        <w:top w:val="none" w:sz="0" w:space="0" w:color="auto"/>
        <w:left w:val="none" w:sz="0" w:space="0" w:color="auto"/>
        <w:bottom w:val="none" w:sz="0" w:space="0" w:color="auto"/>
        <w:right w:val="none" w:sz="0" w:space="0" w:color="auto"/>
      </w:divBdr>
    </w:div>
    <w:div w:id="532691660">
      <w:bodyDiv w:val="1"/>
      <w:marLeft w:val="0"/>
      <w:marRight w:val="0"/>
      <w:marTop w:val="0"/>
      <w:marBottom w:val="0"/>
      <w:divBdr>
        <w:top w:val="none" w:sz="0" w:space="0" w:color="auto"/>
        <w:left w:val="none" w:sz="0" w:space="0" w:color="auto"/>
        <w:bottom w:val="none" w:sz="0" w:space="0" w:color="auto"/>
        <w:right w:val="none" w:sz="0" w:space="0" w:color="auto"/>
      </w:divBdr>
    </w:div>
    <w:div w:id="532763639">
      <w:bodyDiv w:val="1"/>
      <w:marLeft w:val="0"/>
      <w:marRight w:val="0"/>
      <w:marTop w:val="0"/>
      <w:marBottom w:val="0"/>
      <w:divBdr>
        <w:top w:val="none" w:sz="0" w:space="0" w:color="auto"/>
        <w:left w:val="none" w:sz="0" w:space="0" w:color="auto"/>
        <w:bottom w:val="none" w:sz="0" w:space="0" w:color="auto"/>
        <w:right w:val="none" w:sz="0" w:space="0" w:color="auto"/>
      </w:divBdr>
    </w:div>
    <w:div w:id="533076457">
      <w:bodyDiv w:val="1"/>
      <w:marLeft w:val="0"/>
      <w:marRight w:val="0"/>
      <w:marTop w:val="0"/>
      <w:marBottom w:val="0"/>
      <w:divBdr>
        <w:top w:val="none" w:sz="0" w:space="0" w:color="auto"/>
        <w:left w:val="none" w:sz="0" w:space="0" w:color="auto"/>
        <w:bottom w:val="none" w:sz="0" w:space="0" w:color="auto"/>
        <w:right w:val="none" w:sz="0" w:space="0" w:color="auto"/>
      </w:divBdr>
    </w:div>
    <w:div w:id="533151727">
      <w:bodyDiv w:val="1"/>
      <w:marLeft w:val="0"/>
      <w:marRight w:val="0"/>
      <w:marTop w:val="0"/>
      <w:marBottom w:val="0"/>
      <w:divBdr>
        <w:top w:val="none" w:sz="0" w:space="0" w:color="auto"/>
        <w:left w:val="none" w:sz="0" w:space="0" w:color="auto"/>
        <w:bottom w:val="none" w:sz="0" w:space="0" w:color="auto"/>
        <w:right w:val="none" w:sz="0" w:space="0" w:color="auto"/>
      </w:divBdr>
    </w:div>
    <w:div w:id="533230930">
      <w:bodyDiv w:val="1"/>
      <w:marLeft w:val="0"/>
      <w:marRight w:val="0"/>
      <w:marTop w:val="0"/>
      <w:marBottom w:val="0"/>
      <w:divBdr>
        <w:top w:val="none" w:sz="0" w:space="0" w:color="auto"/>
        <w:left w:val="none" w:sz="0" w:space="0" w:color="auto"/>
        <w:bottom w:val="none" w:sz="0" w:space="0" w:color="auto"/>
        <w:right w:val="none" w:sz="0" w:space="0" w:color="auto"/>
      </w:divBdr>
    </w:div>
    <w:div w:id="533275396">
      <w:bodyDiv w:val="1"/>
      <w:marLeft w:val="0"/>
      <w:marRight w:val="0"/>
      <w:marTop w:val="0"/>
      <w:marBottom w:val="0"/>
      <w:divBdr>
        <w:top w:val="none" w:sz="0" w:space="0" w:color="auto"/>
        <w:left w:val="none" w:sz="0" w:space="0" w:color="auto"/>
        <w:bottom w:val="none" w:sz="0" w:space="0" w:color="auto"/>
        <w:right w:val="none" w:sz="0" w:space="0" w:color="auto"/>
      </w:divBdr>
    </w:div>
    <w:div w:id="533276833">
      <w:bodyDiv w:val="1"/>
      <w:marLeft w:val="0"/>
      <w:marRight w:val="0"/>
      <w:marTop w:val="0"/>
      <w:marBottom w:val="0"/>
      <w:divBdr>
        <w:top w:val="none" w:sz="0" w:space="0" w:color="auto"/>
        <w:left w:val="none" w:sz="0" w:space="0" w:color="auto"/>
        <w:bottom w:val="none" w:sz="0" w:space="0" w:color="auto"/>
        <w:right w:val="none" w:sz="0" w:space="0" w:color="auto"/>
      </w:divBdr>
    </w:div>
    <w:div w:id="533349454">
      <w:bodyDiv w:val="1"/>
      <w:marLeft w:val="0"/>
      <w:marRight w:val="0"/>
      <w:marTop w:val="0"/>
      <w:marBottom w:val="0"/>
      <w:divBdr>
        <w:top w:val="none" w:sz="0" w:space="0" w:color="auto"/>
        <w:left w:val="none" w:sz="0" w:space="0" w:color="auto"/>
        <w:bottom w:val="none" w:sz="0" w:space="0" w:color="auto"/>
        <w:right w:val="none" w:sz="0" w:space="0" w:color="auto"/>
      </w:divBdr>
    </w:div>
    <w:div w:id="533420602">
      <w:bodyDiv w:val="1"/>
      <w:marLeft w:val="0"/>
      <w:marRight w:val="0"/>
      <w:marTop w:val="0"/>
      <w:marBottom w:val="0"/>
      <w:divBdr>
        <w:top w:val="none" w:sz="0" w:space="0" w:color="auto"/>
        <w:left w:val="none" w:sz="0" w:space="0" w:color="auto"/>
        <w:bottom w:val="none" w:sz="0" w:space="0" w:color="auto"/>
        <w:right w:val="none" w:sz="0" w:space="0" w:color="auto"/>
      </w:divBdr>
    </w:div>
    <w:div w:id="533618732">
      <w:bodyDiv w:val="1"/>
      <w:marLeft w:val="0"/>
      <w:marRight w:val="0"/>
      <w:marTop w:val="0"/>
      <w:marBottom w:val="0"/>
      <w:divBdr>
        <w:top w:val="none" w:sz="0" w:space="0" w:color="auto"/>
        <w:left w:val="none" w:sz="0" w:space="0" w:color="auto"/>
        <w:bottom w:val="none" w:sz="0" w:space="0" w:color="auto"/>
        <w:right w:val="none" w:sz="0" w:space="0" w:color="auto"/>
      </w:divBdr>
    </w:div>
    <w:div w:id="533621644">
      <w:bodyDiv w:val="1"/>
      <w:marLeft w:val="0"/>
      <w:marRight w:val="0"/>
      <w:marTop w:val="0"/>
      <w:marBottom w:val="0"/>
      <w:divBdr>
        <w:top w:val="none" w:sz="0" w:space="0" w:color="auto"/>
        <w:left w:val="none" w:sz="0" w:space="0" w:color="auto"/>
        <w:bottom w:val="none" w:sz="0" w:space="0" w:color="auto"/>
        <w:right w:val="none" w:sz="0" w:space="0" w:color="auto"/>
      </w:divBdr>
    </w:div>
    <w:div w:id="533663889">
      <w:bodyDiv w:val="1"/>
      <w:marLeft w:val="0"/>
      <w:marRight w:val="0"/>
      <w:marTop w:val="0"/>
      <w:marBottom w:val="0"/>
      <w:divBdr>
        <w:top w:val="none" w:sz="0" w:space="0" w:color="auto"/>
        <w:left w:val="none" w:sz="0" w:space="0" w:color="auto"/>
        <w:bottom w:val="none" w:sz="0" w:space="0" w:color="auto"/>
        <w:right w:val="none" w:sz="0" w:space="0" w:color="auto"/>
      </w:divBdr>
    </w:div>
    <w:div w:id="533687896">
      <w:bodyDiv w:val="1"/>
      <w:marLeft w:val="0"/>
      <w:marRight w:val="0"/>
      <w:marTop w:val="0"/>
      <w:marBottom w:val="0"/>
      <w:divBdr>
        <w:top w:val="none" w:sz="0" w:space="0" w:color="auto"/>
        <w:left w:val="none" w:sz="0" w:space="0" w:color="auto"/>
        <w:bottom w:val="none" w:sz="0" w:space="0" w:color="auto"/>
        <w:right w:val="none" w:sz="0" w:space="0" w:color="auto"/>
      </w:divBdr>
    </w:div>
    <w:div w:id="534077679">
      <w:bodyDiv w:val="1"/>
      <w:marLeft w:val="0"/>
      <w:marRight w:val="0"/>
      <w:marTop w:val="0"/>
      <w:marBottom w:val="0"/>
      <w:divBdr>
        <w:top w:val="none" w:sz="0" w:space="0" w:color="auto"/>
        <w:left w:val="none" w:sz="0" w:space="0" w:color="auto"/>
        <w:bottom w:val="none" w:sz="0" w:space="0" w:color="auto"/>
        <w:right w:val="none" w:sz="0" w:space="0" w:color="auto"/>
      </w:divBdr>
    </w:div>
    <w:div w:id="534123075">
      <w:bodyDiv w:val="1"/>
      <w:marLeft w:val="0"/>
      <w:marRight w:val="0"/>
      <w:marTop w:val="0"/>
      <w:marBottom w:val="0"/>
      <w:divBdr>
        <w:top w:val="none" w:sz="0" w:space="0" w:color="auto"/>
        <w:left w:val="none" w:sz="0" w:space="0" w:color="auto"/>
        <w:bottom w:val="none" w:sz="0" w:space="0" w:color="auto"/>
        <w:right w:val="none" w:sz="0" w:space="0" w:color="auto"/>
      </w:divBdr>
    </w:div>
    <w:div w:id="534124035">
      <w:bodyDiv w:val="1"/>
      <w:marLeft w:val="0"/>
      <w:marRight w:val="0"/>
      <w:marTop w:val="0"/>
      <w:marBottom w:val="0"/>
      <w:divBdr>
        <w:top w:val="none" w:sz="0" w:space="0" w:color="auto"/>
        <w:left w:val="none" w:sz="0" w:space="0" w:color="auto"/>
        <w:bottom w:val="none" w:sz="0" w:space="0" w:color="auto"/>
        <w:right w:val="none" w:sz="0" w:space="0" w:color="auto"/>
      </w:divBdr>
    </w:div>
    <w:div w:id="534268442">
      <w:bodyDiv w:val="1"/>
      <w:marLeft w:val="0"/>
      <w:marRight w:val="0"/>
      <w:marTop w:val="0"/>
      <w:marBottom w:val="0"/>
      <w:divBdr>
        <w:top w:val="none" w:sz="0" w:space="0" w:color="auto"/>
        <w:left w:val="none" w:sz="0" w:space="0" w:color="auto"/>
        <w:bottom w:val="none" w:sz="0" w:space="0" w:color="auto"/>
        <w:right w:val="none" w:sz="0" w:space="0" w:color="auto"/>
      </w:divBdr>
    </w:div>
    <w:div w:id="534460999">
      <w:bodyDiv w:val="1"/>
      <w:marLeft w:val="0"/>
      <w:marRight w:val="0"/>
      <w:marTop w:val="0"/>
      <w:marBottom w:val="0"/>
      <w:divBdr>
        <w:top w:val="none" w:sz="0" w:space="0" w:color="auto"/>
        <w:left w:val="none" w:sz="0" w:space="0" w:color="auto"/>
        <w:bottom w:val="none" w:sz="0" w:space="0" w:color="auto"/>
        <w:right w:val="none" w:sz="0" w:space="0" w:color="auto"/>
      </w:divBdr>
    </w:div>
    <w:div w:id="534461494">
      <w:bodyDiv w:val="1"/>
      <w:marLeft w:val="0"/>
      <w:marRight w:val="0"/>
      <w:marTop w:val="0"/>
      <w:marBottom w:val="0"/>
      <w:divBdr>
        <w:top w:val="none" w:sz="0" w:space="0" w:color="auto"/>
        <w:left w:val="none" w:sz="0" w:space="0" w:color="auto"/>
        <w:bottom w:val="none" w:sz="0" w:space="0" w:color="auto"/>
        <w:right w:val="none" w:sz="0" w:space="0" w:color="auto"/>
      </w:divBdr>
    </w:div>
    <w:div w:id="534777297">
      <w:bodyDiv w:val="1"/>
      <w:marLeft w:val="0"/>
      <w:marRight w:val="0"/>
      <w:marTop w:val="0"/>
      <w:marBottom w:val="0"/>
      <w:divBdr>
        <w:top w:val="none" w:sz="0" w:space="0" w:color="auto"/>
        <w:left w:val="none" w:sz="0" w:space="0" w:color="auto"/>
        <w:bottom w:val="none" w:sz="0" w:space="0" w:color="auto"/>
        <w:right w:val="none" w:sz="0" w:space="0" w:color="auto"/>
      </w:divBdr>
    </w:div>
    <w:div w:id="535120207">
      <w:bodyDiv w:val="1"/>
      <w:marLeft w:val="0"/>
      <w:marRight w:val="0"/>
      <w:marTop w:val="0"/>
      <w:marBottom w:val="0"/>
      <w:divBdr>
        <w:top w:val="none" w:sz="0" w:space="0" w:color="auto"/>
        <w:left w:val="none" w:sz="0" w:space="0" w:color="auto"/>
        <w:bottom w:val="none" w:sz="0" w:space="0" w:color="auto"/>
        <w:right w:val="none" w:sz="0" w:space="0" w:color="auto"/>
      </w:divBdr>
    </w:div>
    <w:div w:id="535431718">
      <w:bodyDiv w:val="1"/>
      <w:marLeft w:val="0"/>
      <w:marRight w:val="0"/>
      <w:marTop w:val="0"/>
      <w:marBottom w:val="0"/>
      <w:divBdr>
        <w:top w:val="none" w:sz="0" w:space="0" w:color="auto"/>
        <w:left w:val="none" w:sz="0" w:space="0" w:color="auto"/>
        <w:bottom w:val="none" w:sz="0" w:space="0" w:color="auto"/>
        <w:right w:val="none" w:sz="0" w:space="0" w:color="auto"/>
      </w:divBdr>
    </w:div>
    <w:div w:id="535503162">
      <w:bodyDiv w:val="1"/>
      <w:marLeft w:val="0"/>
      <w:marRight w:val="0"/>
      <w:marTop w:val="0"/>
      <w:marBottom w:val="0"/>
      <w:divBdr>
        <w:top w:val="none" w:sz="0" w:space="0" w:color="auto"/>
        <w:left w:val="none" w:sz="0" w:space="0" w:color="auto"/>
        <w:bottom w:val="none" w:sz="0" w:space="0" w:color="auto"/>
        <w:right w:val="none" w:sz="0" w:space="0" w:color="auto"/>
      </w:divBdr>
    </w:div>
    <w:div w:id="535509955">
      <w:bodyDiv w:val="1"/>
      <w:marLeft w:val="0"/>
      <w:marRight w:val="0"/>
      <w:marTop w:val="0"/>
      <w:marBottom w:val="0"/>
      <w:divBdr>
        <w:top w:val="none" w:sz="0" w:space="0" w:color="auto"/>
        <w:left w:val="none" w:sz="0" w:space="0" w:color="auto"/>
        <w:bottom w:val="none" w:sz="0" w:space="0" w:color="auto"/>
        <w:right w:val="none" w:sz="0" w:space="0" w:color="auto"/>
      </w:divBdr>
    </w:div>
    <w:div w:id="535626624">
      <w:bodyDiv w:val="1"/>
      <w:marLeft w:val="0"/>
      <w:marRight w:val="0"/>
      <w:marTop w:val="0"/>
      <w:marBottom w:val="0"/>
      <w:divBdr>
        <w:top w:val="none" w:sz="0" w:space="0" w:color="auto"/>
        <w:left w:val="none" w:sz="0" w:space="0" w:color="auto"/>
        <w:bottom w:val="none" w:sz="0" w:space="0" w:color="auto"/>
        <w:right w:val="none" w:sz="0" w:space="0" w:color="auto"/>
      </w:divBdr>
    </w:div>
    <w:div w:id="535628097">
      <w:bodyDiv w:val="1"/>
      <w:marLeft w:val="0"/>
      <w:marRight w:val="0"/>
      <w:marTop w:val="0"/>
      <w:marBottom w:val="0"/>
      <w:divBdr>
        <w:top w:val="none" w:sz="0" w:space="0" w:color="auto"/>
        <w:left w:val="none" w:sz="0" w:space="0" w:color="auto"/>
        <w:bottom w:val="none" w:sz="0" w:space="0" w:color="auto"/>
        <w:right w:val="none" w:sz="0" w:space="0" w:color="auto"/>
      </w:divBdr>
    </w:div>
    <w:div w:id="535657223">
      <w:bodyDiv w:val="1"/>
      <w:marLeft w:val="0"/>
      <w:marRight w:val="0"/>
      <w:marTop w:val="0"/>
      <w:marBottom w:val="0"/>
      <w:divBdr>
        <w:top w:val="none" w:sz="0" w:space="0" w:color="auto"/>
        <w:left w:val="none" w:sz="0" w:space="0" w:color="auto"/>
        <w:bottom w:val="none" w:sz="0" w:space="0" w:color="auto"/>
        <w:right w:val="none" w:sz="0" w:space="0" w:color="auto"/>
      </w:divBdr>
    </w:div>
    <w:div w:id="535774463">
      <w:bodyDiv w:val="1"/>
      <w:marLeft w:val="0"/>
      <w:marRight w:val="0"/>
      <w:marTop w:val="0"/>
      <w:marBottom w:val="0"/>
      <w:divBdr>
        <w:top w:val="none" w:sz="0" w:space="0" w:color="auto"/>
        <w:left w:val="none" w:sz="0" w:space="0" w:color="auto"/>
        <w:bottom w:val="none" w:sz="0" w:space="0" w:color="auto"/>
        <w:right w:val="none" w:sz="0" w:space="0" w:color="auto"/>
      </w:divBdr>
    </w:div>
    <w:div w:id="535854510">
      <w:bodyDiv w:val="1"/>
      <w:marLeft w:val="0"/>
      <w:marRight w:val="0"/>
      <w:marTop w:val="0"/>
      <w:marBottom w:val="0"/>
      <w:divBdr>
        <w:top w:val="none" w:sz="0" w:space="0" w:color="auto"/>
        <w:left w:val="none" w:sz="0" w:space="0" w:color="auto"/>
        <w:bottom w:val="none" w:sz="0" w:space="0" w:color="auto"/>
        <w:right w:val="none" w:sz="0" w:space="0" w:color="auto"/>
      </w:divBdr>
    </w:div>
    <w:div w:id="536044473">
      <w:bodyDiv w:val="1"/>
      <w:marLeft w:val="0"/>
      <w:marRight w:val="0"/>
      <w:marTop w:val="0"/>
      <w:marBottom w:val="0"/>
      <w:divBdr>
        <w:top w:val="none" w:sz="0" w:space="0" w:color="auto"/>
        <w:left w:val="none" w:sz="0" w:space="0" w:color="auto"/>
        <w:bottom w:val="none" w:sz="0" w:space="0" w:color="auto"/>
        <w:right w:val="none" w:sz="0" w:space="0" w:color="auto"/>
      </w:divBdr>
    </w:div>
    <w:div w:id="536044566">
      <w:bodyDiv w:val="1"/>
      <w:marLeft w:val="0"/>
      <w:marRight w:val="0"/>
      <w:marTop w:val="0"/>
      <w:marBottom w:val="0"/>
      <w:divBdr>
        <w:top w:val="none" w:sz="0" w:space="0" w:color="auto"/>
        <w:left w:val="none" w:sz="0" w:space="0" w:color="auto"/>
        <w:bottom w:val="none" w:sz="0" w:space="0" w:color="auto"/>
        <w:right w:val="none" w:sz="0" w:space="0" w:color="auto"/>
      </w:divBdr>
    </w:div>
    <w:div w:id="536281279">
      <w:bodyDiv w:val="1"/>
      <w:marLeft w:val="0"/>
      <w:marRight w:val="0"/>
      <w:marTop w:val="0"/>
      <w:marBottom w:val="0"/>
      <w:divBdr>
        <w:top w:val="none" w:sz="0" w:space="0" w:color="auto"/>
        <w:left w:val="none" w:sz="0" w:space="0" w:color="auto"/>
        <w:bottom w:val="none" w:sz="0" w:space="0" w:color="auto"/>
        <w:right w:val="none" w:sz="0" w:space="0" w:color="auto"/>
      </w:divBdr>
    </w:div>
    <w:div w:id="536433341">
      <w:bodyDiv w:val="1"/>
      <w:marLeft w:val="0"/>
      <w:marRight w:val="0"/>
      <w:marTop w:val="0"/>
      <w:marBottom w:val="0"/>
      <w:divBdr>
        <w:top w:val="none" w:sz="0" w:space="0" w:color="auto"/>
        <w:left w:val="none" w:sz="0" w:space="0" w:color="auto"/>
        <w:bottom w:val="none" w:sz="0" w:space="0" w:color="auto"/>
        <w:right w:val="none" w:sz="0" w:space="0" w:color="auto"/>
      </w:divBdr>
    </w:div>
    <w:div w:id="536509660">
      <w:bodyDiv w:val="1"/>
      <w:marLeft w:val="0"/>
      <w:marRight w:val="0"/>
      <w:marTop w:val="0"/>
      <w:marBottom w:val="0"/>
      <w:divBdr>
        <w:top w:val="none" w:sz="0" w:space="0" w:color="auto"/>
        <w:left w:val="none" w:sz="0" w:space="0" w:color="auto"/>
        <w:bottom w:val="none" w:sz="0" w:space="0" w:color="auto"/>
        <w:right w:val="none" w:sz="0" w:space="0" w:color="auto"/>
      </w:divBdr>
    </w:div>
    <w:div w:id="536623518">
      <w:bodyDiv w:val="1"/>
      <w:marLeft w:val="0"/>
      <w:marRight w:val="0"/>
      <w:marTop w:val="0"/>
      <w:marBottom w:val="0"/>
      <w:divBdr>
        <w:top w:val="none" w:sz="0" w:space="0" w:color="auto"/>
        <w:left w:val="none" w:sz="0" w:space="0" w:color="auto"/>
        <w:bottom w:val="none" w:sz="0" w:space="0" w:color="auto"/>
        <w:right w:val="none" w:sz="0" w:space="0" w:color="auto"/>
      </w:divBdr>
    </w:div>
    <w:div w:id="536700146">
      <w:bodyDiv w:val="1"/>
      <w:marLeft w:val="0"/>
      <w:marRight w:val="0"/>
      <w:marTop w:val="0"/>
      <w:marBottom w:val="0"/>
      <w:divBdr>
        <w:top w:val="none" w:sz="0" w:space="0" w:color="auto"/>
        <w:left w:val="none" w:sz="0" w:space="0" w:color="auto"/>
        <w:bottom w:val="none" w:sz="0" w:space="0" w:color="auto"/>
        <w:right w:val="none" w:sz="0" w:space="0" w:color="auto"/>
      </w:divBdr>
    </w:div>
    <w:div w:id="536740523">
      <w:bodyDiv w:val="1"/>
      <w:marLeft w:val="0"/>
      <w:marRight w:val="0"/>
      <w:marTop w:val="0"/>
      <w:marBottom w:val="0"/>
      <w:divBdr>
        <w:top w:val="none" w:sz="0" w:space="0" w:color="auto"/>
        <w:left w:val="none" w:sz="0" w:space="0" w:color="auto"/>
        <w:bottom w:val="none" w:sz="0" w:space="0" w:color="auto"/>
        <w:right w:val="none" w:sz="0" w:space="0" w:color="auto"/>
      </w:divBdr>
    </w:div>
    <w:div w:id="536813976">
      <w:bodyDiv w:val="1"/>
      <w:marLeft w:val="0"/>
      <w:marRight w:val="0"/>
      <w:marTop w:val="0"/>
      <w:marBottom w:val="0"/>
      <w:divBdr>
        <w:top w:val="none" w:sz="0" w:space="0" w:color="auto"/>
        <w:left w:val="none" w:sz="0" w:space="0" w:color="auto"/>
        <w:bottom w:val="none" w:sz="0" w:space="0" w:color="auto"/>
        <w:right w:val="none" w:sz="0" w:space="0" w:color="auto"/>
      </w:divBdr>
    </w:div>
    <w:div w:id="536816192">
      <w:bodyDiv w:val="1"/>
      <w:marLeft w:val="0"/>
      <w:marRight w:val="0"/>
      <w:marTop w:val="0"/>
      <w:marBottom w:val="0"/>
      <w:divBdr>
        <w:top w:val="none" w:sz="0" w:space="0" w:color="auto"/>
        <w:left w:val="none" w:sz="0" w:space="0" w:color="auto"/>
        <w:bottom w:val="none" w:sz="0" w:space="0" w:color="auto"/>
        <w:right w:val="none" w:sz="0" w:space="0" w:color="auto"/>
      </w:divBdr>
    </w:div>
    <w:div w:id="537008797">
      <w:bodyDiv w:val="1"/>
      <w:marLeft w:val="0"/>
      <w:marRight w:val="0"/>
      <w:marTop w:val="0"/>
      <w:marBottom w:val="0"/>
      <w:divBdr>
        <w:top w:val="none" w:sz="0" w:space="0" w:color="auto"/>
        <w:left w:val="none" w:sz="0" w:space="0" w:color="auto"/>
        <w:bottom w:val="none" w:sz="0" w:space="0" w:color="auto"/>
        <w:right w:val="none" w:sz="0" w:space="0" w:color="auto"/>
      </w:divBdr>
    </w:div>
    <w:div w:id="537091489">
      <w:bodyDiv w:val="1"/>
      <w:marLeft w:val="0"/>
      <w:marRight w:val="0"/>
      <w:marTop w:val="0"/>
      <w:marBottom w:val="0"/>
      <w:divBdr>
        <w:top w:val="none" w:sz="0" w:space="0" w:color="auto"/>
        <w:left w:val="none" w:sz="0" w:space="0" w:color="auto"/>
        <w:bottom w:val="none" w:sz="0" w:space="0" w:color="auto"/>
        <w:right w:val="none" w:sz="0" w:space="0" w:color="auto"/>
      </w:divBdr>
    </w:div>
    <w:div w:id="537281417">
      <w:bodyDiv w:val="1"/>
      <w:marLeft w:val="0"/>
      <w:marRight w:val="0"/>
      <w:marTop w:val="0"/>
      <w:marBottom w:val="0"/>
      <w:divBdr>
        <w:top w:val="none" w:sz="0" w:space="0" w:color="auto"/>
        <w:left w:val="none" w:sz="0" w:space="0" w:color="auto"/>
        <w:bottom w:val="none" w:sz="0" w:space="0" w:color="auto"/>
        <w:right w:val="none" w:sz="0" w:space="0" w:color="auto"/>
      </w:divBdr>
    </w:div>
    <w:div w:id="537358669">
      <w:bodyDiv w:val="1"/>
      <w:marLeft w:val="0"/>
      <w:marRight w:val="0"/>
      <w:marTop w:val="0"/>
      <w:marBottom w:val="0"/>
      <w:divBdr>
        <w:top w:val="none" w:sz="0" w:space="0" w:color="auto"/>
        <w:left w:val="none" w:sz="0" w:space="0" w:color="auto"/>
        <w:bottom w:val="none" w:sz="0" w:space="0" w:color="auto"/>
        <w:right w:val="none" w:sz="0" w:space="0" w:color="auto"/>
      </w:divBdr>
    </w:div>
    <w:div w:id="537401187">
      <w:bodyDiv w:val="1"/>
      <w:marLeft w:val="0"/>
      <w:marRight w:val="0"/>
      <w:marTop w:val="0"/>
      <w:marBottom w:val="0"/>
      <w:divBdr>
        <w:top w:val="none" w:sz="0" w:space="0" w:color="auto"/>
        <w:left w:val="none" w:sz="0" w:space="0" w:color="auto"/>
        <w:bottom w:val="none" w:sz="0" w:space="0" w:color="auto"/>
        <w:right w:val="none" w:sz="0" w:space="0" w:color="auto"/>
      </w:divBdr>
    </w:div>
    <w:div w:id="537427049">
      <w:bodyDiv w:val="1"/>
      <w:marLeft w:val="0"/>
      <w:marRight w:val="0"/>
      <w:marTop w:val="0"/>
      <w:marBottom w:val="0"/>
      <w:divBdr>
        <w:top w:val="none" w:sz="0" w:space="0" w:color="auto"/>
        <w:left w:val="none" w:sz="0" w:space="0" w:color="auto"/>
        <w:bottom w:val="none" w:sz="0" w:space="0" w:color="auto"/>
        <w:right w:val="none" w:sz="0" w:space="0" w:color="auto"/>
      </w:divBdr>
    </w:div>
    <w:div w:id="537551746">
      <w:bodyDiv w:val="1"/>
      <w:marLeft w:val="0"/>
      <w:marRight w:val="0"/>
      <w:marTop w:val="0"/>
      <w:marBottom w:val="0"/>
      <w:divBdr>
        <w:top w:val="none" w:sz="0" w:space="0" w:color="auto"/>
        <w:left w:val="none" w:sz="0" w:space="0" w:color="auto"/>
        <w:bottom w:val="none" w:sz="0" w:space="0" w:color="auto"/>
        <w:right w:val="none" w:sz="0" w:space="0" w:color="auto"/>
      </w:divBdr>
    </w:div>
    <w:div w:id="537671034">
      <w:bodyDiv w:val="1"/>
      <w:marLeft w:val="0"/>
      <w:marRight w:val="0"/>
      <w:marTop w:val="0"/>
      <w:marBottom w:val="0"/>
      <w:divBdr>
        <w:top w:val="none" w:sz="0" w:space="0" w:color="auto"/>
        <w:left w:val="none" w:sz="0" w:space="0" w:color="auto"/>
        <w:bottom w:val="none" w:sz="0" w:space="0" w:color="auto"/>
        <w:right w:val="none" w:sz="0" w:space="0" w:color="auto"/>
      </w:divBdr>
    </w:div>
    <w:div w:id="537864726">
      <w:bodyDiv w:val="1"/>
      <w:marLeft w:val="0"/>
      <w:marRight w:val="0"/>
      <w:marTop w:val="0"/>
      <w:marBottom w:val="0"/>
      <w:divBdr>
        <w:top w:val="none" w:sz="0" w:space="0" w:color="auto"/>
        <w:left w:val="none" w:sz="0" w:space="0" w:color="auto"/>
        <w:bottom w:val="none" w:sz="0" w:space="0" w:color="auto"/>
        <w:right w:val="none" w:sz="0" w:space="0" w:color="auto"/>
      </w:divBdr>
    </w:div>
    <w:div w:id="537934798">
      <w:bodyDiv w:val="1"/>
      <w:marLeft w:val="0"/>
      <w:marRight w:val="0"/>
      <w:marTop w:val="0"/>
      <w:marBottom w:val="0"/>
      <w:divBdr>
        <w:top w:val="none" w:sz="0" w:space="0" w:color="auto"/>
        <w:left w:val="none" w:sz="0" w:space="0" w:color="auto"/>
        <w:bottom w:val="none" w:sz="0" w:space="0" w:color="auto"/>
        <w:right w:val="none" w:sz="0" w:space="0" w:color="auto"/>
      </w:divBdr>
    </w:div>
    <w:div w:id="538668986">
      <w:bodyDiv w:val="1"/>
      <w:marLeft w:val="0"/>
      <w:marRight w:val="0"/>
      <w:marTop w:val="0"/>
      <w:marBottom w:val="0"/>
      <w:divBdr>
        <w:top w:val="none" w:sz="0" w:space="0" w:color="auto"/>
        <w:left w:val="none" w:sz="0" w:space="0" w:color="auto"/>
        <w:bottom w:val="none" w:sz="0" w:space="0" w:color="auto"/>
        <w:right w:val="none" w:sz="0" w:space="0" w:color="auto"/>
      </w:divBdr>
    </w:div>
    <w:div w:id="538981141">
      <w:bodyDiv w:val="1"/>
      <w:marLeft w:val="0"/>
      <w:marRight w:val="0"/>
      <w:marTop w:val="0"/>
      <w:marBottom w:val="0"/>
      <w:divBdr>
        <w:top w:val="none" w:sz="0" w:space="0" w:color="auto"/>
        <w:left w:val="none" w:sz="0" w:space="0" w:color="auto"/>
        <w:bottom w:val="none" w:sz="0" w:space="0" w:color="auto"/>
        <w:right w:val="none" w:sz="0" w:space="0" w:color="auto"/>
      </w:divBdr>
    </w:div>
    <w:div w:id="539123189">
      <w:bodyDiv w:val="1"/>
      <w:marLeft w:val="0"/>
      <w:marRight w:val="0"/>
      <w:marTop w:val="0"/>
      <w:marBottom w:val="0"/>
      <w:divBdr>
        <w:top w:val="none" w:sz="0" w:space="0" w:color="auto"/>
        <w:left w:val="none" w:sz="0" w:space="0" w:color="auto"/>
        <w:bottom w:val="none" w:sz="0" w:space="0" w:color="auto"/>
        <w:right w:val="none" w:sz="0" w:space="0" w:color="auto"/>
      </w:divBdr>
    </w:div>
    <w:div w:id="539127959">
      <w:bodyDiv w:val="1"/>
      <w:marLeft w:val="0"/>
      <w:marRight w:val="0"/>
      <w:marTop w:val="0"/>
      <w:marBottom w:val="0"/>
      <w:divBdr>
        <w:top w:val="none" w:sz="0" w:space="0" w:color="auto"/>
        <w:left w:val="none" w:sz="0" w:space="0" w:color="auto"/>
        <w:bottom w:val="none" w:sz="0" w:space="0" w:color="auto"/>
        <w:right w:val="none" w:sz="0" w:space="0" w:color="auto"/>
      </w:divBdr>
    </w:div>
    <w:div w:id="539168802">
      <w:bodyDiv w:val="1"/>
      <w:marLeft w:val="0"/>
      <w:marRight w:val="0"/>
      <w:marTop w:val="0"/>
      <w:marBottom w:val="0"/>
      <w:divBdr>
        <w:top w:val="none" w:sz="0" w:space="0" w:color="auto"/>
        <w:left w:val="none" w:sz="0" w:space="0" w:color="auto"/>
        <w:bottom w:val="none" w:sz="0" w:space="0" w:color="auto"/>
        <w:right w:val="none" w:sz="0" w:space="0" w:color="auto"/>
      </w:divBdr>
    </w:div>
    <w:div w:id="539785761">
      <w:bodyDiv w:val="1"/>
      <w:marLeft w:val="0"/>
      <w:marRight w:val="0"/>
      <w:marTop w:val="0"/>
      <w:marBottom w:val="0"/>
      <w:divBdr>
        <w:top w:val="none" w:sz="0" w:space="0" w:color="auto"/>
        <w:left w:val="none" w:sz="0" w:space="0" w:color="auto"/>
        <w:bottom w:val="none" w:sz="0" w:space="0" w:color="auto"/>
        <w:right w:val="none" w:sz="0" w:space="0" w:color="auto"/>
      </w:divBdr>
    </w:div>
    <w:div w:id="539904974">
      <w:bodyDiv w:val="1"/>
      <w:marLeft w:val="0"/>
      <w:marRight w:val="0"/>
      <w:marTop w:val="0"/>
      <w:marBottom w:val="0"/>
      <w:divBdr>
        <w:top w:val="none" w:sz="0" w:space="0" w:color="auto"/>
        <w:left w:val="none" w:sz="0" w:space="0" w:color="auto"/>
        <w:bottom w:val="none" w:sz="0" w:space="0" w:color="auto"/>
        <w:right w:val="none" w:sz="0" w:space="0" w:color="auto"/>
      </w:divBdr>
    </w:div>
    <w:div w:id="539978562">
      <w:bodyDiv w:val="1"/>
      <w:marLeft w:val="0"/>
      <w:marRight w:val="0"/>
      <w:marTop w:val="0"/>
      <w:marBottom w:val="0"/>
      <w:divBdr>
        <w:top w:val="none" w:sz="0" w:space="0" w:color="auto"/>
        <w:left w:val="none" w:sz="0" w:space="0" w:color="auto"/>
        <w:bottom w:val="none" w:sz="0" w:space="0" w:color="auto"/>
        <w:right w:val="none" w:sz="0" w:space="0" w:color="auto"/>
      </w:divBdr>
    </w:div>
    <w:div w:id="540021030">
      <w:bodyDiv w:val="1"/>
      <w:marLeft w:val="0"/>
      <w:marRight w:val="0"/>
      <w:marTop w:val="0"/>
      <w:marBottom w:val="0"/>
      <w:divBdr>
        <w:top w:val="none" w:sz="0" w:space="0" w:color="auto"/>
        <w:left w:val="none" w:sz="0" w:space="0" w:color="auto"/>
        <w:bottom w:val="none" w:sz="0" w:space="0" w:color="auto"/>
        <w:right w:val="none" w:sz="0" w:space="0" w:color="auto"/>
      </w:divBdr>
    </w:div>
    <w:div w:id="540095446">
      <w:bodyDiv w:val="1"/>
      <w:marLeft w:val="0"/>
      <w:marRight w:val="0"/>
      <w:marTop w:val="0"/>
      <w:marBottom w:val="0"/>
      <w:divBdr>
        <w:top w:val="none" w:sz="0" w:space="0" w:color="auto"/>
        <w:left w:val="none" w:sz="0" w:space="0" w:color="auto"/>
        <w:bottom w:val="none" w:sz="0" w:space="0" w:color="auto"/>
        <w:right w:val="none" w:sz="0" w:space="0" w:color="auto"/>
      </w:divBdr>
    </w:div>
    <w:div w:id="540172889">
      <w:bodyDiv w:val="1"/>
      <w:marLeft w:val="0"/>
      <w:marRight w:val="0"/>
      <w:marTop w:val="0"/>
      <w:marBottom w:val="0"/>
      <w:divBdr>
        <w:top w:val="none" w:sz="0" w:space="0" w:color="auto"/>
        <w:left w:val="none" w:sz="0" w:space="0" w:color="auto"/>
        <w:bottom w:val="none" w:sz="0" w:space="0" w:color="auto"/>
        <w:right w:val="none" w:sz="0" w:space="0" w:color="auto"/>
      </w:divBdr>
    </w:div>
    <w:div w:id="540241791">
      <w:bodyDiv w:val="1"/>
      <w:marLeft w:val="0"/>
      <w:marRight w:val="0"/>
      <w:marTop w:val="0"/>
      <w:marBottom w:val="0"/>
      <w:divBdr>
        <w:top w:val="none" w:sz="0" w:space="0" w:color="auto"/>
        <w:left w:val="none" w:sz="0" w:space="0" w:color="auto"/>
        <w:bottom w:val="none" w:sz="0" w:space="0" w:color="auto"/>
        <w:right w:val="none" w:sz="0" w:space="0" w:color="auto"/>
      </w:divBdr>
    </w:div>
    <w:div w:id="540282827">
      <w:bodyDiv w:val="1"/>
      <w:marLeft w:val="0"/>
      <w:marRight w:val="0"/>
      <w:marTop w:val="0"/>
      <w:marBottom w:val="0"/>
      <w:divBdr>
        <w:top w:val="none" w:sz="0" w:space="0" w:color="auto"/>
        <w:left w:val="none" w:sz="0" w:space="0" w:color="auto"/>
        <w:bottom w:val="none" w:sz="0" w:space="0" w:color="auto"/>
        <w:right w:val="none" w:sz="0" w:space="0" w:color="auto"/>
      </w:divBdr>
    </w:div>
    <w:div w:id="540366660">
      <w:bodyDiv w:val="1"/>
      <w:marLeft w:val="0"/>
      <w:marRight w:val="0"/>
      <w:marTop w:val="0"/>
      <w:marBottom w:val="0"/>
      <w:divBdr>
        <w:top w:val="none" w:sz="0" w:space="0" w:color="auto"/>
        <w:left w:val="none" w:sz="0" w:space="0" w:color="auto"/>
        <w:bottom w:val="none" w:sz="0" w:space="0" w:color="auto"/>
        <w:right w:val="none" w:sz="0" w:space="0" w:color="auto"/>
      </w:divBdr>
    </w:div>
    <w:div w:id="540477200">
      <w:bodyDiv w:val="1"/>
      <w:marLeft w:val="0"/>
      <w:marRight w:val="0"/>
      <w:marTop w:val="0"/>
      <w:marBottom w:val="0"/>
      <w:divBdr>
        <w:top w:val="none" w:sz="0" w:space="0" w:color="auto"/>
        <w:left w:val="none" w:sz="0" w:space="0" w:color="auto"/>
        <w:bottom w:val="none" w:sz="0" w:space="0" w:color="auto"/>
        <w:right w:val="none" w:sz="0" w:space="0" w:color="auto"/>
      </w:divBdr>
    </w:div>
    <w:div w:id="540557997">
      <w:bodyDiv w:val="1"/>
      <w:marLeft w:val="0"/>
      <w:marRight w:val="0"/>
      <w:marTop w:val="0"/>
      <w:marBottom w:val="0"/>
      <w:divBdr>
        <w:top w:val="none" w:sz="0" w:space="0" w:color="auto"/>
        <w:left w:val="none" w:sz="0" w:space="0" w:color="auto"/>
        <w:bottom w:val="none" w:sz="0" w:space="0" w:color="auto"/>
        <w:right w:val="none" w:sz="0" w:space="0" w:color="auto"/>
      </w:divBdr>
    </w:div>
    <w:div w:id="540630104">
      <w:bodyDiv w:val="1"/>
      <w:marLeft w:val="0"/>
      <w:marRight w:val="0"/>
      <w:marTop w:val="0"/>
      <w:marBottom w:val="0"/>
      <w:divBdr>
        <w:top w:val="none" w:sz="0" w:space="0" w:color="auto"/>
        <w:left w:val="none" w:sz="0" w:space="0" w:color="auto"/>
        <w:bottom w:val="none" w:sz="0" w:space="0" w:color="auto"/>
        <w:right w:val="none" w:sz="0" w:space="0" w:color="auto"/>
      </w:divBdr>
    </w:div>
    <w:div w:id="540631870">
      <w:bodyDiv w:val="1"/>
      <w:marLeft w:val="0"/>
      <w:marRight w:val="0"/>
      <w:marTop w:val="0"/>
      <w:marBottom w:val="0"/>
      <w:divBdr>
        <w:top w:val="none" w:sz="0" w:space="0" w:color="auto"/>
        <w:left w:val="none" w:sz="0" w:space="0" w:color="auto"/>
        <w:bottom w:val="none" w:sz="0" w:space="0" w:color="auto"/>
        <w:right w:val="none" w:sz="0" w:space="0" w:color="auto"/>
      </w:divBdr>
    </w:div>
    <w:div w:id="540702592">
      <w:bodyDiv w:val="1"/>
      <w:marLeft w:val="0"/>
      <w:marRight w:val="0"/>
      <w:marTop w:val="0"/>
      <w:marBottom w:val="0"/>
      <w:divBdr>
        <w:top w:val="none" w:sz="0" w:space="0" w:color="auto"/>
        <w:left w:val="none" w:sz="0" w:space="0" w:color="auto"/>
        <w:bottom w:val="none" w:sz="0" w:space="0" w:color="auto"/>
        <w:right w:val="none" w:sz="0" w:space="0" w:color="auto"/>
      </w:divBdr>
    </w:div>
    <w:div w:id="540869976">
      <w:bodyDiv w:val="1"/>
      <w:marLeft w:val="0"/>
      <w:marRight w:val="0"/>
      <w:marTop w:val="0"/>
      <w:marBottom w:val="0"/>
      <w:divBdr>
        <w:top w:val="none" w:sz="0" w:space="0" w:color="auto"/>
        <w:left w:val="none" w:sz="0" w:space="0" w:color="auto"/>
        <w:bottom w:val="none" w:sz="0" w:space="0" w:color="auto"/>
        <w:right w:val="none" w:sz="0" w:space="0" w:color="auto"/>
      </w:divBdr>
    </w:div>
    <w:div w:id="540940885">
      <w:bodyDiv w:val="1"/>
      <w:marLeft w:val="0"/>
      <w:marRight w:val="0"/>
      <w:marTop w:val="0"/>
      <w:marBottom w:val="0"/>
      <w:divBdr>
        <w:top w:val="none" w:sz="0" w:space="0" w:color="auto"/>
        <w:left w:val="none" w:sz="0" w:space="0" w:color="auto"/>
        <w:bottom w:val="none" w:sz="0" w:space="0" w:color="auto"/>
        <w:right w:val="none" w:sz="0" w:space="0" w:color="auto"/>
      </w:divBdr>
    </w:div>
    <w:div w:id="541207385">
      <w:bodyDiv w:val="1"/>
      <w:marLeft w:val="0"/>
      <w:marRight w:val="0"/>
      <w:marTop w:val="0"/>
      <w:marBottom w:val="0"/>
      <w:divBdr>
        <w:top w:val="none" w:sz="0" w:space="0" w:color="auto"/>
        <w:left w:val="none" w:sz="0" w:space="0" w:color="auto"/>
        <w:bottom w:val="none" w:sz="0" w:space="0" w:color="auto"/>
        <w:right w:val="none" w:sz="0" w:space="0" w:color="auto"/>
      </w:divBdr>
    </w:div>
    <w:div w:id="541211029">
      <w:bodyDiv w:val="1"/>
      <w:marLeft w:val="0"/>
      <w:marRight w:val="0"/>
      <w:marTop w:val="0"/>
      <w:marBottom w:val="0"/>
      <w:divBdr>
        <w:top w:val="none" w:sz="0" w:space="0" w:color="auto"/>
        <w:left w:val="none" w:sz="0" w:space="0" w:color="auto"/>
        <w:bottom w:val="none" w:sz="0" w:space="0" w:color="auto"/>
        <w:right w:val="none" w:sz="0" w:space="0" w:color="auto"/>
      </w:divBdr>
    </w:div>
    <w:div w:id="541286093">
      <w:bodyDiv w:val="1"/>
      <w:marLeft w:val="0"/>
      <w:marRight w:val="0"/>
      <w:marTop w:val="0"/>
      <w:marBottom w:val="0"/>
      <w:divBdr>
        <w:top w:val="none" w:sz="0" w:space="0" w:color="auto"/>
        <w:left w:val="none" w:sz="0" w:space="0" w:color="auto"/>
        <w:bottom w:val="none" w:sz="0" w:space="0" w:color="auto"/>
        <w:right w:val="none" w:sz="0" w:space="0" w:color="auto"/>
      </w:divBdr>
    </w:div>
    <w:div w:id="541404567">
      <w:bodyDiv w:val="1"/>
      <w:marLeft w:val="0"/>
      <w:marRight w:val="0"/>
      <w:marTop w:val="0"/>
      <w:marBottom w:val="0"/>
      <w:divBdr>
        <w:top w:val="none" w:sz="0" w:space="0" w:color="auto"/>
        <w:left w:val="none" w:sz="0" w:space="0" w:color="auto"/>
        <w:bottom w:val="none" w:sz="0" w:space="0" w:color="auto"/>
        <w:right w:val="none" w:sz="0" w:space="0" w:color="auto"/>
      </w:divBdr>
    </w:div>
    <w:div w:id="541475415">
      <w:bodyDiv w:val="1"/>
      <w:marLeft w:val="0"/>
      <w:marRight w:val="0"/>
      <w:marTop w:val="0"/>
      <w:marBottom w:val="0"/>
      <w:divBdr>
        <w:top w:val="none" w:sz="0" w:space="0" w:color="auto"/>
        <w:left w:val="none" w:sz="0" w:space="0" w:color="auto"/>
        <w:bottom w:val="none" w:sz="0" w:space="0" w:color="auto"/>
        <w:right w:val="none" w:sz="0" w:space="0" w:color="auto"/>
      </w:divBdr>
    </w:div>
    <w:div w:id="541600780">
      <w:bodyDiv w:val="1"/>
      <w:marLeft w:val="0"/>
      <w:marRight w:val="0"/>
      <w:marTop w:val="0"/>
      <w:marBottom w:val="0"/>
      <w:divBdr>
        <w:top w:val="none" w:sz="0" w:space="0" w:color="auto"/>
        <w:left w:val="none" w:sz="0" w:space="0" w:color="auto"/>
        <w:bottom w:val="none" w:sz="0" w:space="0" w:color="auto"/>
        <w:right w:val="none" w:sz="0" w:space="0" w:color="auto"/>
      </w:divBdr>
    </w:div>
    <w:div w:id="541669110">
      <w:bodyDiv w:val="1"/>
      <w:marLeft w:val="0"/>
      <w:marRight w:val="0"/>
      <w:marTop w:val="0"/>
      <w:marBottom w:val="0"/>
      <w:divBdr>
        <w:top w:val="none" w:sz="0" w:space="0" w:color="auto"/>
        <w:left w:val="none" w:sz="0" w:space="0" w:color="auto"/>
        <w:bottom w:val="none" w:sz="0" w:space="0" w:color="auto"/>
        <w:right w:val="none" w:sz="0" w:space="0" w:color="auto"/>
      </w:divBdr>
    </w:div>
    <w:div w:id="541669710">
      <w:bodyDiv w:val="1"/>
      <w:marLeft w:val="0"/>
      <w:marRight w:val="0"/>
      <w:marTop w:val="0"/>
      <w:marBottom w:val="0"/>
      <w:divBdr>
        <w:top w:val="none" w:sz="0" w:space="0" w:color="auto"/>
        <w:left w:val="none" w:sz="0" w:space="0" w:color="auto"/>
        <w:bottom w:val="none" w:sz="0" w:space="0" w:color="auto"/>
        <w:right w:val="none" w:sz="0" w:space="0" w:color="auto"/>
      </w:divBdr>
    </w:div>
    <w:div w:id="541794962">
      <w:bodyDiv w:val="1"/>
      <w:marLeft w:val="0"/>
      <w:marRight w:val="0"/>
      <w:marTop w:val="0"/>
      <w:marBottom w:val="0"/>
      <w:divBdr>
        <w:top w:val="none" w:sz="0" w:space="0" w:color="auto"/>
        <w:left w:val="none" w:sz="0" w:space="0" w:color="auto"/>
        <w:bottom w:val="none" w:sz="0" w:space="0" w:color="auto"/>
        <w:right w:val="none" w:sz="0" w:space="0" w:color="auto"/>
      </w:divBdr>
    </w:div>
    <w:div w:id="542060881">
      <w:bodyDiv w:val="1"/>
      <w:marLeft w:val="0"/>
      <w:marRight w:val="0"/>
      <w:marTop w:val="0"/>
      <w:marBottom w:val="0"/>
      <w:divBdr>
        <w:top w:val="none" w:sz="0" w:space="0" w:color="auto"/>
        <w:left w:val="none" w:sz="0" w:space="0" w:color="auto"/>
        <w:bottom w:val="none" w:sz="0" w:space="0" w:color="auto"/>
        <w:right w:val="none" w:sz="0" w:space="0" w:color="auto"/>
      </w:divBdr>
    </w:div>
    <w:div w:id="542209806">
      <w:bodyDiv w:val="1"/>
      <w:marLeft w:val="0"/>
      <w:marRight w:val="0"/>
      <w:marTop w:val="0"/>
      <w:marBottom w:val="0"/>
      <w:divBdr>
        <w:top w:val="none" w:sz="0" w:space="0" w:color="auto"/>
        <w:left w:val="none" w:sz="0" w:space="0" w:color="auto"/>
        <w:bottom w:val="none" w:sz="0" w:space="0" w:color="auto"/>
        <w:right w:val="none" w:sz="0" w:space="0" w:color="auto"/>
      </w:divBdr>
    </w:div>
    <w:div w:id="542592921">
      <w:bodyDiv w:val="1"/>
      <w:marLeft w:val="0"/>
      <w:marRight w:val="0"/>
      <w:marTop w:val="0"/>
      <w:marBottom w:val="0"/>
      <w:divBdr>
        <w:top w:val="none" w:sz="0" w:space="0" w:color="auto"/>
        <w:left w:val="none" w:sz="0" w:space="0" w:color="auto"/>
        <w:bottom w:val="none" w:sz="0" w:space="0" w:color="auto"/>
        <w:right w:val="none" w:sz="0" w:space="0" w:color="auto"/>
      </w:divBdr>
    </w:div>
    <w:div w:id="542598587">
      <w:bodyDiv w:val="1"/>
      <w:marLeft w:val="0"/>
      <w:marRight w:val="0"/>
      <w:marTop w:val="0"/>
      <w:marBottom w:val="0"/>
      <w:divBdr>
        <w:top w:val="none" w:sz="0" w:space="0" w:color="auto"/>
        <w:left w:val="none" w:sz="0" w:space="0" w:color="auto"/>
        <w:bottom w:val="none" w:sz="0" w:space="0" w:color="auto"/>
        <w:right w:val="none" w:sz="0" w:space="0" w:color="auto"/>
      </w:divBdr>
    </w:div>
    <w:div w:id="542835425">
      <w:bodyDiv w:val="1"/>
      <w:marLeft w:val="0"/>
      <w:marRight w:val="0"/>
      <w:marTop w:val="0"/>
      <w:marBottom w:val="0"/>
      <w:divBdr>
        <w:top w:val="none" w:sz="0" w:space="0" w:color="auto"/>
        <w:left w:val="none" w:sz="0" w:space="0" w:color="auto"/>
        <w:bottom w:val="none" w:sz="0" w:space="0" w:color="auto"/>
        <w:right w:val="none" w:sz="0" w:space="0" w:color="auto"/>
      </w:divBdr>
    </w:div>
    <w:div w:id="542904744">
      <w:bodyDiv w:val="1"/>
      <w:marLeft w:val="0"/>
      <w:marRight w:val="0"/>
      <w:marTop w:val="0"/>
      <w:marBottom w:val="0"/>
      <w:divBdr>
        <w:top w:val="none" w:sz="0" w:space="0" w:color="auto"/>
        <w:left w:val="none" w:sz="0" w:space="0" w:color="auto"/>
        <w:bottom w:val="none" w:sz="0" w:space="0" w:color="auto"/>
        <w:right w:val="none" w:sz="0" w:space="0" w:color="auto"/>
      </w:divBdr>
    </w:div>
    <w:div w:id="542907401">
      <w:bodyDiv w:val="1"/>
      <w:marLeft w:val="0"/>
      <w:marRight w:val="0"/>
      <w:marTop w:val="0"/>
      <w:marBottom w:val="0"/>
      <w:divBdr>
        <w:top w:val="none" w:sz="0" w:space="0" w:color="auto"/>
        <w:left w:val="none" w:sz="0" w:space="0" w:color="auto"/>
        <w:bottom w:val="none" w:sz="0" w:space="0" w:color="auto"/>
        <w:right w:val="none" w:sz="0" w:space="0" w:color="auto"/>
      </w:divBdr>
    </w:div>
    <w:div w:id="543297057">
      <w:bodyDiv w:val="1"/>
      <w:marLeft w:val="0"/>
      <w:marRight w:val="0"/>
      <w:marTop w:val="0"/>
      <w:marBottom w:val="0"/>
      <w:divBdr>
        <w:top w:val="none" w:sz="0" w:space="0" w:color="auto"/>
        <w:left w:val="none" w:sz="0" w:space="0" w:color="auto"/>
        <w:bottom w:val="none" w:sz="0" w:space="0" w:color="auto"/>
        <w:right w:val="none" w:sz="0" w:space="0" w:color="auto"/>
      </w:divBdr>
    </w:div>
    <w:div w:id="543298793">
      <w:bodyDiv w:val="1"/>
      <w:marLeft w:val="0"/>
      <w:marRight w:val="0"/>
      <w:marTop w:val="0"/>
      <w:marBottom w:val="0"/>
      <w:divBdr>
        <w:top w:val="none" w:sz="0" w:space="0" w:color="auto"/>
        <w:left w:val="none" w:sz="0" w:space="0" w:color="auto"/>
        <w:bottom w:val="none" w:sz="0" w:space="0" w:color="auto"/>
        <w:right w:val="none" w:sz="0" w:space="0" w:color="auto"/>
      </w:divBdr>
    </w:div>
    <w:div w:id="543443584">
      <w:bodyDiv w:val="1"/>
      <w:marLeft w:val="0"/>
      <w:marRight w:val="0"/>
      <w:marTop w:val="0"/>
      <w:marBottom w:val="0"/>
      <w:divBdr>
        <w:top w:val="none" w:sz="0" w:space="0" w:color="auto"/>
        <w:left w:val="none" w:sz="0" w:space="0" w:color="auto"/>
        <w:bottom w:val="none" w:sz="0" w:space="0" w:color="auto"/>
        <w:right w:val="none" w:sz="0" w:space="0" w:color="auto"/>
      </w:divBdr>
    </w:div>
    <w:div w:id="543444582">
      <w:bodyDiv w:val="1"/>
      <w:marLeft w:val="0"/>
      <w:marRight w:val="0"/>
      <w:marTop w:val="0"/>
      <w:marBottom w:val="0"/>
      <w:divBdr>
        <w:top w:val="none" w:sz="0" w:space="0" w:color="auto"/>
        <w:left w:val="none" w:sz="0" w:space="0" w:color="auto"/>
        <w:bottom w:val="none" w:sz="0" w:space="0" w:color="auto"/>
        <w:right w:val="none" w:sz="0" w:space="0" w:color="auto"/>
      </w:divBdr>
    </w:div>
    <w:div w:id="543522167">
      <w:bodyDiv w:val="1"/>
      <w:marLeft w:val="0"/>
      <w:marRight w:val="0"/>
      <w:marTop w:val="0"/>
      <w:marBottom w:val="0"/>
      <w:divBdr>
        <w:top w:val="none" w:sz="0" w:space="0" w:color="auto"/>
        <w:left w:val="none" w:sz="0" w:space="0" w:color="auto"/>
        <w:bottom w:val="none" w:sz="0" w:space="0" w:color="auto"/>
        <w:right w:val="none" w:sz="0" w:space="0" w:color="auto"/>
      </w:divBdr>
    </w:div>
    <w:div w:id="543711831">
      <w:bodyDiv w:val="1"/>
      <w:marLeft w:val="0"/>
      <w:marRight w:val="0"/>
      <w:marTop w:val="0"/>
      <w:marBottom w:val="0"/>
      <w:divBdr>
        <w:top w:val="none" w:sz="0" w:space="0" w:color="auto"/>
        <w:left w:val="none" w:sz="0" w:space="0" w:color="auto"/>
        <w:bottom w:val="none" w:sz="0" w:space="0" w:color="auto"/>
        <w:right w:val="none" w:sz="0" w:space="0" w:color="auto"/>
      </w:divBdr>
    </w:div>
    <w:div w:id="543717889">
      <w:bodyDiv w:val="1"/>
      <w:marLeft w:val="0"/>
      <w:marRight w:val="0"/>
      <w:marTop w:val="0"/>
      <w:marBottom w:val="0"/>
      <w:divBdr>
        <w:top w:val="none" w:sz="0" w:space="0" w:color="auto"/>
        <w:left w:val="none" w:sz="0" w:space="0" w:color="auto"/>
        <w:bottom w:val="none" w:sz="0" w:space="0" w:color="auto"/>
        <w:right w:val="none" w:sz="0" w:space="0" w:color="auto"/>
      </w:divBdr>
    </w:div>
    <w:div w:id="543830477">
      <w:bodyDiv w:val="1"/>
      <w:marLeft w:val="0"/>
      <w:marRight w:val="0"/>
      <w:marTop w:val="0"/>
      <w:marBottom w:val="0"/>
      <w:divBdr>
        <w:top w:val="none" w:sz="0" w:space="0" w:color="auto"/>
        <w:left w:val="none" w:sz="0" w:space="0" w:color="auto"/>
        <w:bottom w:val="none" w:sz="0" w:space="0" w:color="auto"/>
        <w:right w:val="none" w:sz="0" w:space="0" w:color="auto"/>
      </w:divBdr>
    </w:div>
    <w:div w:id="543952277">
      <w:bodyDiv w:val="1"/>
      <w:marLeft w:val="0"/>
      <w:marRight w:val="0"/>
      <w:marTop w:val="0"/>
      <w:marBottom w:val="0"/>
      <w:divBdr>
        <w:top w:val="none" w:sz="0" w:space="0" w:color="auto"/>
        <w:left w:val="none" w:sz="0" w:space="0" w:color="auto"/>
        <w:bottom w:val="none" w:sz="0" w:space="0" w:color="auto"/>
        <w:right w:val="none" w:sz="0" w:space="0" w:color="auto"/>
      </w:divBdr>
    </w:div>
    <w:div w:id="544174581">
      <w:bodyDiv w:val="1"/>
      <w:marLeft w:val="0"/>
      <w:marRight w:val="0"/>
      <w:marTop w:val="0"/>
      <w:marBottom w:val="0"/>
      <w:divBdr>
        <w:top w:val="none" w:sz="0" w:space="0" w:color="auto"/>
        <w:left w:val="none" w:sz="0" w:space="0" w:color="auto"/>
        <w:bottom w:val="none" w:sz="0" w:space="0" w:color="auto"/>
        <w:right w:val="none" w:sz="0" w:space="0" w:color="auto"/>
      </w:divBdr>
    </w:div>
    <w:div w:id="544290906">
      <w:bodyDiv w:val="1"/>
      <w:marLeft w:val="0"/>
      <w:marRight w:val="0"/>
      <w:marTop w:val="0"/>
      <w:marBottom w:val="0"/>
      <w:divBdr>
        <w:top w:val="none" w:sz="0" w:space="0" w:color="auto"/>
        <w:left w:val="none" w:sz="0" w:space="0" w:color="auto"/>
        <w:bottom w:val="none" w:sz="0" w:space="0" w:color="auto"/>
        <w:right w:val="none" w:sz="0" w:space="0" w:color="auto"/>
      </w:divBdr>
    </w:div>
    <w:div w:id="544372291">
      <w:bodyDiv w:val="1"/>
      <w:marLeft w:val="0"/>
      <w:marRight w:val="0"/>
      <w:marTop w:val="0"/>
      <w:marBottom w:val="0"/>
      <w:divBdr>
        <w:top w:val="none" w:sz="0" w:space="0" w:color="auto"/>
        <w:left w:val="none" w:sz="0" w:space="0" w:color="auto"/>
        <w:bottom w:val="none" w:sz="0" w:space="0" w:color="auto"/>
        <w:right w:val="none" w:sz="0" w:space="0" w:color="auto"/>
      </w:divBdr>
    </w:div>
    <w:div w:id="544374333">
      <w:bodyDiv w:val="1"/>
      <w:marLeft w:val="0"/>
      <w:marRight w:val="0"/>
      <w:marTop w:val="0"/>
      <w:marBottom w:val="0"/>
      <w:divBdr>
        <w:top w:val="none" w:sz="0" w:space="0" w:color="auto"/>
        <w:left w:val="none" w:sz="0" w:space="0" w:color="auto"/>
        <w:bottom w:val="none" w:sz="0" w:space="0" w:color="auto"/>
        <w:right w:val="none" w:sz="0" w:space="0" w:color="auto"/>
      </w:divBdr>
    </w:div>
    <w:div w:id="544485937">
      <w:bodyDiv w:val="1"/>
      <w:marLeft w:val="0"/>
      <w:marRight w:val="0"/>
      <w:marTop w:val="0"/>
      <w:marBottom w:val="0"/>
      <w:divBdr>
        <w:top w:val="none" w:sz="0" w:space="0" w:color="auto"/>
        <w:left w:val="none" w:sz="0" w:space="0" w:color="auto"/>
        <w:bottom w:val="none" w:sz="0" w:space="0" w:color="auto"/>
        <w:right w:val="none" w:sz="0" w:space="0" w:color="auto"/>
      </w:divBdr>
    </w:div>
    <w:div w:id="544608692">
      <w:bodyDiv w:val="1"/>
      <w:marLeft w:val="0"/>
      <w:marRight w:val="0"/>
      <w:marTop w:val="0"/>
      <w:marBottom w:val="0"/>
      <w:divBdr>
        <w:top w:val="none" w:sz="0" w:space="0" w:color="auto"/>
        <w:left w:val="none" w:sz="0" w:space="0" w:color="auto"/>
        <w:bottom w:val="none" w:sz="0" w:space="0" w:color="auto"/>
        <w:right w:val="none" w:sz="0" w:space="0" w:color="auto"/>
      </w:divBdr>
    </w:div>
    <w:div w:id="544756159">
      <w:bodyDiv w:val="1"/>
      <w:marLeft w:val="0"/>
      <w:marRight w:val="0"/>
      <w:marTop w:val="0"/>
      <w:marBottom w:val="0"/>
      <w:divBdr>
        <w:top w:val="none" w:sz="0" w:space="0" w:color="auto"/>
        <w:left w:val="none" w:sz="0" w:space="0" w:color="auto"/>
        <w:bottom w:val="none" w:sz="0" w:space="0" w:color="auto"/>
        <w:right w:val="none" w:sz="0" w:space="0" w:color="auto"/>
      </w:divBdr>
    </w:div>
    <w:div w:id="544828061">
      <w:bodyDiv w:val="1"/>
      <w:marLeft w:val="0"/>
      <w:marRight w:val="0"/>
      <w:marTop w:val="0"/>
      <w:marBottom w:val="0"/>
      <w:divBdr>
        <w:top w:val="none" w:sz="0" w:space="0" w:color="auto"/>
        <w:left w:val="none" w:sz="0" w:space="0" w:color="auto"/>
        <w:bottom w:val="none" w:sz="0" w:space="0" w:color="auto"/>
        <w:right w:val="none" w:sz="0" w:space="0" w:color="auto"/>
      </w:divBdr>
    </w:div>
    <w:div w:id="545023902">
      <w:bodyDiv w:val="1"/>
      <w:marLeft w:val="0"/>
      <w:marRight w:val="0"/>
      <w:marTop w:val="0"/>
      <w:marBottom w:val="0"/>
      <w:divBdr>
        <w:top w:val="none" w:sz="0" w:space="0" w:color="auto"/>
        <w:left w:val="none" w:sz="0" w:space="0" w:color="auto"/>
        <w:bottom w:val="none" w:sz="0" w:space="0" w:color="auto"/>
        <w:right w:val="none" w:sz="0" w:space="0" w:color="auto"/>
      </w:divBdr>
    </w:div>
    <w:div w:id="545142841">
      <w:bodyDiv w:val="1"/>
      <w:marLeft w:val="0"/>
      <w:marRight w:val="0"/>
      <w:marTop w:val="0"/>
      <w:marBottom w:val="0"/>
      <w:divBdr>
        <w:top w:val="none" w:sz="0" w:space="0" w:color="auto"/>
        <w:left w:val="none" w:sz="0" w:space="0" w:color="auto"/>
        <w:bottom w:val="none" w:sz="0" w:space="0" w:color="auto"/>
        <w:right w:val="none" w:sz="0" w:space="0" w:color="auto"/>
      </w:divBdr>
    </w:div>
    <w:div w:id="545290489">
      <w:bodyDiv w:val="1"/>
      <w:marLeft w:val="0"/>
      <w:marRight w:val="0"/>
      <w:marTop w:val="0"/>
      <w:marBottom w:val="0"/>
      <w:divBdr>
        <w:top w:val="none" w:sz="0" w:space="0" w:color="auto"/>
        <w:left w:val="none" w:sz="0" w:space="0" w:color="auto"/>
        <w:bottom w:val="none" w:sz="0" w:space="0" w:color="auto"/>
        <w:right w:val="none" w:sz="0" w:space="0" w:color="auto"/>
      </w:divBdr>
    </w:div>
    <w:div w:id="545339306">
      <w:bodyDiv w:val="1"/>
      <w:marLeft w:val="0"/>
      <w:marRight w:val="0"/>
      <w:marTop w:val="0"/>
      <w:marBottom w:val="0"/>
      <w:divBdr>
        <w:top w:val="none" w:sz="0" w:space="0" w:color="auto"/>
        <w:left w:val="none" w:sz="0" w:space="0" w:color="auto"/>
        <w:bottom w:val="none" w:sz="0" w:space="0" w:color="auto"/>
        <w:right w:val="none" w:sz="0" w:space="0" w:color="auto"/>
      </w:divBdr>
    </w:div>
    <w:div w:id="545484993">
      <w:bodyDiv w:val="1"/>
      <w:marLeft w:val="0"/>
      <w:marRight w:val="0"/>
      <w:marTop w:val="0"/>
      <w:marBottom w:val="0"/>
      <w:divBdr>
        <w:top w:val="none" w:sz="0" w:space="0" w:color="auto"/>
        <w:left w:val="none" w:sz="0" w:space="0" w:color="auto"/>
        <w:bottom w:val="none" w:sz="0" w:space="0" w:color="auto"/>
        <w:right w:val="none" w:sz="0" w:space="0" w:color="auto"/>
      </w:divBdr>
    </w:div>
    <w:div w:id="545794795">
      <w:bodyDiv w:val="1"/>
      <w:marLeft w:val="0"/>
      <w:marRight w:val="0"/>
      <w:marTop w:val="0"/>
      <w:marBottom w:val="0"/>
      <w:divBdr>
        <w:top w:val="none" w:sz="0" w:space="0" w:color="auto"/>
        <w:left w:val="none" w:sz="0" w:space="0" w:color="auto"/>
        <w:bottom w:val="none" w:sz="0" w:space="0" w:color="auto"/>
        <w:right w:val="none" w:sz="0" w:space="0" w:color="auto"/>
      </w:divBdr>
    </w:div>
    <w:div w:id="545869541">
      <w:bodyDiv w:val="1"/>
      <w:marLeft w:val="0"/>
      <w:marRight w:val="0"/>
      <w:marTop w:val="0"/>
      <w:marBottom w:val="0"/>
      <w:divBdr>
        <w:top w:val="none" w:sz="0" w:space="0" w:color="auto"/>
        <w:left w:val="none" w:sz="0" w:space="0" w:color="auto"/>
        <w:bottom w:val="none" w:sz="0" w:space="0" w:color="auto"/>
        <w:right w:val="none" w:sz="0" w:space="0" w:color="auto"/>
      </w:divBdr>
    </w:div>
    <w:div w:id="545876719">
      <w:bodyDiv w:val="1"/>
      <w:marLeft w:val="0"/>
      <w:marRight w:val="0"/>
      <w:marTop w:val="0"/>
      <w:marBottom w:val="0"/>
      <w:divBdr>
        <w:top w:val="none" w:sz="0" w:space="0" w:color="auto"/>
        <w:left w:val="none" w:sz="0" w:space="0" w:color="auto"/>
        <w:bottom w:val="none" w:sz="0" w:space="0" w:color="auto"/>
        <w:right w:val="none" w:sz="0" w:space="0" w:color="auto"/>
      </w:divBdr>
    </w:div>
    <w:div w:id="546188093">
      <w:bodyDiv w:val="1"/>
      <w:marLeft w:val="0"/>
      <w:marRight w:val="0"/>
      <w:marTop w:val="0"/>
      <w:marBottom w:val="0"/>
      <w:divBdr>
        <w:top w:val="none" w:sz="0" w:space="0" w:color="auto"/>
        <w:left w:val="none" w:sz="0" w:space="0" w:color="auto"/>
        <w:bottom w:val="none" w:sz="0" w:space="0" w:color="auto"/>
        <w:right w:val="none" w:sz="0" w:space="0" w:color="auto"/>
      </w:divBdr>
    </w:div>
    <w:div w:id="546331835">
      <w:bodyDiv w:val="1"/>
      <w:marLeft w:val="0"/>
      <w:marRight w:val="0"/>
      <w:marTop w:val="0"/>
      <w:marBottom w:val="0"/>
      <w:divBdr>
        <w:top w:val="none" w:sz="0" w:space="0" w:color="auto"/>
        <w:left w:val="none" w:sz="0" w:space="0" w:color="auto"/>
        <w:bottom w:val="none" w:sz="0" w:space="0" w:color="auto"/>
        <w:right w:val="none" w:sz="0" w:space="0" w:color="auto"/>
      </w:divBdr>
    </w:div>
    <w:div w:id="546377649">
      <w:bodyDiv w:val="1"/>
      <w:marLeft w:val="0"/>
      <w:marRight w:val="0"/>
      <w:marTop w:val="0"/>
      <w:marBottom w:val="0"/>
      <w:divBdr>
        <w:top w:val="none" w:sz="0" w:space="0" w:color="auto"/>
        <w:left w:val="none" w:sz="0" w:space="0" w:color="auto"/>
        <w:bottom w:val="none" w:sz="0" w:space="0" w:color="auto"/>
        <w:right w:val="none" w:sz="0" w:space="0" w:color="auto"/>
      </w:divBdr>
    </w:div>
    <w:div w:id="546381232">
      <w:bodyDiv w:val="1"/>
      <w:marLeft w:val="0"/>
      <w:marRight w:val="0"/>
      <w:marTop w:val="0"/>
      <w:marBottom w:val="0"/>
      <w:divBdr>
        <w:top w:val="none" w:sz="0" w:space="0" w:color="auto"/>
        <w:left w:val="none" w:sz="0" w:space="0" w:color="auto"/>
        <w:bottom w:val="none" w:sz="0" w:space="0" w:color="auto"/>
        <w:right w:val="none" w:sz="0" w:space="0" w:color="auto"/>
      </w:divBdr>
    </w:div>
    <w:div w:id="546457462">
      <w:bodyDiv w:val="1"/>
      <w:marLeft w:val="0"/>
      <w:marRight w:val="0"/>
      <w:marTop w:val="0"/>
      <w:marBottom w:val="0"/>
      <w:divBdr>
        <w:top w:val="none" w:sz="0" w:space="0" w:color="auto"/>
        <w:left w:val="none" w:sz="0" w:space="0" w:color="auto"/>
        <w:bottom w:val="none" w:sz="0" w:space="0" w:color="auto"/>
        <w:right w:val="none" w:sz="0" w:space="0" w:color="auto"/>
      </w:divBdr>
    </w:div>
    <w:div w:id="546458231">
      <w:bodyDiv w:val="1"/>
      <w:marLeft w:val="0"/>
      <w:marRight w:val="0"/>
      <w:marTop w:val="0"/>
      <w:marBottom w:val="0"/>
      <w:divBdr>
        <w:top w:val="none" w:sz="0" w:space="0" w:color="auto"/>
        <w:left w:val="none" w:sz="0" w:space="0" w:color="auto"/>
        <w:bottom w:val="none" w:sz="0" w:space="0" w:color="auto"/>
        <w:right w:val="none" w:sz="0" w:space="0" w:color="auto"/>
      </w:divBdr>
    </w:div>
    <w:div w:id="546600901">
      <w:bodyDiv w:val="1"/>
      <w:marLeft w:val="0"/>
      <w:marRight w:val="0"/>
      <w:marTop w:val="0"/>
      <w:marBottom w:val="0"/>
      <w:divBdr>
        <w:top w:val="none" w:sz="0" w:space="0" w:color="auto"/>
        <w:left w:val="none" w:sz="0" w:space="0" w:color="auto"/>
        <w:bottom w:val="none" w:sz="0" w:space="0" w:color="auto"/>
        <w:right w:val="none" w:sz="0" w:space="0" w:color="auto"/>
      </w:divBdr>
    </w:div>
    <w:div w:id="546725964">
      <w:bodyDiv w:val="1"/>
      <w:marLeft w:val="0"/>
      <w:marRight w:val="0"/>
      <w:marTop w:val="0"/>
      <w:marBottom w:val="0"/>
      <w:divBdr>
        <w:top w:val="none" w:sz="0" w:space="0" w:color="auto"/>
        <w:left w:val="none" w:sz="0" w:space="0" w:color="auto"/>
        <w:bottom w:val="none" w:sz="0" w:space="0" w:color="auto"/>
        <w:right w:val="none" w:sz="0" w:space="0" w:color="auto"/>
      </w:divBdr>
    </w:div>
    <w:div w:id="546837923">
      <w:bodyDiv w:val="1"/>
      <w:marLeft w:val="0"/>
      <w:marRight w:val="0"/>
      <w:marTop w:val="0"/>
      <w:marBottom w:val="0"/>
      <w:divBdr>
        <w:top w:val="none" w:sz="0" w:space="0" w:color="auto"/>
        <w:left w:val="none" w:sz="0" w:space="0" w:color="auto"/>
        <w:bottom w:val="none" w:sz="0" w:space="0" w:color="auto"/>
        <w:right w:val="none" w:sz="0" w:space="0" w:color="auto"/>
      </w:divBdr>
    </w:div>
    <w:div w:id="547037067">
      <w:bodyDiv w:val="1"/>
      <w:marLeft w:val="0"/>
      <w:marRight w:val="0"/>
      <w:marTop w:val="0"/>
      <w:marBottom w:val="0"/>
      <w:divBdr>
        <w:top w:val="none" w:sz="0" w:space="0" w:color="auto"/>
        <w:left w:val="none" w:sz="0" w:space="0" w:color="auto"/>
        <w:bottom w:val="none" w:sz="0" w:space="0" w:color="auto"/>
        <w:right w:val="none" w:sz="0" w:space="0" w:color="auto"/>
      </w:divBdr>
    </w:div>
    <w:div w:id="547105312">
      <w:bodyDiv w:val="1"/>
      <w:marLeft w:val="0"/>
      <w:marRight w:val="0"/>
      <w:marTop w:val="0"/>
      <w:marBottom w:val="0"/>
      <w:divBdr>
        <w:top w:val="none" w:sz="0" w:space="0" w:color="auto"/>
        <w:left w:val="none" w:sz="0" w:space="0" w:color="auto"/>
        <w:bottom w:val="none" w:sz="0" w:space="0" w:color="auto"/>
        <w:right w:val="none" w:sz="0" w:space="0" w:color="auto"/>
      </w:divBdr>
    </w:div>
    <w:div w:id="547106462">
      <w:bodyDiv w:val="1"/>
      <w:marLeft w:val="0"/>
      <w:marRight w:val="0"/>
      <w:marTop w:val="0"/>
      <w:marBottom w:val="0"/>
      <w:divBdr>
        <w:top w:val="none" w:sz="0" w:space="0" w:color="auto"/>
        <w:left w:val="none" w:sz="0" w:space="0" w:color="auto"/>
        <w:bottom w:val="none" w:sz="0" w:space="0" w:color="auto"/>
        <w:right w:val="none" w:sz="0" w:space="0" w:color="auto"/>
      </w:divBdr>
    </w:div>
    <w:div w:id="547304603">
      <w:bodyDiv w:val="1"/>
      <w:marLeft w:val="0"/>
      <w:marRight w:val="0"/>
      <w:marTop w:val="0"/>
      <w:marBottom w:val="0"/>
      <w:divBdr>
        <w:top w:val="none" w:sz="0" w:space="0" w:color="auto"/>
        <w:left w:val="none" w:sz="0" w:space="0" w:color="auto"/>
        <w:bottom w:val="none" w:sz="0" w:space="0" w:color="auto"/>
        <w:right w:val="none" w:sz="0" w:space="0" w:color="auto"/>
      </w:divBdr>
    </w:div>
    <w:div w:id="547377937">
      <w:bodyDiv w:val="1"/>
      <w:marLeft w:val="0"/>
      <w:marRight w:val="0"/>
      <w:marTop w:val="0"/>
      <w:marBottom w:val="0"/>
      <w:divBdr>
        <w:top w:val="none" w:sz="0" w:space="0" w:color="auto"/>
        <w:left w:val="none" w:sz="0" w:space="0" w:color="auto"/>
        <w:bottom w:val="none" w:sz="0" w:space="0" w:color="auto"/>
        <w:right w:val="none" w:sz="0" w:space="0" w:color="auto"/>
      </w:divBdr>
    </w:div>
    <w:div w:id="547566416">
      <w:bodyDiv w:val="1"/>
      <w:marLeft w:val="0"/>
      <w:marRight w:val="0"/>
      <w:marTop w:val="0"/>
      <w:marBottom w:val="0"/>
      <w:divBdr>
        <w:top w:val="none" w:sz="0" w:space="0" w:color="auto"/>
        <w:left w:val="none" w:sz="0" w:space="0" w:color="auto"/>
        <w:bottom w:val="none" w:sz="0" w:space="0" w:color="auto"/>
        <w:right w:val="none" w:sz="0" w:space="0" w:color="auto"/>
      </w:divBdr>
    </w:div>
    <w:div w:id="548106136">
      <w:bodyDiv w:val="1"/>
      <w:marLeft w:val="0"/>
      <w:marRight w:val="0"/>
      <w:marTop w:val="0"/>
      <w:marBottom w:val="0"/>
      <w:divBdr>
        <w:top w:val="none" w:sz="0" w:space="0" w:color="auto"/>
        <w:left w:val="none" w:sz="0" w:space="0" w:color="auto"/>
        <w:bottom w:val="none" w:sz="0" w:space="0" w:color="auto"/>
        <w:right w:val="none" w:sz="0" w:space="0" w:color="auto"/>
      </w:divBdr>
    </w:div>
    <w:div w:id="548221956">
      <w:bodyDiv w:val="1"/>
      <w:marLeft w:val="0"/>
      <w:marRight w:val="0"/>
      <w:marTop w:val="0"/>
      <w:marBottom w:val="0"/>
      <w:divBdr>
        <w:top w:val="none" w:sz="0" w:space="0" w:color="auto"/>
        <w:left w:val="none" w:sz="0" w:space="0" w:color="auto"/>
        <w:bottom w:val="none" w:sz="0" w:space="0" w:color="auto"/>
        <w:right w:val="none" w:sz="0" w:space="0" w:color="auto"/>
      </w:divBdr>
    </w:div>
    <w:div w:id="548417991">
      <w:bodyDiv w:val="1"/>
      <w:marLeft w:val="0"/>
      <w:marRight w:val="0"/>
      <w:marTop w:val="0"/>
      <w:marBottom w:val="0"/>
      <w:divBdr>
        <w:top w:val="none" w:sz="0" w:space="0" w:color="auto"/>
        <w:left w:val="none" w:sz="0" w:space="0" w:color="auto"/>
        <w:bottom w:val="none" w:sz="0" w:space="0" w:color="auto"/>
        <w:right w:val="none" w:sz="0" w:space="0" w:color="auto"/>
      </w:divBdr>
    </w:div>
    <w:div w:id="548497263">
      <w:bodyDiv w:val="1"/>
      <w:marLeft w:val="0"/>
      <w:marRight w:val="0"/>
      <w:marTop w:val="0"/>
      <w:marBottom w:val="0"/>
      <w:divBdr>
        <w:top w:val="none" w:sz="0" w:space="0" w:color="auto"/>
        <w:left w:val="none" w:sz="0" w:space="0" w:color="auto"/>
        <w:bottom w:val="none" w:sz="0" w:space="0" w:color="auto"/>
        <w:right w:val="none" w:sz="0" w:space="0" w:color="auto"/>
      </w:divBdr>
    </w:div>
    <w:div w:id="548541598">
      <w:bodyDiv w:val="1"/>
      <w:marLeft w:val="0"/>
      <w:marRight w:val="0"/>
      <w:marTop w:val="0"/>
      <w:marBottom w:val="0"/>
      <w:divBdr>
        <w:top w:val="none" w:sz="0" w:space="0" w:color="auto"/>
        <w:left w:val="none" w:sz="0" w:space="0" w:color="auto"/>
        <w:bottom w:val="none" w:sz="0" w:space="0" w:color="auto"/>
        <w:right w:val="none" w:sz="0" w:space="0" w:color="auto"/>
      </w:divBdr>
    </w:div>
    <w:div w:id="548759658">
      <w:bodyDiv w:val="1"/>
      <w:marLeft w:val="0"/>
      <w:marRight w:val="0"/>
      <w:marTop w:val="0"/>
      <w:marBottom w:val="0"/>
      <w:divBdr>
        <w:top w:val="none" w:sz="0" w:space="0" w:color="auto"/>
        <w:left w:val="none" w:sz="0" w:space="0" w:color="auto"/>
        <w:bottom w:val="none" w:sz="0" w:space="0" w:color="auto"/>
        <w:right w:val="none" w:sz="0" w:space="0" w:color="auto"/>
      </w:divBdr>
    </w:div>
    <w:div w:id="548881351">
      <w:bodyDiv w:val="1"/>
      <w:marLeft w:val="0"/>
      <w:marRight w:val="0"/>
      <w:marTop w:val="0"/>
      <w:marBottom w:val="0"/>
      <w:divBdr>
        <w:top w:val="none" w:sz="0" w:space="0" w:color="auto"/>
        <w:left w:val="none" w:sz="0" w:space="0" w:color="auto"/>
        <w:bottom w:val="none" w:sz="0" w:space="0" w:color="auto"/>
        <w:right w:val="none" w:sz="0" w:space="0" w:color="auto"/>
      </w:divBdr>
    </w:div>
    <w:div w:id="549076982">
      <w:bodyDiv w:val="1"/>
      <w:marLeft w:val="0"/>
      <w:marRight w:val="0"/>
      <w:marTop w:val="0"/>
      <w:marBottom w:val="0"/>
      <w:divBdr>
        <w:top w:val="none" w:sz="0" w:space="0" w:color="auto"/>
        <w:left w:val="none" w:sz="0" w:space="0" w:color="auto"/>
        <w:bottom w:val="none" w:sz="0" w:space="0" w:color="auto"/>
        <w:right w:val="none" w:sz="0" w:space="0" w:color="auto"/>
      </w:divBdr>
    </w:div>
    <w:div w:id="549266896">
      <w:bodyDiv w:val="1"/>
      <w:marLeft w:val="0"/>
      <w:marRight w:val="0"/>
      <w:marTop w:val="0"/>
      <w:marBottom w:val="0"/>
      <w:divBdr>
        <w:top w:val="none" w:sz="0" w:space="0" w:color="auto"/>
        <w:left w:val="none" w:sz="0" w:space="0" w:color="auto"/>
        <w:bottom w:val="none" w:sz="0" w:space="0" w:color="auto"/>
        <w:right w:val="none" w:sz="0" w:space="0" w:color="auto"/>
      </w:divBdr>
    </w:div>
    <w:div w:id="549347703">
      <w:bodyDiv w:val="1"/>
      <w:marLeft w:val="0"/>
      <w:marRight w:val="0"/>
      <w:marTop w:val="0"/>
      <w:marBottom w:val="0"/>
      <w:divBdr>
        <w:top w:val="none" w:sz="0" w:space="0" w:color="auto"/>
        <w:left w:val="none" w:sz="0" w:space="0" w:color="auto"/>
        <w:bottom w:val="none" w:sz="0" w:space="0" w:color="auto"/>
        <w:right w:val="none" w:sz="0" w:space="0" w:color="auto"/>
      </w:divBdr>
    </w:div>
    <w:div w:id="549538912">
      <w:bodyDiv w:val="1"/>
      <w:marLeft w:val="0"/>
      <w:marRight w:val="0"/>
      <w:marTop w:val="0"/>
      <w:marBottom w:val="0"/>
      <w:divBdr>
        <w:top w:val="none" w:sz="0" w:space="0" w:color="auto"/>
        <w:left w:val="none" w:sz="0" w:space="0" w:color="auto"/>
        <w:bottom w:val="none" w:sz="0" w:space="0" w:color="auto"/>
        <w:right w:val="none" w:sz="0" w:space="0" w:color="auto"/>
      </w:divBdr>
    </w:div>
    <w:div w:id="549541185">
      <w:bodyDiv w:val="1"/>
      <w:marLeft w:val="0"/>
      <w:marRight w:val="0"/>
      <w:marTop w:val="0"/>
      <w:marBottom w:val="0"/>
      <w:divBdr>
        <w:top w:val="none" w:sz="0" w:space="0" w:color="auto"/>
        <w:left w:val="none" w:sz="0" w:space="0" w:color="auto"/>
        <w:bottom w:val="none" w:sz="0" w:space="0" w:color="auto"/>
        <w:right w:val="none" w:sz="0" w:space="0" w:color="auto"/>
      </w:divBdr>
    </w:div>
    <w:div w:id="549732066">
      <w:bodyDiv w:val="1"/>
      <w:marLeft w:val="0"/>
      <w:marRight w:val="0"/>
      <w:marTop w:val="0"/>
      <w:marBottom w:val="0"/>
      <w:divBdr>
        <w:top w:val="none" w:sz="0" w:space="0" w:color="auto"/>
        <w:left w:val="none" w:sz="0" w:space="0" w:color="auto"/>
        <w:bottom w:val="none" w:sz="0" w:space="0" w:color="auto"/>
        <w:right w:val="none" w:sz="0" w:space="0" w:color="auto"/>
      </w:divBdr>
    </w:div>
    <w:div w:id="549806223">
      <w:bodyDiv w:val="1"/>
      <w:marLeft w:val="0"/>
      <w:marRight w:val="0"/>
      <w:marTop w:val="0"/>
      <w:marBottom w:val="0"/>
      <w:divBdr>
        <w:top w:val="none" w:sz="0" w:space="0" w:color="auto"/>
        <w:left w:val="none" w:sz="0" w:space="0" w:color="auto"/>
        <w:bottom w:val="none" w:sz="0" w:space="0" w:color="auto"/>
        <w:right w:val="none" w:sz="0" w:space="0" w:color="auto"/>
      </w:divBdr>
    </w:div>
    <w:div w:id="549808031">
      <w:bodyDiv w:val="1"/>
      <w:marLeft w:val="0"/>
      <w:marRight w:val="0"/>
      <w:marTop w:val="0"/>
      <w:marBottom w:val="0"/>
      <w:divBdr>
        <w:top w:val="none" w:sz="0" w:space="0" w:color="auto"/>
        <w:left w:val="none" w:sz="0" w:space="0" w:color="auto"/>
        <w:bottom w:val="none" w:sz="0" w:space="0" w:color="auto"/>
        <w:right w:val="none" w:sz="0" w:space="0" w:color="auto"/>
      </w:divBdr>
    </w:div>
    <w:div w:id="549847508">
      <w:bodyDiv w:val="1"/>
      <w:marLeft w:val="0"/>
      <w:marRight w:val="0"/>
      <w:marTop w:val="0"/>
      <w:marBottom w:val="0"/>
      <w:divBdr>
        <w:top w:val="none" w:sz="0" w:space="0" w:color="auto"/>
        <w:left w:val="none" w:sz="0" w:space="0" w:color="auto"/>
        <w:bottom w:val="none" w:sz="0" w:space="0" w:color="auto"/>
        <w:right w:val="none" w:sz="0" w:space="0" w:color="auto"/>
      </w:divBdr>
    </w:div>
    <w:div w:id="550196100">
      <w:bodyDiv w:val="1"/>
      <w:marLeft w:val="0"/>
      <w:marRight w:val="0"/>
      <w:marTop w:val="0"/>
      <w:marBottom w:val="0"/>
      <w:divBdr>
        <w:top w:val="none" w:sz="0" w:space="0" w:color="auto"/>
        <w:left w:val="none" w:sz="0" w:space="0" w:color="auto"/>
        <w:bottom w:val="none" w:sz="0" w:space="0" w:color="auto"/>
        <w:right w:val="none" w:sz="0" w:space="0" w:color="auto"/>
      </w:divBdr>
    </w:div>
    <w:div w:id="550575151">
      <w:bodyDiv w:val="1"/>
      <w:marLeft w:val="0"/>
      <w:marRight w:val="0"/>
      <w:marTop w:val="0"/>
      <w:marBottom w:val="0"/>
      <w:divBdr>
        <w:top w:val="none" w:sz="0" w:space="0" w:color="auto"/>
        <w:left w:val="none" w:sz="0" w:space="0" w:color="auto"/>
        <w:bottom w:val="none" w:sz="0" w:space="0" w:color="auto"/>
        <w:right w:val="none" w:sz="0" w:space="0" w:color="auto"/>
      </w:divBdr>
    </w:div>
    <w:div w:id="550658027">
      <w:bodyDiv w:val="1"/>
      <w:marLeft w:val="0"/>
      <w:marRight w:val="0"/>
      <w:marTop w:val="0"/>
      <w:marBottom w:val="0"/>
      <w:divBdr>
        <w:top w:val="none" w:sz="0" w:space="0" w:color="auto"/>
        <w:left w:val="none" w:sz="0" w:space="0" w:color="auto"/>
        <w:bottom w:val="none" w:sz="0" w:space="0" w:color="auto"/>
        <w:right w:val="none" w:sz="0" w:space="0" w:color="auto"/>
      </w:divBdr>
    </w:div>
    <w:div w:id="550776786">
      <w:bodyDiv w:val="1"/>
      <w:marLeft w:val="0"/>
      <w:marRight w:val="0"/>
      <w:marTop w:val="0"/>
      <w:marBottom w:val="0"/>
      <w:divBdr>
        <w:top w:val="none" w:sz="0" w:space="0" w:color="auto"/>
        <w:left w:val="none" w:sz="0" w:space="0" w:color="auto"/>
        <w:bottom w:val="none" w:sz="0" w:space="0" w:color="auto"/>
        <w:right w:val="none" w:sz="0" w:space="0" w:color="auto"/>
      </w:divBdr>
    </w:div>
    <w:div w:id="550842451">
      <w:bodyDiv w:val="1"/>
      <w:marLeft w:val="0"/>
      <w:marRight w:val="0"/>
      <w:marTop w:val="0"/>
      <w:marBottom w:val="0"/>
      <w:divBdr>
        <w:top w:val="none" w:sz="0" w:space="0" w:color="auto"/>
        <w:left w:val="none" w:sz="0" w:space="0" w:color="auto"/>
        <w:bottom w:val="none" w:sz="0" w:space="0" w:color="auto"/>
        <w:right w:val="none" w:sz="0" w:space="0" w:color="auto"/>
      </w:divBdr>
    </w:div>
    <w:div w:id="550848806">
      <w:bodyDiv w:val="1"/>
      <w:marLeft w:val="0"/>
      <w:marRight w:val="0"/>
      <w:marTop w:val="0"/>
      <w:marBottom w:val="0"/>
      <w:divBdr>
        <w:top w:val="none" w:sz="0" w:space="0" w:color="auto"/>
        <w:left w:val="none" w:sz="0" w:space="0" w:color="auto"/>
        <w:bottom w:val="none" w:sz="0" w:space="0" w:color="auto"/>
        <w:right w:val="none" w:sz="0" w:space="0" w:color="auto"/>
      </w:divBdr>
    </w:div>
    <w:div w:id="550968115">
      <w:bodyDiv w:val="1"/>
      <w:marLeft w:val="0"/>
      <w:marRight w:val="0"/>
      <w:marTop w:val="0"/>
      <w:marBottom w:val="0"/>
      <w:divBdr>
        <w:top w:val="none" w:sz="0" w:space="0" w:color="auto"/>
        <w:left w:val="none" w:sz="0" w:space="0" w:color="auto"/>
        <w:bottom w:val="none" w:sz="0" w:space="0" w:color="auto"/>
        <w:right w:val="none" w:sz="0" w:space="0" w:color="auto"/>
      </w:divBdr>
    </w:div>
    <w:div w:id="551162798">
      <w:bodyDiv w:val="1"/>
      <w:marLeft w:val="0"/>
      <w:marRight w:val="0"/>
      <w:marTop w:val="0"/>
      <w:marBottom w:val="0"/>
      <w:divBdr>
        <w:top w:val="none" w:sz="0" w:space="0" w:color="auto"/>
        <w:left w:val="none" w:sz="0" w:space="0" w:color="auto"/>
        <w:bottom w:val="none" w:sz="0" w:space="0" w:color="auto"/>
        <w:right w:val="none" w:sz="0" w:space="0" w:color="auto"/>
      </w:divBdr>
    </w:div>
    <w:div w:id="551305906">
      <w:bodyDiv w:val="1"/>
      <w:marLeft w:val="0"/>
      <w:marRight w:val="0"/>
      <w:marTop w:val="0"/>
      <w:marBottom w:val="0"/>
      <w:divBdr>
        <w:top w:val="none" w:sz="0" w:space="0" w:color="auto"/>
        <w:left w:val="none" w:sz="0" w:space="0" w:color="auto"/>
        <w:bottom w:val="none" w:sz="0" w:space="0" w:color="auto"/>
        <w:right w:val="none" w:sz="0" w:space="0" w:color="auto"/>
      </w:divBdr>
    </w:div>
    <w:div w:id="551307641">
      <w:bodyDiv w:val="1"/>
      <w:marLeft w:val="0"/>
      <w:marRight w:val="0"/>
      <w:marTop w:val="0"/>
      <w:marBottom w:val="0"/>
      <w:divBdr>
        <w:top w:val="none" w:sz="0" w:space="0" w:color="auto"/>
        <w:left w:val="none" w:sz="0" w:space="0" w:color="auto"/>
        <w:bottom w:val="none" w:sz="0" w:space="0" w:color="auto"/>
        <w:right w:val="none" w:sz="0" w:space="0" w:color="auto"/>
      </w:divBdr>
    </w:div>
    <w:div w:id="551383269">
      <w:bodyDiv w:val="1"/>
      <w:marLeft w:val="0"/>
      <w:marRight w:val="0"/>
      <w:marTop w:val="0"/>
      <w:marBottom w:val="0"/>
      <w:divBdr>
        <w:top w:val="none" w:sz="0" w:space="0" w:color="auto"/>
        <w:left w:val="none" w:sz="0" w:space="0" w:color="auto"/>
        <w:bottom w:val="none" w:sz="0" w:space="0" w:color="auto"/>
        <w:right w:val="none" w:sz="0" w:space="0" w:color="auto"/>
      </w:divBdr>
    </w:div>
    <w:div w:id="551499614">
      <w:bodyDiv w:val="1"/>
      <w:marLeft w:val="0"/>
      <w:marRight w:val="0"/>
      <w:marTop w:val="0"/>
      <w:marBottom w:val="0"/>
      <w:divBdr>
        <w:top w:val="none" w:sz="0" w:space="0" w:color="auto"/>
        <w:left w:val="none" w:sz="0" w:space="0" w:color="auto"/>
        <w:bottom w:val="none" w:sz="0" w:space="0" w:color="auto"/>
        <w:right w:val="none" w:sz="0" w:space="0" w:color="auto"/>
      </w:divBdr>
    </w:div>
    <w:div w:id="551620177">
      <w:bodyDiv w:val="1"/>
      <w:marLeft w:val="0"/>
      <w:marRight w:val="0"/>
      <w:marTop w:val="0"/>
      <w:marBottom w:val="0"/>
      <w:divBdr>
        <w:top w:val="none" w:sz="0" w:space="0" w:color="auto"/>
        <w:left w:val="none" w:sz="0" w:space="0" w:color="auto"/>
        <w:bottom w:val="none" w:sz="0" w:space="0" w:color="auto"/>
        <w:right w:val="none" w:sz="0" w:space="0" w:color="auto"/>
      </w:divBdr>
    </w:div>
    <w:div w:id="551694484">
      <w:bodyDiv w:val="1"/>
      <w:marLeft w:val="0"/>
      <w:marRight w:val="0"/>
      <w:marTop w:val="0"/>
      <w:marBottom w:val="0"/>
      <w:divBdr>
        <w:top w:val="none" w:sz="0" w:space="0" w:color="auto"/>
        <w:left w:val="none" w:sz="0" w:space="0" w:color="auto"/>
        <w:bottom w:val="none" w:sz="0" w:space="0" w:color="auto"/>
        <w:right w:val="none" w:sz="0" w:space="0" w:color="auto"/>
      </w:divBdr>
    </w:div>
    <w:div w:id="552154877">
      <w:bodyDiv w:val="1"/>
      <w:marLeft w:val="0"/>
      <w:marRight w:val="0"/>
      <w:marTop w:val="0"/>
      <w:marBottom w:val="0"/>
      <w:divBdr>
        <w:top w:val="none" w:sz="0" w:space="0" w:color="auto"/>
        <w:left w:val="none" w:sz="0" w:space="0" w:color="auto"/>
        <w:bottom w:val="none" w:sz="0" w:space="0" w:color="auto"/>
        <w:right w:val="none" w:sz="0" w:space="0" w:color="auto"/>
      </w:divBdr>
    </w:div>
    <w:div w:id="552695099">
      <w:bodyDiv w:val="1"/>
      <w:marLeft w:val="0"/>
      <w:marRight w:val="0"/>
      <w:marTop w:val="0"/>
      <w:marBottom w:val="0"/>
      <w:divBdr>
        <w:top w:val="none" w:sz="0" w:space="0" w:color="auto"/>
        <w:left w:val="none" w:sz="0" w:space="0" w:color="auto"/>
        <w:bottom w:val="none" w:sz="0" w:space="0" w:color="auto"/>
        <w:right w:val="none" w:sz="0" w:space="0" w:color="auto"/>
      </w:divBdr>
    </w:div>
    <w:div w:id="552935384">
      <w:bodyDiv w:val="1"/>
      <w:marLeft w:val="0"/>
      <w:marRight w:val="0"/>
      <w:marTop w:val="0"/>
      <w:marBottom w:val="0"/>
      <w:divBdr>
        <w:top w:val="none" w:sz="0" w:space="0" w:color="auto"/>
        <w:left w:val="none" w:sz="0" w:space="0" w:color="auto"/>
        <w:bottom w:val="none" w:sz="0" w:space="0" w:color="auto"/>
        <w:right w:val="none" w:sz="0" w:space="0" w:color="auto"/>
      </w:divBdr>
    </w:div>
    <w:div w:id="553348350">
      <w:bodyDiv w:val="1"/>
      <w:marLeft w:val="0"/>
      <w:marRight w:val="0"/>
      <w:marTop w:val="0"/>
      <w:marBottom w:val="0"/>
      <w:divBdr>
        <w:top w:val="none" w:sz="0" w:space="0" w:color="auto"/>
        <w:left w:val="none" w:sz="0" w:space="0" w:color="auto"/>
        <w:bottom w:val="none" w:sz="0" w:space="0" w:color="auto"/>
        <w:right w:val="none" w:sz="0" w:space="0" w:color="auto"/>
      </w:divBdr>
    </w:div>
    <w:div w:id="553396957">
      <w:bodyDiv w:val="1"/>
      <w:marLeft w:val="0"/>
      <w:marRight w:val="0"/>
      <w:marTop w:val="0"/>
      <w:marBottom w:val="0"/>
      <w:divBdr>
        <w:top w:val="none" w:sz="0" w:space="0" w:color="auto"/>
        <w:left w:val="none" w:sz="0" w:space="0" w:color="auto"/>
        <w:bottom w:val="none" w:sz="0" w:space="0" w:color="auto"/>
        <w:right w:val="none" w:sz="0" w:space="0" w:color="auto"/>
      </w:divBdr>
    </w:div>
    <w:div w:id="553590874">
      <w:bodyDiv w:val="1"/>
      <w:marLeft w:val="0"/>
      <w:marRight w:val="0"/>
      <w:marTop w:val="0"/>
      <w:marBottom w:val="0"/>
      <w:divBdr>
        <w:top w:val="none" w:sz="0" w:space="0" w:color="auto"/>
        <w:left w:val="none" w:sz="0" w:space="0" w:color="auto"/>
        <w:bottom w:val="none" w:sz="0" w:space="0" w:color="auto"/>
        <w:right w:val="none" w:sz="0" w:space="0" w:color="auto"/>
      </w:divBdr>
    </w:div>
    <w:div w:id="553660050">
      <w:bodyDiv w:val="1"/>
      <w:marLeft w:val="0"/>
      <w:marRight w:val="0"/>
      <w:marTop w:val="0"/>
      <w:marBottom w:val="0"/>
      <w:divBdr>
        <w:top w:val="none" w:sz="0" w:space="0" w:color="auto"/>
        <w:left w:val="none" w:sz="0" w:space="0" w:color="auto"/>
        <w:bottom w:val="none" w:sz="0" w:space="0" w:color="auto"/>
        <w:right w:val="none" w:sz="0" w:space="0" w:color="auto"/>
      </w:divBdr>
    </w:div>
    <w:div w:id="553852500">
      <w:bodyDiv w:val="1"/>
      <w:marLeft w:val="0"/>
      <w:marRight w:val="0"/>
      <w:marTop w:val="0"/>
      <w:marBottom w:val="0"/>
      <w:divBdr>
        <w:top w:val="none" w:sz="0" w:space="0" w:color="auto"/>
        <w:left w:val="none" w:sz="0" w:space="0" w:color="auto"/>
        <w:bottom w:val="none" w:sz="0" w:space="0" w:color="auto"/>
        <w:right w:val="none" w:sz="0" w:space="0" w:color="auto"/>
      </w:divBdr>
    </w:div>
    <w:div w:id="553857522">
      <w:bodyDiv w:val="1"/>
      <w:marLeft w:val="0"/>
      <w:marRight w:val="0"/>
      <w:marTop w:val="0"/>
      <w:marBottom w:val="0"/>
      <w:divBdr>
        <w:top w:val="none" w:sz="0" w:space="0" w:color="auto"/>
        <w:left w:val="none" w:sz="0" w:space="0" w:color="auto"/>
        <w:bottom w:val="none" w:sz="0" w:space="0" w:color="auto"/>
        <w:right w:val="none" w:sz="0" w:space="0" w:color="auto"/>
      </w:divBdr>
    </w:div>
    <w:div w:id="553933553">
      <w:bodyDiv w:val="1"/>
      <w:marLeft w:val="0"/>
      <w:marRight w:val="0"/>
      <w:marTop w:val="0"/>
      <w:marBottom w:val="0"/>
      <w:divBdr>
        <w:top w:val="none" w:sz="0" w:space="0" w:color="auto"/>
        <w:left w:val="none" w:sz="0" w:space="0" w:color="auto"/>
        <w:bottom w:val="none" w:sz="0" w:space="0" w:color="auto"/>
        <w:right w:val="none" w:sz="0" w:space="0" w:color="auto"/>
      </w:divBdr>
    </w:div>
    <w:div w:id="554241484">
      <w:bodyDiv w:val="1"/>
      <w:marLeft w:val="0"/>
      <w:marRight w:val="0"/>
      <w:marTop w:val="0"/>
      <w:marBottom w:val="0"/>
      <w:divBdr>
        <w:top w:val="none" w:sz="0" w:space="0" w:color="auto"/>
        <w:left w:val="none" w:sz="0" w:space="0" w:color="auto"/>
        <w:bottom w:val="none" w:sz="0" w:space="0" w:color="auto"/>
        <w:right w:val="none" w:sz="0" w:space="0" w:color="auto"/>
      </w:divBdr>
    </w:div>
    <w:div w:id="554435894">
      <w:bodyDiv w:val="1"/>
      <w:marLeft w:val="0"/>
      <w:marRight w:val="0"/>
      <w:marTop w:val="0"/>
      <w:marBottom w:val="0"/>
      <w:divBdr>
        <w:top w:val="none" w:sz="0" w:space="0" w:color="auto"/>
        <w:left w:val="none" w:sz="0" w:space="0" w:color="auto"/>
        <w:bottom w:val="none" w:sz="0" w:space="0" w:color="auto"/>
        <w:right w:val="none" w:sz="0" w:space="0" w:color="auto"/>
      </w:divBdr>
    </w:div>
    <w:div w:id="554512164">
      <w:bodyDiv w:val="1"/>
      <w:marLeft w:val="0"/>
      <w:marRight w:val="0"/>
      <w:marTop w:val="0"/>
      <w:marBottom w:val="0"/>
      <w:divBdr>
        <w:top w:val="none" w:sz="0" w:space="0" w:color="auto"/>
        <w:left w:val="none" w:sz="0" w:space="0" w:color="auto"/>
        <w:bottom w:val="none" w:sz="0" w:space="0" w:color="auto"/>
        <w:right w:val="none" w:sz="0" w:space="0" w:color="auto"/>
      </w:divBdr>
    </w:div>
    <w:div w:id="554514423">
      <w:bodyDiv w:val="1"/>
      <w:marLeft w:val="0"/>
      <w:marRight w:val="0"/>
      <w:marTop w:val="0"/>
      <w:marBottom w:val="0"/>
      <w:divBdr>
        <w:top w:val="none" w:sz="0" w:space="0" w:color="auto"/>
        <w:left w:val="none" w:sz="0" w:space="0" w:color="auto"/>
        <w:bottom w:val="none" w:sz="0" w:space="0" w:color="auto"/>
        <w:right w:val="none" w:sz="0" w:space="0" w:color="auto"/>
      </w:divBdr>
    </w:div>
    <w:div w:id="554659355">
      <w:bodyDiv w:val="1"/>
      <w:marLeft w:val="0"/>
      <w:marRight w:val="0"/>
      <w:marTop w:val="0"/>
      <w:marBottom w:val="0"/>
      <w:divBdr>
        <w:top w:val="none" w:sz="0" w:space="0" w:color="auto"/>
        <w:left w:val="none" w:sz="0" w:space="0" w:color="auto"/>
        <w:bottom w:val="none" w:sz="0" w:space="0" w:color="auto"/>
        <w:right w:val="none" w:sz="0" w:space="0" w:color="auto"/>
      </w:divBdr>
    </w:div>
    <w:div w:id="554851493">
      <w:bodyDiv w:val="1"/>
      <w:marLeft w:val="0"/>
      <w:marRight w:val="0"/>
      <w:marTop w:val="0"/>
      <w:marBottom w:val="0"/>
      <w:divBdr>
        <w:top w:val="none" w:sz="0" w:space="0" w:color="auto"/>
        <w:left w:val="none" w:sz="0" w:space="0" w:color="auto"/>
        <w:bottom w:val="none" w:sz="0" w:space="0" w:color="auto"/>
        <w:right w:val="none" w:sz="0" w:space="0" w:color="auto"/>
      </w:divBdr>
    </w:div>
    <w:div w:id="554858017">
      <w:bodyDiv w:val="1"/>
      <w:marLeft w:val="0"/>
      <w:marRight w:val="0"/>
      <w:marTop w:val="0"/>
      <w:marBottom w:val="0"/>
      <w:divBdr>
        <w:top w:val="none" w:sz="0" w:space="0" w:color="auto"/>
        <w:left w:val="none" w:sz="0" w:space="0" w:color="auto"/>
        <w:bottom w:val="none" w:sz="0" w:space="0" w:color="auto"/>
        <w:right w:val="none" w:sz="0" w:space="0" w:color="auto"/>
      </w:divBdr>
    </w:div>
    <w:div w:id="554977164">
      <w:bodyDiv w:val="1"/>
      <w:marLeft w:val="0"/>
      <w:marRight w:val="0"/>
      <w:marTop w:val="0"/>
      <w:marBottom w:val="0"/>
      <w:divBdr>
        <w:top w:val="none" w:sz="0" w:space="0" w:color="auto"/>
        <w:left w:val="none" w:sz="0" w:space="0" w:color="auto"/>
        <w:bottom w:val="none" w:sz="0" w:space="0" w:color="auto"/>
        <w:right w:val="none" w:sz="0" w:space="0" w:color="auto"/>
      </w:divBdr>
    </w:div>
    <w:div w:id="555051690">
      <w:bodyDiv w:val="1"/>
      <w:marLeft w:val="0"/>
      <w:marRight w:val="0"/>
      <w:marTop w:val="0"/>
      <w:marBottom w:val="0"/>
      <w:divBdr>
        <w:top w:val="none" w:sz="0" w:space="0" w:color="auto"/>
        <w:left w:val="none" w:sz="0" w:space="0" w:color="auto"/>
        <w:bottom w:val="none" w:sz="0" w:space="0" w:color="auto"/>
        <w:right w:val="none" w:sz="0" w:space="0" w:color="auto"/>
      </w:divBdr>
    </w:div>
    <w:div w:id="555163742">
      <w:bodyDiv w:val="1"/>
      <w:marLeft w:val="0"/>
      <w:marRight w:val="0"/>
      <w:marTop w:val="0"/>
      <w:marBottom w:val="0"/>
      <w:divBdr>
        <w:top w:val="none" w:sz="0" w:space="0" w:color="auto"/>
        <w:left w:val="none" w:sz="0" w:space="0" w:color="auto"/>
        <w:bottom w:val="none" w:sz="0" w:space="0" w:color="auto"/>
        <w:right w:val="none" w:sz="0" w:space="0" w:color="auto"/>
      </w:divBdr>
    </w:div>
    <w:div w:id="555168124">
      <w:bodyDiv w:val="1"/>
      <w:marLeft w:val="0"/>
      <w:marRight w:val="0"/>
      <w:marTop w:val="0"/>
      <w:marBottom w:val="0"/>
      <w:divBdr>
        <w:top w:val="none" w:sz="0" w:space="0" w:color="auto"/>
        <w:left w:val="none" w:sz="0" w:space="0" w:color="auto"/>
        <w:bottom w:val="none" w:sz="0" w:space="0" w:color="auto"/>
        <w:right w:val="none" w:sz="0" w:space="0" w:color="auto"/>
      </w:divBdr>
    </w:div>
    <w:div w:id="555237528">
      <w:bodyDiv w:val="1"/>
      <w:marLeft w:val="0"/>
      <w:marRight w:val="0"/>
      <w:marTop w:val="0"/>
      <w:marBottom w:val="0"/>
      <w:divBdr>
        <w:top w:val="none" w:sz="0" w:space="0" w:color="auto"/>
        <w:left w:val="none" w:sz="0" w:space="0" w:color="auto"/>
        <w:bottom w:val="none" w:sz="0" w:space="0" w:color="auto"/>
        <w:right w:val="none" w:sz="0" w:space="0" w:color="auto"/>
      </w:divBdr>
    </w:div>
    <w:div w:id="555240137">
      <w:bodyDiv w:val="1"/>
      <w:marLeft w:val="0"/>
      <w:marRight w:val="0"/>
      <w:marTop w:val="0"/>
      <w:marBottom w:val="0"/>
      <w:divBdr>
        <w:top w:val="none" w:sz="0" w:space="0" w:color="auto"/>
        <w:left w:val="none" w:sz="0" w:space="0" w:color="auto"/>
        <w:bottom w:val="none" w:sz="0" w:space="0" w:color="auto"/>
        <w:right w:val="none" w:sz="0" w:space="0" w:color="auto"/>
      </w:divBdr>
    </w:div>
    <w:div w:id="555430137">
      <w:bodyDiv w:val="1"/>
      <w:marLeft w:val="0"/>
      <w:marRight w:val="0"/>
      <w:marTop w:val="0"/>
      <w:marBottom w:val="0"/>
      <w:divBdr>
        <w:top w:val="none" w:sz="0" w:space="0" w:color="auto"/>
        <w:left w:val="none" w:sz="0" w:space="0" w:color="auto"/>
        <w:bottom w:val="none" w:sz="0" w:space="0" w:color="auto"/>
        <w:right w:val="none" w:sz="0" w:space="0" w:color="auto"/>
      </w:divBdr>
    </w:div>
    <w:div w:id="555512895">
      <w:bodyDiv w:val="1"/>
      <w:marLeft w:val="0"/>
      <w:marRight w:val="0"/>
      <w:marTop w:val="0"/>
      <w:marBottom w:val="0"/>
      <w:divBdr>
        <w:top w:val="none" w:sz="0" w:space="0" w:color="auto"/>
        <w:left w:val="none" w:sz="0" w:space="0" w:color="auto"/>
        <w:bottom w:val="none" w:sz="0" w:space="0" w:color="auto"/>
        <w:right w:val="none" w:sz="0" w:space="0" w:color="auto"/>
      </w:divBdr>
    </w:div>
    <w:div w:id="555551252">
      <w:bodyDiv w:val="1"/>
      <w:marLeft w:val="0"/>
      <w:marRight w:val="0"/>
      <w:marTop w:val="0"/>
      <w:marBottom w:val="0"/>
      <w:divBdr>
        <w:top w:val="none" w:sz="0" w:space="0" w:color="auto"/>
        <w:left w:val="none" w:sz="0" w:space="0" w:color="auto"/>
        <w:bottom w:val="none" w:sz="0" w:space="0" w:color="auto"/>
        <w:right w:val="none" w:sz="0" w:space="0" w:color="auto"/>
      </w:divBdr>
    </w:div>
    <w:div w:id="555630884">
      <w:bodyDiv w:val="1"/>
      <w:marLeft w:val="0"/>
      <w:marRight w:val="0"/>
      <w:marTop w:val="0"/>
      <w:marBottom w:val="0"/>
      <w:divBdr>
        <w:top w:val="none" w:sz="0" w:space="0" w:color="auto"/>
        <w:left w:val="none" w:sz="0" w:space="0" w:color="auto"/>
        <w:bottom w:val="none" w:sz="0" w:space="0" w:color="auto"/>
        <w:right w:val="none" w:sz="0" w:space="0" w:color="auto"/>
      </w:divBdr>
    </w:div>
    <w:div w:id="555705427">
      <w:bodyDiv w:val="1"/>
      <w:marLeft w:val="0"/>
      <w:marRight w:val="0"/>
      <w:marTop w:val="0"/>
      <w:marBottom w:val="0"/>
      <w:divBdr>
        <w:top w:val="none" w:sz="0" w:space="0" w:color="auto"/>
        <w:left w:val="none" w:sz="0" w:space="0" w:color="auto"/>
        <w:bottom w:val="none" w:sz="0" w:space="0" w:color="auto"/>
        <w:right w:val="none" w:sz="0" w:space="0" w:color="auto"/>
      </w:divBdr>
    </w:div>
    <w:div w:id="555894497">
      <w:bodyDiv w:val="1"/>
      <w:marLeft w:val="0"/>
      <w:marRight w:val="0"/>
      <w:marTop w:val="0"/>
      <w:marBottom w:val="0"/>
      <w:divBdr>
        <w:top w:val="none" w:sz="0" w:space="0" w:color="auto"/>
        <w:left w:val="none" w:sz="0" w:space="0" w:color="auto"/>
        <w:bottom w:val="none" w:sz="0" w:space="0" w:color="auto"/>
        <w:right w:val="none" w:sz="0" w:space="0" w:color="auto"/>
      </w:divBdr>
    </w:div>
    <w:div w:id="555967021">
      <w:bodyDiv w:val="1"/>
      <w:marLeft w:val="0"/>
      <w:marRight w:val="0"/>
      <w:marTop w:val="0"/>
      <w:marBottom w:val="0"/>
      <w:divBdr>
        <w:top w:val="none" w:sz="0" w:space="0" w:color="auto"/>
        <w:left w:val="none" w:sz="0" w:space="0" w:color="auto"/>
        <w:bottom w:val="none" w:sz="0" w:space="0" w:color="auto"/>
        <w:right w:val="none" w:sz="0" w:space="0" w:color="auto"/>
      </w:divBdr>
    </w:div>
    <w:div w:id="555970468">
      <w:bodyDiv w:val="1"/>
      <w:marLeft w:val="0"/>
      <w:marRight w:val="0"/>
      <w:marTop w:val="0"/>
      <w:marBottom w:val="0"/>
      <w:divBdr>
        <w:top w:val="none" w:sz="0" w:space="0" w:color="auto"/>
        <w:left w:val="none" w:sz="0" w:space="0" w:color="auto"/>
        <w:bottom w:val="none" w:sz="0" w:space="0" w:color="auto"/>
        <w:right w:val="none" w:sz="0" w:space="0" w:color="auto"/>
      </w:divBdr>
    </w:div>
    <w:div w:id="556015881">
      <w:bodyDiv w:val="1"/>
      <w:marLeft w:val="0"/>
      <w:marRight w:val="0"/>
      <w:marTop w:val="0"/>
      <w:marBottom w:val="0"/>
      <w:divBdr>
        <w:top w:val="none" w:sz="0" w:space="0" w:color="auto"/>
        <w:left w:val="none" w:sz="0" w:space="0" w:color="auto"/>
        <w:bottom w:val="none" w:sz="0" w:space="0" w:color="auto"/>
        <w:right w:val="none" w:sz="0" w:space="0" w:color="auto"/>
      </w:divBdr>
    </w:div>
    <w:div w:id="556017961">
      <w:bodyDiv w:val="1"/>
      <w:marLeft w:val="0"/>
      <w:marRight w:val="0"/>
      <w:marTop w:val="0"/>
      <w:marBottom w:val="0"/>
      <w:divBdr>
        <w:top w:val="none" w:sz="0" w:space="0" w:color="auto"/>
        <w:left w:val="none" w:sz="0" w:space="0" w:color="auto"/>
        <w:bottom w:val="none" w:sz="0" w:space="0" w:color="auto"/>
        <w:right w:val="none" w:sz="0" w:space="0" w:color="auto"/>
      </w:divBdr>
    </w:div>
    <w:div w:id="556160781">
      <w:bodyDiv w:val="1"/>
      <w:marLeft w:val="0"/>
      <w:marRight w:val="0"/>
      <w:marTop w:val="0"/>
      <w:marBottom w:val="0"/>
      <w:divBdr>
        <w:top w:val="none" w:sz="0" w:space="0" w:color="auto"/>
        <w:left w:val="none" w:sz="0" w:space="0" w:color="auto"/>
        <w:bottom w:val="none" w:sz="0" w:space="0" w:color="auto"/>
        <w:right w:val="none" w:sz="0" w:space="0" w:color="auto"/>
      </w:divBdr>
    </w:div>
    <w:div w:id="556161909">
      <w:bodyDiv w:val="1"/>
      <w:marLeft w:val="0"/>
      <w:marRight w:val="0"/>
      <w:marTop w:val="0"/>
      <w:marBottom w:val="0"/>
      <w:divBdr>
        <w:top w:val="none" w:sz="0" w:space="0" w:color="auto"/>
        <w:left w:val="none" w:sz="0" w:space="0" w:color="auto"/>
        <w:bottom w:val="none" w:sz="0" w:space="0" w:color="auto"/>
        <w:right w:val="none" w:sz="0" w:space="0" w:color="auto"/>
      </w:divBdr>
    </w:div>
    <w:div w:id="556360492">
      <w:bodyDiv w:val="1"/>
      <w:marLeft w:val="0"/>
      <w:marRight w:val="0"/>
      <w:marTop w:val="0"/>
      <w:marBottom w:val="0"/>
      <w:divBdr>
        <w:top w:val="none" w:sz="0" w:space="0" w:color="auto"/>
        <w:left w:val="none" w:sz="0" w:space="0" w:color="auto"/>
        <w:bottom w:val="none" w:sz="0" w:space="0" w:color="auto"/>
        <w:right w:val="none" w:sz="0" w:space="0" w:color="auto"/>
      </w:divBdr>
    </w:div>
    <w:div w:id="556472378">
      <w:bodyDiv w:val="1"/>
      <w:marLeft w:val="0"/>
      <w:marRight w:val="0"/>
      <w:marTop w:val="0"/>
      <w:marBottom w:val="0"/>
      <w:divBdr>
        <w:top w:val="none" w:sz="0" w:space="0" w:color="auto"/>
        <w:left w:val="none" w:sz="0" w:space="0" w:color="auto"/>
        <w:bottom w:val="none" w:sz="0" w:space="0" w:color="auto"/>
        <w:right w:val="none" w:sz="0" w:space="0" w:color="auto"/>
      </w:divBdr>
    </w:div>
    <w:div w:id="556629351">
      <w:bodyDiv w:val="1"/>
      <w:marLeft w:val="0"/>
      <w:marRight w:val="0"/>
      <w:marTop w:val="0"/>
      <w:marBottom w:val="0"/>
      <w:divBdr>
        <w:top w:val="none" w:sz="0" w:space="0" w:color="auto"/>
        <w:left w:val="none" w:sz="0" w:space="0" w:color="auto"/>
        <w:bottom w:val="none" w:sz="0" w:space="0" w:color="auto"/>
        <w:right w:val="none" w:sz="0" w:space="0" w:color="auto"/>
      </w:divBdr>
    </w:div>
    <w:div w:id="556741958">
      <w:bodyDiv w:val="1"/>
      <w:marLeft w:val="0"/>
      <w:marRight w:val="0"/>
      <w:marTop w:val="0"/>
      <w:marBottom w:val="0"/>
      <w:divBdr>
        <w:top w:val="none" w:sz="0" w:space="0" w:color="auto"/>
        <w:left w:val="none" w:sz="0" w:space="0" w:color="auto"/>
        <w:bottom w:val="none" w:sz="0" w:space="0" w:color="auto"/>
        <w:right w:val="none" w:sz="0" w:space="0" w:color="auto"/>
      </w:divBdr>
    </w:div>
    <w:div w:id="556824780">
      <w:bodyDiv w:val="1"/>
      <w:marLeft w:val="0"/>
      <w:marRight w:val="0"/>
      <w:marTop w:val="0"/>
      <w:marBottom w:val="0"/>
      <w:divBdr>
        <w:top w:val="none" w:sz="0" w:space="0" w:color="auto"/>
        <w:left w:val="none" w:sz="0" w:space="0" w:color="auto"/>
        <w:bottom w:val="none" w:sz="0" w:space="0" w:color="auto"/>
        <w:right w:val="none" w:sz="0" w:space="0" w:color="auto"/>
      </w:divBdr>
    </w:div>
    <w:div w:id="556942456">
      <w:bodyDiv w:val="1"/>
      <w:marLeft w:val="0"/>
      <w:marRight w:val="0"/>
      <w:marTop w:val="0"/>
      <w:marBottom w:val="0"/>
      <w:divBdr>
        <w:top w:val="none" w:sz="0" w:space="0" w:color="auto"/>
        <w:left w:val="none" w:sz="0" w:space="0" w:color="auto"/>
        <w:bottom w:val="none" w:sz="0" w:space="0" w:color="auto"/>
        <w:right w:val="none" w:sz="0" w:space="0" w:color="auto"/>
      </w:divBdr>
    </w:div>
    <w:div w:id="557207674">
      <w:bodyDiv w:val="1"/>
      <w:marLeft w:val="0"/>
      <w:marRight w:val="0"/>
      <w:marTop w:val="0"/>
      <w:marBottom w:val="0"/>
      <w:divBdr>
        <w:top w:val="none" w:sz="0" w:space="0" w:color="auto"/>
        <w:left w:val="none" w:sz="0" w:space="0" w:color="auto"/>
        <w:bottom w:val="none" w:sz="0" w:space="0" w:color="auto"/>
        <w:right w:val="none" w:sz="0" w:space="0" w:color="auto"/>
      </w:divBdr>
    </w:div>
    <w:div w:id="557400105">
      <w:bodyDiv w:val="1"/>
      <w:marLeft w:val="0"/>
      <w:marRight w:val="0"/>
      <w:marTop w:val="0"/>
      <w:marBottom w:val="0"/>
      <w:divBdr>
        <w:top w:val="none" w:sz="0" w:space="0" w:color="auto"/>
        <w:left w:val="none" w:sz="0" w:space="0" w:color="auto"/>
        <w:bottom w:val="none" w:sz="0" w:space="0" w:color="auto"/>
        <w:right w:val="none" w:sz="0" w:space="0" w:color="auto"/>
      </w:divBdr>
    </w:div>
    <w:div w:id="557401268">
      <w:bodyDiv w:val="1"/>
      <w:marLeft w:val="0"/>
      <w:marRight w:val="0"/>
      <w:marTop w:val="0"/>
      <w:marBottom w:val="0"/>
      <w:divBdr>
        <w:top w:val="none" w:sz="0" w:space="0" w:color="auto"/>
        <w:left w:val="none" w:sz="0" w:space="0" w:color="auto"/>
        <w:bottom w:val="none" w:sz="0" w:space="0" w:color="auto"/>
        <w:right w:val="none" w:sz="0" w:space="0" w:color="auto"/>
      </w:divBdr>
    </w:div>
    <w:div w:id="557476057">
      <w:bodyDiv w:val="1"/>
      <w:marLeft w:val="0"/>
      <w:marRight w:val="0"/>
      <w:marTop w:val="0"/>
      <w:marBottom w:val="0"/>
      <w:divBdr>
        <w:top w:val="none" w:sz="0" w:space="0" w:color="auto"/>
        <w:left w:val="none" w:sz="0" w:space="0" w:color="auto"/>
        <w:bottom w:val="none" w:sz="0" w:space="0" w:color="auto"/>
        <w:right w:val="none" w:sz="0" w:space="0" w:color="auto"/>
      </w:divBdr>
    </w:div>
    <w:div w:id="557782368">
      <w:bodyDiv w:val="1"/>
      <w:marLeft w:val="0"/>
      <w:marRight w:val="0"/>
      <w:marTop w:val="0"/>
      <w:marBottom w:val="0"/>
      <w:divBdr>
        <w:top w:val="none" w:sz="0" w:space="0" w:color="auto"/>
        <w:left w:val="none" w:sz="0" w:space="0" w:color="auto"/>
        <w:bottom w:val="none" w:sz="0" w:space="0" w:color="auto"/>
        <w:right w:val="none" w:sz="0" w:space="0" w:color="auto"/>
      </w:divBdr>
    </w:div>
    <w:div w:id="557860735">
      <w:bodyDiv w:val="1"/>
      <w:marLeft w:val="0"/>
      <w:marRight w:val="0"/>
      <w:marTop w:val="0"/>
      <w:marBottom w:val="0"/>
      <w:divBdr>
        <w:top w:val="none" w:sz="0" w:space="0" w:color="auto"/>
        <w:left w:val="none" w:sz="0" w:space="0" w:color="auto"/>
        <w:bottom w:val="none" w:sz="0" w:space="0" w:color="auto"/>
        <w:right w:val="none" w:sz="0" w:space="0" w:color="auto"/>
      </w:divBdr>
    </w:div>
    <w:div w:id="558247002">
      <w:bodyDiv w:val="1"/>
      <w:marLeft w:val="0"/>
      <w:marRight w:val="0"/>
      <w:marTop w:val="0"/>
      <w:marBottom w:val="0"/>
      <w:divBdr>
        <w:top w:val="none" w:sz="0" w:space="0" w:color="auto"/>
        <w:left w:val="none" w:sz="0" w:space="0" w:color="auto"/>
        <w:bottom w:val="none" w:sz="0" w:space="0" w:color="auto"/>
        <w:right w:val="none" w:sz="0" w:space="0" w:color="auto"/>
      </w:divBdr>
    </w:div>
    <w:div w:id="558396275">
      <w:bodyDiv w:val="1"/>
      <w:marLeft w:val="0"/>
      <w:marRight w:val="0"/>
      <w:marTop w:val="0"/>
      <w:marBottom w:val="0"/>
      <w:divBdr>
        <w:top w:val="none" w:sz="0" w:space="0" w:color="auto"/>
        <w:left w:val="none" w:sz="0" w:space="0" w:color="auto"/>
        <w:bottom w:val="none" w:sz="0" w:space="0" w:color="auto"/>
        <w:right w:val="none" w:sz="0" w:space="0" w:color="auto"/>
      </w:divBdr>
    </w:div>
    <w:div w:id="558437566">
      <w:bodyDiv w:val="1"/>
      <w:marLeft w:val="0"/>
      <w:marRight w:val="0"/>
      <w:marTop w:val="0"/>
      <w:marBottom w:val="0"/>
      <w:divBdr>
        <w:top w:val="none" w:sz="0" w:space="0" w:color="auto"/>
        <w:left w:val="none" w:sz="0" w:space="0" w:color="auto"/>
        <w:bottom w:val="none" w:sz="0" w:space="0" w:color="auto"/>
        <w:right w:val="none" w:sz="0" w:space="0" w:color="auto"/>
      </w:divBdr>
    </w:div>
    <w:div w:id="558825546">
      <w:bodyDiv w:val="1"/>
      <w:marLeft w:val="0"/>
      <w:marRight w:val="0"/>
      <w:marTop w:val="0"/>
      <w:marBottom w:val="0"/>
      <w:divBdr>
        <w:top w:val="none" w:sz="0" w:space="0" w:color="auto"/>
        <w:left w:val="none" w:sz="0" w:space="0" w:color="auto"/>
        <w:bottom w:val="none" w:sz="0" w:space="0" w:color="auto"/>
        <w:right w:val="none" w:sz="0" w:space="0" w:color="auto"/>
      </w:divBdr>
    </w:div>
    <w:div w:id="558826208">
      <w:bodyDiv w:val="1"/>
      <w:marLeft w:val="0"/>
      <w:marRight w:val="0"/>
      <w:marTop w:val="0"/>
      <w:marBottom w:val="0"/>
      <w:divBdr>
        <w:top w:val="none" w:sz="0" w:space="0" w:color="auto"/>
        <w:left w:val="none" w:sz="0" w:space="0" w:color="auto"/>
        <w:bottom w:val="none" w:sz="0" w:space="0" w:color="auto"/>
        <w:right w:val="none" w:sz="0" w:space="0" w:color="auto"/>
      </w:divBdr>
    </w:div>
    <w:div w:id="558979928">
      <w:bodyDiv w:val="1"/>
      <w:marLeft w:val="0"/>
      <w:marRight w:val="0"/>
      <w:marTop w:val="0"/>
      <w:marBottom w:val="0"/>
      <w:divBdr>
        <w:top w:val="none" w:sz="0" w:space="0" w:color="auto"/>
        <w:left w:val="none" w:sz="0" w:space="0" w:color="auto"/>
        <w:bottom w:val="none" w:sz="0" w:space="0" w:color="auto"/>
        <w:right w:val="none" w:sz="0" w:space="0" w:color="auto"/>
      </w:divBdr>
    </w:div>
    <w:div w:id="559174987">
      <w:bodyDiv w:val="1"/>
      <w:marLeft w:val="0"/>
      <w:marRight w:val="0"/>
      <w:marTop w:val="0"/>
      <w:marBottom w:val="0"/>
      <w:divBdr>
        <w:top w:val="none" w:sz="0" w:space="0" w:color="auto"/>
        <w:left w:val="none" w:sz="0" w:space="0" w:color="auto"/>
        <w:bottom w:val="none" w:sz="0" w:space="0" w:color="auto"/>
        <w:right w:val="none" w:sz="0" w:space="0" w:color="auto"/>
      </w:divBdr>
    </w:div>
    <w:div w:id="559291377">
      <w:bodyDiv w:val="1"/>
      <w:marLeft w:val="0"/>
      <w:marRight w:val="0"/>
      <w:marTop w:val="0"/>
      <w:marBottom w:val="0"/>
      <w:divBdr>
        <w:top w:val="none" w:sz="0" w:space="0" w:color="auto"/>
        <w:left w:val="none" w:sz="0" w:space="0" w:color="auto"/>
        <w:bottom w:val="none" w:sz="0" w:space="0" w:color="auto"/>
        <w:right w:val="none" w:sz="0" w:space="0" w:color="auto"/>
      </w:divBdr>
    </w:div>
    <w:div w:id="559481402">
      <w:bodyDiv w:val="1"/>
      <w:marLeft w:val="0"/>
      <w:marRight w:val="0"/>
      <w:marTop w:val="0"/>
      <w:marBottom w:val="0"/>
      <w:divBdr>
        <w:top w:val="none" w:sz="0" w:space="0" w:color="auto"/>
        <w:left w:val="none" w:sz="0" w:space="0" w:color="auto"/>
        <w:bottom w:val="none" w:sz="0" w:space="0" w:color="auto"/>
        <w:right w:val="none" w:sz="0" w:space="0" w:color="auto"/>
      </w:divBdr>
    </w:div>
    <w:div w:id="559484517">
      <w:bodyDiv w:val="1"/>
      <w:marLeft w:val="0"/>
      <w:marRight w:val="0"/>
      <w:marTop w:val="0"/>
      <w:marBottom w:val="0"/>
      <w:divBdr>
        <w:top w:val="none" w:sz="0" w:space="0" w:color="auto"/>
        <w:left w:val="none" w:sz="0" w:space="0" w:color="auto"/>
        <w:bottom w:val="none" w:sz="0" w:space="0" w:color="auto"/>
        <w:right w:val="none" w:sz="0" w:space="0" w:color="auto"/>
      </w:divBdr>
    </w:div>
    <w:div w:id="559562337">
      <w:bodyDiv w:val="1"/>
      <w:marLeft w:val="0"/>
      <w:marRight w:val="0"/>
      <w:marTop w:val="0"/>
      <w:marBottom w:val="0"/>
      <w:divBdr>
        <w:top w:val="none" w:sz="0" w:space="0" w:color="auto"/>
        <w:left w:val="none" w:sz="0" w:space="0" w:color="auto"/>
        <w:bottom w:val="none" w:sz="0" w:space="0" w:color="auto"/>
        <w:right w:val="none" w:sz="0" w:space="0" w:color="auto"/>
      </w:divBdr>
    </w:div>
    <w:div w:id="559634933">
      <w:bodyDiv w:val="1"/>
      <w:marLeft w:val="0"/>
      <w:marRight w:val="0"/>
      <w:marTop w:val="0"/>
      <w:marBottom w:val="0"/>
      <w:divBdr>
        <w:top w:val="none" w:sz="0" w:space="0" w:color="auto"/>
        <w:left w:val="none" w:sz="0" w:space="0" w:color="auto"/>
        <w:bottom w:val="none" w:sz="0" w:space="0" w:color="auto"/>
        <w:right w:val="none" w:sz="0" w:space="0" w:color="auto"/>
      </w:divBdr>
    </w:div>
    <w:div w:id="559755624">
      <w:bodyDiv w:val="1"/>
      <w:marLeft w:val="0"/>
      <w:marRight w:val="0"/>
      <w:marTop w:val="0"/>
      <w:marBottom w:val="0"/>
      <w:divBdr>
        <w:top w:val="none" w:sz="0" w:space="0" w:color="auto"/>
        <w:left w:val="none" w:sz="0" w:space="0" w:color="auto"/>
        <w:bottom w:val="none" w:sz="0" w:space="0" w:color="auto"/>
        <w:right w:val="none" w:sz="0" w:space="0" w:color="auto"/>
      </w:divBdr>
    </w:div>
    <w:div w:id="560025946">
      <w:bodyDiv w:val="1"/>
      <w:marLeft w:val="0"/>
      <w:marRight w:val="0"/>
      <w:marTop w:val="0"/>
      <w:marBottom w:val="0"/>
      <w:divBdr>
        <w:top w:val="none" w:sz="0" w:space="0" w:color="auto"/>
        <w:left w:val="none" w:sz="0" w:space="0" w:color="auto"/>
        <w:bottom w:val="none" w:sz="0" w:space="0" w:color="auto"/>
        <w:right w:val="none" w:sz="0" w:space="0" w:color="auto"/>
      </w:divBdr>
    </w:div>
    <w:div w:id="560143139">
      <w:bodyDiv w:val="1"/>
      <w:marLeft w:val="0"/>
      <w:marRight w:val="0"/>
      <w:marTop w:val="0"/>
      <w:marBottom w:val="0"/>
      <w:divBdr>
        <w:top w:val="none" w:sz="0" w:space="0" w:color="auto"/>
        <w:left w:val="none" w:sz="0" w:space="0" w:color="auto"/>
        <w:bottom w:val="none" w:sz="0" w:space="0" w:color="auto"/>
        <w:right w:val="none" w:sz="0" w:space="0" w:color="auto"/>
      </w:divBdr>
    </w:div>
    <w:div w:id="560168000">
      <w:bodyDiv w:val="1"/>
      <w:marLeft w:val="0"/>
      <w:marRight w:val="0"/>
      <w:marTop w:val="0"/>
      <w:marBottom w:val="0"/>
      <w:divBdr>
        <w:top w:val="none" w:sz="0" w:space="0" w:color="auto"/>
        <w:left w:val="none" w:sz="0" w:space="0" w:color="auto"/>
        <w:bottom w:val="none" w:sz="0" w:space="0" w:color="auto"/>
        <w:right w:val="none" w:sz="0" w:space="0" w:color="auto"/>
      </w:divBdr>
    </w:div>
    <w:div w:id="560407968">
      <w:bodyDiv w:val="1"/>
      <w:marLeft w:val="0"/>
      <w:marRight w:val="0"/>
      <w:marTop w:val="0"/>
      <w:marBottom w:val="0"/>
      <w:divBdr>
        <w:top w:val="none" w:sz="0" w:space="0" w:color="auto"/>
        <w:left w:val="none" w:sz="0" w:space="0" w:color="auto"/>
        <w:bottom w:val="none" w:sz="0" w:space="0" w:color="auto"/>
        <w:right w:val="none" w:sz="0" w:space="0" w:color="auto"/>
      </w:divBdr>
    </w:div>
    <w:div w:id="560561803">
      <w:bodyDiv w:val="1"/>
      <w:marLeft w:val="0"/>
      <w:marRight w:val="0"/>
      <w:marTop w:val="0"/>
      <w:marBottom w:val="0"/>
      <w:divBdr>
        <w:top w:val="none" w:sz="0" w:space="0" w:color="auto"/>
        <w:left w:val="none" w:sz="0" w:space="0" w:color="auto"/>
        <w:bottom w:val="none" w:sz="0" w:space="0" w:color="auto"/>
        <w:right w:val="none" w:sz="0" w:space="0" w:color="auto"/>
      </w:divBdr>
    </w:div>
    <w:div w:id="561447136">
      <w:bodyDiv w:val="1"/>
      <w:marLeft w:val="0"/>
      <w:marRight w:val="0"/>
      <w:marTop w:val="0"/>
      <w:marBottom w:val="0"/>
      <w:divBdr>
        <w:top w:val="none" w:sz="0" w:space="0" w:color="auto"/>
        <w:left w:val="none" w:sz="0" w:space="0" w:color="auto"/>
        <w:bottom w:val="none" w:sz="0" w:space="0" w:color="auto"/>
        <w:right w:val="none" w:sz="0" w:space="0" w:color="auto"/>
      </w:divBdr>
    </w:div>
    <w:div w:id="561675419">
      <w:bodyDiv w:val="1"/>
      <w:marLeft w:val="0"/>
      <w:marRight w:val="0"/>
      <w:marTop w:val="0"/>
      <w:marBottom w:val="0"/>
      <w:divBdr>
        <w:top w:val="none" w:sz="0" w:space="0" w:color="auto"/>
        <w:left w:val="none" w:sz="0" w:space="0" w:color="auto"/>
        <w:bottom w:val="none" w:sz="0" w:space="0" w:color="auto"/>
        <w:right w:val="none" w:sz="0" w:space="0" w:color="auto"/>
      </w:divBdr>
    </w:div>
    <w:div w:id="561985431">
      <w:bodyDiv w:val="1"/>
      <w:marLeft w:val="0"/>
      <w:marRight w:val="0"/>
      <w:marTop w:val="0"/>
      <w:marBottom w:val="0"/>
      <w:divBdr>
        <w:top w:val="none" w:sz="0" w:space="0" w:color="auto"/>
        <w:left w:val="none" w:sz="0" w:space="0" w:color="auto"/>
        <w:bottom w:val="none" w:sz="0" w:space="0" w:color="auto"/>
        <w:right w:val="none" w:sz="0" w:space="0" w:color="auto"/>
      </w:divBdr>
    </w:div>
    <w:div w:id="562133062">
      <w:bodyDiv w:val="1"/>
      <w:marLeft w:val="0"/>
      <w:marRight w:val="0"/>
      <w:marTop w:val="0"/>
      <w:marBottom w:val="0"/>
      <w:divBdr>
        <w:top w:val="none" w:sz="0" w:space="0" w:color="auto"/>
        <w:left w:val="none" w:sz="0" w:space="0" w:color="auto"/>
        <w:bottom w:val="none" w:sz="0" w:space="0" w:color="auto"/>
        <w:right w:val="none" w:sz="0" w:space="0" w:color="auto"/>
      </w:divBdr>
    </w:div>
    <w:div w:id="562134861">
      <w:bodyDiv w:val="1"/>
      <w:marLeft w:val="0"/>
      <w:marRight w:val="0"/>
      <w:marTop w:val="0"/>
      <w:marBottom w:val="0"/>
      <w:divBdr>
        <w:top w:val="none" w:sz="0" w:space="0" w:color="auto"/>
        <w:left w:val="none" w:sz="0" w:space="0" w:color="auto"/>
        <w:bottom w:val="none" w:sz="0" w:space="0" w:color="auto"/>
        <w:right w:val="none" w:sz="0" w:space="0" w:color="auto"/>
      </w:divBdr>
    </w:div>
    <w:div w:id="562181738">
      <w:bodyDiv w:val="1"/>
      <w:marLeft w:val="0"/>
      <w:marRight w:val="0"/>
      <w:marTop w:val="0"/>
      <w:marBottom w:val="0"/>
      <w:divBdr>
        <w:top w:val="none" w:sz="0" w:space="0" w:color="auto"/>
        <w:left w:val="none" w:sz="0" w:space="0" w:color="auto"/>
        <w:bottom w:val="none" w:sz="0" w:space="0" w:color="auto"/>
        <w:right w:val="none" w:sz="0" w:space="0" w:color="auto"/>
      </w:divBdr>
    </w:div>
    <w:div w:id="562181742">
      <w:bodyDiv w:val="1"/>
      <w:marLeft w:val="0"/>
      <w:marRight w:val="0"/>
      <w:marTop w:val="0"/>
      <w:marBottom w:val="0"/>
      <w:divBdr>
        <w:top w:val="none" w:sz="0" w:space="0" w:color="auto"/>
        <w:left w:val="none" w:sz="0" w:space="0" w:color="auto"/>
        <w:bottom w:val="none" w:sz="0" w:space="0" w:color="auto"/>
        <w:right w:val="none" w:sz="0" w:space="0" w:color="auto"/>
      </w:divBdr>
    </w:div>
    <w:div w:id="562449641">
      <w:bodyDiv w:val="1"/>
      <w:marLeft w:val="0"/>
      <w:marRight w:val="0"/>
      <w:marTop w:val="0"/>
      <w:marBottom w:val="0"/>
      <w:divBdr>
        <w:top w:val="none" w:sz="0" w:space="0" w:color="auto"/>
        <w:left w:val="none" w:sz="0" w:space="0" w:color="auto"/>
        <w:bottom w:val="none" w:sz="0" w:space="0" w:color="auto"/>
        <w:right w:val="none" w:sz="0" w:space="0" w:color="auto"/>
      </w:divBdr>
    </w:div>
    <w:div w:id="562526923">
      <w:bodyDiv w:val="1"/>
      <w:marLeft w:val="0"/>
      <w:marRight w:val="0"/>
      <w:marTop w:val="0"/>
      <w:marBottom w:val="0"/>
      <w:divBdr>
        <w:top w:val="none" w:sz="0" w:space="0" w:color="auto"/>
        <w:left w:val="none" w:sz="0" w:space="0" w:color="auto"/>
        <w:bottom w:val="none" w:sz="0" w:space="0" w:color="auto"/>
        <w:right w:val="none" w:sz="0" w:space="0" w:color="auto"/>
      </w:divBdr>
    </w:div>
    <w:div w:id="562568728">
      <w:bodyDiv w:val="1"/>
      <w:marLeft w:val="0"/>
      <w:marRight w:val="0"/>
      <w:marTop w:val="0"/>
      <w:marBottom w:val="0"/>
      <w:divBdr>
        <w:top w:val="none" w:sz="0" w:space="0" w:color="auto"/>
        <w:left w:val="none" w:sz="0" w:space="0" w:color="auto"/>
        <w:bottom w:val="none" w:sz="0" w:space="0" w:color="auto"/>
        <w:right w:val="none" w:sz="0" w:space="0" w:color="auto"/>
      </w:divBdr>
    </w:div>
    <w:div w:id="562643362">
      <w:bodyDiv w:val="1"/>
      <w:marLeft w:val="0"/>
      <w:marRight w:val="0"/>
      <w:marTop w:val="0"/>
      <w:marBottom w:val="0"/>
      <w:divBdr>
        <w:top w:val="none" w:sz="0" w:space="0" w:color="auto"/>
        <w:left w:val="none" w:sz="0" w:space="0" w:color="auto"/>
        <w:bottom w:val="none" w:sz="0" w:space="0" w:color="auto"/>
        <w:right w:val="none" w:sz="0" w:space="0" w:color="auto"/>
      </w:divBdr>
    </w:div>
    <w:div w:id="562837967">
      <w:bodyDiv w:val="1"/>
      <w:marLeft w:val="0"/>
      <w:marRight w:val="0"/>
      <w:marTop w:val="0"/>
      <w:marBottom w:val="0"/>
      <w:divBdr>
        <w:top w:val="none" w:sz="0" w:space="0" w:color="auto"/>
        <w:left w:val="none" w:sz="0" w:space="0" w:color="auto"/>
        <w:bottom w:val="none" w:sz="0" w:space="0" w:color="auto"/>
        <w:right w:val="none" w:sz="0" w:space="0" w:color="auto"/>
      </w:divBdr>
    </w:div>
    <w:div w:id="562956200">
      <w:bodyDiv w:val="1"/>
      <w:marLeft w:val="0"/>
      <w:marRight w:val="0"/>
      <w:marTop w:val="0"/>
      <w:marBottom w:val="0"/>
      <w:divBdr>
        <w:top w:val="none" w:sz="0" w:space="0" w:color="auto"/>
        <w:left w:val="none" w:sz="0" w:space="0" w:color="auto"/>
        <w:bottom w:val="none" w:sz="0" w:space="0" w:color="auto"/>
        <w:right w:val="none" w:sz="0" w:space="0" w:color="auto"/>
      </w:divBdr>
    </w:div>
    <w:div w:id="562957980">
      <w:bodyDiv w:val="1"/>
      <w:marLeft w:val="0"/>
      <w:marRight w:val="0"/>
      <w:marTop w:val="0"/>
      <w:marBottom w:val="0"/>
      <w:divBdr>
        <w:top w:val="none" w:sz="0" w:space="0" w:color="auto"/>
        <w:left w:val="none" w:sz="0" w:space="0" w:color="auto"/>
        <w:bottom w:val="none" w:sz="0" w:space="0" w:color="auto"/>
        <w:right w:val="none" w:sz="0" w:space="0" w:color="auto"/>
      </w:divBdr>
    </w:div>
    <w:div w:id="563028633">
      <w:bodyDiv w:val="1"/>
      <w:marLeft w:val="0"/>
      <w:marRight w:val="0"/>
      <w:marTop w:val="0"/>
      <w:marBottom w:val="0"/>
      <w:divBdr>
        <w:top w:val="none" w:sz="0" w:space="0" w:color="auto"/>
        <w:left w:val="none" w:sz="0" w:space="0" w:color="auto"/>
        <w:bottom w:val="none" w:sz="0" w:space="0" w:color="auto"/>
        <w:right w:val="none" w:sz="0" w:space="0" w:color="auto"/>
      </w:divBdr>
    </w:div>
    <w:div w:id="563031795">
      <w:bodyDiv w:val="1"/>
      <w:marLeft w:val="0"/>
      <w:marRight w:val="0"/>
      <w:marTop w:val="0"/>
      <w:marBottom w:val="0"/>
      <w:divBdr>
        <w:top w:val="none" w:sz="0" w:space="0" w:color="auto"/>
        <w:left w:val="none" w:sz="0" w:space="0" w:color="auto"/>
        <w:bottom w:val="none" w:sz="0" w:space="0" w:color="auto"/>
        <w:right w:val="none" w:sz="0" w:space="0" w:color="auto"/>
      </w:divBdr>
    </w:div>
    <w:div w:id="563150868">
      <w:bodyDiv w:val="1"/>
      <w:marLeft w:val="0"/>
      <w:marRight w:val="0"/>
      <w:marTop w:val="0"/>
      <w:marBottom w:val="0"/>
      <w:divBdr>
        <w:top w:val="none" w:sz="0" w:space="0" w:color="auto"/>
        <w:left w:val="none" w:sz="0" w:space="0" w:color="auto"/>
        <w:bottom w:val="none" w:sz="0" w:space="0" w:color="auto"/>
        <w:right w:val="none" w:sz="0" w:space="0" w:color="auto"/>
      </w:divBdr>
    </w:div>
    <w:div w:id="563182070">
      <w:bodyDiv w:val="1"/>
      <w:marLeft w:val="0"/>
      <w:marRight w:val="0"/>
      <w:marTop w:val="0"/>
      <w:marBottom w:val="0"/>
      <w:divBdr>
        <w:top w:val="none" w:sz="0" w:space="0" w:color="auto"/>
        <w:left w:val="none" w:sz="0" w:space="0" w:color="auto"/>
        <w:bottom w:val="none" w:sz="0" w:space="0" w:color="auto"/>
        <w:right w:val="none" w:sz="0" w:space="0" w:color="auto"/>
      </w:divBdr>
    </w:div>
    <w:div w:id="563415739">
      <w:bodyDiv w:val="1"/>
      <w:marLeft w:val="0"/>
      <w:marRight w:val="0"/>
      <w:marTop w:val="0"/>
      <w:marBottom w:val="0"/>
      <w:divBdr>
        <w:top w:val="none" w:sz="0" w:space="0" w:color="auto"/>
        <w:left w:val="none" w:sz="0" w:space="0" w:color="auto"/>
        <w:bottom w:val="none" w:sz="0" w:space="0" w:color="auto"/>
        <w:right w:val="none" w:sz="0" w:space="0" w:color="auto"/>
      </w:divBdr>
    </w:div>
    <w:div w:id="563444881">
      <w:bodyDiv w:val="1"/>
      <w:marLeft w:val="0"/>
      <w:marRight w:val="0"/>
      <w:marTop w:val="0"/>
      <w:marBottom w:val="0"/>
      <w:divBdr>
        <w:top w:val="none" w:sz="0" w:space="0" w:color="auto"/>
        <w:left w:val="none" w:sz="0" w:space="0" w:color="auto"/>
        <w:bottom w:val="none" w:sz="0" w:space="0" w:color="auto"/>
        <w:right w:val="none" w:sz="0" w:space="0" w:color="auto"/>
      </w:divBdr>
    </w:div>
    <w:div w:id="563489064">
      <w:bodyDiv w:val="1"/>
      <w:marLeft w:val="0"/>
      <w:marRight w:val="0"/>
      <w:marTop w:val="0"/>
      <w:marBottom w:val="0"/>
      <w:divBdr>
        <w:top w:val="none" w:sz="0" w:space="0" w:color="auto"/>
        <w:left w:val="none" w:sz="0" w:space="0" w:color="auto"/>
        <w:bottom w:val="none" w:sz="0" w:space="0" w:color="auto"/>
        <w:right w:val="none" w:sz="0" w:space="0" w:color="auto"/>
      </w:divBdr>
    </w:div>
    <w:div w:id="563683953">
      <w:bodyDiv w:val="1"/>
      <w:marLeft w:val="0"/>
      <w:marRight w:val="0"/>
      <w:marTop w:val="0"/>
      <w:marBottom w:val="0"/>
      <w:divBdr>
        <w:top w:val="none" w:sz="0" w:space="0" w:color="auto"/>
        <w:left w:val="none" w:sz="0" w:space="0" w:color="auto"/>
        <w:bottom w:val="none" w:sz="0" w:space="0" w:color="auto"/>
        <w:right w:val="none" w:sz="0" w:space="0" w:color="auto"/>
      </w:divBdr>
    </w:div>
    <w:div w:id="563949099">
      <w:bodyDiv w:val="1"/>
      <w:marLeft w:val="0"/>
      <w:marRight w:val="0"/>
      <w:marTop w:val="0"/>
      <w:marBottom w:val="0"/>
      <w:divBdr>
        <w:top w:val="none" w:sz="0" w:space="0" w:color="auto"/>
        <w:left w:val="none" w:sz="0" w:space="0" w:color="auto"/>
        <w:bottom w:val="none" w:sz="0" w:space="0" w:color="auto"/>
        <w:right w:val="none" w:sz="0" w:space="0" w:color="auto"/>
      </w:divBdr>
    </w:div>
    <w:div w:id="564100274">
      <w:bodyDiv w:val="1"/>
      <w:marLeft w:val="0"/>
      <w:marRight w:val="0"/>
      <w:marTop w:val="0"/>
      <w:marBottom w:val="0"/>
      <w:divBdr>
        <w:top w:val="none" w:sz="0" w:space="0" w:color="auto"/>
        <w:left w:val="none" w:sz="0" w:space="0" w:color="auto"/>
        <w:bottom w:val="none" w:sz="0" w:space="0" w:color="auto"/>
        <w:right w:val="none" w:sz="0" w:space="0" w:color="auto"/>
      </w:divBdr>
    </w:div>
    <w:div w:id="564144444">
      <w:bodyDiv w:val="1"/>
      <w:marLeft w:val="0"/>
      <w:marRight w:val="0"/>
      <w:marTop w:val="0"/>
      <w:marBottom w:val="0"/>
      <w:divBdr>
        <w:top w:val="none" w:sz="0" w:space="0" w:color="auto"/>
        <w:left w:val="none" w:sz="0" w:space="0" w:color="auto"/>
        <w:bottom w:val="none" w:sz="0" w:space="0" w:color="auto"/>
        <w:right w:val="none" w:sz="0" w:space="0" w:color="auto"/>
      </w:divBdr>
    </w:div>
    <w:div w:id="564341358">
      <w:bodyDiv w:val="1"/>
      <w:marLeft w:val="0"/>
      <w:marRight w:val="0"/>
      <w:marTop w:val="0"/>
      <w:marBottom w:val="0"/>
      <w:divBdr>
        <w:top w:val="none" w:sz="0" w:space="0" w:color="auto"/>
        <w:left w:val="none" w:sz="0" w:space="0" w:color="auto"/>
        <w:bottom w:val="none" w:sz="0" w:space="0" w:color="auto"/>
        <w:right w:val="none" w:sz="0" w:space="0" w:color="auto"/>
      </w:divBdr>
    </w:div>
    <w:div w:id="564608733">
      <w:bodyDiv w:val="1"/>
      <w:marLeft w:val="0"/>
      <w:marRight w:val="0"/>
      <w:marTop w:val="0"/>
      <w:marBottom w:val="0"/>
      <w:divBdr>
        <w:top w:val="none" w:sz="0" w:space="0" w:color="auto"/>
        <w:left w:val="none" w:sz="0" w:space="0" w:color="auto"/>
        <w:bottom w:val="none" w:sz="0" w:space="0" w:color="auto"/>
        <w:right w:val="none" w:sz="0" w:space="0" w:color="auto"/>
      </w:divBdr>
    </w:div>
    <w:div w:id="564802697">
      <w:bodyDiv w:val="1"/>
      <w:marLeft w:val="0"/>
      <w:marRight w:val="0"/>
      <w:marTop w:val="0"/>
      <w:marBottom w:val="0"/>
      <w:divBdr>
        <w:top w:val="none" w:sz="0" w:space="0" w:color="auto"/>
        <w:left w:val="none" w:sz="0" w:space="0" w:color="auto"/>
        <w:bottom w:val="none" w:sz="0" w:space="0" w:color="auto"/>
        <w:right w:val="none" w:sz="0" w:space="0" w:color="auto"/>
      </w:divBdr>
    </w:div>
    <w:div w:id="564804402">
      <w:bodyDiv w:val="1"/>
      <w:marLeft w:val="0"/>
      <w:marRight w:val="0"/>
      <w:marTop w:val="0"/>
      <w:marBottom w:val="0"/>
      <w:divBdr>
        <w:top w:val="none" w:sz="0" w:space="0" w:color="auto"/>
        <w:left w:val="none" w:sz="0" w:space="0" w:color="auto"/>
        <w:bottom w:val="none" w:sz="0" w:space="0" w:color="auto"/>
        <w:right w:val="none" w:sz="0" w:space="0" w:color="auto"/>
      </w:divBdr>
    </w:div>
    <w:div w:id="565184650">
      <w:bodyDiv w:val="1"/>
      <w:marLeft w:val="0"/>
      <w:marRight w:val="0"/>
      <w:marTop w:val="0"/>
      <w:marBottom w:val="0"/>
      <w:divBdr>
        <w:top w:val="none" w:sz="0" w:space="0" w:color="auto"/>
        <w:left w:val="none" w:sz="0" w:space="0" w:color="auto"/>
        <w:bottom w:val="none" w:sz="0" w:space="0" w:color="auto"/>
        <w:right w:val="none" w:sz="0" w:space="0" w:color="auto"/>
      </w:divBdr>
    </w:div>
    <w:div w:id="565335916">
      <w:bodyDiv w:val="1"/>
      <w:marLeft w:val="0"/>
      <w:marRight w:val="0"/>
      <w:marTop w:val="0"/>
      <w:marBottom w:val="0"/>
      <w:divBdr>
        <w:top w:val="none" w:sz="0" w:space="0" w:color="auto"/>
        <w:left w:val="none" w:sz="0" w:space="0" w:color="auto"/>
        <w:bottom w:val="none" w:sz="0" w:space="0" w:color="auto"/>
        <w:right w:val="none" w:sz="0" w:space="0" w:color="auto"/>
      </w:divBdr>
    </w:div>
    <w:div w:id="565336099">
      <w:bodyDiv w:val="1"/>
      <w:marLeft w:val="0"/>
      <w:marRight w:val="0"/>
      <w:marTop w:val="0"/>
      <w:marBottom w:val="0"/>
      <w:divBdr>
        <w:top w:val="none" w:sz="0" w:space="0" w:color="auto"/>
        <w:left w:val="none" w:sz="0" w:space="0" w:color="auto"/>
        <w:bottom w:val="none" w:sz="0" w:space="0" w:color="auto"/>
        <w:right w:val="none" w:sz="0" w:space="0" w:color="auto"/>
      </w:divBdr>
    </w:div>
    <w:div w:id="565456645">
      <w:bodyDiv w:val="1"/>
      <w:marLeft w:val="0"/>
      <w:marRight w:val="0"/>
      <w:marTop w:val="0"/>
      <w:marBottom w:val="0"/>
      <w:divBdr>
        <w:top w:val="none" w:sz="0" w:space="0" w:color="auto"/>
        <w:left w:val="none" w:sz="0" w:space="0" w:color="auto"/>
        <w:bottom w:val="none" w:sz="0" w:space="0" w:color="auto"/>
        <w:right w:val="none" w:sz="0" w:space="0" w:color="auto"/>
      </w:divBdr>
    </w:div>
    <w:div w:id="565649987">
      <w:bodyDiv w:val="1"/>
      <w:marLeft w:val="0"/>
      <w:marRight w:val="0"/>
      <w:marTop w:val="0"/>
      <w:marBottom w:val="0"/>
      <w:divBdr>
        <w:top w:val="none" w:sz="0" w:space="0" w:color="auto"/>
        <w:left w:val="none" w:sz="0" w:space="0" w:color="auto"/>
        <w:bottom w:val="none" w:sz="0" w:space="0" w:color="auto"/>
        <w:right w:val="none" w:sz="0" w:space="0" w:color="auto"/>
      </w:divBdr>
    </w:div>
    <w:div w:id="565651714">
      <w:bodyDiv w:val="1"/>
      <w:marLeft w:val="0"/>
      <w:marRight w:val="0"/>
      <w:marTop w:val="0"/>
      <w:marBottom w:val="0"/>
      <w:divBdr>
        <w:top w:val="none" w:sz="0" w:space="0" w:color="auto"/>
        <w:left w:val="none" w:sz="0" w:space="0" w:color="auto"/>
        <w:bottom w:val="none" w:sz="0" w:space="0" w:color="auto"/>
        <w:right w:val="none" w:sz="0" w:space="0" w:color="auto"/>
      </w:divBdr>
    </w:div>
    <w:div w:id="565729178">
      <w:bodyDiv w:val="1"/>
      <w:marLeft w:val="0"/>
      <w:marRight w:val="0"/>
      <w:marTop w:val="0"/>
      <w:marBottom w:val="0"/>
      <w:divBdr>
        <w:top w:val="none" w:sz="0" w:space="0" w:color="auto"/>
        <w:left w:val="none" w:sz="0" w:space="0" w:color="auto"/>
        <w:bottom w:val="none" w:sz="0" w:space="0" w:color="auto"/>
        <w:right w:val="none" w:sz="0" w:space="0" w:color="auto"/>
      </w:divBdr>
    </w:div>
    <w:div w:id="565915930">
      <w:bodyDiv w:val="1"/>
      <w:marLeft w:val="0"/>
      <w:marRight w:val="0"/>
      <w:marTop w:val="0"/>
      <w:marBottom w:val="0"/>
      <w:divBdr>
        <w:top w:val="none" w:sz="0" w:space="0" w:color="auto"/>
        <w:left w:val="none" w:sz="0" w:space="0" w:color="auto"/>
        <w:bottom w:val="none" w:sz="0" w:space="0" w:color="auto"/>
        <w:right w:val="none" w:sz="0" w:space="0" w:color="auto"/>
      </w:divBdr>
    </w:div>
    <w:div w:id="566064557">
      <w:bodyDiv w:val="1"/>
      <w:marLeft w:val="0"/>
      <w:marRight w:val="0"/>
      <w:marTop w:val="0"/>
      <w:marBottom w:val="0"/>
      <w:divBdr>
        <w:top w:val="none" w:sz="0" w:space="0" w:color="auto"/>
        <w:left w:val="none" w:sz="0" w:space="0" w:color="auto"/>
        <w:bottom w:val="none" w:sz="0" w:space="0" w:color="auto"/>
        <w:right w:val="none" w:sz="0" w:space="0" w:color="auto"/>
      </w:divBdr>
    </w:div>
    <w:div w:id="566110214">
      <w:bodyDiv w:val="1"/>
      <w:marLeft w:val="0"/>
      <w:marRight w:val="0"/>
      <w:marTop w:val="0"/>
      <w:marBottom w:val="0"/>
      <w:divBdr>
        <w:top w:val="none" w:sz="0" w:space="0" w:color="auto"/>
        <w:left w:val="none" w:sz="0" w:space="0" w:color="auto"/>
        <w:bottom w:val="none" w:sz="0" w:space="0" w:color="auto"/>
        <w:right w:val="none" w:sz="0" w:space="0" w:color="auto"/>
      </w:divBdr>
    </w:div>
    <w:div w:id="566454977">
      <w:bodyDiv w:val="1"/>
      <w:marLeft w:val="0"/>
      <w:marRight w:val="0"/>
      <w:marTop w:val="0"/>
      <w:marBottom w:val="0"/>
      <w:divBdr>
        <w:top w:val="none" w:sz="0" w:space="0" w:color="auto"/>
        <w:left w:val="none" w:sz="0" w:space="0" w:color="auto"/>
        <w:bottom w:val="none" w:sz="0" w:space="0" w:color="auto"/>
        <w:right w:val="none" w:sz="0" w:space="0" w:color="auto"/>
      </w:divBdr>
    </w:div>
    <w:div w:id="566694507">
      <w:bodyDiv w:val="1"/>
      <w:marLeft w:val="0"/>
      <w:marRight w:val="0"/>
      <w:marTop w:val="0"/>
      <w:marBottom w:val="0"/>
      <w:divBdr>
        <w:top w:val="none" w:sz="0" w:space="0" w:color="auto"/>
        <w:left w:val="none" w:sz="0" w:space="0" w:color="auto"/>
        <w:bottom w:val="none" w:sz="0" w:space="0" w:color="auto"/>
        <w:right w:val="none" w:sz="0" w:space="0" w:color="auto"/>
      </w:divBdr>
    </w:div>
    <w:div w:id="566767232">
      <w:bodyDiv w:val="1"/>
      <w:marLeft w:val="0"/>
      <w:marRight w:val="0"/>
      <w:marTop w:val="0"/>
      <w:marBottom w:val="0"/>
      <w:divBdr>
        <w:top w:val="none" w:sz="0" w:space="0" w:color="auto"/>
        <w:left w:val="none" w:sz="0" w:space="0" w:color="auto"/>
        <w:bottom w:val="none" w:sz="0" w:space="0" w:color="auto"/>
        <w:right w:val="none" w:sz="0" w:space="0" w:color="auto"/>
      </w:divBdr>
    </w:div>
    <w:div w:id="566915712">
      <w:bodyDiv w:val="1"/>
      <w:marLeft w:val="0"/>
      <w:marRight w:val="0"/>
      <w:marTop w:val="0"/>
      <w:marBottom w:val="0"/>
      <w:divBdr>
        <w:top w:val="none" w:sz="0" w:space="0" w:color="auto"/>
        <w:left w:val="none" w:sz="0" w:space="0" w:color="auto"/>
        <w:bottom w:val="none" w:sz="0" w:space="0" w:color="auto"/>
        <w:right w:val="none" w:sz="0" w:space="0" w:color="auto"/>
      </w:divBdr>
    </w:div>
    <w:div w:id="566963564">
      <w:bodyDiv w:val="1"/>
      <w:marLeft w:val="0"/>
      <w:marRight w:val="0"/>
      <w:marTop w:val="0"/>
      <w:marBottom w:val="0"/>
      <w:divBdr>
        <w:top w:val="none" w:sz="0" w:space="0" w:color="auto"/>
        <w:left w:val="none" w:sz="0" w:space="0" w:color="auto"/>
        <w:bottom w:val="none" w:sz="0" w:space="0" w:color="auto"/>
        <w:right w:val="none" w:sz="0" w:space="0" w:color="auto"/>
      </w:divBdr>
    </w:div>
    <w:div w:id="567109172">
      <w:bodyDiv w:val="1"/>
      <w:marLeft w:val="0"/>
      <w:marRight w:val="0"/>
      <w:marTop w:val="0"/>
      <w:marBottom w:val="0"/>
      <w:divBdr>
        <w:top w:val="none" w:sz="0" w:space="0" w:color="auto"/>
        <w:left w:val="none" w:sz="0" w:space="0" w:color="auto"/>
        <w:bottom w:val="none" w:sz="0" w:space="0" w:color="auto"/>
        <w:right w:val="none" w:sz="0" w:space="0" w:color="auto"/>
      </w:divBdr>
    </w:div>
    <w:div w:id="567111050">
      <w:bodyDiv w:val="1"/>
      <w:marLeft w:val="0"/>
      <w:marRight w:val="0"/>
      <w:marTop w:val="0"/>
      <w:marBottom w:val="0"/>
      <w:divBdr>
        <w:top w:val="none" w:sz="0" w:space="0" w:color="auto"/>
        <w:left w:val="none" w:sz="0" w:space="0" w:color="auto"/>
        <w:bottom w:val="none" w:sz="0" w:space="0" w:color="auto"/>
        <w:right w:val="none" w:sz="0" w:space="0" w:color="auto"/>
      </w:divBdr>
    </w:div>
    <w:div w:id="567114169">
      <w:bodyDiv w:val="1"/>
      <w:marLeft w:val="0"/>
      <w:marRight w:val="0"/>
      <w:marTop w:val="0"/>
      <w:marBottom w:val="0"/>
      <w:divBdr>
        <w:top w:val="none" w:sz="0" w:space="0" w:color="auto"/>
        <w:left w:val="none" w:sz="0" w:space="0" w:color="auto"/>
        <w:bottom w:val="none" w:sz="0" w:space="0" w:color="auto"/>
        <w:right w:val="none" w:sz="0" w:space="0" w:color="auto"/>
      </w:divBdr>
    </w:div>
    <w:div w:id="567156040">
      <w:bodyDiv w:val="1"/>
      <w:marLeft w:val="0"/>
      <w:marRight w:val="0"/>
      <w:marTop w:val="0"/>
      <w:marBottom w:val="0"/>
      <w:divBdr>
        <w:top w:val="none" w:sz="0" w:space="0" w:color="auto"/>
        <w:left w:val="none" w:sz="0" w:space="0" w:color="auto"/>
        <w:bottom w:val="none" w:sz="0" w:space="0" w:color="auto"/>
        <w:right w:val="none" w:sz="0" w:space="0" w:color="auto"/>
      </w:divBdr>
    </w:div>
    <w:div w:id="567302802">
      <w:bodyDiv w:val="1"/>
      <w:marLeft w:val="0"/>
      <w:marRight w:val="0"/>
      <w:marTop w:val="0"/>
      <w:marBottom w:val="0"/>
      <w:divBdr>
        <w:top w:val="none" w:sz="0" w:space="0" w:color="auto"/>
        <w:left w:val="none" w:sz="0" w:space="0" w:color="auto"/>
        <w:bottom w:val="none" w:sz="0" w:space="0" w:color="auto"/>
        <w:right w:val="none" w:sz="0" w:space="0" w:color="auto"/>
      </w:divBdr>
    </w:div>
    <w:div w:id="567307626">
      <w:bodyDiv w:val="1"/>
      <w:marLeft w:val="0"/>
      <w:marRight w:val="0"/>
      <w:marTop w:val="0"/>
      <w:marBottom w:val="0"/>
      <w:divBdr>
        <w:top w:val="none" w:sz="0" w:space="0" w:color="auto"/>
        <w:left w:val="none" w:sz="0" w:space="0" w:color="auto"/>
        <w:bottom w:val="none" w:sz="0" w:space="0" w:color="auto"/>
        <w:right w:val="none" w:sz="0" w:space="0" w:color="auto"/>
      </w:divBdr>
    </w:div>
    <w:div w:id="567423979">
      <w:bodyDiv w:val="1"/>
      <w:marLeft w:val="0"/>
      <w:marRight w:val="0"/>
      <w:marTop w:val="0"/>
      <w:marBottom w:val="0"/>
      <w:divBdr>
        <w:top w:val="none" w:sz="0" w:space="0" w:color="auto"/>
        <w:left w:val="none" w:sz="0" w:space="0" w:color="auto"/>
        <w:bottom w:val="none" w:sz="0" w:space="0" w:color="auto"/>
        <w:right w:val="none" w:sz="0" w:space="0" w:color="auto"/>
      </w:divBdr>
    </w:div>
    <w:div w:id="567498006">
      <w:bodyDiv w:val="1"/>
      <w:marLeft w:val="0"/>
      <w:marRight w:val="0"/>
      <w:marTop w:val="0"/>
      <w:marBottom w:val="0"/>
      <w:divBdr>
        <w:top w:val="none" w:sz="0" w:space="0" w:color="auto"/>
        <w:left w:val="none" w:sz="0" w:space="0" w:color="auto"/>
        <w:bottom w:val="none" w:sz="0" w:space="0" w:color="auto"/>
        <w:right w:val="none" w:sz="0" w:space="0" w:color="auto"/>
      </w:divBdr>
    </w:div>
    <w:div w:id="567764817">
      <w:bodyDiv w:val="1"/>
      <w:marLeft w:val="0"/>
      <w:marRight w:val="0"/>
      <w:marTop w:val="0"/>
      <w:marBottom w:val="0"/>
      <w:divBdr>
        <w:top w:val="none" w:sz="0" w:space="0" w:color="auto"/>
        <w:left w:val="none" w:sz="0" w:space="0" w:color="auto"/>
        <w:bottom w:val="none" w:sz="0" w:space="0" w:color="auto"/>
        <w:right w:val="none" w:sz="0" w:space="0" w:color="auto"/>
      </w:divBdr>
    </w:div>
    <w:div w:id="567766130">
      <w:bodyDiv w:val="1"/>
      <w:marLeft w:val="0"/>
      <w:marRight w:val="0"/>
      <w:marTop w:val="0"/>
      <w:marBottom w:val="0"/>
      <w:divBdr>
        <w:top w:val="none" w:sz="0" w:space="0" w:color="auto"/>
        <w:left w:val="none" w:sz="0" w:space="0" w:color="auto"/>
        <w:bottom w:val="none" w:sz="0" w:space="0" w:color="auto"/>
        <w:right w:val="none" w:sz="0" w:space="0" w:color="auto"/>
      </w:divBdr>
    </w:div>
    <w:div w:id="567884017">
      <w:bodyDiv w:val="1"/>
      <w:marLeft w:val="0"/>
      <w:marRight w:val="0"/>
      <w:marTop w:val="0"/>
      <w:marBottom w:val="0"/>
      <w:divBdr>
        <w:top w:val="none" w:sz="0" w:space="0" w:color="auto"/>
        <w:left w:val="none" w:sz="0" w:space="0" w:color="auto"/>
        <w:bottom w:val="none" w:sz="0" w:space="0" w:color="auto"/>
        <w:right w:val="none" w:sz="0" w:space="0" w:color="auto"/>
      </w:divBdr>
    </w:div>
    <w:div w:id="568080127">
      <w:bodyDiv w:val="1"/>
      <w:marLeft w:val="0"/>
      <w:marRight w:val="0"/>
      <w:marTop w:val="0"/>
      <w:marBottom w:val="0"/>
      <w:divBdr>
        <w:top w:val="none" w:sz="0" w:space="0" w:color="auto"/>
        <w:left w:val="none" w:sz="0" w:space="0" w:color="auto"/>
        <w:bottom w:val="none" w:sz="0" w:space="0" w:color="auto"/>
        <w:right w:val="none" w:sz="0" w:space="0" w:color="auto"/>
      </w:divBdr>
    </w:div>
    <w:div w:id="568419146">
      <w:bodyDiv w:val="1"/>
      <w:marLeft w:val="0"/>
      <w:marRight w:val="0"/>
      <w:marTop w:val="0"/>
      <w:marBottom w:val="0"/>
      <w:divBdr>
        <w:top w:val="none" w:sz="0" w:space="0" w:color="auto"/>
        <w:left w:val="none" w:sz="0" w:space="0" w:color="auto"/>
        <w:bottom w:val="none" w:sz="0" w:space="0" w:color="auto"/>
        <w:right w:val="none" w:sz="0" w:space="0" w:color="auto"/>
      </w:divBdr>
    </w:div>
    <w:div w:id="568424221">
      <w:bodyDiv w:val="1"/>
      <w:marLeft w:val="0"/>
      <w:marRight w:val="0"/>
      <w:marTop w:val="0"/>
      <w:marBottom w:val="0"/>
      <w:divBdr>
        <w:top w:val="none" w:sz="0" w:space="0" w:color="auto"/>
        <w:left w:val="none" w:sz="0" w:space="0" w:color="auto"/>
        <w:bottom w:val="none" w:sz="0" w:space="0" w:color="auto"/>
        <w:right w:val="none" w:sz="0" w:space="0" w:color="auto"/>
      </w:divBdr>
    </w:div>
    <w:div w:id="568534710">
      <w:bodyDiv w:val="1"/>
      <w:marLeft w:val="0"/>
      <w:marRight w:val="0"/>
      <w:marTop w:val="0"/>
      <w:marBottom w:val="0"/>
      <w:divBdr>
        <w:top w:val="none" w:sz="0" w:space="0" w:color="auto"/>
        <w:left w:val="none" w:sz="0" w:space="0" w:color="auto"/>
        <w:bottom w:val="none" w:sz="0" w:space="0" w:color="auto"/>
        <w:right w:val="none" w:sz="0" w:space="0" w:color="auto"/>
      </w:divBdr>
    </w:div>
    <w:div w:id="568611267">
      <w:bodyDiv w:val="1"/>
      <w:marLeft w:val="0"/>
      <w:marRight w:val="0"/>
      <w:marTop w:val="0"/>
      <w:marBottom w:val="0"/>
      <w:divBdr>
        <w:top w:val="none" w:sz="0" w:space="0" w:color="auto"/>
        <w:left w:val="none" w:sz="0" w:space="0" w:color="auto"/>
        <w:bottom w:val="none" w:sz="0" w:space="0" w:color="auto"/>
        <w:right w:val="none" w:sz="0" w:space="0" w:color="auto"/>
      </w:divBdr>
    </w:div>
    <w:div w:id="568611495">
      <w:bodyDiv w:val="1"/>
      <w:marLeft w:val="0"/>
      <w:marRight w:val="0"/>
      <w:marTop w:val="0"/>
      <w:marBottom w:val="0"/>
      <w:divBdr>
        <w:top w:val="none" w:sz="0" w:space="0" w:color="auto"/>
        <w:left w:val="none" w:sz="0" w:space="0" w:color="auto"/>
        <w:bottom w:val="none" w:sz="0" w:space="0" w:color="auto"/>
        <w:right w:val="none" w:sz="0" w:space="0" w:color="auto"/>
      </w:divBdr>
    </w:div>
    <w:div w:id="568617402">
      <w:bodyDiv w:val="1"/>
      <w:marLeft w:val="0"/>
      <w:marRight w:val="0"/>
      <w:marTop w:val="0"/>
      <w:marBottom w:val="0"/>
      <w:divBdr>
        <w:top w:val="none" w:sz="0" w:space="0" w:color="auto"/>
        <w:left w:val="none" w:sz="0" w:space="0" w:color="auto"/>
        <w:bottom w:val="none" w:sz="0" w:space="0" w:color="auto"/>
        <w:right w:val="none" w:sz="0" w:space="0" w:color="auto"/>
      </w:divBdr>
    </w:div>
    <w:div w:id="568655914">
      <w:bodyDiv w:val="1"/>
      <w:marLeft w:val="0"/>
      <w:marRight w:val="0"/>
      <w:marTop w:val="0"/>
      <w:marBottom w:val="0"/>
      <w:divBdr>
        <w:top w:val="none" w:sz="0" w:space="0" w:color="auto"/>
        <w:left w:val="none" w:sz="0" w:space="0" w:color="auto"/>
        <w:bottom w:val="none" w:sz="0" w:space="0" w:color="auto"/>
        <w:right w:val="none" w:sz="0" w:space="0" w:color="auto"/>
      </w:divBdr>
    </w:div>
    <w:div w:id="568735351">
      <w:bodyDiv w:val="1"/>
      <w:marLeft w:val="0"/>
      <w:marRight w:val="0"/>
      <w:marTop w:val="0"/>
      <w:marBottom w:val="0"/>
      <w:divBdr>
        <w:top w:val="none" w:sz="0" w:space="0" w:color="auto"/>
        <w:left w:val="none" w:sz="0" w:space="0" w:color="auto"/>
        <w:bottom w:val="none" w:sz="0" w:space="0" w:color="auto"/>
        <w:right w:val="none" w:sz="0" w:space="0" w:color="auto"/>
      </w:divBdr>
    </w:div>
    <w:div w:id="569073417">
      <w:bodyDiv w:val="1"/>
      <w:marLeft w:val="0"/>
      <w:marRight w:val="0"/>
      <w:marTop w:val="0"/>
      <w:marBottom w:val="0"/>
      <w:divBdr>
        <w:top w:val="none" w:sz="0" w:space="0" w:color="auto"/>
        <w:left w:val="none" w:sz="0" w:space="0" w:color="auto"/>
        <w:bottom w:val="none" w:sz="0" w:space="0" w:color="auto"/>
        <w:right w:val="none" w:sz="0" w:space="0" w:color="auto"/>
      </w:divBdr>
    </w:div>
    <w:div w:id="569195413">
      <w:bodyDiv w:val="1"/>
      <w:marLeft w:val="0"/>
      <w:marRight w:val="0"/>
      <w:marTop w:val="0"/>
      <w:marBottom w:val="0"/>
      <w:divBdr>
        <w:top w:val="none" w:sz="0" w:space="0" w:color="auto"/>
        <w:left w:val="none" w:sz="0" w:space="0" w:color="auto"/>
        <w:bottom w:val="none" w:sz="0" w:space="0" w:color="auto"/>
        <w:right w:val="none" w:sz="0" w:space="0" w:color="auto"/>
      </w:divBdr>
    </w:div>
    <w:div w:id="569658466">
      <w:bodyDiv w:val="1"/>
      <w:marLeft w:val="0"/>
      <w:marRight w:val="0"/>
      <w:marTop w:val="0"/>
      <w:marBottom w:val="0"/>
      <w:divBdr>
        <w:top w:val="none" w:sz="0" w:space="0" w:color="auto"/>
        <w:left w:val="none" w:sz="0" w:space="0" w:color="auto"/>
        <w:bottom w:val="none" w:sz="0" w:space="0" w:color="auto"/>
        <w:right w:val="none" w:sz="0" w:space="0" w:color="auto"/>
      </w:divBdr>
    </w:div>
    <w:div w:id="569733423">
      <w:bodyDiv w:val="1"/>
      <w:marLeft w:val="0"/>
      <w:marRight w:val="0"/>
      <w:marTop w:val="0"/>
      <w:marBottom w:val="0"/>
      <w:divBdr>
        <w:top w:val="none" w:sz="0" w:space="0" w:color="auto"/>
        <w:left w:val="none" w:sz="0" w:space="0" w:color="auto"/>
        <w:bottom w:val="none" w:sz="0" w:space="0" w:color="auto"/>
        <w:right w:val="none" w:sz="0" w:space="0" w:color="auto"/>
      </w:divBdr>
    </w:div>
    <w:div w:id="569847317">
      <w:bodyDiv w:val="1"/>
      <w:marLeft w:val="0"/>
      <w:marRight w:val="0"/>
      <w:marTop w:val="0"/>
      <w:marBottom w:val="0"/>
      <w:divBdr>
        <w:top w:val="none" w:sz="0" w:space="0" w:color="auto"/>
        <w:left w:val="none" w:sz="0" w:space="0" w:color="auto"/>
        <w:bottom w:val="none" w:sz="0" w:space="0" w:color="auto"/>
        <w:right w:val="none" w:sz="0" w:space="0" w:color="auto"/>
      </w:divBdr>
    </w:div>
    <w:div w:id="569998191">
      <w:bodyDiv w:val="1"/>
      <w:marLeft w:val="0"/>
      <w:marRight w:val="0"/>
      <w:marTop w:val="0"/>
      <w:marBottom w:val="0"/>
      <w:divBdr>
        <w:top w:val="none" w:sz="0" w:space="0" w:color="auto"/>
        <w:left w:val="none" w:sz="0" w:space="0" w:color="auto"/>
        <w:bottom w:val="none" w:sz="0" w:space="0" w:color="auto"/>
        <w:right w:val="none" w:sz="0" w:space="0" w:color="auto"/>
      </w:divBdr>
    </w:div>
    <w:div w:id="570117433">
      <w:bodyDiv w:val="1"/>
      <w:marLeft w:val="0"/>
      <w:marRight w:val="0"/>
      <w:marTop w:val="0"/>
      <w:marBottom w:val="0"/>
      <w:divBdr>
        <w:top w:val="none" w:sz="0" w:space="0" w:color="auto"/>
        <w:left w:val="none" w:sz="0" w:space="0" w:color="auto"/>
        <w:bottom w:val="none" w:sz="0" w:space="0" w:color="auto"/>
        <w:right w:val="none" w:sz="0" w:space="0" w:color="auto"/>
      </w:divBdr>
    </w:div>
    <w:div w:id="570313296">
      <w:bodyDiv w:val="1"/>
      <w:marLeft w:val="0"/>
      <w:marRight w:val="0"/>
      <w:marTop w:val="0"/>
      <w:marBottom w:val="0"/>
      <w:divBdr>
        <w:top w:val="none" w:sz="0" w:space="0" w:color="auto"/>
        <w:left w:val="none" w:sz="0" w:space="0" w:color="auto"/>
        <w:bottom w:val="none" w:sz="0" w:space="0" w:color="auto"/>
        <w:right w:val="none" w:sz="0" w:space="0" w:color="auto"/>
      </w:divBdr>
    </w:div>
    <w:div w:id="570503422">
      <w:bodyDiv w:val="1"/>
      <w:marLeft w:val="0"/>
      <w:marRight w:val="0"/>
      <w:marTop w:val="0"/>
      <w:marBottom w:val="0"/>
      <w:divBdr>
        <w:top w:val="none" w:sz="0" w:space="0" w:color="auto"/>
        <w:left w:val="none" w:sz="0" w:space="0" w:color="auto"/>
        <w:bottom w:val="none" w:sz="0" w:space="0" w:color="auto"/>
        <w:right w:val="none" w:sz="0" w:space="0" w:color="auto"/>
      </w:divBdr>
    </w:div>
    <w:div w:id="571087115">
      <w:bodyDiv w:val="1"/>
      <w:marLeft w:val="0"/>
      <w:marRight w:val="0"/>
      <w:marTop w:val="0"/>
      <w:marBottom w:val="0"/>
      <w:divBdr>
        <w:top w:val="none" w:sz="0" w:space="0" w:color="auto"/>
        <w:left w:val="none" w:sz="0" w:space="0" w:color="auto"/>
        <w:bottom w:val="none" w:sz="0" w:space="0" w:color="auto"/>
        <w:right w:val="none" w:sz="0" w:space="0" w:color="auto"/>
      </w:divBdr>
    </w:div>
    <w:div w:id="571349817">
      <w:bodyDiv w:val="1"/>
      <w:marLeft w:val="0"/>
      <w:marRight w:val="0"/>
      <w:marTop w:val="0"/>
      <w:marBottom w:val="0"/>
      <w:divBdr>
        <w:top w:val="none" w:sz="0" w:space="0" w:color="auto"/>
        <w:left w:val="none" w:sz="0" w:space="0" w:color="auto"/>
        <w:bottom w:val="none" w:sz="0" w:space="0" w:color="auto"/>
        <w:right w:val="none" w:sz="0" w:space="0" w:color="auto"/>
      </w:divBdr>
    </w:div>
    <w:div w:id="571618445">
      <w:bodyDiv w:val="1"/>
      <w:marLeft w:val="0"/>
      <w:marRight w:val="0"/>
      <w:marTop w:val="0"/>
      <w:marBottom w:val="0"/>
      <w:divBdr>
        <w:top w:val="none" w:sz="0" w:space="0" w:color="auto"/>
        <w:left w:val="none" w:sz="0" w:space="0" w:color="auto"/>
        <w:bottom w:val="none" w:sz="0" w:space="0" w:color="auto"/>
        <w:right w:val="none" w:sz="0" w:space="0" w:color="auto"/>
      </w:divBdr>
    </w:div>
    <w:div w:id="571620736">
      <w:bodyDiv w:val="1"/>
      <w:marLeft w:val="0"/>
      <w:marRight w:val="0"/>
      <w:marTop w:val="0"/>
      <w:marBottom w:val="0"/>
      <w:divBdr>
        <w:top w:val="none" w:sz="0" w:space="0" w:color="auto"/>
        <w:left w:val="none" w:sz="0" w:space="0" w:color="auto"/>
        <w:bottom w:val="none" w:sz="0" w:space="0" w:color="auto"/>
        <w:right w:val="none" w:sz="0" w:space="0" w:color="auto"/>
      </w:divBdr>
    </w:div>
    <w:div w:id="571626840">
      <w:bodyDiv w:val="1"/>
      <w:marLeft w:val="0"/>
      <w:marRight w:val="0"/>
      <w:marTop w:val="0"/>
      <w:marBottom w:val="0"/>
      <w:divBdr>
        <w:top w:val="none" w:sz="0" w:space="0" w:color="auto"/>
        <w:left w:val="none" w:sz="0" w:space="0" w:color="auto"/>
        <w:bottom w:val="none" w:sz="0" w:space="0" w:color="auto"/>
        <w:right w:val="none" w:sz="0" w:space="0" w:color="auto"/>
      </w:divBdr>
    </w:div>
    <w:div w:id="571738308">
      <w:bodyDiv w:val="1"/>
      <w:marLeft w:val="0"/>
      <w:marRight w:val="0"/>
      <w:marTop w:val="0"/>
      <w:marBottom w:val="0"/>
      <w:divBdr>
        <w:top w:val="none" w:sz="0" w:space="0" w:color="auto"/>
        <w:left w:val="none" w:sz="0" w:space="0" w:color="auto"/>
        <w:bottom w:val="none" w:sz="0" w:space="0" w:color="auto"/>
        <w:right w:val="none" w:sz="0" w:space="0" w:color="auto"/>
      </w:divBdr>
    </w:div>
    <w:div w:id="571740900">
      <w:bodyDiv w:val="1"/>
      <w:marLeft w:val="0"/>
      <w:marRight w:val="0"/>
      <w:marTop w:val="0"/>
      <w:marBottom w:val="0"/>
      <w:divBdr>
        <w:top w:val="none" w:sz="0" w:space="0" w:color="auto"/>
        <w:left w:val="none" w:sz="0" w:space="0" w:color="auto"/>
        <w:bottom w:val="none" w:sz="0" w:space="0" w:color="auto"/>
        <w:right w:val="none" w:sz="0" w:space="0" w:color="auto"/>
      </w:divBdr>
    </w:div>
    <w:div w:id="571741440">
      <w:bodyDiv w:val="1"/>
      <w:marLeft w:val="0"/>
      <w:marRight w:val="0"/>
      <w:marTop w:val="0"/>
      <w:marBottom w:val="0"/>
      <w:divBdr>
        <w:top w:val="none" w:sz="0" w:space="0" w:color="auto"/>
        <w:left w:val="none" w:sz="0" w:space="0" w:color="auto"/>
        <w:bottom w:val="none" w:sz="0" w:space="0" w:color="auto"/>
        <w:right w:val="none" w:sz="0" w:space="0" w:color="auto"/>
      </w:divBdr>
    </w:div>
    <w:div w:id="571811935">
      <w:bodyDiv w:val="1"/>
      <w:marLeft w:val="0"/>
      <w:marRight w:val="0"/>
      <w:marTop w:val="0"/>
      <w:marBottom w:val="0"/>
      <w:divBdr>
        <w:top w:val="none" w:sz="0" w:space="0" w:color="auto"/>
        <w:left w:val="none" w:sz="0" w:space="0" w:color="auto"/>
        <w:bottom w:val="none" w:sz="0" w:space="0" w:color="auto"/>
        <w:right w:val="none" w:sz="0" w:space="0" w:color="auto"/>
      </w:divBdr>
    </w:div>
    <w:div w:id="571888559">
      <w:bodyDiv w:val="1"/>
      <w:marLeft w:val="0"/>
      <w:marRight w:val="0"/>
      <w:marTop w:val="0"/>
      <w:marBottom w:val="0"/>
      <w:divBdr>
        <w:top w:val="none" w:sz="0" w:space="0" w:color="auto"/>
        <w:left w:val="none" w:sz="0" w:space="0" w:color="auto"/>
        <w:bottom w:val="none" w:sz="0" w:space="0" w:color="auto"/>
        <w:right w:val="none" w:sz="0" w:space="0" w:color="auto"/>
      </w:divBdr>
    </w:div>
    <w:div w:id="572007272">
      <w:bodyDiv w:val="1"/>
      <w:marLeft w:val="0"/>
      <w:marRight w:val="0"/>
      <w:marTop w:val="0"/>
      <w:marBottom w:val="0"/>
      <w:divBdr>
        <w:top w:val="none" w:sz="0" w:space="0" w:color="auto"/>
        <w:left w:val="none" w:sz="0" w:space="0" w:color="auto"/>
        <w:bottom w:val="none" w:sz="0" w:space="0" w:color="auto"/>
        <w:right w:val="none" w:sz="0" w:space="0" w:color="auto"/>
      </w:divBdr>
    </w:div>
    <w:div w:id="572392000">
      <w:bodyDiv w:val="1"/>
      <w:marLeft w:val="0"/>
      <w:marRight w:val="0"/>
      <w:marTop w:val="0"/>
      <w:marBottom w:val="0"/>
      <w:divBdr>
        <w:top w:val="none" w:sz="0" w:space="0" w:color="auto"/>
        <w:left w:val="none" w:sz="0" w:space="0" w:color="auto"/>
        <w:bottom w:val="none" w:sz="0" w:space="0" w:color="auto"/>
        <w:right w:val="none" w:sz="0" w:space="0" w:color="auto"/>
      </w:divBdr>
    </w:div>
    <w:div w:id="572667115">
      <w:bodyDiv w:val="1"/>
      <w:marLeft w:val="0"/>
      <w:marRight w:val="0"/>
      <w:marTop w:val="0"/>
      <w:marBottom w:val="0"/>
      <w:divBdr>
        <w:top w:val="none" w:sz="0" w:space="0" w:color="auto"/>
        <w:left w:val="none" w:sz="0" w:space="0" w:color="auto"/>
        <w:bottom w:val="none" w:sz="0" w:space="0" w:color="auto"/>
        <w:right w:val="none" w:sz="0" w:space="0" w:color="auto"/>
      </w:divBdr>
    </w:div>
    <w:div w:id="572811083">
      <w:bodyDiv w:val="1"/>
      <w:marLeft w:val="0"/>
      <w:marRight w:val="0"/>
      <w:marTop w:val="0"/>
      <w:marBottom w:val="0"/>
      <w:divBdr>
        <w:top w:val="none" w:sz="0" w:space="0" w:color="auto"/>
        <w:left w:val="none" w:sz="0" w:space="0" w:color="auto"/>
        <w:bottom w:val="none" w:sz="0" w:space="0" w:color="auto"/>
        <w:right w:val="none" w:sz="0" w:space="0" w:color="auto"/>
      </w:divBdr>
    </w:div>
    <w:div w:id="572860414">
      <w:bodyDiv w:val="1"/>
      <w:marLeft w:val="0"/>
      <w:marRight w:val="0"/>
      <w:marTop w:val="0"/>
      <w:marBottom w:val="0"/>
      <w:divBdr>
        <w:top w:val="none" w:sz="0" w:space="0" w:color="auto"/>
        <w:left w:val="none" w:sz="0" w:space="0" w:color="auto"/>
        <w:bottom w:val="none" w:sz="0" w:space="0" w:color="auto"/>
        <w:right w:val="none" w:sz="0" w:space="0" w:color="auto"/>
      </w:divBdr>
    </w:div>
    <w:div w:id="572930810">
      <w:bodyDiv w:val="1"/>
      <w:marLeft w:val="0"/>
      <w:marRight w:val="0"/>
      <w:marTop w:val="0"/>
      <w:marBottom w:val="0"/>
      <w:divBdr>
        <w:top w:val="none" w:sz="0" w:space="0" w:color="auto"/>
        <w:left w:val="none" w:sz="0" w:space="0" w:color="auto"/>
        <w:bottom w:val="none" w:sz="0" w:space="0" w:color="auto"/>
        <w:right w:val="none" w:sz="0" w:space="0" w:color="auto"/>
      </w:divBdr>
    </w:div>
    <w:div w:id="573323913">
      <w:bodyDiv w:val="1"/>
      <w:marLeft w:val="0"/>
      <w:marRight w:val="0"/>
      <w:marTop w:val="0"/>
      <w:marBottom w:val="0"/>
      <w:divBdr>
        <w:top w:val="none" w:sz="0" w:space="0" w:color="auto"/>
        <w:left w:val="none" w:sz="0" w:space="0" w:color="auto"/>
        <w:bottom w:val="none" w:sz="0" w:space="0" w:color="auto"/>
        <w:right w:val="none" w:sz="0" w:space="0" w:color="auto"/>
      </w:divBdr>
    </w:div>
    <w:div w:id="574239048">
      <w:bodyDiv w:val="1"/>
      <w:marLeft w:val="0"/>
      <w:marRight w:val="0"/>
      <w:marTop w:val="0"/>
      <w:marBottom w:val="0"/>
      <w:divBdr>
        <w:top w:val="none" w:sz="0" w:space="0" w:color="auto"/>
        <w:left w:val="none" w:sz="0" w:space="0" w:color="auto"/>
        <w:bottom w:val="none" w:sz="0" w:space="0" w:color="auto"/>
        <w:right w:val="none" w:sz="0" w:space="0" w:color="auto"/>
      </w:divBdr>
    </w:div>
    <w:div w:id="574359385">
      <w:bodyDiv w:val="1"/>
      <w:marLeft w:val="0"/>
      <w:marRight w:val="0"/>
      <w:marTop w:val="0"/>
      <w:marBottom w:val="0"/>
      <w:divBdr>
        <w:top w:val="none" w:sz="0" w:space="0" w:color="auto"/>
        <w:left w:val="none" w:sz="0" w:space="0" w:color="auto"/>
        <w:bottom w:val="none" w:sz="0" w:space="0" w:color="auto"/>
        <w:right w:val="none" w:sz="0" w:space="0" w:color="auto"/>
      </w:divBdr>
    </w:div>
    <w:div w:id="574512650">
      <w:bodyDiv w:val="1"/>
      <w:marLeft w:val="0"/>
      <w:marRight w:val="0"/>
      <w:marTop w:val="0"/>
      <w:marBottom w:val="0"/>
      <w:divBdr>
        <w:top w:val="none" w:sz="0" w:space="0" w:color="auto"/>
        <w:left w:val="none" w:sz="0" w:space="0" w:color="auto"/>
        <w:bottom w:val="none" w:sz="0" w:space="0" w:color="auto"/>
        <w:right w:val="none" w:sz="0" w:space="0" w:color="auto"/>
      </w:divBdr>
    </w:div>
    <w:div w:id="574700943">
      <w:bodyDiv w:val="1"/>
      <w:marLeft w:val="0"/>
      <w:marRight w:val="0"/>
      <w:marTop w:val="0"/>
      <w:marBottom w:val="0"/>
      <w:divBdr>
        <w:top w:val="none" w:sz="0" w:space="0" w:color="auto"/>
        <w:left w:val="none" w:sz="0" w:space="0" w:color="auto"/>
        <w:bottom w:val="none" w:sz="0" w:space="0" w:color="auto"/>
        <w:right w:val="none" w:sz="0" w:space="0" w:color="auto"/>
      </w:divBdr>
    </w:div>
    <w:div w:id="574752973">
      <w:bodyDiv w:val="1"/>
      <w:marLeft w:val="0"/>
      <w:marRight w:val="0"/>
      <w:marTop w:val="0"/>
      <w:marBottom w:val="0"/>
      <w:divBdr>
        <w:top w:val="none" w:sz="0" w:space="0" w:color="auto"/>
        <w:left w:val="none" w:sz="0" w:space="0" w:color="auto"/>
        <w:bottom w:val="none" w:sz="0" w:space="0" w:color="auto"/>
        <w:right w:val="none" w:sz="0" w:space="0" w:color="auto"/>
      </w:divBdr>
    </w:div>
    <w:div w:id="574970599">
      <w:bodyDiv w:val="1"/>
      <w:marLeft w:val="0"/>
      <w:marRight w:val="0"/>
      <w:marTop w:val="0"/>
      <w:marBottom w:val="0"/>
      <w:divBdr>
        <w:top w:val="none" w:sz="0" w:space="0" w:color="auto"/>
        <w:left w:val="none" w:sz="0" w:space="0" w:color="auto"/>
        <w:bottom w:val="none" w:sz="0" w:space="0" w:color="auto"/>
        <w:right w:val="none" w:sz="0" w:space="0" w:color="auto"/>
      </w:divBdr>
    </w:div>
    <w:div w:id="574971530">
      <w:bodyDiv w:val="1"/>
      <w:marLeft w:val="0"/>
      <w:marRight w:val="0"/>
      <w:marTop w:val="0"/>
      <w:marBottom w:val="0"/>
      <w:divBdr>
        <w:top w:val="none" w:sz="0" w:space="0" w:color="auto"/>
        <w:left w:val="none" w:sz="0" w:space="0" w:color="auto"/>
        <w:bottom w:val="none" w:sz="0" w:space="0" w:color="auto"/>
        <w:right w:val="none" w:sz="0" w:space="0" w:color="auto"/>
      </w:divBdr>
    </w:div>
    <w:div w:id="574974731">
      <w:bodyDiv w:val="1"/>
      <w:marLeft w:val="0"/>
      <w:marRight w:val="0"/>
      <w:marTop w:val="0"/>
      <w:marBottom w:val="0"/>
      <w:divBdr>
        <w:top w:val="none" w:sz="0" w:space="0" w:color="auto"/>
        <w:left w:val="none" w:sz="0" w:space="0" w:color="auto"/>
        <w:bottom w:val="none" w:sz="0" w:space="0" w:color="auto"/>
        <w:right w:val="none" w:sz="0" w:space="0" w:color="auto"/>
      </w:divBdr>
    </w:div>
    <w:div w:id="574977533">
      <w:bodyDiv w:val="1"/>
      <w:marLeft w:val="0"/>
      <w:marRight w:val="0"/>
      <w:marTop w:val="0"/>
      <w:marBottom w:val="0"/>
      <w:divBdr>
        <w:top w:val="none" w:sz="0" w:space="0" w:color="auto"/>
        <w:left w:val="none" w:sz="0" w:space="0" w:color="auto"/>
        <w:bottom w:val="none" w:sz="0" w:space="0" w:color="auto"/>
        <w:right w:val="none" w:sz="0" w:space="0" w:color="auto"/>
      </w:divBdr>
    </w:div>
    <w:div w:id="575015189">
      <w:bodyDiv w:val="1"/>
      <w:marLeft w:val="0"/>
      <w:marRight w:val="0"/>
      <w:marTop w:val="0"/>
      <w:marBottom w:val="0"/>
      <w:divBdr>
        <w:top w:val="none" w:sz="0" w:space="0" w:color="auto"/>
        <w:left w:val="none" w:sz="0" w:space="0" w:color="auto"/>
        <w:bottom w:val="none" w:sz="0" w:space="0" w:color="auto"/>
        <w:right w:val="none" w:sz="0" w:space="0" w:color="auto"/>
      </w:divBdr>
    </w:div>
    <w:div w:id="575943598">
      <w:bodyDiv w:val="1"/>
      <w:marLeft w:val="0"/>
      <w:marRight w:val="0"/>
      <w:marTop w:val="0"/>
      <w:marBottom w:val="0"/>
      <w:divBdr>
        <w:top w:val="none" w:sz="0" w:space="0" w:color="auto"/>
        <w:left w:val="none" w:sz="0" w:space="0" w:color="auto"/>
        <w:bottom w:val="none" w:sz="0" w:space="0" w:color="auto"/>
        <w:right w:val="none" w:sz="0" w:space="0" w:color="auto"/>
      </w:divBdr>
    </w:div>
    <w:div w:id="575944334">
      <w:bodyDiv w:val="1"/>
      <w:marLeft w:val="0"/>
      <w:marRight w:val="0"/>
      <w:marTop w:val="0"/>
      <w:marBottom w:val="0"/>
      <w:divBdr>
        <w:top w:val="none" w:sz="0" w:space="0" w:color="auto"/>
        <w:left w:val="none" w:sz="0" w:space="0" w:color="auto"/>
        <w:bottom w:val="none" w:sz="0" w:space="0" w:color="auto"/>
        <w:right w:val="none" w:sz="0" w:space="0" w:color="auto"/>
      </w:divBdr>
    </w:div>
    <w:div w:id="576283729">
      <w:bodyDiv w:val="1"/>
      <w:marLeft w:val="0"/>
      <w:marRight w:val="0"/>
      <w:marTop w:val="0"/>
      <w:marBottom w:val="0"/>
      <w:divBdr>
        <w:top w:val="none" w:sz="0" w:space="0" w:color="auto"/>
        <w:left w:val="none" w:sz="0" w:space="0" w:color="auto"/>
        <w:bottom w:val="none" w:sz="0" w:space="0" w:color="auto"/>
        <w:right w:val="none" w:sz="0" w:space="0" w:color="auto"/>
      </w:divBdr>
    </w:div>
    <w:div w:id="576403820">
      <w:bodyDiv w:val="1"/>
      <w:marLeft w:val="0"/>
      <w:marRight w:val="0"/>
      <w:marTop w:val="0"/>
      <w:marBottom w:val="0"/>
      <w:divBdr>
        <w:top w:val="none" w:sz="0" w:space="0" w:color="auto"/>
        <w:left w:val="none" w:sz="0" w:space="0" w:color="auto"/>
        <w:bottom w:val="none" w:sz="0" w:space="0" w:color="auto"/>
        <w:right w:val="none" w:sz="0" w:space="0" w:color="auto"/>
      </w:divBdr>
    </w:div>
    <w:div w:id="576551999">
      <w:bodyDiv w:val="1"/>
      <w:marLeft w:val="0"/>
      <w:marRight w:val="0"/>
      <w:marTop w:val="0"/>
      <w:marBottom w:val="0"/>
      <w:divBdr>
        <w:top w:val="none" w:sz="0" w:space="0" w:color="auto"/>
        <w:left w:val="none" w:sz="0" w:space="0" w:color="auto"/>
        <w:bottom w:val="none" w:sz="0" w:space="0" w:color="auto"/>
        <w:right w:val="none" w:sz="0" w:space="0" w:color="auto"/>
      </w:divBdr>
    </w:div>
    <w:div w:id="576591335">
      <w:bodyDiv w:val="1"/>
      <w:marLeft w:val="0"/>
      <w:marRight w:val="0"/>
      <w:marTop w:val="0"/>
      <w:marBottom w:val="0"/>
      <w:divBdr>
        <w:top w:val="none" w:sz="0" w:space="0" w:color="auto"/>
        <w:left w:val="none" w:sz="0" w:space="0" w:color="auto"/>
        <w:bottom w:val="none" w:sz="0" w:space="0" w:color="auto"/>
        <w:right w:val="none" w:sz="0" w:space="0" w:color="auto"/>
      </w:divBdr>
    </w:div>
    <w:div w:id="576595615">
      <w:bodyDiv w:val="1"/>
      <w:marLeft w:val="0"/>
      <w:marRight w:val="0"/>
      <w:marTop w:val="0"/>
      <w:marBottom w:val="0"/>
      <w:divBdr>
        <w:top w:val="none" w:sz="0" w:space="0" w:color="auto"/>
        <w:left w:val="none" w:sz="0" w:space="0" w:color="auto"/>
        <w:bottom w:val="none" w:sz="0" w:space="0" w:color="auto"/>
        <w:right w:val="none" w:sz="0" w:space="0" w:color="auto"/>
      </w:divBdr>
    </w:div>
    <w:div w:id="576748657">
      <w:bodyDiv w:val="1"/>
      <w:marLeft w:val="0"/>
      <w:marRight w:val="0"/>
      <w:marTop w:val="0"/>
      <w:marBottom w:val="0"/>
      <w:divBdr>
        <w:top w:val="none" w:sz="0" w:space="0" w:color="auto"/>
        <w:left w:val="none" w:sz="0" w:space="0" w:color="auto"/>
        <w:bottom w:val="none" w:sz="0" w:space="0" w:color="auto"/>
        <w:right w:val="none" w:sz="0" w:space="0" w:color="auto"/>
      </w:divBdr>
    </w:div>
    <w:div w:id="576863778">
      <w:bodyDiv w:val="1"/>
      <w:marLeft w:val="0"/>
      <w:marRight w:val="0"/>
      <w:marTop w:val="0"/>
      <w:marBottom w:val="0"/>
      <w:divBdr>
        <w:top w:val="none" w:sz="0" w:space="0" w:color="auto"/>
        <w:left w:val="none" w:sz="0" w:space="0" w:color="auto"/>
        <w:bottom w:val="none" w:sz="0" w:space="0" w:color="auto"/>
        <w:right w:val="none" w:sz="0" w:space="0" w:color="auto"/>
      </w:divBdr>
    </w:div>
    <w:div w:id="576864552">
      <w:bodyDiv w:val="1"/>
      <w:marLeft w:val="0"/>
      <w:marRight w:val="0"/>
      <w:marTop w:val="0"/>
      <w:marBottom w:val="0"/>
      <w:divBdr>
        <w:top w:val="none" w:sz="0" w:space="0" w:color="auto"/>
        <w:left w:val="none" w:sz="0" w:space="0" w:color="auto"/>
        <w:bottom w:val="none" w:sz="0" w:space="0" w:color="auto"/>
        <w:right w:val="none" w:sz="0" w:space="0" w:color="auto"/>
      </w:divBdr>
    </w:div>
    <w:div w:id="576943204">
      <w:bodyDiv w:val="1"/>
      <w:marLeft w:val="0"/>
      <w:marRight w:val="0"/>
      <w:marTop w:val="0"/>
      <w:marBottom w:val="0"/>
      <w:divBdr>
        <w:top w:val="none" w:sz="0" w:space="0" w:color="auto"/>
        <w:left w:val="none" w:sz="0" w:space="0" w:color="auto"/>
        <w:bottom w:val="none" w:sz="0" w:space="0" w:color="auto"/>
        <w:right w:val="none" w:sz="0" w:space="0" w:color="auto"/>
      </w:divBdr>
    </w:div>
    <w:div w:id="576943460">
      <w:bodyDiv w:val="1"/>
      <w:marLeft w:val="0"/>
      <w:marRight w:val="0"/>
      <w:marTop w:val="0"/>
      <w:marBottom w:val="0"/>
      <w:divBdr>
        <w:top w:val="none" w:sz="0" w:space="0" w:color="auto"/>
        <w:left w:val="none" w:sz="0" w:space="0" w:color="auto"/>
        <w:bottom w:val="none" w:sz="0" w:space="0" w:color="auto"/>
        <w:right w:val="none" w:sz="0" w:space="0" w:color="auto"/>
      </w:divBdr>
    </w:div>
    <w:div w:id="577131101">
      <w:bodyDiv w:val="1"/>
      <w:marLeft w:val="0"/>
      <w:marRight w:val="0"/>
      <w:marTop w:val="0"/>
      <w:marBottom w:val="0"/>
      <w:divBdr>
        <w:top w:val="none" w:sz="0" w:space="0" w:color="auto"/>
        <w:left w:val="none" w:sz="0" w:space="0" w:color="auto"/>
        <w:bottom w:val="none" w:sz="0" w:space="0" w:color="auto"/>
        <w:right w:val="none" w:sz="0" w:space="0" w:color="auto"/>
      </w:divBdr>
    </w:div>
    <w:div w:id="577327981">
      <w:bodyDiv w:val="1"/>
      <w:marLeft w:val="0"/>
      <w:marRight w:val="0"/>
      <w:marTop w:val="0"/>
      <w:marBottom w:val="0"/>
      <w:divBdr>
        <w:top w:val="none" w:sz="0" w:space="0" w:color="auto"/>
        <w:left w:val="none" w:sz="0" w:space="0" w:color="auto"/>
        <w:bottom w:val="none" w:sz="0" w:space="0" w:color="auto"/>
        <w:right w:val="none" w:sz="0" w:space="0" w:color="auto"/>
      </w:divBdr>
    </w:div>
    <w:div w:id="577398264">
      <w:bodyDiv w:val="1"/>
      <w:marLeft w:val="0"/>
      <w:marRight w:val="0"/>
      <w:marTop w:val="0"/>
      <w:marBottom w:val="0"/>
      <w:divBdr>
        <w:top w:val="none" w:sz="0" w:space="0" w:color="auto"/>
        <w:left w:val="none" w:sz="0" w:space="0" w:color="auto"/>
        <w:bottom w:val="none" w:sz="0" w:space="0" w:color="auto"/>
        <w:right w:val="none" w:sz="0" w:space="0" w:color="auto"/>
      </w:divBdr>
    </w:div>
    <w:div w:id="577523397">
      <w:bodyDiv w:val="1"/>
      <w:marLeft w:val="0"/>
      <w:marRight w:val="0"/>
      <w:marTop w:val="0"/>
      <w:marBottom w:val="0"/>
      <w:divBdr>
        <w:top w:val="none" w:sz="0" w:space="0" w:color="auto"/>
        <w:left w:val="none" w:sz="0" w:space="0" w:color="auto"/>
        <w:bottom w:val="none" w:sz="0" w:space="0" w:color="auto"/>
        <w:right w:val="none" w:sz="0" w:space="0" w:color="auto"/>
      </w:divBdr>
    </w:div>
    <w:div w:id="577524955">
      <w:bodyDiv w:val="1"/>
      <w:marLeft w:val="0"/>
      <w:marRight w:val="0"/>
      <w:marTop w:val="0"/>
      <w:marBottom w:val="0"/>
      <w:divBdr>
        <w:top w:val="none" w:sz="0" w:space="0" w:color="auto"/>
        <w:left w:val="none" w:sz="0" w:space="0" w:color="auto"/>
        <w:bottom w:val="none" w:sz="0" w:space="0" w:color="auto"/>
        <w:right w:val="none" w:sz="0" w:space="0" w:color="auto"/>
      </w:divBdr>
    </w:div>
    <w:div w:id="577637785">
      <w:bodyDiv w:val="1"/>
      <w:marLeft w:val="0"/>
      <w:marRight w:val="0"/>
      <w:marTop w:val="0"/>
      <w:marBottom w:val="0"/>
      <w:divBdr>
        <w:top w:val="none" w:sz="0" w:space="0" w:color="auto"/>
        <w:left w:val="none" w:sz="0" w:space="0" w:color="auto"/>
        <w:bottom w:val="none" w:sz="0" w:space="0" w:color="auto"/>
        <w:right w:val="none" w:sz="0" w:space="0" w:color="auto"/>
      </w:divBdr>
    </w:div>
    <w:div w:id="577641369">
      <w:bodyDiv w:val="1"/>
      <w:marLeft w:val="0"/>
      <w:marRight w:val="0"/>
      <w:marTop w:val="0"/>
      <w:marBottom w:val="0"/>
      <w:divBdr>
        <w:top w:val="none" w:sz="0" w:space="0" w:color="auto"/>
        <w:left w:val="none" w:sz="0" w:space="0" w:color="auto"/>
        <w:bottom w:val="none" w:sz="0" w:space="0" w:color="auto"/>
        <w:right w:val="none" w:sz="0" w:space="0" w:color="auto"/>
      </w:divBdr>
    </w:div>
    <w:div w:id="577785216">
      <w:bodyDiv w:val="1"/>
      <w:marLeft w:val="0"/>
      <w:marRight w:val="0"/>
      <w:marTop w:val="0"/>
      <w:marBottom w:val="0"/>
      <w:divBdr>
        <w:top w:val="none" w:sz="0" w:space="0" w:color="auto"/>
        <w:left w:val="none" w:sz="0" w:space="0" w:color="auto"/>
        <w:bottom w:val="none" w:sz="0" w:space="0" w:color="auto"/>
        <w:right w:val="none" w:sz="0" w:space="0" w:color="auto"/>
      </w:divBdr>
    </w:div>
    <w:div w:id="577906404">
      <w:bodyDiv w:val="1"/>
      <w:marLeft w:val="0"/>
      <w:marRight w:val="0"/>
      <w:marTop w:val="0"/>
      <w:marBottom w:val="0"/>
      <w:divBdr>
        <w:top w:val="none" w:sz="0" w:space="0" w:color="auto"/>
        <w:left w:val="none" w:sz="0" w:space="0" w:color="auto"/>
        <w:bottom w:val="none" w:sz="0" w:space="0" w:color="auto"/>
        <w:right w:val="none" w:sz="0" w:space="0" w:color="auto"/>
      </w:divBdr>
    </w:div>
    <w:div w:id="578097803">
      <w:bodyDiv w:val="1"/>
      <w:marLeft w:val="0"/>
      <w:marRight w:val="0"/>
      <w:marTop w:val="0"/>
      <w:marBottom w:val="0"/>
      <w:divBdr>
        <w:top w:val="none" w:sz="0" w:space="0" w:color="auto"/>
        <w:left w:val="none" w:sz="0" w:space="0" w:color="auto"/>
        <w:bottom w:val="none" w:sz="0" w:space="0" w:color="auto"/>
        <w:right w:val="none" w:sz="0" w:space="0" w:color="auto"/>
      </w:divBdr>
    </w:div>
    <w:div w:id="578099883">
      <w:bodyDiv w:val="1"/>
      <w:marLeft w:val="0"/>
      <w:marRight w:val="0"/>
      <w:marTop w:val="0"/>
      <w:marBottom w:val="0"/>
      <w:divBdr>
        <w:top w:val="none" w:sz="0" w:space="0" w:color="auto"/>
        <w:left w:val="none" w:sz="0" w:space="0" w:color="auto"/>
        <w:bottom w:val="none" w:sz="0" w:space="0" w:color="auto"/>
        <w:right w:val="none" w:sz="0" w:space="0" w:color="auto"/>
      </w:divBdr>
    </w:div>
    <w:div w:id="578177037">
      <w:bodyDiv w:val="1"/>
      <w:marLeft w:val="0"/>
      <w:marRight w:val="0"/>
      <w:marTop w:val="0"/>
      <w:marBottom w:val="0"/>
      <w:divBdr>
        <w:top w:val="none" w:sz="0" w:space="0" w:color="auto"/>
        <w:left w:val="none" w:sz="0" w:space="0" w:color="auto"/>
        <w:bottom w:val="none" w:sz="0" w:space="0" w:color="auto"/>
        <w:right w:val="none" w:sz="0" w:space="0" w:color="auto"/>
      </w:divBdr>
    </w:div>
    <w:div w:id="578249812">
      <w:bodyDiv w:val="1"/>
      <w:marLeft w:val="0"/>
      <w:marRight w:val="0"/>
      <w:marTop w:val="0"/>
      <w:marBottom w:val="0"/>
      <w:divBdr>
        <w:top w:val="none" w:sz="0" w:space="0" w:color="auto"/>
        <w:left w:val="none" w:sz="0" w:space="0" w:color="auto"/>
        <w:bottom w:val="none" w:sz="0" w:space="0" w:color="auto"/>
        <w:right w:val="none" w:sz="0" w:space="0" w:color="auto"/>
      </w:divBdr>
    </w:div>
    <w:div w:id="578250491">
      <w:bodyDiv w:val="1"/>
      <w:marLeft w:val="0"/>
      <w:marRight w:val="0"/>
      <w:marTop w:val="0"/>
      <w:marBottom w:val="0"/>
      <w:divBdr>
        <w:top w:val="none" w:sz="0" w:space="0" w:color="auto"/>
        <w:left w:val="none" w:sz="0" w:space="0" w:color="auto"/>
        <w:bottom w:val="none" w:sz="0" w:space="0" w:color="auto"/>
        <w:right w:val="none" w:sz="0" w:space="0" w:color="auto"/>
      </w:divBdr>
    </w:div>
    <w:div w:id="578251586">
      <w:bodyDiv w:val="1"/>
      <w:marLeft w:val="0"/>
      <w:marRight w:val="0"/>
      <w:marTop w:val="0"/>
      <w:marBottom w:val="0"/>
      <w:divBdr>
        <w:top w:val="none" w:sz="0" w:space="0" w:color="auto"/>
        <w:left w:val="none" w:sz="0" w:space="0" w:color="auto"/>
        <w:bottom w:val="none" w:sz="0" w:space="0" w:color="auto"/>
        <w:right w:val="none" w:sz="0" w:space="0" w:color="auto"/>
      </w:divBdr>
    </w:div>
    <w:div w:id="578826559">
      <w:bodyDiv w:val="1"/>
      <w:marLeft w:val="0"/>
      <w:marRight w:val="0"/>
      <w:marTop w:val="0"/>
      <w:marBottom w:val="0"/>
      <w:divBdr>
        <w:top w:val="none" w:sz="0" w:space="0" w:color="auto"/>
        <w:left w:val="none" w:sz="0" w:space="0" w:color="auto"/>
        <w:bottom w:val="none" w:sz="0" w:space="0" w:color="auto"/>
        <w:right w:val="none" w:sz="0" w:space="0" w:color="auto"/>
      </w:divBdr>
    </w:div>
    <w:div w:id="578830657">
      <w:bodyDiv w:val="1"/>
      <w:marLeft w:val="0"/>
      <w:marRight w:val="0"/>
      <w:marTop w:val="0"/>
      <w:marBottom w:val="0"/>
      <w:divBdr>
        <w:top w:val="none" w:sz="0" w:space="0" w:color="auto"/>
        <w:left w:val="none" w:sz="0" w:space="0" w:color="auto"/>
        <w:bottom w:val="none" w:sz="0" w:space="0" w:color="auto"/>
        <w:right w:val="none" w:sz="0" w:space="0" w:color="auto"/>
      </w:divBdr>
    </w:div>
    <w:div w:id="579102805">
      <w:bodyDiv w:val="1"/>
      <w:marLeft w:val="0"/>
      <w:marRight w:val="0"/>
      <w:marTop w:val="0"/>
      <w:marBottom w:val="0"/>
      <w:divBdr>
        <w:top w:val="none" w:sz="0" w:space="0" w:color="auto"/>
        <w:left w:val="none" w:sz="0" w:space="0" w:color="auto"/>
        <w:bottom w:val="none" w:sz="0" w:space="0" w:color="auto"/>
        <w:right w:val="none" w:sz="0" w:space="0" w:color="auto"/>
      </w:divBdr>
    </w:div>
    <w:div w:id="579145038">
      <w:bodyDiv w:val="1"/>
      <w:marLeft w:val="0"/>
      <w:marRight w:val="0"/>
      <w:marTop w:val="0"/>
      <w:marBottom w:val="0"/>
      <w:divBdr>
        <w:top w:val="none" w:sz="0" w:space="0" w:color="auto"/>
        <w:left w:val="none" w:sz="0" w:space="0" w:color="auto"/>
        <w:bottom w:val="none" w:sz="0" w:space="0" w:color="auto"/>
        <w:right w:val="none" w:sz="0" w:space="0" w:color="auto"/>
      </w:divBdr>
    </w:div>
    <w:div w:id="579215201">
      <w:bodyDiv w:val="1"/>
      <w:marLeft w:val="0"/>
      <w:marRight w:val="0"/>
      <w:marTop w:val="0"/>
      <w:marBottom w:val="0"/>
      <w:divBdr>
        <w:top w:val="none" w:sz="0" w:space="0" w:color="auto"/>
        <w:left w:val="none" w:sz="0" w:space="0" w:color="auto"/>
        <w:bottom w:val="none" w:sz="0" w:space="0" w:color="auto"/>
        <w:right w:val="none" w:sz="0" w:space="0" w:color="auto"/>
      </w:divBdr>
    </w:div>
    <w:div w:id="579367070">
      <w:bodyDiv w:val="1"/>
      <w:marLeft w:val="0"/>
      <w:marRight w:val="0"/>
      <w:marTop w:val="0"/>
      <w:marBottom w:val="0"/>
      <w:divBdr>
        <w:top w:val="none" w:sz="0" w:space="0" w:color="auto"/>
        <w:left w:val="none" w:sz="0" w:space="0" w:color="auto"/>
        <w:bottom w:val="none" w:sz="0" w:space="0" w:color="auto"/>
        <w:right w:val="none" w:sz="0" w:space="0" w:color="auto"/>
      </w:divBdr>
    </w:div>
    <w:div w:id="579676740">
      <w:bodyDiv w:val="1"/>
      <w:marLeft w:val="0"/>
      <w:marRight w:val="0"/>
      <w:marTop w:val="0"/>
      <w:marBottom w:val="0"/>
      <w:divBdr>
        <w:top w:val="none" w:sz="0" w:space="0" w:color="auto"/>
        <w:left w:val="none" w:sz="0" w:space="0" w:color="auto"/>
        <w:bottom w:val="none" w:sz="0" w:space="0" w:color="auto"/>
        <w:right w:val="none" w:sz="0" w:space="0" w:color="auto"/>
      </w:divBdr>
    </w:div>
    <w:div w:id="579679097">
      <w:bodyDiv w:val="1"/>
      <w:marLeft w:val="0"/>
      <w:marRight w:val="0"/>
      <w:marTop w:val="0"/>
      <w:marBottom w:val="0"/>
      <w:divBdr>
        <w:top w:val="none" w:sz="0" w:space="0" w:color="auto"/>
        <w:left w:val="none" w:sz="0" w:space="0" w:color="auto"/>
        <w:bottom w:val="none" w:sz="0" w:space="0" w:color="auto"/>
        <w:right w:val="none" w:sz="0" w:space="0" w:color="auto"/>
      </w:divBdr>
    </w:div>
    <w:div w:id="579753276">
      <w:bodyDiv w:val="1"/>
      <w:marLeft w:val="0"/>
      <w:marRight w:val="0"/>
      <w:marTop w:val="0"/>
      <w:marBottom w:val="0"/>
      <w:divBdr>
        <w:top w:val="none" w:sz="0" w:space="0" w:color="auto"/>
        <w:left w:val="none" w:sz="0" w:space="0" w:color="auto"/>
        <w:bottom w:val="none" w:sz="0" w:space="0" w:color="auto"/>
        <w:right w:val="none" w:sz="0" w:space="0" w:color="auto"/>
      </w:divBdr>
    </w:div>
    <w:div w:id="579826981">
      <w:bodyDiv w:val="1"/>
      <w:marLeft w:val="0"/>
      <w:marRight w:val="0"/>
      <w:marTop w:val="0"/>
      <w:marBottom w:val="0"/>
      <w:divBdr>
        <w:top w:val="none" w:sz="0" w:space="0" w:color="auto"/>
        <w:left w:val="none" w:sz="0" w:space="0" w:color="auto"/>
        <w:bottom w:val="none" w:sz="0" w:space="0" w:color="auto"/>
        <w:right w:val="none" w:sz="0" w:space="0" w:color="auto"/>
      </w:divBdr>
    </w:div>
    <w:div w:id="579869117">
      <w:bodyDiv w:val="1"/>
      <w:marLeft w:val="0"/>
      <w:marRight w:val="0"/>
      <w:marTop w:val="0"/>
      <w:marBottom w:val="0"/>
      <w:divBdr>
        <w:top w:val="none" w:sz="0" w:space="0" w:color="auto"/>
        <w:left w:val="none" w:sz="0" w:space="0" w:color="auto"/>
        <w:bottom w:val="none" w:sz="0" w:space="0" w:color="auto"/>
        <w:right w:val="none" w:sz="0" w:space="0" w:color="auto"/>
      </w:divBdr>
    </w:div>
    <w:div w:id="580062083">
      <w:bodyDiv w:val="1"/>
      <w:marLeft w:val="0"/>
      <w:marRight w:val="0"/>
      <w:marTop w:val="0"/>
      <w:marBottom w:val="0"/>
      <w:divBdr>
        <w:top w:val="none" w:sz="0" w:space="0" w:color="auto"/>
        <w:left w:val="none" w:sz="0" w:space="0" w:color="auto"/>
        <w:bottom w:val="none" w:sz="0" w:space="0" w:color="auto"/>
        <w:right w:val="none" w:sz="0" w:space="0" w:color="auto"/>
      </w:divBdr>
    </w:div>
    <w:div w:id="580067992">
      <w:bodyDiv w:val="1"/>
      <w:marLeft w:val="0"/>
      <w:marRight w:val="0"/>
      <w:marTop w:val="0"/>
      <w:marBottom w:val="0"/>
      <w:divBdr>
        <w:top w:val="none" w:sz="0" w:space="0" w:color="auto"/>
        <w:left w:val="none" w:sz="0" w:space="0" w:color="auto"/>
        <w:bottom w:val="none" w:sz="0" w:space="0" w:color="auto"/>
        <w:right w:val="none" w:sz="0" w:space="0" w:color="auto"/>
      </w:divBdr>
    </w:div>
    <w:div w:id="580483942">
      <w:bodyDiv w:val="1"/>
      <w:marLeft w:val="0"/>
      <w:marRight w:val="0"/>
      <w:marTop w:val="0"/>
      <w:marBottom w:val="0"/>
      <w:divBdr>
        <w:top w:val="none" w:sz="0" w:space="0" w:color="auto"/>
        <w:left w:val="none" w:sz="0" w:space="0" w:color="auto"/>
        <w:bottom w:val="none" w:sz="0" w:space="0" w:color="auto"/>
        <w:right w:val="none" w:sz="0" w:space="0" w:color="auto"/>
      </w:divBdr>
    </w:div>
    <w:div w:id="580529115">
      <w:bodyDiv w:val="1"/>
      <w:marLeft w:val="0"/>
      <w:marRight w:val="0"/>
      <w:marTop w:val="0"/>
      <w:marBottom w:val="0"/>
      <w:divBdr>
        <w:top w:val="none" w:sz="0" w:space="0" w:color="auto"/>
        <w:left w:val="none" w:sz="0" w:space="0" w:color="auto"/>
        <w:bottom w:val="none" w:sz="0" w:space="0" w:color="auto"/>
        <w:right w:val="none" w:sz="0" w:space="0" w:color="auto"/>
      </w:divBdr>
    </w:div>
    <w:div w:id="580722722">
      <w:bodyDiv w:val="1"/>
      <w:marLeft w:val="0"/>
      <w:marRight w:val="0"/>
      <w:marTop w:val="0"/>
      <w:marBottom w:val="0"/>
      <w:divBdr>
        <w:top w:val="none" w:sz="0" w:space="0" w:color="auto"/>
        <w:left w:val="none" w:sz="0" w:space="0" w:color="auto"/>
        <w:bottom w:val="none" w:sz="0" w:space="0" w:color="auto"/>
        <w:right w:val="none" w:sz="0" w:space="0" w:color="auto"/>
      </w:divBdr>
    </w:div>
    <w:div w:id="580994017">
      <w:bodyDiv w:val="1"/>
      <w:marLeft w:val="0"/>
      <w:marRight w:val="0"/>
      <w:marTop w:val="0"/>
      <w:marBottom w:val="0"/>
      <w:divBdr>
        <w:top w:val="none" w:sz="0" w:space="0" w:color="auto"/>
        <w:left w:val="none" w:sz="0" w:space="0" w:color="auto"/>
        <w:bottom w:val="none" w:sz="0" w:space="0" w:color="auto"/>
        <w:right w:val="none" w:sz="0" w:space="0" w:color="auto"/>
      </w:divBdr>
    </w:div>
    <w:div w:id="581371659">
      <w:bodyDiv w:val="1"/>
      <w:marLeft w:val="0"/>
      <w:marRight w:val="0"/>
      <w:marTop w:val="0"/>
      <w:marBottom w:val="0"/>
      <w:divBdr>
        <w:top w:val="none" w:sz="0" w:space="0" w:color="auto"/>
        <w:left w:val="none" w:sz="0" w:space="0" w:color="auto"/>
        <w:bottom w:val="none" w:sz="0" w:space="0" w:color="auto"/>
        <w:right w:val="none" w:sz="0" w:space="0" w:color="auto"/>
      </w:divBdr>
    </w:div>
    <w:div w:id="581527640">
      <w:bodyDiv w:val="1"/>
      <w:marLeft w:val="0"/>
      <w:marRight w:val="0"/>
      <w:marTop w:val="0"/>
      <w:marBottom w:val="0"/>
      <w:divBdr>
        <w:top w:val="none" w:sz="0" w:space="0" w:color="auto"/>
        <w:left w:val="none" w:sz="0" w:space="0" w:color="auto"/>
        <w:bottom w:val="none" w:sz="0" w:space="0" w:color="auto"/>
        <w:right w:val="none" w:sz="0" w:space="0" w:color="auto"/>
      </w:divBdr>
    </w:div>
    <w:div w:id="581723582">
      <w:bodyDiv w:val="1"/>
      <w:marLeft w:val="0"/>
      <w:marRight w:val="0"/>
      <w:marTop w:val="0"/>
      <w:marBottom w:val="0"/>
      <w:divBdr>
        <w:top w:val="none" w:sz="0" w:space="0" w:color="auto"/>
        <w:left w:val="none" w:sz="0" w:space="0" w:color="auto"/>
        <w:bottom w:val="none" w:sz="0" w:space="0" w:color="auto"/>
        <w:right w:val="none" w:sz="0" w:space="0" w:color="auto"/>
      </w:divBdr>
    </w:div>
    <w:div w:id="581795422">
      <w:bodyDiv w:val="1"/>
      <w:marLeft w:val="0"/>
      <w:marRight w:val="0"/>
      <w:marTop w:val="0"/>
      <w:marBottom w:val="0"/>
      <w:divBdr>
        <w:top w:val="none" w:sz="0" w:space="0" w:color="auto"/>
        <w:left w:val="none" w:sz="0" w:space="0" w:color="auto"/>
        <w:bottom w:val="none" w:sz="0" w:space="0" w:color="auto"/>
        <w:right w:val="none" w:sz="0" w:space="0" w:color="auto"/>
      </w:divBdr>
    </w:div>
    <w:div w:id="581987196">
      <w:bodyDiv w:val="1"/>
      <w:marLeft w:val="0"/>
      <w:marRight w:val="0"/>
      <w:marTop w:val="0"/>
      <w:marBottom w:val="0"/>
      <w:divBdr>
        <w:top w:val="none" w:sz="0" w:space="0" w:color="auto"/>
        <w:left w:val="none" w:sz="0" w:space="0" w:color="auto"/>
        <w:bottom w:val="none" w:sz="0" w:space="0" w:color="auto"/>
        <w:right w:val="none" w:sz="0" w:space="0" w:color="auto"/>
      </w:divBdr>
    </w:div>
    <w:div w:id="582302348">
      <w:bodyDiv w:val="1"/>
      <w:marLeft w:val="0"/>
      <w:marRight w:val="0"/>
      <w:marTop w:val="0"/>
      <w:marBottom w:val="0"/>
      <w:divBdr>
        <w:top w:val="none" w:sz="0" w:space="0" w:color="auto"/>
        <w:left w:val="none" w:sz="0" w:space="0" w:color="auto"/>
        <w:bottom w:val="none" w:sz="0" w:space="0" w:color="auto"/>
        <w:right w:val="none" w:sz="0" w:space="0" w:color="auto"/>
      </w:divBdr>
    </w:div>
    <w:div w:id="582567299">
      <w:bodyDiv w:val="1"/>
      <w:marLeft w:val="0"/>
      <w:marRight w:val="0"/>
      <w:marTop w:val="0"/>
      <w:marBottom w:val="0"/>
      <w:divBdr>
        <w:top w:val="none" w:sz="0" w:space="0" w:color="auto"/>
        <w:left w:val="none" w:sz="0" w:space="0" w:color="auto"/>
        <w:bottom w:val="none" w:sz="0" w:space="0" w:color="auto"/>
        <w:right w:val="none" w:sz="0" w:space="0" w:color="auto"/>
      </w:divBdr>
    </w:div>
    <w:div w:id="582644149">
      <w:bodyDiv w:val="1"/>
      <w:marLeft w:val="0"/>
      <w:marRight w:val="0"/>
      <w:marTop w:val="0"/>
      <w:marBottom w:val="0"/>
      <w:divBdr>
        <w:top w:val="none" w:sz="0" w:space="0" w:color="auto"/>
        <w:left w:val="none" w:sz="0" w:space="0" w:color="auto"/>
        <w:bottom w:val="none" w:sz="0" w:space="0" w:color="auto"/>
        <w:right w:val="none" w:sz="0" w:space="0" w:color="auto"/>
      </w:divBdr>
    </w:div>
    <w:div w:id="582765248">
      <w:bodyDiv w:val="1"/>
      <w:marLeft w:val="0"/>
      <w:marRight w:val="0"/>
      <w:marTop w:val="0"/>
      <w:marBottom w:val="0"/>
      <w:divBdr>
        <w:top w:val="none" w:sz="0" w:space="0" w:color="auto"/>
        <w:left w:val="none" w:sz="0" w:space="0" w:color="auto"/>
        <w:bottom w:val="none" w:sz="0" w:space="0" w:color="auto"/>
        <w:right w:val="none" w:sz="0" w:space="0" w:color="auto"/>
      </w:divBdr>
    </w:div>
    <w:div w:id="582960166">
      <w:bodyDiv w:val="1"/>
      <w:marLeft w:val="0"/>
      <w:marRight w:val="0"/>
      <w:marTop w:val="0"/>
      <w:marBottom w:val="0"/>
      <w:divBdr>
        <w:top w:val="none" w:sz="0" w:space="0" w:color="auto"/>
        <w:left w:val="none" w:sz="0" w:space="0" w:color="auto"/>
        <w:bottom w:val="none" w:sz="0" w:space="0" w:color="auto"/>
        <w:right w:val="none" w:sz="0" w:space="0" w:color="auto"/>
      </w:divBdr>
    </w:div>
    <w:div w:id="583419920">
      <w:bodyDiv w:val="1"/>
      <w:marLeft w:val="0"/>
      <w:marRight w:val="0"/>
      <w:marTop w:val="0"/>
      <w:marBottom w:val="0"/>
      <w:divBdr>
        <w:top w:val="none" w:sz="0" w:space="0" w:color="auto"/>
        <w:left w:val="none" w:sz="0" w:space="0" w:color="auto"/>
        <w:bottom w:val="none" w:sz="0" w:space="0" w:color="auto"/>
        <w:right w:val="none" w:sz="0" w:space="0" w:color="auto"/>
      </w:divBdr>
    </w:div>
    <w:div w:id="583496716">
      <w:bodyDiv w:val="1"/>
      <w:marLeft w:val="0"/>
      <w:marRight w:val="0"/>
      <w:marTop w:val="0"/>
      <w:marBottom w:val="0"/>
      <w:divBdr>
        <w:top w:val="none" w:sz="0" w:space="0" w:color="auto"/>
        <w:left w:val="none" w:sz="0" w:space="0" w:color="auto"/>
        <w:bottom w:val="none" w:sz="0" w:space="0" w:color="auto"/>
        <w:right w:val="none" w:sz="0" w:space="0" w:color="auto"/>
      </w:divBdr>
    </w:div>
    <w:div w:id="583564710">
      <w:bodyDiv w:val="1"/>
      <w:marLeft w:val="0"/>
      <w:marRight w:val="0"/>
      <w:marTop w:val="0"/>
      <w:marBottom w:val="0"/>
      <w:divBdr>
        <w:top w:val="none" w:sz="0" w:space="0" w:color="auto"/>
        <w:left w:val="none" w:sz="0" w:space="0" w:color="auto"/>
        <w:bottom w:val="none" w:sz="0" w:space="0" w:color="auto"/>
        <w:right w:val="none" w:sz="0" w:space="0" w:color="auto"/>
      </w:divBdr>
    </w:div>
    <w:div w:id="583807040">
      <w:bodyDiv w:val="1"/>
      <w:marLeft w:val="0"/>
      <w:marRight w:val="0"/>
      <w:marTop w:val="0"/>
      <w:marBottom w:val="0"/>
      <w:divBdr>
        <w:top w:val="none" w:sz="0" w:space="0" w:color="auto"/>
        <w:left w:val="none" w:sz="0" w:space="0" w:color="auto"/>
        <w:bottom w:val="none" w:sz="0" w:space="0" w:color="auto"/>
        <w:right w:val="none" w:sz="0" w:space="0" w:color="auto"/>
      </w:divBdr>
    </w:div>
    <w:div w:id="584000316">
      <w:bodyDiv w:val="1"/>
      <w:marLeft w:val="0"/>
      <w:marRight w:val="0"/>
      <w:marTop w:val="0"/>
      <w:marBottom w:val="0"/>
      <w:divBdr>
        <w:top w:val="none" w:sz="0" w:space="0" w:color="auto"/>
        <w:left w:val="none" w:sz="0" w:space="0" w:color="auto"/>
        <w:bottom w:val="none" w:sz="0" w:space="0" w:color="auto"/>
        <w:right w:val="none" w:sz="0" w:space="0" w:color="auto"/>
      </w:divBdr>
    </w:div>
    <w:div w:id="584071768">
      <w:bodyDiv w:val="1"/>
      <w:marLeft w:val="0"/>
      <w:marRight w:val="0"/>
      <w:marTop w:val="0"/>
      <w:marBottom w:val="0"/>
      <w:divBdr>
        <w:top w:val="none" w:sz="0" w:space="0" w:color="auto"/>
        <w:left w:val="none" w:sz="0" w:space="0" w:color="auto"/>
        <w:bottom w:val="none" w:sz="0" w:space="0" w:color="auto"/>
        <w:right w:val="none" w:sz="0" w:space="0" w:color="auto"/>
      </w:divBdr>
    </w:div>
    <w:div w:id="584143647">
      <w:bodyDiv w:val="1"/>
      <w:marLeft w:val="0"/>
      <w:marRight w:val="0"/>
      <w:marTop w:val="0"/>
      <w:marBottom w:val="0"/>
      <w:divBdr>
        <w:top w:val="none" w:sz="0" w:space="0" w:color="auto"/>
        <w:left w:val="none" w:sz="0" w:space="0" w:color="auto"/>
        <w:bottom w:val="none" w:sz="0" w:space="0" w:color="auto"/>
        <w:right w:val="none" w:sz="0" w:space="0" w:color="auto"/>
      </w:divBdr>
    </w:div>
    <w:div w:id="584531847">
      <w:bodyDiv w:val="1"/>
      <w:marLeft w:val="0"/>
      <w:marRight w:val="0"/>
      <w:marTop w:val="0"/>
      <w:marBottom w:val="0"/>
      <w:divBdr>
        <w:top w:val="none" w:sz="0" w:space="0" w:color="auto"/>
        <w:left w:val="none" w:sz="0" w:space="0" w:color="auto"/>
        <w:bottom w:val="none" w:sz="0" w:space="0" w:color="auto"/>
        <w:right w:val="none" w:sz="0" w:space="0" w:color="auto"/>
      </w:divBdr>
    </w:div>
    <w:div w:id="584800956">
      <w:bodyDiv w:val="1"/>
      <w:marLeft w:val="0"/>
      <w:marRight w:val="0"/>
      <w:marTop w:val="0"/>
      <w:marBottom w:val="0"/>
      <w:divBdr>
        <w:top w:val="none" w:sz="0" w:space="0" w:color="auto"/>
        <w:left w:val="none" w:sz="0" w:space="0" w:color="auto"/>
        <w:bottom w:val="none" w:sz="0" w:space="0" w:color="auto"/>
        <w:right w:val="none" w:sz="0" w:space="0" w:color="auto"/>
      </w:divBdr>
    </w:div>
    <w:div w:id="584919916">
      <w:bodyDiv w:val="1"/>
      <w:marLeft w:val="0"/>
      <w:marRight w:val="0"/>
      <w:marTop w:val="0"/>
      <w:marBottom w:val="0"/>
      <w:divBdr>
        <w:top w:val="none" w:sz="0" w:space="0" w:color="auto"/>
        <w:left w:val="none" w:sz="0" w:space="0" w:color="auto"/>
        <w:bottom w:val="none" w:sz="0" w:space="0" w:color="auto"/>
        <w:right w:val="none" w:sz="0" w:space="0" w:color="auto"/>
      </w:divBdr>
    </w:div>
    <w:div w:id="584992823">
      <w:bodyDiv w:val="1"/>
      <w:marLeft w:val="0"/>
      <w:marRight w:val="0"/>
      <w:marTop w:val="0"/>
      <w:marBottom w:val="0"/>
      <w:divBdr>
        <w:top w:val="none" w:sz="0" w:space="0" w:color="auto"/>
        <w:left w:val="none" w:sz="0" w:space="0" w:color="auto"/>
        <w:bottom w:val="none" w:sz="0" w:space="0" w:color="auto"/>
        <w:right w:val="none" w:sz="0" w:space="0" w:color="auto"/>
      </w:divBdr>
    </w:div>
    <w:div w:id="585069584">
      <w:bodyDiv w:val="1"/>
      <w:marLeft w:val="0"/>
      <w:marRight w:val="0"/>
      <w:marTop w:val="0"/>
      <w:marBottom w:val="0"/>
      <w:divBdr>
        <w:top w:val="none" w:sz="0" w:space="0" w:color="auto"/>
        <w:left w:val="none" w:sz="0" w:space="0" w:color="auto"/>
        <w:bottom w:val="none" w:sz="0" w:space="0" w:color="auto"/>
        <w:right w:val="none" w:sz="0" w:space="0" w:color="auto"/>
      </w:divBdr>
    </w:div>
    <w:div w:id="585112276">
      <w:bodyDiv w:val="1"/>
      <w:marLeft w:val="0"/>
      <w:marRight w:val="0"/>
      <w:marTop w:val="0"/>
      <w:marBottom w:val="0"/>
      <w:divBdr>
        <w:top w:val="none" w:sz="0" w:space="0" w:color="auto"/>
        <w:left w:val="none" w:sz="0" w:space="0" w:color="auto"/>
        <w:bottom w:val="none" w:sz="0" w:space="0" w:color="auto"/>
        <w:right w:val="none" w:sz="0" w:space="0" w:color="auto"/>
      </w:divBdr>
    </w:div>
    <w:div w:id="585114245">
      <w:bodyDiv w:val="1"/>
      <w:marLeft w:val="0"/>
      <w:marRight w:val="0"/>
      <w:marTop w:val="0"/>
      <w:marBottom w:val="0"/>
      <w:divBdr>
        <w:top w:val="none" w:sz="0" w:space="0" w:color="auto"/>
        <w:left w:val="none" w:sz="0" w:space="0" w:color="auto"/>
        <w:bottom w:val="none" w:sz="0" w:space="0" w:color="auto"/>
        <w:right w:val="none" w:sz="0" w:space="0" w:color="auto"/>
      </w:divBdr>
    </w:div>
    <w:div w:id="585191692">
      <w:bodyDiv w:val="1"/>
      <w:marLeft w:val="0"/>
      <w:marRight w:val="0"/>
      <w:marTop w:val="0"/>
      <w:marBottom w:val="0"/>
      <w:divBdr>
        <w:top w:val="none" w:sz="0" w:space="0" w:color="auto"/>
        <w:left w:val="none" w:sz="0" w:space="0" w:color="auto"/>
        <w:bottom w:val="none" w:sz="0" w:space="0" w:color="auto"/>
        <w:right w:val="none" w:sz="0" w:space="0" w:color="auto"/>
      </w:divBdr>
    </w:div>
    <w:div w:id="585312560">
      <w:bodyDiv w:val="1"/>
      <w:marLeft w:val="0"/>
      <w:marRight w:val="0"/>
      <w:marTop w:val="0"/>
      <w:marBottom w:val="0"/>
      <w:divBdr>
        <w:top w:val="none" w:sz="0" w:space="0" w:color="auto"/>
        <w:left w:val="none" w:sz="0" w:space="0" w:color="auto"/>
        <w:bottom w:val="none" w:sz="0" w:space="0" w:color="auto"/>
        <w:right w:val="none" w:sz="0" w:space="0" w:color="auto"/>
      </w:divBdr>
    </w:div>
    <w:div w:id="585696489">
      <w:bodyDiv w:val="1"/>
      <w:marLeft w:val="0"/>
      <w:marRight w:val="0"/>
      <w:marTop w:val="0"/>
      <w:marBottom w:val="0"/>
      <w:divBdr>
        <w:top w:val="none" w:sz="0" w:space="0" w:color="auto"/>
        <w:left w:val="none" w:sz="0" w:space="0" w:color="auto"/>
        <w:bottom w:val="none" w:sz="0" w:space="0" w:color="auto"/>
        <w:right w:val="none" w:sz="0" w:space="0" w:color="auto"/>
      </w:divBdr>
    </w:div>
    <w:div w:id="585845730">
      <w:bodyDiv w:val="1"/>
      <w:marLeft w:val="0"/>
      <w:marRight w:val="0"/>
      <w:marTop w:val="0"/>
      <w:marBottom w:val="0"/>
      <w:divBdr>
        <w:top w:val="none" w:sz="0" w:space="0" w:color="auto"/>
        <w:left w:val="none" w:sz="0" w:space="0" w:color="auto"/>
        <w:bottom w:val="none" w:sz="0" w:space="0" w:color="auto"/>
        <w:right w:val="none" w:sz="0" w:space="0" w:color="auto"/>
      </w:divBdr>
    </w:div>
    <w:div w:id="586111365">
      <w:bodyDiv w:val="1"/>
      <w:marLeft w:val="0"/>
      <w:marRight w:val="0"/>
      <w:marTop w:val="0"/>
      <w:marBottom w:val="0"/>
      <w:divBdr>
        <w:top w:val="none" w:sz="0" w:space="0" w:color="auto"/>
        <w:left w:val="none" w:sz="0" w:space="0" w:color="auto"/>
        <w:bottom w:val="none" w:sz="0" w:space="0" w:color="auto"/>
        <w:right w:val="none" w:sz="0" w:space="0" w:color="auto"/>
      </w:divBdr>
    </w:div>
    <w:div w:id="586185489">
      <w:bodyDiv w:val="1"/>
      <w:marLeft w:val="0"/>
      <w:marRight w:val="0"/>
      <w:marTop w:val="0"/>
      <w:marBottom w:val="0"/>
      <w:divBdr>
        <w:top w:val="none" w:sz="0" w:space="0" w:color="auto"/>
        <w:left w:val="none" w:sz="0" w:space="0" w:color="auto"/>
        <w:bottom w:val="none" w:sz="0" w:space="0" w:color="auto"/>
        <w:right w:val="none" w:sz="0" w:space="0" w:color="auto"/>
      </w:divBdr>
    </w:div>
    <w:div w:id="586573578">
      <w:bodyDiv w:val="1"/>
      <w:marLeft w:val="0"/>
      <w:marRight w:val="0"/>
      <w:marTop w:val="0"/>
      <w:marBottom w:val="0"/>
      <w:divBdr>
        <w:top w:val="none" w:sz="0" w:space="0" w:color="auto"/>
        <w:left w:val="none" w:sz="0" w:space="0" w:color="auto"/>
        <w:bottom w:val="none" w:sz="0" w:space="0" w:color="auto"/>
        <w:right w:val="none" w:sz="0" w:space="0" w:color="auto"/>
      </w:divBdr>
    </w:div>
    <w:div w:id="586577461">
      <w:bodyDiv w:val="1"/>
      <w:marLeft w:val="0"/>
      <w:marRight w:val="0"/>
      <w:marTop w:val="0"/>
      <w:marBottom w:val="0"/>
      <w:divBdr>
        <w:top w:val="none" w:sz="0" w:space="0" w:color="auto"/>
        <w:left w:val="none" w:sz="0" w:space="0" w:color="auto"/>
        <w:bottom w:val="none" w:sz="0" w:space="0" w:color="auto"/>
        <w:right w:val="none" w:sz="0" w:space="0" w:color="auto"/>
      </w:divBdr>
    </w:div>
    <w:div w:id="586772103">
      <w:bodyDiv w:val="1"/>
      <w:marLeft w:val="0"/>
      <w:marRight w:val="0"/>
      <w:marTop w:val="0"/>
      <w:marBottom w:val="0"/>
      <w:divBdr>
        <w:top w:val="none" w:sz="0" w:space="0" w:color="auto"/>
        <w:left w:val="none" w:sz="0" w:space="0" w:color="auto"/>
        <w:bottom w:val="none" w:sz="0" w:space="0" w:color="auto"/>
        <w:right w:val="none" w:sz="0" w:space="0" w:color="auto"/>
      </w:divBdr>
    </w:div>
    <w:div w:id="586840890">
      <w:bodyDiv w:val="1"/>
      <w:marLeft w:val="0"/>
      <w:marRight w:val="0"/>
      <w:marTop w:val="0"/>
      <w:marBottom w:val="0"/>
      <w:divBdr>
        <w:top w:val="none" w:sz="0" w:space="0" w:color="auto"/>
        <w:left w:val="none" w:sz="0" w:space="0" w:color="auto"/>
        <w:bottom w:val="none" w:sz="0" w:space="0" w:color="auto"/>
        <w:right w:val="none" w:sz="0" w:space="0" w:color="auto"/>
      </w:divBdr>
    </w:div>
    <w:div w:id="586882737">
      <w:bodyDiv w:val="1"/>
      <w:marLeft w:val="0"/>
      <w:marRight w:val="0"/>
      <w:marTop w:val="0"/>
      <w:marBottom w:val="0"/>
      <w:divBdr>
        <w:top w:val="none" w:sz="0" w:space="0" w:color="auto"/>
        <w:left w:val="none" w:sz="0" w:space="0" w:color="auto"/>
        <w:bottom w:val="none" w:sz="0" w:space="0" w:color="auto"/>
        <w:right w:val="none" w:sz="0" w:space="0" w:color="auto"/>
      </w:divBdr>
    </w:div>
    <w:div w:id="586958083">
      <w:bodyDiv w:val="1"/>
      <w:marLeft w:val="0"/>
      <w:marRight w:val="0"/>
      <w:marTop w:val="0"/>
      <w:marBottom w:val="0"/>
      <w:divBdr>
        <w:top w:val="none" w:sz="0" w:space="0" w:color="auto"/>
        <w:left w:val="none" w:sz="0" w:space="0" w:color="auto"/>
        <w:bottom w:val="none" w:sz="0" w:space="0" w:color="auto"/>
        <w:right w:val="none" w:sz="0" w:space="0" w:color="auto"/>
      </w:divBdr>
    </w:div>
    <w:div w:id="587269986">
      <w:bodyDiv w:val="1"/>
      <w:marLeft w:val="0"/>
      <w:marRight w:val="0"/>
      <w:marTop w:val="0"/>
      <w:marBottom w:val="0"/>
      <w:divBdr>
        <w:top w:val="none" w:sz="0" w:space="0" w:color="auto"/>
        <w:left w:val="none" w:sz="0" w:space="0" w:color="auto"/>
        <w:bottom w:val="none" w:sz="0" w:space="0" w:color="auto"/>
        <w:right w:val="none" w:sz="0" w:space="0" w:color="auto"/>
      </w:divBdr>
    </w:div>
    <w:div w:id="587270344">
      <w:bodyDiv w:val="1"/>
      <w:marLeft w:val="0"/>
      <w:marRight w:val="0"/>
      <w:marTop w:val="0"/>
      <w:marBottom w:val="0"/>
      <w:divBdr>
        <w:top w:val="none" w:sz="0" w:space="0" w:color="auto"/>
        <w:left w:val="none" w:sz="0" w:space="0" w:color="auto"/>
        <w:bottom w:val="none" w:sz="0" w:space="0" w:color="auto"/>
        <w:right w:val="none" w:sz="0" w:space="0" w:color="auto"/>
      </w:divBdr>
    </w:div>
    <w:div w:id="587271661">
      <w:bodyDiv w:val="1"/>
      <w:marLeft w:val="0"/>
      <w:marRight w:val="0"/>
      <w:marTop w:val="0"/>
      <w:marBottom w:val="0"/>
      <w:divBdr>
        <w:top w:val="none" w:sz="0" w:space="0" w:color="auto"/>
        <w:left w:val="none" w:sz="0" w:space="0" w:color="auto"/>
        <w:bottom w:val="none" w:sz="0" w:space="0" w:color="auto"/>
        <w:right w:val="none" w:sz="0" w:space="0" w:color="auto"/>
      </w:divBdr>
    </w:div>
    <w:div w:id="587614243">
      <w:bodyDiv w:val="1"/>
      <w:marLeft w:val="0"/>
      <w:marRight w:val="0"/>
      <w:marTop w:val="0"/>
      <w:marBottom w:val="0"/>
      <w:divBdr>
        <w:top w:val="none" w:sz="0" w:space="0" w:color="auto"/>
        <w:left w:val="none" w:sz="0" w:space="0" w:color="auto"/>
        <w:bottom w:val="none" w:sz="0" w:space="0" w:color="auto"/>
        <w:right w:val="none" w:sz="0" w:space="0" w:color="auto"/>
      </w:divBdr>
    </w:div>
    <w:div w:id="587618330">
      <w:bodyDiv w:val="1"/>
      <w:marLeft w:val="0"/>
      <w:marRight w:val="0"/>
      <w:marTop w:val="0"/>
      <w:marBottom w:val="0"/>
      <w:divBdr>
        <w:top w:val="none" w:sz="0" w:space="0" w:color="auto"/>
        <w:left w:val="none" w:sz="0" w:space="0" w:color="auto"/>
        <w:bottom w:val="none" w:sz="0" w:space="0" w:color="auto"/>
        <w:right w:val="none" w:sz="0" w:space="0" w:color="auto"/>
      </w:divBdr>
    </w:div>
    <w:div w:id="587692960">
      <w:bodyDiv w:val="1"/>
      <w:marLeft w:val="0"/>
      <w:marRight w:val="0"/>
      <w:marTop w:val="0"/>
      <w:marBottom w:val="0"/>
      <w:divBdr>
        <w:top w:val="none" w:sz="0" w:space="0" w:color="auto"/>
        <w:left w:val="none" w:sz="0" w:space="0" w:color="auto"/>
        <w:bottom w:val="none" w:sz="0" w:space="0" w:color="auto"/>
        <w:right w:val="none" w:sz="0" w:space="0" w:color="auto"/>
      </w:divBdr>
    </w:div>
    <w:div w:id="587813701">
      <w:bodyDiv w:val="1"/>
      <w:marLeft w:val="0"/>
      <w:marRight w:val="0"/>
      <w:marTop w:val="0"/>
      <w:marBottom w:val="0"/>
      <w:divBdr>
        <w:top w:val="none" w:sz="0" w:space="0" w:color="auto"/>
        <w:left w:val="none" w:sz="0" w:space="0" w:color="auto"/>
        <w:bottom w:val="none" w:sz="0" w:space="0" w:color="auto"/>
        <w:right w:val="none" w:sz="0" w:space="0" w:color="auto"/>
      </w:divBdr>
    </w:div>
    <w:div w:id="587885873">
      <w:bodyDiv w:val="1"/>
      <w:marLeft w:val="0"/>
      <w:marRight w:val="0"/>
      <w:marTop w:val="0"/>
      <w:marBottom w:val="0"/>
      <w:divBdr>
        <w:top w:val="none" w:sz="0" w:space="0" w:color="auto"/>
        <w:left w:val="none" w:sz="0" w:space="0" w:color="auto"/>
        <w:bottom w:val="none" w:sz="0" w:space="0" w:color="auto"/>
        <w:right w:val="none" w:sz="0" w:space="0" w:color="auto"/>
      </w:divBdr>
    </w:div>
    <w:div w:id="587888481">
      <w:bodyDiv w:val="1"/>
      <w:marLeft w:val="0"/>
      <w:marRight w:val="0"/>
      <w:marTop w:val="0"/>
      <w:marBottom w:val="0"/>
      <w:divBdr>
        <w:top w:val="none" w:sz="0" w:space="0" w:color="auto"/>
        <w:left w:val="none" w:sz="0" w:space="0" w:color="auto"/>
        <w:bottom w:val="none" w:sz="0" w:space="0" w:color="auto"/>
        <w:right w:val="none" w:sz="0" w:space="0" w:color="auto"/>
      </w:divBdr>
    </w:div>
    <w:div w:id="587931721">
      <w:bodyDiv w:val="1"/>
      <w:marLeft w:val="0"/>
      <w:marRight w:val="0"/>
      <w:marTop w:val="0"/>
      <w:marBottom w:val="0"/>
      <w:divBdr>
        <w:top w:val="none" w:sz="0" w:space="0" w:color="auto"/>
        <w:left w:val="none" w:sz="0" w:space="0" w:color="auto"/>
        <w:bottom w:val="none" w:sz="0" w:space="0" w:color="auto"/>
        <w:right w:val="none" w:sz="0" w:space="0" w:color="auto"/>
      </w:divBdr>
    </w:div>
    <w:div w:id="588151326">
      <w:bodyDiv w:val="1"/>
      <w:marLeft w:val="0"/>
      <w:marRight w:val="0"/>
      <w:marTop w:val="0"/>
      <w:marBottom w:val="0"/>
      <w:divBdr>
        <w:top w:val="none" w:sz="0" w:space="0" w:color="auto"/>
        <w:left w:val="none" w:sz="0" w:space="0" w:color="auto"/>
        <w:bottom w:val="none" w:sz="0" w:space="0" w:color="auto"/>
        <w:right w:val="none" w:sz="0" w:space="0" w:color="auto"/>
      </w:divBdr>
    </w:div>
    <w:div w:id="588316748">
      <w:bodyDiv w:val="1"/>
      <w:marLeft w:val="0"/>
      <w:marRight w:val="0"/>
      <w:marTop w:val="0"/>
      <w:marBottom w:val="0"/>
      <w:divBdr>
        <w:top w:val="none" w:sz="0" w:space="0" w:color="auto"/>
        <w:left w:val="none" w:sz="0" w:space="0" w:color="auto"/>
        <w:bottom w:val="none" w:sz="0" w:space="0" w:color="auto"/>
        <w:right w:val="none" w:sz="0" w:space="0" w:color="auto"/>
      </w:divBdr>
    </w:div>
    <w:div w:id="588387095">
      <w:bodyDiv w:val="1"/>
      <w:marLeft w:val="0"/>
      <w:marRight w:val="0"/>
      <w:marTop w:val="0"/>
      <w:marBottom w:val="0"/>
      <w:divBdr>
        <w:top w:val="none" w:sz="0" w:space="0" w:color="auto"/>
        <w:left w:val="none" w:sz="0" w:space="0" w:color="auto"/>
        <w:bottom w:val="none" w:sz="0" w:space="0" w:color="auto"/>
        <w:right w:val="none" w:sz="0" w:space="0" w:color="auto"/>
      </w:divBdr>
    </w:div>
    <w:div w:id="589042143">
      <w:bodyDiv w:val="1"/>
      <w:marLeft w:val="0"/>
      <w:marRight w:val="0"/>
      <w:marTop w:val="0"/>
      <w:marBottom w:val="0"/>
      <w:divBdr>
        <w:top w:val="none" w:sz="0" w:space="0" w:color="auto"/>
        <w:left w:val="none" w:sz="0" w:space="0" w:color="auto"/>
        <w:bottom w:val="none" w:sz="0" w:space="0" w:color="auto"/>
        <w:right w:val="none" w:sz="0" w:space="0" w:color="auto"/>
      </w:divBdr>
    </w:div>
    <w:div w:id="589047686">
      <w:bodyDiv w:val="1"/>
      <w:marLeft w:val="0"/>
      <w:marRight w:val="0"/>
      <w:marTop w:val="0"/>
      <w:marBottom w:val="0"/>
      <w:divBdr>
        <w:top w:val="none" w:sz="0" w:space="0" w:color="auto"/>
        <w:left w:val="none" w:sz="0" w:space="0" w:color="auto"/>
        <w:bottom w:val="none" w:sz="0" w:space="0" w:color="auto"/>
        <w:right w:val="none" w:sz="0" w:space="0" w:color="auto"/>
      </w:divBdr>
    </w:div>
    <w:div w:id="589241764">
      <w:bodyDiv w:val="1"/>
      <w:marLeft w:val="0"/>
      <w:marRight w:val="0"/>
      <w:marTop w:val="0"/>
      <w:marBottom w:val="0"/>
      <w:divBdr>
        <w:top w:val="none" w:sz="0" w:space="0" w:color="auto"/>
        <w:left w:val="none" w:sz="0" w:space="0" w:color="auto"/>
        <w:bottom w:val="none" w:sz="0" w:space="0" w:color="auto"/>
        <w:right w:val="none" w:sz="0" w:space="0" w:color="auto"/>
      </w:divBdr>
    </w:div>
    <w:div w:id="589310989">
      <w:bodyDiv w:val="1"/>
      <w:marLeft w:val="0"/>
      <w:marRight w:val="0"/>
      <w:marTop w:val="0"/>
      <w:marBottom w:val="0"/>
      <w:divBdr>
        <w:top w:val="none" w:sz="0" w:space="0" w:color="auto"/>
        <w:left w:val="none" w:sz="0" w:space="0" w:color="auto"/>
        <w:bottom w:val="none" w:sz="0" w:space="0" w:color="auto"/>
        <w:right w:val="none" w:sz="0" w:space="0" w:color="auto"/>
      </w:divBdr>
    </w:div>
    <w:div w:id="589433867">
      <w:bodyDiv w:val="1"/>
      <w:marLeft w:val="0"/>
      <w:marRight w:val="0"/>
      <w:marTop w:val="0"/>
      <w:marBottom w:val="0"/>
      <w:divBdr>
        <w:top w:val="none" w:sz="0" w:space="0" w:color="auto"/>
        <w:left w:val="none" w:sz="0" w:space="0" w:color="auto"/>
        <w:bottom w:val="none" w:sz="0" w:space="0" w:color="auto"/>
        <w:right w:val="none" w:sz="0" w:space="0" w:color="auto"/>
      </w:divBdr>
    </w:div>
    <w:div w:id="589437047">
      <w:bodyDiv w:val="1"/>
      <w:marLeft w:val="0"/>
      <w:marRight w:val="0"/>
      <w:marTop w:val="0"/>
      <w:marBottom w:val="0"/>
      <w:divBdr>
        <w:top w:val="none" w:sz="0" w:space="0" w:color="auto"/>
        <w:left w:val="none" w:sz="0" w:space="0" w:color="auto"/>
        <w:bottom w:val="none" w:sz="0" w:space="0" w:color="auto"/>
        <w:right w:val="none" w:sz="0" w:space="0" w:color="auto"/>
      </w:divBdr>
    </w:div>
    <w:div w:id="589893586">
      <w:bodyDiv w:val="1"/>
      <w:marLeft w:val="0"/>
      <w:marRight w:val="0"/>
      <w:marTop w:val="0"/>
      <w:marBottom w:val="0"/>
      <w:divBdr>
        <w:top w:val="none" w:sz="0" w:space="0" w:color="auto"/>
        <w:left w:val="none" w:sz="0" w:space="0" w:color="auto"/>
        <w:bottom w:val="none" w:sz="0" w:space="0" w:color="auto"/>
        <w:right w:val="none" w:sz="0" w:space="0" w:color="auto"/>
      </w:divBdr>
    </w:div>
    <w:div w:id="589896157">
      <w:bodyDiv w:val="1"/>
      <w:marLeft w:val="0"/>
      <w:marRight w:val="0"/>
      <w:marTop w:val="0"/>
      <w:marBottom w:val="0"/>
      <w:divBdr>
        <w:top w:val="none" w:sz="0" w:space="0" w:color="auto"/>
        <w:left w:val="none" w:sz="0" w:space="0" w:color="auto"/>
        <w:bottom w:val="none" w:sz="0" w:space="0" w:color="auto"/>
        <w:right w:val="none" w:sz="0" w:space="0" w:color="auto"/>
      </w:divBdr>
    </w:div>
    <w:div w:id="589966451">
      <w:bodyDiv w:val="1"/>
      <w:marLeft w:val="0"/>
      <w:marRight w:val="0"/>
      <w:marTop w:val="0"/>
      <w:marBottom w:val="0"/>
      <w:divBdr>
        <w:top w:val="none" w:sz="0" w:space="0" w:color="auto"/>
        <w:left w:val="none" w:sz="0" w:space="0" w:color="auto"/>
        <w:bottom w:val="none" w:sz="0" w:space="0" w:color="auto"/>
        <w:right w:val="none" w:sz="0" w:space="0" w:color="auto"/>
      </w:divBdr>
    </w:div>
    <w:div w:id="590092279">
      <w:bodyDiv w:val="1"/>
      <w:marLeft w:val="0"/>
      <w:marRight w:val="0"/>
      <w:marTop w:val="0"/>
      <w:marBottom w:val="0"/>
      <w:divBdr>
        <w:top w:val="none" w:sz="0" w:space="0" w:color="auto"/>
        <w:left w:val="none" w:sz="0" w:space="0" w:color="auto"/>
        <w:bottom w:val="none" w:sz="0" w:space="0" w:color="auto"/>
        <w:right w:val="none" w:sz="0" w:space="0" w:color="auto"/>
      </w:divBdr>
    </w:div>
    <w:div w:id="590118007">
      <w:bodyDiv w:val="1"/>
      <w:marLeft w:val="0"/>
      <w:marRight w:val="0"/>
      <w:marTop w:val="0"/>
      <w:marBottom w:val="0"/>
      <w:divBdr>
        <w:top w:val="none" w:sz="0" w:space="0" w:color="auto"/>
        <w:left w:val="none" w:sz="0" w:space="0" w:color="auto"/>
        <w:bottom w:val="none" w:sz="0" w:space="0" w:color="auto"/>
        <w:right w:val="none" w:sz="0" w:space="0" w:color="auto"/>
      </w:divBdr>
    </w:div>
    <w:div w:id="590234527">
      <w:bodyDiv w:val="1"/>
      <w:marLeft w:val="0"/>
      <w:marRight w:val="0"/>
      <w:marTop w:val="0"/>
      <w:marBottom w:val="0"/>
      <w:divBdr>
        <w:top w:val="none" w:sz="0" w:space="0" w:color="auto"/>
        <w:left w:val="none" w:sz="0" w:space="0" w:color="auto"/>
        <w:bottom w:val="none" w:sz="0" w:space="0" w:color="auto"/>
        <w:right w:val="none" w:sz="0" w:space="0" w:color="auto"/>
      </w:divBdr>
    </w:div>
    <w:div w:id="590235889">
      <w:bodyDiv w:val="1"/>
      <w:marLeft w:val="0"/>
      <w:marRight w:val="0"/>
      <w:marTop w:val="0"/>
      <w:marBottom w:val="0"/>
      <w:divBdr>
        <w:top w:val="none" w:sz="0" w:space="0" w:color="auto"/>
        <w:left w:val="none" w:sz="0" w:space="0" w:color="auto"/>
        <w:bottom w:val="none" w:sz="0" w:space="0" w:color="auto"/>
        <w:right w:val="none" w:sz="0" w:space="0" w:color="auto"/>
      </w:divBdr>
    </w:div>
    <w:div w:id="590242901">
      <w:bodyDiv w:val="1"/>
      <w:marLeft w:val="0"/>
      <w:marRight w:val="0"/>
      <w:marTop w:val="0"/>
      <w:marBottom w:val="0"/>
      <w:divBdr>
        <w:top w:val="none" w:sz="0" w:space="0" w:color="auto"/>
        <w:left w:val="none" w:sz="0" w:space="0" w:color="auto"/>
        <w:bottom w:val="none" w:sz="0" w:space="0" w:color="auto"/>
        <w:right w:val="none" w:sz="0" w:space="0" w:color="auto"/>
      </w:divBdr>
    </w:div>
    <w:div w:id="590548601">
      <w:bodyDiv w:val="1"/>
      <w:marLeft w:val="0"/>
      <w:marRight w:val="0"/>
      <w:marTop w:val="0"/>
      <w:marBottom w:val="0"/>
      <w:divBdr>
        <w:top w:val="none" w:sz="0" w:space="0" w:color="auto"/>
        <w:left w:val="none" w:sz="0" w:space="0" w:color="auto"/>
        <w:bottom w:val="none" w:sz="0" w:space="0" w:color="auto"/>
        <w:right w:val="none" w:sz="0" w:space="0" w:color="auto"/>
      </w:divBdr>
    </w:div>
    <w:div w:id="590553498">
      <w:bodyDiv w:val="1"/>
      <w:marLeft w:val="0"/>
      <w:marRight w:val="0"/>
      <w:marTop w:val="0"/>
      <w:marBottom w:val="0"/>
      <w:divBdr>
        <w:top w:val="none" w:sz="0" w:space="0" w:color="auto"/>
        <w:left w:val="none" w:sz="0" w:space="0" w:color="auto"/>
        <w:bottom w:val="none" w:sz="0" w:space="0" w:color="auto"/>
        <w:right w:val="none" w:sz="0" w:space="0" w:color="auto"/>
      </w:divBdr>
    </w:div>
    <w:div w:id="590626600">
      <w:bodyDiv w:val="1"/>
      <w:marLeft w:val="0"/>
      <w:marRight w:val="0"/>
      <w:marTop w:val="0"/>
      <w:marBottom w:val="0"/>
      <w:divBdr>
        <w:top w:val="none" w:sz="0" w:space="0" w:color="auto"/>
        <w:left w:val="none" w:sz="0" w:space="0" w:color="auto"/>
        <w:bottom w:val="none" w:sz="0" w:space="0" w:color="auto"/>
        <w:right w:val="none" w:sz="0" w:space="0" w:color="auto"/>
      </w:divBdr>
    </w:div>
    <w:div w:id="590891824">
      <w:bodyDiv w:val="1"/>
      <w:marLeft w:val="0"/>
      <w:marRight w:val="0"/>
      <w:marTop w:val="0"/>
      <w:marBottom w:val="0"/>
      <w:divBdr>
        <w:top w:val="none" w:sz="0" w:space="0" w:color="auto"/>
        <w:left w:val="none" w:sz="0" w:space="0" w:color="auto"/>
        <w:bottom w:val="none" w:sz="0" w:space="0" w:color="auto"/>
        <w:right w:val="none" w:sz="0" w:space="0" w:color="auto"/>
      </w:divBdr>
    </w:div>
    <w:div w:id="590892078">
      <w:bodyDiv w:val="1"/>
      <w:marLeft w:val="0"/>
      <w:marRight w:val="0"/>
      <w:marTop w:val="0"/>
      <w:marBottom w:val="0"/>
      <w:divBdr>
        <w:top w:val="none" w:sz="0" w:space="0" w:color="auto"/>
        <w:left w:val="none" w:sz="0" w:space="0" w:color="auto"/>
        <w:bottom w:val="none" w:sz="0" w:space="0" w:color="auto"/>
        <w:right w:val="none" w:sz="0" w:space="0" w:color="auto"/>
      </w:divBdr>
    </w:div>
    <w:div w:id="590895334">
      <w:bodyDiv w:val="1"/>
      <w:marLeft w:val="0"/>
      <w:marRight w:val="0"/>
      <w:marTop w:val="0"/>
      <w:marBottom w:val="0"/>
      <w:divBdr>
        <w:top w:val="none" w:sz="0" w:space="0" w:color="auto"/>
        <w:left w:val="none" w:sz="0" w:space="0" w:color="auto"/>
        <w:bottom w:val="none" w:sz="0" w:space="0" w:color="auto"/>
        <w:right w:val="none" w:sz="0" w:space="0" w:color="auto"/>
      </w:divBdr>
    </w:div>
    <w:div w:id="591163918">
      <w:bodyDiv w:val="1"/>
      <w:marLeft w:val="0"/>
      <w:marRight w:val="0"/>
      <w:marTop w:val="0"/>
      <w:marBottom w:val="0"/>
      <w:divBdr>
        <w:top w:val="none" w:sz="0" w:space="0" w:color="auto"/>
        <w:left w:val="none" w:sz="0" w:space="0" w:color="auto"/>
        <w:bottom w:val="none" w:sz="0" w:space="0" w:color="auto"/>
        <w:right w:val="none" w:sz="0" w:space="0" w:color="auto"/>
      </w:divBdr>
    </w:div>
    <w:div w:id="591428611">
      <w:bodyDiv w:val="1"/>
      <w:marLeft w:val="0"/>
      <w:marRight w:val="0"/>
      <w:marTop w:val="0"/>
      <w:marBottom w:val="0"/>
      <w:divBdr>
        <w:top w:val="none" w:sz="0" w:space="0" w:color="auto"/>
        <w:left w:val="none" w:sz="0" w:space="0" w:color="auto"/>
        <w:bottom w:val="none" w:sz="0" w:space="0" w:color="auto"/>
        <w:right w:val="none" w:sz="0" w:space="0" w:color="auto"/>
      </w:divBdr>
    </w:div>
    <w:div w:id="591549718">
      <w:bodyDiv w:val="1"/>
      <w:marLeft w:val="0"/>
      <w:marRight w:val="0"/>
      <w:marTop w:val="0"/>
      <w:marBottom w:val="0"/>
      <w:divBdr>
        <w:top w:val="none" w:sz="0" w:space="0" w:color="auto"/>
        <w:left w:val="none" w:sz="0" w:space="0" w:color="auto"/>
        <w:bottom w:val="none" w:sz="0" w:space="0" w:color="auto"/>
        <w:right w:val="none" w:sz="0" w:space="0" w:color="auto"/>
      </w:divBdr>
    </w:div>
    <w:div w:id="591667317">
      <w:bodyDiv w:val="1"/>
      <w:marLeft w:val="0"/>
      <w:marRight w:val="0"/>
      <w:marTop w:val="0"/>
      <w:marBottom w:val="0"/>
      <w:divBdr>
        <w:top w:val="none" w:sz="0" w:space="0" w:color="auto"/>
        <w:left w:val="none" w:sz="0" w:space="0" w:color="auto"/>
        <w:bottom w:val="none" w:sz="0" w:space="0" w:color="auto"/>
        <w:right w:val="none" w:sz="0" w:space="0" w:color="auto"/>
      </w:divBdr>
    </w:div>
    <w:div w:id="592008263">
      <w:bodyDiv w:val="1"/>
      <w:marLeft w:val="0"/>
      <w:marRight w:val="0"/>
      <w:marTop w:val="0"/>
      <w:marBottom w:val="0"/>
      <w:divBdr>
        <w:top w:val="none" w:sz="0" w:space="0" w:color="auto"/>
        <w:left w:val="none" w:sz="0" w:space="0" w:color="auto"/>
        <w:bottom w:val="none" w:sz="0" w:space="0" w:color="auto"/>
        <w:right w:val="none" w:sz="0" w:space="0" w:color="auto"/>
      </w:divBdr>
    </w:div>
    <w:div w:id="592055267">
      <w:bodyDiv w:val="1"/>
      <w:marLeft w:val="0"/>
      <w:marRight w:val="0"/>
      <w:marTop w:val="0"/>
      <w:marBottom w:val="0"/>
      <w:divBdr>
        <w:top w:val="none" w:sz="0" w:space="0" w:color="auto"/>
        <w:left w:val="none" w:sz="0" w:space="0" w:color="auto"/>
        <w:bottom w:val="none" w:sz="0" w:space="0" w:color="auto"/>
        <w:right w:val="none" w:sz="0" w:space="0" w:color="auto"/>
      </w:divBdr>
    </w:div>
    <w:div w:id="592208555">
      <w:bodyDiv w:val="1"/>
      <w:marLeft w:val="0"/>
      <w:marRight w:val="0"/>
      <w:marTop w:val="0"/>
      <w:marBottom w:val="0"/>
      <w:divBdr>
        <w:top w:val="none" w:sz="0" w:space="0" w:color="auto"/>
        <w:left w:val="none" w:sz="0" w:space="0" w:color="auto"/>
        <w:bottom w:val="none" w:sz="0" w:space="0" w:color="auto"/>
        <w:right w:val="none" w:sz="0" w:space="0" w:color="auto"/>
      </w:divBdr>
    </w:div>
    <w:div w:id="592785754">
      <w:bodyDiv w:val="1"/>
      <w:marLeft w:val="0"/>
      <w:marRight w:val="0"/>
      <w:marTop w:val="0"/>
      <w:marBottom w:val="0"/>
      <w:divBdr>
        <w:top w:val="none" w:sz="0" w:space="0" w:color="auto"/>
        <w:left w:val="none" w:sz="0" w:space="0" w:color="auto"/>
        <w:bottom w:val="none" w:sz="0" w:space="0" w:color="auto"/>
        <w:right w:val="none" w:sz="0" w:space="0" w:color="auto"/>
      </w:divBdr>
    </w:div>
    <w:div w:id="592858010">
      <w:bodyDiv w:val="1"/>
      <w:marLeft w:val="0"/>
      <w:marRight w:val="0"/>
      <w:marTop w:val="0"/>
      <w:marBottom w:val="0"/>
      <w:divBdr>
        <w:top w:val="none" w:sz="0" w:space="0" w:color="auto"/>
        <w:left w:val="none" w:sz="0" w:space="0" w:color="auto"/>
        <w:bottom w:val="none" w:sz="0" w:space="0" w:color="auto"/>
        <w:right w:val="none" w:sz="0" w:space="0" w:color="auto"/>
      </w:divBdr>
    </w:div>
    <w:div w:id="592934784">
      <w:bodyDiv w:val="1"/>
      <w:marLeft w:val="0"/>
      <w:marRight w:val="0"/>
      <w:marTop w:val="0"/>
      <w:marBottom w:val="0"/>
      <w:divBdr>
        <w:top w:val="none" w:sz="0" w:space="0" w:color="auto"/>
        <w:left w:val="none" w:sz="0" w:space="0" w:color="auto"/>
        <w:bottom w:val="none" w:sz="0" w:space="0" w:color="auto"/>
        <w:right w:val="none" w:sz="0" w:space="0" w:color="auto"/>
      </w:divBdr>
    </w:div>
    <w:div w:id="593055346">
      <w:bodyDiv w:val="1"/>
      <w:marLeft w:val="0"/>
      <w:marRight w:val="0"/>
      <w:marTop w:val="0"/>
      <w:marBottom w:val="0"/>
      <w:divBdr>
        <w:top w:val="none" w:sz="0" w:space="0" w:color="auto"/>
        <w:left w:val="none" w:sz="0" w:space="0" w:color="auto"/>
        <w:bottom w:val="none" w:sz="0" w:space="0" w:color="auto"/>
        <w:right w:val="none" w:sz="0" w:space="0" w:color="auto"/>
      </w:divBdr>
    </w:div>
    <w:div w:id="593055408">
      <w:bodyDiv w:val="1"/>
      <w:marLeft w:val="0"/>
      <w:marRight w:val="0"/>
      <w:marTop w:val="0"/>
      <w:marBottom w:val="0"/>
      <w:divBdr>
        <w:top w:val="none" w:sz="0" w:space="0" w:color="auto"/>
        <w:left w:val="none" w:sz="0" w:space="0" w:color="auto"/>
        <w:bottom w:val="none" w:sz="0" w:space="0" w:color="auto"/>
        <w:right w:val="none" w:sz="0" w:space="0" w:color="auto"/>
      </w:divBdr>
    </w:div>
    <w:div w:id="593170879">
      <w:bodyDiv w:val="1"/>
      <w:marLeft w:val="0"/>
      <w:marRight w:val="0"/>
      <w:marTop w:val="0"/>
      <w:marBottom w:val="0"/>
      <w:divBdr>
        <w:top w:val="none" w:sz="0" w:space="0" w:color="auto"/>
        <w:left w:val="none" w:sz="0" w:space="0" w:color="auto"/>
        <w:bottom w:val="none" w:sz="0" w:space="0" w:color="auto"/>
        <w:right w:val="none" w:sz="0" w:space="0" w:color="auto"/>
      </w:divBdr>
    </w:div>
    <w:div w:id="593174491">
      <w:bodyDiv w:val="1"/>
      <w:marLeft w:val="0"/>
      <w:marRight w:val="0"/>
      <w:marTop w:val="0"/>
      <w:marBottom w:val="0"/>
      <w:divBdr>
        <w:top w:val="none" w:sz="0" w:space="0" w:color="auto"/>
        <w:left w:val="none" w:sz="0" w:space="0" w:color="auto"/>
        <w:bottom w:val="none" w:sz="0" w:space="0" w:color="auto"/>
        <w:right w:val="none" w:sz="0" w:space="0" w:color="auto"/>
      </w:divBdr>
    </w:div>
    <w:div w:id="593321019">
      <w:bodyDiv w:val="1"/>
      <w:marLeft w:val="0"/>
      <w:marRight w:val="0"/>
      <w:marTop w:val="0"/>
      <w:marBottom w:val="0"/>
      <w:divBdr>
        <w:top w:val="none" w:sz="0" w:space="0" w:color="auto"/>
        <w:left w:val="none" w:sz="0" w:space="0" w:color="auto"/>
        <w:bottom w:val="none" w:sz="0" w:space="0" w:color="auto"/>
        <w:right w:val="none" w:sz="0" w:space="0" w:color="auto"/>
      </w:divBdr>
    </w:div>
    <w:div w:id="593510850">
      <w:bodyDiv w:val="1"/>
      <w:marLeft w:val="0"/>
      <w:marRight w:val="0"/>
      <w:marTop w:val="0"/>
      <w:marBottom w:val="0"/>
      <w:divBdr>
        <w:top w:val="none" w:sz="0" w:space="0" w:color="auto"/>
        <w:left w:val="none" w:sz="0" w:space="0" w:color="auto"/>
        <w:bottom w:val="none" w:sz="0" w:space="0" w:color="auto"/>
        <w:right w:val="none" w:sz="0" w:space="0" w:color="auto"/>
      </w:divBdr>
    </w:div>
    <w:div w:id="593782555">
      <w:bodyDiv w:val="1"/>
      <w:marLeft w:val="0"/>
      <w:marRight w:val="0"/>
      <w:marTop w:val="0"/>
      <w:marBottom w:val="0"/>
      <w:divBdr>
        <w:top w:val="none" w:sz="0" w:space="0" w:color="auto"/>
        <w:left w:val="none" w:sz="0" w:space="0" w:color="auto"/>
        <w:bottom w:val="none" w:sz="0" w:space="0" w:color="auto"/>
        <w:right w:val="none" w:sz="0" w:space="0" w:color="auto"/>
      </w:divBdr>
    </w:div>
    <w:div w:id="593897682">
      <w:bodyDiv w:val="1"/>
      <w:marLeft w:val="0"/>
      <w:marRight w:val="0"/>
      <w:marTop w:val="0"/>
      <w:marBottom w:val="0"/>
      <w:divBdr>
        <w:top w:val="none" w:sz="0" w:space="0" w:color="auto"/>
        <w:left w:val="none" w:sz="0" w:space="0" w:color="auto"/>
        <w:bottom w:val="none" w:sz="0" w:space="0" w:color="auto"/>
        <w:right w:val="none" w:sz="0" w:space="0" w:color="auto"/>
      </w:divBdr>
    </w:div>
    <w:div w:id="594092557">
      <w:bodyDiv w:val="1"/>
      <w:marLeft w:val="0"/>
      <w:marRight w:val="0"/>
      <w:marTop w:val="0"/>
      <w:marBottom w:val="0"/>
      <w:divBdr>
        <w:top w:val="none" w:sz="0" w:space="0" w:color="auto"/>
        <w:left w:val="none" w:sz="0" w:space="0" w:color="auto"/>
        <w:bottom w:val="none" w:sz="0" w:space="0" w:color="auto"/>
        <w:right w:val="none" w:sz="0" w:space="0" w:color="auto"/>
      </w:divBdr>
    </w:div>
    <w:div w:id="594241794">
      <w:bodyDiv w:val="1"/>
      <w:marLeft w:val="0"/>
      <w:marRight w:val="0"/>
      <w:marTop w:val="0"/>
      <w:marBottom w:val="0"/>
      <w:divBdr>
        <w:top w:val="none" w:sz="0" w:space="0" w:color="auto"/>
        <w:left w:val="none" w:sz="0" w:space="0" w:color="auto"/>
        <w:bottom w:val="none" w:sz="0" w:space="0" w:color="auto"/>
        <w:right w:val="none" w:sz="0" w:space="0" w:color="auto"/>
      </w:divBdr>
    </w:div>
    <w:div w:id="594366931">
      <w:bodyDiv w:val="1"/>
      <w:marLeft w:val="0"/>
      <w:marRight w:val="0"/>
      <w:marTop w:val="0"/>
      <w:marBottom w:val="0"/>
      <w:divBdr>
        <w:top w:val="none" w:sz="0" w:space="0" w:color="auto"/>
        <w:left w:val="none" w:sz="0" w:space="0" w:color="auto"/>
        <w:bottom w:val="none" w:sz="0" w:space="0" w:color="auto"/>
        <w:right w:val="none" w:sz="0" w:space="0" w:color="auto"/>
      </w:divBdr>
    </w:div>
    <w:div w:id="594437247">
      <w:bodyDiv w:val="1"/>
      <w:marLeft w:val="0"/>
      <w:marRight w:val="0"/>
      <w:marTop w:val="0"/>
      <w:marBottom w:val="0"/>
      <w:divBdr>
        <w:top w:val="none" w:sz="0" w:space="0" w:color="auto"/>
        <w:left w:val="none" w:sz="0" w:space="0" w:color="auto"/>
        <w:bottom w:val="none" w:sz="0" w:space="0" w:color="auto"/>
        <w:right w:val="none" w:sz="0" w:space="0" w:color="auto"/>
      </w:divBdr>
    </w:div>
    <w:div w:id="594443232">
      <w:bodyDiv w:val="1"/>
      <w:marLeft w:val="0"/>
      <w:marRight w:val="0"/>
      <w:marTop w:val="0"/>
      <w:marBottom w:val="0"/>
      <w:divBdr>
        <w:top w:val="none" w:sz="0" w:space="0" w:color="auto"/>
        <w:left w:val="none" w:sz="0" w:space="0" w:color="auto"/>
        <w:bottom w:val="none" w:sz="0" w:space="0" w:color="auto"/>
        <w:right w:val="none" w:sz="0" w:space="0" w:color="auto"/>
      </w:divBdr>
    </w:div>
    <w:div w:id="594754584">
      <w:bodyDiv w:val="1"/>
      <w:marLeft w:val="0"/>
      <w:marRight w:val="0"/>
      <w:marTop w:val="0"/>
      <w:marBottom w:val="0"/>
      <w:divBdr>
        <w:top w:val="none" w:sz="0" w:space="0" w:color="auto"/>
        <w:left w:val="none" w:sz="0" w:space="0" w:color="auto"/>
        <w:bottom w:val="none" w:sz="0" w:space="0" w:color="auto"/>
        <w:right w:val="none" w:sz="0" w:space="0" w:color="auto"/>
      </w:divBdr>
    </w:div>
    <w:div w:id="594943461">
      <w:bodyDiv w:val="1"/>
      <w:marLeft w:val="0"/>
      <w:marRight w:val="0"/>
      <w:marTop w:val="0"/>
      <w:marBottom w:val="0"/>
      <w:divBdr>
        <w:top w:val="none" w:sz="0" w:space="0" w:color="auto"/>
        <w:left w:val="none" w:sz="0" w:space="0" w:color="auto"/>
        <w:bottom w:val="none" w:sz="0" w:space="0" w:color="auto"/>
        <w:right w:val="none" w:sz="0" w:space="0" w:color="auto"/>
      </w:divBdr>
    </w:div>
    <w:div w:id="595095743">
      <w:bodyDiv w:val="1"/>
      <w:marLeft w:val="0"/>
      <w:marRight w:val="0"/>
      <w:marTop w:val="0"/>
      <w:marBottom w:val="0"/>
      <w:divBdr>
        <w:top w:val="none" w:sz="0" w:space="0" w:color="auto"/>
        <w:left w:val="none" w:sz="0" w:space="0" w:color="auto"/>
        <w:bottom w:val="none" w:sz="0" w:space="0" w:color="auto"/>
        <w:right w:val="none" w:sz="0" w:space="0" w:color="auto"/>
      </w:divBdr>
    </w:div>
    <w:div w:id="595284846">
      <w:bodyDiv w:val="1"/>
      <w:marLeft w:val="0"/>
      <w:marRight w:val="0"/>
      <w:marTop w:val="0"/>
      <w:marBottom w:val="0"/>
      <w:divBdr>
        <w:top w:val="none" w:sz="0" w:space="0" w:color="auto"/>
        <w:left w:val="none" w:sz="0" w:space="0" w:color="auto"/>
        <w:bottom w:val="none" w:sz="0" w:space="0" w:color="auto"/>
        <w:right w:val="none" w:sz="0" w:space="0" w:color="auto"/>
      </w:divBdr>
    </w:div>
    <w:div w:id="595551857">
      <w:bodyDiv w:val="1"/>
      <w:marLeft w:val="0"/>
      <w:marRight w:val="0"/>
      <w:marTop w:val="0"/>
      <w:marBottom w:val="0"/>
      <w:divBdr>
        <w:top w:val="none" w:sz="0" w:space="0" w:color="auto"/>
        <w:left w:val="none" w:sz="0" w:space="0" w:color="auto"/>
        <w:bottom w:val="none" w:sz="0" w:space="0" w:color="auto"/>
        <w:right w:val="none" w:sz="0" w:space="0" w:color="auto"/>
      </w:divBdr>
    </w:div>
    <w:div w:id="595939440">
      <w:bodyDiv w:val="1"/>
      <w:marLeft w:val="0"/>
      <w:marRight w:val="0"/>
      <w:marTop w:val="0"/>
      <w:marBottom w:val="0"/>
      <w:divBdr>
        <w:top w:val="none" w:sz="0" w:space="0" w:color="auto"/>
        <w:left w:val="none" w:sz="0" w:space="0" w:color="auto"/>
        <w:bottom w:val="none" w:sz="0" w:space="0" w:color="auto"/>
        <w:right w:val="none" w:sz="0" w:space="0" w:color="auto"/>
      </w:divBdr>
    </w:div>
    <w:div w:id="595988262">
      <w:bodyDiv w:val="1"/>
      <w:marLeft w:val="0"/>
      <w:marRight w:val="0"/>
      <w:marTop w:val="0"/>
      <w:marBottom w:val="0"/>
      <w:divBdr>
        <w:top w:val="none" w:sz="0" w:space="0" w:color="auto"/>
        <w:left w:val="none" w:sz="0" w:space="0" w:color="auto"/>
        <w:bottom w:val="none" w:sz="0" w:space="0" w:color="auto"/>
        <w:right w:val="none" w:sz="0" w:space="0" w:color="auto"/>
      </w:divBdr>
    </w:div>
    <w:div w:id="596138614">
      <w:bodyDiv w:val="1"/>
      <w:marLeft w:val="0"/>
      <w:marRight w:val="0"/>
      <w:marTop w:val="0"/>
      <w:marBottom w:val="0"/>
      <w:divBdr>
        <w:top w:val="none" w:sz="0" w:space="0" w:color="auto"/>
        <w:left w:val="none" w:sz="0" w:space="0" w:color="auto"/>
        <w:bottom w:val="none" w:sz="0" w:space="0" w:color="auto"/>
        <w:right w:val="none" w:sz="0" w:space="0" w:color="auto"/>
      </w:divBdr>
    </w:div>
    <w:div w:id="596212526">
      <w:bodyDiv w:val="1"/>
      <w:marLeft w:val="0"/>
      <w:marRight w:val="0"/>
      <w:marTop w:val="0"/>
      <w:marBottom w:val="0"/>
      <w:divBdr>
        <w:top w:val="none" w:sz="0" w:space="0" w:color="auto"/>
        <w:left w:val="none" w:sz="0" w:space="0" w:color="auto"/>
        <w:bottom w:val="none" w:sz="0" w:space="0" w:color="auto"/>
        <w:right w:val="none" w:sz="0" w:space="0" w:color="auto"/>
      </w:divBdr>
    </w:div>
    <w:div w:id="596255392">
      <w:bodyDiv w:val="1"/>
      <w:marLeft w:val="0"/>
      <w:marRight w:val="0"/>
      <w:marTop w:val="0"/>
      <w:marBottom w:val="0"/>
      <w:divBdr>
        <w:top w:val="none" w:sz="0" w:space="0" w:color="auto"/>
        <w:left w:val="none" w:sz="0" w:space="0" w:color="auto"/>
        <w:bottom w:val="none" w:sz="0" w:space="0" w:color="auto"/>
        <w:right w:val="none" w:sz="0" w:space="0" w:color="auto"/>
      </w:divBdr>
    </w:div>
    <w:div w:id="596444133">
      <w:bodyDiv w:val="1"/>
      <w:marLeft w:val="0"/>
      <w:marRight w:val="0"/>
      <w:marTop w:val="0"/>
      <w:marBottom w:val="0"/>
      <w:divBdr>
        <w:top w:val="none" w:sz="0" w:space="0" w:color="auto"/>
        <w:left w:val="none" w:sz="0" w:space="0" w:color="auto"/>
        <w:bottom w:val="none" w:sz="0" w:space="0" w:color="auto"/>
        <w:right w:val="none" w:sz="0" w:space="0" w:color="auto"/>
      </w:divBdr>
    </w:div>
    <w:div w:id="596522117">
      <w:bodyDiv w:val="1"/>
      <w:marLeft w:val="0"/>
      <w:marRight w:val="0"/>
      <w:marTop w:val="0"/>
      <w:marBottom w:val="0"/>
      <w:divBdr>
        <w:top w:val="none" w:sz="0" w:space="0" w:color="auto"/>
        <w:left w:val="none" w:sz="0" w:space="0" w:color="auto"/>
        <w:bottom w:val="none" w:sz="0" w:space="0" w:color="auto"/>
        <w:right w:val="none" w:sz="0" w:space="0" w:color="auto"/>
      </w:divBdr>
    </w:div>
    <w:div w:id="596712296">
      <w:bodyDiv w:val="1"/>
      <w:marLeft w:val="0"/>
      <w:marRight w:val="0"/>
      <w:marTop w:val="0"/>
      <w:marBottom w:val="0"/>
      <w:divBdr>
        <w:top w:val="none" w:sz="0" w:space="0" w:color="auto"/>
        <w:left w:val="none" w:sz="0" w:space="0" w:color="auto"/>
        <w:bottom w:val="none" w:sz="0" w:space="0" w:color="auto"/>
        <w:right w:val="none" w:sz="0" w:space="0" w:color="auto"/>
      </w:divBdr>
    </w:div>
    <w:div w:id="596793056">
      <w:bodyDiv w:val="1"/>
      <w:marLeft w:val="0"/>
      <w:marRight w:val="0"/>
      <w:marTop w:val="0"/>
      <w:marBottom w:val="0"/>
      <w:divBdr>
        <w:top w:val="none" w:sz="0" w:space="0" w:color="auto"/>
        <w:left w:val="none" w:sz="0" w:space="0" w:color="auto"/>
        <w:bottom w:val="none" w:sz="0" w:space="0" w:color="auto"/>
        <w:right w:val="none" w:sz="0" w:space="0" w:color="auto"/>
      </w:divBdr>
    </w:div>
    <w:div w:id="597181050">
      <w:bodyDiv w:val="1"/>
      <w:marLeft w:val="0"/>
      <w:marRight w:val="0"/>
      <w:marTop w:val="0"/>
      <w:marBottom w:val="0"/>
      <w:divBdr>
        <w:top w:val="none" w:sz="0" w:space="0" w:color="auto"/>
        <w:left w:val="none" w:sz="0" w:space="0" w:color="auto"/>
        <w:bottom w:val="none" w:sz="0" w:space="0" w:color="auto"/>
        <w:right w:val="none" w:sz="0" w:space="0" w:color="auto"/>
      </w:divBdr>
    </w:div>
    <w:div w:id="597299248">
      <w:bodyDiv w:val="1"/>
      <w:marLeft w:val="0"/>
      <w:marRight w:val="0"/>
      <w:marTop w:val="0"/>
      <w:marBottom w:val="0"/>
      <w:divBdr>
        <w:top w:val="none" w:sz="0" w:space="0" w:color="auto"/>
        <w:left w:val="none" w:sz="0" w:space="0" w:color="auto"/>
        <w:bottom w:val="none" w:sz="0" w:space="0" w:color="auto"/>
        <w:right w:val="none" w:sz="0" w:space="0" w:color="auto"/>
      </w:divBdr>
    </w:div>
    <w:div w:id="597448132">
      <w:bodyDiv w:val="1"/>
      <w:marLeft w:val="0"/>
      <w:marRight w:val="0"/>
      <w:marTop w:val="0"/>
      <w:marBottom w:val="0"/>
      <w:divBdr>
        <w:top w:val="none" w:sz="0" w:space="0" w:color="auto"/>
        <w:left w:val="none" w:sz="0" w:space="0" w:color="auto"/>
        <w:bottom w:val="none" w:sz="0" w:space="0" w:color="auto"/>
        <w:right w:val="none" w:sz="0" w:space="0" w:color="auto"/>
      </w:divBdr>
    </w:div>
    <w:div w:id="597450395">
      <w:bodyDiv w:val="1"/>
      <w:marLeft w:val="0"/>
      <w:marRight w:val="0"/>
      <w:marTop w:val="0"/>
      <w:marBottom w:val="0"/>
      <w:divBdr>
        <w:top w:val="none" w:sz="0" w:space="0" w:color="auto"/>
        <w:left w:val="none" w:sz="0" w:space="0" w:color="auto"/>
        <w:bottom w:val="none" w:sz="0" w:space="0" w:color="auto"/>
        <w:right w:val="none" w:sz="0" w:space="0" w:color="auto"/>
      </w:divBdr>
    </w:div>
    <w:div w:id="597517713">
      <w:bodyDiv w:val="1"/>
      <w:marLeft w:val="0"/>
      <w:marRight w:val="0"/>
      <w:marTop w:val="0"/>
      <w:marBottom w:val="0"/>
      <w:divBdr>
        <w:top w:val="none" w:sz="0" w:space="0" w:color="auto"/>
        <w:left w:val="none" w:sz="0" w:space="0" w:color="auto"/>
        <w:bottom w:val="none" w:sz="0" w:space="0" w:color="auto"/>
        <w:right w:val="none" w:sz="0" w:space="0" w:color="auto"/>
      </w:divBdr>
    </w:div>
    <w:div w:id="597561740">
      <w:bodyDiv w:val="1"/>
      <w:marLeft w:val="0"/>
      <w:marRight w:val="0"/>
      <w:marTop w:val="0"/>
      <w:marBottom w:val="0"/>
      <w:divBdr>
        <w:top w:val="none" w:sz="0" w:space="0" w:color="auto"/>
        <w:left w:val="none" w:sz="0" w:space="0" w:color="auto"/>
        <w:bottom w:val="none" w:sz="0" w:space="0" w:color="auto"/>
        <w:right w:val="none" w:sz="0" w:space="0" w:color="auto"/>
      </w:divBdr>
    </w:div>
    <w:div w:id="597642235">
      <w:bodyDiv w:val="1"/>
      <w:marLeft w:val="0"/>
      <w:marRight w:val="0"/>
      <w:marTop w:val="0"/>
      <w:marBottom w:val="0"/>
      <w:divBdr>
        <w:top w:val="none" w:sz="0" w:space="0" w:color="auto"/>
        <w:left w:val="none" w:sz="0" w:space="0" w:color="auto"/>
        <w:bottom w:val="none" w:sz="0" w:space="0" w:color="auto"/>
        <w:right w:val="none" w:sz="0" w:space="0" w:color="auto"/>
      </w:divBdr>
    </w:div>
    <w:div w:id="597713413">
      <w:bodyDiv w:val="1"/>
      <w:marLeft w:val="0"/>
      <w:marRight w:val="0"/>
      <w:marTop w:val="0"/>
      <w:marBottom w:val="0"/>
      <w:divBdr>
        <w:top w:val="none" w:sz="0" w:space="0" w:color="auto"/>
        <w:left w:val="none" w:sz="0" w:space="0" w:color="auto"/>
        <w:bottom w:val="none" w:sz="0" w:space="0" w:color="auto"/>
        <w:right w:val="none" w:sz="0" w:space="0" w:color="auto"/>
      </w:divBdr>
    </w:div>
    <w:div w:id="598176989">
      <w:bodyDiv w:val="1"/>
      <w:marLeft w:val="0"/>
      <w:marRight w:val="0"/>
      <w:marTop w:val="0"/>
      <w:marBottom w:val="0"/>
      <w:divBdr>
        <w:top w:val="none" w:sz="0" w:space="0" w:color="auto"/>
        <w:left w:val="none" w:sz="0" w:space="0" w:color="auto"/>
        <w:bottom w:val="none" w:sz="0" w:space="0" w:color="auto"/>
        <w:right w:val="none" w:sz="0" w:space="0" w:color="auto"/>
      </w:divBdr>
    </w:div>
    <w:div w:id="598179720">
      <w:bodyDiv w:val="1"/>
      <w:marLeft w:val="0"/>
      <w:marRight w:val="0"/>
      <w:marTop w:val="0"/>
      <w:marBottom w:val="0"/>
      <w:divBdr>
        <w:top w:val="none" w:sz="0" w:space="0" w:color="auto"/>
        <w:left w:val="none" w:sz="0" w:space="0" w:color="auto"/>
        <w:bottom w:val="none" w:sz="0" w:space="0" w:color="auto"/>
        <w:right w:val="none" w:sz="0" w:space="0" w:color="auto"/>
      </w:divBdr>
    </w:div>
    <w:div w:id="598222145">
      <w:bodyDiv w:val="1"/>
      <w:marLeft w:val="0"/>
      <w:marRight w:val="0"/>
      <w:marTop w:val="0"/>
      <w:marBottom w:val="0"/>
      <w:divBdr>
        <w:top w:val="none" w:sz="0" w:space="0" w:color="auto"/>
        <w:left w:val="none" w:sz="0" w:space="0" w:color="auto"/>
        <w:bottom w:val="none" w:sz="0" w:space="0" w:color="auto"/>
        <w:right w:val="none" w:sz="0" w:space="0" w:color="auto"/>
      </w:divBdr>
    </w:div>
    <w:div w:id="598291929">
      <w:bodyDiv w:val="1"/>
      <w:marLeft w:val="0"/>
      <w:marRight w:val="0"/>
      <w:marTop w:val="0"/>
      <w:marBottom w:val="0"/>
      <w:divBdr>
        <w:top w:val="none" w:sz="0" w:space="0" w:color="auto"/>
        <w:left w:val="none" w:sz="0" w:space="0" w:color="auto"/>
        <w:bottom w:val="none" w:sz="0" w:space="0" w:color="auto"/>
        <w:right w:val="none" w:sz="0" w:space="0" w:color="auto"/>
      </w:divBdr>
    </w:div>
    <w:div w:id="598560174">
      <w:bodyDiv w:val="1"/>
      <w:marLeft w:val="0"/>
      <w:marRight w:val="0"/>
      <w:marTop w:val="0"/>
      <w:marBottom w:val="0"/>
      <w:divBdr>
        <w:top w:val="none" w:sz="0" w:space="0" w:color="auto"/>
        <w:left w:val="none" w:sz="0" w:space="0" w:color="auto"/>
        <w:bottom w:val="none" w:sz="0" w:space="0" w:color="auto"/>
        <w:right w:val="none" w:sz="0" w:space="0" w:color="auto"/>
      </w:divBdr>
    </w:div>
    <w:div w:id="598685565">
      <w:bodyDiv w:val="1"/>
      <w:marLeft w:val="0"/>
      <w:marRight w:val="0"/>
      <w:marTop w:val="0"/>
      <w:marBottom w:val="0"/>
      <w:divBdr>
        <w:top w:val="none" w:sz="0" w:space="0" w:color="auto"/>
        <w:left w:val="none" w:sz="0" w:space="0" w:color="auto"/>
        <w:bottom w:val="none" w:sz="0" w:space="0" w:color="auto"/>
        <w:right w:val="none" w:sz="0" w:space="0" w:color="auto"/>
      </w:divBdr>
    </w:div>
    <w:div w:id="598946306">
      <w:bodyDiv w:val="1"/>
      <w:marLeft w:val="0"/>
      <w:marRight w:val="0"/>
      <w:marTop w:val="0"/>
      <w:marBottom w:val="0"/>
      <w:divBdr>
        <w:top w:val="none" w:sz="0" w:space="0" w:color="auto"/>
        <w:left w:val="none" w:sz="0" w:space="0" w:color="auto"/>
        <w:bottom w:val="none" w:sz="0" w:space="0" w:color="auto"/>
        <w:right w:val="none" w:sz="0" w:space="0" w:color="auto"/>
      </w:divBdr>
    </w:div>
    <w:div w:id="598953921">
      <w:bodyDiv w:val="1"/>
      <w:marLeft w:val="0"/>
      <w:marRight w:val="0"/>
      <w:marTop w:val="0"/>
      <w:marBottom w:val="0"/>
      <w:divBdr>
        <w:top w:val="none" w:sz="0" w:space="0" w:color="auto"/>
        <w:left w:val="none" w:sz="0" w:space="0" w:color="auto"/>
        <w:bottom w:val="none" w:sz="0" w:space="0" w:color="auto"/>
        <w:right w:val="none" w:sz="0" w:space="0" w:color="auto"/>
      </w:divBdr>
    </w:div>
    <w:div w:id="599021398">
      <w:bodyDiv w:val="1"/>
      <w:marLeft w:val="0"/>
      <w:marRight w:val="0"/>
      <w:marTop w:val="0"/>
      <w:marBottom w:val="0"/>
      <w:divBdr>
        <w:top w:val="none" w:sz="0" w:space="0" w:color="auto"/>
        <w:left w:val="none" w:sz="0" w:space="0" w:color="auto"/>
        <w:bottom w:val="none" w:sz="0" w:space="0" w:color="auto"/>
        <w:right w:val="none" w:sz="0" w:space="0" w:color="auto"/>
      </w:divBdr>
    </w:div>
    <w:div w:id="599066464">
      <w:bodyDiv w:val="1"/>
      <w:marLeft w:val="0"/>
      <w:marRight w:val="0"/>
      <w:marTop w:val="0"/>
      <w:marBottom w:val="0"/>
      <w:divBdr>
        <w:top w:val="none" w:sz="0" w:space="0" w:color="auto"/>
        <w:left w:val="none" w:sz="0" w:space="0" w:color="auto"/>
        <w:bottom w:val="none" w:sz="0" w:space="0" w:color="auto"/>
        <w:right w:val="none" w:sz="0" w:space="0" w:color="auto"/>
      </w:divBdr>
    </w:div>
    <w:div w:id="599266132">
      <w:bodyDiv w:val="1"/>
      <w:marLeft w:val="0"/>
      <w:marRight w:val="0"/>
      <w:marTop w:val="0"/>
      <w:marBottom w:val="0"/>
      <w:divBdr>
        <w:top w:val="none" w:sz="0" w:space="0" w:color="auto"/>
        <w:left w:val="none" w:sz="0" w:space="0" w:color="auto"/>
        <w:bottom w:val="none" w:sz="0" w:space="0" w:color="auto"/>
        <w:right w:val="none" w:sz="0" w:space="0" w:color="auto"/>
      </w:divBdr>
    </w:div>
    <w:div w:id="599529509">
      <w:bodyDiv w:val="1"/>
      <w:marLeft w:val="0"/>
      <w:marRight w:val="0"/>
      <w:marTop w:val="0"/>
      <w:marBottom w:val="0"/>
      <w:divBdr>
        <w:top w:val="none" w:sz="0" w:space="0" w:color="auto"/>
        <w:left w:val="none" w:sz="0" w:space="0" w:color="auto"/>
        <w:bottom w:val="none" w:sz="0" w:space="0" w:color="auto"/>
        <w:right w:val="none" w:sz="0" w:space="0" w:color="auto"/>
      </w:divBdr>
    </w:div>
    <w:div w:id="599721825">
      <w:bodyDiv w:val="1"/>
      <w:marLeft w:val="0"/>
      <w:marRight w:val="0"/>
      <w:marTop w:val="0"/>
      <w:marBottom w:val="0"/>
      <w:divBdr>
        <w:top w:val="none" w:sz="0" w:space="0" w:color="auto"/>
        <w:left w:val="none" w:sz="0" w:space="0" w:color="auto"/>
        <w:bottom w:val="none" w:sz="0" w:space="0" w:color="auto"/>
        <w:right w:val="none" w:sz="0" w:space="0" w:color="auto"/>
      </w:divBdr>
    </w:div>
    <w:div w:id="599877785">
      <w:bodyDiv w:val="1"/>
      <w:marLeft w:val="0"/>
      <w:marRight w:val="0"/>
      <w:marTop w:val="0"/>
      <w:marBottom w:val="0"/>
      <w:divBdr>
        <w:top w:val="none" w:sz="0" w:space="0" w:color="auto"/>
        <w:left w:val="none" w:sz="0" w:space="0" w:color="auto"/>
        <w:bottom w:val="none" w:sz="0" w:space="0" w:color="auto"/>
        <w:right w:val="none" w:sz="0" w:space="0" w:color="auto"/>
      </w:divBdr>
    </w:div>
    <w:div w:id="599996159">
      <w:bodyDiv w:val="1"/>
      <w:marLeft w:val="0"/>
      <w:marRight w:val="0"/>
      <w:marTop w:val="0"/>
      <w:marBottom w:val="0"/>
      <w:divBdr>
        <w:top w:val="none" w:sz="0" w:space="0" w:color="auto"/>
        <w:left w:val="none" w:sz="0" w:space="0" w:color="auto"/>
        <w:bottom w:val="none" w:sz="0" w:space="0" w:color="auto"/>
        <w:right w:val="none" w:sz="0" w:space="0" w:color="auto"/>
      </w:divBdr>
    </w:div>
    <w:div w:id="599996578">
      <w:bodyDiv w:val="1"/>
      <w:marLeft w:val="0"/>
      <w:marRight w:val="0"/>
      <w:marTop w:val="0"/>
      <w:marBottom w:val="0"/>
      <w:divBdr>
        <w:top w:val="none" w:sz="0" w:space="0" w:color="auto"/>
        <w:left w:val="none" w:sz="0" w:space="0" w:color="auto"/>
        <w:bottom w:val="none" w:sz="0" w:space="0" w:color="auto"/>
        <w:right w:val="none" w:sz="0" w:space="0" w:color="auto"/>
      </w:divBdr>
    </w:div>
    <w:div w:id="600071949">
      <w:bodyDiv w:val="1"/>
      <w:marLeft w:val="0"/>
      <w:marRight w:val="0"/>
      <w:marTop w:val="0"/>
      <w:marBottom w:val="0"/>
      <w:divBdr>
        <w:top w:val="none" w:sz="0" w:space="0" w:color="auto"/>
        <w:left w:val="none" w:sz="0" w:space="0" w:color="auto"/>
        <w:bottom w:val="none" w:sz="0" w:space="0" w:color="auto"/>
        <w:right w:val="none" w:sz="0" w:space="0" w:color="auto"/>
      </w:divBdr>
    </w:div>
    <w:div w:id="600459157">
      <w:bodyDiv w:val="1"/>
      <w:marLeft w:val="0"/>
      <w:marRight w:val="0"/>
      <w:marTop w:val="0"/>
      <w:marBottom w:val="0"/>
      <w:divBdr>
        <w:top w:val="none" w:sz="0" w:space="0" w:color="auto"/>
        <w:left w:val="none" w:sz="0" w:space="0" w:color="auto"/>
        <w:bottom w:val="none" w:sz="0" w:space="0" w:color="auto"/>
        <w:right w:val="none" w:sz="0" w:space="0" w:color="auto"/>
      </w:divBdr>
    </w:div>
    <w:div w:id="600530212">
      <w:bodyDiv w:val="1"/>
      <w:marLeft w:val="0"/>
      <w:marRight w:val="0"/>
      <w:marTop w:val="0"/>
      <w:marBottom w:val="0"/>
      <w:divBdr>
        <w:top w:val="none" w:sz="0" w:space="0" w:color="auto"/>
        <w:left w:val="none" w:sz="0" w:space="0" w:color="auto"/>
        <w:bottom w:val="none" w:sz="0" w:space="0" w:color="auto"/>
        <w:right w:val="none" w:sz="0" w:space="0" w:color="auto"/>
      </w:divBdr>
    </w:div>
    <w:div w:id="600574550">
      <w:bodyDiv w:val="1"/>
      <w:marLeft w:val="0"/>
      <w:marRight w:val="0"/>
      <w:marTop w:val="0"/>
      <w:marBottom w:val="0"/>
      <w:divBdr>
        <w:top w:val="none" w:sz="0" w:space="0" w:color="auto"/>
        <w:left w:val="none" w:sz="0" w:space="0" w:color="auto"/>
        <w:bottom w:val="none" w:sz="0" w:space="0" w:color="auto"/>
        <w:right w:val="none" w:sz="0" w:space="0" w:color="auto"/>
      </w:divBdr>
    </w:div>
    <w:div w:id="600769494">
      <w:bodyDiv w:val="1"/>
      <w:marLeft w:val="0"/>
      <w:marRight w:val="0"/>
      <w:marTop w:val="0"/>
      <w:marBottom w:val="0"/>
      <w:divBdr>
        <w:top w:val="none" w:sz="0" w:space="0" w:color="auto"/>
        <w:left w:val="none" w:sz="0" w:space="0" w:color="auto"/>
        <w:bottom w:val="none" w:sz="0" w:space="0" w:color="auto"/>
        <w:right w:val="none" w:sz="0" w:space="0" w:color="auto"/>
      </w:divBdr>
    </w:div>
    <w:div w:id="600799850">
      <w:bodyDiv w:val="1"/>
      <w:marLeft w:val="0"/>
      <w:marRight w:val="0"/>
      <w:marTop w:val="0"/>
      <w:marBottom w:val="0"/>
      <w:divBdr>
        <w:top w:val="none" w:sz="0" w:space="0" w:color="auto"/>
        <w:left w:val="none" w:sz="0" w:space="0" w:color="auto"/>
        <w:bottom w:val="none" w:sz="0" w:space="0" w:color="auto"/>
        <w:right w:val="none" w:sz="0" w:space="0" w:color="auto"/>
      </w:divBdr>
    </w:div>
    <w:div w:id="601232029">
      <w:bodyDiv w:val="1"/>
      <w:marLeft w:val="0"/>
      <w:marRight w:val="0"/>
      <w:marTop w:val="0"/>
      <w:marBottom w:val="0"/>
      <w:divBdr>
        <w:top w:val="none" w:sz="0" w:space="0" w:color="auto"/>
        <w:left w:val="none" w:sz="0" w:space="0" w:color="auto"/>
        <w:bottom w:val="none" w:sz="0" w:space="0" w:color="auto"/>
        <w:right w:val="none" w:sz="0" w:space="0" w:color="auto"/>
      </w:divBdr>
    </w:div>
    <w:div w:id="601449642">
      <w:bodyDiv w:val="1"/>
      <w:marLeft w:val="0"/>
      <w:marRight w:val="0"/>
      <w:marTop w:val="0"/>
      <w:marBottom w:val="0"/>
      <w:divBdr>
        <w:top w:val="none" w:sz="0" w:space="0" w:color="auto"/>
        <w:left w:val="none" w:sz="0" w:space="0" w:color="auto"/>
        <w:bottom w:val="none" w:sz="0" w:space="0" w:color="auto"/>
        <w:right w:val="none" w:sz="0" w:space="0" w:color="auto"/>
      </w:divBdr>
    </w:div>
    <w:div w:id="601572560">
      <w:bodyDiv w:val="1"/>
      <w:marLeft w:val="0"/>
      <w:marRight w:val="0"/>
      <w:marTop w:val="0"/>
      <w:marBottom w:val="0"/>
      <w:divBdr>
        <w:top w:val="none" w:sz="0" w:space="0" w:color="auto"/>
        <w:left w:val="none" w:sz="0" w:space="0" w:color="auto"/>
        <w:bottom w:val="none" w:sz="0" w:space="0" w:color="auto"/>
        <w:right w:val="none" w:sz="0" w:space="0" w:color="auto"/>
      </w:divBdr>
    </w:div>
    <w:div w:id="601647782">
      <w:bodyDiv w:val="1"/>
      <w:marLeft w:val="0"/>
      <w:marRight w:val="0"/>
      <w:marTop w:val="0"/>
      <w:marBottom w:val="0"/>
      <w:divBdr>
        <w:top w:val="none" w:sz="0" w:space="0" w:color="auto"/>
        <w:left w:val="none" w:sz="0" w:space="0" w:color="auto"/>
        <w:bottom w:val="none" w:sz="0" w:space="0" w:color="auto"/>
        <w:right w:val="none" w:sz="0" w:space="0" w:color="auto"/>
      </w:divBdr>
    </w:div>
    <w:div w:id="602030156">
      <w:bodyDiv w:val="1"/>
      <w:marLeft w:val="0"/>
      <w:marRight w:val="0"/>
      <w:marTop w:val="0"/>
      <w:marBottom w:val="0"/>
      <w:divBdr>
        <w:top w:val="none" w:sz="0" w:space="0" w:color="auto"/>
        <w:left w:val="none" w:sz="0" w:space="0" w:color="auto"/>
        <w:bottom w:val="none" w:sz="0" w:space="0" w:color="auto"/>
        <w:right w:val="none" w:sz="0" w:space="0" w:color="auto"/>
      </w:divBdr>
    </w:div>
    <w:div w:id="602108707">
      <w:bodyDiv w:val="1"/>
      <w:marLeft w:val="0"/>
      <w:marRight w:val="0"/>
      <w:marTop w:val="0"/>
      <w:marBottom w:val="0"/>
      <w:divBdr>
        <w:top w:val="none" w:sz="0" w:space="0" w:color="auto"/>
        <w:left w:val="none" w:sz="0" w:space="0" w:color="auto"/>
        <w:bottom w:val="none" w:sz="0" w:space="0" w:color="auto"/>
        <w:right w:val="none" w:sz="0" w:space="0" w:color="auto"/>
      </w:divBdr>
    </w:div>
    <w:div w:id="602147930">
      <w:bodyDiv w:val="1"/>
      <w:marLeft w:val="0"/>
      <w:marRight w:val="0"/>
      <w:marTop w:val="0"/>
      <w:marBottom w:val="0"/>
      <w:divBdr>
        <w:top w:val="none" w:sz="0" w:space="0" w:color="auto"/>
        <w:left w:val="none" w:sz="0" w:space="0" w:color="auto"/>
        <w:bottom w:val="none" w:sz="0" w:space="0" w:color="auto"/>
        <w:right w:val="none" w:sz="0" w:space="0" w:color="auto"/>
      </w:divBdr>
    </w:div>
    <w:div w:id="602303582">
      <w:bodyDiv w:val="1"/>
      <w:marLeft w:val="0"/>
      <w:marRight w:val="0"/>
      <w:marTop w:val="0"/>
      <w:marBottom w:val="0"/>
      <w:divBdr>
        <w:top w:val="none" w:sz="0" w:space="0" w:color="auto"/>
        <w:left w:val="none" w:sz="0" w:space="0" w:color="auto"/>
        <w:bottom w:val="none" w:sz="0" w:space="0" w:color="auto"/>
        <w:right w:val="none" w:sz="0" w:space="0" w:color="auto"/>
      </w:divBdr>
    </w:div>
    <w:div w:id="602345812">
      <w:bodyDiv w:val="1"/>
      <w:marLeft w:val="0"/>
      <w:marRight w:val="0"/>
      <w:marTop w:val="0"/>
      <w:marBottom w:val="0"/>
      <w:divBdr>
        <w:top w:val="none" w:sz="0" w:space="0" w:color="auto"/>
        <w:left w:val="none" w:sz="0" w:space="0" w:color="auto"/>
        <w:bottom w:val="none" w:sz="0" w:space="0" w:color="auto"/>
        <w:right w:val="none" w:sz="0" w:space="0" w:color="auto"/>
      </w:divBdr>
    </w:div>
    <w:div w:id="602420382">
      <w:bodyDiv w:val="1"/>
      <w:marLeft w:val="0"/>
      <w:marRight w:val="0"/>
      <w:marTop w:val="0"/>
      <w:marBottom w:val="0"/>
      <w:divBdr>
        <w:top w:val="none" w:sz="0" w:space="0" w:color="auto"/>
        <w:left w:val="none" w:sz="0" w:space="0" w:color="auto"/>
        <w:bottom w:val="none" w:sz="0" w:space="0" w:color="auto"/>
        <w:right w:val="none" w:sz="0" w:space="0" w:color="auto"/>
      </w:divBdr>
    </w:div>
    <w:div w:id="602763513">
      <w:bodyDiv w:val="1"/>
      <w:marLeft w:val="0"/>
      <w:marRight w:val="0"/>
      <w:marTop w:val="0"/>
      <w:marBottom w:val="0"/>
      <w:divBdr>
        <w:top w:val="none" w:sz="0" w:space="0" w:color="auto"/>
        <w:left w:val="none" w:sz="0" w:space="0" w:color="auto"/>
        <w:bottom w:val="none" w:sz="0" w:space="0" w:color="auto"/>
        <w:right w:val="none" w:sz="0" w:space="0" w:color="auto"/>
      </w:divBdr>
    </w:div>
    <w:div w:id="602803388">
      <w:bodyDiv w:val="1"/>
      <w:marLeft w:val="0"/>
      <w:marRight w:val="0"/>
      <w:marTop w:val="0"/>
      <w:marBottom w:val="0"/>
      <w:divBdr>
        <w:top w:val="none" w:sz="0" w:space="0" w:color="auto"/>
        <w:left w:val="none" w:sz="0" w:space="0" w:color="auto"/>
        <w:bottom w:val="none" w:sz="0" w:space="0" w:color="auto"/>
        <w:right w:val="none" w:sz="0" w:space="0" w:color="auto"/>
      </w:divBdr>
    </w:div>
    <w:div w:id="602954147">
      <w:bodyDiv w:val="1"/>
      <w:marLeft w:val="0"/>
      <w:marRight w:val="0"/>
      <w:marTop w:val="0"/>
      <w:marBottom w:val="0"/>
      <w:divBdr>
        <w:top w:val="none" w:sz="0" w:space="0" w:color="auto"/>
        <w:left w:val="none" w:sz="0" w:space="0" w:color="auto"/>
        <w:bottom w:val="none" w:sz="0" w:space="0" w:color="auto"/>
        <w:right w:val="none" w:sz="0" w:space="0" w:color="auto"/>
      </w:divBdr>
    </w:div>
    <w:div w:id="602955131">
      <w:bodyDiv w:val="1"/>
      <w:marLeft w:val="0"/>
      <w:marRight w:val="0"/>
      <w:marTop w:val="0"/>
      <w:marBottom w:val="0"/>
      <w:divBdr>
        <w:top w:val="none" w:sz="0" w:space="0" w:color="auto"/>
        <w:left w:val="none" w:sz="0" w:space="0" w:color="auto"/>
        <w:bottom w:val="none" w:sz="0" w:space="0" w:color="auto"/>
        <w:right w:val="none" w:sz="0" w:space="0" w:color="auto"/>
      </w:divBdr>
    </w:div>
    <w:div w:id="602956930">
      <w:bodyDiv w:val="1"/>
      <w:marLeft w:val="0"/>
      <w:marRight w:val="0"/>
      <w:marTop w:val="0"/>
      <w:marBottom w:val="0"/>
      <w:divBdr>
        <w:top w:val="none" w:sz="0" w:space="0" w:color="auto"/>
        <w:left w:val="none" w:sz="0" w:space="0" w:color="auto"/>
        <w:bottom w:val="none" w:sz="0" w:space="0" w:color="auto"/>
        <w:right w:val="none" w:sz="0" w:space="0" w:color="auto"/>
      </w:divBdr>
    </w:div>
    <w:div w:id="603077729">
      <w:bodyDiv w:val="1"/>
      <w:marLeft w:val="0"/>
      <w:marRight w:val="0"/>
      <w:marTop w:val="0"/>
      <w:marBottom w:val="0"/>
      <w:divBdr>
        <w:top w:val="none" w:sz="0" w:space="0" w:color="auto"/>
        <w:left w:val="none" w:sz="0" w:space="0" w:color="auto"/>
        <w:bottom w:val="none" w:sz="0" w:space="0" w:color="auto"/>
        <w:right w:val="none" w:sz="0" w:space="0" w:color="auto"/>
      </w:divBdr>
    </w:div>
    <w:div w:id="603078476">
      <w:bodyDiv w:val="1"/>
      <w:marLeft w:val="0"/>
      <w:marRight w:val="0"/>
      <w:marTop w:val="0"/>
      <w:marBottom w:val="0"/>
      <w:divBdr>
        <w:top w:val="none" w:sz="0" w:space="0" w:color="auto"/>
        <w:left w:val="none" w:sz="0" w:space="0" w:color="auto"/>
        <w:bottom w:val="none" w:sz="0" w:space="0" w:color="auto"/>
        <w:right w:val="none" w:sz="0" w:space="0" w:color="auto"/>
      </w:divBdr>
    </w:div>
    <w:div w:id="603146278">
      <w:bodyDiv w:val="1"/>
      <w:marLeft w:val="0"/>
      <w:marRight w:val="0"/>
      <w:marTop w:val="0"/>
      <w:marBottom w:val="0"/>
      <w:divBdr>
        <w:top w:val="none" w:sz="0" w:space="0" w:color="auto"/>
        <w:left w:val="none" w:sz="0" w:space="0" w:color="auto"/>
        <w:bottom w:val="none" w:sz="0" w:space="0" w:color="auto"/>
        <w:right w:val="none" w:sz="0" w:space="0" w:color="auto"/>
      </w:divBdr>
    </w:div>
    <w:div w:id="603612488">
      <w:bodyDiv w:val="1"/>
      <w:marLeft w:val="0"/>
      <w:marRight w:val="0"/>
      <w:marTop w:val="0"/>
      <w:marBottom w:val="0"/>
      <w:divBdr>
        <w:top w:val="none" w:sz="0" w:space="0" w:color="auto"/>
        <w:left w:val="none" w:sz="0" w:space="0" w:color="auto"/>
        <w:bottom w:val="none" w:sz="0" w:space="0" w:color="auto"/>
        <w:right w:val="none" w:sz="0" w:space="0" w:color="auto"/>
      </w:divBdr>
    </w:div>
    <w:div w:id="603727024">
      <w:bodyDiv w:val="1"/>
      <w:marLeft w:val="0"/>
      <w:marRight w:val="0"/>
      <w:marTop w:val="0"/>
      <w:marBottom w:val="0"/>
      <w:divBdr>
        <w:top w:val="none" w:sz="0" w:space="0" w:color="auto"/>
        <w:left w:val="none" w:sz="0" w:space="0" w:color="auto"/>
        <w:bottom w:val="none" w:sz="0" w:space="0" w:color="auto"/>
        <w:right w:val="none" w:sz="0" w:space="0" w:color="auto"/>
      </w:divBdr>
    </w:div>
    <w:div w:id="603852336">
      <w:bodyDiv w:val="1"/>
      <w:marLeft w:val="0"/>
      <w:marRight w:val="0"/>
      <w:marTop w:val="0"/>
      <w:marBottom w:val="0"/>
      <w:divBdr>
        <w:top w:val="none" w:sz="0" w:space="0" w:color="auto"/>
        <w:left w:val="none" w:sz="0" w:space="0" w:color="auto"/>
        <w:bottom w:val="none" w:sz="0" w:space="0" w:color="auto"/>
        <w:right w:val="none" w:sz="0" w:space="0" w:color="auto"/>
      </w:divBdr>
    </w:div>
    <w:div w:id="603925758">
      <w:bodyDiv w:val="1"/>
      <w:marLeft w:val="0"/>
      <w:marRight w:val="0"/>
      <w:marTop w:val="0"/>
      <w:marBottom w:val="0"/>
      <w:divBdr>
        <w:top w:val="none" w:sz="0" w:space="0" w:color="auto"/>
        <w:left w:val="none" w:sz="0" w:space="0" w:color="auto"/>
        <w:bottom w:val="none" w:sz="0" w:space="0" w:color="auto"/>
        <w:right w:val="none" w:sz="0" w:space="0" w:color="auto"/>
      </w:divBdr>
    </w:div>
    <w:div w:id="604000008">
      <w:bodyDiv w:val="1"/>
      <w:marLeft w:val="0"/>
      <w:marRight w:val="0"/>
      <w:marTop w:val="0"/>
      <w:marBottom w:val="0"/>
      <w:divBdr>
        <w:top w:val="none" w:sz="0" w:space="0" w:color="auto"/>
        <w:left w:val="none" w:sz="0" w:space="0" w:color="auto"/>
        <w:bottom w:val="none" w:sz="0" w:space="0" w:color="auto"/>
        <w:right w:val="none" w:sz="0" w:space="0" w:color="auto"/>
      </w:divBdr>
    </w:div>
    <w:div w:id="604116898">
      <w:bodyDiv w:val="1"/>
      <w:marLeft w:val="0"/>
      <w:marRight w:val="0"/>
      <w:marTop w:val="0"/>
      <w:marBottom w:val="0"/>
      <w:divBdr>
        <w:top w:val="none" w:sz="0" w:space="0" w:color="auto"/>
        <w:left w:val="none" w:sz="0" w:space="0" w:color="auto"/>
        <w:bottom w:val="none" w:sz="0" w:space="0" w:color="auto"/>
        <w:right w:val="none" w:sz="0" w:space="0" w:color="auto"/>
      </w:divBdr>
    </w:div>
    <w:div w:id="604119227">
      <w:bodyDiv w:val="1"/>
      <w:marLeft w:val="0"/>
      <w:marRight w:val="0"/>
      <w:marTop w:val="0"/>
      <w:marBottom w:val="0"/>
      <w:divBdr>
        <w:top w:val="none" w:sz="0" w:space="0" w:color="auto"/>
        <w:left w:val="none" w:sz="0" w:space="0" w:color="auto"/>
        <w:bottom w:val="none" w:sz="0" w:space="0" w:color="auto"/>
        <w:right w:val="none" w:sz="0" w:space="0" w:color="auto"/>
      </w:divBdr>
    </w:div>
    <w:div w:id="604190560">
      <w:bodyDiv w:val="1"/>
      <w:marLeft w:val="0"/>
      <w:marRight w:val="0"/>
      <w:marTop w:val="0"/>
      <w:marBottom w:val="0"/>
      <w:divBdr>
        <w:top w:val="none" w:sz="0" w:space="0" w:color="auto"/>
        <w:left w:val="none" w:sz="0" w:space="0" w:color="auto"/>
        <w:bottom w:val="none" w:sz="0" w:space="0" w:color="auto"/>
        <w:right w:val="none" w:sz="0" w:space="0" w:color="auto"/>
      </w:divBdr>
    </w:div>
    <w:div w:id="604190894">
      <w:bodyDiv w:val="1"/>
      <w:marLeft w:val="0"/>
      <w:marRight w:val="0"/>
      <w:marTop w:val="0"/>
      <w:marBottom w:val="0"/>
      <w:divBdr>
        <w:top w:val="none" w:sz="0" w:space="0" w:color="auto"/>
        <w:left w:val="none" w:sz="0" w:space="0" w:color="auto"/>
        <w:bottom w:val="none" w:sz="0" w:space="0" w:color="auto"/>
        <w:right w:val="none" w:sz="0" w:space="0" w:color="auto"/>
      </w:divBdr>
    </w:div>
    <w:div w:id="604505020">
      <w:bodyDiv w:val="1"/>
      <w:marLeft w:val="0"/>
      <w:marRight w:val="0"/>
      <w:marTop w:val="0"/>
      <w:marBottom w:val="0"/>
      <w:divBdr>
        <w:top w:val="none" w:sz="0" w:space="0" w:color="auto"/>
        <w:left w:val="none" w:sz="0" w:space="0" w:color="auto"/>
        <w:bottom w:val="none" w:sz="0" w:space="0" w:color="auto"/>
        <w:right w:val="none" w:sz="0" w:space="0" w:color="auto"/>
      </w:divBdr>
    </w:div>
    <w:div w:id="604582703">
      <w:bodyDiv w:val="1"/>
      <w:marLeft w:val="0"/>
      <w:marRight w:val="0"/>
      <w:marTop w:val="0"/>
      <w:marBottom w:val="0"/>
      <w:divBdr>
        <w:top w:val="none" w:sz="0" w:space="0" w:color="auto"/>
        <w:left w:val="none" w:sz="0" w:space="0" w:color="auto"/>
        <w:bottom w:val="none" w:sz="0" w:space="0" w:color="auto"/>
        <w:right w:val="none" w:sz="0" w:space="0" w:color="auto"/>
      </w:divBdr>
    </w:div>
    <w:div w:id="604656519">
      <w:bodyDiv w:val="1"/>
      <w:marLeft w:val="0"/>
      <w:marRight w:val="0"/>
      <w:marTop w:val="0"/>
      <w:marBottom w:val="0"/>
      <w:divBdr>
        <w:top w:val="none" w:sz="0" w:space="0" w:color="auto"/>
        <w:left w:val="none" w:sz="0" w:space="0" w:color="auto"/>
        <w:bottom w:val="none" w:sz="0" w:space="0" w:color="auto"/>
        <w:right w:val="none" w:sz="0" w:space="0" w:color="auto"/>
      </w:divBdr>
    </w:div>
    <w:div w:id="604970898">
      <w:bodyDiv w:val="1"/>
      <w:marLeft w:val="0"/>
      <w:marRight w:val="0"/>
      <w:marTop w:val="0"/>
      <w:marBottom w:val="0"/>
      <w:divBdr>
        <w:top w:val="none" w:sz="0" w:space="0" w:color="auto"/>
        <w:left w:val="none" w:sz="0" w:space="0" w:color="auto"/>
        <w:bottom w:val="none" w:sz="0" w:space="0" w:color="auto"/>
        <w:right w:val="none" w:sz="0" w:space="0" w:color="auto"/>
      </w:divBdr>
    </w:div>
    <w:div w:id="605160588">
      <w:bodyDiv w:val="1"/>
      <w:marLeft w:val="0"/>
      <w:marRight w:val="0"/>
      <w:marTop w:val="0"/>
      <w:marBottom w:val="0"/>
      <w:divBdr>
        <w:top w:val="none" w:sz="0" w:space="0" w:color="auto"/>
        <w:left w:val="none" w:sz="0" w:space="0" w:color="auto"/>
        <w:bottom w:val="none" w:sz="0" w:space="0" w:color="auto"/>
        <w:right w:val="none" w:sz="0" w:space="0" w:color="auto"/>
      </w:divBdr>
    </w:div>
    <w:div w:id="605231153">
      <w:bodyDiv w:val="1"/>
      <w:marLeft w:val="0"/>
      <w:marRight w:val="0"/>
      <w:marTop w:val="0"/>
      <w:marBottom w:val="0"/>
      <w:divBdr>
        <w:top w:val="none" w:sz="0" w:space="0" w:color="auto"/>
        <w:left w:val="none" w:sz="0" w:space="0" w:color="auto"/>
        <w:bottom w:val="none" w:sz="0" w:space="0" w:color="auto"/>
        <w:right w:val="none" w:sz="0" w:space="0" w:color="auto"/>
      </w:divBdr>
    </w:div>
    <w:div w:id="605357083">
      <w:bodyDiv w:val="1"/>
      <w:marLeft w:val="0"/>
      <w:marRight w:val="0"/>
      <w:marTop w:val="0"/>
      <w:marBottom w:val="0"/>
      <w:divBdr>
        <w:top w:val="none" w:sz="0" w:space="0" w:color="auto"/>
        <w:left w:val="none" w:sz="0" w:space="0" w:color="auto"/>
        <w:bottom w:val="none" w:sz="0" w:space="0" w:color="auto"/>
        <w:right w:val="none" w:sz="0" w:space="0" w:color="auto"/>
      </w:divBdr>
    </w:div>
    <w:div w:id="605423914">
      <w:bodyDiv w:val="1"/>
      <w:marLeft w:val="0"/>
      <w:marRight w:val="0"/>
      <w:marTop w:val="0"/>
      <w:marBottom w:val="0"/>
      <w:divBdr>
        <w:top w:val="none" w:sz="0" w:space="0" w:color="auto"/>
        <w:left w:val="none" w:sz="0" w:space="0" w:color="auto"/>
        <w:bottom w:val="none" w:sz="0" w:space="0" w:color="auto"/>
        <w:right w:val="none" w:sz="0" w:space="0" w:color="auto"/>
      </w:divBdr>
    </w:div>
    <w:div w:id="605425113">
      <w:bodyDiv w:val="1"/>
      <w:marLeft w:val="0"/>
      <w:marRight w:val="0"/>
      <w:marTop w:val="0"/>
      <w:marBottom w:val="0"/>
      <w:divBdr>
        <w:top w:val="none" w:sz="0" w:space="0" w:color="auto"/>
        <w:left w:val="none" w:sz="0" w:space="0" w:color="auto"/>
        <w:bottom w:val="none" w:sz="0" w:space="0" w:color="auto"/>
        <w:right w:val="none" w:sz="0" w:space="0" w:color="auto"/>
      </w:divBdr>
    </w:div>
    <w:div w:id="605506093">
      <w:bodyDiv w:val="1"/>
      <w:marLeft w:val="0"/>
      <w:marRight w:val="0"/>
      <w:marTop w:val="0"/>
      <w:marBottom w:val="0"/>
      <w:divBdr>
        <w:top w:val="none" w:sz="0" w:space="0" w:color="auto"/>
        <w:left w:val="none" w:sz="0" w:space="0" w:color="auto"/>
        <w:bottom w:val="none" w:sz="0" w:space="0" w:color="auto"/>
        <w:right w:val="none" w:sz="0" w:space="0" w:color="auto"/>
      </w:divBdr>
    </w:div>
    <w:div w:id="605578007">
      <w:bodyDiv w:val="1"/>
      <w:marLeft w:val="0"/>
      <w:marRight w:val="0"/>
      <w:marTop w:val="0"/>
      <w:marBottom w:val="0"/>
      <w:divBdr>
        <w:top w:val="none" w:sz="0" w:space="0" w:color="auto"/>
        <w:left w:val="none" w:sz="0" w:space="0" w:color="auto"/>
        <w:bottom w:val="none" w:sz="0" w:space="0" w:color="auto"/>
        <w:right w:val="none" w:sz="0" w:space="0" w:color="auto"/>
      </w:divBdr>
    </w:div>
    <w:div w:id="606160846">
      <w:bodyDiv w:val="1"/>
      <w:marLeft w:val="0"/>
      <w:marRight w:val="0"/>
      <w:marTop w:val="0"/>
      <w:marBottom w:val="0"/>
      <w:divBdr>
        <w:top w:val="none" w:sz="0" w:space="0" w:color="auto"/>
        <w:left w:val="none" w:sz="0" w:space="0" w:color="auto"/>
        <w:bottom w:val="none" w:sz="0" w:space="0" w:color="auto"/>
        <w:right w:val="none" w:sz="0" w:space="0" w:color="auto"/>
      </w:divBdr>
    </w:div>
    <w:div w:id="606353309">
      <w:bodyDiv w:val="1"/>
      <w:marLeft w:val="0"/>
      <w:marRight w:val="0"/>
      <w:marTop w:val="0"/>
      <w:marBottom w:val="0"/>
      <w:divBdr>
        <w:top w:val="none" w:sz="0" w:space="0" w:color="auto"/>
        <w:left w:val="none" w:sz="0" w:space="0" w:color="auto"/>
        <w:bottom w:val="none" w:sz="0" w:space="0" w:color="auto"/>
        <w:right w:val="none" w:sz="0" w:space="0" w:color="auto"/>
      </w:divBdr>
    </w:div>
    <w:div w:id="606429503">
      <w:bodyDiv w:val="1"/>
      <w:marLeft w:val="0"/>
      <w:marRight w:val="0"/>
      <w:marTop w:val="0"/>
      <w:marBottom w:val="0"/>
      <w:divBdr>
        <w:top w:val="none" w:sz="0" w:space="0" w:color="auto"/>
        <w:left w:val="none" w:sz="0" w:space="0" w:color="auto"/>
        <w:bottom w:val="none" w:sz="0" w:space="0" w:color="auto"/>
        <w:right w:val="none" w:sz="0" w:space="0" w:color="auto"/>
      </w:divBdr>
    </w:div>
    <w:div w:id="606498277">
      <w:bodyDiv w:val="1"/>
      <w:marLeft w:val="0"/>
      <w:marRight w:val="0"/>
      <w:marTop w:val="0"/>
      <w:marBottom w:val="0"/>
      <w:divBdr>
        <w:top w:val="none" w:sz="0" w:space="0" w:color="auto"/>
        <w:left w:val="none" w:sz="0" w:space="0" w:color="auto"/>
        <w:bottom w:val="none" w:sz="0" w:space="0" w:color="auto"/>
        <w:right w:val="none" w:sz="0" w:space="0" w:color="auto"/>
      </w:divBdr>
    </w:div>
    <w:div w:id="607080567">
      <w:bodyDiv w:val="1"/>
      <w:marLeft w:val="0"/>
      <w:marRight w:val="0"/>
      <w:marTop w:val="0"/>
      <w:marBottom w:val="0"/>
      <w:divBdr>
        <w:top w:val="none" w:sz="0" w:space="0" w:color="auto"/>
        <w:left w:val="none" w:sz="0" w:space="0" w:color="auto"/>
        <w:bottom w:val="none" w:sz="0" w:space="0" w:color="auto"/>
        <w:right w:val="none" w:sz="0" w:space="0" w:color="auto"/>
      </w:divBdr>
    </w:div>
    <w:div w:id="607128557">
      <w:bodyDiv w:val="1"/>
      <w:marLeft w:val="0"/>
      <w:marRight w:val="0"/>
      <w:marTop w:val="0"/>
      <w:marBottom w:val="0"/>
      <w:divBdr>
        <w:top w:val="none" w:sz="0" w:space="0" w:color="auto"/>
        <w:left w:val="none" w:sz="0" w:space="0" w:color="auto"/>
        <w:bottom w:val="none" w:sz="0" w:space="0" w:color="auto"/>
        <w:right w:val="none" w:sz="0" w:space="0" w:color="auto"/>
      </w:divBdr>
    </w:div>
    <w:div w:id="607272388">
      <w:bodyDiv w:val="1"/>
      <w:marLeft w:val="0"/>
      <w:marRight w:val="0"/>
      <w:marTop w:val="0"/>
      <w:marBottom w:val="0"/>
      <w:divBdr>
        <w:top w:val="none" w:sz="0" w:space="0" w:color="auto"/>
        <w:left w:val="none" w:sz="0" w:space="0" w:color="auto"/>
        <w:bottom w:val="none" w:sz="0" w:space="0" w:color="auto"/>
        <w:right w:val="none" w:sz="0" w:space="0" w:color="auto"/>
      </w:divBdr>
    </w:div>
    <w:div w:id="607392983">
      <w:bodyDiv w:val="1"/>
      <w:marLeft w:val="0"/>
      <w:marRight w:val="0"/>
      <w:marTop w:val="0"/>
      <w:marBottom w:val="0"/>
      <w:divBdr>
        <w:top w:val="none" w:sz="0" w:space="0" w:color="auto"/>
        <w:left w:val="none" w:sz="0" w:space="0" w:color="auto"/>
        <w:bottom w:val="none" w:sz="0" w:space="0" w:color="auto"/>
        <w:right w:val="none" w:sz="0" w:space="0" w:color="auto"/>
      </w:divBdr>
    </w:div>
    <w:div w:id="607465210">
      <w:bodyDiv w:val="1"/>
      <w:marLeft w:val="0"/>
      <w:marRight w:val="0"/>
      <w:marTop w:val="0"/>
      <w:marBottom w:val="0"/>
      <w:divBdr>
        <w:top w:val="none" w:sz="0" w:space="0" w:color="auto"/>
        <w:left w:val="none" w:sz="0" w:space="0" w:color="auto"/>
        <w:bottom w:val="none" w:sz="0" w:space="0" w:color="auto"/>
        <w:right w:val="none" w:sz="0" w:space="0" w:color="auto"/>
      </w:divBdr>
    </w:div>
    <w:div w:id="607546165">
      <w:bodyDiv w:val="1"/>
      <w:marLeft w:val="0"/>
      <w:marRight w:val="0"/>
      <w:marTop w:val="0"/>
      <w:marBottom w:val="0"/>
      <w:divBdr>
        <w:top w:val="none" w:sz="0" w:space="0" w:color="auto"/>
        <w:left w:val="none" w:sz="0" w:space="0" w:color="auto"/>
        <w:bottom w:val="none" w:sz="0" w:space="0" w:color="auto"/>
        <w:right w:val="none" w:sz="0" w:space="0" w:color="auto"/>
      </w:divBdr>
    </w:div>
    <w:div w:id="607591041">
      <w:bodyDiv w:val="1"/>
      <w:marLeft w:val="0"/>
      <w:marRight w:val="0"/>
      <w:marTop w:val="0"/>
      <w:marBottom w:val="0"/>
      <w:divBdr>
        <w:top w:val="none" w:sz="0" w:space="0" w:color="auto"/>
        <w:left w:val="none" w:sz="0" w:space="0" w:color="auto"/>
        <w:bottom w:val="none" w:sz="0" w:space="0" w:color="auto"/>
        <w:right w:val="none" w:sz="0" w:space="0" w:color="auto"/>
      </w:divBdr>
    </w:div>
    <w:div w:id="607661725">
      <w:bodyDiv w:val="1"/>
      <w:marLeft w:val="0"/>
      <w:marRight w:val="0"/>
      <w:marTop w:val="0"/>
      <w:marBottom w:val="0"/>
      <w:divBdr>
        <w:top w:val="none" w:sz="0" w:space="0" w:color="auto"/>
        <w:left w:val="none" w:sz="0" w:space="0" w:color="auto"/>
        <w:bottom w:val="none" w:sz="0" w:space="0" w:color="auto"/>
        <w:right w:val="none" w:sz="0" w:space="0" w:color="auto"/>
      </w:divBdr>
    </w:div>
    <w:div w:id="607666635">
      <w:bodyDiv w:val="1"/>
      <w:marLeft w:val="0"/>
      <w:marRight w:val="0"/>
      <w:marTop w:val="0"/>
      <w:marBottom w:val="0"/>
      <w:divBdr>
        <w:top w:val="none" w:sz="0" w:space="0" w:color="auto"/>
        <w:left w:val="none" w:sz="0" w:space="0" w:color="auto"/>
        <w:bottom w:val="none" w:sz="0" w:space="0" w:color="auto"/>
        <w:right w:val="none" w:sz="0" w:space="0" w:color="auto"/>
      </w:divBdr>
    </w:div>
    <w:div w:id="607781621">
      <w:bodyDiv w:val="1"/>
      <w:marLeft w:val="0"/>
      <w:marRight w:val="0"/>
      <w:marTop w:val="0"/>
      <w:marBottom w:val="0"/>
      <w:divBdr>
        <w:top w:val="none" w:sz="0" w:space="0" w:color="auto"/>
        <w:left w:val="none" w:sz="0" w:space="0" w:color="auto"/>
        <w:bottom w:val="none" w:sz="0" w:space="0" w:color="auto"/>
        <w:right w:val="none" w:sz="0" w:space="0" w:color="auto"/>
      </w:divBdr>
    </w:div>
    <w:div w:id="607784479">
      <w:bodyDiv w:val="1"/>
      <w:marLeft w:val="0"/>
      <w:marRight w:val="0"/>
      <w:marTop w:val="0"/>
      <w:marBottom w:val="0"/>
      <w:divBdr>
        <w:top w:val="none" w:sz="0" w:space="0" w:color="auto"/>
        <w:left w:val="none" w:sz="0" w:space="0" w:color="auto"/>
        <w:bottom w:val="none" w:sz="0" w:space="0" w:color="auto"/>
        <w:right w:val="none" w:sz="0" w:space="0" w:color="auto"/>
      </w:divBdr>
    </w:div>
    <w:div w:id="608004870">
      <w:bodyDiv w:val="1"/>
      <w:marLeft w:val="0"/>
      <w:marRight w:val="0"/>
      <w:marTop w:val="0"/>
      <w:marBottom w:val="0"/>
      <w:divBdr>
        <w:top w:val="none" w:sz="0" w:space="0" w:color="auto"/>
        <w:left w:val="none" w:sz="0" w:space="0" w:color="auto"/>
        <w:bottom w:val="none" w:sz="0" w:space="0" w:color="auto"/>
        <w:right w:val="none" w:sz="0" w:space="0" w:color="auto"/>
      </w:divBdr>
    </w:div>
    <w:div w:id="608319005">
      <w:bodyDiv w:val="1"/>
      <w:marLeft w:val="0"/>
      <w:marRight w:val="0"/>
      <w:marTop w:val="0"/>
      <w:marBottom w:val="0"/>
      <w:divBdr>
        <w:top w:val="none" w:sz="0" w:space="0" w:color="auto"/>
        <w:left w:val="none" w:sz="0" w:space="0" w:color="auto"/>
        <w:bottom w:val="none" w:sz="0" w:space="0" w:color="auto"/>
        <w:right w:val="none" w:sz="0" w:space="0" w:color="auto"/>
      </w:divBdr>
    </w:div>
    <w:div w:id="608321549">
      <w:bodyDiv w:val="1"/>
      <w:marLeft w:val="0"/>
      <w:marRight w:val="0"/>
      <w:marTop w:val="0"/>
      <w:marBottom w:val="0"/>
      <w:divBdr>
        <w:top w:val="none" w:sz="0" w:space="0" w:color="auto"/>
        <w:left w:val="none" w:sz="0" w:space="0" w:color="auto"/>
        <w:bottom w:val="none" w:sz="0" w:space="0" w:color="auto"/>
        <w:right w:val="none" w:sz="0" w:space="0" w:color="auto"/>
      </w:divBdr>
    </w:div>
    <w:div w:id="608507082">
      <w:bodyDiv w:val="1"/>
      <w:marLeft w:val="0"/>
      <w:marRight w:val="0"/>
      <w:marTop w:val="0"/>
      <w:marBottom w:val="0"/>
      <w:divBdr>
        <w:top w:val="none" w:sz="0" w:space="0" w:color="auto"/>
        <w:left w:val="none" w:sz="0" w:space="0" w:color="auto"/>
        <w:bottom w:val="none" w:sz="0" w:space="0" w:color="auto"/>
        <w:right w:val="none" w:sz="0" w:space="0" w:color="auto"/>
      </w:divBdr>
    </w:div>
    <w:div w:id="608659369">
      <w:bodyDiv w:val="1"/>
      <w:marLeft w:val="0"/>
      <w:marRight w:val="0"/>
      <w:marTop w:val="0"/>
      <w:marBottom w:val="0"/>
      <w:divBdr>
        <w:top w:val="none" w:sz="0" w:space="0" w:color="auto"/>
        <w:left w:val="none" w:sz="0" w:space="0" w:color="auto"/>
        <w:bottom w:val="none" w:sz="0" w:space="0" w:color="auto"/>
        <w:right w:val="none" w:sz="0" w:space="0" w:color="auto"/>
      </w:divBdr>
    </w:div>
    <w:div w:id="608699841">
      <w:bodyDiv w:val="1"/>
      <w:marLeft w:val="0"/>
      <w:marRight w:val="0"/>
      <w:marTop w:val="0"/>
      <w:marBottom w:val="0"/>
      <w:divBdr>
        <w:top w:val="none" w:sz="0" w:space="0" w:color="auto"/>
        <w:left w:val="none" w:sz="0" w:space="0" w:color="auto"/>
        <w:bottom w:val="none" w:sz="0" w:space="0" w:color="auto"/>
        <w:right w:val="none" w:sz="0" w:space="0" w:color="auto"/>
      </w:divBdr>
    </w:div>
    <w:div w:id="608703712">
      <w:bodyDiv w:val="1"/>
      <w:marLeft w:val="0"/>
      <w:marRight w:val="0"/>
      <w:marTop w:val="0"/>
      <w:marBottom w:val="0"/>
      <w:divBdr>
        <w:top w:val="none" w:sz="0" w:space="0" w:color="auto"/>
        <w:left w:val="none" w:sz="0" w:space="0" w:color="auto"/>
        <w:bottom w:val="none" w:sz="0" w:space="0" w:color="auto"/>
        <w:right w:val="none" w:sz="0" w:space="0" w:color="auto"/>
      </w:divBdr>
    </w:div>
    <w:div w:id="608706776">
      <w:bodyDiv w:val="1"/>
      <w:marLeft w:val="0"/>
      <w:marRight w:val="0"/>
      <w:marTop w:val="0"/>
      <w:marBottom w:val="0"/>
      <w:divBdr>
        <w:top w:val="none" w:sz="0" w:space="0" w:color="auto"/>
        <w:left w:val="none" w:sz="0" w:space="0" w:color="auto"/>
        <w:bottom w:val="none" w:sz="0" w:space="0" w:color="auto"/>
        <w:right w:val="none" w:sz="0" w:space="0" w:color="auto"/>
      </w:divBdr>
    </w:div>
    <w:div w:id="608855979">
      <w:bodyDiv w:val="1"/>
      <w:marLeft w:val="0"/>
      <w:marRight w:val="0"/>
      <w:marTop w:val="0"/>
      <w:marBottom w:val="0"/>
      <w:divBdr>
        <w:top w:val="none" w:sz="0" w:space="0" w:color="auto"/>
        <w:left w:val="none" w:sz="0" w:space="0" w:color="auto"/>
        <w:bottom w:val="none" w:sz="0" w:space="0" w:color="auto"/>
        <w:right w:val="none" w:sz="0" w:space="0" w:color="auto"/>
      </w:divBdr>
    </w:div>
    <w:div w:id="608975793">
      <w:bodyDiv w:val="1"/>
      <w:marLeft w:val="0"/>
      <w:marRight w:val="0"/>
      <w:marTop w:val="0"/>
      <w:marBottom w:val="0"/>
      <w:divBdr>
        <w:top w:val="none" w:sz="0" w:space="0" w:color="auto"/>
        <w:left w:val="none" w:sz="0" w:space="0" w:color="auto"/>
        <w:bottom w:val="none" w:sz="0" w:space="0" w:color="auto"/>
        <w:right w:val="none" w:sz="0" w:space="0" w:color="auto"/>
      </w:divBdr>
    </w:div>
    <w:div w:id="609122688">
      <w:bodyDiv w:val="1"/>
      <w:marLeft w:val="0"/>
      <w:marRight w:val="0"/>
      <w:marTop w:val="0"/>
      <w:marBottom w:val="0"/>
      <w:divBdr>
        <w:top w:val="none" w:sz="0" w:space="0" w:color="auto"/>
        <w:left w:val="none" w:sz="0" w:space="0" w:color="auto"/>
        <w:bottom w:val="none" w:sz="0" w:space="0" w:color="auto"/>
        <w:right w:val="none" w:sz="0" w:space="0" w:color="auto"/>
      </w:divBdr>
    </w:div>
    <w:div w:id="609165195">
      <w:bodyDiv w:val="1"/>
      <w:marLeft w:val="0"/>
      <w:marRight w:val="0"/>
      <w:marTop w:val="0"/>
      <w:marBottom w:val="0"/>
      <w:divBdr>
        <w:top w:val="none" w:sz="0" w:space="0" w:color="auto"/>
        <w:left w:val="none" w:sz="0" w:space="0" w:color="auto"/>
        <w:bottom w:val="none" w:sz="0" w:space="0" w:color="auto"/>
        <w:right w:val="none" w:sz="0" w:space="0" w:color="auto"/>
      </w:divBdr>
    </w:div>
    <w:div w:id="609165784">
      <w:bodyDiv w:val="1"/>
      <w:marLeft w:val="0"/>
      <w:marRight w:val="0"/>
      <w:marTop w:val="0"/>
      <w:marBottom w:val="0"/>
      <w:divBdr>
        <w:top w:val="none" w:sz="0" w:space="0" w:color="auto"/>
        <w:left w:val="none" w:sz="0" w:space="0" w:color="auto"/>
        <w:bottom w:val="none" w:sz="0" w:space="0" w:color="auto"/>
        <w:right w:val="none" w:sz="0" w:space="0" w:color="auto"/>
      </w:divBdr>
    </w:div>
    <w:div w:id="609168696">
      <w:bodyDiv w:val="1"/>
      <w:marLeft w:val="0"/>
      <w:marRight w:val="0"/>
      <w:marTop w:val="0"/>
      <w:marBottom w:val="0"/>
      <w:divBdr>
        <w:top w:val="none" w:sz="0" w:space="0" w:color="auto"/>
        <w:left w:val="none" w:sz="0" w:space="0" w:color="auto"/>
        <w:bottom w:val="none" w:sz="0" w:space="0" w:color="auto"/>
        <w:right w:val="none" w:sz="0" w:space="0" w:color="auto"/>
      </w:divBdr>
    </w:div>
    <w:div w:id="609362769">
      <w:bodyDiv w:val="1"/>
      <w:marLeft w:val="0"/>
      <w:marRight w:val="0"/>
      <w:marTop w:val="0"/>
      <w:marBottom w:val="0"/>
      <w:divBdr>
        <w:top w:val="none" w:sz="0" w:space="0" w:color="auto"/>
        <w:left w:val="none" w:sz="0" w:space="0" w:color="auto"/>
        <w:bottom w:val="none" w:sz="0" w:space="0" w:color="auto"/>
        <w:right w:val="none" w:sz="0" w:space="0" w:color="auto"/>
      </w:divBdr>
    </w:div>
    <w:div w:id="609507774">
      <w:bodyDiv w:val="1"/>
      <w:marLeft w:val="0"/>
      <w:marRight w:val="0"/>
      <w:marTop w:val="0"/>
      <w:marBottom w:val="0"/>
      <w:divBdr>
        <w:top w:val="none" w:sz="0" w:space="0" w:color="auto"/>
        <w:left w:val="none" w:sz="0" w:space="0" w:color="auto"/>
        <w:bottom w:val="none" w:sz="0" w:space="0" w:color="auto"/>
        <w:right w:val="none" w:sz="0" w:space="0" w:color="auto"/>
      </w:divBdr>
    </w:div>
    <w:div w:id="610163179">
      <w:bodyDiv w:val="1"/>
      <w:marLeft w:val="0"/>
      <w:marRight w:val="0"/>
      <w:marTop w:val="0"/>
      <w:marBottom w:val="0"/>
      <w:divBdr>
        <w:top w:val="none" w:sz="0" w:space="0" w:color="auto"/>
        <w:left w:val="none" w:sz="0" w:space="0" w:color="auto"/>
        <w:bottom w:val="none" w:sz="0" w:space="0" w:color="auto"/>
        <w:right w:val="none" w:sz="0" w:space="0" w:color="auto"/>
      </w:divBdr>
    </w:div>
    <w:div w:id="610209067">
      <w:bodyDiv w:val="1"/>
      <w:marLeft w:val="0"/>
      <w:marRight w:val="0"/>
      <w:marTop w:val="0"/>
      <w:marBottom w:val="0"/>
      <w:divBdr>
        <w:top w:val="none" w:sz="0" w:space="0" w:color="auto"/>
        <w:left w:val="none" w:sz="0" w:space="0" w:color="auto"/>
        <w:bottom w:val="none" w:sz="0" w:space="0" w:color="auto"/>
        <w:right w:val="none" w:sz="0" w:space="0" w:color="auto"/>
      </w:divBdr>
    </w:div>
    <w:div w:id="610403085">
      <w:bodyDiv w:val="1"/>
      <w:marLeft w:val="0"/>
      <w:marRight w:val="0"/>
      <w:marTop w:val="0"/>
      <w:marBottom w:val="0"/>
      <w:divBdr>
        <w:top w:val="none" w:sz="0" w:space="0" w:color="auto"/>
        <w:left w:val="none" w:sz="0" w:space="0" w:color="auto"/>
        <w:bottom w:val="none" w:sz="0" w:space="0" w:color="auto"/>
        <w:right w:val="none" w:sz="0" w:space="0" w:color="auto"/>
      </w:divBdr>
    </w:div>
    <w:div w:id="610473102">
      <w:bodyDiv w:val="1"/>
      <w:marLeft w:val="0"/>
      <w:marRight w:val="0"/>
      <w:marTop w:val="0"/>
      <w:marBottom w:val="0"/>
      <w:divBdr>
        <w:top w:val="none" w:sz="0" w:space="0" w:color="auto"/>
        <w:left w:val="none" w:sz="0" w:space="0" w:color="auto"/>
        <w:bottom w:val="none" w:sz="0" w:space="0" w:color="auto"/>
        <w:right w:val="none" w:sz="0" w:space="0" w:color="auto"/>
      </w:divBdr>
    </w:div>
    <w:div w:id="610865499">
      <w:bodyDiv w:val="1"/>
      <w:marLeft w:val="0"/>
      <w:marRight w:val="0"/>
      <w:marTop w:val="0"/>
      <w:marBottom w:val="0"/>
      <w:divBdr>
        <w:top w:val="none" w:sz="0" w:space="0" w:color="auto"/>
        <w:left w:val="none" w:sz="0" w:space="0" w:color="auto"/>
        <w:bottom w:val="none" w:sz="0" w:space="0" w:color="auto"/>
        <w:right w:val="none" w:sz="0" w:space="0" w:color="auto"/>
      </w:divBdr>
    </w:div>
    <w:div w:id="611135772">
      <w:bodyDiv w:val="1"/>
      <w:marLeft w:val="0"/>
      <w:marRight w:val="0"/>
      <w:marTop w:val="0"/>
      <w:marBottom w:val="0"/>
      <w:divBdr>
        <w:top w:val="none" w:sz="0" w:space="0" w:color="auto"/>
        <w:left w:val="none" w:sz="0" w:space="0" w:color="auto"/>
        <w:bottom w:val="none" w:sz="0" w:space="0" w:color="auto"/>
        <w:right w:val="none" w:sz="0" w:space="0" w:color="auto"/>
      </w:divBdr>
    </w:div>
    <w:div w:id="611399094">
      <w:bodyDiv w:val="1"/>
      <w:marLeft w:val="0"/>
      <w:marRight w:val="0"/>
      <w:marTop w:val="0"/>
      <w:marBottom w:val="0"/>
      <w:divBdr>
        <w:top w:val="none" w:sz="0" w:space="0" w:color="auto"/>
        <w:left w:val="none" w:sz="0" w:space="0" w:color="auto"/>
        <w:bottom w:val="none" w:sz="0" w:space="0" w:color="auto"/>
        <w:right w:val="none" w:sz="0" w:space="0" w:color="auto"/>
      </w:divBdr>
    </w:div>
    <w:div w:id="611517654">
      <w:bodyDiv w:val="1"/>
      <w:marLeft w:val="0"/>
      <w:marRight w:val="0"/>
      <w:marTop w:val="0"/>
      <w:marBottom w:val="0"/>
      <w:divBdr>
        <w:top w:val="none" w:sz="0" w:space="0" w:color="auto"/>
        <w:left w:val="none" w:sz="0" w:space="0" w:color="auto"/>
        <w:bottom w:val="none" w:sz="0" w:space="0" w:color="auto"/>
        <w:right w:val="none" w:sz="0" w:space="0" w:color="auto"/>
      </w:divBdr>
    </w:div>
    <w:div w:id="611783588">
      <w:bodyDiv w:val="1"/>
      <w:marLeft w:val="0"/>
      <w:marRight w:val="0"/>
      <w:marTop w:val="0"/>
      <w:marBottom w:val="0"/>
      <w:divBdr>
        <w:top w:val="none" w:sz="0" w:space="0" w:color="auto"/>
        <w:left w:val="none" w:sz="0" w:space="0" w:color="auto"/>
        <w:bottom w:val="none" w:sz="0" w:space="0" w:color="auto"/>
        <w:right w:val="none" w:sz="0" w:space="0" w:color="auto"/>
      </w:divBdr>
    </w:div>
    <w:div w:id="611789447">
      <w:bodyDiv w:val="1"/>
      <w:marLeft w:val="0"/>
      <w:marRight w:val="0"/>
      <w:marTop w:val="0"/>
      <w:marBottom w:val="0"/>
      <w:divBdr>
        <w:top w:val="none" w:sz="0" w:space="0" w:color="auto"/>
        <w:left w:val="none" w:sz="0" w:space="0" w:color="auto"/>
        <w:bottom w:val="none" w:sz="0" w:space="0" w:color="auto"/>
        <w:right w:val="none" w:sz="0" w:space="0" w:color="auto"/>
      </w:divBdr>
    </w:div>
    <w:div w:id="611985312">
      <w:bodyDiv w:val="1"/>
      <w:marLeft w:val="0"/>
      <w:marRight w:val="0"/>
      <w:marTop w:val="0"/>
      <w:marBottom w:val="0"/>
      <w:divBdr>
        <w:top w:val="none" w:sz="0" w:space="0" w:color="auto"/>
        <w:left w:val="none" w:sz="0" w:space="0" w:color="auto"/>
        <w:bottom w:val="none" w:sz="0" w:space="0" w:color="auto"/>
        <w:right w:val="none" w:sz="0" w:space="0" w:color="auto"/>
      </w:divBdr>
    </w:div>
    <w:div w:id="612634506">
      <w:bodyDiv w:val="1"/>
      <w:marLeft w:val="0"/>
      <w:marRight w:val="0"/>
      <w:marTop w:val="0"/>
      <w:marBottom w:val="0"/>
      <w:divBdr>
        <w:top w:val="none" w:sz="0" w:space="0" w:color="auto"/>
        <w:left w:val="none" w:sz="0" w:space="0" w:color="auto"/>
        <w:bottom w:val="none" w:sz="0" w:space="0" w:color="auto"/>
        <w:right w:val="none" w:sz="0" w:space="0" w:color="auto"/>
      </w:divBdr>
    </w:div>
    <w:div w:id="612715016">
      <w:bodyDiv w:val="1"/>
      <w:marLeft w:val="0"/>
      <w:marRight w:val="0"/>
      <w:marTop w:val="0"/>
      <w:marBottom w:val="0"/>
      <w:divBdr>
        <w:top w:val="none" w:sz="0" w:space="0" w:color="auto"/>
        <w:left w:val="none" w:sz="0" w:space="0" w:color="auto"/>
        <w:bottom w:val="none" w:sz="0" w:space="0" w:color="auto"/>
        <w:right w:val="none" w:sz="0" w:space="0" w:color="auto"/>
      </w:divBdr>
    </w:div>
    <w:div w:id="613246467">
      <w:bodyDiv w:val="1"/>
      <w:marLeft w:val="0"/>
      <w:marRight w:val="0"/>
      <w:marTop w:val="0"/>
      <w:marBottom w:val="0"/>
      <w:divBdr>
        <w:top w:val="none" w:sz="0" w:space="0" w:color="auto"/>
        <w:left w:val="none" w:sz="0" w:space="0" w:color="auto"/>
        <w:bottom w:val="none" w:sz="0" w:space="0" w:color="auto"/>
        <w:right w:val="none" w:sz="0" w:space="0" w:color="auto"/>
      </w:divBdr>
    </w:div>
    <w:div w:id="613487551">
      <w:bodyDiv w:val="1"/>
      <w:marLeft w:val="0"/>
      <w:marRight w:val="0"/>
      <w:marTop w:val="0"/>
      <w:marBottom w:val="0"/>
      <w:divBdr>
        <w:top w:val="none" w:sz="0" w:space="0" w:color="auto"/>
        <w:left w:val="none" w:sz="0" w:space="0" w:color="auto"/>
        <w:bottom w:val="none" w:sz="0" w:space="0" w:color="auto"/>
        <w:right w:val="none" w:sz="0" w:space="0" w:color="auto"/>
      </w:divBdr>
    </w:div>
    <w:div w:id="613557135">
      <w:bodyDiv w:val="1"/>
      <w:marLeft w:val="0"/>
      <w:marRight w:val="0"/>
      <w:marTop w:val="0"/>
      <w:marBottom w:val="0"/>
      <w:divBdr>
        <w:top w:val="none" w:sz="0" w:space="0" w:color="auto"/>
        <w:left w:val="none" w:sz="0" w:space="0" w:color="auto"/>
        <w:bottom w:val="none" w:sz="0" w:space="0" w:color="auto"/>
        <w:right w:val="none" w:sz="0" w:space="0" w:color="auto"/>
      </w:divBdr>
    </w:div>
    <w:div w:id="613906299">
      <w:bodyDiv w:val="1"/>
      <w:marLeft w:val="0"/>
      <w:marRight w:val="0"/>
      <w:marTop w:val="0"/>
      <w:marBottom w:val="0"/>
      <w:divBdr>
        <w:top w:val="none" w:sz="0" w:space="0" w:color="auto"/>
        <w:left w:val="none" w:sz="0" w:space="0" w:color="auto"/>
        <w:bottom w:val="none" w:sz="0" w:space="0" w:color="auto"/>
        <w:right w:val="none" w:sz="0" w:space="0" w:color="auto"/>
      </w:divBdr>
    </w:div>
    <w:div w:id="613906386">
      <w:bodyDiv w:val="1"/>
      <w:marLeft w:val="0"/>
      <w:marRight w:val="0"/>
      <w:marTop w:val="0"/>
      <w:marBottom w:val="0"/>
      <w:divBdr>
        <w:top w:val="none" w:sz="0" w:space="0" w:color="auto"/>
        <w:left w:val="none" w:sz="0" w:space="0" w:color="auto"/>
        <w:bottom w:val="none" w:sz="0" w:space="0" w:color="auto"/>
        <w:right w:val="none" w:sz="0" w:space="0" w:color="auto"/>
      </w:divBdr>
    </w:div>
    <w:div w:id="614020160">
      <w:bodyDiv w:val="1"/>
      <w:marLeft w:val="0"/>
      <w:marRight w:val="0"/>
      <w:marTop w:val="0"/>
      <w:marBottom w:val="0"/>
      <w:divBdr>
        <w:top w:val="none" w:sz="0" w:space="0" w:color="auto"/>
        <w:left w:val="none" w:sz="0" w:space="0" w:color="auto"/>
        <w:bottom w:val="none" w:sz="0" w:space="0" w:color="auto"/>
        <w:right w:val="none" w:sz="0" w:space="0" w:color="auto"/>
      </w:divBdr>
    </w:div>
    <w:div w:id="614412207">
      <w:bodyDiv w:val="1"/>
      <w:marLeft w:val="0"/>
      <w:marRight w:val="0"/>
      <w:marTop w:val="0"/>
      <w:marBottom w:val="0"/>
      <w:divBdr>
        <w:top w:val="none" w:sz="0" w:space="0" w:color="auto"/>
        <w:left w:val="none" w:sz="0" w:space="0" w:color="auto"/>
        <w:bottom w:val="none" w:sz="0" w:space="0" w:color="auto"/>
        <w:right w:val="none" w:sz="0" w:space="0" w:color="auto"/>
      </w:divBdr>
    </w:div>
    <w:div w:id="614554450">
      <w:bodyDiv w:val="1"/>
      <w:marLeft w:val="0"/>
      <w:marRight w:val="0"/>
      <w:marTop w:val="0"/>
      <w:marBottom w:val="0"/>
      <w:divBdr>
        <w:top w:val="none" w:sz="0" w:space="0" w:color="auto"/>
        <w:left w:val="none" w:sz="0" w:space="0" w:color="auto"/>
        <w:bottom w:val="none" w:sz="0" w:space="0" w:color="auto"/>
        <w:right w:val="none" w:sz="0" w:space="0" w:color="auto"/>
      </w:divBdr>
    </w:div>
    <w:div w:id="614557402">
      <w:bodyDiv w:val="1"/>
      <w:marLeft w:val="0"/>
      <w:marRight w:val="0"/>
      <w:marTop w:val="0"/>
      <w:marBottom w:val="0"/>
      <w:divBdr>
        <w:top w:val="none" w:sz="0" w:space="0" w:color="auto"/>
        <w:left w:val="none" w:sz="0" w:space="0" w:color="auto"/>
        <w:bottom w:val="none" w:sz="0" w:space="0" w:color="auto"/>
        <w:right w:val="none" w:sz="0" w:space="0" w:color="auto"/>
      </w:divBdr>
    </w:div>
    <w:div w:id="614599632">
      <w:bodyDiv w:val="1"/>
      <w:marLeft w:val="0"/>
      <w:marRight w:val="0"/>
      <w:marTop w:val="0"/>
      <w:marBottom w:val="0"/>
      <w:divBdr>
        <w:top w:val="none" w:sz="0" w:space="0" w:color="auto"/>
        <w:left w:val="none" w:sz="0" w:space="0" w:color="auto"/>
        <w:bottom w:val="none" w:sz="0" w:space="0" w:color="auto"/>
        <w:right w:val="none" w:sz="0" w:space="0" w:color="auto"/>
      </w:divBdr>
    </w:div>
    <w:div w:id="614604669">
      <w:bodyDiv w:val="1"/>
      <w:marLeft w:val="0"/>
      <w:marRight w:val="0"/>
      <w:marTop w:val="0"/>
      <w:marBottom w:val="0"/>
      <w:divBdr>
        <w:top w:val="none" w:sz="0" w:space="0" w:color="auto"/>
        <w:left w:val="none" w:sz="0" w:space="0" w:color="auto"/>
        <w:bottom w:val="none" w:sz="0" w:space="0" w:color="auto"/>
        <w:right w:val="none" w:sz="0" w:space="0" w:color="auto"/>
      </w:divBdr>
    </w:div>
    <w:div w:id="614674603">
      <w:bodyDiv w:val="1"/>
      <w:marLeft w:val="0"/>
      <w:marRight w:val="0"/>
      <w:marTop w:val="0"/>
      <w:marBottom w:val="0"/>
      <w:divBdr>
        <w:top w:val="none" w:sz="0" w:space="0" w:color="auto"/>
        <w:left w:val="none" w:sz="0" w:space="0" w:color="auto"/>
        <w:bottom w:val="none" w:sz="0" w:space="0" w:color="auto"/>
        <w:right w:val="none" w:sz="0" w:space="0" w:color="auto"/>
      </w:divBdr>
    </w:div>
    <w:div w:id="614675670">
      <w:bodyDiv w:val="1"/>
      <w:marLeft w:val="0"/>
      <w:marRight w:val="0"/>
      <w:marTop w:val="0"/>
      <w:marBottom w:val="0"/>
      <w:divBdr>
        <w:top w:val="none" w:sz="0" w:space="0" w:color="auto"/>
        <w:left w:val="none" w:sz="0" w:space="0" w:color="auto"/>
        <w:bottom w:val="none" w:sz="0" w:space="0" w:color="auto"/>
        <w:right w:val="none" w:sz="0" w:space="0" w:color="auto"/>
      </w:divBdr>
    </w:div>
    <w:div w:id="614793356">
      <w:bodyDiv w:val="1"/>
      <w:marLeft w:val="0"/>
      <w:marRight w:val="0"/>
      <w:marTop w:val="0"/>
      <w:marBottom w:val="0"/>
      <w:divBdr>
        <w:top w:val="none" w:sz="0" w:space="0" w:color="auto"/>
        <w:left w:val="none" w:sz="0" w:space="0" w:color="auto"/>
        <w:bottom w:val="none" w:sz="0" w:space="0" w:color="auto"/>
        <w:right w:val="none" w:sz="0" w:space="0" w:color="auto"/>
      </w:divBdr>
    </w:div>
    <w:div w:id="615409818">
      <w:bodyDiv w:val="1"/>
      <w:marLeft w:val="0"/>
      <w:marRight w:val="0"/>
      <w:marTop w:val="0"/>
      <w:marBottom w:val="0"/>
      <w:divBdr>
        <w:top w:val="none" w:sz="0" w:space="0" w:color="auto"/>
        <w:left w:val="none" w:sz="0" w:space="0" w:color="auto"/>
        <w:bottom w:val="none" w:sz="0" w:space="0" w:color="auto"/>
        <w:right w:val="none" w:sz="0" w:space="0" w:color="auto"/>
      </w:divBdr>
    </w:div>
    <w:div w:id="615411831">
      <w:bodyDiv w:val="1"/>
      <w:marLeft w:val="0"/>
      <w:marRight w:val="0"/>
      <w:marTop w:val="0"/>
      <w:marBottom w:val="0"/>
      <w:divBdr>
        <w:top w:val="none" w:sz="0" w:space="0" w:color="auto"/>
        <w:left w:val="none" w:sz="0" w:space="0" w:color="auto"/>
        <w:bottom w:val="none" w:sz="0" w:space="0" w:color="auto"/>
        <w:right w:val="none" w:sz="0" w:space="0" w:color="auto"/>
      </w:divBdr>
    </w:div>
    <w:div w:id="615480585">
      <w:bodyDiv w:val="1"/>
      <w:marLeft w:val="0"/>
      <w:marRight w:val="0"/>
      <w:marTop w:val="0"/>
      <w:marBottom w:val="0"/>
      <w:divBdr>
        <w:top w:val="none" w:sz="0" w:space="0" w:color="auto"/>
        <w:left w:val="none" w:sz="0" w:space="0" w:color="auto"/>
        <w:bottom w:val="none" w:sz="0" w:space="0" w:color="auto"/>
        <w:right w:val="none" w:sz="0" w:space="0" w:color="auto"/>
      </w:divBdr>
    </w:div>
    <w:div w:id="615598143">
      <w:bodyDiv w:val="1"/>
      <w:marLeft w:val="0"/>
      <w:marRight w:val="0"/>
      <w:marTop w:val="0"/>
      <w:marBottom w:val="0"/>
      <w:divBdr>
        <w:top w:val="none" w:sz="0" w:space="0" w:color="auto"/>
        <w:left w:val="none" w:sz="0" w:space="0" w:color="auto"/>
        <w:bottom w:val="none" w:sz="0" w:space="0" w:color="auto"/>
        <w:right w:val="none" w:sz="0" w:space="0" w:color="auto"/>
      </w:divBdr>
    </w:div>
    <w:div w:id="615599956">
      <w:bodyDiv w:val="1"/>
      <w:marLeft w:val="0"/>
      <w:marRight w:val="0"/>
      <w:marTop w:val="0"/>
      <w:marBottom w:val="0"/>
      <w:divBdr>
        <w:top w:val="none" w:sz="0" w:space="0" w:color="auto"/>
        <w:left w:val="none" w:sz="0" w:space="0" w:color="auto"/>
        <w:bottom w:val="none" w:sz="0" w:space="0" w:color="auto"/>
        <w:right w:val="none" w:sz="0" w:space="0" w:color="auto"/>
      </w:divBdr>
    </w:div>
    <w:div w:id="615601925">
      <w:bodyDiv w:val="1"/>
      <w:marLeft w:val="0"/>
      <w:marRight w:val="0"/>
      <w:marTop w:val="0"/>
      <w:marBottom w:val="0"/>
      <w:divBdr>
        <w:top w:val="none" w:sz="0" w:space="0" w:color="auto"/>
        <w:left w:val="none" w:sz="0" w:space="0" w:color="auto"/>
        <w:bottom w:val="none" w:sz="0" w:space="0" w:color="auto"/>
        <w:right w:val="none" w:sz="0" w:space="0" w:color="auto"/>
      </w:divBdr>
    </w:div>
    <w:div w:id="616256084">
      <w:bodyDiv w:val="1"/>
      <w:marLeft w:val="0"/>
      <w:marRight w:val="0"/>
      <w:marTop w:val="0"/>
      <w:marBottom w:val="0"/>
      <w:divBdr>
        <w:top w:val="none" w:sz="0" w:space="0" w:color="auto"/>
        <w:left w:val="none" w:sz="0" w:space="0" w:color="auto"/>
        <w:bottom w:val="none" w:sz="0" w:space="0" w:color="auto"/>
        <w:right w:val="none" w:sz="0" w:space="0" w:color="auto"/>
      </w:divBdr>
    </w:div>
    <w:div w:id="616258232">
      <w:bodyDiv w:val="1"/>
      <w:marLeft w:val="0"/>
      <w:marRight w:val="0"/>
      <w:marTop w:val="0"/>
      <w:marBottom w:val="0"/>
      <w:divBdr>
        <w:top w:val="none" w:sz="0" w:space="0" w:color="auto"/>
        <w:left w:val="none" w:sz="0" w:space="0" w:color="auto"/>
        <w:bottom w:val="none" w:sz="0" w:space="0" w:color="auto"/>
        <w:right w:val="none" w:sz="0" w:space="0" w:color="auto"/>
      </w:divBdr>
    </w:div>
    <w:div w:id="616375501">
      <w:bodyDiv w:val="1"/>
      <w:marLeft w:val="0"/>
      <w:marRight w:val="0"/>
      <w:marTop w:val="0"/>
      <w:marBottom w:val="0"/>
      <w:divBdr>
        <w:top w:val="none" w:sz="0" w:space="0" w:color="auto"/>
        <w:left w:val="none" w:sz="0" w:space="0" w:color="auto"/>
        <w:bottom w:val="none" w:sz="0" w:space="0" w:color="auto"/>
        <w:right w:val="none" w:sz="0" w:space="0" w:color="auto"/>
      </w:divBdr>
    </w:div>
    <w:div w:id="616524913">
      <w:bodyDiv w:val="1"/>
      <w:marLeft w:val="0"/>
      <w:marRight w:val="0"/>
      <w:marTop w:val="0"/>
      <w:marBottom w:val="0"/>
      <w:divBdr>
        <w:top w:val="none" w:sz="0" w:space="0" w:color="auto"/>
        <w:left w:val="none" w:sz="0" w:space="0" w:color="auto"/>
        <w:bottom w:val="none" w:sz="0" w:space="0" w:color="auto"/>
        <w:right w:val="none" w:sz="0" w:space="0" w:color="auto"/>
      </w:divBdr>
    </w:div>
    <w:div w:id="616646059">
      <w:bodyDiv w:val="1"/>
      <w:marLeft w:val="0"/>
      <w:marRight w:val="0"/>
      <w:marTop w:val="0"/>
      <w:marBottom w:val="0"/>
      <w:divBdr>
        <w:top w:val="none" w:sz="0" w:space="0" w:color="auto"/>
        <w:left w:val="none" w:sz="0" w:space="0" w:color="auto"/>
        <w:bottom w:val="none" w:sz="0" w:space="0" w:color="auto"/>
        <w:right w:val="none" w:sz="0" w:space="0" w:color="auto"/>
      </w:divBdr>
    </w:div>
    <w:div w:id="616715732">
      <w:bodyDiv w:val="1"/>
      <w:marLeft w:val="0"/>
      <w:marRight w:val="0"/>
      <w:marTop w:val="0"/>
      <w:marBottom w:val="0"/>
      <w:divBdr>
        <w:top w:val="none" w:sz="0" w:space="0" w:color="auto"/>
        <w:left w:val="none" w:sz="0" w:space="0" w:color="auto"/>
        <w:bottom w:val="none" w:sz="0" w:space="0" w:color="auto"/>
        <w:right w:val="none" w:sz="0" w:space="0" w:color="auto"/>
      </w:divBdr>
    </w:div>
    <w:div w:id="616913349">
      <w:bodyDiv w:val="1"/>
      <w:marLeft w:val="0"/>
      <w:marRight w:val="0"/>
      <w:marTop w:val="0"/>
      <w:marBottom w:val="0"/>
      <w:divBdr>
        <w:top w:val="none" w:sz="0" w:space="0" w:color="auto"/>
        <w:left w:val="none" w:sz="0" w:space="0" w:color="auto"/>
        <w:bottom w:val="none" w:sz="0" w:space="0" w:color="auto"/>
        <w:right w:val="none" w:sz="0" w:space="0" w:color="auto"/>
      </w:divBdr>
    </w:div>
    <w:div w:id="616984179">
      <w:bodyDiv w:val="1"/>
      <w:marLeft w:val="0"/>
      <w:marRight w:val="0"/>
      <w:marTop w:val="0"/>
      <w:marBottom w:val="0"/>
      <w:divBdr>
        <w:top w:val="none" w:sz="0" w:space="0" w:color="auto"/>
        <w:left w:val="none" w:sz="0" w:space="0" w:color="auto"/>
        <w:bottom w:val="none" w:sz="0" w:space="0" w:color="auto"/>
        <w:right w:val="none" w:sz="0" w:space="0" w:color="auto"/>
      </w:divBdr>
    </w:div>
    <w:div w:id="617103883">
      <w:bodyDiv w:val="1"/>
      <w:marLeft w:val="0"/>
      <w:marRight w:val="0"/>
      <w:marTop w:val="0"/>
      <w:marBottom w:val="0"/>
      <w:divBdr>
        <w:top w:val="none" w:sz="0" w:space="0" w:color="auto"/>
        <w:left w:val="none" w:sz="0" w:space="0" w:color="auto"/>
        <w:bottom w:val="none" w:sz="0" w:space="0" w:color="auto"/>
        <w:right w:val="none" w:sz="0" w:space="0" w:color="auto"/>
      </w:divBdr>
    </w:div>
    <w:div w:id="617299868">
      <w:bodyDiv w:val="1"/>
      <w:marLeft w:val="0"/>
      <w:marRight w:val="0"/>
      <w:marTop w:val="0"/>
      <w:marBottom w:val="0"/>
      <w:divBdr>
        <w:top w:val="none" w:sz="0" w:space="0" w:color="auto"/>
        <w:left w:val="none" w:sz="0" w:space="0" w:color="auto"/>
        <w:bottom w:val="none" w:sz="0" w:space="0" w:color="auto"/>
        <w:right w:val="none" w:sz="0" w:space="0" w:color="auto"/>
      </w:divBdr>
    </w:div>
    <w:div w:id="617569887">
      <w:bodyDiv w:val="1"/>
      <w:marLeft w:val="0"/>
      <w:marRight w:val="0"/>
      <w:marTop w:val="0"/>
      <w:marBottom w:val="0"/>
      <w:divBdr>
        <w:top w:val="none" w:sz="0" w:space="0" w:color="auto"/>
        <w:left w:val="none" w:sz="0" w:space="0" w:color="auto"/>
        <w:bottom w:val="none" w:sz="0" w:space="0" w:color="auto"/>
        <w:right w:val="none" w:sz="0" w:space="0" w:color="auto"/>
      </w:divBdr>
    </w:div>
    <w:div w:id="617874456">
      <w:bodyDiv w:val="1"/>
      <w:marLeft w:val="0"/>
      <w:marRight w:val="0"/>
      <w:marTop w:val="0"/>
      <w:marBottom w:val="0"/>
      <w:divBdr>
        <w:top w:val="none" w:sz="0" w:space="0" w:color="auto"/>
        <w:left w:val="none" w:sz="0" w:space="0" w:color="auto"/>
        <w:bottom w:val="none" w:sz="0" w:space="0" w:color="auto"/>
        <w:right w:val="none" w:sz="0" w:space="0" w:color="auto"/>
      </w:divBdr>
    </w:div>
    <w:div w:id="617877150">
      <w:bodyDiv w:val="1"/>
      <w:marLeft w:val="0"/>
      <w:marRight w:val="0"/>
      <w:marTop w:val="0"/>
      <w:marBottom w:val="0"/>
      <w:divBdr>
        <w:top w:val="none" w:sz="0" w:space="0" w:color="auto"/>
        <w:left w:val="none" w:sz="0" w:space="0" w:color="auto"/>
        <w:bottom w:val="none" w:sz="0" w:space="0" w:color="auto"/>
        <w:right w:val="none" w:sz="0" w:space="0" w:color="auto"/>
      </w:divBdr>
    </w:div>
    <w:div w:id="617878184">
      <w:bodyDiv w:val="1"/>
      <w:marLeft w:val="0"/>
      <w:marRight w:val="0"/>
      <w:marTop w:val="0"/>
      <w:marBottom w:val="0"/>
      <w:divBdr>
        <w:top w:val="none" w:sz="0" w:space="0" w:color="auto"/>
        <w:left w:val="none" w:sz="0" w:space="0" w:color="auto"/>
        <w:bottom w:val="none" w:sz="0" w:space="0" w:color="auto"/>
        <w:right w:val="none" w:sz="0" w:space="0" w:color="auto"/>
      </w:divBdr>
    </w:div>
    <w:div w:id="618101356">
      <w:bodyDiv w:val="1"/>
      <w:marLeft w:val="0"/>
      <w:marRight w:val="0"/>
      <w:marTop w:val="0"/>
      <w:marBottom w:val="0"/>
      <w:divBdr>
        <w:top w:val="none" w:sz="0" w:space="0" w:color="auto"/>
        <w:left w:val="none" w:sz="0" w:space="0" w:color="auto"/>
        <w:bottom w:val="none" w:sz="0" w:space="0" w:color="auto"/>
        <w:right w:val="none" w:sz="0" w:space="0" w:color="auto"/>
      </w:divBdr>
    </w:div>
    <w:div w:id="618217819">
      <w:bodyDiv w:val="1"/>
      <w:marLeft w:val="0"/>
      <w:marRight w:val="0"/>
      <w:marTop w:val="0"/>
      <w:marBottom w:val="0"/>
      <w:divBdr>
        <w:top w:val="none" w:sz="0" w:space="0" w:color="auto"/>
        <w:left w:val="none" w:sz="0" w:space="0" w:color="auto"/>
        <w:bottom w:val="none" w:sz="0" w:space="0" w:color="auto"/>
        <w:right w:val="none" w:sz="0" w:space="0" w:color="auto"/>
      </w:divBdr>
    </w:div>
    <w:div w:id="618267942">
      <w:bodyDiv w:val="1"/>
      <w:marLeft w:val="0"/>
      <w:marRight w:val="0"/>
      <w:marTop w:val="0"/>
      <w:marBottom w:val="0"/>
      <w:divBdr>
        <w:top w:val="none" w:sz="0" w:space="0" w:color="auto"/>
        <w:left w:val="none" w:sz="0" w:space="0" w:color="auto"/>
        <w:bottom w:val="none" w:sz="0" w:space="0" w:color="auto"/>
        <w:right w:val="none" w:sz="0" w:space="0" w:color="auto"/>
      </w:divBdr>
    </w:div>
    <w:div w:id="618604417">
      <w:bodyDiv w:val="1"/>
      <w:marLeft w:val="0"/>
      <w:marRight w:val="0"/>
      <w:marTop w:val="0"/>
      <w:marBottom w:val="0"/>
      <w:divBdr>
        <w:top w:val="none" w:sz="0" w:space="0" w:color="auto"/>
        <w:left w:val="none" w:sz="0" w:space="0" w:color="auto"/>
        <w:bottom w:val="none" w:sz="0" w:space="0" w:color="auto"/>
        <w:right w:val="none" w:sz="0" w:space="0" w:color="auto"/>
      </w:divBdr>
    </w:div>
    <w:div w:id="618606215">
      <w:bodyDiv w:val="1"/>
      <w:marLeft w:val="0"/>
      <w:marRight w:val="0"/>
      <w:marTop w:val="0"/>
      <w:marBottom w:val="0"/>
      <w:divBdr>
        <w:top w:val="none" w:sz="0" w:space="0" w:color="auto"/>
        <w:left w:val="none" w:sz="0" w:space="0" w:color="auto"/>
        <w:bottom w:val="none" w:sz="0" w:space="0" w:color="auto"/>
        <w:right w:val="none" w:sz="0" w:space="0" w:color="auto"/>
      </w:divBdr>
    </w:div>
    <w:div w:id="618610607">
      <w:bodyDiv w:val="1"/>
      <w:marLeft w:val="0"/>
      <w:marRight w:val="0"/>
      <w:marTop w:val="0"/>
      <w:marBottom w:val="0"/>
      <w:divBdr>
        <w:top w:val="none" w:sz="0" w:space="0" w:color="auto"/>
        <w:left w:val="none" w:sz="0" w:space="0" w:color="auto"/>
        <w:bottom w:val="none" w:sz="0" w:space="0" w:color="auto"/>
        <w:right w:val="none" w:sz="0" w:space="0" w:color="auto"/>
      </w:divBdr>
    </w:div>
    <w:div w:id="619148677">
      <w:bodyDiv w:val="1"/>
      <w:marLeft w:val="0"/>
      <w:marRight w:val="0"/>
      <w:marTop w:val="0"/>
      <w:marBottom w:val="0"/>
      <w:divBdr>
        <w:top w:val="none" w:sz="0" w:space="0" w:color="auto"/>
        <w:left w:val="none" w:sz="0" w:space="0" w:color="auto"/>
        <w:bottom w:val="none" w:sz="0" w:space="0" w:color="auto"/>
        <w:right w:val="none" w:sz="0" w:space="0" w:color="auto"/>
      </w:divBdr>
    </w:div>
    <w:div w:id="619265861">
      <w:bodyDiv w:val="1"/>
      <w:marLeft w:val="0"/>
      <w:marRight w:val="0"/>
      <w:marTop w:val="0"/>
      <w:marBottom w:val="0"/>
      <w:divBdr>
        <w:top w:val="none" w:sz="0" w:space="0" w:color="auto"/>
        <w:left w:val="none" w:sz="0" w:space="0" w:color="auto"/>
        <w:bottom w:val="none" w:sz="0" w:space="0" w:color="auto"/>
        <w:right w:val="none" w:sz="0" w:space="0" w:color="auto"/>
      </w:divBdr>
    </w:div>
    <w:div w:id="619268855">
      <w:bodyDiv w:val="1"/>
      <w:marLeft w:val="0"/>
      <w:marRight w:val="0"/>
      <w:marTop w:val="0"/>
      <w:marBottom w:val="0"/>
      <w:divBdr>
        <w:top w:val="none" w:sz="0" w:space="0" w:color="auto"/>
        <w:left w:val="none" w:sz="0" w:space="0" w:color="auto"/>
        <w:bottom w:val="none" w:sz="0" w:space="0" w:color="auto"/>
        <w:right w:val="none" w:sz="0" w:space="0" w:color="auto"/>
      </w:divBdr>
    </w:div>
    <w:div w:id="619340783">
      <w:bodyDiv w:val="1"/>
      <w:marLeft w:val="0"/>
      <w:marRight w:val="0"/>
      <w:marTop w:val="0"/>
      <w:marBottom w:val="0"/>
      <w:divBdr>
        <w:top w:val="none" w:sz="0" w:space="0" w:color="auto"/>
        <w:left w:val="none" w:sz="0" w:space="0" w:color="auto"/>
        <w:bottom w:val="none" w:sz="0" w:space="0" w:color="auto"/>
        <w:right w:val="none" w:sz="0" w:space="0" w:color="auto"/>
      </w:divBdr>
    </w:div>
    <w:div w:id="619453042">
      <w:bodyDiv w:val="1"/>
      <w:marLeft w:val="0"/>
      <w:marRight w:val="0"/>
      <w:marTop w:val="0"/>
      <w:marBottom w:val="0"/>
      <w:divBdr>
        <w:top w:val="none" w:sz="0" w:space="0" w:color="auto"/>
        <w:left w:val="none" w:sz="0" w:space="0" w:color="auto"/>
        <w:bottom w:val="none" w:sz="0" w:space="0" w:color="auto"/>
        <w:right w:val="none" w:sz="0" w:space="0" w:color="auto"/>
      </w:divBdr>
    </w:div>
    <w:div w:id="619457349">
      <w:bodyDiv w:val="1"/>
      <w:marLeft w:val="0"/>
      <w:marRight w:val="0"/>
      <w:marTop w:val="0"/>
      <w:marBottom w:val="0"/>
      <w:divBdr>
        <w:top w:val="none" w:sz="0" w:space="0" w:color="auto"/>
        <w:left w:val="none" w:sz="0" w:space="0" w:color="auto"/>
        <w:bottom w:val="none" w:sz="0" w:space="0" w:color="auto"/>
        <w:right w:val="none" w:sz="0" w:space="0" w:color="auto"/>
      </w:divBdr>
    </w:div>
    <w:div w:id="619461555">
      <w:bodyDiv w:val="1"/>
      <w:marLeft w:val="0"/>
      <w:marRight w:val="0"/>
      <w:marTop w:val="0"/>
      <w:marBottom w:val="0"/>
      <w:divBdr>
        <w:top w:val="none" w:sz="0" w:space="0" w:color="auto"/>
        <w:left w:val="none" w:sz="0" w:space="0" w:color="auto"/>
        <w:bottom w:val="none" w:sz="0" w:space="0" w:color="auto"/>
        <w:right w:val="none" w:sz="0" w:space="0" w:color="auto"/>
      </w:divBdr>
    </w:div>
    <w:div w:id="619578498">
      <w:bodyDiv w:val="1"/>
      <w:marLeft w:val="0"/>
      <w:marRight w:val="0"/>
      <w:marTop w:val="0"/>
      <w:marBottom w:val="0"/>
      <w:divBdr>
        <w:top w:val="none" w:sz="0" w:space="0" w:color="auto"/>
        <w:left w:val="none" w:sz="0" w:space="0" w:color="auto"/>
        <w:bottom w:val="none" w:sz="0" w:space="0" w:color="auto"/>
        <w:right w:val="none" w:sz="0" w:space="0" w:color="auto"/>
      </w:divBdr>
    </w:div>
    <w:div w:id="619653990">
      <w:bodyDiv w:val="1"/>
      <w:marLeft w:val="0"/>
      <w:marRight w:val="0"/>
      <w:marTop w:val="0"/>
      <w:marBottom w:val="0"/>
      <w:divBdr>
        <w:top w:val="none" w:sz="0" w:space="0" w:color="auto"/>
        <w:left w:val="none" w:sz="0" w:space="0" w:color="auto"/>
        <w:bottom w:val="none" w:sz="0" w:space="0" w:color="auto"/>
        <w:right w:val="none" w:sz="0" w:space="0" w:color="auto"/>
      </w:divBdr>
    </w:div>
    <w:div w:id="619723906">
      <w:bodyDiv w:val="1"/>
      <w:marLeft w:val="0"/>
      <w:marRight w:val="0"/>
      <w:marTop w:val="0"/>
      <w:marBottom w:val="0"/>
      <w:divBdr>
        <w:top w:val="none" w:sz="0" w:space="0" w:color="auto"/>
        <w:left w:val="none" w:sz="0" w:space="0" w:color="auto"/>
        <w:bottom w:val="none" w:sz="0" w:space="0" w:color="auto"/>
        <w:right w:val="none" w:sz="0" w:space="0" w:color="auto"/>
      </w:divBdr>
    </w:div>
    <w:div w:id="619803240">
      <w:bodyDiv w:val="1"/>
      <w:marLeft w:val="0"/>
      <w:marRight w:val="0"/>
      <w:marTop w:val="0"/>
      <w:marBottom w:val="0"/>
      <w:divBdr>
        <w:top w:val="none" w:sz="0" w:space="0" w:color="auto"/>
        <w:left w:val="none" w:sz="0" w:space="0" w:color="auto"/>
        <w:bottom w:val="none" w:sz="0" w:space="0" w:color="auto"/>
        <w:right w:val="none" w:sz="0" w:space="0" w:color="auto"/>
      </w:divBdr>
    </w:div>
    <w:div w:id="620454361">
      <w:bodyDiv w:val="1"/>
      <w:marLeft w:val="0"/>
      <w:marRight w:val="0"/>
      <w:marTop w:val="0"/>
      <w:marBottom w:val="0"/>
      <w:divBdr>
        <w:top w:val="none" w:sz="0" w:space="0" w:color="auto"/>
        <w:left w:val="none" w:sz="0" w:space="0" w:color="auto"/>
        <w:bottom w:val="none" w:sz="0" w:space="0" w:color="auto"/>
        <w:right w:val="none" w:sz="0" w:space="0" w:color="auto"/>
      </w:divBdr>
    </w:div>
    <w:div w:id="620572058">
      <w:bodyDiv w:val="1"/>
      <w:marLeft w:val="0"/>
      <w:marRight w:val="0"/>
      <w:marTop w:val="0"/>
      <w:marBottom w:val="0"/>
      <w:divBdr>
        <w:top w:val="none" w:sz="0" w:space="0" w:color="auto"/>
        <w:left w:val="none" w:sz="0" w:space="0" w:color="auto"/>
        <w:bottom w:val="none" w:sz="0" w:space="0" w:color="auto"/>
        <w:right w:val="none" w:sz="0" w:space="0" w:color="auto"/>
      </w:divBdr>
    </w:div>
    <w:div w:id="620768318">
      <w:bodyDiv w:val="1"/>
      <w:marLeft w:val="0"/>
      <w:marRight w:val="0"/>
      <w:marTop w:val="0"/>
      <w:marBottom w:val="0"/>
      <w:divBdr>
        <w:top w:val="none" w:sz="0" w:space="0" w:color="auto"/>
        <w:left w:val="none" w:sz="0" w:space="0" w:color="auto"/>
        <w:bottom w:val="none" w:sz="0" w:space="0" w:color="auto"/>
        <w:right w:val="none" w:sz="0" w:space="0" w:color="auto"/>
      </w:divBdr>
    </w:div>
    <w:div w:id="621157418">
      <w:bodyDiv w:val="1"/>
      <w:marLeft w:val="0"/>
      <w:marRight w:val="0"/>
      <w:marTop w:val="0"/>
      <w:marBottom w:val="0"/>
      <w:divBdr>
        <w:top w:val="none" w:sz="0" w:space="0" w:color="auto"/>
        <w:left w:val="none" w:sz="0" w:space="0" w:color="auto"/>
        <w:bottom w:val="none" w:sz="0" w:space="0" w:color="auto"/>
        <w:right w:val="none" w:sz="0" w:space="0" w:color="auto"/>
      </w:divBdr>
    </w:div>
    <w:div w:id="621306866">
      <w:bodyDiv w:val="1"/>
      <w:marLeft w:val="0"/>
      <w:marRight w:val="0"/>
      <w:marTop w:val="0"/>
      <w:marBottom w:val="0"/>
      <w:divBdr>
        <w:top w:val="none" w:sz="0" w:space="0" w:color="auto"/>
        <w:left w:val="none" w:sz="0" w:space="0" w:color="auto"/>
        <w:bottom w:val="none" w:sz="0" w:space="0" w:color="auto"/>
        <w:right w:val="none" w:sz="0" w:space="0" w:color="auto"/>
      </w:divBdr>
    </w:div>
    <w:div w:id="621350331">
      <w:bodyDiv w:val="1"/>
      <w:marLeft w:val="0"/>
      <w:marRight w:val="0"/>
      <w:marTop w:val="0"/>
      <w:marBottom w:val="0"/>
      <w:divBdr>
        <w:top w:val="none" w:sz="0" w:space="0" w:color="auto"/>
        <w:left w:val="none" w:sz="0" w:space="0" w:color="auto"/>
        <w:bottom w:val="none" w:sz="0" w:space="0" w:color="auto"/>
        <w:right w:val="none" w:sz="0" w:space="0" w:color="auto"/>
      </w:divBdr>
    </w:div>
    <w:div w:id="621351763">
      <w:bodyDiv w:val="1"/>
      <w:marLeft w:val="0"/>
      <w:marRight w:val="0"/>
      <w:marTop w:val="0"/>
      <w:marBottom w:val="0"/>
      <w:divBdr>
        <w:top w:val="none" w:sz="0" w:space="0" w:color="auto"/>
        <w:left w:val="none" w:sz="0" w:space="0" w:color="auto"/>
        <w:bottom w:val="none" w:sz="0" w:space="0" w:color="auto"/>
        <w:right w:val="none" w:sz="0" w:space="0" w:color="auto"/>
      </w:divBdr>
    </w:div>
    <w:div w:id="621352249">
      <w:bodyDiv w:val="1"/>
      <w:marLeft w:val="0"/>
      <w:marRight w:val="0"/>
      <w:marTop w:val="0"/>
      <w:marBottom w:val="0"/>
      <w:divBdr>
        <w:top w:val="none" w:sz="0" w:space="0" w:color="auto"/>
        <w:left w:val="none" w:sz="0" w:space="0" w:color="auto"/>
        <w:bottom w:val="none" w:sz="0" w:space="0" w:color="auto"/>
        <w:right w:val="none" w:sz="0" w:space="0" w:color="auto"/>
      </w:divBdr>
    </w:div>
    <w:div w:id="621500438">
      <w:bodyDiv w:val="1"/>
      <w:marLeft w:val="0"/>
      <w:marRight w:val="0"/>
      <w:marTop w:val="0"/>
      <w:marBottom w:val="0"/>
      <w:divBdr>
        <w:top w:val="none" w:sz="0" w:space="0" w:color="auto"/>
        <w:left w:val="none" w:sz="0" w:space="0" w:color="auto"/>
        <w:bottom w:val="none" w:sz="0" w:space="0" w:color="auto"/>
        <w:right w:val="none" w:sz="0" w:space="0" w:color="auto"/>
      </w:divBdr>
    </w:div>
    <w:div w:id="621501817">
      <w:bodyDiv w:val="1"/>
      <w:marLeft w:val="0"/>
      <w:marRight w:val="0"/>
      <w:marTop w:val="0"/>
      <w:marBottom w:val="0"/>
      <w:divBdr>
        <w:top w:val="none" w:sz="0" w:space="0" w:color="auto"/>
        <w:left w:val="none" w:sz="0" w:space="0" w:color="auto"/>
        <w:bottom w:val="none" w:sz="0" w:space="0" w:color="auto"/>
        <w:right w:val="none" w:sz="0" w:space="0" w:color="auto"/>
      </w:divBdr>
    </w:div>
    <w:div w:id="621574721">
      <w:bodyDiv w:val="1"/>
      <w:marLeft w:val="0"/>
      <w:marRight w:val="0"/>
      <w:marTop w:val="0"/>
      <w:marBottom w:val="0"/>
      <w:divBdr>
        <w:top w:val="none" w:sz="0" w:space="0" w:color="auto"/>
        <w:left w:val="none" w:sz="0" w:space="0" w:color="auto"/>
        <w:bottom w:val="none" w:sz="0" w:space="0" w:color="auto"/>
        <w:right w:val="none" w:sz="0" w:space="0" w:color="auto"/>
      </w:divBdr>
    </w:div>
    <w:div w:id="621575701">
      <w:bodyDiv w:val="1"/>
      <w:marLeft w:val="0"/>
      <w:marRight w:val="0"/>
      <w:marTop w:val="0"/>
      <w:marBottom w:val="0"/>
      <w:divBdr>
        <w:top w:val="none" w:sz="0" w:space="0" w:color="auto"/>
        <w:left w:val="none" w:sz="0" w:space="0" w:color="auto"/>
        <w:bottom w:val="none" w:sz="0" w:space="0" w:color="auto"/>
        <w:right w:val="none" w:sz="0" w:space="0" w:color="auto"/>
      </w:divBdr>
    </w:div>
    <w:div w:id="621612497">
      <w:bodyDiv w:val="1"/>
      <w:marLeft w:val="0"/>
      <w:marRight w:val="0"/>
      <w:marTop w:val="0"/>
      <w:marBottom w:val="0"/>
      <w:divBdr>
        <w:top w:val="none" w:sz="0" w:space="0" w:color="auto"/>
        <w:left w:val="none" w:sz="0" w:space="0" w:color="auto"/>
        <w:bottom w:val="none" w:sz="0" w:space="0" w:color="auto"/>
        <w:right w:val="none" w:sz="0" w:space="0" w:color="auto"/>
      </w:divBdr>
    </w:div>
    <w:div w:id="621619001">
      <w:bodyDiv w:val="1"/>
      <w:marLeft w:val="0"/>
      <w:marRight w:val="0"/>
      <w:marTop w:val="0"/>
      <w:marBottom w:val="0"/>
      <w:divBdr>
        <w:top w:val="none" w:sz="0" w:space="0" w:color="auto"/>
        <w:left w:val="none" w:sz="0" w:space="0" w:color="auto"/>
        <w:bottom w:val="none" w:sz="0" w:space="0" w:color="auto"/>
        <w:right w:val="none" w:sz="0" w:space="0" w:color="auto"/>
      </w:divBdr>
    </w:div>
    <w:div w:id="621769343">
      <w:bodyDiv w:val="1"/>
      <w:marLeft w:val="0"/>
      <w:marRight w:val="0"/>
      <w:marTop w:val="0"/>
      <w:marBottom w:val="0"/>
      <w:divBdr>
        <w:top w:val="none" w:sz="0" w:space="0" w:color="auto"/>
        <w:left w:val="none" w:sz="0" w:space="0" w:color="auto"/>
        <w:bottom w:val="none" w:sz="0" w:space="0" w:color="auto"/>
        <w:right w:val="none" w:sz="0" w:space="0" w:color="auto"/>
      </w:divBdr>
    </w:div>
    <w:div w:id="621884712">
      <w:bodyDiv w:val="1"/>
      <w:marLeft w:val="0"/>
      <w:marRight w:val="0"/>
      <w:marTop w:val="0"/>
      <w:marBottom w:val="0"/>
      <w:divBdr>
        <w:top w:val="none" w:sz="0" w:space="0" w:color="auto"/>
        <w:left w:val="none" w:sz="0" w:space="0" w:color="auto"/>
        <w:bottom w:val="none" w:sz="0" w:space="0" w:color="auto"/>
        <w:right w:val="none" w:sz="0" w:space="0" w:color="auto"/>
      </w:divBdr>
    </w:div>
    <w:div w:id="622200895">
      <w:bodyDiv w:val="1"/>
      <w:marLeft w:val="0"/>
      <w:marRight w:val="0"/>
      <w:marTop w:val="0"/>
      <w:marBottom w:val="0"/>
      <w:divBdr>
        <w:top w:val="none" w:sz="0" w:space="0" w:color="auto"/>
        <w:left w:val="none" w:sz="0" w:space="0" w:color="auto"/>
        <w:bottom w:val="none" w:sz="0" w:space="0" w:color="auto"/>
        <w:right w:val="none" w:sz="0" w:space="0" w:color="auto"/>
      </w:divBdr>
    </w:div>
    <w:div w:id="622424990">
      <w:bodyDiv w:val="1"/>
      <w:marLeft w:val="0"/>
      <w:marRight w:val="0"/>
      <w:marTop w:val="0"/>
      <w:marBottom w:val="0"/>
      <w:divBdr>
        <w:top w:val="none" w:sz="0" w:space="0" w:color="auto"/>
        <w:left w:val="none" w:sz="0" w:space="0" w:color="auto"/>
        <w:bottom w:val="none" w:sz="0" w:space="0" w:color="auto"/>
        <w:right w:val="none" w:sz="0" w:space="0" w:color="auto"/>
      </w:divBdr>
    </w:div>
    <w:div w:id="622461842">
      <w:bodyDiv w:val="1"/>
      <w:marLeft w:val="0"/>
      <w:marRight w:val="0"/>
      <w:marTop w:val="0"/>
      <w:marBottom w:val="0"/>
      <w:divBdr>
        <w:top w:val="none" w:sz="0" w:space="0" w:color="auto"/>
        <w:left w:val="none" w:sz="0" w:space="0" w:color="auto"/>
        <w:bottom w:val="none" w:sz="0" w:space="0" w:color="auto"/>
        <w:right w:val="none" w:sz="0" w:space="0" w:color="auto"/>
      </w:divBdr>
    </w:div>
    <w:div w:id="622492990">
      <w:bodyDiv w:val="1"/>
      <w:marLeft w:val="0"/>
      <w:marRight w:val="0"/>
      <w:marTop w:val="0"/>
      <w:marBottom w:val="0"/>
      <w:divBdr>
        <w:top w:val="none" w:sz="0" w:space="0" w:color="auto"/>
        <w:left w:val="none" w:sz="0" w:space="0" w:color="auto"/>
        <w:bottom w:val="none" w:sz="0" w:space="0" w:color="auto"/>
        <w:right w:val="none" w:sz="0" w:space="0" w:color="auto"/>
      </w:divBdr>
    </w:div>
    <w:div w:id="622809170">
      <w:bodyDiv w:val="1"/>
      <w:marLeft w:val="0"/>
      <w:marRight w:val="0"/>
      <w:marTop w:val="0"/>
      <w:marBottom w:val="0"/>
      <w:divBdr>
        <w:top w:val="none" w:sz="0" w:space="0" w:color="auto"/>
        <w:left w:val="none" w:sz="0" w:space="0" w:color="auto"/>
        <w:bottom w:val="none" w:sz="0" w:space="0" w:color="auto"/>
        <w:right w:val="none" w:sz="0" w:space="0" w:color="auto"/>
      </w:divBdr>
    </w:div>
    <w:div w:id="622885575">
      <w:bodyDiv w:val="1"/>
      <w:marLeft w:val="0"/>
      <w:marRight w:val="0"/>
      <w:marTop w:val="0"/>
      <w:marBottom w:val="0"/>
      <w:divBdr>
        <w:top w:val="none" w:sz="0" w:space="0" w:color="auto"/>
        <w:left w:val="none" w:sz="0" w:space="0" w:color="auto"/>
        <w:bottom w:val="none" w:sz="0" w:space="0" w:color="auto"/>
        <w:right w:val="none" w:sz="0" w:space="0" w:color="auto"/>
      </w:divBdr>
    </w:div>
    <w:div w:id="622922633">
      <w:bodyDiv w:val="1"/>
      <w:marLeft w:val="0"/>
      <w:marRight w:val="0"/>
      <w:marTop w:val="0"/>
      <w:marBottom w:val="0"/>
      <w:divBdr>
        <w:top w:val="none" w:sz="0" w:space="0" w:color="auto"/>
        <w:left w:val="none" w:sz="0" w:space="0" w:color="auto"/>
        <w:bottom w:val="none" w:sz="0" w:space="0" w:color="auto"/>
        <w:right w:val="none" w:sz="0" w:space="0" w:color="auto"/>
      </w:divBdr>
    </w:div>
    <w:div w:id="623005403">
      <w:bodyDiv w:val="1"/>
      <w:marLeft w:val="0"/>
      <w:marRight w:val="0"/>
      <w:marTop w:val="0"/>
      <w:marBottom w:val="0"/>
      <w:divBdr>
        <w:top w:val="none" w:sz="0" w:space="0" w:color="auto"/>
        <w:left w:val="none" w:sz="0" w:space="0" w:color="auto"/>
        <w:bottom w:val="none" w:sz="0" w:space="0" w:color="auto"/>
        <w:right w:val="none" w:sz="0" w:space="0" w:color="auto"/>
      </w:divBdr>
    </w:div>
    <w:div w:id="623275763">
      <w:bodyDiv w:val="1"/>
      <w:marLeft w:val="0"/>
      <w:marRight w:val="0"/>
      <w:marTop w:val="0"/>
      <w:marBottom w:val="0"/>
      <w:divBdr>
        <w:top w:val="none" w:sz="0" w:space="0" w:color="auto"/>
        <w:left w:val="none" w:sz="0" w:space="0" w:color="auto"/>
        <w:bottom w:val="none" w:sz="0" w:space="0" w:color="auto"/>
        <w:right w:val="none" w:sz="0" w:space="0" w:color="auto"/>
      </w:divBdr>
    </w:div>
    <w:div w:id="623343494">
      <w:bodyDiv w:val="1"/>
      <w:marLeft w:val="0"/>
      <w:marRight w:val="0"/>
      <w:marTop w:val="0"/>
      <w:marBottom w:val="0"/>
      <w:divBdr>
        <w:top w:val="none" w:sz="0" w:space="0" w:color="auto"/>
        <w:left w:val="none" w:sz="0" w:space="0" w:color="auto"/>
        <w:bottom w:val="none" w:sz="0" w:space="0" w:color="auto"/>
        <w:right w:val="none" w:sz="0" w:space="0" w:color="auto"/>
      </w:divBdr>
    </w:div>
    <w:div w:id="623460317">
      <w:bodyDiv w:val="1"/>
      <w:marLeft w:val="0"/>
      <w:marRight w:val="0"/>
      <w:marTop w:val="0"/>
      <w:marBottom w:val="0"/>
      <w:divBdr>
        <w:top w:val="none" w:sz="0" w:space="0" w:color="auto"/>
        <w:left w:val="none" w:sz="0" w:space="0" w:color="auto"/>
        <w:bottom w:val="none" w:sz="0" w:space="0" w:color="auto"/>
        <w:right w:val="none" w:sz="0" w:space="0" w:color="auto"/>
      </w:divBdr>
    </w:div>
    <w:div w:id="623461238">
      <w:bodyDiv w:val="1"/>
      <w:marLeft w:val="0"/>
      <w:marRight w:val="0"/>
      <w:marTop w:val="0"/>
      <w:marBottom w:val="0"/>
      <w:divBdr>
        <w:top w:val="none" w:sz="0" w:space="0" w:color="auto"/>
        <w:left w:val="none" w:sz="0" w:space="0" w:color="auto"/>
        <w:bottom w:val="none" w:sz="0" w:space="0" w:color="auto"/>
        <w:right w:val="none" w:sz="0" w:space="0" w:color="auto"/>
      </w:divBdr>
    </w:div>
    <w:div w:id="623577977">
      <w:bodyDiv w:val="1"/>
      <w:marLeft w:val="0"/>
      <w:marRight w:val="0"/>
      <w:marTop w:val="0"/>
      <w:marBottom w:val="0"/>
      <w:divBdr>
        <w:top w:val="none" w:sz="0" w:space="0" w:color="auto"/>
        <w:left w:val="none" w:sz="0" w:space="0" w:color="auto"/>
        <w:bottom w:val="none" w:sz="0" w:space="0" w:color="auto"/>
        <w:right w:val="none" w:sz="0" w:space="0" w:color="auto"/>
      </w:divBdr>
    </w:div>
    <w:div w:id="623580012">
      <w:bodyDiv w:val="1"/>
      <w:marLeft w:val="0"/>
      <w:marRight w:val="0"/>
      <w:marTop w:val="0"/>
      <w:marBottom w:val="0"/>
      <w:divBdr>
        <w:top w:val="none" w:sz="0" w:space="0" w:color="auto"/>
        <w:left w:val="none" w:sz="0" w:space="0" w:color="auto"/>
        <w:bottom w:val="none" w:sz="0" w:space="0" w:color="auto"/>
        <w:right w:val="none" w:sz="0" w:space="0" w:color="auto"/>
      </w:divBdr>
    </w:div>
    <w:div w:id="624652374">
      <w:bodyDiv w:val="1"/>
      <w:marLeft w:val="0"/>
      <w:marRight w:val="0"/>
      <w:marTop w:val="0"/>
      <w:marBottom w:val="0"/>
      <w:divBdr>
        <w:top w:val="none" w:sz="0" w:space="0" w:color="auto"/>
        <w:left w:val="none" w:sz="0" w:space="0" w:color="auto"/>
        <w:bottom w:val="none" w:sz="0" w:space="0" w:color="auto"/>
        <w:right w:val="none" w:sz="0" w:space="0" w:color="auto"/>
      </w:divBdr>
    </w:div>
    <w:div w:id="624656305">
      <w:bodyDiv w:val="1"/>
      <w:marLeft w:val="0"/>
      <w:marRight w:val="0"/>
      <w:marTop w:val="0"/>
      <w:marBottom w:val="0"/>
      <w:divBdr>
        <w:top w:val="none" w:sz="0" w:space="0" w:color="auto"/>
        <w:left w:val="none" w:sz="0" w:space="0" w:color="auto"/>
        <w:bottom w:val="none" w:sz="0" w:space="0" w:color="auto"/>
        <w:right w:val="none" w:sz="0" w:space="0" w:color="auto"/>
      </w:divBdr>
    </w:div>
    <w:div w:id="624773370">
      <w:bodyDiv w:val="1"/>
      <w:marLeft w:val="0"/>
      <w:marRight w:val="0"/>
      <w:marTop w:val="0"/>
      <w:marBottom w:val="0"/>
      <w:divBdr>
        <w:top w:val="none" w:sz="0" w:space="0" w:color="auto"/>
        <w:left w:val="none" w:sz="0" w:space="0" w:color="auto"/>
        <w:bottom w:val="none" w:sz="0" w:space="0" w:color="auto"/>
        <w:right w:val="none" w:sz="0" w:space="0" w:color="auto"/>
      </w:divBdr>
    </w:div>
    <w:div w:id="624773935">
      <w:bodyDiv w:val="1"/>
      <w:marLeft w:val="0"/>
      <w:marRight w:val="0"/>
      <w:marTop w:val="0"/>
      <w:marBottom w:val="0"/>
      <w:divBdr>
        <w:top w:val="none" w:sz="0" w:space="0" w:color="auto"/>
        <w:left w:val="none" w:sz="0" w:space="0" w:color="auto"/>
        <w:bottom w:val="none" w:sz="0" w:space="0" w:color="auto"/>
        <w:right w:val="none" w:sz="0" w:space="0" w:color="auto"/>
      </w:divBdr>
    </w:div>
    <w:div w:id="624774875">
      <w:bodyDiv w:val="1"/>
      <w:marLeft w:val="0"/>
      <w:marRight w:val="0"/>
      <w:marTop w:val="0"/>
      <w:marBottom w:val="0"/>
      <w:divBdr>
        <w:top w:val="none" w:sz="0" w:space="0" w:color="auto"/>
        <w:left w:val="none" w:sz="0" w:space="0" w:color="auto"/>
        <w:bottom w:val="none" w:sz="0" w:space="0" w:color="auto"/>
        <w:right w:val="none" w:sz="0" w:space="0" w:color="auto"/>
      </w:divBdr>
    </w:div>
    <w:div w:id="624965014">
      <w:bodyDiv w:val="1"/>
      <w:marLeft w:val="0"/>
      <w:marRight w:val="0"/>
      <w:marTop w:val="0"/>
      <w:marBottom w:val="0"/>
      <w:divBdr>
        <w:top w:val="none" w:sz="0" w:space="0" w:color="auto"/>
        <w:left w:val="none" w:sz="0" w:space="0" w:color="auto"/>
        <w:bottom w:val="none" w:sz="0" w:space="0" w:color="auto"/>
        <w:right w:val="none" w:sz="0" w:space="0" w:color="auto"/>
      </w:divBdr>
    </w:div>
    <w:div w:id="625039275">
      <w:bodyDiv w:val="1"/>
      <w:marLeft w:val="0"/>
      <w:marRight w:val="0"/>
      <w:marTop w:val="0"/>
      <w:marBottom w:val="0"/>
      <w:divBdr>
        <w:top w:val="none" w:sz="0" w:space="0" w:color="auto"/>
        <w:left w:val="none" w:sz="0" w:space="0" w:color="auto"/>
        <w:bottom w:val="none" w:sz="0" w:space="0" w:color="auto"/>
        <w:right w:val="none" w:sz="0" w:space="0" w:color="auto"/>
      </w:divBdr>
    </w:div>
    <w:div w:id="625352944">
      <w:bodyDiv w:val="1"/>
      <w:marLeft w:val="0"/>
      <w:marRight w:val="0"/>
      <w:marTop w:val="0"/>
      <w:marBottom w:val="0"/>
      <w:divBdr>
        <w:top w:val="none" w:sz="0" w:space="0" w:color="auto"/>
        <w:left w:val="none" w:sz="0" w:space="0" w:color="auto"/>
        <w:bottom w:val="none" w:sz="0" w:space="0" w:color="auto"/>
        <w:right w:val="none" w:sz="0" w:space="0" w:color="auto"/>
      </w:divBdr>
    </w:div>
    <w:div w:id="625546350">
      <w:bodyDiv w:val="1"/>
      <w:marLeft w:val="0"/>
      <w:marRight w:val="0"/>
      <w:marTop w:val="0"/>
      <w:marBottom w:val="0"/>
      <w:divBdr>
        <w:top w:val="none" w:sz="0" w:space="0" w:color="auto"/>
        <w:left w:val="none" w:sz="0" w:space="0" w:color="auto"/>
        <w:bottom w:val="none" w:sz="0" w:space="0" w:color="auto"/>
        <w:right w:val="none" w:sz="0" w:space="0" w:color="auto"/>
      </w:divBdr>
    </w:div>
    <w:div w:id="625623261">
      <w:bodyDiv w:val="1"/>
      <w:marLeft w:val="0"/>
      <w:marRight w:val="0"/>
      <w:marTop w:val="0"/>
      <w:marBottom w:val="0"/>
      <w:divBdr>
        <w:top w:val="none" w:sz="0" w:space="0" w:color="auto"/>
        <w:left w:val="none" w:sz="0" w:space="0" w:color="auto"/>
        <w:bottom w:val="none" w:sz="0" w:space="0" w:color="auto"/>
        <w:right w:val="none" w:sz="0" w:space="0" w:color="auto"/>
      </w:divBdr>
    </w:div>
    <w:div w:id="625626870">
      <w:bodyDiv w:val="1"/>
      <w:marLeft w:val="0"/>
      <w:marRight w:val="0"/>
      <w:marTop w:val="0"/>
      <w:marBottom w:val="0"/>
      <w:divBdr>
        <w:top w:val="none" w:sz="0" w:space="0" w:color="auto"/>
        <w:left w:val="none" w:sz="0" w:space="0" w:color="auto"/>
        <w:bottom w:val="none" w:sz="0" w:space="0" w:color="auto"/>
        <w:right w:val="none" w:sz="0" w:space="0" w:color="auto"/>
      </w:divBdr>
    </w:div>
    <w:div w:id="625627533">
      <w:bodyDiv w:val="1"/>
      <w:marLeft w:val="0"/>
      <w:marRight w:val="0"/>
      <w:marTop w:val="0"/>
      <w:marBottom w:val="0"/>
      <w:divBdr>
        <w:top w:val="none" w:sz="0" w:space="0" w:color="auto"/>
        <w:left w:val="none" w:sz="0" w:space="0" w:color="auto"/>
        <w:bottom w:val="none" w:sz="0" w:space="0" w:color="auto"/>
        <w:right w:val="none" w:sz="0" w:space="0" w:color="auto"/>
      </w:divBdr>
    </w:div>
    <w:div w:id="626201129">
      <w:bodyDiv w:val="1"/>
      <w:marLeft w:val="0"/>
      <w:marRight w:val="0"/>
      <w:marTop w:val="0"/>
      <w:marBottom w:val="0"/>
      <w:divBdr>
        <w:top w:val="none" w:sz="0" w:space="0" w:color="auto"/>
        <w:left w:val="none" w:sz="0" w:space="0" w:color="auto"/>
        <w:bottom w:val="none" w:sz="0" w:space="0" w:color="auto"/>
        <w:right w:val="none" w:sz="0" w:space="0" w:color="auto"/>
      </w:divBdr>
    </w:div>
    <w:div w:id="626350290">
      <w:bodyDiv w:val="1"/>
      <w:marLeft w:val="0"/>
      <w:marRight w:val="0"/>
      <w:marTop w:val="0"/>
      <w:marBottom w:val="0"/>
      <w:divBdr>
        <w:top w:val="none" w:sz="0" w:space="0" w:color="auto"/>
        <w:left w:val="none" w:sz="0" w:space="0" w:color="auto"/>
        <w:bottom w:val="none" w:sz="0" w:space="0" w:color="auto"/>
        <w:right w:val="none" w:sz="0" w:space="0" w:color="auto"/>
      </w:divBdr>
    </w:div>
    <w:div w:id="626355678">
      <w:bodyDiv w:val="1"/>
      <w:marLeft w:val="0"/>
      <w:marRight w:val="0"/>
      <w:marTop w:val="0"/>
      <w:marBottom w:val="0"/>
      <w:divBdr>
        <w:top w:val="none" w:sz="0" w:space="0" w:color="auto"/>
        <w:left w:val="none" w:sz="0" w:space="0" w:color="auto"/>
        <w:bottom w:val="none" w:sz="0" w:space="0" w:color="auto"/>
        <w:right w:val="none" w:sz="0" w:space="0" w:color="auto"/>
      </w:divBdr>
    </w:div>
    <w:div w:id="626543808">
      <w:bodyDiv w:val="1"/>
      <w:marLeft w:val="0"/>
      <w:marRight w:val="0"/>
      <w:marTop w:val="0"/>
      <w:marBottom w:val="0"/>
      <w:divBdr>
        <w:top w:val="none" w:sz="0" w:space="0" w:color="auto"/>
        <w:left w:val="none" w:sz="0" w:space="0" w:color="auto"/>
        <w:bottom w:val="none" w:sz="0" w:space="0" w:color="auto"/>
        <w:right w:val="none" w:sz="0" w:space="0" w:color="auto"/>
      </w:divBdr>
    </w:div>
    <w:div w:id="626594790">
      <w:bodyDiv w:val="1"/>
      <w:marLeft w:val="0"/>
      <w:marRight w:val="0"/>
      <w:marTop w:val="0"/>
      <w:marBottom w:val="0"/>
      <w:divBdr>
        <w:top w:val="none" w:sz="0" w:space="0" w:color="auto"/>
        <w:left w:val="none" w:sz="0" w:space="0" w:color="auto"/>
        <w:bottom w:val="none" w:sz="0" w:space="0" w:color="auto"/>
        <w:right w:val="none" w:sz="0" w:space="0" w:color="auto"/>
      </w:divBdr>
    </w:div>
    <w:div w:id="626811848">
      <w:bodyDiv w:val="1"/>
      <w:marLeft w:val="0"/>
      <w:marRight w:val="0"/>
      <w:marTop w:val="0"/>
      <w:marBottom w:val="0"/>
      <w:divBdr>
        <w:top w:val="none" w:sz="0" w:space="0" w:color="auto"/>
        <w:left w:val="none" w:sz="0" w:space="0" w:color="auto"/>
        <w:bottom w:val="none" w:sz="0" w:space="0" w:color="auto"/>
        <w:right w:val="none" w:sz="0" w:space="0" w:color="auto"/>
      </w:divBdr>
    </w:div>
    <w:div w:id="626814117">
      <w:bodyDiv w:val="1"/>
      <w:marLeft w:val="0"/>
      <w:marRight w:val="0"/>
      <w:marTop w:val="0"/>
      <w:marBottom w:val="0"/>
      <w:divBdr>
        <w:top w:val="none" w:sz="0" w:space="0" w:color="auto"/>
        <w:left w:val="none" w:sz="0" w:space="0" w:color="auto"/>
        <w:bottom w:val="none" w:sz="0" w:space="0" w:color="auto"/>
        <w:right w:val="none" w:sz="0" w:space="0" w:color="auto"/>
      </w:divBdr>
    </w:div>
    <w:div w:id="626936151">
      <w:bodyDiv w:val="1"/>
      <w:marLeft w:val="0"/>
      <w:marRight w:val="0"/>
      <w:marTop w:val="0"/>
      <w:marBottom w:val="0"/>
      <w:divBdr>
        <w:top w:val="none" w:sz="0" w:space="0" w:color="auto"/>
        <w:left w:val="none" w:sz="0" w:space="0" w:color="auto"/>
        <w:bottom w:val="none" w:sz="0" w:space="0" w:color="auto"/>
        <w:right w:val="none" w:sz="0" w:space="0" w:color="auto"/>
      </w:divBdr>
    </w:div>
    <w:div w:id="627198543">
      <w:bodyDiv w:val="1"/>
      <w:marLeft w:val="0"/>
      <w:marRight w:val="0"/>
      <w:marTop w:val="0"/>
      <w:marBottom w:val="0"/>
      <w:divBdr>
        <w:top w:val="none" w:sz="0" w:space="0" w:color="auto"/>
        <w:left w:val="none" w:sz="0" w:space="0" w:color="auto"/>
        <w:bottom w:val="none" w:sz="0" w:space="0" w:color="auto"/>
        <w:right w:val="none" w:sz="0" w:space="0" w:color="auto"/>
      </w:divBdr>
    </w:div>
    <w:div w:id="627247826">
      <w:bodyDiv w:val="1"/>
      <w:marLeft w:val="0"/>
      <w:marRight w:val="0"/>
      <w:marTop w:val="0"/>
      <w:marBottom w:val="0"/>
      <w:divBdr>
        <w:top w:val="none" w:sz="0" w:space="0" w:color="auto"/>
        <w:left w:val="none" w:sz="0" w:space="0" w:color="auto"/>
        <w:bottom w:val="none" w:sz="0" w:space="0" w:color="auto"/>
        <w:right w:val="none" w:sz="0" w:space="0" w:color="auto"/>
      </w:divBdr>
    </w:div>
    <w:div w:id="627318035">
      <w:bodyDiv w:val="1"/>
      <w:marLeft w:val="0"/>
      <w:marRight w:val="0"/>
      <w:marTop w:val="0"/>
      <w:marBottom w:val="0"/>
      <w:divBdr>
        <w:top w:val="none" w:sz="0" w:space="0" w:color="auto"/>
        <w:left w:val="none" w:sz="0" w:space="0" w:color="auto"/>
        <w:bottom w:val="none" w:sz="0" w:space="0" w:color="auto"/>
        <w:right w:val="none" w:sz="0" w:space="0" w:color="auto"/>
      </w:divBdr>
    </w:div>
    <w:div w:id="627469196">
      <w:bodyDiv w:val="1"/>
      <w:marLeft w:val="0"/>
      <w:marRight w:val="0"/>
      <w:marTop w:val="0"/>
      <w:marBottom w:val="0"/>
      <w:divBdr>
        <w:top w:val="none" w:sz="0" w:space="0" w:color="auto"/>
        <w:left w:val="none" w:sz="0" w:space="0" w:color="auto"/>
        <w:bottom w:val="none" w:sz="0" w:space="0" w:color="auto"/>
        <w:right w:val="none" w:sz="0" w:space="0" w:color="auto"/>
      </w:divBdr>
    </w:div>
    <w:div w:id="627514224">
      <w:bodyDiv w:val="1"/>
      <w:marLeft w:val="0"/>
      <w:marRight w:val="0"/>
      <w:marTop w:val="0"/>
      <w:marBottom w:val="0"/>
      <w:divBdr>
        <w:top w:val="none" w:sz="0" w:space="0" w:color="auto"/>
        <w:left w:val="none" w:sz="0" w:space="0" w:color="auto"/>
        <w:bottom w:val="none" w:sz="0" w:space="0" w:color="auto"/>
        <w:right w:val="none" w:sz="0" w:space="0" w:color="auto"/>
      </w:divBdr>
    </w:div>
    <w:div w:id="627660089">
      <w:bodyDiv w:val="1"/>
      <w:marLeft w:val="0"/>
      <w:marRight w:val="0"/>
      <w:marTop w:val="0"/>
      <w:marBottom w:val="0"/>
      <w:divBdr>
        <w:top w:val="none" w:sz="0" w:space="0" w:color="auto"/>
        <w:left w:val="none" w:sz="0" w:space="0" w:color="auto"/>
        <w:bottom w:val="none" w:sz="0" w:space="0" w:color="auto"/>
        <w:right w:val="none" w:sz="0" w:space="0" w:color="auto"/>
      </w:divBdr>
    </w:div>
    <w:div w:id="627782977">
      <w:bodyDiv w:val="1"/>
      <w:marLeft w:val="0"/>
      <w:marRight w:val="0"/>
      <w:marTop w:val="0"/>
      <w:marBottom w:val="0"/>
      <w:divBdr>
        <w:top w:val="none" w:sz="0" w:space="0" w:color="auto"/>
        <w:left w:val="none" w:sz="0" w:space="0" w:color="auto"/>
        <w:bottom w:val="none" w:sz="0" w:space="0" w:color="auto"/>
        <w:right w:val="none" w:sz="0" w:space="0" w:color="auto"/>
      </w:divBdr>
    </w:div>
    <w:div w:id="627854057">
      <w:bodyDiv w:val="1"/>
      <w:marLeft w:val="0"/>
      <w:marRight w:val="0"/>
      <w:marTop w:val="0"/>
      <w:marBottom w:val="0"/>
      <w:divBdr>
        <w:top w:val="none" w:sz="0" w:space="0" w:color="auto"/>
        <w:left w:val="none" w:sz="0" w:space="0" w:color="auto"/>
        <w:bottom w:val="none" w:sz="0" w:space="0" w:color="auto"/>
        <w:right w:val="none" w:sz="0" w:space="0" w:color="auto"/>
      </w:divBdr>
    </w:div>
    <w:div w:id="627858267">
      <w:bodyDiv w:val="1"/>
      <w:marLeft w:val="0"/>
      <w:marRight w:val="0"/>
      <w:marTop w:val="0"/>
      <w:marBottom w:val="0"/>
      <w:divBdr>
        <w:top w:val="none" w:sz="0" w:space="0" w:color="auto"/>
        <w:left w:val="none" w:sz="0" w:space="0" w:color="auto"/>
        <w:bottom w:val="none" w:sz="0" w:space="0" w:color="auto"/>
        <w:right w:val="none" w:sz="0" w:space="0" w:color="auto"/>
      </w:divBdr>
    </w:div>
    <w:div w:id="627861820">
      <w:bodyDiv w:val="1"/>
      <w:marLeft w:val="0"/>
      <w:marRight w:val="0"/>
      <w:marTop w:val="0"/>
      <w:marBottom w:val="0"/>
      <w:divBdr>
        <w:top w:val="none" w:sz="0" w:space="0" w:color="auto"/>
        <w:left w:val="none" w:sz="0" w:space="0" w:color="auto"/>
        <w:bottom w:val="none" w:sz="0" w:space="0" w:color="auto"/>
        <w:right w:val="none" w:sz="0" w:space="0" w:color="auto"/>
      </w:divBdr>
    </w:div>
    <w:div w:id="628242926">
      <w:bodyDiv w:val="1"/>
      <w:marLeft w:val="0"/>
      <w:marRight w:val="0"/>
      <w:marTop w:val="0"/>
      <w:marBottom w:val="0"/>
      <w:divBdr>
        <w:top w:val="none" w:sz="0" w:space="0" w:color="auto"/>
        <w:left w:val="none" w:sz="0" w:space="0" w:color="auto"/>
        <w:bottom w:val="none" w:sz="0" w:space="0" w:color="auto"/>
        <w:right w:val="none" w:sz="0" w:space="0" w:color="auto"/>
      </w:divBdr>
    </w:div>
    <w:div w:id="628825252">
      <w:bodyDiv w:val="1"/>
      <w:marLeft w:val="0"/>
      <w:marRight w:val="0"/>
      <w:marTop w:val="0"/>
      <w:marBottom w:val="0"/>
      <w:divBdr>
        <w:top w:val="none" w:sz="0" w:space="0" w:color="auto"/>
        <w:left w:val="none" w:sz="0" w:space="0" w:color="auto"/>
        <w:bottom w:val="none" w:sz="0" w:space="0" w:color="auto"/>
        <w:right w:val="none" w:sz="0" w:space="0" w:color="auto"/>
      </w:divBdr>
    </w:div>
    <w:div w:id="628828556">
      <w:bodyDiv w:val="1"/>
      <w:marLeft w:val="0"/>
      <w:marRight w:val="0"/>
      <w:marTop w:val="0"/>
      <w:marBottom w:val="0"/>
      <w:divBdr>
        <w:top w:val="none" w:sz="0" w:space="0" w:color="auto"/>
        <w:left w:val="none" w:sz="0" w:space="0" w:color="auto"/>
        <w:bottom w:val="none" w:sz="0" w:space="0" w:color="auto"/>
        <w:right w:val="none" w:sz="0" w:space="0" w:color="auto"/>
      </w:divBdr>
    </w:div>
    <w:div w:id="628898458">
      <w:bodyDiv w:val="1"/>
      <w:marLeft w:val="0"/>
      <w:marRight w:val="0"/>
      <w:marTop w:val="0"/>
      <w:marBottom w:val="0"/>
      <w:divBdr>
        <w:top w:val="none" w:sz="0" w:space="0" w:color="auto"/>
        <w:left w:val="none" w:sz="0" w:space="0" w:color="auto"/>
        <w:bottom w:val="none" w:sz="0" w:space="0" w:color="auto"/>
        <w:right w:val="none" w:sz="0" w:space="0" w:color="auto"/>
      </w:divBdr>
    </w:div>
    <w:div w:id="628976652">
      <w:bodyDiv w:val="1"/>
      <w:marLeft w:val="0"/>
      <w:marRight w:val="0"/>
      <w:marTop w:val="0"/>
      <w:marBottom w:val="0"/>
      <w:divBdr>
        <w:top w:val="none" w:sz="0" w:space="0" w:color="auto"/>
        <w:left w:val="none" w:sz="0" w:space="0" w:color="auto"/>
        <w:bottom w:val="none" w:sz="0" w:space="0" w:color="auto"/>
        <w:right w:val="none" w:sz="0" w:space="0" w:color="auto"/>
      </w:divBdr>
    </w:div>
    <w:div w:id="629164525">
      <w:bodyDiv w:val="1"/>
      <w:marLeft w:val="0"/>
      <w:marRight w:val="0"/>
      <w:marTop w:val="0"/>
      <w:marBottom w:val="0"/>
      <w:divBdr>
        <w:top w:val="none" w:sz="0" w:space="0" w:color="auto"/>
        <w:left w:val="none" w:sz="0" w:space="0" w:color="auto"/>
        <w:bottom w:val="none" w:sz="0" w:space="0" w:color="auto"/>
        <w:right w:val="none" w:sz="0" w:space="0" w:color="auto"/>
      </w:divBdr>
    </w:div>
    <w:div w:id="629283761">
      <w:bodyDiv w:val="1"/>
      <w:marLeft w:val="0"/>
      <w:marRight w:val="0"/>
      <w:marTop w:val="0"/>
      <w:marBottom w:val="0"/>
      <w:divBdr>
        <w:top w:val="none" w:sz="0" w:space="0" w:color="auto"/>
        <w:left w:val="none" w:sz="0" w:space="0" w:color="auto"/>
        <w:bottom w:val="none" w:sz="0" w:space="0" w:color="auto"/>
        <w:right w:val="none" w:sz="0" w:space="0" w:color="auto"/>
      </w:divBdr>
    </w:div>
    <w:div w:id="629286234">
      <w:bodyDiv w:val="1"/>
      <w:marLeft w:val="0"/>
      <w:marRight w:val="0"/>
      <w:marTop w:val="0"/>
      <w:marBottom w:val="0"/>
      <w:divBdr>
        <w:top w:val="none" w:sz="0" w:space="0" w:color="auto"/>
        <w:left w:val="none" w:sz="0" w:space="0" w:color="auto"/>
        <w:bottom w:val="none" w:sz="0" w:space="0" w:color="auto"/>
        <w:right w:val="none" w:sz="0" w:space="0" w:color="auto"/>
      </w:divBdr>
    </w:div>
    <w:div w:id="629435400">
      <w:bodyDiv w:val="1"/>
      <w:marLeft w:val="0"/>
      <w:marRight w:val="0"/>
      <w:marTop w:val="0"/>
      <w:marBottom w:val="0"/>
      <w:divBdr>
        <w:top w:val="none" w:sz="0" w:space="0" w:color="auto"/>
        <w:left w:val="none" w:sz="0" w:space="0" w:color="auto"/>
        <w:bottom w:val="none" w:sz="0" w:space="0" w:color="auto"/>
        <w:right w:val="none" w:sz="0" w:space="0" w:color="auto"/>
      </w:divBdr>
    </w:div>
    <w:div w:id="629749117">
      <w:bodyDiv w:val="1"/>
      <w:marLeft w:val="0"/>
      <w:marRight w:val="0"/>
      <w:marTop w:val="0"/>
      <w:marBottom w:val="0"/>
      <w:divBdr>
        <w:top w:val="none" w:sz="0" w:space="0" w:color="auto"/>
        <w:left w:val="none" w:sz="0" w:space="0" w:color="auto"/>
        <w:bottom w:val="none" w:sz="0" w:space="0" w:color="auto"/>
        <w:right w:val="none" w:sz="0" w:space="0" w:color="auto"/>
      </w:divBdr>
    </w:div>
    <w:div w:id="629749237">
      <w:bodyDiv w:val="1"/>
      <w:marLeft w:val="0"/>
      <w:marRight w:val="0"/>
      <w:marTop w:val="0"/>
      <w:marBottom w:val="0"/>
      <w:divBdr>
        <w:top w:val="none" w:sz="0" w:space="0" w:color="auto"/>
        <w:left w:val="none" w:sz="0" w:space="0" w:color="auto"/>
        <w:bottom w:val="none" w:sz="0" w:space="0" w:color="auto"/>
        <w:right w:val="none" w:sz="0" w:space="0" w:color="auto"/>
      </w:divBdr>
    </w:div>
    <w:div w:id="629938815">
      <w:bodyDiv w:val="1"/>
      <w:marLeft w:val="0"/>
      <w:marRight w:val="0"/>
      <w:marTop w:val="0"/>
      <w:marBottom w:val="0"/>
      <w:divBdr>
        <w:top w:val="none" w:sz="0" w:space="0" w:color="auto"/>
        <w:left w:val="none" w:sz="0" w:space="0" w:color="auto"/>
        <w:bottom w:val="none" w:sz="0" w:space="0" w:color="auto"/>
        <w:right w:val="none" w:sz="0" w:space="0" w:color="auto"/>
      </w:divBdr>
    </w:div>
    <w:div w:id="630092705">
      <w:bodyDiv w:val="1"/>
      <w:marLeft w:val="0"/>
      <w:marRight w:val="0"/>
      <w:marTop w:val="0"/>
      <w:marBottom w:val="0"/>
      <w:divBdr>
        <w:top w:val="none" w:sz="0" w:space="0" w:color="auto"/>
        <w:left w:val="none" w:sz="0" w:space="0" w:color="auto"/>
        <w:bottom w:val="none" w:sz="0" w:space="0" w:color="auto"/>
        <w:right w:val="none" w:sz="0" w:space="0" w:color="auto"/>
      </w:divBdr>
    </w:div>
    <w:div w:id="630209999">
      <w:bodyDiv w:val="1"/>
      <w:marLeft w:val="0"/>
      <w:marRight w:val="0"/>
      <w:marTop w:val="0"/>
      <w:marBottom w:val="0"/>
      <w:divBdr>
        <w:top w:val="none" w:sz="0" w:space="0" w:color="auto"/>
        <w:left w:val="none" w:sz="0" w:space="0" w:color="auto"/>
        <w:bottom w:val="none" w:sz="0" w:space="0" w:color="auto"/>
        <w:right w:val="none" w:sz="0" w:space="0" w:color="auto"/>
      </w:divBdr>
    </w:div>
    <w:div w:id="631062468">
      <w:bodyDiv w:val="1"/>
      <w:marLeft w:val="0"/>
      <w:marRight w:val="0"/>
      <w:marTop w:val="0"/>
      <w:marBottom w:val="0"/>
      <w:divBdr>
        <w:top w:val="none" w:sz="0" w:space="0" w:color="auto"/>
        <w:left w:val="none" w:sz="0" w:space="0" w:color="auto"/>
        <w:bottom w:val="none" w:sz="0" w:space="0" w:color="auto"/>
        <w:right w:val="none" w:sz="0" w:space="0" w:color="auto"/>
      </w:divBdr>
    </w:div>
    <w:div w:id="631063651">
      <w:bodyDiv w:val="1"/>
      <w:marLeft w:val="0"/>
      <w:marRight w:val="0"/>
      <w:marTop w:val="0"/>
      <w:marBottom w:val="0"/>
      <w:divBdr>
        <w:top w:val="none" w:sz="0" w:space="0" w:color="auto"/>
        <w:left w:val="none" w:sz="0" w:space="0" w:color="auto"/>
        <w:bottom w:val="none" w:sz="0" w:space="0" w:color="auto"/>
        <w:right w:val="none" w:sz="0" w:space="0" w:color="auto"/>
      </w:divBdr>
    </w:div>
    <w:div w:id="631135034">
      <w:bodyDiv w:val="1"/>
      <w:marLeft w:val="0"/>
      <w:marRight w:val="0"/>
      <w:marTop w:val="0"/>
      <w:marBottom w:val="0"/>
      <w:divBdr>
        <w:top w:val="none" w:sz="0" w:space="0" w:color="auto"/>
        <w:left w:val="none" w:sz="0" w:space="0" w:color="auto"/>
        <w:bottom w:val="none" w:sz="0" w:space="0" w:color="auto"/>
        <w:right w:val="none" w:sz="0" w:space="0" w:color="auto"/>
      </w:divBdr>
    </w:div>
    <w:div w:id="631254406">
      <w:bodyDiv w:val="1"/>
      <w:marLeft w:val="0"/>
      <w:marRight w:val="0"/>
      <w:marTop w:val="0"/>
      <w:marBottom w:val="0"/>
      <w:divBdr>
        <w:top w:val="none" w:sz="0" w:space="0" w:color="auto"/>
        <w:left w:val="none" w:sz="0" w:space="0" w:color="auto"/>
        <w:bottom w:val="none" w:sz="0" w:space="0" w:color="auto"/>
        <w:right w:val="none" w:sz="0" w:space="0" w:color="auto"/>
      </w:divBdr>
    </w:div>
    <w:div w:id="631328134">
      <w:bodyDiv w:val="1"/>
      <w:marLeft w:val="0"/>
      <w:marRight w:val="0"/>
      <w:marTop w:val="0"/>
      <w:marBottom w:val="0"/>
      <w:divBdr>
        <w:top w:val="none" w:sz="0" w:space="0" w:color="auto"/>
        <w:left w:val="none" w:sz="0" w:space="0" w:color="auto"/>
        <w:bottom w:val="none" w:sz="0" w:space="0" w:color="auto"/>
        <w:right w:val="none" w:sz="0" w:space="0" w:color="auto"/>
      </w:divBdr>
    </w:div>
    <w:div w:id="631330138">
      <w:bodyDiv w:val="1"/>
      <w:marLeft w:val="0"/>
      <w:marRight w:val="0"/>
      <w:marTop w:val="0"/>
      <w:marBottom w:val="0"/>
      <w:divBdr>
        <w:top w:val="none" w:sz="0" w:space="0" w:color="auto"/>
        <w:left w:val="none" w:sz="0" w:space="0" w:color="auto"/>
        <w:bottom w:val="none" w:sz="0" w:space="0" w:color="auto"/>
        <w:right w:val="none" w:sz="0" w:space="0" w:color="auto"/>
      </w:divBdr>
    </w:div>
    <w:div w:id="631401199">
      <w:bodyDiv w:val="1"/>
      <w:marLeft w:val="0"/>
      <w:marRight w:val="0"/>
      <w:marTop w:val="0"/>
      <w:marBottom w:val="0"/>
      <w:divBdr>
        <w:top w:val="none" w:sz="0" w:space="0" w:color="auto"/>
        <w:left w:val="none" w:sz="0" w:space="0" w:color="auto"/>
        <w:bottom w:val="none" w:sz="0" w:space="0" w:color="auto"/>
        <w:right w:val="none" w:sz="0" w:space="0" w:color="auto"/>
      </w:divBdr>
    </w:div>
    <w:div w:id="631442941">
      <w:bodyDiv w:val="1"/>
      <w:marLeft w:val="0"/>
      <w:marRight w:val="0"/>
      <w:marTop w:val="0"/>
      <w:marBottom w:val="0"/>
      <w:divBdr>
        <w:top w:val="none" w:sz="0" w:space="0" w:color="auto"/>
        <w:left w:val="none" w:sz="0" w:space="0" w:color="auto"/>
        <w:bottom w:val="none" w:sz="0" w:space="0" w:color="auto"/>
        <w:right w:val="none" w:sz="0" w:space="0" w:color="auto"/>
      </w:divBdr>
    </w:div>
    <w:div w:id="631449473">
      <w:bodyDiv w:val="1"/>
      <w:marLeft w:val="0"/>
      <w:marRight w:val="0"/>
      <w:marTop w:val="0"/>
      <w:marBottom w:val="0"/>
      <w:divBdr>
        <w:top w:val="none" w:sz="0" w:space="0" w:color="auto"/>
        <w:left w:val="none" w:sz="0" w:space="0" w:color="auto"/>
        <w:bottom w:val="none" w:sz="0" w:space="0" w:color="auto"/>
        <w:right w:val="none" w:sz="0" w:space="0" w:color="auto"/>
      </w:divBdr>
    </w:div>
    <w:div w:id="631713721">
      <w:bodyDiv w:val="1"/>
      <w:marLeft w:val="0"/>
      <w:marRight w:val="0"/>
      <w:marTop w:val="0"/>
      <w:marBottom w:val="0"/>
      <w:divBdr>
        <w:top w:val="none" w:sz="0" w:space="0" w:color="auto"/>
        <w:left w:val="none" w:sz="0" w:space="0" w:color="auto"/>
        <w:bottom w:val="none" w:sz="0" w:space="0" w:color="auto"/>
        <w:right w:val="none" w:sz="0" w:space="0" w:color="auto"/>
      </w:divBdr>
    </w:div>
    <w:div w:id="631903015">
      <w:bodyDiv w:val="1"/>
      <w:marLeft w:val="0"/>
      <w:marRight w:val="0"/>
      <w:marTop w:val="0"/>
      <w:marBottom w:val="0"/>
      <w:divBdr>
        <w:top w:val="none" w:sz="0" w:space="0" w:color="auto"/>
        <w:left w:val="none" w:sz="0" w:space="0" w:color="auto"/>
        <w:bottom w:val="none" w:sz="0" w:space="0" w:color="auto"/>
        <w:right w:val="none" w:sz="0" w:space="0" w:color="auto"/>
      </w:divBdr>
    </w:div>
    <w:div w:id="632180639">
      <w:bodyDiv w:val="1"/>
      <w:marLeft w:val="0"/>
      <w:marRight w:val="0"/>
      <w:marTop w:val="0"/>
      <w:marBottom w:val="0"/>
      <w:divBdr>
        <w:top w:val="none" w:sz="0" w:space="0" w:color="auto"/>
        <w:left w:val="none" w:sz="0" w:space="0" w:color="auto"/>
        <w:bottom w:val="none" w:sz="0" w:space="0" w:color="auto"/>
        <w:right w:val="none" w:sz="0" w:space="0" w:color="auto"/>
      </w:divBdr>
    </w:div>
    <w:div w:id="632253273">
      <w:bodyDiv w:val="1"/>
      <w:marLeft w:val="0"/>
      <w:marRight w:val="0"/>
      <w:marTop w:val="0"/>
      <w:marBottom w:val="0"/>
      <w:divBdr>
        <w:top w:val="none" w:sz="0" w:space="0" w:color="auto"/>
        <w:left w:val="none" w:sz="0" w:space="0" w:color="auto"/>
        <w:bottom w:val="none" w:sz="0" w:space="0" w:color="auto"/>
        <w:right w:val="none" w:sz="0" w:space="0" w:color="auto"/>
      </w:divBdr>
    </w:div>
    <w:div w:id="632710845">
      <w:bodyDiv w:val="1"/>
      <w:marLeft w:val="0"/>
      <w:marRight w:val="0"/>
      <w:marTop w:val="0"/>
      <w:marBottom w:val="0"/>
      <w:divBdr>
        <w:top w:val="none" w:sz="0" w:space="0" w:color="auto"/>
        <w:left w:val="none" w:sz="0" w:space="0" w:color="auto"/>
        <w:bottom w:val="none" w:sz="0" w:space="0" w:color="auto"/>
        <w:right w:val="none" w:sz="0" w:space="0" w:color="auto"/>
      </w:divBdr>
    </w:div>
    <w:div w:id="632711391">
      <w:bodyDiv w:val="1"/>
      <w:marLeft w:val="0"/>
      <w:marRight w:val="0"/>
      <w:marTop w:val="0"/>
      <w:marBottom w:val="0"/>
      <w:divBdr>
        <w:top w:val="none" w:sz="0" w:space="0" w:color="auto"/>
        <w:left w:val="none" w:sz="0" w:space="0" w:color="auto"/>
        <w:bottom w:val="none" w:sz="0" w:space="0" w:color="auto"/>
        <w:right w:val="none" w:sz="0" w:space="0" w:color="auto"/>
      </w:divBdr>
    </w:div>
    <w:div w:id="632753842">
      <w:bodyDiv w:val="1"/>
      <w:marLeft w:val="0"/>
      <w:marRight w:val="0"/>
      <w:marTop w:val="0"/>
      <w:marBottom w:val="0"/>
      <w:divBdr>
        <w:top w:val="none" w:sz="0" w:space="0" w:color="auto"/>
        <w:left w:val="none" w:sz="0" w:space="0" w:color="auto"/>
        <w:bottom w:val="none" w:sz="0" w:space="0" w:color="auto"/>
        <w:right w:val="none" w:sz="0" w:space="0" w:color="auto"/>
      </w:divBdr>
    </w:div>
    <w:div w:id="632904075">
      <w:bodyDiv w:val="1"/>
      <w:marLeft w:val="0"/>
      <w:marRight w:val="0"/>
      <w:marTop w:val="0"/>
      <w:marBottom w:val="0"/>
      <w:divBdr>
        <w:top w:val="none" w:sz="0" w:space="0" w:color="auto"/>
        <w:left w:val="none" w:sz="0" w:space="0" w:color="auto"/>
        <w:bottom w:val="none" w:sz="0" w:space="0" w:color="auto"/>
        <w:right w:val="none" w:sz="0" w:space="0" w:color="auto"/>
      </w:divBdr>
    </w:div>
    <w:div w:id="633095546">
      <w:bodyDiv w:val="1"/>
      <w:marLeft w:val="0"/>
      <w:marRight w:val="0"/>
      <w:marTop w:val="0"/>
      <w:marBottom w:val="0"/>
      <w:divBdr>
        <w:top w:val="none" w:sz="0" w:space="0" w:color="auto"/>
        <w:left w:val="none" w:sz="0" w:space="0" w:color="auto"/>
        <w:bottom w:val="none" w:sz="0" w:space="0" w:color="auto"/>
        <w:right w:val="none" w:sz="0" w:space="0" w:color="auto"/>
      </w:divBdr>
    </w:div>
    <w:div w:id="633291700">
      <w:bodyDiv w:val="1"/>
      <w:marLeft w:val="0"/>
      <w:marRight w:val="0"/>
      <w:marTop w:val="0"/>
      <w:marBottom w:val="0"/>
      <w:divBdr>
        <w:top w:val="none" w:sz="0" w:space="0" w:color="auto"/>
        <w:left w:val="none" w:sz="0" w:space="0" w:color="auto"/>
        <w:bottom w:val="none" w:sz="0" w:space="0" w:color="auto"/>
        <w:right w:val="none" w:sz="0" w:space="0" w:color="auto"/>
      </w:divBdr>
    </w:div>
    <w:div w:id="633483987">
      <w:bodyDiv w:val="1"/>
      <w:marLeft w:val="0"/>
      <w:marRight w:val="0"/>
      <w:marTop w:val="0"/>
      <w:marBottom w:val="0"/>
      <w:divBdr>
        <w:top w:val="none" w:sz="0" w:space="0" w:color="auto"/>
        <w:left w:val="none" w:sz="0" w:space="0" w:color="auto"/>
        <w:bottom w:val="none" w:sz="0" w:space="0" w:color="auto"/>
        <w:right w:val="none" w:sz="0" w:space="0" w:color="auto"/>
      </w:divBdr>
    </w:div>
    <w:div w:id="634258342">
      <w:bodyDiv w:val="1"/>
      <w:marLeft w:val="0"/>
      <w:marRight w:val="0"/>
      <w:marTop w:val="0"/>
      <w:marBottom w:val="0"/>
      <w:divBdr>
        <w:top w:val="none" w:sz="0" w:space="0" w:color="auto"/>
        <w:left w:val="none" w:sz="0" w:space="0" w:color="auto"/>
        <w:bottom w:val="none" w:sz="0" w:space="0" w:color="auto"/>
        <w:right w:val="none" w:sz="0" w:space="0" w:color="auto"/>
      </w:divBdr>
    </w:div>
    <w:div w:id="634486281">
      <w:bodyDiv w:val="1"/>
      <w:marLeft w:val="0"/>
      <w:marRight w:val="0"/>
      <w:marTop w:val="0"/>
      <w:marBottom w:val="0"/>
      <w:divBdr>
        <w:top w:val="none" w:sz="0" w:space="0" w:color="auto"/>
        <w:left w:val="none" w:sz="0" w:space="0" w:color="auto"/>
        <w:bottom w:val="none" w:sz="0" w:space="0" w:color="auto"/>
        <w:right w:val="none" w:sz="0" w:space="0" w:color="auto"/>
      </w:divBdr>
    </w:div>
    <w:div w:id="634676360">
      <w:bodyDiv w:val="1"/>
      <w:marLeft w:val="0"/>
      <w:marRight w:val="0"/>
      <w:marTop w:val="0"/>
      <w:marBottom w:val="0"/>
      <w:divBdr>
        <w:top w:val="none" w:sz="0" w:space="0" w:color="auto"/>
        <w:left w:val="none" w:sz="0" w:space="0" w:color="auto"/>
        <w:bottom w:val="none" w:sz="0" w:space="0" w:color="auto"/>
        <w:right w:val="none" w:sz="0" w:space="0" w:color="auto"/>
      </w:divBdr>
    </w:div>
    <w:div w:id="634795101">
      <w:bodyDiv w:val="1"/>
      <w:marLeft w:val="0"/>
      <w:marRight w:val="0"/>
      <w:marTop w:val="0"/>
      <w:marBottom w:val="0"/>
      <w:divBdr>
        <w:top w:val="none" w:sz="0" w:space="0" w:color="auto"/>
        <w:left w:val="none" w:sz="0" w:space="0" w:color="auto"/>
        <w:bottom w:val="none" w:sz="0" w:space="0" w:color="auto"/>
        <w:right w:val="none" w:sz="0" w:space="0" w:color="auto"/>
      </w:divBdr>
    </w:div>
    <w:div w:id="635062474">
      <w:bodyDiv w:val="1"/>
      <w:marLeft w:val="0"/>
      <w:marRight w:val="0"/>
      <w:marTop w:val="0"/>
      <w:marBottom w:val="0"/>
      <w:divBdr>
        <w:top w:val="none" w:sz="0" w:space="0" w:color="auto"/>
        <w:left w:val="none" w:sz="0" w:space="0" w:color="auto"/>
        <w:bottom w:val="none" w:sz="0" w:space="0" w:color="auto"/>
        <w:right w:val="none" w:sz="0" w:space="0" w:color="auto"/>
      </w:divBdr>
    </w:div>
    <w:div w:id="635066122">
      <w:bodyDiv w:val="1"/>
      <w:marLeft w:val="0"/>
      <w:marRight w:val="0"/>
      <w:marTop w:val="0"/>
      <w:marBottom w:val="0"/>
      <w:divBdr>
        <w:top w:val="none" w:sz="0" w:space="0" w:color="auto"/>
        <w:left w:val="none" w:sz="0" w:space="0" w:color="auto"/>
        <w:bottom w:val="none" w:sz="0" w:space="0" w:color="auto"/>
        <w:right w:val="none" w:sz="0" w:space="0" w:color="auto"/>
      </w:divBdr>
    </w:div>
    <w:div w:id="635261050">
      <w:bodyDiv w:val="1"/>
      <w:marLeft w:val="0"/>
      <w:marRight w:val="0"/>
      <w:marTop w:val="0"/>
      <w:marBottom w:val="0"/>
      <w:divBdr>
        <w:top w:val="none" w:sz="0" w:space="0" w:color="auto"/>
        <w:left w:val="none" w:sz="0" w:space="0" w:color="auto"/>
        <w:bottom w:val="none" w:sz="0" w:space="0" w:color="auto"/>
        <w:right w:val="none" w:sz="0" w:space="0" w:color="auto"/>
      </w:divBdr>
    </w:div>
    <w:div w:id="635531958">
      <w:bodyDiv w:val="1"/>
      <w:marLeft w:val="0"/>
      <w:marRight w:val="0"/>
      <w:marTop w:val="0"/>
      <w:marBottom w:val="0"/>
      <w:divBdr>
        <w:top w:val="none" w:sz="0" w:space="0" w:color="auto"/>
        <w:left w:val="none" w:sz="0" w:space="0" w:color="auto"/>
        <w:bottom w:val="none" w:sz="0" w:space="0" w:color="auto"/>
        <w:right w:val="none" w:sz="0" w:space="0" w:color="auto"/>
      </w:divBdr>
    </w:div>
    <w:div w:id="635720904">
      <w:bodyDiv w:val="1"/>
      <w:marLeft w:val="0"/>
      <w:marRight w:val="0"/>
      <w:marTop w:val="0"/>
      <w:marBottom w:val="0"/>
      <w:divBdr>
        <w:top w:val="none" w:sz="0" w:space="0" w:color="auto"/>
        <w:left w:val="none" w:sz="0" w:space="0" w:color="auto"/>
        <w:bottom w:val="none" w:sz="0" w:space="0" w:color="auto"/>
        <w:right w:val="none" w:sz="0" w:space="0" w:color="auto"/>
      </w:divBdr>
    </w:div>
    <w:div w:id="635836838">
      <w:bodyDiv w:val="1"/>
      <w:marLeft w:val="0"/>
      <w:marRight w:val="0"/>
      <w:marTop w:val="0"/>
      <w:marBottom w:val="0"/>
      <w:divBdr>
        <w:top w:val="none" w:sz="0" w:space="0" w:color="auto"/>
        <w:left w:val="none" w:sz="0" w:space="0" w:color="auto"/>
        <w:bottom w:val="none" w:sz="0" w:space="0" w:color="auto"/>
        <w:right w:val="none" w:sz="0" w:space="0" w:color="auto"/>
      </w:divBdr>
    </w:div>
    <w:div w:id="636108309">
      <w:bodyDiv w:val="1"/>
      <w:marLeft w:val="0"/>
      <w:marRight w:val="0"/>
      <w:marTop w:val="0"/>
      <w:marBottom w:val="0"/>
      <w:divBdr>
        <w:top w:val="none" w:sz="0" w:space="0" w:color="auto"/>
        <w:left w:val="none" w:sz="0" w:space="0" w:color="auto"/>
        <w:bottom w:val="none" w:sz="0" w:space="0" w:color="auto"/>
        <w:right w:val="none" w:sz="0" w:space="0" w:color="auto"/>
      </w:divBdr>
    </w:div>
    <w:div w:id="636112565">
      <w:bodyDiv w:val="1"/>
      <w:marLeft w:val="0"/>
      <w:marRight w:val="0"/>
      <w:marTop w:val="0"/>
      <w:marBottom w:val="0"/>
      <w:divBdr>
        <w:top w:val="none" w:sz="0" w:space="0" w:color="auto"/>
        <w:left w:val="none" w:sz="0" w:space="0" w:color="auto"/>
        <w:bottom w:val="none" w:sz="0" w:space="0" w:color="auto"/>
        <w:right w:val="none" w:sz="0" w:space="0" w:color="auto"/>
      </w:divBdr>
    </w:div>
    <w:div w:id="636302543">
      <w:bodyDiv w:val="1"/>
      <w:marLeft w:val="0"/>
      <w:marRight w:val="0"/>
      <w:marTop w:val="0"/>
      <w:marBottom w:val="0"/>
      <w:divBdr>
        <w:top w:val="none" w:sz="0" w:space="0" w:color="auto"/>
        <w:left w:val="none" w:sz="0" w:space="0" w:color="auto"/>
        <w:bottom w:val="none" w:sz="0" w:space="0" w:color="auto"/>
        <w:right w:val="none" w:sz="0" w:space="0" w:color="auto"/>
      </w:divBdr>
    </w:div>
    <w:div w:id="637146163">
      <w:bodyDiv w:val="1"/>
      <w:marLeft w:val="0"/>
      <w:marRight w:val="0"/>
      <w:marTop w:val="0"/>
      <w:marBottom w:val="0"/>
      <w:divBdr>
        <w:top w:val="none" w:sz="0" w:space="0" w:color="auto"/>
        <w:left w:val="none" w:sz="0" w:space="0" w:color="auto"/>
        <w:bottom w:val="none" w:sz="0" w:space="0" w:color="auto"/>
        <w:right w:val="none" w:sz="0" w:space="0" w:color="auto"/>
      </w:divBdr>
    </w:div>
    <w:div w:id="637418202">
      <w:bodyDiv w:val="1"/>
      <w:marLeft w:val="0"/>
      <w:marRight w:val="0"/>
      <w:marTop w:val="0"/>
      <w:marBottom w:val="0"/>
      <w:divBdr>
        <w:top w:val="none" w:sz="0" w:space="0" w:color="auto"/>
        <w:left w:val="none" w:sz="0" w:space="0" w:color="auto"/>
        <w:bottom w:val="none" w:sz="0" w:space="0" w:color="auto"/>
        <w:right w:val="none" w:sz="0" w:space="0" w:color="auto"/>
      </w:divBdr>
    </w:div>
    <w:div w:id="637610841">
      <w:bodyDiv w:val="1"/>
      <w:marLeft w:val="0"/>
      <w:marRight w:val="0"/>
      <w:marTop w:val="0"/>
      <w:marBottom w:val="0"/>
      <w:divBdr>
        <w:top w:val="none" w:sz="0" w:space="0" w:color="auto"/>
        <w:left w:val="none" w:sz="0" w:space="0" w:color="auto"/>
        <w:bottom w:val="none" w:sz="0" w:space="0" w:color="auto"/>
        <w:right w:val="none" w:sz="0" w:space="0" w:color="auto"/>
      </w:divBdr>
    </w:div>
    <w:div w:id="637686455">
      <w:bodyDiv w:val="1"/>
      <w:marLeft w:val="0"/>
      <w:marRight w:val="0"/>
      <w:marTop w:val="0"/>
      <w:marBottom w:val="0"/>
      <w:divBdr>
        <w:top w:val="none" w:sz="0" w:space="0" w:color="auto"/>
        <w:left w:val="none" w:sz="0" w:space="0" w:color="auto"/>
        <w:bottom w:val="none" w:sz="0" w:space="0" w:color="auto"/>
        <w:right w:val="none" w:sz="0" w:space="0" w:color="auto"/>
      </w:divBdr>
    </w:div>
    <w:div w:id="637686824">
      <w:bodyDiv w:val="1"/>
      <w:marLeft w:val="0"/>
      <w:marRight w:val="0"/>
      <w:marTop w:val="0"/>
      <w:marBottom w:val="0"/>
      <w:divBdr>
        <w:top w:val="none" w:sz="0" w:space="0" w:color="auto"/>
        <w:left w:val="none" w:sz="0" w:space="0" w:color="auto"/>
        <w:bottom w:val="none" w:sz="0" w:space="0" w:color="auto"/>
        <w:right w:val="none" w:sz="0" w:space="0" w:color="auto"/>
      </w:divBdr>
    </w:div>
    <w:div w:id="638340841">
      <w:bodyDiv w:val="1"/>
      <w:marLeft w:val="0"/>
      <w:marRight w:val="0"/>
      <w:marTop w:val="0"/>
      <w:marBottom w:val="0"/>
      <w:divBdr>
        <w:top w:val="none" w:sz="0" w:space="0" w:color="auto"/>
        <w:left w:val="none" w:sz="0" w:space="0" w:color="auto"/>
        <w:bottom w:val="none" w:sz="0" w:space="0" w:color="auto"/>
        <w:right w:val="none" w:sz="0" w:space="0" w:color="auto"/>
      </w:divBdr>
    </w:div>
    <w:div w:id="638457567">
      <w:bodyDiv w:val="1"/>
      <w:marLeft w:val="0"/>
      <w:marRight w:val="0"/>
      <w:marTop w:val="0"/>
      <w:marBottom w:val="0"/>
      <w:divBdr>
        <w:top w:val="none" w:sz="0" w:space="0" w:color="auto"/>
        <w:left w:val="none" w:sz="0" w:space="0" w:color="auto"/>
        <w:bottom w:val="none" w:sz="0" w:space="0" w:color="auto"/>
        <w:right w:val="none" w:sz="0" w:space="0" w:color="auto"/>
      </w:divBdr>
    </w:div>
    <w:div w:id="638463337">
      <w:bodyDiv w:val="1"/>
      <w:marLeft w:val="0"/>
      <w:marRight w:val="0"/>
      <w:marTop w:val="0"/>
      <w:marBottom w:val="0"/>
      <w:divBdr>
        <w:top w:val="none" w:sz="0" w:space="0" w:color="auto"/>
        <w:left w:val="none" w:sz="0" w:space="0" w:color="auto"/>
        <w:bottom w:val="none" w:sz="0" w:space="0" w:color="auto"/>
        <w:right w:val="none" w:sz="0" w:space="0" w:color="auto"/>
      </w:divBdr>
    </w:div>
    <w:div w:id="638654119">
      <w:bodyDiv w:val="1"/>
      <w:marLeft w:val="0"/>
      <w:marRight w:val="0"/>
      <w:marTop w:val="0"/>
      <w:marBottom w:val="0"/>
      <w:divBdr>
        <w:top w:val="none" w:sz="0" w:space="0" w:color="auto"/>
        <w:left w:val="none" w:sz="0" w:space="0" w:color="auto"/>
        <w:bottom w:val="none" w:sz="0" w:space="0" w:color="auto"/>
        <w:right w:val="none" w:sz="0" w:space="0" w:color="auto"/>
      </w:divBdr>
    </w:div>
    <w:div w:id="639455162">
      <w:bodyDiv w:val="1"/>
      <w:marLeft w:val="0"/>
      <w:marRight w:val="0"/>
      <w:marTop w:val="0"/>
      <w:marBottom w:val="0"/>
      <w:divBdr>
        <w:top w:val="none" w:sz="0" w:space="0" w:color="auto"/>
        <w:left w:val="none" w:sz="0" w:space="0" w:color="auto"/>
        <w:bottom w:val="none" w:sz="0" w:space="0" w:color="auto"/>
        <w:right w:val="none" w:sz="0" w:space="0" w:color="auto"/>
      </w:divBdr>
    </w:div>
    <w:div w:id="639529846">
      <w:bodyDiv w:val="1"/>
      <w:marLeft w:val="0"/>
      <w:marRight w:val="0"/>
      <w:marTop w:val="0"/>
      <w:marBottom w:val="0"/>
      <w:divBdr>
        <w:top w:val="none" w:sz="0" w:space="0" w:color="auto"/>
        <w:left w:val="none" w:sz="0" w:space="0" w:color="auto"/>
        <w:bottom w:val="none" w:sz="0" w:space="0" w:color="auto"/>
        <w:right w:val="none" w:sz="0" w:space="0" w:color="auto"/>
      </w:divBdr>
    </w:div>
    <w:div w:id="639652431">
      <w:bodyDiv w:val="1"/>
      <w:marLeft w:val="0"/>
      <w:marRight w:val="0"/>
      <w:marTop w:val="0"/>
      <w:marBottom w:val="0"/>
      <w:divBdr>
        <w:top w:val="none" w:sz="0" w:space="0" w:color="auto"/>
        <w:left w:val="none" w:sz="0" w:space="0" w:color="auto"/>
        <w:bottom w:val="none" w:sz="0" w:space="0" w:color="auto"/>
        <w:right w:val="none" w:sz="0" w:space="0" w:color="auto"/>
      </w:divBdr>
    </w:div>
    <w:div w:id="640036402">
      <w:bodyDiv w:val="1"/>
      <w:marLeft w:val="0"/>
      <w:marRight w:val="0"/>
      <w:marTop w:val="0"/>
      <w:marBottom w:val="0"/>
      <w:divBdr>
        <w:top w:val="none" w:sz="0" w:space="0" w:color="auto"/>
        <w:left w:val="none" w:sz="0" w:space="0" w:color="auto"/>
        <w:bottom w:val="none" w:sz="0" w:space="0" w:color="auto"/>
        <w:right w:val="none" w:sz="0" w:space="0" w:color="auto"/>
      </w:divBdr>
    </w:div>
    <w:div w:id="640114510">
      <w:bodyDiv w:val="1"/>
      <w:marLeft w:val="0"/>
      <w:marRight w:val="0"/>
      <w:marTop w:val="0"/>
      <w:marBottom w:val="0"/>
      <w:divBdr>
        <w:top w:val="none" w:sz="0" w:space="0" w:color="auto"/>
        <w:left w:val="none" w:sz="0" w:space="0" w:color="auto"/>
        <w:bottom w:val="none" w:sz="0" w:space="0" w:color="auto"/>
        <w:right w:val="none" w:sz="0" w:space="0" w:color="auto"/>
      </w:divBdr>
    </w:div>
    <w:div w:id="640115156">
      <w:bodyDiv w:val="1"/>
      <w:marLeft w:val="0"/>
      <w:marRight w:val="0"/>
      <w:marTop w:val="0"/>
      <w:marBottom w:val="0"/>
      <w:divBdr>
        <w:top w:val="none" w:sz="0" w:space="0" w:color="auto"/>
        <w:left w:val="none" w:sz="0" w:space="0" w:color="auto"/>
        <w:bottom w:val="none" w:sz="0" w:space="0" w:color="auto"/>
        <w:right w:val="none" w:sz="0" w:space="0" w:color="auto"/>
      </w:divBdr>
    </w:div>
    <w:div w:id="640230259">
      <w:bodyDiv w:val="1"/>
      <w:marLeft w:val="0"/>
      <w:marRight w:val="0"/>
      <w:marTop w:val="0"/>
      <w:marBottom w:val="0"/>
      <w:divBdr>
        <w:top w:val="none" w:sz="0" w:space="0" w:color="auto"/>
        <w:left w:val="none" w:sz="0" w:space="0" w:color="auto"/>
        <w:bottom w:val="none" w:sz="0" w:space="0" w:color="auto"/>
        <w:right w:val="none" w:sz="0" w:space="0" w:color="auto"/>
      </w:divBdr>
    </w:div>
    <w:div w:id="640428179">
      <w:bodyDiv w:val="1"/>
      <w:marLeft w:val="0"/>
      <w:marRight w:val="0"/>
      <w:marTop w:val="0"/>
      <w:marBottom w:val="0"/>
      <w:divBdr>
        <w:top w:val="none" w:sz="0" w:space="0" w:color="auto"/>
        <w:left w:val="none" w:sz="0" w:space="0" w:color="auto"/>
        <w:bottom w:val="none" w:sz="0" w:space="0" w:color="auto"/>
        <w:right w:val="none" w:sz="0" w:space="0" w:color="auto"/>
      </w:divBdr>
    </w:div>
    <w:div w:id="640618090">
      <w:bodyDiv w:val="1"/>
      <w:marLeft w:val="0"/>
      <w:marRight w:val="0"/>
      <w:marTop w:val="0"/>
      <w:marBottom w:val="0"/>
      <w:divBdr>
        <w:top w:val="none" w:sz="0" w:space="0" w:color="auto"/>
        <w:left w:val="none" w:sz="0" w:space="0" w:color="auto"/>
        <w:bottom w:val="none" w:sz="0" w:space="0" w:color="auto"/>
        <w:right w:val="none" w:sz="0" w:space="0" w:color="auto"/>
      </w:divBdr>
    </w:div>
    <w:div w:id="640699176">
      <w:bodyDiv w:val="1"/>
      <w:marLeft w:val="0"/>
      <w:marRight w:val="0"/>
      <w:marTop w:val="0"/>
      <w:marBottom w:val="0"/>
      <w:divBdr>
        <w:top w:val="none" w:sz="0" w:space="0" w:color="auto"/>
        <w:left w:val="none" w:sz="0" w:space="0" w:color="auto"/>
        <w:bottom w:val="none" w:sz="0" w:space="0" w:color="auto"/>
        <w:right w:val="none" w:sz="0" w:space="0" w:color="auto"/>
      </w:divBdr>
    </w:div>
    <w:div w:id="640884362">
      <w:bodyDiv w:val="1"/>
      <w:marLeft w:val="0"/>
      <w:marRight w:val="0"/>
      <w:marTop w:val="0"/>
      <w:marBottom w:val="0"/>
      <w:divBdr>
        <w:top w:val="none" w:sz="0" w:space="0" w:color="auto"/>
        <w:left w:val="none" w:sz="0" w:space="0" w:color="auto"/>
        <w:bottom w:val="none" w:sz="0" w:space="0" w:color="auto"/>
        <w:right w:val="none" w:sz="0" w:space="0" w:color="auto"/>
      </w:divBdr>
    </w:div>
    <w:div w:id="641036372">
      <w:bodyDiv w:val="1"/>
      <w:marLeft w:val="0"/>
      <w:marRight w:val="0"/>
      <w:marTop w:val="0"/>
      <w:marBottom w:val="0"/>
      <w:divBdr>
        <w:top w:val="none" w:sz="0" w:space="0" w:color="auto"/>
        <w:left w:val="none" w:sz="0" w:space="0" w:color="auto"/>
        <w:bottom w:val="none" w:sz="0" w:space="0" w:color="auto"/>
        <w:right w:val="none" w:sz="0" w:space="0" w:color="auto"/>
      </w:divBdr>
    </w:div>
    <w:div w:id="641271103">
      <w:bodyDiv w:val="1"/>
      <w:marLeft w:val="0"/>
      <w:marRight w:val="0"/>
      <w:marTop w:val="0"/>
      <w:marBottom w:val="0"/>
      <w:divBdr>
        <w:top w:val="none" w:sz="0" w:space="0" w:color="auto"/>
        <w:left w:val="none" w:sz="0" w:space="0" w:color="auto"/>
        <w:bottom w:val="none" w:sz="0" w:space="0" w:color="auto"/>
        <w:right w:val="none" w:sz="0" w:space="0" w:color="auto"/>
      </w:divBdr>
    </w:div>
    <w:div w:id="641351802">
      <w:bodyDiv w:val="1"/>
      <w:marLeft w:val="0"/>
      <w:marRight w:val="0"/>
      <w:marTop w:val="0"/>
      <w:marBottom w:val="0"/>
      <w:divBdr>
        <w:top w:val="none" w:sz="0" w:space="0" w:color="auto"/>
        <w:left w:val="none" w:sz="0" w:space="0" w:color="auto"/>
        <w:bottom w:val="none" w:sz="0" w:space="0" w:color="auto"/>
        <w:right w:val="none" w:sz="0" w:space="0" w:color="auto"/>
      </w:divBdr>
    </w:div>
    <w:div w:id="641426583">
      <w:bodyDiv w:val="1"/>
      <w:marLeft w:val="0"/>
      <w:marRight w:val="0"/>
      <w:marTop w:val="0"/>
      <w:marBottom w:val="0"/>
      <w:divBdr>
        <w:top w:val="none" w:sz="0" w:space="0" w:color="auto"/>
        <w:left w:val="none" w:sz="0" w:space="0" w:color="auto"/>
        <w:bottom w:val="none" w:sz="0" w:space="0" w:color="auto"/>
        <w:right w:val="none" w:sz="0" w:space="0" w:color="auto"/>
      </w:divBdr>
    </w:div>
    <w:div w:id="641541911">
      <w:bodyDiv w:val="1"/>
      <w:marLeft w:val="0"/>
      <w:marRight w:val="0"/>
      <w:marTop w:val="0"/>
      <w:marBottom w:val="0"/>
      <w:divBdr>
        <w:top w:val="none" w:sz="0" w:space="0" w:color="auto"/>
        <w:left w:val="none" w:sz="0" w:space="0" w:color="auto"/>
        <w:bottom w:val="none" w:sz="0" w:space="0" w:color="auto"/>
        <w:right w:val="none" w:sz="0" w:space="0" w:color="auto"/>
      </w:divBdr>
    </w:div>
    <w:div w:id="641618164">
      <w:bodyDiv w:val="1"/>
      <w:marLeft w:val="0"/>
      <w:marRight w:val="0"/>
      <w:marTop w:val="0"/>
      <w:marBottom w:val="0"/>
      <w:divBdr>
        <w:top w:val="none" w:sz="0" w:space="0" w:color="auto"/>
        <w:left w:val="none" w:sz="0" w:space="0" w:color="auto"/>
        <w:bottom w:val="none" w:sz="0" w:space="0" w:color="auto"/>
        <w:right w:val="none" w:sz="0" w:space="0" w:color="auto"/>
      </w:divBdr>
    </w:div>
    <w:div w:id="641731731">
      <w:bodyDiv w:val="1"/>
      <w:marLeft w:val="0"/>
      <w:marRight w:val="0"/>
      <w:marTop w:val="0"/>
      <w:marBottom w:val="0"/>
      <w:divBdr>
        <w:top w:val="none" w:sz="0" w:space="0" w:color="auto"/>
        <w:left w:val="none" w:sz="0" w:space="0" w:color="auto"/>
        <w:bottom w:val="none" w:sz="0" w:space="0" w:color="auto"/>
        <w:right w:val="none" w:sz="0" w:space="0" w:color="auto"/>
      </w:divBdr>
    </w:div>
    <w:div w:id="641735523">
      <w:bodyDiv w:val="1"/>
      <w:marLeft w:val="0"/>
      <w:marRight w:val="0"/>
      <w:marTop w:val="0"/>
      <w:marBottom w:val="0"/>
      <w:divBdr>
        <w:top w:val="none" w:sz="0" w:space="0" w:color="auto"/>
        <w:left w:val="none" w:sz="0" w:space="0" w:color="auto"/>
        <w:bottom w:val="none" w:sz="0" w:space="0" w:color="auto"/>
        <w:right w:val="none" w:sz="0" w:space="0" w:color="auto"/>
      </w:divBdr>
    </w:div>
    <w:div w:id="641735624">
      <w:bodyDiv w:val="1"/>
      <w:marLeft w:val="0"/>
      <w:marRight w:val="0"/>
      <w:marTop w:val="0"/>
      <w:marBottom w:val="0"/>
      <w:divBdr>
        <w:top w:val="none" w:sz="0" w:space="0" w:color="auto"/>
        <w:left w:val="none" w:sz="0" w:space="0" w:color="auto"/>
        <w:bottom w:val="none" w:sz="0" w:space="0" w:color="auto"/>
        <w:right w:val="none" w:sz="0" w:space="0" w:color="auto"/>
      </w:divBdr>
    </w:div>
    <w:div w:id="641808068">
      <w:bodyDiv w:val="1"/>
      <w:marLeft w:val="0"/>
      <w:marRight w:val="0"/>
      <w:marTop w:val="0"/>
      <w:marBottom w:val="0"/>
      <w:divBdr>
        <w:top w:val="none" w:sz="0" w:space="0" w:color="auto"/>
        <w:left w:val="none" w:sz="0" w:space="0" w:color="auto"/>
        <w:bottom w:val="none" w:sz="0" w:space="0" w:color="auto"/>
        <w:right w:val="none" w:sz="0" w:space="0" w:color="auto"/>
      </w:divBdr>
    </w:div>
    <w:div w:id="642200978">
      <w:bodyDiv w:val="1"/>
      <w:marLeft w:val="0"/>
      <w:marRight w:val="0"/>
      <w:marTop w:val="0"/>
      <w:marBottom w:val="0"/>
      <w:divBdr>
        <w:top w:val="none" w:sz="0" w:space="0" w:color="auto"/>
        <w:left w:val="none" w:sz="0" w:space="0" w:color="auto"/>
        <w:bottom w:val="none" w:sz="0" w:space="0" w:color="auto"/>
        <w:right w:val="none" w:sz="0" w:space="0" w:color="auto"/>
      </w:divBdr>
    </w:div>
    <w:div w:id="642392613">
      <w:bodyDiv w:val="1"/>
      <w:marLeft w:val="0"/>
      <w:marRight w:val="0"/>
      <w:marTop w:val="0"/>
      <w:marBottom w:val="0"/>
      <w:divBdr>
        <w:top w:val="none" w:sz="0" w:space="0" w:color="auto"/>
        <w:left w:val="none" w:sz="0" w:space="0" w:color="auto"/>
        <w:bottom w:val="none" w:sz="0" w:space="0" w:color="auto"/>
        <w:right w:val="none" w:sz="0" w:space="0" w:color="auto"/>
      </w:divBdr>
    </w:div>
    <w:div w:id="642396027">
      <w:bodyDiv w:val="1"/>
      <w:marLeft w:val="0"/>
      <w:marRight w:val="0"/>
      <w:marTop w:val="0"/>
      <w:marBottom w:val="0"/>
      <w:divBdr>
        <w:top w:val="none" w:sz="0" w:space="0" w:color="auto"/>
        <w:left w:val="none" w:sz="0" w:space="0" w:color="auto"/>
        <w:bottom w:val="none" w:sz="0" w:space="0" w:color="auto"/>
        <w:right w:val="none" w:sz="0" w:space="0" w:color="auto"/>
      </w:divBdr>
    </w:div>
    <w:div w:id="642546284">
      <w:bodyDiv w:val="1"/>
      <w:marLeft w:val="0"/>
      <w:marRight w:val="0"/>
      <w:marTop w:val="0"/>
      <w:marBottom w:val="0"/>
      <w:divBdr>
        <w:top w:val="none" w:sz="0" w:space="0" w:color="auto"/>
        <w:left w:val="none" w:sz="0" w:space="0" w:color="auto"/>
        <w:bottom w:val="none" w:sz="0" w:space="0" w:color="auto"/>
        <w:right w:val="none" w:sz="0" w:space="0" w:color="auto"/>
      </w:divBdr>
    </w:div>
    <w:div w:id="642738830">
      <w:bodyDiv w:val="1"/>
      <w:marLeft w:val="0"/>
      <w:marRight w:val="0"/>
      <w:marTop w:val="0"/>
      <w:marBottom w:val="0"/>
      <w:divBdr>
        <w:top w:val="none" w:sz="0" w:space="0" w:color="auto"/>
        <w:left w:val="none" w:sz="0" w:space="0" w:color="auto"/>
        <w:bottom w:val="none" w:sz="0" w:space="0" w:color="auto"/>
        <w:right w:val="none" w:sz="0" w:space="0" w:color="auto"/>
      </w:divBdr>
    </w:div>
    <w:div w:id="642976230">
      <w:bodyDiv w:val="1"/>
      <w:marLeft w:val="0"/>
      <w:marRight w:val="0"/>
      <w:marTop w:val="0"/>
      <w:marBottom w:val="0"/>
      <w:divBdr>
        <w:top w:val="none" w:sz="0" w:space="0" w:color="auto"/>
        <w:left w:val="none" w:sz="0" w:space="0" w:color="auto"/>
        <w:bottom w:val="none" w:sz="0" w:space="0" w:color="auto"/>
        <w:right w:val="none" w:sz="0" w:space="0" w:color="auto"/>
      </w:divBdr>
    </w:div>
    <w:div w:id="643119492">
      <w:bodyDiv w:val="1"/>
      <w:marLeft w:val="0"/>
      <w:marRight w:val="0"/>
      <w:marTop w:val="0"/>
      <w:marBottom w:val="0"/>
      <w:divBdr>
        <w:top w:val="none" w:sz="0" w:space="0" w:color="auto"/>
        <w:left w:val="none" w:sz="0" w:space="0" w:color="auto"/>
        <w:bottom w:val="none" w:sz="0" w:space="0" w:color="auto"/>
        <w:right w:val="none" w:sz="0" w:space="0" w:color="auto"/>
      </w:divBdr>
    </w:div>
    <w:div w:id="643199391">
      <w:bodyDiv w:val="1"/>
      <w:marLeft w:val="0"/>
      <w:marRight w:val="0"/>
      <w:marTop w:val="0"/>
      <w:marBottom w:val="0"/>
      <w:divBdr>
        <w:top w:val="none" w:sz="0" w:space="0" w:color="auto"/>
        <w:left w:val="none" w:sz="0" w:space="0" w:color="auto"/>
        <w:bottom w:val="none" w:sz="0" w:space="0" w:color="auto"/>
        <w:right w:val="none" w:sz="0" w:space="0" w:color="auto"/>
      </w:divBdr>
    </w:div>
    <w:div w:id="643316534">
      <w:bodyDiv w:val="1"/>
      <w:marLeft w:val="0"/>
      <w:marRight w:val="0"/>
      <w:marTop w:val="0"/>
      <w:marBottom w:val="0"/>
      <w:divBdr>
        <w:top w:val="none" w:sz="0" w:space="0" w:color="auto"/>
        <w:left w:val="none" w:sz="0" w:space="0" w:color="auto"/>
        <w:bottom w:val="none" w:sz="0" w:space="0" w:color="auto"/>
        <w:right w:val="none" w:sz="0" w:space="0" w:color="auto"/>
      </w:divBdr>
    </w:div>
    <w:div w:id="643434254">
      <w:bodyDiv w:val="1"/>
      <w:marLeft w:val="0"/>
      <w:marRight w:val="0"/>
      <w:marTop w:val="0"/>
      <w:marBottom w:val="0"/>
      <w:divBdr>
        <w:top w:val="none" w:sz="0" w:space="0" w:color="auto"/>
        <w:left w:val="none" w:sz="0" w:space="0" w:color="auto"/>
        <w:bottom w:val="none" w:sz="0" w:space="0" w:color="auto"/>
        <w:right w:val="none" w:sz="0" w:space="0" w:color="auto"/>
      </w:divBdr>
    </w:div>
    <w:div w:id="643660539">
      <w:bodyDiv w:val="1"/>
      <w:marLeft w:val="0"/>
      <w:marRight w:val="0"/>
      <w:marTop w:val="0"/>
      <w:marBottom w:val="0"/>
      <w:divBdr>
        <w:top w:val="none" w:sz="0" w:space="0" w:color="auto"/>
        <w:left w:val="none" w:sz="0" w:space="0" w:color="auto"/>
        <w:bottom w:val="none" w:sz="0" w:space="0" w:color="auto"/>
        <w:right w:val="none" w:sz="0" w:space="0" w:color="auto"/>
      </w:divBdr>
    </w:div>
    <w:div w:id="643781046">
      <w:bodyDiv w:val="1"/>
      <w:marLeft w:val="0"/>
      <w:marRight w:val="0"/>
      <w:marTop w:val="0"/>
      <w:marBottom w:val="0"/>
      <w:divBdr>
        <w:top w:val="none" w:sz="0" w:space="0" w:color="auto"/>
        <w:left w:val="none" w:sz="0" w:space="0" w:color="auto"/>
        <w:bottom w:val="none" w:sz="0" w:space="0" w:color="auto"/>
        <w:right w:val="none" w:sz="0" w:space="0" w:color="auto"/>
      </w:divBdr>
    </w:div>
    <w:div w:id="643896174">
      <w:bodyDiv w:val="1"/>
      <w:marLeft w:val="0"/>
      <w:marRight w:val="0"/>
      <w:marTop w:val="0"/>
      <w:marBottom w:val="0"/>
      <w:divBdr>
        <w:top w:val="none" w:sz="0" w:space="0" w:color="auto"/>
        <w:left w:val="none" w:sz="0" w:space="0" w:color="auto"/>
        <w:bottom w:val="none" w:sz="0" w:space="0" w:color="auto"/>
        <w:right w:val="none" w:sz="0" w:space="0" w:color="auto"/>
      </w:divBdr>
    </w:div>
    <w:div w:id="643968816">
      <w:bodyDiv w:val="1"/>
      <w:marLeft w:val="0"/>
      <w:marRight w:val="0"/>
      <w:marTop w:val="0"/>
      <w:marBottom w:val="0"/>
      <w:divBdr>
        <w:top w:val="none" w:sz="0" w:space="0" w:color="auto"/>
        <w:left w:val="none" w:sz="0" w:space="0" w:color="auto"/>
        <w:bottom w:val="none" w:sz="0" w:space="0" w:color="auto"/>
        <w:right w:val="none" w:sz="0" w:space="0" w:color="auto"/>
      </w:divBdr>
    </w:div>
    <w:div w:id="644315113">
      <w:bodyDiv w:val="1"/>
      <w:marLeft w:val="0"/>
      <w:marRight w:val="0"/>
      <w:marTop w:val="0"/>
      <w:marBottom w:val="0"/>
      <w:divBdr>
        <w:top w:val="none" w:sz="0" w:space="0" w:color="auto"/>
        <w:left w:val="none" w:sz="0" w:space="0" w:color="auto"/>
        <w:bottom w:val="none" w:sz="0" w:space="0" w:color="auto"/>
        <w:right w:val="none" w:sz="0" w:space="0" w:color="auto"/>
      </w:divBdr>
    </w:div>
    <w:div w:id="644698229">
      <w:bodyDiv w:val="1"/>
      <w:marLeft w:val="0"/>
      <w:marRight w:val="0"/>
      <w:marTop w:val="0"/>
      <w:marBottom w:val="0"/>
      <w:divBdr>
        <w:top w:val="none" w:sz="0" w:space="0" w:color="auto"/>
        <w:left w:val="none" w:sz="0" w:space="0" w:color="auto"/>
        <w:bottom w:val="none" w:sz="0" w:space="0" w:color="auto"/>
        <w:right w:val="none" w:sz="0" w:space="0" w:color="auto"/>
      </w:divBdr>
    </w:div>
    <w:div w:id="644698966">
      <w:bodyDiv w:val="1"/>
      <w:marLeft w:val="0"/>
      <w:marRight w:val="0"/>
      <w:marTop w:val="0"/>
      <w:marBottom w:val="0"/>
      <w:divBdr>
        <w:top w:val="none" w:sz="0" w:space="0" w:color="auto"/>
        <w:left w:val="none" w:sz="0" w:space="0" w:color="auto"/>
        <w:bottom w:val="none" w:sz="0" w:space="0" w:color="auto"/>
        <w:right w:val="none" w:sz="0" w:space="0" w:color="auto"/>
      </w:divBdr>
    </w:div>
    <w:div w:id="644705087">
      <w:bodyDiv w:val="1"/>
      <w:marLeft w:val="0"/>
      <w:marRight w:val="0"/>
      <w:marTop w:val="0"/>
      <w:marBottom w:val="0"/>
      <w:divBdr>
        <w:top w:val="none" w:sz="0" w:space="0" w:color="auto"/>
        <w:left w:val="none" w:sz="0" w:space="0" w:color="auto"/>
        <w:bottom w:val="none" w:sz="0" w:space="0" w:color="auto"/>
        <w:right w:val="none" w:sz="0" w:space="0" w:color="auto"/>
      </w:divBdr>
    </w:div>
    <w:div w:id="644898065">
      <w:bodyDiv w:val="1"/>
      <w:marLeft w:val="0"/>
      <w:marRight w:val="0"/>
      <w:marTop w:val="0"/>
      <w:marBottom w:val="0"/>
      <w:divBdr>
        <w:top w:val="none" w:sz="0" w:space="0" w:color="auto"/>
        <w:left w:val="none" w:sz="0" w:space="0" w:color="auto"/>
        <w:bottom w:val="none" w:sz="0" w:space="0" w:color="auto"/>
        <w:right w:val="none" w:sz="0" w:space="0" w:color="auto"/>
      </w:divBdr>
    </w:div>
    <w:div w:id="644970618">
      <w:bodyDiv w:val="1"/>
      <w:marLeft w:val="0"/>
      <w:marRight w:val="0"/>
      <w:marTop w:val="0"/>
      <w:marBottom w:val="0"/>
      <w:divBdr>
        <w:top w:val="none" w:sz="0" w:space="0" w:color="auto"/>
        <w:left w:val="none" w:sz="0" w:space="0" w:color="auto"/>
        <w:bottom w:val="none" w:sz="0" w:space="0" w:color="auto"/>
        <w:right w:val="none" w:sz="0" w:space="0" w:color="auto"/>
      </w:divBdr>
    </w:div>
    <w:div w:id="644971281">
      <w:bodyDiv w:val="1"/>
      <w:marLeft w:val="0"/>
      <w:marRight w:val="0"/>
      <w:marTop w:val="0"/>
      <w:marBottom w:val="0"/>
      <w:divBdr>
        <w:top w:val="none" w:sz="0" w:space="0" w:color="auto"/>
        <w:left w:val="none" w:sz="0" w:space="0" w:color="auto"/>
        <w:bottom w:val="none" w:sz="0" w:space="0" w:color="auto"/>
        <w:right w:val="none" w:sz="0" w:space="0" w:color="auto"/>
      </w:divBdr>
    </w:div>
    <w:div w:id="645009280">
      <w:bodyDiv w:val="1"/>
      <w:marLeft w:val="0"/>
      <w:marRight w:val="0"/>
      <w:marTop w:val="0"/>
      <w:marBottom w:val="0"/>
      <w:divBdr>
        <w:top w:val="none" w:sz="0" w:space="0" w:color="auto"/>
        <w:left w:val="none" w:sz="0" w:space="0" w:color="auto"/>
        <w:bottom w:val="none" w:sz="0" w:space="0" w:color="auto"/>
        <w:right w:val="none" w:sz="0" w:space="0" w:color="auto"/>
      </w:divBdr>
    </w:div>
    <w:div w:id="645013174">
      <w:bodyDiv w:val="1"/>
      <w:marLeft w:val="0"/>
      <w:marRight w:val="0"/>
      <w:marTop w:val="0"/>
      <w:marBottom w:val="0"/>
      <w:divBdr>
        <w:top w:val="none" w:sz="0" w:space="0" w:color="auto"/>
        <w:left w:val="none" w:sz="0" w:space="0" w:color="auto"/>
        <w:bottom w:val="none" w:sz="0" w:space="0" w:color="auto"/>
        <w:right w:val="none" w:sz="0" w:space="0" w:color="auto"/>
      </w:divBdr>
    </w:div>
    <w:div w:id="645281677">
      <w:bodyDiv w:val="1"/>
      <w:marLeft w:val="0"/>
      <w:marRight w:val="0"/>
      <w:marTop w:val="0"/>
      <w:marBottom w:val="0"/>
      <w:divBdr>
        <w:top w:val="none" w:sz="0" w:space="0" w:color="auto"/>
        <w:left w:val="none" w:sz="0" w:space="0" w:color="auto"/>
        <w:bottom w:val="none" w:sz="0" w:space="0" w:color="auto"/>
        <w:right w:val="none" w:sz="0" w:space="0" w:color="auto"/>
      </w:divBdr>
    </w:div>
    <w:div w:id="645282540">
      <w:bodyDiv w:val="1"/>
      <w:marLeft w:val="0"/>
      <w:marRight w:val="0"/>
      <w:marTop w:val="0"/>
      <w:marBottom w:val="0"/>
      <w:divBdr>
        <w:top w:val="none" w:sz="0" w:space="0" w:color="auto"/>
        <w:left w:val="none" w:sz="0" w:space="0" w:color="auto"/>
        <w:bottom w:val="none" w:sz="0" w:space="0" w:color="auto"/>
        <w:right w:val="none" w:sz="0" w:space="0" w:color="auto"/>
      </w:divBdr>
    </w:div>
    <w:div w:id="645355817">
      <w:bodyDiv w:val="1"/>
      <w:marLeft w:val="0"/>
      <w:marRight w:val="0"/>
      <w:marTop w:val="0"/>
      <w:marBottom w:val="0"/>
      <w:divBdr>
        <w:top w:val="none" w:sz="0" w:space="0" w:color="auto"/>
        <w:left w:val="none" w:sz="0" w:space="0" w:color="auto"/>
        <w:bottom w:val="none" w:sz="0" w:space="0" w:color="auto"/>
        <w:right w:val="none" w:sz="0" w:space="0" w:color="auto"/>
      </w:divBdr>
    </w:div>
    <w:div w:id="645474891">
      <w:bodyDiv w:val="1"/>
      <w:marLeft w:val="0"/>
      <w:marRight w:val="0"/>
      <w:marTop w:val="0"/>
      <w:marBottom w:val="0"/>
      <w:divBdr>
        <w:top w:val="none" w:sz="0" w:space="0" w:color="auto"/>
        <w:left w:val="none" w:sz="0" w:space="0" w:color="auto"/>
        <w:bottom w:val="none" w:sz="0" w:space="0" w:color="auto"/>
        <w:right w:val="none" w:sz="0" w:space="0" w:color="auto"/>
      </w:divBdr>
    </w:div>
    <w:div w:id="645625737">
      <w:bodyDiv w:val="1"/>
      <w:marLeft w:val="0"/>
      <w:marRight w:val="0"/>
      <w:marTop w:val="0"/>
      <w:marBottom w:val="0"/>
      <w:divBdr>
        <w:top w:val="none" w:sz="0" w:space="0" w:color="auto"/>
        <w:left w:val="none" w:sz="0" w:space="0" w:color="auto"/>
        <w:bottom w:val="none" w:sz="0" w:space="0" w:color="auto"/>
        <w:right w:val="none" w:sz="0" w:space="0" w:color="auto"/>
      </w:divBdr>
    </w:div>
    <w:div w:id="645741974">
      <w:bodyDiv w:val="1"/>
      <w:marLeft w:val="0"/>
      <w:marRight w:val="0"/>
      <w:marTop w:val="0"/>
      <w:marBottom w:val="0"/>
      <w:divBdr>
        <w:top w:val="none" w:sz="0" w:space="0" w:color="auto"/>
        <w:left w:val="none" w:sz="0" w:space="0" w:color="auto"/>
        <w:bottom w:val="none" w:sz="0" w:space="0" w:color="auto"/>
        <w:right w:val="none" w:sz="0" w:space="0" w:color="auto"/>
      </w:divBdr>
    </w:div>
    <w:div w:id="645933826">
      <w:bodyDiv w:val="1"/>
      <w:marLeft w:val="0"/>
      <w:marRight w:val="0"/>
      <w:marTop w:val="0"/>
      <w:marBottom w:val="0"/>
      <w:divBdr>
        <w:top w:val="none" w:sz="0" w:space="0" w:color="auto"/>
        <w:left w:val="none" w:sz="0" w:space="0" w:color="auto"/>
        <w:bottom w:val="none" w:sz="0" w:space="0" w:color="auto"/>
        <w:right w:val="none" w:sz="0" w:space="0" w:color="auto"/>
      </w:divBdr>
    </w:div>
    <w:div w:id="645938801">
      <w:bodyDiv w:val="1"/>
      <w:marLeft w:val="0"/>
      <w:marRight w:val="0"/>
      <w:marTop w:val="0"/>
      <w:marBottom w:val="0"/>
      <w:divBdr>
        <w:top w:val="none" w:sz="0" w:space="0" w:color="auto"/>
        <w:left w:val="none" w:sz="0" w:space="0" w:color="auto"/>
        <w:bottom w:val="none" w:sz="0" w:space="0" w:color="auto"/>
        <w:right w:val="none" w:sz="0" w:space="0" w:color="auto"/>
      </w:divBdr>
    </w:div>
    <w:div w:id="646059327">
      <w:bodyDiv w:val="1"/>
      <w:marLeft w:val="0"/>
      <w:marRight w:val="0"/>
      <w:marTop w:val="0"/>
      <w:marBottom w:val="0"/>
      <w:divBdr>
        <w:top w:val="none" w:sz="0" w:space="0" w:color="auto"/>
        <w:left w:val="none" w:sz="0" w:space="0" w:color="auto"/>
        <w:bottom w:val="none" w:sz="0" w:space="0" w:color="auto"/>
        <w:right w:val="none" w:sz="0" w:space="0" w:color="auto"/>
      </w:divBdr>
    </w:div>
    <w:div w:id="646126963">
      <w:bodyDiv w:val="1"/>
      <w:marLeft w:val="0"/>
      <w:marRight w:val="0"/>
      <w:marTop w:val="0"/>
      <w:marBottom w:val="0"/>
      <w:divBdr>
        <w:top w:val="none" w:sz="0" w:space="0" w:color="auto"/>
        <w:left w:val="none" w:sz="0" w:space="0" w:color="auto"/>
        <w:bottom w:val="none" w:sz="0" w:space="0" w:color="auto"/>
        <w:right w:val="none" w:sz="0" w:space="0" w:color="auto"/>
      </w:divBdr>
    </w:div>
    <w:div w:id="646472102">
      <w:bodyDiv w:val="1"/>
      <w:marLeft w:val="0"/>
      <w:marRight w:val="0"/>
      <w:marTop w:val="0"/>
      <w:marBottom w:val="0"/>
      <w:divBdr>
        <w:top w:val="none" w:sz="0" w:space="0" w:color="auto"/>
        <w:left w:val="none" w:sz="0" w:space="0" w:color="auto"/>
        <w:bottom w:val="none" w:sz="0" w:space="0" w:color="auto"/>
        <w:right w:val="none" w:sz="0" w:space="0" w:color="auto"/>
      </w:divBdr>
    </w:div>
    <w:div w:id="646473241">
      <w:bodyDiv w:val="1"/>
      <w:marLeft w:val="0"/>
      <w:marRight w:val="0"/>
      <w:marTop w:val="0"/>
      <w:marBottom w:val="0"/>
      <w:divBdr>
        <w:top w:val="none" w:sz="0" w:space="0" w:color="auto"/>
        <w:left w:val="none" w:sz="0" w:space="0" w:color="auto"/>
        <w:bottom w:val="none" w:sz="0" w:space="0" w:color="auto"/>
        <w:right w:val="none" w:sz="0" w:space="0" w:color="auto"/>
      </w:divBdr>
    </w:div>
    <w:div w:id="646587744">
      <w:bodyDiv w:val="1"/>
      <w:marLeft w:val="0"/>
      <w:marRight w:val="0"/>
      <w:marTop w:val="0"/>
      <w:marBottom w:val="0"/>
      <w:divBdr>
        <w:top w:val="none" w:sz="0" w:space="0" w:color="auto"/>
        <w:left w:val="none" w:sz="0" w:space="0" w:color="auto"/>
        <w:bottom w:val="none" w:sz="0" w:space="0" w:color="auto"/>
        <w:right w:val="none" w:sz="0" w:space="0" w:color="auto"/>
      </w:divBdr>
    </w:div>
    <w:div w:id="646596612">
      <w:bodyDiv w:val="1"/>
      <w:marLeft w:val="0"/>
      <w:marRight w:val="0"/>
      <w:marTop w:val="0"/>
      <w:marBottom w:val="0"/>
      <w:divBdr>
        <w:top w:val="none" w:sz="0" w:space="0" w:color="auto"/>
        <w:left w:val="none" w:sz="0" w:space="0" w:color="auto"/>
        <w:bottom w:val="none" w:sz="0" w:space="0" w:color="auto"/>
        <w:right w:val="none" w:sz="0" w:space="0" w:color="auto"/>
      </w:divBdr>
    </w:div>
    <w:div w:id="646664161">
      <w:bodyDiv w:val="1"/>
      <w:marLeft w:val="0"/>
      <w:marRight w:val="0"/>
      <w:marTop w:val="0"/>
      <w:marBottom w:val="0"/>
      <w:divBdr>
        <w:top w:val="none" w:sz="0" w:space="0" w:color="auto"/>
        <w:left w:val="none" w:sz="0" w:space="0" w:color="auto"/>
        <w:bottom w:val="none" w:sz="0" w:space="0" w:color="auto"/>
        <w:right w:val="none" w:sz="0" w:space="0" w:color="auto"/>
      </w:divBdr>
    </w:div>
    <w:div w:id="647128348">
      <w:bodyDiv w:val="1"/>
      <w:marLeft w:val="0"/>
      <w:marRight w:val="0"/>
      <w:marTop w:val="0"/>
      <w:marBottom w:val="0"/>
      <w:divBdr>
        <w:top w:val="none" w:sz="0" w:space="0" w:color="auto"/>
        <w:left w:val="none" w:sz="0" w:space="0" w:color="auto"/>
        <w:bottom w:val="none" w:sz="0" w:space="0" w:color="auto"/>
        <w:right w:val="none" w:sz="0" w:space="0" w:color="auto"/>
      </w:divBdr>
    </w:div>
    <w:div w:id="647130038">
      <w:bodyDiv w:val="1"/>
      <w:marLeft w:val="0"/>
      <w:marRight w:val="0"/>
      <w:marTop w:val="0"/>
      <w:marBottom w:val="0"/>
      <w:divBdr>
        <w:top w:val="none" w:sz="0" w:space="0" w:color="auto"/>
        <w:left w:val="none" w:sz="0" w:space="0" w:color="auto"/>
        <w:bottom w:val="none" w:sz="0" w:space="0" w:color="auto"/>
        <w:right w:val="none" w:sz="0" w:space="0" w:color="auto"/>
      </w:divBdr>
    </w:div>
    <w:div w:id="647242364">
      <w:bodyDiv w:val="1"/>
      <w:marLeft w:val="0"/>
      <w:marRight w:val="0"/>
      <w:marTop w:val="0"/>
      <w:marBottom w:val="0"/>
      <w:divBdr>
        <w:top w:val="none" w:sz="0" w:space="0" w:color="auto"/>
        <w:left w:val="none" w:sz="0" w:space="0" w:color="auto"/>
        <w:bottom w:val="none" w:sz="0" w:space="0" w:color="auto"/>
        <w:right w:val="none" w:sz="0" w:space="0" w:color="auto"/>
      </w:divBdr>
    </w:div>
    <w:div w:id="647244894">
      <w:bodyDiv w:val="1"/>
      <w:marLeft w:val="0"/>
      <w:marRight w:val="0"/>
      <w:marTop w:val="0"/>
      <w:marBottom w:val="0"/>
      <w:divBdr>
        <w:top w:val="none" w:sz="0" w:space="0" w:color="auto"/>
        <w:left w:val="none" w:sz="0" w:space="0" w:color="auto"/>
        <w:bottom w:val="none" w:sz="0" w:space="0" w:color="auto"/>
        <w:right w:val="none" w:sz="0" w:space="0" w:color="auto"/>
      </w:divBdr>
    </w:div>
    <w:div w:id="647248237">
      <w:bodyDiv w:val="1"/>
      <w:marLeft w:val="0"/>
      <w:marRight w:val="0"/>
      <w:marTop w:val="0"/>
      <w:marBottom w:val="0"/>
      <w:divBdr>
        <w:top w:val="none" w:sz="0" w:space="0" w:color="auto"/>
        <w:left w:val="none" w:sz="0" w:space="0" w:color="auto"/>
        <w:bottom w:val="none" w:sz="0" w:space="0" w:color="auto"/>
        <w:right w:val="none" w:sz="0" w:space="0" w:color="auto"/>
      </w:divBdr>
    </w:div>
    <w:div w:id="647589476">
      <w:bodyDiv w:val="1"/>
      <w:marLeft w:val="0"/>
      <w:marRight w:val="0"/>
      <w:marTop w:val="0"/>
      <w:marBottom w:val="0"/>
      <w:divBdr>
        <w:top w:val="none" w:sz="0" w:space="0" w:color="auto"/>
        <w:left w:val="none" w:sz="0" w:space="0" w:color="auto"/>
        <w:bottom w:val="none" w:sz="0" w:space="0" w:color="auto"/>
        <w:right w:val="none" w:sz="0" w:space="0" w:color="auto"/>
      </w:divBdr>
    </w:div>
    <w:div w:id="647707498">
      <w:bodyDiv w:val="1"/>
      <w:marLeft w:val="0"/>
      <w:marRight w:val="0"/>
      <w:marTop w:val="0"/>
      <w:marBottom w:val="0"/>
      <w:divBdr>
        <w:top w:val="none" w:sz="0" w:space="0" w:color="auto"/>
        <w:left w:val="none" w:sz="0" w:space="0" w:color="auto"/>
        <w:bottom w:val="none" w:sz="0" w:space="0" w:color="auto"/>
        <w:right w:val="none" w:sz="0" w:space="0" w:color="auto"/>
      </w:divBdr>
    </w:div>
    <w:div w:id="647779903">
      <w:bodyDiv w:val="1"/>
      <w:marLeft w:val="0"/>
      <w:marRight w:val="0"/>
      <w:marTop w:val="0"/>
      <w:marBottom w:val="0"/>
      <w:divBdr>
        <w:top w:val="none" w:sz="0" w:space="0" w:color="auto"/>
        <w:left w:val="none" w:sz="0" w:space="0" w:color="auto"/>
        <w:bottom w:val="none" w:sz="0" w:space="0" w:color="auto"/>
        <w:right w:val="none" w:sz="0" w:space="0" w:color="auto"/>
      </w:divBdr>
    </w:div>
    <w:div w:id="647784332">
      <w:bodyDiv w:val="1"/>
      <w:marLeft w:val="0"/>
      <w:marRight w:val="0"/>
      <w:marTop w:val="0"/>
      <w:marBottom w:val="0"/>
      <w:divBdr>
        <w:top w:val="none" w:sz="0" w:space="0" w:color="auto"/>
        <w:left w:val="none" w:sz="0" w:space="0" w:color="auto"/>
        <w:bottom w:val="none" w:sz="0" w:space="0" w:color="auto"/>
        <w:right w:val="none" w:sz="0" w:space="0" w:color="auto"/>
      </w:divBdr>
    </w:div>
    <w:div w:id="647831946">
      <w:bodyDiv w:val="1"/>
      <w:marLeft w:val="0"/>
      <w:marRight w:val="0"/>
      <w:marTop w:val="0"/>
      <w:marBottom w:val="0"/>
      <w:divBdr>
        <w:top w:val="none" w:sz="0" w:space="0" w:color="auto"/>
        <w:left w:val="none" w:sz="0" w:space="0" w:color="auto"/>
        <w:bottom w:val="none" w:sz="0" w:space="0" w:color="auto"/>
        <w:right w:val="none" w:sz="0" w:space="0" w:color="auto"/>
      </w:divBdr>
    </w:div>
    <w:div w:id="647976181">
      <w:bodyDiv w:val="1"/>
      <w:marLeft w:val="0"/>
      <w:marRight w:val="0"/>
      <w:marTop w:val="0"/>
      <w:marBottom w:val="0"/>
      <w:divBdr>
        <w:top w:val="none" w:sz="0" w:space="0" w:color="auto"/>
        <w:left w:val="none" w:sz="0" w:space="0" w:color="auto"/>
        <w:bottom w:val="none" w:sz="0" w:space="0" w:color="auto"/>
        <w:right w:val="none" w:sz="0" w:space="0" w:color="auto"/>
      </w:divBdr>
    </w:div>
    <w:div w:id="648021252">
      <w:bodyDiv w:val="1"/>
      <w:marLeft w:val="0"/>
      <w:marRight w:val="0"/>
      <w:marTop w:val="0"/>
      <w:marBottom w:val="0"/>
      <w:divBdr>
        <w:top w:val="none" w:sz="0" w:space="0" w:color="auto"/>
        <w:left w:val="none" w:sz="0" w:space="0" w:color="auto"/>
        <w:bottom w:val="none" w:sz="0" w:space="0" w:color="auto"/>
        <w:right w:val="none" w:sz="0" w:space="0" w:color="auto"/>
      </w:divBdr>
    </w:div>
    <w:div w:id="648023530">
      <w:bodyDiv w:val="1"/>
      <w:marLeft w:val="0"/>
      <w:marRight w:val="0"/>
      <w:marTop w:val="0"/>
      <w:marBottom w:val="0"/>
      <w:divBdr>
        <w:top w:val="none" w:sz="0" w:space="0" w:color="auto"/>
        <w:left w:val="none" w:sz="0" w:space="0" w:color="auto"/>
        <w:bottom w:val="none" w:sz="0" w:space="0" w:color="auto"/>
        <w:right w:val="none" w:sz="0" w:space="0" w:color="auto"/>
      </w:divBdr>
    </w:div>
    <w:div w:id="648090989">
      <w:bodyDiv w:val="1"/>
      <w:marLeft w:val="0"/>
      <w:marRight w:val="0"/>
      <w:marTop w:val="0"/>
      <w:marBottom w:val="0"/>
      <w:divBdr>
        <w:top w:val="none" w:sz="0" w:space="0" w:color="auto"/>
        <w:left w:val="none" w:sz="0" w:space="0" w:color="auto"/>
        <w:bottom w:val="none" w:sz="0" w:space="0" w:color="auto"/>
        <w:right w:val="none" w:sz="0" w:space="0" w:color="auto"/>
      </w:divBdr>
    </w:div>
    <w:div w:id="648098253">
      <w:bodyDiv w:val="1"/>
      <w:marLeft w:val="0"/>
      <w:marRight w:val="0"/>
      <w:marTop w:val="0"/>
      <w:marBottom w:val="0"/>
      <w:divBdr>
        <w:top w:val="none" w:sz="0" w:space="0" w:color="auto"/>
        <w:left w:val="none" w:sz="0" w:space="0" w:color="auto"/>
        <w:bottom w:val="none" w:sz="0" w:space="0" w:color="auto"/>
        <w:right w:val="none" w:sz="0" w:space="0" w:color="auto"/>
      </w:divBdr>
    </w:div>
    <w:div w:id="648365808">
      <w:bodyDiv w:val="1"/>
      <w:marLeft w:val="0"/>
      <w:marRight w:val="0"/>
      <w:marTop w:val="0"/>
      <w:marBottom w:val="0"/>
      <w:divBdr>
        <w:top w:val="none" w:sz="0" w:space="0" w:color="auto"/>
        <w:left w:val="none" w:sz="0" w:space="0" w:color="auto"/>
        <w:bottom w:val="none" w:sz="0" w:space="0" w:color="auto"/>
        <w:right w:val="none" w:sz="0" w:space="0" w:color="auto"/>
      </w:divBdr>
    </w:div>
    <w:div w:id="648553157">
      <w:bodyDiv w:val="1"/>
      <w:marLeft w:val="0"/>
      <w:marRight w:val="0"/>
      <w:marTop w:val="0"/>
      <w:marBottom w:val="0"/>
      <w:divBdr>
        <w:top w:val="none" w:sz="0" w:space="0" w:color="auto"/>
        <w:left w:val="none" w:sz="0" w:space="0" w:color="auto"/>
        <w:bottom w:val="none" w:sz="0" w:space="0" w:color="auto"/>
        <w:right w:val="none" w:sz="0" w:space="0" w:color="auto"/>
      </w:divBdr>
    </w:div>
    <w:div w:id="648630139">
      <w:bodyDiv w:val="1"/>
      <w:marLeft w:val="0"/>
      <w:marRight w:val="0"/>
      <w:marTop w:val="0"/>
      <w:marBottom w:val="0"/>
      <w:divBdr>
        <w:top w:val="none" w:sz="0" w:space="0" w:color="auto"/>
        <w:left w:val="none" w:sz="0" w:space="0" w:color="auto"/>
        <w:bottom w:val="none" w:sz="0" w:space="0" w:color="auto"/>
        <w:right w:val="none" w:sz="0" w:space="0" w:color="auto"/>
      </w:divBdr>
    </w:div>
    <w:div w:id="648747671">
      <w:bodyDiv w:val="1"/>
      <w:marLeft w:val="0"/>
      <w:marRight w:val="0"/>
      <w:marTop w:val="0"/>
      <w:marBottom w:val="0"/>
      <w:divBdr>
        <w:top w:val="none" w:sz="0" w:space="0" w:color="auto"/>
        <w:left w:val="none" w:sz="0" w:space="0" w:color="auto"/>
        <w:bottom w:val="none" w:sz="0" w:space="0" w:color="auto"/>
        <w:right w:val="none" w:sz="0" w:space="0" w:color="auto"/>
      </w:divBdr>
    </w:div>
    <w:div w:id="648754701">
      <w:bodyDiv w:val="1"/>
      <w:marLeft w:val="0"/>
      <w:marRight w:val="0"/>
      <w:marTop w:val="0"/>
      <w:marBottom w:val="0"/>
      <w:divBdr>
        <w:top w:val="none" w:sz="0" w:space="0" w:color="auto"/>
        <w:left w:val="none" w:sz="0" w:space="0" w:color="auto"/>
        <w:bottom w:val="none" w:sz="0" w:space="0" w:color="auto"/>
        <w:right w:val="none" w:sz="0" w:space="0" w:color="auto"/>
      </w:divBdr>
    </w:div>
    <w:div w:id="648755648">
      <w:bodyDiv w:val="1"/>
      <w:marLeft w:val="0"/>
      <w:marRight w:val="0"/>
      <w:marTop w:val="0"/>
      <w:marBottom w:val="0"/>
      <w:divBdr>
        <w:top w:val="none" w:sz="0" w:space="0" w:color="auto"/>
        <w:left w:val="none" w:sz="0" w:space="0" w:color="auto"/>
        <w:bottom w:val="none" w:sz="0" w:space="0" w:color="auto"/>
        <w:right w:val="none" w:sz="0" w:space="0" w:color="auto"/>
      </w:divBdr>
    </w:div>
    <w:div w:id="648821736">
      <w:bodyDiv w:val="1"/>
      <w:marLeft w:val="0"/>
      <w:marRight w:val="0"/>
      <w:marTop w:val="0"/>
      <w:marBottom w:val="0"/>
      <w:divBdr>
        <w:top w:val="none" w:sz="0" w:space="0" w:color="auto"/>
        <w:left w:val="none" w:sz="0" w:space="0" w:color="auto"/>
        <w:bottom w:val="none" w:sz="0" w:space="0" w:color="auto"/>
        <w:right w:val="none" w:sz="0" w:space="0" w:color="auto"/>
      </w:divBdr>
    </w:div>
    <w:div w:id="649018687">
      <w:bodyDiv w:val="1"/>
      <w:marLeft w:val="0"/>
      <w:marRight w:val="0"/>
      <w:marTop w:val="0"/>
      <w:marBottom w:val="0"/>
      <w:divBdr>
        <w:top w:val="none" w:sz="0" w:space="0" w:color="auto"/>
        <w:left w:val="none" w:sz="0" w:space="0" w:color="auto"/>
        <w:bottom w:val="none" w:sz="0" w:space="0" w:color="auto"/>
        <w:right w:val="none" w:sz="0" w:space="0" w:color="auto"/>
      </w:divBdr>
    </w:div>
    <w:div w:id="649138935">
      <w:bodyDiv w:val="1"/>
      <w:marLeft w:val="0"/>
      <w:marRight w:val="0"/>
      <w:marTop w:val="0"/>
      <w:marBottom w:val="0"/>
      <w:divBdr>
        <w:top w:val="none" w:sz="0" w:space="0" w:color="auto"/>
        <w:left w:val="none" w:sz="0" w:space="0" w:color="auto"/>
        <w:bottom w:val="none" w:sz="0" w:space="0" w:color="auto"/>
        <w:right w:val="none" w:sz="0" w:space="0" w:color="auto"/>
      </w:divBdr>
    </w:div>
    <w:div w:id="649140166">
      <w:bodyDiv w:val="1"/>
      <w:marLeft w:val="0"/>
      <w:marRight w:val="0"/>
      <w:marTop w:val="0"/>
      <w:marBottom w:val="0"/>
      <w:divBdr>
        <w:top w:val="none" w:sz="0" w:space="0" w:color="auto"/>
        <w:left w:val="none" w:sz="0" w:space="0" w:color="auto"/>
        <w:bottom w:val="none" w:sz="0" w:space="0" w:color="auto"/>
        <w:right w:val="none" w:sz="0" w:space="0" w:color="auto"/>
      </w:divBdr>
    </w:div>
    <w:div w:id="649288576">
      <w:bodyDiv w:val="1"/>
      <w:marLeft w:val="0"/>
      <w:marRight w:val="0"/>
      <w:marTop w:val="0"/>
      <w:marBottom w:val="0"/>
      <w:divBdr>
        <w:top w:val="none" w:sz="0" w:space="0" w:color="auto"/>
        <w:left w:val="none" w:sz="0" w:space="0" w:color="auto"/>
        <w:bottom w:val="none" w:sz="0" w:space="0" w:color="auto"/>
        <w:right w:val="none" w:sz="0" w:space="0" w:color="auto"/>
      </w:divBdr>
    </w:div>
    <w:div w:id="650254180">
      <w:bodyDiv w:val="1"/>
      <w:marLeft w:val="0"/>
      <w:marRight w:val="0"/>
      <w:marTop w:val="0"/>
      <w:marBottom w:val="0"/>
      <w:divBdr>
        <w:top w:val="none" w:sz="0" w:space="0" w:color="auto"/>
        <w:left w:val="none" w:sz="0" w:space="0" w:color="auto"/>
        <w:bottom w:val="none" w:sz="0" w:space="0" w:color="auto"/>
        <w:right w:val="none" w:sz="0" w:space="0" w:color="auto"/>
      </w:divBdr>
    </w:div>
    <w:div w:id="650329108">
      <w:bodyDiv w:val="1"/>
      <w:marLeft w:val="0"/>
      <w:marRight w:val="0"/>
      <w:marTop w:val="0"/>
      <w:marBottom w:val="0"/>
      <w:divBdr>
        <w:top w:val="none" w:sz="0" w:space="0" w:color="auto"/>
        <w:left w:val="none" w:sz="0" w:space="0" w:color="auto"/>
        <w:bottom w:val="none" w:sz="0" w:space="0" w:color="auto"/>
        <w:right w:val="none" w:sz="0" w:space="0" w:color="auto"/>
      </w:divBdr>
    </w:div>
    <w:div w:id="650521886">
      <w:bodyDiv w:val="1"/>
      <w:marLeft w:val="0"/>
      <w:marRight w:val="0"/>
      <w:marTop w:val="0"/>
      <w:marBottom w:val="0"/>
      <w:divBdr>
        <w:top w:val="none" w:sz="0" w:space="0" w:color="auto"/>
        <w:left w:val="none" w:sz="0" w:space="0" w:color="auto"/>
        <w:bottom w:val="none" w:sz="0" w:space="0" w:color="auto"/>
        <w:right w:val="none" w:sz="0" w:space="0" w:color="auto"/>
      </w:divBdr>
    </w:div>
    <w:div w:id="650793840">
      <w:bodyDiv w:val="1"/>
      <w:marLeft w:val="0"/>
      <w:marRight w:val="0"/>
      <w:marTop w:val="0"/>
      <w:marBottom w:val="0"/>
      <w:divBdr>
        <w:top w:val="none" w:sz="0" w:space="0" w:color="auto"/>
        <w:left w:val="none" w:sz="0" w:space="0" w:color="auto"/>
        <w:bottom w:val="none" w:sz="0" w:space="0" w:color="auto"/>
        <w:right w:val="none" w:sz="0" w:space="0" w:color="auto"/>
      </w:divBdr>
    </w:div>
    <w:div w:id="651132896">
      <w:bodyDiv w:val="1"/>
      <w:marLeft w:val="0"/>
      <w:marRight w:val="0"/>
      <w:marTop w:val="0"/>
      <w:marBottom w:val="0"/>
      <w:divBdr>
        <w:top w:val="none" w:sz="0" w:space="0" w:color="auto"/>
        <w:left w:val="none" w:sz="0" w:space="0" w:color="auto"/>
        <w:bottom w:val="none" w:sz="0" w:space="0" w:color="auto"/>
        <w:right w:val="none" w:sz="0" w:space="0" w:color="auto"/>
      </w:divBdr>
    </w:div>
    <w:div w:id="651177241">
      <w:bodyDiv w:val="1"/>
      <w:marLeft w:val="0"/>
      <w:marRight w:val="0"/>
      <w:marTop w:val="0"/>
      <w:marBottom w:val="0"/>
      <w:divBdr>
        <w:top w:val="none" w:sz="0" w:space="0" w:color="auto"/>
        <w:left w:val="none" w:sz="0" w:space="0" w:color="auto"/>
        <w:bottom w:val="none" w:sz="0" w:space="0" w:color="auto"/>
        <w:right w:val="none" w:sz="0" w:space="0" w:color="auto"/>
      </w:divBdr>
    </w:div>
    <w:div w:id="651301047">
      <w:bodyDiv w:val="1"/>
      <w:marLeft w:val="0"/>
      <w:marRight w:val="0"/>
      <w:marTop w:val="0"/>
      <w:marBottom w:val="0"/>
      <w:divBdr>
        <w:top w:val="none" w:sz="0" w:space="0" w:color="auto"/>
        <w:left w:val="none" w:sz="0" w:space="0" w:color="auto"/>
        <w:bottom w:val="none" w:sz="0" w:space="0" w:color="auto"/>
        <w:right w:val="none" w:sz="0" w:space="0" w:color="auto"/>
      </w:divBdr>
    </w:div>
    <w:div w:id="651566507">
      <w:bodyDiv w:val="1"/>
      <w:marLeft w:val="0"/>
      <w:marRight w:val="0"/>
      <w:marTop w:val="0"/>
      <w:marBottom w:val="0"/>
      <w:divBdr>
        <w:top w:val="none" w:sz="0" w:space="0" w:color="auto"/>
        <w:left w:val="none" w:sz="0" w:space="0" w:color="auto"/>
        <w:bottom w:val="none" w:sz="0" w:space="0" w:color="auto"/>
        <w:right w:val="none" w:sz="0" w:space="0" w:color="auto"/>
      </w:divBdr>
    </w:div>
    <w:div w:id="651643133">
      <w:bodyDiv w:val="1"/>
      <w:marLeft w:val="0"/>
      <w:marRight w:val="0"/>
      <w:marTop w:val="0"/>
      <w:marBottom w:val="0"/>
      <w:divBdr>
        <w:top w:val="none" w:sz="0" w:space="0" w:color="auto"/>
        <w:left w:val="none" w:sz="0" w:space="0" w:color="auto"/>
        <w:bottom w:val="none" w:sz="0" w:space="0" w:color="auto"/>
        <w:right w:val="none" w:sz="0" w:space="0" w:color="auto"/>
      </w:divBdr>
    </w:div>
    <w:div w:id="651837817">
      <w:bodyDiv w:val="1"/>
      <w:marLeft w:val="0"/>
      <w:marRight w:val="0"/>
      <w:marTop w:val="0"/>
      <w:marBottom w:val="0"/>
      <w:divBdr>
        <w:top w:val="none" w:sz="0" w:space="0" w:color="auto"/>
        <w:left w:val="none" w:sz="0" w:space="0" w:color="auto"/>
        <w:bottom w:val="none" w:sz="0" w:space="0" w:color="auto"/>
        <w:right w:val="none" w:sz="0" w:space="0" w:color="auto"/>
      </w:divBdr>
    </w:div>
    <w:div w:id="652486595">
      <w:bodyDiv w:val="1"/>
      <w:marLeft w:val="0"/>
      <w:marRight w:val="0"/>
      <w:marTop w:val="0"/>
      <w:marBottom w:val="0"/>
      <w:divBdr>
        <w:top w:val="none" w:sz="0" w:space="0" w:color="auto"/>
        <w:left w:val="none" w:sz="0" w:space="0" w:color="auto"/>
        <w:bottom w:val="none" w:sz="0" w:space="0" w:color="auto"/>
        <w:right w:val="none" w:sz="0" w:space="0" w:color="auto"/>
      </w:divBdr>
    </w:div>
    <w:div w:id="652878476">
      <w:bodyDiv w:val="1"/>
      <w:marLeft w:val="0"/>
      <w:marRight w:val="0"/>
      <w:marTop w:val="0"/>
      <w:marBottom w:val="0"/>
      <w:divBdr>
        <w:top w:val="none" w:sz="0" w:space="0" w:color="auto"/>
        <w:left w:val="none" w:sz="0" w:space="0" w:color="auto"/>
        <w:bottom w:val="none" w:sz="0" w:space="0" w:color="auto"/>
        <w:right w:val="none" w:sz="0" w:space="0" w:color="auto"/>
      </w:divBdr>
    </w:div>
    <w:div w:id="653337598">
      <w:bodyDiv w:val="1"/>
      <w:marLeft w:val="0"/>
      <w:marRight w:val="0"/>
      <w:marTop w:val="0"/>
      <w:marBottom w:val="0"/>
      <w:divBdr>
        <w:top w:val="none" w:sz="0" w:space="0" w:color="auto"/>
        <w:left w:val="none" w:sz="0" w:space="0" w:color="auto"/>
        <w:bottom w:val="none" w:sz="0" w:space="0" w:color="auto"/>
        <w:right w:val="none" w:sz="0" w:space="0" w:color="auto"/>
      </w:divBdr>
    </w:div>
    <w:div w:id="653753170">
      <w:bodyDiv w:val="1"/>
      <w:marLeft w:val="0"/>
      <w:marRight w:val="0"/>
      <w:marTop w:val="0"/>
      <w:marBottom w:val="0"/>
      <w:divBdr>
        <w:top w:val="none" w:sz="0" w:space="0" w:color="auto"/>
        <w:left w:val="none" w:sz="0" w:space="0" w:color="auto"/>
        <w:bottom w:val="none" w:sz="0" w:space="0" w:color="auto"/>
        <w:right w:val="none" w:sz="0" w:space="0" w:color="auto"/>
      </w:divBdr>
    </w:div>
    <w:div w:id="653797330">
      <w:bodyDiv w:val="1"/>
      <w:marLeft w:val="0"/>
      <w:marRight w:val="0"/>
      <w:marTop w:val="0"/>
      <w:marBottom w:val="0"/>
      <w:divBdr>
        <w:top w:val="none" w:sz="0" w:space="0" w:color="auto"/>
        <w:left w:val="none" w:sz="0" w:space="0" w:color="auto"/>
        <w:bottom w:val="none" w:sz="0" w:space="0" w:color="auto"/>
        <w:right w:val="none" w:sz="0" w:space="0" w:color="auto"/>
      </w:divBdr>
    </w:div>
    <w:div w:id="653919899">
      <w:bodyDiv w:val="1"/>
      <w:marLeft w:val="0"/>
      <w:marRight w:val="0"/>
      <w:marTop w:val="0"/>
      <w:marBottom w:val="0"/>
      <w:divBdr>
        <w:top w:val="none" w:sz="0" w:space="0" w:color="auto"/>
        <w:left w:val="none" w:sz="0" w:space="0" w:color="auto"/>
        <w:bottom w:val="none" w:sz="0" w:space="0" w:color="auto"/>
        <w:right w:val="none" w:sz="0" w:space="0" w:color="auto"/>
      </w:divBdr>
    </w:div>
    <w:div w:id="654265145">
      <w:bodyDiv w:val="1"/>
      <w:marLeft w:val="0"/>
      <w:marRight w:val="0"/>
      <w:marTop w:val="0"/>
      <w:marBottom w:val="0"/>
      <w:divBdr>
        <w:top w:val="none" w:sz="0" w:space="0" w:color="auto"/>
        <w:left w:val="none" w:sz="0" w:space="0" w:color="auto"/>
        <w:bottom w:val="none" w:sz="0" w:space="0" w:color="auto"/>
        <w:right w:val="none" w:sz="0" w:space="0" w:color="auto"/>
      </w:divBdr>
    </w:div>
    <w:div w:id="654454547">
      <w:bodyDiv w:val="1"/>
      <w:marLeft w:val="0"/>
      <w:marRight w:val="0"/>
      <w:marTop w:val="0"/>
      <w:marBottom w:val="0"/>
      <w:divBdr>
        <w:top w:val="none" w:sz="0" w:space="0" w:color="auto"/>
        <w:left w:val="none" w:sz="0" w:space="0" w:color="auto"/>
        <w:bottom w:val="none" w:sz="0" w:space="0" w:color="auto"/>
        <w:right w:val="none" w:sz="0" w:space="0" w:color="auto"/>
      </w:divBdr>
    </w:div>
    <w:div w:id="654795214">
      <w:bodyDiv w:val="1"/>
      <w:marLeft w:val="0"/>
      <w:marRight w:val="0"/>
      <w:marTop w:val="0"/>
      <w:marBottom w:val="0"/>
      <w:divBdr>
        <w:top w:val="none" w:sz="0" w:space="0" w:color="auto"/>
        <w:left w:val="none" w:sz="0" w:space="0" w:color="auto"/>
        <w:bottom w:val="none" w:sz="0" w:space="0" w:color="auto"/>
        <w:right w:val="none" w:sz="0" w:space="0" w:color="auto"/>
      </w:divBdr>
    </w:div>
    <w:div w:id="654797677">
      <w:bodyDiv w:val="1"/>
      <w:marLeft w:val="0"/>
      <w:marRight w:val="0"/>
      <w:marTop w:val="0"/>
      <w:marBottom w:val="0"/>
      <w:divBdr>
        <w:top w:val="none" w:sz="0" w:space="0" w:color="auto"/>
        <w:left w:val="none" w:sz="0" w:space="0" w:color="auto"/>
        <w:bottom w:val="none" w:sz="0" w:space="0" w:color="auto"/>
        <w:right w:val="none" w:sz="0" w:space="0" w:color="auto"/>
      </w:divBdr>
    </w:div>
    <w:div w:id="654842495">
      <w:bodyDiv w:val="1"/>
      <w:marLeft w:val="0"/>
      <w:marRight w:val="0"/>
      <w:marTop w:val="0"/>
      <w:marBottom w:val="0"/>
      <w:divBdr>
        <w:top w:val="none" w:sz="0" w:space="0" w:color="auto"/>
        <w:left w:val="none" w:sz="0" w:space="0" w:color="auto"/>
        <w:bottom w:val="none" w:sz="0" w:space="0" w:color="auto"/>
        <w:right w:val="none" w:sz="0" w:space="0" w:color="auto"/>
      </w:divBdr>
    </w:div>
    <w:div w:id="655033334">
      <w:bodyDiv w:val="1"/>
      <w:marLeft w:val="0"/>
      <w:marRight w:val="0"/>
      <w:marTop w:val="0"/>
      <w:marBottom w:val="0"/>
      <w:divBdr>
        <w:top w:val="none" w:sz="0" w:space="0" w:color="auto"/>
        <w:left w:val="none" w:sz="0" w:space="0" w:color="auto"/>
        <w:bottom w:val="none" w:sz="0" w:space="0" w:color="auto"/>
        <w:right w:val="none" w:sz="0" w:space="0" w:color="auto"/>
      </w:divBdr>
    </w:div>
    <w:div w:id="655037990">
      <w:bodyDiv w:val="1"/>
      <w:marLeft w:val="0"/>
      <w:marRight w:val="0"/>
      <w:marTop w:val="0"/>
      <w:marBottom w:val="0"/>
      <w:divBdr>
        <w:top w:val="none" w:sz="0" w:space="0" w:color="auto"/>
        <w:left w:val="none" w:sz="0" w:space="0" w:color="auto"/>
        <w:bottom w:val="none" w:sz="0" w:space="0" w:color="auto"/>
        <w:right w:val="none" w:sz="0" w:space="0" w:color="auto"/>
      </w:divBdr>
    </w:div>
    <w:div w:id="655375105">
      <w:bodyDiv w:val="1"/>
      <w:marLeft w:val="0"/>
      <w:marRight w:val="0"/>
      <w:marTop w:val="0"/>
      <w:marBottom w:val="0"/>
      <w:divBdr>
        <w:top w:val="none" w:sz="0" w:space="0" w:color="auto"/>
        <w:left w:val="none" w:sz="0" w:space="0" w:color="auto"/>
        <w:bottom w:val="none" w:sz="0" w:space="0" w:color="auto"/>
        <w:right w:val="none" w:sz="0" w:space="0" w:color="auto"/>
      </w:divBdr>
    </w:div>
    <w:div w:id="655693470">
      <w:bodyDiv w:val="1"/>
      <w:marLeft w:val="0"/>
      <w:marRight w:val="0"/>
      <w:marTop w:val="0"/>
      <w:marBottom w:val="0"/>
      <w:divBdr>
        <w:top w:val="none" w:sz="0" w:space="0" w:color="auto"/>
        <w:left w:val="none" w:sz="0" w:space="0" w:color="auto"/>
        <w:bottom w:val="none" w:sz="0" w:space="0" w:color="auto"/>
        <w:right w:val="none" w:sz="0" w:space="0" w:color="auto"/>
      </w:divBdr>
    </w:div>
    <w:div w:id="655762830">
      <w:bodyDiv w:val="1"/>
      <w:marLeft w:val="0"/>
      <w:marRight w:val="0"/>
      <w:marTop w:val="0"/>
      <w:marBottom w:val="0"/>
      <w:divBdr>
        <w:top w:val="none" w:sz="0" w:space="0" w:color="auto"/>
        <w:left w:val="none" w:sz="0" w:space="0" w:color="auto"/>
        <w:bottom w:val="none" w:sz="0" w:space="0" w:color="auto"/>
        <w:right w:val="none" w:sz="0" w:space="0" w:color="auto"/>
      </w:divBdr>
    </w:div>
    <w:div w:id="655766524">
      <w:bodyDiv w:val="1"/>
      <w:marLeft w:val="0"/>
      <w:marRight w:val="0"/>
      <w:marTop w:val="0"/>
      <w:marBottom w:val="0"/>
      <w:divBdr>
        <w:top w:val="none" w:sz="0" w:space="0" w:color="auto"/>
        <w:left w:val="none" w:sz="0" w:space="0" w:color="auto"/>
        <w:bottom w:val="none" w:sz="0" w:space="0" w:color="auto"/>
        <w:right w:val="none" w:sz="0" w:space="0" w:color="auto"/>
      </w:divBdr>
    </w:div>
    <w:div w:id="655837543">
      <w:bodyDiv w:val="1"/>
      <w:marLeft w:val="0"/>
      <w:marRight w:val="0"/>
      <w:marTop w:val="0"/>
      <w:marBottom w:val="0"/>
      <w:divBdr>
        <w:top w:val="none" w:sz="0" w:space="0" w:color="auto"/>
        <w:left w:val="none" w:sz="0" w:space="0" w:color="auto"/>
        <w:bottom w:val="none" w:sz="0" w:space="0" w:color="auto"/>
        <w:right w:val="none" w:sz="0" w:space="0" w:color="auto"/>
      </w:divBdr>
    </w:div>
    <w:div w:id="656151825">
      <w:bodyDiv w:val="1"/>
      <w:marLeft w:val="0"/>
      <w:marRight w:val="0"/>
      <w:marTop w:val="0"/>
      <w:marBottom w:val="0"/>
      <w:divBdr>
        <w:top w:val="none" w:sz="0" w:space="0" w:color="auto"/>
        <w:left w:val="none" w:sz="0" w:space="0" w:color="auto"/>
        <w:bottom w:val="none" w:sz="0" w:space="0" w:color="auto"/>
        <w:right w:val="none" w:sz="0" w:space="0" w:color="auto"/>
      </w:divBdr>
    </w:div>
    <w:div w:id="656303834">
      <w:bodyDiv w:val="1"/>
      <w:marLeft w:val="0"/>
      <w:marRight w:val="0"/>
      <w:marTop w:val="0"/>
      <w:marBottom w:val="0"/>
      <w:divBdr>
        <w:top w:val="none" w:sz="0" w:space="0" w:color="auto"/>
        <w:left w:val="none" w:sz="0" w:space="0" w:color="auto"/>
        <w:bottom w:val="none" w:sz="0" w:space="0" w:color="auto"/>
        <w:right w:val="none" w:sz="0" w:space="0" w:color="auto"/>
      </w:divBdr>
    </w:div>
    <w:div w:id="656499616">
      <w:bodyDiv w:val="1"/>
      <w:marLeft w:val="0"/>
      <w:marRight w:val="0"/>
      <w:marTop w:val="0"/>
      <w:marBottom w:val="0"/>
      <w:divBdr>
        <w:top w:val="none" w:sz="0" w:space="0" w:color="auto"/>
        <w:left w:val="none" w:sz="0" w:space="0" w:color="auto"/>
        <w:bottom w:val="none" w:sz="0" w:space="0" w:color="auto"/>
        <w:right w:val="none" w:sz="0" w:space="0" w:color="auto"/>
      </w:divBdr>
    </w:div>
    <w:div w:id="656610618">
      <w:bodyDiv w:val="1"/>
      <w:marLeft w:val="0"/>
      <w:marRight w:val="0"/>
      <w:marTop w:val="0"/>
      <w:marBottom w:val="0"/>
      <w:divBdr>
        <w:top w:val="none" w:sz="0" w:space="0" w:color="auto"/>
        <w:left w:val="none" w:sz="0" w:space="0" w:color="auto"/>
        <w:bottom w:val="none" w:sz="0" w:space="0" w:color="auto"/>
        <w:right w:val="none" w:sz="0" w:space="0" w:color="auto"/>
      </w:divBdr>
    </w:div>
    <w:div w:id="656736334">
      <w:bodyDiv w:val="1"/>
      <w:marLeft w:val="0"/>
      <w:marRight w:val="0"/>
      <w:marTop w:val="0"/>
      <w:marBottom w:val="0"/>
      <w:divBdr>
        <w:top w:val="none" w:sz="0" w:space="0" w:color="auto"/>
        <w:left w:val="none" w:sz="0" w:space="0" w:color="auto"/>
        <w:bottom w:val="none" w:sz="0" w:space="0" w:color="auto"/>
        <w:right w:val="none" w:sz="0" w:space="0" w:color="auto"/>
      </w:divBdr>
    </w:div>
    <w:div w:id="656761581">
      <w:bodyDiv w:val="1"/>
      <w:marLeft w:val="0"/>
      <w:marRight w:val="0"/>
      <w:marTop w:val="0"/>
      <w:marBottom w:val="0"/>
      <w:divBdr>
        <w:top w:val="none" w:sz="0" w:space="0" w:color="auto"/>
        <w:left w:val="none" w:sz="0" w:space="0" w:color="auto"/>
        <w:bottom w:val="none" w:sz="0" w:space="0" w:color="auto"/>
        <w:right w:val="none" w:sz="0" w:space="0" w:color="auto"/>
      </w:divBdr>
    </w:div>
    <w:div w:id="657076932">
      <w:bodyDiv w:val="1"/>
      <w:marLeft w:val="0"/>
      <w:marRight w:val="0"/>
      <w:marTop w:val="0"/>
      <w:marBottom w:val="0"/>
      <w:divBdr>
        <w:top w:val="none" w:sz="0" w:space="0" w:color="auto"/>
        <w:left w:val="none" w:sz="0" w:space="0" w:color="auto"/>
        <w:bottom w:val="none" w:sz="0" w:space="0" w:color="auto"/>
        <w:right w:val="none" w:sz="0" w:space="0" w:color="auto"/>
      </w:divBdr>
    </w:div>
    <w:div w:id="657154012">
      <w:bodyDiv w:val="1"/>
      <w:marLeft w:val="0"/>
      <w:marRight w:val="0"/>
      <w:marTop w:val="0"/>
      <w:marBottom w:val="0"/>
      <w:divBdr>
        <w:top w:val="none" w:sz="0" w:space="0" w:color="auto"/>
        <w:left w:val="none" w:sz="0" w:space="0" w:color="auto"/>
        <w:bottom w:val="none" w:sz="0" w:space="0" w:color="auto"/>
        <w:right w:val="none" w:sz="0" w:space="0" w:color="auto"/>
      </w:divBdr>
    </w:div>
    <w:div w:id="657272869">
      <w:bodyDiv w:val="1"/>
      <w:marLeft w:val="0"/>
      <w:marRight w:val="0"/>
      <w:marTop w:val="0"/>
      <w:marBottom w:val="0"/>
      <w:divBdr>
        <w:top w:val="none" w:sz="0" w:space="0" w:color="auto"/>
        <w:left w:val="none" w:sz="0" w:space="0" w:color="auto"/>
        <w:bottom w:val="none" w:sz="0" w:space="0" w:color="auto"/>
        <w:right w:val="none" w:sz="0" w:space="0" w:color="auto"/>
      </w:divBdr>
    </w:div>
    <w:div w:id="657734723">
      <w:bodyDiv w:val="1"/>
      <w:marLeft w:val="0"/>
      <w:marRight w:val="0"/>
      <w:marTop w:val="0"/>
      <w:marBottom w:val="0"/>
      <w:divBdr>
        <w:top w:val="none" w:sz="0" w:space="0" w:color="auto"/>
        <w:left w:val="none" w:sz="0" w:space="0" w:color="auto"/>
        <w:bottom w:val="none" w:sz="0" w:space="0" w:color="auto"/>
        <w:right w:val="none" w:sz="0" w:space="0" w:color="auto"/>
      </w:divBdr>
    </w:div>
    <w:div w:id="657999883">
      <w:bodyDiv w:val="1"/>
      <w:marLeft w:val="0"/>
      <w:marRight w:val="0"/>
      <w:marTop w:val="0"/>
      <w:marBottom w:val="0"/>
      <w:divBdr>
        <w:top w:val="none" w:sz="0" w:space="0" w:color="auto"/>
        <w:left w:val="none" w:sz="0" w:space="0" w:color="auto"/>
        <w:bottom w:val="none" w:sz="0" w:space="0" w:color="auto"/>
        <w:right w:val="none" w:sz="0" w:space="0" w:color="auto"/>
      </w:divBdr>
    </w:div>
    <w:div w:id="658074603">
      <w:bodyDiv w:val="1"/>
      <w:marLeft w:val="0"/>
      <w:marRight w:val="0"/>
      <w:marTop w:val="0"/>
      <w:marBottom w:val="0"/>
      <w:divBdr>
        <w:top w:val="none" w:sz="0" w:space="0" w:color="auto"/>
        <w:left w:val="none" w:sz="0" w:space="0" w:color="auto"/>
        <w:bottom w:val="none" w:sz="0" w:space="0" w:color="auto"/>
        <w:right w:val="none" w:sz="0" w:space="0" w:color="auto"/>
      </w:divBdr>
    </w:div>
    <w:div w:id="658312006">
      <w:bodyDiv w:val="1"/>
      <w:marLeft w:val="0"/>
      <w:marRight w:val="0"/>
      <w:marTop w:val="0"/>
      <w:marBottom w:val="0"/>
      <w:divBdr>
        <w:top w:val="none" w:sz="0" w:space="0" w:color="auto"/>
        <w:left w:val="none" w:sz="0" w:space="0" w:color="auto"/>
        <w:bottom w:val="none" w:sz="0" w:space="0" w:color="auto"/>
        <w:right w:val="none" w:sz="0" w:space="0" w:color="auto"/>
      </w:divBdr>
    </w:div>
    <w:div w:id="658316155">
      <w:bodyDiv w:val="1"/>
      <w:marLeft w:val="0"/>
      <w:marRight w:val="0"/>
      <w:marTop w:val="0"/>
      <w:marBottom w:val="0"/>
      <w:divBdr>
        <w:top w:val="none" w:sz="0" w:space="0" w:color="auto"/>
        <w:left w:val="none" w:sz="0" w:space="0" w:color="auto"/>
        <w:bottom w:val="none" w:sz="0" w:space="0" w:color="auto"/>
        <w:right w:val="none" w:sz="0" w:space="0" w:color="auto"/>
      </w:divBdr>
    </w:div>
    <w:div w:id="658506714">
      <w:bodyDiv w:val="1"/>
      <w:marLeft w:val="0"/>
      <w:marRight w:val="0"/>
      <w:marTop w:val="0"/>
      <w:marBottom w:val="0"/>
      <w:divBdr>
        <w:top w:val="none" w:sz="0" w:space="0" w:color="auto"/>
        <w:left w:val="none" w:sz="0" w:space="0" w:color="auto"/>
        <w:bottom w:val="none" w:sz="0" w:space="0" w:color="auto"/>
        <w:right w:val="none" w:sz="0" w:space="0" w:color="auto"/>
      </w:divBdr>
    </w:div>
    <w:div w:id="658535537">
      <w:bodyDiv w:val="1"/>
      <w:marLeft w:val="0"/>
      <w:marRight w:val="0"/>
      <w:marTop w:val="0"/>
      <w:marBottom w:val="0"/>
      <w:divBdr>
        <w:top w:val="none" w:sz="0" w:space="0" w:color="auto"/>
        <w:left w:val="none" w:sz="0" w:space="0" w:color="auto"/>
        <w:bottom w:val="none" w:sz="0" w:space="0" w:color="auto"/>
        <w:right w:val="none" w:sz="0" w:space="0" w:color="auto"/>
      </w:divBdr>
    </w:div>
    <w:div w:id="658660167">
      <w:bodyDiv w:val="1"/>
      <w:marLeft w:val="0"/>
      <w:marRight w:val="0"/>
      <w:marTop w:val="0"/>
      <w:marBottom w:val="0"/>
      <w:divBdr>
        <w:top w:val="none" w:sz="0" w:space="0" w:color="auto"/>
        <w:left w:val="none" w:sz="0" w:space="0" w:color="auto"/>
        <w:bottom w:val="none" w:sz="0" w:space="0" w:color="auto"/>
        <w:right w:val="none" w:sz="0" w:space="0" w:color="auto"/>
      </w:divBdr>
    </w:div>
    <w:div w:id="658853129">
      <w:bodyDiv w:val="1"/>
      <w:marLeft w:val="0"/>
      <w:marRight w:val="0"/>
      <w:marTop w:val="0"/>
      <w:marBottom w:val="0"/>
      <w:divBdr>
        <w:top w:val="none" w:sz="0" w:space="0" w:color="auto"/>
        <w:left w:val="none" w:sz="0" w:space="0" w:color="auto"/>
        <w:bottom w:val="none" w:sz="0" w:space="0" w:color="auto"/>
        <w:right w:val="none" w:sz="0" w:space="0" w:color="auto"/>
      </w:divBdr>
    </w:div>
    <w:div w:id="659040556">
      <w:bodyDiv w:val="1"/>
      <w:marLeft w:val="0"/>
      <w:marRight w:val="0"/>
      <w:marTop w:val="0"/>
      <w:marBottom w:val="0"/>
      <w:divBdr>
        <w:top w:val="none" w:sz="0" w:space="0" w:color="auto"/>
        <w:left w:val="none" w:sz="0" w:space="0" w:color="auto"/>
        <w:bottom w:val="none" w:sz="0" w:space="0" w:color="auto"/>
        <w:right w:val="none" w:sz="0" w:space="0" w:color="auto"/>
      </w:divBdr>
    </w:div>
    <w:div w:id="659045385">
      <w:bodyDiv w:val="1"/>
      <w:marLeft w:val="0"/>
      <w:marRight w:val="0"/>
      <w:marTop w:val="0"/>
      <w:marBottom w:val="0"/>
      <w:divBdr>
        <w:top w:val="none" w:sz="0" w:space="0" w:color="auto"/>
        <w:left w:val="none" w:sz="0" w:space="0" w:color="auto"/>
        <w:bottom w:val="none" w:sz="0" w:space="0" w:color="auto"/>
        <w:right w:val="none" w:sz="0" w:space="0" w:color="auto"/>
      </w:divBdr>
    </w:div>
    <w:div w:id="659309620">
      <w:bodyDiv w:val="1"/>
      <w:marLeft w:val="0"/>
      <w:marRight w:val="0"/>
      <w:marTop w:val="0"/>
      <w:marBottom w:val="0"/>
      <w:divBdr>
        <w:top w:val="none" w:sz="0" w:space="0" w:color="auto"/>
        <w:left w:val="none" w:sz="0" w:space="0" w:color="auto"/>
        <w:bottom w:val="none" w:sz="0" w:space="0" w:color="auto"/>
        <w:right w:val="none" w:sz="0" w:space="0" w:color="auto"/>
      </w:divBdr>
    </w:div>
    <w:div w:id="659313024">
      <w:bodyDiv w:val="1"/>
      <w:marLeft w:val="0"/>
      <w:marRight w:val="0"/>
      <w:marTop w:val="0"/>
      <w:marBottom w:val="0"/>
      <w:divBdr>
        <w:top w:val="none" w:sz="0" w:space="0" w:color="auto"/>
        <w:left w:val="none" w:sz="0" w:space="0" w:color="auto"/>
        <w:bottom w:val="none" w:sz="0" w:space="0" w:color="auto"/>
        <w:right w:val="none" w:sz="0" w:space="0" w:color="auto"/>
      </w:divBdr>
    </w:div>
    <w:div w:id="659384418">
      <w:bodyDiv w:val="1"/>
      <w:marLeft w:val="0"/>
      <w:marRight w:val="0"/>
      <w:marTop w:val="0"/>
      <w:marBottom w:val="0"/>
      <w:divBdr>
        <w:top w:val="none" w:sz="0" w:space="0" w:color="auto"/>
        <w:left w:val="none" w:sz="0" w:space="0" w:color="auto"/>
        <w:bottom w:val="none" w:sz="0" w:space="0" w:color="auto"/>
        <w:right w:val="none" w:sz="0" w:space="0" w:color="auto"/>
      </w:divBdr>
    </w:div>
    <w:div w:id="659428466">
      <w:bodyDiv w:val="1"/>
      <w:marLeft w:val="0"/>
      <w:marRight w:val="0"/>
      <w:marTop w:val="0"/>
      <w:marBottom w:val="0"/>
      <w:divBdr>
        <w:top w:val="none" w:sz="0" w:space="0" w:color="auto"/>
        <w:left w:val="none" w:sz="0" w:space="0" w:color="auto"/>
        <w:bottom w:val="none" w:sz="0" w:space="0" w:color="auto"/>
        <w:right w:val="none" w:sz="0" w:space="0" w:color="auto"/>
      </w:divBdr>
    </w:div>
    <w:div w:id="659429587">
      <w:bodyDiv w:val="1"/>
      <w:marLeft w:val="0"/>
      <w:marRight w:val="0"/>
      <w:marTop w:val="0"/>
      <w:marBottom w:val="0"/>
      <w:divBdr>
        <w:top w:val="none" w:sz="0" w:space="0" w:color="auto"/>
        <w:left w:val="none" w:sz="0" w:space="0" w:color="auto"/>
        <w:bottom w:val="none" w:sz="0" w:space="0" w:color="auto"/>
        <w:right w:val="none" w:sz="0" w:space="0" w:color="auto"/>
      </w:divBdr>
    </w:div>
    <w:div w:id="659430020">
      <w:bodyDiv w:val="1"/>
      <w:marLeft w:val="0"/>
      <w:marRight w:val="0"/>
      <w:marTop w:val="0"/>
      <w:marBottom w:val="0"/>
      <w:divBdr>
        <w:top w:val="none" w:sz="0" w:space="0" w:color="auto"/>
        <w:left w:val="none" w:sz="0" w:space="0" w:color="auto"/>
        <w:bottom w:val="none" w:sz="0" w:space="0" w:color="auto"/>
        <w:right w:val="none" w:sz="0" w:space="0" w:color="auto"/>
      </w:divBdr>
    </w:div>
    <w:div w:id="659575382">
      <w:bodyDiv w:val="1"/>
      <w:marLeft w:val="0"/>
      <w:marRight w:val="0"/>
      <w:marTop w:val="0"/>
      <w:marBottom w:val="0"/>
      <w:divBdr>
        <w:top w:val="none" w:sz="0" w:space="0" w:color="auto"/>
        <w:left w:val="none" w:sz="0" w:space="0" w:color="auto"/>
        <w:bottom w:val="none" w:sz="0" w:space="0" w:color="auto"/>
        <w:right w:val="none" w:sz="0" w:space="0" w:color="auto"/>
      </w:divBdr>
    </w:div>
    <w:div w:id="659696378">
      <w:bodyDiv w:val="1"/>
      <w:marLeft w:val="0"/>
      <w:marRight w:val="0"/>
      <w:marTop w:val="0"/>
      <w:marBottom w:val="0"/>
      <w:divBdr>
        <w:top w:val="none" w:sz="0" w:space="0" w:color="auto"/>
        <w:left w:val="none" w:sz="0" w:space="0" w:color="auto"/>
        <w:bottom w:val="none" w:sz="0" w:space="0" w:color="auto"/>
        <w:right w:val="none" w:sz="0" w:space="0" w:color="auto"/>
      </w:divBdr>
    </w:div>
    <w:div w:id="659696467">
      <w:bodyDiv w:val="1"/>
      <w:marLeft w:val="0"/>
      <w:marRight w:val="0"/>
      <w:marTop w:val="0"/>
      <w:marBottom w:val="0"/>
      <w:divBdr>
        <w:top w:val="none" w:sz="0" w:space="0" w:color="auto"/>
        <w:left w:val="none" w:sz="0" w:space="0" w:color="auto"/>
        <w:bottom w:val="none" w:sz="0" w:space="0" w:color="auto"/>
        <w:right w:val="none" w:sz="0" w:space="0" w:color="auto"/>
      </w:divBdr>
    </w:div>
    <w:div w:id="659846859">
      <w:bodyDiv w:val="1"/>
      <w:marLeft w:val="0"/>
      <w:marRight w:val="0"/>
      <w:marTop w:val="0"/>
      <w:marBottom w:val="0"/>
      <w:divBdr>
        <w:top w:val="none" w:sz="0" w:space="0" w:color="auto"/>
        <w:left w:val="none" w:sz="0" w:space="0" w:color="auto"/>
        <w:bottom w:val="none" w:sz="0" w:space="0" w:color="auto"/>
        <w:right w:val="none" w:sz="0" w:space="0" w:color="auto"/>
      </w:divBdr>
    </w:div>
    <w:div w:id="660079079">
      <w:bodyDiv w:val="1"/>
      <w:marLeft w:val="0"/>
      <w:marRight w:val="0"/>
      <w:marTop w:val="0"/>
      <w:marBottom w:val="0"/>
      <w:divBdr>
        <w:top w:val="none" w:sz="0" w:space="0" w:color="auto"/>
        <w:left w:val="none" w:sz="0" w:space="0" w:color="auto"/>
        <w:bottom w:val="none" w:sz="0" w:space="0" w:color="auto"/>
        <w:right w:val="none" w:sz="0" w:space="0" w:color="auto"/>
      </w:divBdr>
    </w:div>
    <w:div w:id="660229918">
      <w:bodyDiv w:val="1"/>
      <w:marLeft w:val="0"/>
      <w:marRight w:val="0"/>
      <w:marTop w:val="0"/>
      <w:marBottom w:val="0"/>
      <w:divBdr>
        <w:top w:val="none" w:sz="0" w:space="0" w:color="auto"/>
        <w:left w:val="none" w:sz="0" w:space="0" w:color="auto"/>
        <w:bottom w:val="none" w:sz="0" w:space="0" w:color="auto"/>
        <w:right w:val="none" w:sz="0" w:space="0" w:color="auto"/>
      </w:divBdr>
    </w:div>
    <w:div w:id="660234755">
      <w:bodyDiv w:val="1"/>
      <w:marLeft w:val="0"/>
      <w:marRight w:val="0"/>
      <w:marTop w:val="0"/>
      <w:marBottom w:val="0"/>
      <w:divBdr>
        <w:top w:val="none" w:sz="0" w:space="0" w:color="auto"/>
        <w:left w:val="none" w:sz="0" w:space="0" w:color="auto"/>
        <w:bottom w:val="none" w:sz="0" w:space="0" w:color="auto"/>
        <w:right w:val="none" w:sz="0" w:space="0" w:color="auto"/>
      </w:divBdr>
    </w:div>
    <w:div w:id="660427009">
      <w:bodyDiv w:val="1"/>
      <w:marLeft w:val="0"/>
      <w:marRight w:val="0"/>
      <w:marTop w:val="0"/>
      <w:marBottom w:val="0"/>
      <w:divBdr>
        <w:top w:val="none" w:sz="0" w:space="0" w:color="auto"/>
        <w:left w:val="none" w:sz="0" w:space="0" w:color="auto"/>
        <w:bottom w:val="none" w:sz="0" w:space="0" w:color="auto"/>
        <w:right w:val="none" w:sz="0" w:space="0" w:color="auto"/>
      </w:divBdr>
    </w:div>
    <w:div w:id="660473184">
      <w:bodyDiv w:val="1"/>
      <w:marLeft w:val="0"/>
      <w:marRight w:val="0"/>
      <w:marTop w:val="0"/>
      <w:marBottom w:val="0"/>
      <w:divBdr>
        <w:top w:val="none" w:sz="0" w:space="0" w:color="auto"/>
        <w:left w:val="none" w:sz="0" w:space="0" w:color="auto"/>
        <w:bottom w:val="none" w:sz="0" w:space="0" w:color="auto"/>
        <w:right w:val="none" w:sz="0" w:space="0" w:color="auto"/>
      </w:divBdr>
    </w:div>
    <w:div w:id="661011174">
      <w:bodyDiv w:val="1"/>
      <w:marLeft w:val="0"/>
      <w:marRight w:val="0"/>
      <w:marTop w:val="0"/>
      <w:marBottom w:val="0"/>
      <w:divBdr>
        <w:top w:val="none" w:sz="0" w:space="0" w:color="auto"/>
        <w:left w:val="none" w:sz="0" w:space="0" w:color="auto"/>
        <w:bottom w:val="none" w:sz="0" w:space="0" w:color="auto"/>
        <w:right w:val="none" w:sz="0" w:space="0" w:color="auto"/>
      </w:divBdr>
    </w:div>
    <w:div w:id="661197785">
      <w:bodyDiv w:val="1"/>
      <w:marLeft w:val="0"/>
      <w:marRight w:val="0"/>
      <w:marTop w:val="0"/>
      <w:marBottom w:val="0"/>
      <w:divBdr>
        <w:top w:val="none" w:sz="0" w:space="0" w:color="auto"/>
        <w:left w:val="none" w:sz="0" w:space="0" w:color="auto"/>
        <w:bottom w:val="none" w:sz="0" w:space="0" w:color="auto"/>
        <w:right w:val="none" w:sz="0" w:space="0" w:color="auto"/>
      </w:divBdr>
    </w:div>
    <w:div w:id="661349816">
      <w:bodyDiv w:val="1"/>
      <w:marLeft w:val="0"/>
      <w:marRight w:val="0"/>
      <w:marTop w:val="0"/>
      <w:marBottom w:val="0"/>
      <w:divBdr>
        <w:top w:val="none" w:sz="0" w:space="0" w:color="auto"/>
        <w:left w:val="none" w:sz="0" w:space="0" w:color="auto"/>
        <w:bottom w:val="none" w:sz="0" w:space="0" w:color="auto"/>
        <w:right w:val="none" w:sz="0" w:space="0" w:color="auto"/>
      </w:divBdr>
    </w:div>
    <w:div w:id="661353424">
      <w:bodyDiv w:val="1"/>
      <w:marLeft w:val="0"/>
      <w:marRight w:val="0"/>
      <w:marTop w:val="0"/>
      <w:marBottom w:val="0"/>
      <w:divBdr>
        <w:top w:val="none" w:sz="0" w:space="0" w:color="auto"/>
        <w:left w:val="none" w:sz="0" w:space="0" w:color="auto"/>
        <w:bottom w:val="none" w:sz="0" w:space="0" w:color="auto"/>
        <w:right w:val="none" w:sz="0" w:space="0" w:color="auto"/>
      </w:divBdr>
    </w:div>
    <w:div w:id="661588224">
      <w:bodyDiv w:val="1"/>
      <w:marLeft w:val="0"/>
      <w:marRight w:val="0"/>
      <w:marTop w:val="0"/>
      <w:marBottom w:val="0"/>
      <w:divBdr>
        <w:top w:val="none" w:sz="0" w:space="0" w:color="auto"/>
        <w:left w:val="none" w:sz="0" w:space="0" w:color="auto"/>
        <w:bottom w:val="none" w:sz="0" w:space="0" w:color="auto"/>
        <w:right w:val="none" w:sz="0" w:space="0" w:color="auto"/>
      </w:divBdr>
    </w:div>
    <w:div w:id="661588556">
      <w:bodyDiv w:val="1"/>
      <w:marLeft w:val="0"/>
      <w:marRight w:val="0"/>
      <w:marTop w:val="0"/>
      <w:marBottom w:val="0"/>
      <w:divBdr>
        <w:top w:val="none" w:sz="0" w:space="0" w:color="auto"/>
        <w:left w:val="none" w:sz="0" w:space="0" w:color="auto"/>
        <w:bottom w:val="none" w:sz="0" w:space="0" w:color="auto"/>
        <w:right w:val="none" w:sz="0" w:space="0" w:color="auto"/>
      </w:divBdr>
    </w:div>
    <w:div w:id="661591932">
      <w:bodyDiv w:val="1"/>
      <w:marLeft w:val="0"/>
      <w:marRight w:val="0"/>
      <w:marTop w:val="0"/>
      <w:marBottom w:val="0"/>
      <w:divBdr>
        <w:top w:val="none" w:sz="0" w:space="0" w:color="auto"/>
        <w:left w:val="none" w:sz="0" w:space="0" w:color="auto"/>
        <w:bottom w:val="none" w:sz="0" w:space="0" w:color="auto"/>
        <w:right w:val="none" w:sz="0" w:space="0" w:color="auto"/>
      </w:divBdr>
    </w:div>
    <w:div w:id="661592070">
      <w:bodyDiv w:val="1"/>
      <w:marLeft w:val="0"/>
      <w:marRight w:val="0"/>
      <w:marTop w:val="0"/>
      <w:marBottom w:val="0"/>
      <w:divBdr>
        <w:top w:val="none" w:sz="0" w:space="0" w:color="auto"/>
        <w:left w:val="none" w:sz="0" w:space="0" w:color="auto"/>
        <w:bottom w:val="none" w:sz="0" w:space="0" w:color="auto"/>
        <w:right w:val="none" w:sz="0" w:space="0" w:color="auto"/>
      </w:divBdr>
    </w:div>
    <w:div w:id="661931078">
      <w:bodyDiv w:val="1"/>
      <w:marLeft w:val="0"/>
      <w:marRight w:val="0"/>
      <w:marTop w:val="0"/>
      <w:marBottom w:val="0"/>
      <w:divBdr>
        <w:top w:val="none" w:sz="0" w:space="0" w:color="auto"/>
        <w:left w:val="none" w:sz="0" w:space="0" w:color="auto"/>
        <w:bottom w:val="none" w:sz="0" w:space="0" w:color="auto"/>
        <w:right w:val="none" w:sz="0" w:space="0" w:color="auto"/>
      </w:divBdr>
    </w:div>
    <w:div w:id="662049401">
      <w:bodyDiv w:val="1"/>
      <w:marLeft w:val="0"/>
      <w:marRight w:val="0"/>
      <w:marTop w:val="0"/>
      <w:marBottom w:val="0"/>
      <w:divBdr>
        <w:top w:val="none" w:sz="0" w:space="0" w:color="auto"/>
        <w:left w:val="none" w:sz="0" w:space="0" w:color="auto"/>
        <w:bottom w:val="none" w:sz="0" w:space="0" w:color="auto"/>
        <w:right w:val="none" w:sz="0" w:space="0" w:color="auto"/>
      </w:divBdr>
    </w:div>
    <w:div w:id="662204980">
      <w:bodyDiv w:val="1"/>
      <w:marLeft w:val="0"/>
      <w:marRight w:val="0"/>
      <w:marTop w:val="0"/>
      <w:marBottom w:val="0"/>
      <w:divBdr>
        <w:top w:val="none" w:sz="0" w:space="0" w:color="auto"/>
        <w:left w:val="none" w:sz="0" w:space="0" w:color="auto"/>
        <w:bottom w:val="none" w:sz="0" w:space="0" w:color="auto"/>
        <w:right w:val="none" w:sz="0" w:space="0" w:color="auto"/>
      </w:divBdr>
    </w:div>
    <w:div w:id="662314847">
      <w:bodyDiv w:val="1"/>
      <w:marLeft w:val="0"/>
      <w:marRight w:val="0"/>
      <w:marTop w:val="0"/>
      <w:marBottom w:val="0"/>
      <w:divBdr>
        <w:top w:val="none" w:sz="0" w:space="0" w:color="auto"/>
        <w:left w:val="none" w:sz="0" w:space="0" w:color="auto"/>
        <w:bottom w:val="none" w:sz="0" w:space="0" w:color="auto"/>
        <w:right w:val="none" w:sz="0" w:space="0" w:color="auto"/>
      </w:divBdr>
    </w:div>
    <w:div w:id="662397837">
      <w:bodyDiv w:val="1"/>
      <w:marLeft w:val="0"/>
      <w:marRight w:val="0"/>
      <w:marTop w:val="0"/>
      <w:marBottom w:val="0"/>
      <w:divBdr>
        <w:top w:val="none" w:sz="0" w:space="0" w:color="auto"/>
        <w:left w:val="none" w:sz="0" w:space="0" w:color="auto"/>
        <w:bottom w:val="none" w:sz="0" w:space="0" w:color="auto"/>
        <w:right w:val="none" w:sz="0" w:space="0" w:color="auto"/>
      </w:divBdr>
    </w:div>
    <w:div w:id="662438735">
      <w:bodyDiv w:val="1"/>
      <w:marLeft w:val="0"/>
      <w:marRight w:val="0"/>
      <w:marTop w:val="0"/>
      <w:marBottom w:val="0"/>
      <w:divBdr>
        <w:top w:val="none" w:sz="0" w:space="0" w:color="auto"/>
        <w:left w:val="none" w:sz="0" w:space="0" w:color="auto"/>
        <w:bottom w:val="none" w:sz="0" w:space="0" w:color="auto"/>
        <w:right w:val="none" w:sz="0" w:space="0" w:color="auto"/>
      </w:divBdr>
    </w:div>
    <w:div w:id="662511459">
      <w:bodyDiv w:val="1"/>
      <w:marLeft w:val="0"/>
      <w:marRight w:val="0"/>
      <w:marTop w:val="0"/>
      <w:marBottom w:val="0"/>
      <w:divBdr>
        <w:top w:val="none" w:sz="0" w:space="0" w:color="auto"/>
        <w:left w:val="none" w:sz="0" w:space="0" w:color="auto"/>
        <w:bottom w:val="none" w:sz="0" w:space="0" w:color="auto"/>
        <w:right w:val="none" w:sz="0" w:space="0" w:color="auto"/>
      </w:divBdr>
    </w:div>
    <w:div w:id="662658345">
      <w:bodyDiv w:val="1"/>
      <w:marLeft w:val="0"/>
      <w:marRight w:val="0"/>
      <w:marTop w:val="0"/>
      <w:marBottom w:val="0"/>
      <w:divBdr>
        <w:top w:val="none" w:sz="0" w:space="0" w:color="auto"/>
        <w:left w:val="none" w:sz="0" w:space="0" w:color="auto"/>
        <w:bottom w:val="none" w:sz="0" w:space="0" w:color="auto"/>
        <w:right w:val="none" w:sz="0" w:space="0" w:color="auto"/>
      </w:divBdr>
    </w:div>
    <w:div w:id="662971557">
      <w:bodyDiv w:val="1"/>
      <w:marLeft w:val="0"/>
      <w:marRight w:val="0"/>
      <w:marTop w:val="0"/>
      <w:marBottom w:val="0"/>
      <w:divBdr>
        <w:top w:val="none" w:sz="0" w:space="0" w:color="auto"/>
        <w:left w:val="none" w:sz="0" w:space="0" w:color="auto"/>
        <w:bottom w:val="none" w:sz="0" w:space="0" w:color="auto"/>
        <w:right w:val="none" w:sz="0" w:space="0" w:color="auto"/>
      </w:divBdr>
    </w:div>
    <w:div w:id="663052034">
      <w:bodyDiv w:val="1"/>
      <w:marLeft w:val="0"/>
      <w:marRight w:val="0"/>
      <w:marTop w:val="0"/>
      <w:marBottom w:val="0"/>
      <w:divBdr>
        <w:top w:val="none" w:sz="0" w:space="0" w:color="auto"/>
        <w:left w:val="none" w:sz="0" w:space="0" w:color="auto"/>
        <w:bottom w:val="none" w:sz="0" w:space="0" w:color="auto"/>
        <w:right w:val="none" w:sz="0" w:space="0" w:color="auto"/>
      </w:divBdr>
    </w:div>
    <w:div w:id="663316152">
      <w:bodyDiv w:val="1"/>
      <w:marLeft w:val="0"/>
      <w:marRight w:val="0"/>
      <w:marTop w:val="0"/>
      <w:marBottom w:val="0"/>
      <w:divBdr>
        <w:top w:val="none" w:sz="0" w:space="0" w:color="auto"/>
        <w:left w:val="none" w:sz="0" w:space="0" w:color="auto"/>
        <w:bottom w:val="none" w:sz="0" w:space="0" w:color="auto"/>
        <w:right w:val="none" w:sz="0" w:space="0" w:color="auto"/>
      </w:divBdr>
    </w:div>
    <w:div w:id="663357607">
      <w:bodyDiv w:val="1"/>
      <w:marLeft w:val="0"/>
      <w:marRight w:val="0"/>
      <w:marTop w:val="0"/>
      <w:marBottom w:val="0"/>
      <w:divBdr>
        <w:top w:val="none" w:sz="0" w:space="0" w:color="auto"/>
        <w:left w:val="none" w:sz="0" w:space="0" w:color="auto"/>
        <w:bottom w:val="none" w:sz="0" w:space="0" w:color="auto"/>
        <w:right w:val="none" w:sz="0" w:space="0" w:color="auto"/>
      </w:divBdr>
    </w:div>
    <w:div w:id="663359873">
      <w:bodyDiv w:val="1"/>
      <w:marLeft w:val="0"/>
      <w:marRight w:val="0"/>
      <w:marTop w:val="0"/>
      <w:marBottom w:val="0"/>
      <w:divBdr>
        <w:top w:val="none" w:sz="0" w:space="0" w:color="auto"/>
        <w:left w:val="none" w:sz="0" w:space="0" w:color="auto"/>
        <w:bottom w:val="none" w:sz="0" w:space="0" w:color="auto"/>
        <w:right w:val="none" w:sz="0" w:space="0" w:color="auto"/>
      </w:divBdr>
    </w:div>
    <w:div w:id="663431731">
      <w:bodyDiv w:val="1"/>
      <w:marLeft w:val="0"/>
      <w:marRight w:val="0"/>
      <w:marTop w:val="0"/>
      <w:marBottom w:val="0"/>
      <w:divBdr>
        <w:top w:val="none" w:sz="0" w:space="0" w:color="auto"/>
        <w:left w:val="none" w:sz="0" w:space="0" w:color="auto"/>
        <w:bottom w:val="none" w:sz="0" w:space="0" w:color="auto"/>
        <w:right w:val="none" w:sz="0" w:space="0" w:color="auto"/>
      </w:divBdr>
    </w:div>
    <w:div w:id="663432085">
      <w:bodyDiv w:val="1"/>
      <w:marLeft w:val="0"/>
      <w:marRight w:val="0"/>
      <w:marTop w:val="0"/>
      <w:marBottom w:val="0"/>
      <w:divBdr>
        <w:top w:val="none" w:sz="0" w:space="0" w:color="auto"/>
        <w:left w:val="none" w:sz="0" w:space="0" w:color="auto"/>
        <w:bottom w:val="none" w:sz="0" w:space="0" w:color="auto"/>
        <w:right w:val="none" w:sz="0" w:space="0" w:color="auto"/>
      </w:divBdr>
    </w:div>
    <w:div w:id="663434306">
      <w:bodyDiv w:val="1"/>
      <w:marLeft w:val="0"/>
      <w:marRight w:val="0"/>
      <w:marTop w:val="0"/>
      <w:marBottom w:val="0"/>
      <w:divBdr>
        <w:top w:val="none" w:sz="0" w:space="0" w:color="auto"/>
        <w:left w:val="none" w:sz="0" w:space="0" w:color="auto"/>
        <w:bottom w:val="none" w:sz="0" w:space="0" w:color="auto"/>
        <w:right w:val="none" w:sz="0" w:space="0" w:color="auto"/>
      </w:divBdr>
    </w:div>
    <w:div w:id="663435084">
      <w:bodyDiv w:val="1"/>
      <w:marLeft w:val="0"/>
      <w:marRight w:val="0"/>
      <w:marTop w:val="0"/>
      <w:marBottom w:val="0"/>
      <w:divBdr>
        <w:top w:val="none" w:sz="0" w:space="0" w:color="auto"/>
        <w:left w:val="none" w:sz="0" w:space="0" w:color="auto"/>
        <w:bottom w:val="none" w:sz="0" w:space="0" w:color="auto"/>
        <w:right w:val="none" w:sz="0" w:space="0" w:color="auto"/>
      </w:divBdr>
    </w:div>
    <w:div w:id="663436158">
      <w:bodyDiv w:val="1"/>
      <w:marLeft w:val="0"/>
      <w:marRight w:val="0"/>
      <w:marTop w:val="0"/>
      <w:marBottom w:val="0"/>
      <w:divBdr>
        <w:top w:val="none" w:sz="0" w:space="0" w:color="auto"/>
        <w:left w:val="none" w:sz="0" w:space="0" w:color="auto"/>
        <w:bottom w:val="none" w:sz="0" w:space="0" w:color="auto"/>
        <w:right w:val="none" w:sz="0" w:space="0" w:color="auto"/>
      </w:divBdr>
    </w:div>
    <w:div w:id="664092055">
      <w:bodyDiv w:val="1"/>
      <w:marLeft w:val="0"/>
      <w:marRight w:val="0"/>
      <w:marTop w:val="0"/>
      <w:marBottom w:val="0"/>
      <w:divBdr>
        <w:top w:val="none" w:sz="0" w:space="0" w:color="auto"/>
        <w:left w:val="none" w:sz="0" w:space="0" w:color="auto"/>
        <w:bottom w:val="none" w:sz="0" w:space="0" w:color="auto"/>
        <w:right w:val="none" w:sz="0" w:space="0" w:color="auto"/>
      </w:divBdr>
    </w:div>
    <w:div w:id="664208692">
      <w:bodyDiv w:val="1"/>
      <w:marLeft w:val="0"/>
      <w:marRight w:val="0"/>
      <w:marTop w:val="0"/>
      <w:marBottom w:val="0"/>
      <w:divBdr>
        <w:top w:val="none" w:sz="0" w:space="0" w:color="auto"/>
        <w:left w:val="none" w:sz="0" w:space="0" w:color="auto"/>
        <w:bottom w:val="none" w:sz="0" w:space="0" w:color="auto"/>
        <w:right w:val="none" w:sz="0" w:space="0" w:color="auto"/>
      </w:divBdr>
    </w:div>
    <w:div w:id="664474851">
      <w:bodyDiv w:val="1"/>
      <w:marLeft w:val="0"/>
      <w:marRight w:val="0"/>
      <w:marTop w:val="0"/>
      <w:marBottom w:val="0"/>
      <w:divBdr>
        <w:top w:val="none" w:sz="0" w:space="0" w:color="auto"/>
        <w:left w:val="none" w:sz="0" w:space="0" w:color="auto"/>
        <w:bottom w:val="none" w:sz="0" w:space="0" w:color="auto"/>
        <w:right w:val="none" w:sz="0" w:space="0" w:color="auto"/>
      </w:divBdr>
    </w:div>
    <w:div w:id="664630873">
      <w:bodyDiv w:val="1"/>
      <w:marLeft w:val="0"/>
      <w:marRight w:val="0"/>
      <w:marTop w:val="0"/>
      <w:marBottom w:val="0"/>
      <w:divBdr>
        <w:top w:val="none" w:sz="0" w:space="0" w:color="auto"/>
        <w:left w:val="none" w:sz="0" w:space="0" w:color="auto"/>
        <w:bottom w:val="none" w:sz="0" w:space="0" w:color="auto"/>
        <w:right w:val="none" w:sz="0" w:space="0" w:color="auto"/>
      </w:divBdr>
    </w:div>
    <w:div w:id="664668339">
      <w:bodyDiv w:val="1"/>
      <w:marLeft w:val="0"/>
      <w:marRight w:val="0"/>
      <w:marTop w:val="0"/>
      <w:marBottom w:val="0"/>
      <w:divBdr>
        <w:top w:val="none" w:sz="0" w:space="0" w:color="auto"/>
        <w:left w:val="none" w:sz="0" w:space="0" w:color="auto"/>
        <w:bottom w:val="none" w:sz="0" w:space="0" w:color="auto"/>
        <w:right w:val="none" w:sz="0" w:space="0" w:color="auto"/>
      </w:divBdr>
    </w:div>
    <w:div w:id="664669630">
      <w:bodyDiv w:val="1"/>
      <w:marLeft w:val="0"/>
      <w:marRight w:val="0"/>
      <w:marTop w:val="0"/>
      <w:marBottom w:val="0"/>
      <w:divBdr>
        <w:top w:val="none" w:sz="0" w:space="0" w:color="auto"/>
        <w:left w:val="none" w:sz="0" w:space="0" w:color="auto"/>
        <w:bottom w:val="none" w:sz="0" w:space="0" w:color="auto"/>
        <w:right w:val="none" w:sz="0" w:space="0" w:color="auto"/>
      </w:divBdr>
    </w:div>
    <w:div w:id="664893071">
      <w:bodyDiv w:val="1"/>
      <w:marLeft w:val="0"/>
      <w:marRight w:val="0"/>
      <w:marTop w:val="0"/>
      <w:marBottom w:val="0"/>
      <w:divBdr>
        <w:top w:val="none" w:sz="0" w:space="0" w:color="auto"/>
        <w:left w:val="none" w:sz="0" w:space="0" w:color="auto"/>
        <w:bottom w:val="none" w:sz="0" w:space="0" w:color="auto"/>
        <w:right w:val="none" w:sz="0" w:space="0" w:color="auto"/>
      </w:divBdr>
    </w:div>
    <w:div w:id="665209190">
      <w:bodyDiv w:val="1"/>
      <w:marLeft w:val="0"/>
      <w:marRight w:val="0"/>
      <w:marTop w:val="0"/>
      <w:marBottom w:val="0"/>
      <w:divBdr>
        <w:top w:val="none" w:sz="0" w:space="0" w:color="auto"/>
        <w:left w:val="none" w:sz="0" w:space="0" w:color="auto"/>
        <w:bottom w:val="none" w:sz="0" w:space="0" w:color="auto"/>
        <w:right w:val="none" w:sz="0" w:space="0" w:color="auto"/>
      </w:divBdr>
    </w:div>
    <w:div w:id="665472762">
      <w:bodyDiv w:val="1"/>
      <w:marLeft w:val="0"/>
      <w:marRight w:val="0"/>
      <w:marTop w:val="0"/>
      <w:marBottom w:val="0"/>
      <w:divBdr>
        <w:top w:val="none" w:sz="0" w:space="0" w:color="auto"/>
        <w:left w:val="none" w:sz="0" w:space="0" w:color="auto"/>
        <w:bottom w:val="none" w:sz="0" w:space="0" w:color="auto"/>
        <w:right w:val="none" w:sz="0" w:space="0" w:color="auto"/>
      </w:divBdr>
    </w:div>
    <w:div w:id="665474311">
      <w:bodyDiv w:val="1"/>
      <w:marLeft w:val="0"/>
      <w:marRight w:val="0"/>
      <w:marTop w:val="0"/>
      <w:marBottom w:val="0"/>
      <w:divBdr>
        <w:top w:val="none" w:sz="0" w:space="0" w:color="auto"/>
        <w:left w:val="none" w:sz="0" w:space="0" w:color="auto"/>
        <w:bottom w:val="none" w:sz="0" w:space="0" w:color="auto"/>
        <w:right w:val="none" w:sz="0" w:space="0" w:color="auto"/>
      </w:divBdr>
    </w:div>
    <w:div w:id="665522671">
      <w:bodyDiv w:val="1"/>
      <w:marLeft w:val="0"/>
      <w:marRight w:val="0"/>
      <w:marTop w:val="0"/>
      <w:marBottom w:val="0"/>
      <w:divBdr>
        <w:top w:val="none" w:sz="0" w:space="0" w:color="auto"/>
        <w:left w:val="none" w:sz="0" w:space="0" w:color="auto"/>
        <w:bottom w:val="none" w:sz="0" w:space="0" w:color="auto"/>
        <w:right w:val="none" w:sz="0" w:space="0" w:color="auto"/>
      </w:divBdr>
    </w:div>
    <w:div w:id="665674335">
      <w:bodyDiv w:val="1"/>
      <w:marLeft w:val="0"/>
      <w:marRight w:val="0"/>
      <w:marTop w:val="0"/>
      <w:marBottom w:val="0"/>
      <w:divBdr>
        <w:top w:val="none" w:sz="0" w:space="0" w:color="auto"/>
        <w:left w:val="none" w:sz="0" w:space="0" w:color="auto"/>
        <w:bottom w:val="none" w:sz="0" w:space="0" w:color="auto"/>
        <w:right w:val="none" w:sz="0" w:space="0" w:color="auto"/>
      </w:divBdr>
    </w:div>
    <w:div w:id="665938719">
      <w:bodyDiv w:val="1"/>
      <w:marLeft w:val="0"/>
      <w:marRight w:val="0"/>
      <w:marTop w:val="0"/>
      <w:marBottom w:val="0"/>
      <w:divBdr>
        <w:top w:val="none" w:sz="0" w:space="0" w:color="auto"/>
        <w:left w:val="none" w:sz="0" w:space="0" w:color="auto"/>
        <w:bottom w:val="none" w:sz="0" w:space="0" w:color="auto"/>
        <w:right w:val="none" w:sz="0" w:space="0" w:color="auto"/>
      </w:divBdr>
    </w:div>
    <w:div w:id="665981752">
      <w:bodyDiv w:val="1"/>
      <w:marLeft w:val="0"/>
      <w:marRight w:val="0"/>
      <w:marTop w:val="0"/>
      <w:marBottom w:val="0"/>
      <w:divBdr>
        <w:top w:val="none" w:sz="0" w:space="0" w:color="auto"/>
        <w:left w:val="none" w:sz="0" w:space="0" w:color="auto"/>
        <w:bottom w:val="none" w:sz="0" w:space="0" w:color="auto"/>
        <w:right w:val="none" w:sz="0" w:space="0" w:color="auto"/>
      </w:divBdr>
    </w:div>
    <w:div w:id="666132326">
      <w:bodyDiv w:val="1"/>
      <w:marLeft w:val="0"/>
      <w:marRight w:val="0"/>
      <w:marTop w:val="0"/>
      <w:marBottom w:val="0"/>
      <w:divBdr>
        <w:top w:val="none" w:sz="0" w:space="0" w:color="auto"/>
        <w:left w:val="none" w:sz="0" w:space="0" w:color="auto"/>
        <w:bottom w:val="none" w:sz="0" w:space="0" w:color="auto"/>
        <w:right w:val="none" w:sz="0" w:space="0" w:color="auto"/>
      </w:divBdr>
    </w:div>
    <w:div w:id="666328778">
      <w:bodyDiv w:val="1"/>
      <w:marLeft w:val="0"/>
      <w:marRight w:val="0"/>
      <w:marTop w:val="0"/>
      <w:marBottom w:val="0"/>
      <w:divBdr>
        <w:top w:val="none" w:sz="0" w:space="0" w:color="auto"/>
        <w:left w:val="none" w:sz="0" w:space="0" w:color="auto"/>
        <w:bottom w:val="none" w:sz="0" w:space="0" w:color="auto"/>
        <w:right w:val="none" w:sz="0" w:space="0" w:color="auto"/>
      </w:divBdr>
    </w:div>
    <w:div w:id="666521212">
      <w:bodyDiv w:val="1"/>
      <w:marLeft w:val="0"/>
      <w:marRight w:val="0"/>
      <w:marTop w:val="0"/>
      <w:marBottom w:val="0"/>
      <w:divBdr>
        <w:top w:val="none" w:sz="0" w:space="0" w:color="auto"/>
        <w:left w:val="none" w:sz="0" w:space="0" w:color="auto"/>
        <w:bottom w:val="none" w:sz="0" w:space="0" w:color="auto"/>
        <w:right w:val="none" w:sz="0" w:space="0" w:color="auto"/>
      </w:divBdr>
    </w:div>
    <w:div w:id="666592186">
      <w:bodyDiv w:val="1"/>
      <w:marLeft w:val="0"/>
      <w:marRight w:val="0"/>
      <w:marTop w:val="0"/>
      <w:marBottom w:val="0"/>
      <w:divBdr>
        <w:top w:val="none" w:sz="0" w:space="0" w:color="auto"/>
        <w:left w:val="none" w:sz="0" w:space="0" w:color="auto"/>
        <w:bottom w:val="none" w:sz="0" w:space="0" w:color="auto"/>
        <w:right w:val="none" w:sz="0" w:space="0" w:color="auto"/>
      </w:divBdr>
    </w:div>
    <w:div w:id="666640210">
      <w:bodyDiv w:val="1"/>
      <w:marLeft w:val="0"/>
      <w:marRight w:val="0"/>
      <w:marTop w:val="0"/>
      <w:marBottom w:val="0"/>
      <w:divBdr>
        <w:top w:val="none" w:sz="0" w:space="0" w:color="auto"/>
        <w:left w:val="none" w:sz="0" w:space="0" w:color="auto"/>
        <w:bottom w:val="none" w:sz="0" w:space="0" w:color="auto"/>
        <w:right w:val="none" w:sz="0" w:space="0" w:color="auto"/>
      </w:divBdr>
    </w:div>
    <w:div w:id="666711053">
      <w:bodyDiv w:val="1"/>
      <w:marLeft w:val="0"/>
      <w:marRight w:val="0"/>
      <w:marTop w:val="0"/>
      <w:marBottom w:val="0"/>
      <w:divBdr>
        <w:top w:val="none" w:sz="0" w:space="0" w:color="auto"/>
        <w:left w:val="none" w:sz="0" w:space="0" w:color="auto"/>
        <w:bottom w:val="none" w:sz="0" w:space="0" w:color="auto"/>
        <w:right w:val="none" w:sz="0" w:space="0" w:color="auto"/>
      </w:divBdr>
    </w:div>
    <w:div w:id="667294590">
      <w:bodyDiv w:val="1"/>
      <w:marLeft w:val="0"/>
      <w:marRight w:val="0"/>
      <w:marTop w:val="0"/>
      <w:marBottom w:val="0"/>
      <w:divBdr>
        <w:top w:val="none" w:sz="0" w:space="0" w:color="auto"/>
        <w:left w:val="none" w:sz="0" w:space="0" w:color="auto"/>
        <w:bottom w:val="none" w:sz="0" w:space="0" w:color="auto"/>
        <w:right w:val="none" w:sz="0" w:space="0" w:color="auto"/>
      </w:divBdr>
    </w:div>
    <w:div w:id="667441072">
      <w:bodyDiv w:val="1"/>
      <w:marLeft w:val="0"/>
      <w:marRight w:val="0"/>
      <w:marTop w:val="0"/>
      <w:marBottom w:val="0"/>
      <w:divBdr>
        <w:top w:val="none" w:sz="0" w:space="0" w:color="auto"/>
        <w:left w:val="none" w:sz="0" w:space="0" w:color="auto"/>
        <w:bottom w:val="none" w:sz="0" w:space="0" w:color="auto"/>
        <w:right w:val="none" w:sz="0" w:space="0" w:color="auto"/>
      </w:divBdr>
    </w:div>
    <w:div w:id="667711203">
      <w:bodyDiv w:val="1"/>
      <w:marLeft w:val="0"/>
      <w:marRight w:val="0"/>
      <w:marTop w:val="0"/>
      <w:marBottom w:val="0"/>
      <w:divBdr>
        <w:top w:val="none" w:sz="0" w:space="0" w:color="auto"/>
        <w:left w:val="none" w:sz="0" w:space="0" w:color="auto"/>
        <w:bottom w:val="none" w:sz="0" w:space="0" w:color="auto"/>
        <w:right w:val="none" w:sz="0" w:space="0" w:color="auto"/>
      </w:divBdr>
    </w:div>
    <w:div w:id="667902071">
      <w:bodyDiv w:val="1"/>
      <w:marLeft w:val="0"/>
      <w:marRight w:val="0"/>
      <w:marTop w:val="0"/>
      <w:marBottom w:val="0"/>
      <w:divBdr>
        <w:top w:val="none" w:sz="0" w:space="0" w:color="auto"/>
        <w:left w:val="none" w:sz="0" w:space="0" w:color="auto"/>
        <w:bottom w:val="none" w:sz="0" w:space="0" w:color="auto"/>
        <w:right w:val="none" w:sz="0" w:space="0" w:color="auto"/>
      </w:divBdr>
    </w:div>
    <w:div w:id="667904175">
      <w:bodyDiv w:val="1"/>
      <w:marLeft w:val="0"/>
      <w:marRight w:val="0"/>
      <w:marTop w:val="0"/>
      <w:marBottom w:val="0"/>
      <w:divBdr>
        <w:top w:val="none" w:sz="0" w:space="0" w:color="auto"/>
        <w:left w:val="none" w:sz="0" w:space="0" w:color="auto"/>
        <w:bottom w:val="none" w:sz="0" w:space="0" w:color="auto"/>
        <w:right w:val="none" w:sz="0" w:space="0" w:color="auto"/>
      </w:divBdr>
    </w:div>
    <w:div w:id="668024246">
      <w:bodyDiv w:val="1"/>
      <w:marLeft w:val="0"/>
      <w:marRight w:val="0"/>
      <w:marTop w:val="0"/>
      <w:marBottom w:val="0"/>
      <w:divBdr>
        <w:top w:val="none" w:sz="0" w:space="0" w:color="auto"/>
        <w:left w:val="none" w:sz="0" w:space="0" w:color="auto"/>
        <w:bottom w:val="none" w:sz="0" w:space="0" w:color="auto"/>
        <w:right w:val="none" w:sz="0" w:space="0" w:color="auto"/>
      </w:divBdr>
    </w:div>
    <w:div w:id="668102746">
      <w:bodyDiv w:val="1"/>
      <w:marLeft w:val="0"/>
      <w:marRight w:val="0"/>
      <w:marTop w:val="0"/>
      <w:marBottom w:val="0"/>
      <w:divBdr>
        <w:top w:val="none" w:sz="0" w:space="0" w:color="auto"/>
        <w:left w:val="none" w:sz="0" w:space="0" w:color="auto"/>
        <w:bottom w:val="none" w:sz="0" w:space="0" w:color="auto"/>
        <w:right w:val="none" w:sz="0" w:space="0" w:color="auto"/>
      </w:divBdr>
    </w:div>
    <w:div w:id="668364206">
      <w:bodyDiv w:val="1"/>
      <w:marLeft w:val="0"/>
      <w:marRight w:val="0"/>
      <w:marTop w:val="0"/>
      <w:marBottom w:val="0"/>
      <w:divBdr>
        <w:top w:val="none" w:sz="0" w:space="0" w:color="auto"/>
        <w:left w:val="none" w:sz="0" w:space="0" w:color="auto"/>
        <w:bottom w:val="none" w:sz="0" w:space="0" w:color="auto"/>
        <w:right w:val="none" w:sz="0" w:space="0" w:color="auto"/>
      </w:divBdr>
    </w:div>
    <w:div w:id="668603700">
      <w:bodyDiv w:val="1"/>
      <w:marLeft w:val="0"/>
      <w:marRight w:val="0"/>
      <w:marTop w:val="0"/>
      <w:marBottom w:val="0"/>
      <w:divBdr>
        <w:top w:val="none" w:sz="0" w:space="0" w:color="auto"/>
        <w:left w:val="none" w:sz="0" w:space="0" w:color="auto"/>
        <w:bottom w:val="none" w:sz="0" w:space="0" w:color="auto"/>
        <w:right w:val="none" w:sz="0" w:space="0" w:color="auto"/>
      </w:divBdr>
    </w:div>
    <w:div w:id="668630337">
      <w:bodyDiv w:val="1"/>
      <w:marLeft w:val="0"/>
      <w:marRight w:val="0"/>
      <w:marTop w:val="0"/>
      <w:marBottom w:val="0"/>
      <w:divBdr>
        <w:top w:val="none" w:sz="0" w:space="0" w:color="auto"/>
        <w:left w:val="none" w:sz="0" w:space="0" w:color="auto"/>
        <w:bottom w:val="none" w:sz="0" w:space="0" w:color="auto"/>
        <w:right w:val="none" w:sz="0" w:space="0" w:color="auto"/>
      </w:divBdr>
    </w:div>
    <w:div w:id="668675867">
      <w:bodyDiv w:val="1"/>
      <w:marLeft w:val="0"/>
      <w:marRight w:val="0"/>
      <w:marTop w:val="0"/>
      <w:marBottom w:val="0"/>
      <w:divBdr>
        <w:top w:val="none" w:sz="0" w:space="0" w:color="auto"/>
        <w:left w:val="none" w:sz="0" w:space="0" w:color="auto"/>
        <w:bottom w:val="none" w:sz="0" w:space="0" w:color="auto"/>
        <w:right w:val="none" w:sz="0" w:space="0" w:color="auto"/>
      </w:divBdr>
    </w:div>
    <w:div w:id="668991661">
      <w:bodyDiv w:val="1"/>
      <w:marLeft w:val="0"/>
      <w:marRight w:val="0"/>
      <w:marTop w:val="0"/>
      <w:marBottom w:val="0"/>
      <w:divBdr>
        <w:top w:val="none" w:sz="0" w:space="0" w:color="auto"/>
        <w:left w:val="none" w:sz="0" w:space="0" w:color="auto"/>
        <w:bottom w:val="none" w:sz="0" w:space="0" w:color="auto"/>
        <w:right w:val="none" w:sz="0" w:space="0" w:color="auto"/>
      </w:divBdr>
    </w:div>
    <w:div w:id="669139488">
      <w:bodyDiv w:val="1"/>
      <w:marLeft w:val="0"/>
      <w:marRight w:val="0"/>
      <w:marTop w:val="0"/>
      <w:marBottom w:val="0"/>
      <w:divBdr>
        <w:top w:val="none" w:sz="0" w:space="0" w:color="auto"/>
        <w:left w:val="none" w:sz="0" w:space="0" w:color="auto"/>
        <w:bottom w:val="none" w:sz="0" w:space="0" w:color="auto"/>
        <w:right w:val="none" w:sz="0" w:space="0" w:color="auto"/>
      </w:divBdr>
    </w:div>
    <w:div w:id="669332531">
      <w:bodyDiv w:val="1"/>
      <w:marLeft w:val="0"/>
      <w:marRight w:val="0"/>
      <w:marTop w:val="0"/>
      <w:marBottom w:val="0"/>
      <w:divBdr>
        <w:top w:val="none" w:sz="0" w:space="0" w:color="auto"/>
        <w:left w:val="none" w:sz="0" w:space="0" w:color="auto"/>
        <w:bottom w:val="none" w:sz="0" w:space="0" w:color="auto"/>
        <w:right w:val="none" w:sz="0" w:space="0" w:color="auto"/>
      </w:divBdr>
    </w:div>
    <w:div w:id="669717042">
      <w:bodyDiv w:val="1"/>
      <w:marLeft w:val="0"/>
      <w:marRight w:val="0"/>
      <w:marTop w:val="0"/>
      <w:marBottom w:val="0"/>
      <w:divBdr>
        <w:top w:val="none" w:sz="0" w:space="0" w:color="auto"/>
        <w:left w:val="none" w:sz="0" w:space="0" w:color="auto"/>
        <w:bottom w:val="none" w:sz="0" w:space="0" w:color="auto"/>
        <w:right w:val="none" w:sz="0" w:space="0" w:color="auto"/>
      </w:divBdr>
    </w:div>
    <w:div w:id="669722314">
      <w:bodyDiv w:val="1"/>
      <w:marLeft w:val="0"/>
      <w:marRight w:val="0"/>
      <w:marTop w:val="0"/>
      <w:marBottom w:val="0"/>
      <w:divBdr>
        <w:top w:val="none" w:sz="0" w:space="0" w:color="auto"/>
        <w:left w:val="none" w:sz="0" w:space="0" w:color="auto"/>
        <w:bottom w:val="none" w:sz="0" w:space="0" w:color="auto"/>
        <w:right w:val="none" w:sz="0" w:space="0" w:color="auto"/>
      </w:divBdr>
    </w:div>
    <w:div w:id="669874998">
      <w:bodyDiv w:val="1"/>
      <w:marLeft w:val="0"/>
      <w:marRight w:val="0"/>
      <w:marTop w:val="0"/>
      <w:marBottom w:val="0"/>
      <w:divBdr>
        <w:top w:val="none" w:sz="0" w:space="0" w:color="auto"/>
        <w:left w:val="none" w:sz="0" w:space="0" w:color="auto"/>
        <w:bottom w:val="none" w:sz="0" w:space="0" w:color="auto"/>
        <w:right w:val="none" w:sz="0" w:space="0" w:color="auto"/>
      </w:divBdr>
    </w:div>
    <w:div w:id="670058959">
      <w:bodyDiv w:val="1"/>
      <w:marLeft w:val="0"/>
      <w:marRight w:val="0"/>
      <w:marTop w:val="0"/>
      <w:marBottom w:val="0"/>
      <w:divBdr>
        <w:top w:val="none" w:sz="0" w:space="0" w:color="auto"/>
        <w:left w:val="none" w:sz="0" w:space="0" w:color="auto"/>
        <w:bottom w:val="none" w:sz="0" w:space="0" w:color="auto"/>
        <w:right w:val="none" w:sz="0" w:space="0" w:color="auto"/>
      </w:divBdr>
    </w:div>
    <w:div w:id="670565917">
      <w:bodyDiv w:val="1"/>
      <w:marLeft w:val="0"/>
      <w:marRight w:val="0"/>
      <w:marTop w:val="0"/>
      <w:marBottom w:val="0"/>
      <w:divBdr>
        <w:top w:val="none" w:sz="0" w:space="0" w:color="auto"/>
        <w:left w:val="none" w:sz="0" w:space="0" w:color="auto"/>
        <w:bottom w:val="none" w:sz="0" w:space="0" w:color="auto"/>
        <w:right w:val="none" w:sz="0" w:space="0" w:color="auto"/>
      </w:divBdr>
    </w:div>
    <w:div w:id="670721753">
      <w:bodyDiv w:val="1"/>
      <w:marLeft w:val="0"/>
      <w:marRight w:val="0"/>
      <w:marTop w:val="0"/>
      <w:marBottom w:val="0"/>
      <w:divBdr>
        <w:top w:val="none" w:sz="0" w:space="0" w:color="auto"/>
        <w:left w:val="none" w:sz="0" w:space="0" w:color="auto"/>
        <w:bottom w:val="none" w:sz="0" w:space="0" w:color="auto"/>
        <w:right w:val="none" w:sz="0" w:space="0" w:color="auto"/>
      </w:divBdr>
    </w:div>
    <w:div w:id="670986405">
      <w:bodyDiv w:val="1"/>
      <w:marLeft w:val="0"/>
      <w:marRight w:val="0"/>
      <w:marTop w:val="0"/>
      <w:marBottom w:val="0"/>
      <w:divBdr>
        <w:top w:val="none" w:sz="0" w:space="0" w:color="auto"/>
        <w:left w:val="none" w:sz="0" w:space="0" w:color="auto"/>
        <w:bottom w:val="none" w:sz="0" w:space="0" w:color="auto"/>
        <w:right w:val="none" w:sz="0" w:space="0" w:color="auto"/>
      </w:divBdr>
    </w:div>
    <w:div w:id="671226214">
      <w:bodyDiv w:val="1"/>
      <w:marLeft w:val="0"/>
      <w:marRight w:val="0"/>
      <w:marTop w:val="0"/>
      <w:marBottom w:val="0"/>
      <w:divBdr>
        <w:top w:val="none" w:sz="0" w:space="0" w:color="auto"/>
        <w:left w:val="none" w:sz="0" w:space="0" w:color="auto"/>
        <w:bottom w:val="none" w:sz="0" w:space="0" w:color="auto"/>
        <w:right w:val="none" w:sz="0" w:space="0" w:color="auto"/>
      </w:divBdr>
    </w:div>
    <w:div w:id="671419912">
      <w:bodyDiv w:val="1"/>
      <w:marLeft w:val="0"/>
      <w:marRight w:val="0"/>
      <w:marTop w:val="0"/>
      <w:marBottom w:val="0"/>
      <w:divBdr>
        <w:top w:val="none" w:sz="0" w:space="0" w:color="auto"/>
        <w:left w:val="none" w:sz="0" w:space="0" w:color="auto"/>
        <w:bottom w:val="none" w:sz="0" w:space="0" w:color="auto"/>
        <w:right w:val="none" w:sz="0" w:space="0" w:color="auto"/>
      </w:divBdr>
    </w:div>
    <w:div w:id="671446042">
      <w:bodyDiv w:val="1"/>
      <w:marLeft w:val="0"/>
      <w:marRight w:val="0"/>
      <w:marTop w:val="0"/>
      <w:marBottom w:val="0"/>
      <w:divBdr>
        <w:top w:val="none" w:sz="0" w:space="0" w:color="auto"/>
        <w:left w:val="none" w:sz="0" w:space="0" w:color="auto"/>
        <w:bottom w:val="none" w:sz="0" w:space="0" w:color="auto"/>
        <w:right w:val="none" w:sz="0" w:space="0" w:color="auto"/>
      </w:divBdr>
    </w:div>
    <w:div w:id="671836960">
      <w:bodyDiv w:val="1"/>
      <w:marLeft w:val="0"/>
      <w:marRight w:val="0"/>
      <w:marTop w:val="0"/>
      <w:marBottom w:val="0"/>
      <w:divBdr>
        <w:top w:val="none" w:sz="0" w:space="0" w:color="auto"/>
        <w:left w:val="none" w:sz="0" w:space="0" w:color="auto"/>
        <w:bottom w:val="none" w:sz="0" w:space="0" w:color="auto"/>
        <w:right w:val="none" w:sz="0" w:space="0" w:color="auto"/>
      </w:divBdr>
    </w:div>
    <w:div w:id="671838078">
      <w:bodyDiv w:val="1"/>
      <w:marLeft w:val="0"/>
      <w:marRight w:val="0"/>
      <w:marTop w:val="0"/>
      <w:marBottom w:val="0"/>
      <w:divBdr>
        <w:top w:val="none" w:sz="0" w:space="0" w:color="auto"/>
        <w:left w:val="none" w:sz="0" w:space="0" w:color="auto"/>
        <w:bottom w:val="none" w:sz="0" w:space="0" w:color="auto"/>
        <w:right w:val="none" w:sz="0" w:space="0" w:color="auto"/>
      </w:divBdr>
    </w:div>
    <w:div w:id="671950306">
      <w:bodyDiv w:val="1"/>
      <w:marLeft w:val="0"/>
      <w:marRight w:val="0"/>
      <w:marTop w:val="0"/>
      <w:marBottom w:val="0"/>
      <w:divBdr>
        <w:top w:val="none" w:sz="0" w:space="0" w:color="auto"/>
        <w:left w:val="none" w:sz="0" w:space="0" w:color="auto"/>
        <w:bottom w:val="none" w:sz="0" w:space="0" w:color="auto"/>
        <w:right w:val="none" w:sz="0" w:space="0" w:color="auto"/>
      </w:divBdr>
    </w:div>
    <w:div w:id="671953227">
      <w:bodyDiv w:val="1"/>
      <w:marLeft w:val="0"/>
      <w:marRight w:val="0"/>
      <w:marTop w:val="0"/>
      <w:marBottom w:val="0"/>
      <w:divBdr>
        <w:top w:val="none" w:sz="0" w:space="0" w:color="auto"/>
        <w:left w:val="none" w:sz="0" w:space="0" w:color="auto"/>
        <w:bottom w:val="none" w:sz="0" w:space="0" w:color="auto"/>
        <w:right w:val="none" w:sz="0" w:space="0" w:color="auto"/>
      </w:divBdr>
    </w:div>
    <w:div w:id="672101601">
      <w:bodyDiv w:val="1"/>
      <w:marLeft w:val="0"/>
      <w:marRight w:val="0"/>
      <w:marTop w:val="0"/>
      <w:marBottom w:val="0"/>
      <w:divBdr>
        <w:top w:val="none" w:sz="0" w:space="0" w:color="auto"/>
        <w:left w:val="none" w:sz="0" w:space="0" w:color="auto"/>
        <w:bottom w:val="none" w:sz="0" w:space="0" w:color="auto"/>
        <w:right w:val="none" w:sz="0" w:space="0" w:color="auto"/>
      </w:divBdr>
    </w:div>
    <w:div w:id="672104275">
      <w:bodyDiv w:val="1"/>
      <w:marLeft w:val="0"/>
      <w:marRight w:val="0"/>
      <w:marTop w:val="0"/>
      <w:marBottom w:val="0"/>
      <w:divBdr>
        <w:top w:val="none" w:sz="0" w:space="0" w:color="auto"/>
        <w:left w:val="none" w:sz="0" w:space="0" w:color="auto"/>
        <w:bottom w:val="none" w:sz="0" w:space="0" w:color="auto"/>
        <w:right w:val="none" w:sz="0" w:space="0" w:color="auto"/>
      </w:divBdr>
    </w:div>
    <w:div w:id="672147163">
      <w:bodyDiv w:val="1"/>
      <w:marLeft w:val="0"/>
      <w:marRight w:val="0"/>
      <w:marTop w:val="0"/>
      <w:marBottom w:val="0"/>
      <w:divBdr>
        <w:top w:val="none" w:sz="0" w:space="0" w:color="auto"/>
        <w:left w:val="none" w:sz="0" w:space="0" w:color="auto"/>
        <w:bottom w:val="none" w:sz="0" w:space="0" w:color="auto"/>
        <w:right w:val="none" w:sz="0" w:space="0" w:color="auto"/>
      </w:divBdr>
    </w:div>
    <w:div w:id="672342014">
      <w:bodyDiv w:val="1"/>
      <w:marLeft w:val="0"/>
      <w:marRight w:val="0"/>
      <w:marTop w:val="0"/>
      <w:marBottom w:val="0"/>
      <w:divBdr>
        <w:top w:val="none" w:sz="0" w:space="0" w:color="auto"/>
        <w:left w:val="none" w:sz="0" w:space="0" w:color="auto"/>
        <w:bottom w:val="none" w:sz="0" w:space="0" w:color="auto"/>
        <w:right w:val="none" w:sz="0" w:space="0" w:color="auto"/>
      </w:divBdr>
    </w:div>
    <w:div w:id="672417089">
      <w:bodyDiv w:val="1"/>
      <w:marLeft w:val="0"/>
      <w:marRight w:val="0"/>
      <w:marTop w:val="0"/>
      <w:marBottom w:val="0"/>
      <w:divBdr>
        <w:top w:val="none" w:sz="0" w:space="0" w:color="auto"/>
        <w:left w:val="none" w:sz="0" w:space="0" w:color="auto"/>
        <w:bottom w:val="none" w:sz="0" w:space="0" w:color="auto"/>
        <w:right w:val="none" w:sz="0" w:space="0" w:color="auto"/>
      </w:divBdr>
    </w:div>
    <w:div w:id="672758912">
      <w:bodyDiv w:val="1"/>
      <w:marLeft w:val="0"/>
      <w:marRight w:val="0"/>
      <w:marTop w:val="0"/>
      <w:marBottom w:val="0"/>
      <w:divBdr>
        <w:top w:val="none" w:sz="0" w:space="0" w:color="auto"/>
        <w:left w:val="none" w:sz="0" w:space="0" w:color="auto"/>
        <w:bottom w:val="none" w:sz="0" w:space="0" w:color="auto"/>
        <w:right w:val="none" w:sz="0" w:space="0" w:color="auto"/>
      </w:divBdr>
    </w:div>
    <w:div w:id="673146431">
      <w:bodyDiv w:val="1"/>
      <w:marLeft w:val="0"/>
      <w:marRight w:val="0"/>
      <w:marTop w:val="0"/>
      <w:marBottom w:val="0"/>
      <w:divBdr>
        <w:top w:val="none" w:sz="0" w:space="0" w:color="auto"/>
        <w:left w:val="none" w:sz="0" w:space="0" w:color="auto"/>
        <w:bottom w:val="none" w:sz="0" w:space="0" w:color="auto"/>
        <w:right w:val="none" w:sz="0" w:space="0" w:color="auto"/>
      </w:divBdr>
    </w:div>
    <w:div w:id="673415167">
      <w:bodyDiv w:val="1"/>
      <w:marLeft w:val="0"/>
      <w:marRight w:val="0"/>
      <w:marTop w:val="0"/>
      <w:marBottom w:val="0"/>
      <w:divBdr>
        <w:top w:val="none" w:sz="0" w:space="0" w:color="auto"/>
        <w:left w:val="none" w:sz="0" w:space="0" w:color="auto"/>
        <w:bottom w:val="none" w:sz="0" w:space="0" w:color="auto"/>
        <w:right w:val="none" w:sz="0" w:space="0" w:color="auto"/>
      </w:divBdr>
    </w:div>
    <w:div w:id="673611689">
      <w:bodyDiv w:val="1"/>
      <w:marLeft w:val="0"/>
      <w:marRight w:val="0"/>
      <w:marTop w:val="0"/>
      <w:marBottom w:val="0"/>
      <w:divBdr>
        <w:top w:val="none" w:sz="0" w:space="0" w:color="auto"/>
        <w:left w:val="none" w:sz="0" w:space="0" w:color="auto"/>
        <w:bottom w:val="none" w:sz="0" w:space="0" w:color="auto"/>
        <w:right w:val="none" w:sz="0" w:space="0" w:color="auto"/>
      </w:divBdr>
    </w:div>
    <w:div w:id="673841944">
      <w:bodyDiv w:val="1"/>
      <w:marLeft w:val="0"/>
      <w:marRight w:val="0"/>
      <w:marTop w:val="0"/>
      <w:marBottom w:val="0"/>
      <w:divBdr>
        <w:top w:val="none" w:sz="0" w:space="0" w:color="auto"/>
        <w:left w:val="none" w:sz="0" w:space="0" w:color="auto"/>
        <w:bottom w:val="none" w:sz="0" w:space="0" w:color="auto"/>
        <w:right w:val="none" w:sz="0" w:space="0" w:color="auto"/>
      </w:divBdr>
    </w:div>
    <w:div w:id="674042195">
      <w:bodyDiv w:val="1"/>
      <w:marLeft w:val="0"/>
      <w:marRight w:val="0"/>
      <w:marTop w:val="0"/>
      <w:marBottom w:val="0"/>
      <w:divBdr>
        <w:top w:val="none" w:sz="0" w:space="0" w:color="auto"/>
        <w:left w:val="none" w:sz="0" w:space="0" w:color="auto"/>
        <w:bottom w:val="none" w:sz="0" w:space="0" w:color="auto"/>
        <w:right w:val="none" w:sz="0" w:space="0" w:color="auto"/>
      </w:divBdr>
    </w:div>
    <w:div w:id="674188051">
      <w:bodyDiv w:val="1"/>
      <w:marLeft w:val="0"/>
      <w:marRight w:val="0"/>
      <w:marTop w:val="0"/>
      <w:marBottom w:val="0"/>
      <w:divBdr>
        <w:top w:val="none" w:sz="0" w:space="0" w:color="auto"/>
        <w:left w:val="none" w:sz="0" w:space="0" w:color="auto"/>
        <w:bottom w:val="none" w:sz="0" w:space="0" w:color="auto"/>
        <w:right w:val="none" w:sz="0" w:space="0" w:color="auto"/>
      </w:divBdr>
    </w:div>
    <w:div w:id="674307320">
      <w:bodyDiv w:val="1"/>
      <w:marLeft w:val="0"/>
      <w:marRight w:val="0"/>
      <w:marTop w:val="0"/>
      <w:marBottom w:val="0"/>
      <w:divBdr>
        <w:top w:val="none" w:sz="0" w:space="0" w:color="auto"/>
        <w:left w:val="none" w:sz="0" w:space="0" w:color="auto"/>
        <w:bottom w:val="none" w:sz="0" w:space="0" w:color="auto"/>
        <w:right w:val="none" w:sz="0" w:space="0" w:color="auto"/>
      </w:divBdr>
    </w:div>
    <w:div w:id="674379626">
      <w:bodyDiv w:val="1"/>
      <w:marLeft w:val="0"/>
      <w:marRight w:val="0"/>
      <w:marTop w:val="0"/>
      <w:marBottom w:val="0"/>
      <w:divBdr>
        <w:top w:val="none" w:sz="0" w:space="0" w:color="auto"/>
        <w:left w:val="none" w:sz="0" w:space="0" w:color="auto"/>
        <w:bottom w:val="none" w:sz="0" w:space="0" w:color="auto"/>
        <w:right w:val="none" w:sz="0" w:space="0" w:color="auto"/>
      </w:divBdr>
    </w:div>
    <w:div w:id="674768480">
      <w:bodyDiv w:val="1"/>
      <w:marLeft w:val="0"/>
      <w:marRight w:val="0"/>
      <w:marTop w:val="0"/>
      <w:marBottom w:val="0"/>
      <w:divBdr>
        <w:top w:val="none" w:sz="0" w:space="0" w:color="auto"/>
        <w:left w:val="none" w:sz="0" w:space="0" w:color="auto"/>
        <w:bottom w:val="none" w:sz="0" w:space="0" w:color="auto"/>
        <w:right w:val="none" w:sz="0" w:space="0" w:color="auto"/>
      </w:divBdr>
    </w:div>
    <w:div w:id="674771616">
      <w:bodyDiv w:val="1"/>
      <w:marLeft w:val="0"/>
      <w:marRight w:val="0"/>
      <w:marTop w:val="0"/>
      <w:marBottom w:val="0"/>
      <w:divBdr>
        <w:top w:val="none" w:sz="0" w:space="0" w:color="auto"/>
        <w:left w:val="none" w:sz="0" w:space="0" w:color="auto"/>
        <w:bottom w:val="none" w:sz="0" w:space="0" w:color="auto"/>
        <w:right w:val="none" w:sz="0" w:space="0" w:color="auto"/>
      </w:divBdr>
    </w:div>
    <w:div w:id="674917777">
      <w:bodyDiv w:val="1"/>
      <w:marLeft w:val="0"/>
      <w:marRight w:val="0"/>
      <w:marTop w:val="0"/>
      <w:marBottom w:val="0"/>
      <w:divBdr>
        <w:top w:val="none" w:sz="0" w:space="0" w:color="auto"/>
        <w:left w:val="none" w:sz="0" w:space="0" w:color="auto"/>
        <w:bottom w:val="none" w:sz="0" w:space="0" w:color="auto"/>
        <w:right w:val="none" w:sz="0" w:space="0" w:color="auto"/>
      </w:divBdr>
    </w:div>
    <w:div w:id="675036643">
      <w:bodyDiv w:val="1"/>
      <w:marLeft w:val="0"/>
      <w:marRight w:val="0"/>
      <w:marTop w:val="0"/>
      <w:marBottom w:val="0"/>
      <w:divBdr>
        <w:top w:val="none" w:sz="0" w:space="0" w:color="auto"/>
        <w:left w:val="none" w:sz="0" w:space="0" w:color="auto"/>
        <w:bottom w:val="none" w:sz="0" w:space="0" w:color="auto"/>
        <w:right w:val="none" w:sz="0" w:space="0" w:color="auto"/>
      </w:divBdr>
    </w:div>
    <w:div w:id="675041015">
      <w:bodyDiv w:val="1"/>
      <w:marLeft w:val="0"/>
      <w:marRight w:val="0"/>
      <w:marTop w:val="0"/>
      <w:marBottom w:val="0"/>
      <w:divBdr>
        <w:top w:val="none" w:sz="0" w:space="0" w:color="auto"/>
        <w:left w:val="none" w:sz="0" w:space="0" w:color="auto"/>
        <w:bottom w:val="none" w:sz="0" w:space="0" w:color="auto"/>
        <w:right w:val="none" w:sz="0" w:space="0" w:color="auto"/>
      </w:divBdr>
    </w:div>
    <w:div w:id="675378102">
      <w:bodyDiv w:val="1"/>
      <w:marLeft w:val="0"/>
      <w:marRight w:val="0"/>
      <w:marTop w:val="0"/>
      <w:marBottom w:val="0"/>
      <w:divBdr>
        <w:top w:val="none" w:sz="0" w:space="0" w:color="auto"/>
        <w:left w:val="none" w:sz="0" w:space="0" w:color="auto"/>
        <w:bottom w:val="none" w:sz="0" w:space="0" w:color="auto"/>
        <w:right w:val="none" w:sz="0" w:space="0" w:color="auto"/>
      </w:divBdr>
    </w:div>
    <w:div w:id="675501251">
      <w:bodyDiv w:val="1"/>
      <w:marLeft w:val="0"/>
      <w:marRight w:val="0"/>
      <w:marTop w:val="0"/>
      <w:marBottom w:val="0"/>
      <w:divBdr>
        <w:top w:val="none" w:sz="0" w:space="0" w:color="auto"/>
        <w:left w:val="none" w:sz="0" w:space="0" w:color="auto"/>
        <w:bottom w:val="none" w:sz="0" w:space="0" w:color="auto"/>
        <w:right w:val="none" w:sz="0" w:space="0" w:color="auto"/>
      </w:divBdr>
    </w:div>
    <w:div w:id="675621434">
      <w:bodyDiv w:val="1"/>
      <w:marLeft w:val="0"/>
      <w:marRight w:val="0"/>
      <w:marTop w:val="0"/>
      <w:marBottom w:val="0"/>
      <w:divBdr>
        <w:top w:val="none" w:sz="0" w:space="0" w:color="auto"/>
        <w:left w:val="none" w:sz="0" w:space="0" w:color="auto"/>
        <w:bottom w:val="none" w:sz="0" w:space="0" w:color="auto"/>
        <w:right w:val="none" w:sz="0" w:space="0" w:color="auto"/>
      </w:divBdr>
    </w:div>
    <w:div w:id="675695683">
      <w:bodyDiv w:val="1"/>
      <w:marLeft w:val="0"/>
      <w:marRight w:val="0"/>
      <w:marTop w:val="0"/>
      <w:marBottom w:val="0"/>
      <w:divBdr>
        <w:top w:val="none" w:sz="0" w:space="0" w:color="auto"/>
        <w:left w:val="none" w:sz="0" w:space="0" w:color="auto"/>
        <w:bottom w:val="none" w:sz="0" w:space="0" w:color="auto"/>
        <w:right w:val="none" w:sz="0" w:space="0" w:color="auto"/>
      </w:divBdr>
    </w:div>
    <w:div w:id="675882299">
      <w:bodyDiv w:val="1"/>
      <w:marLeft w:val="0"/>
      <w:marRight w:val="0"/>
      <w:marTop w:val="0"/>
      <w:marBottom w:val="0"/>
      <w:divBdr>
        <w:top w:val="none" w:sz="0" w:space="0" w:color="auto"/>
        <w:left w:val="none" w:sz="0" w:space="0" w:color="auto"/>
        <w:bottom w:val="none" w:sz="0" w:space="0" w:color="auto"/>
        <w:right w:val="none" w:sz="0" w:space="0" w:color="auto"/>
      </w:divBdr>
    </w:div>
    <w:div w:id="676035819">
      <w:bodyDiv w:val="1"/>
      <w:marLeft w:val="0"/>
      <w:marRight w:val="0"/>
      <w:marTop w:val="0"/>
      <w:marBottom w:val="0"/>
      <w:divBdr>
        <w:top w:val="none" w:sz="0" w:space="0" w:color="auto"/>
        <w:left w:val="none" w:sz="0" w:space="0" w:color="auto"/>
        <w:bottom w:val="none" w:sz="0" w:space="0" w:color="auto"/>
        <w:right w:val="none" w:sz="0" w:space="0" w:color="auto"/>
      </w:divBdr>
    </w:div>
    <w:div w:id="676226921">
      <w:bodyDiv w:val="1"/>
      <w:marLeft w:val="0"/>
      <w:marRight w:val="0"/>
      <w:marTop w:val="0"/>
      <w:marBottom w:val="0"/>
      <w:divBdr>
        <w:top w:val="none" w:sz="0" w:space="0" w:color="auto"/>
        <w:left w:val="none" w:sz="0" w:space="0" w:color="auto"/>
        <w:bottom w:val="none" w:sz="0" w:space="0" w:color="auto"/>
        <w:right w:val="none" w:sz="0" w:space="0" w:color="auto"/>
      </w:divBdr>
    </w:div>
    <w:div w:id="676228378">
      <w:bodyDiv w:val="1"/>
      <w:marLeft w:val="0"/>
      <w:marRight w:val="0"/>
      <w:marTop w:val="0"/>
      <w:marBottom w:val="0"/>
      <w:divBdr>
        <w:top w:val="none" w:sz="0" w:space="0" w:color="auto"/>
        <w:left w:val="none" w:sz="0" w:space="0" w:color="auto"/>
        <w:bottom w:val="none" w:sz="0" w:space="0" w:color="auto"/>
        <w:right w:val="none" w:sz="0" w:space="0" w:color="auto"/>
      </w:divBdr>
    </w:div>
    <w:div w:id="676344354">
      <w:bodyDiv w:val="1"/>
      <w:marLeft w:val="0"/>
      <w:marRight w:val="0"/>
      <w:marTop w:val="0"/>
      <w:marBottom w:val="0"/>
      <w:divBdr>
        <w:top w:val="none" w:sz="0" w:space="0" w:color="auto"/>
        <w:left w:val="none" w:sz="0" w:space="0" w:color="auto"/>
        <w:bottom w:val="none" w:sz="0" w:space="0" w:color="auto"/>
        <w:right w:val="none" w:sz="0" w:space="0" w:color="auto"/>
      </w:divBdr>
    </w:div>
    <w:div w:id="676425584">
      <w:bodyDiv w:val="1"/>
      <w:marLeft w:val="0"/>
      <w:marRight w:val="0"/>
      <w:marTop w:val="0"/>
      <w:marBottom w:val="0"/>
      <w:divBdr>
        <w:top w:val="none" w:sz="0" w:space="0" w:color="auto"/>
        <w:left w:val="none" w:sz="0" w:space="0" w:color="auto"/>
        <w:bottom w:val="none" w:sz="0" w:space="0" w:color="auto"/>
        <w:right w:val="none" w:sz="0" w:space="0" w:color="auto"/>
      </w:divBdr>
    </w:div>
    <w:div w:id="676620250">
      <w:bodyDiv w:val="1"/>
      <w:marLeft w:val="0"/>
      <w:marRight w:val="0"/>
      <w:marTop w:val="0"/>
      <w:marBottom w:val="0"/>
      <w:divBdr>
        <w:top w:val="none" w:sz="0" w:space="0" w:color="auto"/>
        <w:left w:val="none" w:sz="0" w:space="0" w:color="auto"/>
        <w:bottom w:val="none" w:sz="0" w:space="0" w:color="auto"/>
        <w:right w:val="none" w:sz="0" w:space="0" w:color="auto"/>
      </w:divBdr>
    </w:div>
    <w:div w:id="676805615">
      <w:bodyDiv w:val="1"/>
      <w:marLeft w:val="0"/>
      <w:marRight w:val="0"/>
      <w:marTop w:val="0"/>
      <w:marBottom w:val="0"/>
      <w:divBdr>
        <w:top w:val="none" w:sz="0" w:space="0" w:color="auto"/>
        <w:left w:val="none" w:sz="0" w:space="0" w:color="auto"/>
        <w:bottom w:val="none" w:sz="0" w:space="0" w:color="auto"/>
        <w:right w:val="none" w:sz="0" w:space="0" w:color="auto"/>
      </w:divBdr>
    </w:div>
    <w:div w:id="677121648">
      <w:bodyDiv w:val="1"/>
      <w:marLeft w:val="0"/>
      <w:marRight w:val="0"/>
      <w:marTop w:val="0"/>
      <w:marBottom w:val="0"/>
      <w:divBdr>
        <w:top w:val="none" w:sz="0" w:space="0" w:color="auto"/>
        <w:left w:val="none" w:sz="0" w:space="0" w:color="auto"/>
        <w:bottom w:val="none" w:sz="0" w:space="0" w:color="auto"/>
        <w:right w:val="none" w:sz="0" w:space="0" w:color="auto"/>
      </w:divBdr>
    </w:div>
    <w:div w:id="677123391">
      <w:bodyDiv w:val="1"/>
      <w:marLeft w:val="0"/>
      <w:marRight w:val="0"/>
      <w:marTop w:val="0"/>
      <w:marBottom w:val="0"/>
      <w:divBdr>
        <w:top w:val="none" w:sz="0" w:space="0" w:color="auto"/>
        <w:left w:val="none" w:sz="0" w:space="0" w:color="auto"/>
        <w:bottom w:val="none" w:sz="0" w:space="0" w:color="auto"/>
        <w:right w:val="none" w:sz="0" w:space="0" w:color="auto"/>
      </w:divBdr>
    </w:div>
    <w:div w:id="677274932">
      <w:bodyDiv w:val="1"/>
      <w:marLeft w:val="0"/>
      <w:marRight w:val="0"/>
      <w:marTop w:val="0"/>
      <w:marBottom w:val="0"/>
      <w:divBdr>
        <w:top w:val="none" w:sz="0" w:space="0" w:color="auto"/>
        <w:left w:val="none" w:sz="0" w:space="0" w:color="auto"/>
        <w:bottom w:val="none" w:sz="0" w:space="0" w:color="auto"/>
        <w:right w:val="none" w:sz="0" w:space="0" w:color="auto"/>
      </w:divBdr>
    </w:div>
    <w:div w:id="677662479">
      <w:bodyDiv w:val="1"/>
      <w:marLeft w:val="0"/>
      <w:marRight w:val="0"/>
      <w:marTop w:val="0"/>
      <w:marBottom w:val="0"/>
      <w:divBdr>
        <w:top w:val="none" w:sz="0" w:space="0" w:color="auto"/>
        <w:left w:val="none" w:sz="0" w:space="0" w:color="auto"/>
        <w:bottom w:val="none" w:sz="0" w:space="0" w:color="auto"/>
        <w:right w:val="none" w:sz="0" w:space="0" w:color="auto"/>
      </w:divBdr>
    </w:div>
    <w:div w:id="677737587">
      <w:bodyDiv w:val="1"/>
      <w:marLeft w:val="0"/>
      <w:marRight w:val="0"/>
      <w:marTop w:val="0"/>
      <w:marBottom w:val="0"/>
      <w:divBdr>
        <w:top w:val="none" w:sz="0" w:space="0" w:color="auto"/>
        <w:left w:val="none" w:sz="0" w:space="0" w:color="auto"/>
        <w:bottom w:val="none" w:sz="0" w:space="0" w:color="auto"/>
        <w:right w:val="none" w:sz="0" w:space="0" w:color="auto"/>
      </w:divBdr>
    </w:div>
    <w:div w:id="678040123">
      <w:bodyDiv w:val="1"/>
      <w:marLeft w:val="0"/>
      <w:marRight w:val="0"/>
      <w:marTop w:val="0"/>
      <w:marBottom w:val="0"/>
      <w:divBdr>
        <w:top w:val="none" w:sz="0" w:space="0" w:color="auto"/>
        <w:left w:val="none" w:sz="0" w:space="0" w:color="auto"/>
        <w:bottom w:val="none" w:sz="0" w:space="0" w:color="auto"/>
        <w:right w:val="none" w:sz="0" w:space="0" w:color="auto"/>
      </w:divBdr>
    </w:div>
    <w:div w:id="678166764">
      <w:bodyDiv w:val="1"/>
      <w:marLeft w:val="0"/>
      <w:marRight w:val="0"/>
      <w:marTop w:val="0"/>
      <w:marBottom w:val="0"/>
      <w:divBdr>
        <w:top w:val="none" w:sz="0" w:space="0" w:color="auto"/>
        <w:left w:val="none" w:sz="0" w:space="0" w:color="auto"/>
        <w:bottom w:val="none" w:sz="0" w:space="0" w:color="auto"/>
        <w:right w:val="none" w:sz="0" w:space="0" w:color="auto"/>
      </w:divBdr>
    </w:div>
    <w:div w:id="678505330">
      <w:bodyDiv w:val="1"/>
      <w:marLeft w:val="0"/>
      <w:marRight w:val="0"/>
      <w:marTop w:val="0"/>
      <w:marBottom w:val="0"/>
      <w:divBdr>
        <w:top w:val="none" w:sz="0" w:space="0" w:color="auto"/>
        <w:left w:val="none" w:sz="0" w:space="0" w:color="auto"/>
        <w:bottom w:val="none" w:sz="0" w:space="0" w:color="auto"/>
        <w:right w:val="none" w:sz="0" w:space="0" w:color="auto"/>
      </w:divBdr>
    </w:div>
    <w:div w:id="678697313">
      <w:bodyDiv w:val="1"/>
      <w:marLeft w:val="0"/>
      <w:marRight w:val="0"/>
      <w:marTop w:val="0"/>
      <w:marBottom w:val="0"/>
      <w:divBdr>
        <w:top w:val="none" w:sz="0" w:space="0" w:color="auto"/>
        <w:left w:val="none" w:sz="0" w:space="0" w:color="auto"/>
        <w:bottom w:val="none" w:sz="0" w:space="0" w:color="auto"/>
        <w:right w:val="none" w:sz="0" w:space="0" w:color="auto"/>
      </w:divBdr>
    </w:div>
    <w:div w:id="678703519">
      <w:bodyDiv w:val="1"/>
      <w:marLeft w:val="0"/>
      <w:marRight w:val="0"/>
      <w:marTop w:val="0"/>
      <w:marBottom w:val="0"/>
      <w:divBdr>
        <w:top w:val="none" w:sz="0" w:space="0" w:color="auto"/>
        <w:left w:val="none" w:sz="0" w:space="0" w:color="auto"/>
        <w:bottom w:val="none" w:sz="0" w:space="0" w:color="auto"/>
        <w:right w:val="none" w:sz="0" w:space="0" w:color="auto"/>
      </w:divBdr>
    </w:div>
    <w:div w:id="678777607">
      <w:bodyDiv w:val="1"/>
      <w:marLeft w:val="0"/>
      <w:marRight w:val="0"/>
      <w:marTop w:val="0"/>
      <w:marBottom w:val="0"/>
      <w:divBdr>
        <w:top w:val="none" w:sz="0" w:space="0" w:color="auto"/>
        <w:left w:val="none" w:sz="0" w:space="0" w:color="auto"/>
        <w:bottom w:val="none" w:sz="0" w:space="0" w:color="auto"/>
        <w:right w:val="none" w:sz="0" w:space="0" w:color="auto"/>
      </w:divBdr>
    </w:div>
    <w:div w:id="678846831">
      <w:bodyDiv w:val="1"/>
      <w:marLeft w:val="0"/>
      <w:marRight w:val="0"/>
      <w:marTop w:val="0"/>
      <w:marBottom w:val="0"/>
      <w:divBdr>
        <w:top w:val="none" w:sz="0" w:space="0" w:color="auto"/>
        <w:left w:val="none" w:sz="0" w:space="0" w:color="auto"/>
        <w:bottom w:val="none" w:sz="0" w:space="0" w:color="auto"/>
        <w:right w:val="none" w:sz="0" w:space="0" w:color="auto"/>
      </w:divBdr>
    </w:div>
    <w:div w:id="678892251">
      <w:bodyDiv w:val="1"/>
      <w:marLeft w:val="0"/>
      <w:marRight w:val="0"/>
      <w:marTop w:val="0"/>
      <w:marBottom w:val="0"/>
      <w:divBdr>
        <w:top w:val="none" w:sz="0" w:space="0" w:color="auto"/>
        <w:left w:val="none" w:sz="0" w:space="0" w:color="auto"/>
        <w:bottom w:val="none" w:sz="0" w:space="0" w:color="auto"/>
        <w:right w:val="none" w:sz="0" w:space="0" w:color="auto"/>
      </w:divBdr>
    </w:div>
    <w:div w:id="679040575">
      <w:bodyDiv w:val="1"/>
      <w:marLeft w:val="0"/>
      <w:marRight w:val="0"/>
      <w:marTop w:val="0"/>
      <w:marBottom w:val="0"/>
      <w:divBdr>
        <w:top w:val="none" w:sz="0" w:space="0" w:color="auto"/>
        <w:left w:val="none" w:sz="0" w:space="0" w:color="auto"/>
        <w:bottom w:val="none" w:sz="0" w:space="0" w:color="auto"/>
        <w:right w:val="none" w:sz="0" w:space="0" w:color="auto"/>
      </w:divBdr>
    </w:div>
    <w:div w:id="679047081">
      <w:bodyDiv w:val="1"/>
      <w:marLeft w:val="0"/>
      <w:marRight w:val="0"/>
      <w:marTop w:val="0"/>
      <w:marBottom w:val="0"/>
      <w:divBdr>
        <w:top w:val="none" w:sz="0" w:space="0" w:color="auto"/>
        <w:left w:val="none" w:sz="0" w:space="0" w:color="auto"/>
        <w:bottom w:val="none" w:sz="0" w:space="0" w:color="auto"/>
        <w:right w:val="none" w:sz="0" w:space="0" w:color="auto"/>
      </w:divBdr>
    </w:div>
    <w:div w:id="679163622">
      <w:bodyDiv w:val="1"/>
      <w:marLeft w:val="0"/>
      <w:marRight w:val="0"/>
      <w:marTop w:val="0"/>
      <w:marBottom w:val="0"/>
      <w:divBdr>
        <w:top w:val="none" w:sz="0" w:space="0" w:color="auto"/>
        <w:left w:val="none" w:sz="0" w:space="0" w:color="auto"/>
        <w:bottom w:val="none" w:sz="0" w:space="0" w:color="auto"/>
        <w:right w:val="none" w:sz="0" w:space="0" w:color="auto"/>
      </w:divBdr>
    </w:div>
    <w:div w:id="679308467">
      <w:bodyDiv w:val="1"/>
      <w:marLeft w:val="0"/>
      <w:marRight w:val="0"/>
      <w:marTop w:val="0"/>
      <w:marBottom w:val="0"/>
      <w:divBdr>
        <w:top w:val="none" w:sz="0" w:space="0" w:color="auto"/>
        <w:left w:val="none" w:sz="0" w:space="0" w:color="auto"/>
        <w:bottom w:val="none" w:sz="0" w:space="0" w:color="auto"/>
        <w:right w:val="none" w:sz="0" w:space="0" w:color="auto"/>
      </w:divBdr>
    </w:div>
    <w:div w:id="679431736">
      <w:bodyDiv w:val="1"/>
      <w:marLeft w:val="0"/>
      <w:marRight w:val="0"/>
      <w:marTop w:val="0"/>
      <w:marBottom w:val="0"/>
      <w:divBdr>
        <w:top w:val="none" w:sz="0" w:space="0" w:color="auto"/>
        <w:left w:val="none" w:sz="0" w:space="0" w:color="auto"/>
        <w:bottom w:val="none" w:sz="0" w:space="0" w:color="auto"/>
        <w:right w:val="none" w:sz="0" w:space="0" w:color="auto"/>
      </w:divBdr>
    </w:div>
    <w:div w:id="679890678">
      <w:bodyDiv w:val="1"/>
      <w:marLeft w:val="0"/>
      <w:marRight w:val="0"/>
      <w:marTop w:val="0"/>
      <w:marBottom w:val="0"/>
      <w:divBdr>
        <w:top w:val="none" w:sz="0" w:space="0" w:color="auto"/>
        <w:left w:val="none" w:sz="0" w:space="0" w:color="auto"/>
        <w:bottom w:val="none" w:sz="0" w:space="0" w:color="auto"/>
        <w:right w:val="none" w:sz="0" w:space="0" w:color="auto"/>
      </w:divBdr>
    </w:div>
    <w:div w:id="679938296">
      <w:bodyDiv w:val="1"/>
      <w:marLeft w:val="0"/>
      <w:marRight w:val="0"/>
      <w:marTop w:val="0"/>
      <w:marBottom w:val="0"/>
      <w:divBdr>
        <w:top w:val="none" w:sz="0" w:space="0" w:color="auto"/>
        <w:left w:val="none" w:sz="0" w:space="0" w:color="auto"/>
        <w:bottom w:val="none" w:sz="0" w:space="0" w:color="auto"/>
        <w:right w:val="none" w:sz="0" w:space="0" w:color="auto"/>
      </w:divBdr>
    </w:div>
    <w:div w:id="680008580">
      <w:bodyDiv w:val="1"/>
      <w:marLeft w:val="0"/>
      <w:marRight w:val="0"/>
      <w:marTop w:val="0"/>
      <w:marBottom w:val="0"/>
      <w:divBdr>
        <w:top w:val="none" w:sz="0" w:space="0" w:color="auto"/>
        <w:left w:val="none" w:sz="0" w:space="0" w:color="auto"/>
        <w:bottom w:val="none" w:sz="0" w:space="0" w:color="auto"/>
        <w:right w:val="none" w:sz="0" w:space="0" w:color="auto"/>
      </w:divBdr>
    </w:div>
    <w:div w:id="680165196">
      <w:bodyDiv w:val="1"/>
      <w:marLeft w:val="0"/>
      <w:marRight w:val="0"/>
      <w:marTop w:val="0"/>
      <w:marBottom w:val="0"/>
      <w:divBdr>
        <w:top w:val="none" w:sz="0" w:space="0" w:color="auto"/>
        <w:left w:val="none" w:sz="0" w:space="0" w:color="auto"/>
        <w:bottom w:val="none" w:sz="0" w:space="0" w:color="auto"/>
        <w:right w:val="none" w:sz="0" w:space="0" w:color="auto"/>
      </w:divBdr>
    </w:div>
    <w:div w:id="680357974">
      <w:bodyDiv w:val="1"/>
      <w:marLeft w:val="0"/>
      <w:marRight w:val="0"/>
      <w:marTop w:val="0"/>
      <w:marBottom w:val="0"/>
      <w:divBdr>
        <w:top w:val="none" w:sz="0" w:space="0" w:color="auto"/>
        <w:left w:val="none" w:sz="0" w:space="0" w:color="auto"/>
        <w:bottom w:val="none" w:sz="0" w:space="0" w:color="auto"/>
        <w:right w:val="none" w:sz="0" w:space="0" w:color="auto"/>
      </w:divBdr>
    </w:div>
    <w:div w:id="680400699">
      <w:bodyDiv w:val="1"/>
      <w:marLeft w:val="0"/>
      <w:marRight w:val="0"/>
      <w:marTop w:val="0"/>
      <w:marBottom w:val="0"/>
      <w:divBdr>
        <w:top w:val="none" w:sz="0" w:space="0" w:color="auto"/>
        <w:left w:val="none" w:sz="0" w:space="0" w:color="auto"/>
        <w:bottom w:val="none" w:sz="0" w:space="0" w:color="auto"/>
        <w:right w:val="none" w:sz="0" w:space="0" w:color="auto"/>
      </w:divBdr>
    </w:div>
    <w:div w:id="680737303">
      <w:bodyDiv w:val="1"/>
      <w:marLeft w:val="0"/>
      <w:marRight w:val="0"/>
      <w:marTop w:val="0"/>
      <w:marBottom w:val="0"/>
      <w:divBdr>
        <w:top w:val="none" w:sz="0" w:space="0" w:color="auto"/>
        <w:left w:val="none" w:sz="0" w:space="0" w:color="auto"/>
        <w:bottom w:val="none" w:sz="0" w:space="0" w:color="auto"/>
        <w:right w:val="none" w:sz="0" w:space="0" w:color="auto"/>
      </w:divBdr>
    </w:div>
    <w:div w:id="680745246">
      <w:bodyDiv w:val="1"/>
      <w:marLeft w:val="0"/>
      <w:marRight w:val="0"/>
      <w:marTop w:val="0"/>
      <w:marBottom w:val="0"/>
      <w:divBdr>
        <w:top w:val="none" w:sz="0" w:space="0" w:color="auto"/>
        <w:left w:val="none" w:sz="0" w:space="0" w:color="auto"/>
        <w:bottom w:val="none" w:sz="0" w:space="0" w:color="auto"/>
        <w:right w:val="none" w:sz="0" w:space="0" w:color="auto"/>
      </w:divBdr>
    </w:div>
    <w:div w:id="680936693">
      <w:bodyDiv w:val="1"/>
      <w:marLeft w:val="0"/>
      <w:marRight w:val="0"/>
      <w:marTop w:val="0"/>
      <w:marBottom w:val="0"/>
      <w:divBdr>
        <w:top w:val="none" w:sz="0" w:space="0" w:color="auto"/>
        <w:left w:val="none" w:sz="0" w:space="0" w:color="auto"/>
        <w:bottom w:val="none" w:sz="0" w:space="0" w:color="auto"/>
        <w:right w:val="none" w:sz="0" w:space="0" w:color="auto"/>
      </w:divBdr>
    </w:div>
    <w:div w:id="681013086">
      <w:bodyDiv w:val="1"/>
      <w:marLeft w:val="0"/>
      <w:marRight w:val="0"/>
      <w:marTop w:val="0"/>
      <w:marBottom w:val="0"/>
      <w:divBdr>
        <w:top w:val="none" w:sz="0" w:space="0" w:color="auto"/>
        <w:left w:val="none" w:sz="0" w:space="0" w:color="auto"/>
        <w:bottom w:val="none" w:sz="0" w:space="0" w:color="auto"/>
        <w:right w:val="none" w:sz="0" w:space="0" w:color="auto"/>
      </w:divBdr>
    </w:div>
    <w:div w:id="681053978">
      <w:bodyDiv w:val="1"/>
      <w:marLeft w:val="0"/>
      <w:marRight w:val="0"/>
      <w:marTop w:val="0"/>
      <w:marBottom w:val="0"/>
      <w:divBdr>
        <w:top w:val="none" w:sz="0" w:space="0" w:color="auto"/>
        <w:left w:val="none" w:sz="0" w:space="0" w:color="auto"/>
        <w:bottom w:val="none" w:sz="0" w:space="0" w:color="auto"/>
        <w:right w:val="none" w:sz="0" w:space="0" w:color="auto"/>
      </w:divBdr>
    </w:div>
    <w:div w:id="681055624">
      <w:bodyDiv w:val="1"/>
      <w:marLeft w:val="0"/>
      <w:marRight w:val="0"/>
      <w:marTop w:val="0"/>
      <w:marBottom w:val="0"/>
      <w:divBdr>
        <w:top w:val="none" w:sz="0" w:space="0" w:color="auto"/>
        <w:left w:val="none" w:sz="0" w:space="0" w:color="auto"/>
        <w:bottom w:val="none" w:sz="0" w:space="0" w:color="auto"/>
        <w:right w:val="none" w:sz="0" w:space="0" w:color="auto"/>
      </w:divBdr>
    </w:div>
    <w:div w:id="681202316">
      <w:bodyDiv w:val="1"/>
      <w:marLeft w:val="0"/>
      <w:marRight w:val="0"/>
      <w:marTop w:val="0"/>
      <w:marBottom w:val="0"/>
      <w:divBdr>
        <w:top w:val="none" w:sz="0" w:space="0" w:color="auto"/>
        <w:left w:val="none" w:sz="0" w:space="0" w:color="auto"/>
        <w:bottom w:val="none" w:sz="0" w:space="0" w:color="auto"/>
        <w:right w:val="none" w:sz="0" w:space="0" w:color="auto"/>
      </w:divBdr>
    </w:div>
    <w:div w:id="681322993">
      <w:bodyDiv w:val="1"/>
      <w:marLeft w:val="0"/>
      <w:marRight w:val="0"/>
      <w:marTop w:val="0"/>
      <w:marBottom w:val="0"/>
      <w:divBdr>
        <w:top w:val="none" w:sz="0" w:space="0" w:color="auto"/>
        <w:left w:val="none" w:sz="0" w:space="0" w:color="auto"/>
        <w:bottom w:val="none" w:sz="0" w:space="0" w:color="auto"/>
        <w:right w:val="none" w:sz="0" w:space="0" w:color="auto"/>
      </w:divBdr>
    </w:div>
    <w:div w:id="681325535">
      <w:bodyDiv w:val="1"/>
      <w:marLeft w:val="0"/>
      <w:marRight w:val="0"/>
      <w:marTop w:val="0"/>
      <w:marBottom w:val="0"/>
      <w:divBdr>
        <w:top w:val="none" w:sz="0" w:space="0" w:color="auto"/>
        <w:left w:val="none" w:sz="0" w:space="0" w:color="auto"/>
        <w:bottom w:val="none" w:sz="0" w:space="0" w:color="auto"/>
        <w:right w:val="none" w:sz="0" w:space="0" w:color="auto"/>
      </w:divBdr>
    </w:div>
    <w:div w:id="681592011">
      <w:bodyDiv w:val="1"/>
      <w:marLeft w:val="0"/>
      <w:marRight w:val="0"/>
      <w:marTop w:val="0"/>
      <w:marBottom w:val="0"/>
      <w:divBdr>
        <w:top w:val="none" w:sz="0" w:space="0" w:color="auto"/>
        <w:left w:val="none" w:sz="0" w:space="0" w:color="auto"/>
        <w:bottom w:val="none" w:sz="0" w:space="0" w:color="auto"/>
        <w:right w:val="none" w:sz="0" w:space="0" w:color="auto"/>
      </w:divBdr>
    </w:div>
    <w:div w:id="681592064">
      <w:bodyDiv w:val="1"/>
      <w:marLeft w:val="0"/>
      <w:marRight w:val="0"/>
      <w:marTop w:val="0"/>
      <w:marBottom w:val="0"/>
      <w:divBdr>
        <w:top w:val="none" w:sz="0" w:space="0" w:color="auto"/>
        <w:left w:val="none" w:sz="0" w:space="0" w:color="auto"/>
        <w:bottom w:val="none" w:sz="0" w:space="0" w:color="auto"/>
        <w:right w:val="none" w:sz="0" w:space="0" w:color="auto"/>
      </w:divBdr>
    </w:div>
    <w:div w:id="681786147">
      <w:bodyDiv w:val="1"/>
      <w:marLeft w:val="0"/>
      <w:marRight w:val="0"/>
      <w:marTop w:val="0"/>
      <w:marBottom w:val="0"/>
      <w:divBdr>
        <w:top w:val="none" w:sz="0" w:space="0" w:color="auto"/>
        <w:left w:val="none" w:sz="0" w:space="0" w:color="auto"/>
        <w:bottom w:val="none" w:sz="0" w:space="0" w:color="auto"/>
        <w:right w:val="none" w:sz="0" w:space="0" w:color="auto"/>
      </w:divBdr>
    </w:div>
    <w:div w:id="682048092">
      <w:bodyDiv w:val="1"/>
      <w:marLeft w:val="0"/>
      <w:marRight w:val="0"/>
      <w:marTop w:val="0"/>
      <w:marBottom w:val="0"/>
      <w:divBdr>
        <w:top w:val="none" w:sz="0" w:space="0" w:color="auto"/>
        <w:left w:val="none" w:sz="0" w:space="0" w:color="auto"/>
        <w:bottom w:val="none" w:sz="0" w:space="0" w:color="auto"/>
        <w:right w:val="none" w:sz="0" w:space="0" w:color="auto"/>
      </w:divBdr>
    </w:div>
    <w:div w:id="682173924">
      <w:bodyDiv w:val="1"/>
      <w:marLeft w:val="0"/>
      <w:marRight w:val="0"/>
      <w:marTop w:val="0"/>
      <w:marBottom w:val="0"/>
      <w:divBdr>
        <w:top w:val="none" w:sz="0" w:space="0" w:color="auto"/>
        <w:left w:val="none" w:sz="0" w:space="0" w:color="auto"/>
        <w:bottom w:val="none" w:sz="0" w:space="0" w:color="auto"/>
        <w:right w:val="none" w:sz="0" w:space="0" w:color="auto"/>
      </w:divBdr>
    </w:div>
    <w:div w:id="682322122">
      <w:bodyDiv w:val="1"/>
      <w:marLeft w:val="0"/>
      <w:marRight w:val="0"/>
      <w:marTop w:val="0"/>
      <w:marBottom w:val="0"/>
      <w:divBdr>
        <w:top w:val="none" w:sz="0" w:space="0" w:color="auto"/>
        <w:left w:val="none" w:sz="0" w:space="0" w:color="auto"/>
        <w:bottom w:val="none" w:sz="0" w:space="0" w:color="auto"/>
        <w:right w:val="none" w:sz="0" w:space="0" w:color="auto"/>
      </w:divBdr>
    </w:div>
    <w:div w:id="682322981">
      <w:bodyDiv w:val="1"/>
      <w:marLeft w:val="0"/>
      <w:marRight w:val="0"/>
      <w:marTop w:val="0"/>
      <w:marBottom w:val="0"/>
      <w:divBdr>
        <w:top w:val="none" w:sz="0" w:space="0" w:color="auto"/>
        <w:left w:val="none" w:sz="0" w:space="0" w:color="auto"/>
        <w:bottom w:val="none" w:sz="0" w:space="0" w:color="auto"/>
        <w:right w:val="none" w:sz="0" w:space="0" w:color="auto"/>
      </w:divBdr>
    </w:div>
    <w:div w:id="682509992">
      <w:bodyDiv w:val="1"/>
      <w:marLeft w:val="0"/>
      <w:marRight w:val="0"/>
      <w:marTop w:val="0"/>
      <w:marBottom w:val="0"/>
      <w:divBdr>
        <w:top w:val="none" w:sz="0" w:space="0" w:color="auto"/>
        <w:left w:val="none" w:sz="0" w:space="0" w:color="auto"/>
        <w:bottom w:val="none" w:sz="0" w:space="0" w:color="auto"/>
        <w:right w:val="none" w:sz="0" w:space="0" w:color="auto"/>
      </w:divBdr>
    </w:div>
    <w:div w:id="682517526">
      <w:bodyDiv w:val="1"/>
      <w:marLeft w:val="0"/>
      <w:marRight w:val="0"/>
      <w:marTop w:val="0"/>
      <w:marBottom w:val="0"/>
      <w:divBdr>
        <w:top w:val="none" w:sz="0" w:space="0" w:color="auto"/>
        <w:left w:val="none" w:sz="0" w:space="0" w:color="auto"/>
        <w:bottom w:val="none" w:sz="0" w:space="0" w:color="auto"/>
        <w:right w:val="none" w:sz="0" w:space="0" w:color="auto"/>
      </w:divBdr>
    </w:div>
    <w:div w:id="682629607">
      <w:bodyDiv w:val="1"/>
      <w:marLeft w:val="0"/>
      <w:marRight w:val="0"/>
      <w:marTop w:val="0"/>
      <w:marBottom w:val="0"/>
      <w:divBdr>
        <w:top w:val="none" w:sz="0" w:space="0" w:color="auto"/>
        <w:left w:val="none" w:sz="0" w:space="0" w:color="auto"/>
        <w:bottom w:val="none" w:sz="0" w:space="0" w:color="auto"/>
        <w:right w:val="none" w:sz="0" w:space="0" w:color="auto"/>
      </w:divBdr>
    </w:div>
    <w:div w:id="682710009">
      <w:bodyDiv w:val="1"/>
      <w:marLeft w:val="0"/>
      <w:marRight w:val="0"/>
      <w:marTop w:val="0"/>
      <w:marBottom w:val="0"/>
      <w:divBdr>
        <w:top w:val="none" w:sz="0" w:space="0" w:color="auto"/>
        <w:left w:val="none" w:sz="0" w:space="0" w:color="auto"/>
        <w:bottom w:val="none" w:sz="0" w:space="0" w:color="auto"/>
        <w:right w:val="none" w:sz="0" w:space="0" w:color="auto"/>
      </w:divBdr>
    </w:div>
    <w:div w:id="682825395">
      <w:bodyDiv w:val="1"/>
      <w:marLeft w:val="0"/>
      <w:marRight w:val="0"/>
      <w:marTop w:val="0"/>
      <w:marBottom w:val="0"/>
      <w:divBdr>
        <w:top w:val="none" w:sz="0" w:space="0" w:color="auto"/>
        <w:left w:val="none" w:sz="0" w:space="0" w:color="auto"/>
        <w:bottom w:val="none" w:sz="0" w:space="0" w:color="auto"/>
        <w:right w:val="none" w:sz="0" w:space="0" w:color="auto"/>
      </w:divBdr>
    </w:div>
    <w:div w:id="682973870">
      <w:bodyDiv w:val="1"/>
      <w:marLeft w:val="0"/>
      <w:marRight w:val="0"/>
      <w:marTop w:val="0"/>
      <w:marBottom w:val="0"/>
      <w:divBdr>
        <w:top w:val="none" w:sz="0" w:space="0" w:color="auto"/>
        <w:left w:val="none" w:sz="0" w:space="0" w:color="auto"/>
        <w:bottom w:val="none" w:sz="0" w:space="0" w:color="auto"/>
        <w:right w:val="none" w:sz="0" w:space="0" w:color="auto"/>
      </w:divBdr>
    </w:div>
    <w:div w:id="683169243">
      <w:bodyDiv w:val="1"/>
      <w:marLeft w:val="0"/>
      <w:marRight w:val="0"/>
      <w:marTop w:val="0"/>
      <w:marBottom w:val="0"/>
      <w:divBdr>
        <w:top w:val="none" w:sz="0" w:space="0" w:color="auto"/>
        <w:left w:val="none" w:sz="0" w:space="0" w:color="auto"/>
        <w:bottom w:val="none" w:sz="0" w:space="0" w:color="auto"/>
        <w:right w:val="none" w:sz="0" w:space="0" w:color="auto"/>
      </w:divBdr>
    </w:div>
    <w:div w:id="683363127">
      <w:bodyDiv w:val="1"/>
      <w:marLeft w:val="0"/>
      <w:marRight w:val="0"/>
      <w:marTop w:val="0"/>
      <w:marBottom w:val="0"/>
      <w:divBdr>
        <w:top w:val="none" w:sz="0" w:space="0" w:color="auto"/>
        <w:left w:val="none" w:sz="0" w:space="0" w:color="auto"/>
        <w:bottom w:val="none" w:sz="0" w:space="0" w:color="auto"/>
        <w:right w:val="none" w:sz="0" w:space="0" w:color="auto"/>
      </w:divBdr>
    </w:div>
    <w:div w:id="683481333">
      <w:bodyDiv w:val="1"/>
      <w:marLeft w:val="0"/>
      <w:marRight w:val="0"/>
      <w:marTop w:val="0"/>
      <w:marBottom w:val="0"/>
      <w:divBdr>
        <w:top w:val="none" w:sz="0" w:space="0" w:color="auto"/>
        <w:left w:val="none" w:sz="0" w:space="0" w:color="auto"/>
        <w:bottom w:val="none" w:sz="0" w:space="0" w:color="auto"/>
        <w:right w:val="none" w:sz="0" w:space="0" w:color="auto"/>
      </w:divBdr>
    </w:div>
    <w:div w:id="683557289">
      <w:bodyDiv w:val="1"/>
      <w:marLeft w:val="0"/>
      <w:marRight w:val="0"/>
      <w:marTop w:val="0"/>
      <w:marBottom w:val="0"/>
      <w:divBdr>
        <w:top w:val="none" w:sz="0" w:space="0" w:color="auto"/>
        <w:left w:val="none" w:sz="0" w:space="0" w:color="auto"/>
        <w:bottom w:val="none" w:sz="0" w:space="0" w:color="auto"/>
        <w:right w:val="none" w:sz="0" w:space="0" w:color="auto"/>
      </w:divBdr>
    </w:div>
    <w:div w:id="683938900">
      <w:bodyDiv w:val="1"/>
      <w:marLeft w:val="0"/>
      <w:marRight w:val="0"/>
      <w:marTop w:val="0"/>
      <w:marBottom w:val="0"/>
      <w:divBdr>
        <w:top w:val="none" w:sz="0" w:space="0" w:color="auto"/>
        <w:left w:val="none" w:sz="0" w:space="0" w:color="auto"/>
        <w:bottom w:val="none" w:sz="0" w:space="0" w:color="auto"/>
        <w:right w:val="none" w:sz="0" w:space="0" w:color="auto"/>
      </w:divBdr>
    </w:div>
    <w:div w:id="683946627">
      <w:bodyDiv w:val="1"/>
      <w:marLeft w:val="0"/>
      <w:marRight w:val="0"/>
      <w:marTop w:val="0"/>
      <w:marBottom w:val="0"/>
      <w:divBdr>
        <w:top w:val="none" w:sz="0" w:space="0" w:color="auto"/>
        <w:left w:val="none" w:sz="0" w:space="0" w:color="auto"/>
        <w:bottom w:val="none" w:sz="0" w:space="0" w:color="auto"/>
        <w:right w:val="none" w:sz="0" w:space="0" w:color="auto"/>
      </w:divBdr>
    </w:div>
    <w:div w:id="684096629">
      <w:bodyDiv w:val="1"/>
      <w:marLeft w:val="0"/>
      <w:marRight w:val="0"/>
      <w:marTop w:val="0"/>
      <w:marBottom w:val="0"/>
      <w:divBdr>
        <w:top w:val="none" w:sz="0" w:space="0" w:color="auto"/>
        <w:left w:val="none" w:sz="0" w:space="0" w:color="auto"/>
        <w:bottom w:val="none" w:sz="0" w:space="0" w:color="auto"/>
        <w:right w:val="none" w:sz="0" w:space="0" w:color="auto"/>
      </w:divBdr>
    </w:div>
    <w:div w:id="684331103">
      <w:bodyDiv w:val="1"/>
      <w:marLeft w:val="0"/>
      <w:marRight w:val="0"/>
      <w:marTop w:val="0"/>
      <w:marBottom w:val="0"/>
      <w:divBdr>
        <w:top w:val="none" w:sz="0" w:space="0" w:color="auto"/>
        <w:left w:val="none" w:sz="0" w:space="0" w:color="auto"/>
        <w:bottom w:val="none" w:sz="0" w:space="0" w:color="auto"/>
        <w:right w:val="none" w:sz="0" w:space="0" w:color="auto"/>
      </w:divBdr>
    </w:div>
    <w:div w:id="684405582">
      <w:bodyDiv w:val="1"/>
      <w:marLeft w:val="0"/>
      <w:marRight w:val="0"/>
      <w:marTop w:val="0"/>
      <w:marBottom w:val="0"/>
      <w:divBdr>
        <w:top w:val="none" w:sz="0" w:space="0" w:color="auto"/>
        <w:left w:val="none" w:sz="0" w:space="0" w:color="auto"/>
        <w:bottom w:val="none" w:sz="0" w:space="0" w:color="auto"/>
        <w:right w:val="none" w:sz="0" w:space="0" w:color="auto"/>
      </w:divBdr>
    </w:div>
    <w:div w:id="684555461">
      <w:bodyDiv w:val="1"/>
      <w:marLeft w:val="0"/>
      <w:marRight w:val="0"/>
      <w:marTop w:val="0"/>
      <w:marBottom w:val="0"/>
      <w:divBdr>
        <w:top w:val="none" w:sz="0" w:space="0" w:color="auto"/>
        <w:left w:val="none" w:sz="0" w:space="0" w:color="auto"/>
        <w:bottom w:val="none" w:sz="0" w:space="0" w:color="auto"/>
        <w:right w:val="none" w:sz="0" w:space="0" w:color="auto"/>
      </w:divBdr>
    </w:div>
    <w:div w:id="684669324">
      <w:bodyDiv w:val="1"/>
      <w:marLeft w:val="0"/>
      <w:marRight w:val="0"/>
      <w:marTop w:val="0"/>
      <w:marBottom w:val="0"/>
      <w:divBdr>
        <w:top w:val="none" w:sz="0" w:space="0" w:color="auto"/>
        <w:left w:val="none" w:sz="0" w:space="0" w:color="auto"/>
        <w:bottom w:val="none" w:sz="0" w:space="0" w:color="auto"/>
        <w:right w:val="none" w:sz="0" w:space="0" w:color="auto"/>
      </w:divBdr>
    </w:div>
    <w:div w:id="684793638">
      <w:bodyDiv w:val="1"/>
      <w:marLeft w:val="0"/>
      <w:marRight w:val="0"/>
      <w:marTop w:val="0"/>
      <w:marBottom w:val="0"/>
      <w:divBdr>
        <w:top w:val="none" w:sz="0" w:space="0" w:color="auto"/>
        <w:left w:val="none" w:sz="0" w:space="0" w:color="auto"/>
        <w:bottom w:val="none" w:sz="0" w:space="0" w:color="auto"/>
        <w:right w:val="none" w:sz="0" w:space="0" w:color="auto"/>
      </w:divBdr>
    </w:div>
    <w:div w:id="685791176">
      <w:bodyDiv w:val="1"/>
      <w:marLeft w:val="0"/>
      <w:marRight w:val="0"/>
      <w:marTop w:val="0"/>
      <w:marBottom w:val="0"/>
      <w:divBdr>
        <w:top w:val="none" w:sz="0" w:space="0" w:color="auto"/>
        <w:left w:val="none" w:sz="0" w:space="0" w:color="auto"/>
        <w:bottom w:val="none" w:sz="0" w:space="0" w:color="auto"/>
        <w:right w:val="none" w:sz="0" w:space="0" w:color="auto"/>
      </w:divBdr>
    </w:div>
    <w:div w:id="686323154">
      <w:bodyDiv w:val="1"/>
      <w:marLeft w:val="0"/>
      <w:marRight w:val="0"/>
      <w:marTop w:val="0"/>
      <w:marBottom w:val="0"/>
      <w:divBdr>
        <w:top w:val="none" w:sz="0" w:space="0" w:color="auto"/>
        <w:left w:val="none" w:sz="0" w:space="0" w:color="auto"/>
        <w:bottom w:val="none" w:sz="0" w:space="0" w:color="auto"/>
        <w:right w:val="none" w:sz="0" w:space="0" w:color="auto"/>
      </w:divBdr>
    </w:div>
    <w:div w:id="686563362">
      <w:bodyDiv w:val="1"/>
      <w:marLeft w:val="0"/>
      <w:marRight w:val="0"/>
      <w:marTop w:val="0"/>
      <w:marBottom w:val="0"/>
      <w:divBdr>
        <w:top w:val="none" w:sz="0" w:space="0" w:color="auto"/>
        <w:left w:val="none" w:sz="0" w:space="0" w:color="auto"/>
        <w:bottom w:val="none" w:sz="0" w:space="0" w:color="auto"/>
        <w:right w:val="none" w:sz="0" w:space="0" w:color="auto"/>
      </w:divBdr>
    </w:div>
    <w:div w:id="686639554">
      <w:bodyDiv w:val="1"/>
      <w:marLeft w:val="0"/>
      <w:marRight w:val="0"/>
      <w:marTop w:val="0"/>
      <w:marBottom w:val="0"/>
      <w:divBdr>
        <w:top w:val="none" w:sz="0" w:space="0" w:color="auto"/>
        <w:left w:val="none" w:sz="0" w:space="0" w:color="auto"/>
        <w:bottom w:val="none" w:sz="0" w:space="0" w:color="auto"/>
        <w:right w:val="none" w:sz="0" w:space="0" w:color="auto"/>
      </w:divBdr>
    </w:div>
    <w:div w:id="687104057">
      <w:bodyDiv w:val="1"/>
      <w:marLeft w:val="0"/>
      <w:marRight w:val="0"/>
      <w:marTop w:val="0"/>
      <w:marBottom w:val="0"/>
      <w:divBdr>
        <w:top w:val="none" w:sz="0" w:space="0" w:color="auto"/>
        <w:left w:val="none" w:sz="0" w:space="0" w:color="auto"/>
        <w:bottom w:val="none" w:sz="0" w:space="0" w:color="auto"/>
        <w:right w:val="none" w:sz="0" w:space="0" w:color="auto"/>
      </w:divBdr>
    </w:div>
    <w:div w:id="687215561">
      <w:bodyDiv w:val="1"/>
      <w:marLeft w:val="0"/>
      <w:marRight w:val="0"/>
      <w:marTop w:val="0"/>
      <w:marBottom w:val="0"/>
      <w:divBdr>
        <w:top w:val="none" w:sz="0" w:space="0" w:color="auto"/>
        <w:left w:val="none" w:sz="0" w:space="0" w:color="auto"/>
        <w:bottom w:val="none" w:sz="0" w:space="0" w:color="auto"/>
        <w:right w:val="none" w:sz="0" w:space="0" w:color="auto"/>
      </w:divBdr>
    </w:div>
    <w:div w:id="687635302">
      <w:bodyDiv w:val="1"/>
      <w:marLeft w:val="0"/>
      <w:marRight w:val="0"/>
      <w:marTop w:val="0"/>
      <w:marBottom w:val="0"/>
      <w:divBdr>
        <w:top w:val="none" w:sz="0" w:space="0" w:color="auto"/>
        <w:left w:val="none" w:sz="0" w:space="0" w:color="auto"/>
        <w:bottom w:val="none" w:sz="0" w:space="0" w:color="auto"/>
        <w:right w:val="none" w:sz="0" w:space="0" w:color="auto"/>
      </w:divBdr>
    </w:div>
    <w:div w:id="687828812">
      <w:bodyDiv w:val="1"/>
      <w:marLeft w:val="0"/>
      <w:marRight w:val="0"/>
      <w:marTop w:val="0"/>
      <w:marBottom w:val="0"/>
      <w:divBdr>
        <w:top w:val="none" w:sz="0" w:space="0" w:color="auto"/>
        <w:left w:val="none" w:sz="0" w:space="0" w:color="auto"/>
        <w:bottom w:val="none" w:sz="0" w:space="0" w:color="auto"/>
        <w:right w:val="none" w:sz="0" w:space="0" w:color="auto"/>
      </w:divBdr>
    </w:div>
    <w:div w:id="688070983">
      <w:bodyDiv w:val="1"/>
      <w:marLeft w:val="0"/>
      <w:marRight w:val="0"/>
      <w:marTop w:val="0"/>
      <w:marBottom w:val="0"/>
      <w:divBdr>
        <w:top w:val="none" w:sz="0" w:space="0" w:color="auto"/>
        <w:left w:val="none" w:sz="0" w:space="0" w:color="auto"/>
        <w:bottom w:val="none" w:sz="0" w:space="0" w:color="auto"/>
        <w:right w:val="none" w:sz="0" w:space="0" w:color="auto"/>
      </w:divBdr>
    </w:div>
    <w:div w:id="688675236">
      <w:bodyDiv w:val="1"/>
      <w:marLeft w:val="0"/>
      <w:marRight w:val="0"/>
      <w:marTop w:val="0"/>
      <w:marBottom w:val="0"/>
      <w:divBdr>
        <w:top w:val="none" w:sz="0" w:space="0" w:color="auto"/>
        <w:left w:val="none" w:sz="0" w:space="0" w:color="auto"/>
        <w:bottom w:val="none" w:sz="0" w:space="0" w:color="auto"/>
        <w:right w:val="none" w:sz="0" w:space="0" w:color="auto"/>
      </w:divBdr>
    </w:div>
    <w:div w:id="689138008">
      <w:bodyDiv w:val="1"/>
      <w:marLeft w:val="0"/>
      <w:marRight w:val="0"/>
      <w:marTop w:val="0"/>
      <w:marBottom w:val="0"/>
      <w:divBdr>
        <w:top w:val="none" w:sz="0" w:space="0" w:color="auto"/>
        <w:left w:val="none" w:sz="0" w:space="0" w:color="auto"/>
        <w:bottom w:val="none" w:sz="0" w:space="0" w:color="auto"/>
        <w:right w:val="none" w:sz="0" w:space="0" w:color="auto"/>
      </w:divBdr>
    </w:div>
    <w:div w:id="689338318">
      <w:bodyDiv w:val="1"/>
      <w:marLeft w:val="0"/>
      <w:marRight w:val="0"/>
      <w:marTop w:val="0"/>
      <w:marBottom w:val="0"/>
      <w:divBdr>
        <w:top w:val="none" w:sz="0" w:space="0" w:color="auto"/>
        <w:left w:val="none" w:sz="0" w:space="0" w:color="auto"/>
        <w:bottom w:val="none" w:sz="0" w:space="0" w:color="auto"/>
        <w:right w:val="none" w:sz="0" w:space="0" w:color="auto"/>
      </w:divBdr>
    </w:div>
    <w:div w:id="689526485">
      <w:bodyDiv w:val="1"/>
      <w:marLeft w:val="0"/>
      <w:marRight w:val="0"/>
      <w:marTop w:val="0"/>
      <w:marBottom w:val="0"/>
      <w:divBdr>
        <w:top w:val="none" w:sz="0" w:space="0" w:color="auto"/>
        <w:left w:val="none" w:sz="0" w:space="0" w:color="auto"/>
        <w:bottom w:val="none" w:sz="0" w:space="0" w:color="auto"/>
        <w:right w:val="none" w:sz="0" w:space="0" w:color="auto"/>
      </w:divBdr>
    </w:div>
    <w:div w:id="689649456">
      <w:bodyDiv w:val="1"/>
      <w:marLeft w:val="0"/>
      <w:marRight w:val="0"/>
      <w:marTop w:val="0"/>
      <w:marBottom w:val="0"/>
      <w:divBdr>
        <w:top w:val="none" w:sz="0" w:space="0" w:color="auto"/>
        <w:left w:val="none" w:sz="0" w:space="0" w:color="auto"/>
        <w:bottom w:val="none" w:sz="0" w:space="0" w:color="auto"/>
        <w:right w:val="none" w:sz="0" w:space="0" w:color="auto"/>
      </w:divBdr>
    </w:div>
    <w:div w:id="689722353">
      <w:bodyDiv w:val="1"/>
      <w:marLeft w:val="0"/>
      <w:marRight w:val="0"/>
      <w:marTop w:val="0"/>
      <w:marBottom w:val="0"/>
      <w:divBdr>
        <w:top w:val="none" w:sz="0" w:space="0" w:color="auto"/>
        <w:left w:val="none" w:sz="0" w:space="0" w:color="auto"/>
        <w:bottom w:val="none" w:sz="0" w:space="0" w:color="auto"/>
        <w:right w:val="none" w:sz="0" w:space="0" w:color="auto"/>
      </w:divBdr>
    </w:div>
    <w:div w:id="689793602">
      <w:bodyDiv w:val="1"/>
      <w:marLeft w:val="0"/>
      <w:marRight w:val="0"/>
      <w:marTop w:val="0"/>
      <w:marBottom w:val="0"/>
      <w:divBdr>
        <w:top w:val="none" w:sz="0" w:space="0" w:color="auto"/>
        <w:left w:val="none" w:sz="0" w:space="0" w:color="auto"/>
        <w:bottom w:val="none" w:sz="0" w:space="0" w:color="auto"/>
        <w:right w:val="none" w:sz="0" w:space="0" w:color="auto"/>
      </w:divBdr>
    </w:div>
    <w:div w:id="689842081">
      <w:bodyDiv w:val="1"/>
      <w:marLeft w:val="0"/>
      <w:marRight w:val="0"/>
      <w:marTop w:val="0"/>
      <w:marBottom w:val="0"/>
      <w:divBdr>
        <w:top w:val="none" w:sz="0" w:space="0" w:color="auto"/>
        <w:left w:val="none" w:sz="0" w:space="0" w:color="auto"/>
        <w:bottom w:val="none" w:sz="0" w:space="0" w:color="auto"/>
        <w:right w:val="none" w:sz="0" w:space="0" w:color="auto"/>
      </w:divBdr>
    </w:div>
    <w:div w:id="689913767">
      <w:bodyDiv w:val="1"/>
      <w:marLeft w:val="0"/>
      <w:marRight w:val="0"/>
      <w:marTop w:val="0"/>
      <w:marBottom w:val="0"/>
      <w:divBdr>
        <w:top w:val="none" w:sz="0" w:space="0" w:color="auto"/>
        <w:left w:val="none" w:sz="0" w:space="0" w:color="auto"/>
        <w:bottom w:val="none" w:sz="0" w:space="0" w:color="auto"/>
        <w:right w:val="none" w:sz="0" w:space="0" w:color="auto"/>
      </w:divBdr>
    </w:div>
    <w:div w:id="689917585">
      <w:bodyDiv w:val="1"/>
      <w:marLeft w:val="0"/>
      <w:marRight w:val="0"/>
      <w:marTop w:val="0"/>
      <w:marBottom w:val="0"/>
      <w:divBdr>
        <w:top w:val="none" w:sz="0" w:space="0" w:color="auto"/>
        <w:left w:val="none" w:sz="0" w:space="0" w:color="auto"/>
        <w:bottom w:val="none" w:sz="0" w:space="0" w:color="auto"/>
        <w:right w:val="none" w:sz="0" w:space="0" w:color="auto"/>
      </w:divBdr>
    </w:div>
    <w:div w:id="689918558">
      <w:bodyDiv w:val="1"/>
      <w:marLeft w:val="0"/>
      <w:marRight w:val="0"/>
      <w:marTop w:val="0"/>
      <w:marBottom w:val="0"/>
      <w:divBdr>
        <w:top w:val="none" w:sz="0" w:space="0" w:color="auto"/>
        <w:left w:val="none" w:sz="0" w:space="0" w:color="auto"/>
        <w:bottom w:val="none" w:sz="0" w:space="0" w:color="auto"/>
        <w:right w:val="none" w:sz="0" w:space="0" w:color="auto"/>
      </w:divBdr>
    </w:div>
    <w:div w:id="690643266">
      <w:bodyDiv w:val="1"/>
      <w:marLeft w:val="0"/>
      <w:marRight w:val="0"/>
      <w:marTop w:val="0"/>
      <w:marBottom w:val="0"/>
      <w:divBdr>
        <w:top w:val="none" w:sz="0" w:space="0" w:color="auto"/>
        <w:left w:val="none" w:sz="0" w:space="0" w:color="auto"/>
        <w:bottom w:val="none" w:sz="0" w:space="0" w:color="auto"/>
        <w:right w:val="none" w:sz="0" w:space="0" w:color="auto"/>
      </w:divBdr>
    </w:div>
    <w:div w:id="690767674">
      <w:bodyDiv w:val="1"/>
      <w:marLeft w:val="0"/>
      <w:marRight w:val="0"/>
      <w:marTop w:val="0"/>
      <w:marBottom w:val="0"/>
      <w:divBdr>
        <w:top w:val="none" w:sz="0" w:space="0" w:color="auto"/>
        <w:left w:val="none" w:sz="0" w:space="0" w:color="auto"/>
        <w:bottom w:val="none" w:sz="0" w:space="0" w:color="auto"/>
        <w:right w:val="none" w:sz="0" w:space="0" w:color="auto"/>
      </w:divBdr>
    </w:div>
    <w:div w:id="690885180">
      <w:bodyDiv w:val="1"/>
      <w:marLeft w:val="0"/>
      <w:marRight w:val="0"/>
      <w:marTop w:val="0"/>
      <w:marBottom w:val="0"/>
      <w:divBdr>
        <w:top w:val="none" w:sz="0" w:space="0" w:color="auto"/>
        <w:left w:val="none" w:sz="0" w:space="0" w:color="auto"/>
        <w:bottom w:val="none" w:sz="0" w:space="0" w:color="auto"/>
        <w:right w:val="none" w:sz="0" w:space="0" w:color="auto"/>
      </w:divBdr>
    </w:div>
    <w:div w:id="691034189">
      <w:bodyDiv w:val="1"/>
      <w:marLeft w:val="0"/>
      <w:marRight w:val="0"/>
      <w:marTop w:val="0"/>
      <w:marBottom w:val="0"/>
      <w:divBdr>
        <w:top w:val="none" w:sz="0" w:space="0" w:color="auto"/>
        <w:left w:val="none" w:sz="0" w:space="0" w:color="auto"/>
        <w:bottom w:val="none" w:sz="0" w:space="0" w:color="auto"/>
        <w:right w:val="none" w:sz="0" w:space="0" w:color="auto"/>
      </w:divBdr>
    </w:div>
    <w:div w:id="691150184">
      <w:bodyDiv w:val="1"/>
      <w:marLeft w:val="0"/>
      <w:marRight w:val="0"/>
      <w:marTop w:val="0"/>
      <w:marBottom w:val="0"/>
      <w:divBdr>
        <w:top w:val="none" w:sz="0" w:space="0" w:color="auto"/>
        <w:left w:val="none" w:sz="0" w:space="0" w:color="auto"/>
        <w:bottom w:val="none" w:sz="0" w:space="0" w:color="auto"/>
        <w:right w:val="none" w:sz="0" w:space="0" w:color="auto"/>
      </w:divBdr>
    </w:div>
    <w:div w:id="691152792">
      <w:bodyDiv w:val="1"/>
      <w:marLeft w:val="0"/>
      <w:marRight w:val="0"/>
      <w:marTop w:val="0"/>
      <w:marBottom w:val="0"/>
      <w:divBdr>
        <w:top w:val="none" w:sz="0" w:space="0" w:color="auto"/>
        <w:left w:val="none" w:sz="0" w:space="0" w:color="auto"/>
        <w:bottom w:val="none" w:sz="0" w:space="0" w:color="auto"/>
        <w:right w:val="none" w:sz="0" w:space="0" w:color="auto"/>
      </w:divBdr>
    </w:div>
    <w:div w:id="691153069">
      <w:bodyDiv w:val="1"/>
      <w:marLeft w:val="0"/>
      <w:marRight w:val="0"/>
      <w:marTop w:val="0"/>
      <w:marBottom w:val="0"/>
      <w:divBdr>
        <w:top w:val="none" w:sz="0" w:space="0" w:color="auto"/>
        <w:left w:val="none" w:sz="0" w:space="0" w:color="auto"/>
        <w:bottom w:val="none" w:sz="0" w:space="0" w:color="auto"/>
        <w:right w:val="none" w:sz="0" w:space="0" w:color="auto"/>
      </w:divBdr>
    </w:div>
    <w:div w:id="691153700">
      <w:bodyDiv w:val="1"/>
      <w:marLeft w:val="0"/>
      <w:marRight w:val="0"/>
      <w:marTop w:val="0"/>
      <w:marBottom w:val="0"/>
      <w:divBdr>
        <w:top w:val="none" w:sz="0" w:space="0" w:color="auto"/>
        <w:left w:val="none" w:sz="0" w:space="0" w:color="auto"/>
        <w:bottom w:val="none" w:sz="0" w:space="0" w:color="auto"/>
        <w:right w:val="none" w:sz="0" w:space="0" w:color="auto"/>
      </w:divBdr>
    </w:div>
    <w:div w:id="691297384">
      <w:bodyDiv w:val="1"/>
      <w:marLeft w:val="0"/>
      <w:marRight w:val="0"/>
      <w:marTop w:val="0"/>
      <w:marBottom w:val="0"/>
      <w:divBdr>
        <w:top w:val="none" w:sz="0" w:space="0" w:color="auto"/>
        <w:left w:val="none" w:sz="0" w:space="0" w:color="auto"/>
        <w:bottom w:val="none" w:sz="0" w:space="0" w:color="auto"/>
        <w:right w:val="none" w:sz="0" w:space="0" w:color="auto"/>
      </w:divBdr>
    </w:div>
    <w:div w:id="691423234">
      <w:bodyDiv w:val="1"/>
      <w:marLeft w:val="0"/>
      <w:marRight w:val="0"/>
      <w:marTop w:val="0"/>
      <w:marBottom w:val="0"/>
      <w:divBdr>
        <w:top w:val="none" w:sz="0" w:space="0" w:color="auto"/>
        <w:left w:val="none" w:sz="0" w:space="0" w:color="auto"/>
        <w:bottom w:val="none" w:sz="0" w:space="0" w:color="auto"/>
        <w:right w:val="none" w:sz="0" w:space="0" w:color="auto"/>
      </w:divBdr>
    </w:div>
    <w:div w:id="691611942">
      <w:bodyDiv w:val="1"/>
      <w:marLeft w:val="0"/>
      <w:marRight w:val="0"/>
      <w:marTop w:val="0"/>
      <w:marBottom w:val="0"/>
      <w:divBdr>
        <w:top w:val="none" w:sz="0" w:space="0" w:color="auto"/>
        <w:left w:val="none" w:sz="0" w:space="0" w:color="auto"/>
        <w:bottom w:val="none" w:sz="0" w:space="0" w:color="auto"/>
        <w:right w:val="none" w:sz="0" w:space="0" w:color="auto"/>
      </w:divBdr>
    </w:div>
    <w:div w:id="692071191">
      <w:bodyDiv w:val="1"/>
      <w:marLeft w:val="0"/>
      <w:marRight w:val="0"/>
      <w:marTop w:val="0"/>
      <w:marBottom w:val="0"/>
      <w:divBdr>
        <w:top w:val="none" w:sz="0" w:space="0" w:color="auto"/>
        <w:left w:val="none" w:sz="0" w:space="0" w:color="auto"/>
        <w:bottom w:val="none" w:sz="0" w:space="0" w:color="auto"/>
        <w:right w:val="none" w:sz="0" w:space="0" w:color="auto"/>
      </w:divBdr>
    </w:div>
    <w:div w:id="692071985">
      <w:bodyDiv w:val="1"/>
      <w:marLeft w:val="0"/>
      <w:marRight w:val="0"/>
      <w:marTop w:val="0"/>
      <w:marBottom w:val="0"/>
      <w:divBdr>
        <w:top w:val="none" w:sz="0" w:space="0" w:color="auto"/>
        <w:left w:val="none" w:sz="0" w:space="0" w:color="auto"/>
        <w:bottom w:val="none" w:sz="0" w:space="0" w:color="auto"/>
        <w:right w:val="none" w:sz="0" w:space="0" w:color="auto"/>
      </w:divBdr>
    </w:div>
    <w:div w:id="692338308">
      <w:bodyDiv w:val="1"/>
      <w:marLeft w:val="0"/>
      <w:marRight w:val="0"/>
      <w:marTop w:val="0"/>
      <w:marBottom w:val="0"/>
      <w:divBdr>
        <w:top w:val="none" w:sz="0" w:space="0" w:color="auto"/>
        <w:left w:val="none" w:sz="0" w:space="0" w:color="auto"/>
        <w:bottom w:val="none" w:sz="0" w:space="0" w:color="auto"/>
        <w:right w:val="none" w:sz="0" w:space="0" w:color="auto"/>
      </w:divBdr>
    </w:div>
    <w:div w:id="692803385">
      <w:bodyDiv w:val="1"/>
      <w:marLeft w:val="0"/>
      <w:marRight w:val="0"/>
      <w:marTop w:val="0"/>
      <w:marBottom w:val="0"/>
      <w:divBdr>
        <w:top w:val="none" w:sz="0" w:space="0" w:color="auto"/>
        <w:left w:val="none" w:sz="0" w:space="0" w:color="auto"/>
        <w:bottom w:val="none" w:sz="0" w:space="0" w:color="auto"/>
        <w:right w:val="none" w:sz="0" w:space="0" w:color="auto"/>
      </w:divBdr>
    </w:div>
    <w:div w:id="692920625">
      <w:bodyDiv w:val="1"/>
      <w:marLeft w:val="0"/>
      <w:marRight w:val="0"/>
      <w:marTop w:val="0"/>
      <w:marBottom w:val="0"/>
      <w:divBdr>
        <w:top w:val="none" w:sz="0" w:space="0" w:color="auto"/>
        <w:left w:val="none" w:sz="0" w:space="0" w:color="auto"/>
        <w:bottom w:val="none" w:sz="0" w:space="0" w:color="auto"/>
        <w:right w:val="none" w:sz="0" w:space="0" w:color="auto"/>
      </w:divBdr>
    </w:div>
    <w:div w:id="693044516">
      <w:bodyDiv w:val="1"/>
      <w:marLeft w:val="0"/>
      <w:marRight w:val="0"/>
      <w:marTop w:val="0"/>
      <w:marBottom w:val="0"/>
      <w:divBdr>
        <w:top w:val="none" w:sz="0" w:space="0" w:color="auto"/>
        <w:left w:val="none" w:sz="0" w:space="0" w:color="auto"/>
        <w:bottom w:val="none" w:sz="0" w:space="0" w:color="auto"/>
        <w:right w:val="none" w:sz="0" w:space="0" w:color="auto"/>
      </w:divBdr>
    </w:div>
    <w:div w:id="693195800">
      <w:bodyDiv w:val="1"/>
      <w:marLeft w:val="0"/>
      <w:marRight w:val="0"/>
      <w:marTop w:val="0"/>
      <w:marBottom w:val="0"/>
      <w:divBdr>
        <w:top w:val="none" w:sz="0" w:space="0" w:color="auto"/>
        <w:left w:val="none" w:sz="0" w:space="0" w:color="auto"/>
        <w:bottom w:val="none" w:sz="0" w:space="0" w:color="auto"/>
        <w:right w:val="none" w:sz="0" w:space="0" w:color="auto"/>
      </w:divBdr>
    </w:div>
    <w:div w:id="693462510">
      <w:bodyDiv w:val="1"/>
      <w:marLeft w:val="0"/>
      <w:marRight w:val="0"/>
      <w:marTop w:val="0"/>
      <w:marBottom w:val="0"/>
      <w:divBdr>
        <w:top w:val="none" w:sz="0" w:space="0" w:color="auto"/>
        <w:left w:val="none" w:sz="0" w:space="0" w:color="auto"/>
        <w:bottom w:val="none" w:sz="0" w:space="0" w:color="auto"/>
        <w:right w:val="none" w:sz="0" w:space="0" w:color="auto"/>
      </w:divBdr>
    </w:div>
    <w:div w:id="693507295">
      <w:bodyDiv w:val="1"/>
      <w:marLeft w:val="0"/>
      <w:marRight w:val="0"/>
      <w:marTop w:val="0"/>
      <w:marBottom w:val="0"/>
      <w:divBdr>
        <w:top w:val="none" w:sz="0" w:space="0" w:color="auto"/>
        <w:left w:val="none" w:sz="0" w:space="0" w:color="auto"/>
        <w:bottom w:val="none" w:sz="0" w:space="0" w:color="auto"/>
        <w:right w:val="none" w:sz="0" w:space="0" w:color="auto"/>
      </w:divBdr>
    </w:div>
    <w:div w:id="693774476">
      <w:bodyDiv w:val="1"/>
      <w:marLeft w:val="0"/>
      <w:marRight w:val="0"/>
      <w:marTop w:val="0"/>
      <w:marBottom w:val="0"/>
      <w:divBdr>
        <w:top w:val="none" w:sz="0" w:space="0" w:color="auto"/>
        <w:left w:val="none" w:sz="0" w:space="0" w:color="auto"/>
        <w:bottom w:val="none" w:sz="0" w:space="0" w:color="auto"/>
        <w:right w:val="none" w:sz="0" w:space="0" w:color="auto"/>
      </w:divBdr>
    </w:div>
    <w:div w:id="693921524">
      <w:bodyDiv w:val="1"/>
      <w:marLeft w:val="0"/>
      <w:marRight w:val="0"/>
      <w:marTop w:val="0"/>
      <w:marBottom w:val="0"/>
      <w:divBdr>
        <w:top w:val="none" w:sz="0" w:space="0" w:color="auto"/>
        <w:left w:val="none" w:sz="0" w:space="0" w:color="auto"/>
        <w:bottom w:val="none" w:sz="0" w:space="0" w:color="auto"/>
        <w:right w:val="none" w:sz="0" w:space="0" w:color="auto"/>
      </w:divBdr>
    </w:div>
    <w:div w:id="694040164">
      <w:bodyDiv w:val="1"/>
      <w:marLeft w:val="0"/>
      <w:marRight w:val="0"/>
      <w:marTop w:val="0"/>
      <w:marBottom w:val="0"/>
      <w:divBdr>
        <w:top w:val="none" w:sz="0" w:space="0" w:color="auto"/>
        <w:left w:val="none" w:sz="0" w:space="0" w:color="auto"/>
        <w:bottom w:val="none" w:sz="0" w:space="0" w:color="auto"/>
        <w:right w:val="none" w:sz="0" w:space="0" w:color="auto"/>
      </w:divBdr>
    </w:div>
    <w:div w:id="694238085">
      <w:bodyDiv w:val="1"/>
      <w:marLeft w:val="0"/>
      <w:marRight w:val="0"/>
      <w:marTop w:val="0"/>
      <w:marBottom w:val="0"/>
      <w:divBdr>
        <w:top w:val="none" w:sz="0" w:space="0" w:color="auto"/>
        <w:left w:val="none" w:sz="0" w:space="0" w:color="auto"/>
        <w:bottom w:val="none" w:sz="0" w:space="0" w:color="auto"/>
        <w:right w:val="none" w:sz="0" w:space="0" w:color="auto"/>
      </w:divBdr>
    </w:div>
    <w:div w:id="694304247">
      <w:bodyDiv w:val="1"/>
      <w:marLeft w:val="0"/>
      <w:marRight w:val="0"/>
      <w:marTop w:val="0"/>
      <w:marBottom w:val="0"/>
      <w:divBdr>
        <w:top w:val="none" w:sz="0" w:space="0" w:color="auto"/>
        <w:left w:val="none" w:sz="0" w:space="0" w:color="auto"/>
        <w:bottom w:val="none" w:sz="0" w:space="0" w:color="auto"/>
        <w:right w:val="none" w:sz="0" w:space="0" w:color="auto"/>
      </w:divBdr>
    </w:div>
    <w:div w:id="694577011">
      <w:bodyDiv w:val="1"/>
      <w:marLeft w:val="0"/>
      <w:marRight w:val="0"/>
      <w:marTop w:val="0"/>
      <w:marBottom w:val="0"/>
      <w:divBdr>
        <w:top w:val="none" w:sz="0" w:space="0" w:color="auto"/>
        <w:left w:val="none" w:sz="0" w:space="0" w:color="auto"/>
        <w:bottom w:val="none" w:sz="0" w:space="0" w:color="auto"/>
        <w:right w:val="none" w:sz="0" w:space="0" w:color="auto"/>
      </w:divBdr>
    </w:div>
    <w:div w:id="694692406">
      <w:bodyDiv w:val="1"/>
      <w:marLeft w:val="0"/>
      <w:marRight w:val="0"/>
      <w:marTop w:val="0"/>
      <w:marBottom w:val="0"/>
      <w:divBdr>
        <w:top w:val="none" w:sz="0" w:space="0" w:color="auto"/>
        <w:left w:val="none" w:sz="0" w:space="0" w:color="auto"/>
        <w:bottom w:val="none" w:sz="0" w:space="0" w:color="auto"/>
        <w:right w:val="none" w:sz="0" w:space="0" w:color="auto"/>
      </w:divBdr>
    </w:div>
    <w:div w:id="694813560">
      <w:bodyDiv w:val="1"/>
      <w:marLeft w:val="0"/>
      <w:marRight w:val="0"/>
      <w:marTop w:val="0"/>
      <w:marBottom w:val="0"/>
      <w:divBdr>
        <w:top w:val="none" w:sz="0" w:space="0" w:color="auto"/>
        <w:left w:val="none" w:sz="0" w:space="0" w:color="auto"/>
        <w:bottom w:val="none" w:sz="0" w:space="0" w:color="auto"/>
        <w:right w:val="none" w:sz="0" w:space="0" w:color="auto"/>
      </w:divBdr>
    </w:div>
    <w:div w:id="695153508">
      <w:bodyDiv w:val="1"/>
      <w:marLeft w:val="0"/>
      <w:marRight w:val="0"/>
      <w:marTop w:val="0"/>
      <w:marBottom w:val="0"/>
      <w:divBdr>
        <w:top w:val="none" w:sz="0" w:space="0" w:color="auto"/>
        <w:left w:val="none" w:sz="0" w:space="0" w:color="auto"/>
        <w:bottom w:val="none" w:sz="0" w:space="0" w:color="auto"/>
        <w:right w:val="none" w:sz="0" w:space="0" w:color="auto"/>
      </w:divBdr>
    </w:div>
    <w:div w:id="695277757">
      <w:bodyDiv w:val="1"/>
      <w:marLeft w:val="0"/>
      <w:marRight w:val="0"/>
      <w:marTop w:val="0"/>
      <w:marBottom w:val="0"/>
      <w:divBdr>
        <w:top w:val="none" w:sz="0" w:space="0" w:color="auto"/>
        <w:left w:val="none" w:sz="0" w:space="0" w:color="auto"/>
        <w:bottom w:val="none" w:sz="0" w:space="0" w:color="auto"/>
        <w:right w:val="none" w:sz="0" w:space="0" w:color="auto"/>
      </w:divBdr>
    </w:div>
    <w:div w:id="695546608">
      <w:bodyDiv w:val="1"/>
      <w:marLeft w:val="0"/>
      <w:marRight w:val="0"/>
      <w:marTop w:val="0"/>
      <w:marBottom w:val="0"/>
      <w:divBdr>
        <w:top w:val="none" w:sz="0" w:space="0" w:color="auto"/>
        <w:left w:val="none" w:sz="0" w:space="0" w:color="auto"/>
        <w:bottom w:val="none" w:sz="0" w:space="0" w:color="auto"/>
        <w:right w:val="none" w:sz="0" w:space="0" w:color="auto"/>
      </w:divBdr>
    </w:div>
    <w:div w:id="696272967">
      <w:bodyDiv w:val="1"/>
      <w:marLeft w:val="0"/>
      <w:marRight w:val="0"/>
      <w:marTop w:val="0"/>
      <w:marBottom w:val="0"/>
      <w:divBdr>
        <w:top w:val="none" w:sz="0" w:space="0" w:color="auto"/>
        <w:left w:val="none" w:sz="0" w:space="0" w:color="auto"/>
        <w:bottom w:val="none" w:sz="0" w:space="0" w:color="auto"/>
        <w:right w:val="none" w:sz="0" w:space="0" w:color="auto"/>
      </w:divBdr>
    </w:div>
    <w:div w:id="696274112">
      <w:bodyDiv w:val="1"/>
      <w:marLeft w:val="0"/>
      <w:marRight w:val="0"/>
      <w:marTop w:val="0"/>
      <w:marBottom w:val="0"/>
      <w:divBdr>
        <w:top w:val="none" w:sz="0" w:space="0" w:color="auto"/>
        <w:left w:val="none" w:sz="0" w:space="0" w:color="auto"/>
        <w:bottom w:val="none" w:sz="0" w:space="0" w:color="auto"/>
        <w:right w:val="none" w:sz="0" w:space="0" w:color="auto"/>
      </w:divBdr>
    </w:div>
    <w:div w:id="696274406">
      <w:bodyDiv w:val="1"/>
      <w:marLeft w:val="0"/>
      <w:marRight w:val="0"/>
      <w:marTop w:val="0"/>
      <w:marBottom w:val="0"/>
      <w:divBdr>
        <w:top w:val="none" w:sz="0" w:space="0" w:color="auto"/>
        <w:left w:val="none" w:sz="0" w:space="0" w:color="auto"/>
        <w:bottom w:val="none" w:sz="0" w:space="0" w:color="auto"/>
        <w:right w:val="none" w:sz="0" w:space="0" w:color="auto"/>
      </w:divBdr>
    </w:div>
    <w:div w:id="696345468">
      <w:bodyDiv w:val="1"/>
      <w:marLeft w:val="0"/>
      <w:marRight w:val="0"/>
      <w:marTop w:val="0"/>
      <w:marBottom w:val="0"/>
      <w:divBdr>
        <w:top w:val="none" w:sz="0" w:space="0" w:color="auto"/>
        <w:left w:val="none" w:sz="0" w:space="0" w:color="auto"/>
        <w:bottom w:val="none" w:sz="0" w:space="0" w:color="auto"/>
        <w:right w:val="none" w:sz="0" w:space="0" w:color="auto"/>
      </w:divBdr>
    </w:div>
    <w:div w:id="696388407">
      <w:bodyDiv w:val="1"/>
      <w:marLeft w:val="0"/>
      <w:marRight w:val="0"/>
      <w:marTop w:val="0"/>
      <w:marBottom w:val="0"/>
      <w:divBdr>
        <w:top w:val="none" w:sz="0" w:space="0" w:color="auto"/>
        <w:left w:val="none" w:sz="0" w:space="0" w:color="auto"/>
        <w:bottom w:val="none" w:sz="0" w:space="0" w:color="auto"/>
        <w:right w:val="none" w:sz="0" w:space="0" w:color="auto"/>
      </w:divBdr>
    </w:div>
    <w:div w:id="696393529">
      <w:bodyDiv w:val="1"/>
      <w:marLeft w:val="0"/>
      <w:marRight w:val="0"/>
      <w:marTop w:val="0"/>
      <w:marBottom w:val="0"/>
      <w:divBdr>
        <w:top w:val="none" w:sz="0" w:space="0" w:color="auto"/>
        <w:left w:val="none" w:sz="0" w:space="0" w:color="auto"/>
        <w:bottom w:val="none" w:sz="0" w:space="0" w:color="auto"/>
        <w:right w:val="none" w:sz="0" w:space="0" w:color="auto"/>
      </w:divBdr>
    </w:div>
    <w:div w:id="696393664">
      <w:bodyDiv w:val="1"/>
      <w:marLeft w:val="0"/>
      <w:marRight w:val="0"/>
      <w:marTop w:val="0"/>
      <w:marBottom w:val="0"/>
      <w:divBdr>
        <w:top w:val="none" w:sz="0" w:space="0" w:color="auto"/>
        <w:left w:val="none" w:sz="0" w:space="0" w:color="auto"/>
        <w:bottom w:val="none" w:sz="0" w:space="0" w:color="auto"/>
        <w:right w:val="none" w:sz="0" w:space="0" w:color="auto"/>
      </w:divBdr>
    </w:div>
    <w:div w:id="696657157">
      <w:bodyDiv w:val="1"/>
      <w:marLeft w:val="0"/>
      <w:marRight w:val="0"/>
      <w:marTop w:val="0"/>
      <w:marBottom w:val="0"/>
      <w:divBdr>
        <w:top w:val="none" w:sz="0" w:space="0" w:color="auto"/>
        <w:left w:val="none" w:sz="0" w:space="0" w:color="auto"/>
        <w:bottom w:val="none" w:sz="0" w:space="0" w:color="auto"/>
        <w:right w:val="none" w:sz="0" w:space="0" w:color="auto"/>
      </w:divBdr>
    </w:div>
    <w:div w:id="696731696">
      <w:bodyDiv w:val="1"/>
      <w:marLeft w:val="0"/>
      <w:marRight w:val="0"/>
      <w:marTop w:val="0"/>
      <w:marBottom w:val="0"/>
      <w:divBdr>
        <w:top w:val="none" w:sz="0" w:space="0" w:color="auto"/>
        <w:left w:val="none" w:sz="0" w:space="0" w:color="auto"/>
        <w:bottom w:val="none" w:sz="0" w:space="0" w:color="auto"/>
        <w:right w:val="none" w:sz="0" w:space="0" w:color="auto"/>
      </w:divBdr>
    </w:div>
    <w:div w:id="696851204">
      <w:bodyDiv w:val="1"/>
      <w:marLeft w:val="0"/>
      <w:marRight w:val="0"/>
      <w:marTop w:val="0"/>
      <w:marBottom w:val="0"/>
      <w:divBdr>
        <w:top w:val="none" w:sz="0" w:space="0" w:color="auto"/>
        <w:left w:val="none" w:sz="0" w:space="0" w:color="auto"/>
        <w:bottom w:val="none" w:sz="0" w:space="0" w:color="auto"/>
        <w:right w:val="none" w:sz="0" w:space="0" w:color="auto"/>
      </w:divBdr>
    </w:div>
    <w:div w:id="696928843">
      <w:bodyDiv w:val="1"/>
      <w:marLeft w:val="0"/>
      <w:marRight w:val="0"/>
      <w:marTop w:val="0"/>
      <w:marBottom w:val="0"/>
      <w:divBdr>
        <w:top w:val="none" w:sz="0" w:space="0" w:color="auto"/>
        <w:left w:val="none" w:sz="0" w:space="0" w:color="auto"/>
        <w:bottom w:val="none" w:sz="0" w:space="0" w:color="auto"/>
        <w:right w:val="none" w:sz="0" w:space="0" w:color="auto"/>
      </w:divBdr>
    </w:div>
    <w:div w:id="697051246">
      <w:bodyDiv w:val="1"/>
      <w:marLeft w:val="0"/>
      <w:marRight w:val="0"/>
      <w:marTop w:val="0"/>
      <w:marBottom w:val="0"/>
      <w:divBdr>
        <w:top w:val="none" w:sz="0" w:space="0" w:color="auto"/>
        <w:left w:val="none" w:sz="0" w:space="0" w:color="auto"/>
        <w:bottom w:val="none" w:sz="0" w:space="0" w:color="auto"/>
        <w:right w:val="none" w:sz="0" w:space="0" w:color="auto"/>
      </w:divBdr>
    </w:div>
    <w:div w:id="697199342">
      <w:bodyDiv w:val="1"/>
      <w:marLeft w:val="0"/>
      <w:marRight w:val="0"/>
      <w:marTop w:val="0"/>
      <w:marBottom w:val="0"/>
      <w:divBdr>
        <w:top w:val="none" w:sz="0" w:space="0" w:color="auto"/>
        <w:left w:val="none" w:sz="0" w:space="0" w:color="auto"/>
        <w:bottom w:val="none" w:sz="0" w:space="0" w:color="auto"/>
        <w:right w:val="none" w:sz="0" w:space="0" w:color="auto"/>
      </w:divBdr>
    </w:div>
    <w:div w:id="697242508">
      <w:bodyDiv w:val="1"/>
      <w:marLeft w:val="0"/>
      <w:marRight w:val="0"/>
      <w:marTop w:val="0"/>
      <w:marBottom w:val="0"/>
      <w:divBdr>
        <w:top w:val="none" w:sz="0" w:space="0" w:color="auto"/>
        <w:left w:val="none" w:sz="0" w:space="0" w:color="auto"/>
        <w:bottom w:val="none" w:sz="0" w:space="0" w:color="auto"/>
        <w:right w:val="none" w:sz="0" w:space="0" w:color="auto"/>
      </w:divBdr>
    </w:div>
    <w:div w:id="697389919">
      <w:bodyDiv w:val="1"/>
      <w:marLeft w:val="0"/>
      <w:marRight w:val="0"/>
      <w:marTop w:val="0"/>
      <w:marBottom w:val="0"/>
      <w:divBdr>
        <w:top w:val="none" w:sz="0" w:space="0" w:color="auto"/>
        <w:left w:val="none" w:sz="0" w:space="0" w:color="auto"/>
        <w:bottom w:val="none" w:sz="0" w:space="0" w:color="auto"/>
        <w:right w:val="none" w:sz="0" w:space="0" w:color="auto"/>
      </w:divBdr>
    </w:div>
    <w:div w:id="697462600">
      <w:bodyDiv w:val="1"/>
      <w:marLeft w:val="0"/>
      <w:marRight w:val="0"/>
      <w:marTop w:val="0"/>
      <w:marBottom w:val="0"/>
      <w:divBdr>
        <w:top w:val="none" w:sz="0" w:space="0" w:color="auto"/>
        <w:left w:val="none" w:sz="0" w:space="0" w:color="auto"/>
        <w:bottom w:val="none" w:sz="0" w:space="0" w:color="auto"/>
        <w:right w:val="none" w:sz="0" w:space="0" w:color="auto"/>
      </w:divBdr>
    </w:div>
    <w:div w:id="697512601">
      <w:bodyDiv w:val="1"/>
      <w:marLeft w:val="0"/>
      <w:marRight w:val="0"/>
      <w:marTop w:val="0"/>
      <w:marBottom w:val="0"/>
      <w:divBdr>
        <w:top w:val="none" w:sz="0" w:space="0" w:color="auto"/>
        <w:left w:val="none" w:sz="0" w:space="0" w:color="auto"/>
        <w:bottom w:val="none" w:sz="0" w:space="0" w:color="auto"/>
        <w:right w:val="none" w:sz="0" w:space="0" w:color="auto"/>
      </w:divBdr>
    </w:div>
    <w:div w:id="697512637">
      <w:bodyDiv w:val="1"/>
      <w:marLeft w:val="0"/>
      <w:marRight w:val="0"/>
      <w:marTop w:val="0"/>
      <w:marBottom w:val="0"/>
      <w:divBdr>
        <w:top w:val="none" w:sz="0" w:space="0" w:color="auto"/>
        <w:left w:val="none" w:sz="0" w:space="0" w:color="auto"/>
        <w:bottom w:val="none" w:sz="0" w:space="0" w:color="auto"/>
        <w:right w:val="none" w:sz="0" w:space="0" w:color="auto"/>
      </w:divBdr>
    </w:div>
    <w:div w:id="697585169">
      <w:bodyDiv w:val="1"/>
      <w:marLeft w:val="0"/>
      <w:marRight w:val="0"/>
      <w:marTop w:val="0"/>
      <w:marBottom w:val="0"/>
      <w:divBdr>
        <w:top w:val="none" w:sz="0" w:space="0" w:color="auto"/>
        <w:left w:val="none" w:sz="0" w:space="0" w:color="auto"/>
        <w:bottom w:val="none" w:sz="0" w:space="0" w:color="auto"/>
        <w:right w:val="none" w:sz="0" w:space="0" w:color="auto"/>
      </w:divBdr>
    </w:div>
    <w:div w:id="697707820">
      <w:bodyDiv w:val="1"/>
      <w:marLeft w:val="0"/>
      <w:marRight w:val="0"/>
      <w:marTop w:val="0"/>
      <w:marBottom w:val="0"/>
      <w:divBdr>
        <w:top w:val="none" w:sz="0" w:space="0" w:color="auto"/>
        <w:left w:val="none" w:sz="0" w:space="0" w:color="auto"/>
        <w:bottom w:val="none" w:sz="0" w:space="0" w:color="auto"/>
        <w:right w:val="none" w:sz="0" w:space="0" w:color="auto"/>
      </w:divBdr>
    </w:div>
    <w:div w:id="697850332">
      <w:bodyDiv w:val="1"/>
      <w:marLeft w:val="0"/>
      <w:marRight w:val="0"/>
      <w:marTop w:val="0"/>
      <w:marBottom w:val="0"/>
      <w:divBdr>
        <w:top w:val="none" w:sz="0" w:space="0" w:color="auto"/>
        <w:left w:val="none" w:sz="0" w:space="0" w:color="auto"/>
        <w:bottom w:val="none" w:sz="0" w:space="0" w:color="auto"/>
        <w:right w:val="none" w:sz="0" w:space="0" w:color="auto"/>
      </w:divBdr>
    </w:div>
    <w:div w:id="697970885">
      <w:bodyDiv w:val="1"/>
      <w:marLeft w:val="0"/>
      <w:marRight w:val="0"/>
      <w:marTop w:val="0"/>
      <w:marBottom w:val="0"/>
      <w:divBdr>
        <w:top w:val="none" w:sz="0" w:space="0" w:color="auto"/>
        <w:left w:val="none" w:sz="0" w:space="0" w:color="auto"/>
        <w:bottom w:val="none" w:sz="0" w:space="0" w:color="auto"/>
        <w:right w:val="none" w:sz="0" w:space="0" w:color="auto"/>
      </w:divBdr>
    </w:div>
    <w:div w:id="697974113">
      <w:bodyDiv w:val="1"/>
      <w:marLeft w:val="0"/>
      <w:marRight w:val="0"/>
      <w:marTop w:val="0"/>
      <w:marBottom w:val="0"/>
      <w:divBdr>
        <w:top w:val="none" w:sz="0" w:space="0" w:color="auto"/>
        <w:left w:val="none" w:sz="0" w:space="0" w:color="auto"/>
        <w:bottom w:val="none" w:sz="0" w:space="0" w:color="auto"/>
        <w:right w:val="none" w:sz="0" w:space="0" w:color="auto"/>
      </w:divBdr>
    </w:div>
    <w:div w:id="698169226">
      <w:bodyDiv w:val="1"/>
      <w:marLeft w:val="0"/>
      <w:marRight w:val="0"/>
      <w:marTop w:val="0"/>
      <w:marBottom w:val="0"/>
      <w:divBdr>
        <w:top w:val="none" w:sz="0" w:space="0" w:color="auto"/>
        <w:left w:val="none" w:sz="0" w:space="0" w:color="auto"/>
        <w:bottom w:val="none" w:sz="0" w:space="0" w:color="auto"/>
        <w:right w:val="none" w:sz="0" w:space="0" w:color="auto"/>
      </w:divBdr>
    </w:div>
    <w:div w:id="698312546">
      <w:bodyDiv w:val="1"/>
      <w:marLeft w:val="0"/>
      <w:marRight w:val="0"/>
      <w:marTop w:val="0"/>
      <w:marBottom w:val="0"/>
      <w:divBdr>
        <w:top w:val="none" w:sz="0" w:space="0" w:color="auto"/>
        <w:left w:val="none" w:sz="0" w:space="0" w:color="auto"/>
        <w:bottom w:val="none" w:sz="0" w:space="0" w:color="auto"/>
        <w:right w:val="none" w:sz="0" w:space="0" w:color="auto"/>
      </w:divBdr>
    </w:div>
    <w:div w:id="698361831">
      <w:bodyDiv w:val="1"/>
      <w:marLeft w:val="0"/>
      <w:marRight w:val="0"/>
      <w:marTop w:val="0"/>
      <w:marBottom w:val="0"/>
      <w:divBdr>
        <w:top w:val="none" w:sz="0" w:space="0" w:color="auto"/>
        <w:left w:val="none" w:sz="0" w:space="0" w:color="auto"/>
        <w:bottom w:val="none" w:sz="0" w:space="0" w:color="auto"/>
        <w:right w:val="none" w:sz="0" w:space="0" w:color="auto"/>
      </w:divBdr>
    </w:div>
    <w:div w:id="698625419">
      <w:bodyDiv w:val="1"/>
      <w:marLeft w:val="0"/>
      <w:marRight w:val="0"/>
      <w:marTop w:val="0"/>
      <w:marBottom w:val="0"/>
      <w:divBdr>
        <w:top w:val="none" w:sz="0" w:space="0" w:color="auto"/>
        <w:left w:val="none" w:sz="0" w:space="0" w:color="auto"/>
        <w:bottom w:val="none" w:sz="0" w:space="0" w:color="auto"/>
        <w:right w:val="none" w:sz="0" w:space="0" w:color="auto"/>
      </w:divBdr>
    </w:div>
    <w:div w:id="698824941">
      <w:bodyDiv w:val="1"/>
      <w:marLeft w:val="0"/>
      <w:marRight w:val="0"/>
      <w:marTop w:val="0"/>
      <w:marBottom w:val="0"/>
      <w:divBdr>
        <w:top w:val="none" w:sz="0" w:space="0" w:color="auto"/>
        <w:left w:val="none" w:sz="0" w:space="0" w:color="auto"/>
        <w:bottom w:val="none" w:sz="0" w:space="0" w:color="auto"/>
        <w:right w:val="none" w:sz="0" w:space="0" w:color="auto"/>
      </w:divBdr>
    </w:div>
    <w:div w:id="698894295">
      <w:bodyDiv w:val="1"/>
      <w:marLeft w:val="0"/>
      <w:marRight w:val="0"/>
      <w:marTop w:val="0"/>
      <w:marBottom w:val="0"/>
      <w:divBdr>
        <w:top w:val="none" w:sz="0" w:space="0" w:color="auto"/>
        <w:left w:val="none" w:sz="0" w:space="0" w:color="auto"/>
        <w:bottom w:val="none" w:sz="0" w:space="0" w:color="auto"/>
        <w:right w:val="none" w:sz="0" w:space="0" w:color="auto"/>
      </w:divBdr>
    </w:div>
    <w:div w:id="699159729">
      <w:bodyDiv w:val="1"/>
      <w:marLeft w:val="0"/>
      <w:marRight w:val="0"/>
      <w:marTop w:val="0"/>
      <w:marBottom w:val="0"/>
      <w:divBdr>
        <w:top w:val="none" w:sz="0" w:space="0" w:color="auto"/>
        <w:left w:val="none" w:sz="0" w:space="0" w:color="auto"/>
        <w:bottom w:val="none" w:sz="0" w:space="0" w:color="auto"/>
        <w:right w:val="none" w:sz="0" w:space="0" w:color="auto"/>
      </w:divBdr>
    </w:div>
    <w:div w:id="699204150">
      <w:bodyDiv w:val="1"/>
      <w:marLeft w:val="0"/>
      <w:marRight w:val="0"/>
      <w:marTop w:val="0"/>
      <w:marBottom w:val="0"/>
      <w:divBdr>
        <w:top w:val="none" w:sz="0" w:space="0" w:color="auto"/>
        <w:left w:val="none" w:sz="0" w:space="0" w:color="auto"/>
        <w:bottom w:val="none" w:sz="0" w:space="0" w:color="auto"/>
        <w:right w:val="none" w:sz="0" w:space="0" w:color="auto"/>
      </w:divBdr>
    </w:div>
    <w:div w:id="699204395">
      <w:bodyDiv w:val="1"/>
      <w:marLeft w:val="0"/>
      <w:marRight w:val="0"/>
      <w:marTop w:val="0"/>
      <w:marBottom w:val="0"/>
      <w:divBdr>
        <w:top w:val="none" w:sz="0" w:space="0" w:color="auto"/>
        <w:left w:val="none" w:sz="0" w:space="0" w:color="auto"/>
        <w:bottom w:val="none" w:sz="0" w:space="0" w:color="auto"/>
        <w:right w:val="none" w:sz="0" w:space="0" w:color="auto"/>
      </w:divBdr>
    </w:div>
    <w:div w:id="699551320">
      <w:bodyDiv w:val="1"/>
      <w:marLeft w:val="0"/>
      <w:marRight w:val="0"/>
      <w:marTop w:val="0"/>
      <w:marBottom w:val="0"/>
      <w:divBdr>
        <w:top w:val="none" w:sz="0" w:space="0" w:color="auto"/>
        <w:left w:val="none" w:sz="0" w:space="0" w:color="auto"/>
        <w:bottom w:val="none" w:sz="0" w:space="0" w:color="auto"/>
        <w:right w:val="none" w:sz="0" w:space="0" w:color="auto"/>
      </w:divBdr>
    </w:div>
    <w:div w:id="700203208">
      <w:bodyDiv w:val="1"/>
      <w:marLeft w:val="0"/>
      <w:marRight w:val="0"/>
      <w:marTop w:val="0"/>
      <w:marBottom w:val="0"/>
      <w:divBdr>
        <w:top w:val="none" w:sz="0" w:space="0" w:color="auto"/>
        <w:left w:val="none" w:sz="0" w:space="0" w:color="auto"/>
        <w:bottom w:val="none" w:sz="0" w:space="0" w:color="auto"/>
        <w:right w:val="none" w:sz="0" w:space="0" w:color="auto"/>
      </w:divBdr>
    </w:div>
    <w:div w:id="700323957">
      <w:bodyDiv w:val="1"/>
      <w:marLeft w:val="0"/>
      <w:marRight w:val="0"/>
      <w:marTop w:val="0"/>
      <w:marBottom w:val="0"/>
      <w:divBdr>
        <w:top w:val="none" w:sz="0" w:space="0" w:color="auto"/>
        <w:left w:val="none" w:sz="0" w:space="0" w:color="auto"/>
        <w:bottom w:val="none" w:sz="0" w:space="0" w:color="auto"/>
        <w:right w:val="none" w:sz="0" w:space="0" w:color="auto"/>
      </w:divBdr>
    </w:div>
    <w:div w:id="700397871">
      <w:bodyDiv w:val="1"/>
      <w:marLeft w:val="0"/>
      <w:marRight w:val="0"/>
      <w:marTop w:val="0"/>
      <w:marBottom w:val="0"/>
      <w:divBdr>
        <w:top w:val="none" w:sz="0" w:space="0" w:color="auto"/>
        <w:left w:val="none" w:sz="0" w:space="0" w:color="auto"/>
        <w:bottom w:val="none" w:sz="0" w:space="0" w:color="auto"/>
        <w:right w:val="none" w:sz="0" w:space="0" w:color="auto"/>
      </w:divBdr>
    </w:div>
    <w:div w:id="700863916">
      <w:bodyDiv w:val="1"/>
      <w:marLeft w:val="0"/>
      <w:marRight w:val="0"/>
      <w:marTop w:val="0"/>
      <w:marBottom w:val="0"/>
      <w:divBdr>
        <w:top w:val="none" w:sz="0" w:space="0" w:color="auto"/>
        <w:left w:val="none" w:sz="0" w:space="0" w:color="auto"/>
        <w:bottom w:val="none" w:sz="0" w:space="0" w:color="auto"/>
        <w:right w:val="none" w:sz="0" w:space="0" w:color="auto"/>
      </w:divBdr>
    </w:div>
    <w:div w:id="700939259">
      <w:bodyDiv w:val="1"/>
      <w:marLeft w:val="0"/>
      <w:marRight w:val="0"/>
      <w:marTop w:val="0"/>
      <w:marBottom w:val="0"/>
      <w:divBdr>
        <w:top w:val="none" w:sz="0" w:space="0" w:color="auto"/>
        <w:left w:val="none" w:sz="0" w:space="0" w:color="auto"/>
        <w:bottom w:val="none" w:sz="0" w:space="0" w:color="auto"/>
        <w:right w:val="none" w:sz="0" w:space="0" w:color="auto"/>
      </w:divBdr>
    </w:div>
    <w:div w:id="701172309">
      <w:bodyDiv w:val="1"/>
      <w:marLeft w:val="0"/>
      <w:marRight w:val="0"/>
      <w:marTop w:val="0"/>
      <w:marBottom w:val="0"/>
      <w:divBdr>
        <w:top w:val="none" w:sz="0" w:space="0" w:color="auto"/>
        <w:left w:val="none" w:sz="0" w:space="0" w:color="auto"/>
        <w:bottom w:val="none" w:sz="0" w:space="0" w:color="auto"/>
        <w:right w:val="none" w:sz="0" w:space="0" w:color="auto"/>
      </w:divBdr>
    </w:div>
    <w:div w:id="701326367">
      <w:bodyDiv w:val="1"/>
      <w:marLeft w:val="0"/>
      <w:marRight w:val="0"/>
      <w:marTop w:val="0"/>
      <w:marBottom w:val="0"/>
      <w:divBdr>
        <w:top w:val="none" w:sz="0" w:space="0" w:color="auto"/>
        <w:left w:val="none" w:sz="0" w:space="0" w:color="auto"/>
        <w:bottom w:val="none" w:sz="0" w:space="0" w:color="auto"/>
        <w:right w:val="none" w:sz="0" w:space="0" w:color="auto"/>
      </w:divBdr>
    </w:div>
    <w:div w:id="701788801">
      <w:bodyDiv w:val="1"/>
      <w:marLeft w:val="0"/>
      <w:marRight w:val="0"/>
      <w:marTop w:val="0"/>
      <w:marBottom w:val="0"/>
      <w:divBdr>
        <w:top w:val="none" w:sz="0" w:space="0" w:color="auto"/>
        <w:left w:val="none" w:sz="0" w:space="0" w:color="auto"/>
        <w:bottom w:val="none" w:sz="0" w:space="0" w:color="auto"/>
        <w:right w:val="none" w:sz="0" w:space="0" w:color="auto"/>
      </w:divBdr>
    </w:div>
    <w:div w:id="701789267">
      <w:bodyDiv w:val="1"/>
      <w:marLeft w:val="0"/>
      <w:marRight w:val="0"/>
      <w:marTop w:val="0"/>
      <w:marBottom w:val="0"/>
      <w:divBdr>
        <w:top w:val="none" w:sz="0" w:space="0" w:color="auto"/>
        <w:left w:val="none" w:sz="0" w:space="0" w:color="auto"/>
        <w:bottom w:val="none" w:sz="0" w:space="0" w:color="auto"/>
        <w:right w:val="none" w:sz="0" w:space="0" w:color="auto"/>
      </w:divBdr>
    </w:div>
    <w:div w:id="702023613">
      <w:bodyDiv w:val="1"/>
      <w:marLeft w:val="0"/>
      <w:marRight w:val="0"/>
      <w:marTop w:val="0"/>
      <w:marBottom w:val="0"/>
      <w:divBdr>
        <w:top w:val="none" w:sz="0" w:space="0" w:color="auto"/>
        <w:left w:val="none" w:sz="0" w:space="0" w:color="auto"/>
        <w:bottom w:val="none" w:sz="0" w:space="0" w:color="auto"/>
        <w:right w:val="none" w:sz="0" w:space="0" w:color="auto"/>
      </w:divBdr>
    </w:div>
    <w:div w:id="702049964">
      <w:bodyDiv w:val="1"/>
      <w:marLeft w:val="0"/>
      <w:marRight w:val="0"/>
      <w:marTop w:val="0"/>
      <w:marBottom w:val="0"/>
      <w:divBdr>
        <w:top w:val="none" w:sz="0" w:space="0" w:color="auto"/>
        <w:left w:val="none" w:sz="0" w:space="0" w:color="auto"/>
        <w:bottom w:val="none" w:sz="0" w:space="0" w:color="auto"/>
        <w:right w:val="none" w:sz="0" w:space="0" w:color="auto"/>
      </w:divBdr>
    </w:div>
    <w:div w:id="702442907">
      <w:bodyDiv w:val="1"/>
      <w:marLeft w:val="0"/>
      <w:marRight w:val="0"/>
      <w:marTop w:val="0"/>
      <w:marBottom w:val="0"/>
      <w:divBdr>
        <w:top w:val="none" w:sz="0" w:space="0" w:color="auto"/>
        <w:left w:val="none" w:sz="0" w:space="0" w:color="auto"/>
        <w:bottom w:val="none" w:sz="0" w:space="0" w:color="auto"/>
        <w:right w:val="none" w:sz="0" w:space="0" w:color="auto"/>
      </w:divBdr>
    </w:div>
    <w:div w:id="702634274">
      <w:bodyDiv w:val="1"/>
      <w:marLeft w:val="0"/>
      <w:marRight w:val="0"/>
      <w:marTop w:val="0"/>
      <w:marBottom w:val="0"/>
      <w:divBdr>
        <w:top w:val="none" w:sz="0" w:space="0" w:color="auto"/>
        <w:left w:val="none" w:sz="0" w:space="0" w:color="auto"/>
        <w:bottom w:val="none" w:sz="0" w:space="0" w:color="auto"/>
        <w:right w:val="none" w:sz="0" w:space="0" w:color="auto"/>
      </w:divBdr>
    </w:div>
    <w:div w:id="702751342">
      <w:bodyDiv w:val="1"/>
      <w:marLeft w:val="0"/>
      <w:marRight w:val="0"/>
      <w:marTop w:val="0"/>
      <w:marBottom w:val="0"/>
      <w:divBdr>
        <w:top w:val="none" w:sz="0" w:space="0" w:color="auto"/>
        <w:left w:val="none" w:sz="0" w:space="0" w:color="auto"/>
        <w:bottom w:val="none" w:sz="0" w:space="0" w:color="auto"/>
        <w:right w:val="none" w:sz="0" w:space="0" w:color="auto"/>
      </w:divBdr>
    </w:div>
    <w:div w:id="703209165">
      <w:bodyDiv w:val="1"/>
      <w:marLeft w:val="0"/>
      <w:marRight w:val="0"/>
      <w:marTop w:val="0"/>
      <w:marBottom w:val="0"/>
      <w:divBdr>
        <w:top w:val="none" w:sz="0" w:space="0" w:color="auto"/>
        <w:left w:val="none" w:sz="0" w:space="0" w:color="auto"/>
        <w:bottom w:val="none" w:sz="0" w:space="0" w:color="auto"/>
        <w:right w:val="none" w:sz="0" w:space="0" w:color="auto"/>
      </w:divBdr>
    </w:div>
    <w:div w:id="703333362">
      <w:bodyDiv w:val="1"/>
      <w:marLeft w:val="0"/>
      <w:marRight w:val="0"/>
      <w:marTop w:val="0"/>
      <w:marBottom w:val="0"/>
      <w:divBdr>
        <w:top w:val="none" w:sz="0" w:space="0" w:color="auto"/>
        <w:left w:val="none" w:sz="0" w:space="0" w:color="auto"/>
        <w:bottom w:val="none" w:sz="0" w:space="0" w:color="auto"/>
        <w:right w:val="none" w:sz="0" w:space="0" w:color="auto"/>
      </w:divBdr>
    </w:div>
    <w:div w:id="703411809">
      <w:bodyDiv w:val="1"/>
      <w:marLeft w:val="0"/>
      <w:marRight w:val="0"/>
      <w:marTop w:val="0"/>
      <w:marBottom w:val="0"/>
      <w:divBdr>
        <w:top w:val="none" w:sz="0" w:space="0" w:color="auto"/>
        <w:left w:val="none" w:sz="0" w:space="0" w:color="auto"/>
        <w:bottom w:val="none" w:sz="0" w:space="0" w:color="auto"/>
        <w:right w:val="none" w:sz="0" w:space="0" w:color="auto"/>
      </w:divBdr>
    </w:div>
    <w:div w:id="703554497">
      <w:bodyDiv w:val="1"/>
      <w:marLeft w:val="0"/>
      <w:marRight w:val="0"/>
      <w:marTop w:val="0"/>
      <w:marBottom w:val="0"/>
      <w:divBdr>
        <w:top w:val="none" w:sz="0" w:space="0" w:color="auto"/>
        <w:left w:val="none" w:sz="0" w:space="0" w:color="auto"/>
        <w:bottom w:val="none" w:sz="0" w:space="0" w:color="auto"/>
        <w:right w:val="none" w:sz="0" w:space="0" w:color="auto"/>
      </w:divBdr>
    </w:div>
    <w:div w:id="703557925">
      <w:bodyDiv w:val="1"/>
      <w:marLeft w:val="0"/>
      <w:marRight w:val="0"/>
      <w:marTop w:val="0"/>
      <w:marBottom w:val="0"/>
      <w:divBdr>
        <w:top w:val="none" w:sz="0" w:space="0" w:color="auto"/>
        <w:left w:val="none" w:sz="0" w:space="0" w:color="auto"/>
        <w:bottom w:val="none" w:sz="0" w:space="0" w:color="auto"/>
        <w:right w:val="none" w:sz="0" w:space="0" w:color="auto"/>
      </w:divBdr>
    </w:div>
    <w:div w:id="703597892">
      <w:bodyDiv w:val="1"/>
      <w:marLeft w:val="0"/>
      <w:marRight w:val="0"/>
      <w:marTop w:val="0"/>
      <w:marBottom w:val="0"/>
      <w:divBdr>
        <w:top w:val="none" w:sz="0" w:space="0" w:color="auto"/>
        <w:left w:val="none" w:sz="0" w:space="0" w:color="auto"/>
        <w:bottom w:val="none" w:sz="0" w:space="0" w:color="auto"/>
        <w:right w:val="none" w:sz="0" w:space="0" w:color="auto"/>
      </w:divBdr>
    </w:div>
    <w:div w:id="703674465">
      <w:bodyDiv w:val="1"/>
      <w:marLeft w:val="0"/>
      <w:marRight w:val="0"/>
      <w:marTop w:val="0"/>
      <w:marBottom w:val="0"/>
      <w:divBdr>
        <w:top w:val="none" w:sz="0" w:space="0" w:color="auto"/>
        <w:left w:val="none" w:sz="0" w:space="0" w:color="auto"/>
        <w:bottom w:val="none" w:sz="0" w:space="0" w:color="auto"/>
        <w:right w:val="none" w:sz="0" w:space="0" w:color="auto"/>
      </w:divBdr>
    </w:div>
    <w:div w:id="703991406">
      <w:bodyDiv w:val="1"/>
      <w:marLeft w:val="0"/>
      <w:marRight w:val="0"/>
      <w:marTop w:val="0"/>
      <w:marBottom w:val="0"/>
      <w:divBdr>
        <w:top w:val="none" w:sz="0" w:space="0" w:color="auto"/>
        <w:left w:val="none" w:sz="0" w:space="0" w:color="auto"/>
        <w:bottom w:val="none" w:sz="0" w:space="0" w:color="auto"/>
        <w:right w:val="none" w:sz="0" w:space="0" w:color="auto"/>
      </w:divBdr>
    </w:div>
    <w:div w:id="704064117">
      <w:bodyDiv w:val="1"/>
      <w:marLeft w:val="0"/>
      <w:marRight w:val="0"/>
      <w:marTop w:val="0"/>
      <w:marBottom w:val="0"/>
      <w:divBdr>
        <w:top w:val="none" w:sz="0" w:space="0" w:color="auto"/>
        <w:left w:val="none" w:sz="0" w:space="0" w:color="auto"/>
        <w:bottom w:val="none" w:sz="0" w:space="0" w:color="auto"/>
        <w:right w:val="none" w:sz="0" w:space="0" w:color="auto"/>
      </w:divBdr>
    </w:div>
    <w:div w:id="704331518">
      <w:bodyDiv w:val="1"/>
      <w:marLeft w:val="0"/>
      <w:marRight w:val="0"/>
      <w:marTop w:val="0"/>
      <w:marBottom w:val="0"/>
      <w:divBdr>
        <w:top w:val="none" w:sz="0" w:space="0" w:color="auto"/>
        <w:left w:val="none" w:sz="0" w:space="0" w:color="auto"/>
        <w:bottom w:val="none" w:sz="0" w:space="0" w:color="auto"/>
        <w:right w:val="none" w:sz="0" w:space="0" w:color="auto"/>
      </w:divBdr>
    </w:div>
    <w:div w:id="704403348">
      <w:bodyDiv w:val="1"/>
      <w:marLeft w:val="0"/>
      <w:marRight w:val="0"/>
      <w:marTop w:val="0"/>
      <w:marBottom w:val="0"/>
      <w:divBdr>
        <w:top w:val="none" w:sz="0" w:space="0" w:color="auto"/>
        <w:left w:val="none" w:sz="0" w:space="0" w:color="auto"/>
        <w:bottom w:val="none" w:sz="0" w:space="0" w:color="auto"/>
        <w:right w:val="none" w:sz="0" w:space="0" w:color="auto"/>
      </w:divBdr>
    </w:div>
    <w:div w:id="704409217">
      <w:bodyDiv w:val="1"/>
      <w:marLeft w:val="0"/>
      <w:marRight w:val="0"/>
      <w:marTop w:val="0"/>
      <w:marBottom w:val="0"/>
      <w:divBdr>
        <w:top w:val="none" w:sz="0" w:space="0" w:color="auto"/>
        <w:left w:val="none" w:sz="0" w:space="0" w:color="auto"/>
        <w:bottom w:val="none" w:sz="0" w:space="0" w:color="auto"/>
        <w:right w:val="none" w:sz="0" w:space="0" w:color="auto"/>
      </w:divBdr>
    </w:div>
    <w:div w:id="704595527">
      <w:bodyDiv w:val="1"/>
      <w:marLeft w:val="0"/>
      <w:marRight w:val="0"/>
      <w:marTop w:val="0"/>
      <w:marBottom w:val="0"/>
      <w:divBdr>
        <w:top w:val="none" w:sz="0" w:space="0" w:color="auto"/>
        <w:left w:val="none" w:sz="0" w:space="0" w:color="auto"/>
        <w:bottom w:val="none" w:sz="0" w:space="0" w:color="auto"/>
        <w:right w:val="none" w:sz="0" w:space="0" w:color="auto"/>
      </w:divBdr>
    </w:div>
    <w:div w:id="704595629">
      <w:bodyDiv w:val="1"/>
      <w:marLeft w:val="0"/>
      <w:marRight w:val="0"/>
      <w:marTop w:val="0"/>
      <w:marBottom w:val="0"/>
      <w:divBdr>
        <w:top w:val="none" w:sz="0" w:space="0" w:color="auto"/>
        <w:left w:val="none" w:sz="0" w:space="0" w:color="auto"/>
        <w:bottom w:val="none" w:sz="0" w:space="0" w:color="auto"/>
        <w:right w:val="none" w:sz="0" w:space="0" w:color="auto"/>
      </w:divBdr>
    </w:div>
    <w:div w:id="704868310">
      <w:bodyDiv w:val="1"/>
      <w:marLeft w:val="0"/>
      <w:marRight w:val="0"/>
      <w:marTop w:val="0"/>
      <w:marBottom w:val="0"/>
      <w:divBdr>
        <w:top w:val="none" w:sz="0" w:space="0" w:color="auto"/>
        <w:left w:val="none" w:sz="0" w:space="0" w:color="auto"/>
        <w:bottom w:val="none" w:sz="0" w:space="0" w:color="auto"/>
        <w:right w:val="none" w:sz="0" w:space="0" w:color="auto"/>
      </w:divBdr>
    </w:div>
    <w:div w:id="705059915">
      <w:bodyDiv w:val="1"/>
      <w:marLeft w:val="0"/>
      <w:marRight w:val="0"/>
      <w:marTop w:val="0"/>
      <w:marBottom w:val="0"/>
      <w:divBdr>
        <w:top w:val="none" w:sz="0" w:space="0" w:color="auto"/>
        <w:left w:val="none" w:sz="0" w:space="0" w:color="auto"/>
        <w:bottom w:val="none" w:sz="0" w:space="0" w:color="auto"/>
        <w:right w:val="none" w:sz="0" w:space="0" w:color="auto"/>
      </w:divBdr>
    </w:div>
    <w:div w:id="705060024">
      <w:bodyDiv w:val="1"/>
      <w:marLeft w:val="0"/>
      <w:marRight w:val="0"/>
      <w:marTop w:val="0"/>
      <w:marBottom w:val="0"/>
      <w:divBdr>
        <w:top w:val="none" w:sz="0" w:space="0" w:color="auto"/>
        <w:left w:val="none" w:sz="0" w:space="0" w:color="auto"/>
        <w:bottom w:val="none" w:sz="0" w:space="0" w:color="auto"/>
        <w:right w:val="none" w:sz="0" w:space="0" w:color="auto"/>
      </w:divBdr>
    </w:div>
    <w:div w:id="705258305">
      <w:bodyDiv w:val="1"/>
      <w:marLeft w:val="0"/>
      <w:marRight w:val="0"/>
      <w:marTop w:val="0"/>
      <w:marBottom w:val="0"/>
      <w:divBdr>
        <w:top w:val="none" w:sz="0" w:space="0" w:color="auto"/>
        <w:left w:val="none" w:sz="0" w:space="0" w:color="auto"/>
        <w:bottom w:val="none" w:sz="0" w:space="0" w:color="auto"/>
        <w:right w:val="none" w:sz="0" w:space="0" w:color="auto"/>
      </w:divBdr>
    </w:div>
    <w:div w:id="705524672">
      <w:bodyDiv w:val="1"/>
      <w:marLeft w:val="0"/>
      <w:marRight w:val="0"/>
      <w:marTop w:val="0"/>
      <w:marBottom w:val="0"/>
      <w:divBdr>
        <w:top w:val="none" w:sz="0" w:space="0" w:color="auto"/>
        <w:left w:val="none" w:sz="0" w:space="0" w:color="auto"/>
        <w:bottom w:val="none" w:sz="0" w:space="0" w:color="auto"/>
        <w:right w:val="none" w:sz="0" w:space="0" w:color="auto"/>
      </w:divBdr>
    </w:div>
    <w:div w:id="705832130">
      <w:bodyDiv w:val="1"/>
      <w:marLeft w:val="0"/>
      <w:marRight w:val="0"/>
      <w:marTop w:val="0"/>
      <w:marBottom w:val="0"/>
      <w:divBdr>
        <w:top w:val="none" w:sz="0" w:space="0" w:color="auto"/>
        <w:left w:val="none" w:sz="0" w:space="0" w:color="auto"/>
        <w:bottom w:val="none" w:sz="0" w:space="0" w:color="auto"/>
        <w:right w:val="none" w:sz="0" w:space="0" w:color="auto"/>
      </w:divBdr>
    </w:div>
    <w:div w:id="705833919">
      <w:bodyDiv w:val="1"/>
      <w:marLeft w:val="0"/>
      <w:marRight w:val="0"/>
      <w:marTop w:val="0"/>
      <w:marBottom w:val="0"/>
      <w:divBdr>
        <w:top w:val="none" w:sz="0" w:space="0" w:color="auto"/>
        <w:left w:val="none" w:sz="0" w:space="0" w:color="auto"/>
        <w:bottom w:val="none" w:sz="0" w:space="0" w:color="auto"/>
        <w:right w:val="none" w:sz="0" w:space="0" w:color="auto"/>
      </w:divBdr>
    </w:div>
    <w:div w:id="705910639">
      <w:bodyDiv w:val="1"/>
      <w:marLeft w:val="0"/>
      <w:marRight w:val="0"/>
      <w:marTop w:val="0"/>
      <w:marBottom w:val="0"/>
      <w:divBdr>
        <w:top w:val="none" w:sz="0" w:space="0" w:color="auto"/>
        <w:left w:val="none" w:sz="0" w:space="0" w:color="auto"/>
        <w:bottom w:val="none" w:sz="0" w:space="0" w:color="auto"/>
        <w:right w:val="none" w:sz="0" w:space="0" w:color="auto"/>
      </w:divBdr>
    </w:div>
    <w:div w:id="706299033">
      <w:bodyDiv w:val="1"/>
      <w:marLeft w:val="0"/>
      <w:marRight w:val="0"/>
      <w:marTop w:val="0"/>
      <w:marBottom w:val="0"/>
      <w:divBdr>
        <w:top w:val="none" w:sz="0" w:space="0" w:color="auto"/>
        <w:left w:val="none" w:sz="0" w:space="0" w:color="auto"/>
        <w:bottom w:val="none" w:sz="0" w:space="0" w:color="auto"/>
        <w:right w:val="none" w:sz="0" w:space="0" w:color="auto"/>
      </w:divBdr>
    </w:div>
    <w:div w:id="706374756">
      <w:bodyDiv w:val="1"/>
      <w:marLeft w:val="0"/>
      <w:marRight w:val="0"/>
      <w:marTop w:val="0"/>
      <w:marBottom w:val="0"/>
      <w:divBdr>
        <w:top w:val="none" w:sz="0" w:space="0" w:color="auto"/>
        <w:left w:val="none" w:sz="0" w:space="0" w:color="auto"/>
        <w:bottom w:val="none" w:sz="0" w:space="0" w:color="auto"/>
        <w:right w:val="none" w:sz="0" w:space="0" w:color="auto"/>
      </w:divBdr>
    </w:div>
    <w:div w:id="707336561">
      <w:bodyDiv w:val="1"/>
      <w:marLeft w:val="0"/>
      <w:marRight w:val="0"/>
      <w:marTop w:val="0"/>
      <w:marBottom w:val="0"/>
      <w:divBdr>
        <w:top w:val="none" w:sz="0" w:space="0" w:color="auto"/>
        <w:left w:val="none" w:sz="0" w:space="0" w:color="auto"/>
        <w:bottom w:val="none" w:sz="0" w:space="0" w:color="auto"/>
        <w:right w:val="none" w:sz="0" w:space="0" w:color="auto"/>
      </w:divBdr>
    </w:div>
    <w:div w:id="707418424">
      <w:bodyDiv w:val="1"/>
      <w:marLeft w:val="0"/>
      <w:marRight w:val="0"/>
      <w:marTop w:val="0"/>
      <w:marBottom w:val="0"/>
      <w:divBdr>
        <w:top w:val="none" w:sz="0" w:space="0" w:color="auto"/>
        <w:left w:val="none" w:sz="0" w:space="0" w:color="auto"/>
        <w:bottom w:val="none" w:sz="0" w:space="0" w:color="auto"/>
        <w:right w:val="none" w:sz="0" w:space="0" w:color="auto"/>
      </w:divBdr>
    </w:div>
    <w:div w:id="707535179">
      <w:bodyDiv w:val="1"/>
      <w:marLeft w:val="0"/>
      <w:marRight w:val="0"/>
      <w:marTop w:val="0"/>
      <w:marBottom w:val="0"/>
      <w:divBdr>
        <w:top w:val="none" w:sz="0" w:space="0" w:color="auto"/>
        <w:left w:val="none" w:sz="0" w:space="0" w:color="auto"/>
        <w:bottom w:val="none" w:sz="0" w:space="0" w:color="auto"/>
        <w:right w:val="none" w:sz="0" w:space="0" w:color="auto"/>
      </w:divBdr>
    </w:div>
    <w:div w:id="707683608">
      <w:bodyDiv w:val="1"/>
      <w:marLeft w:val="0"/>
      <w:marRight w:val="0"/>
      <w:marTop w:val="0"/>
      <w:marBottom w:val="0"/>
      <w:divBdr>
        <w:top w:val="none" w:sz="0" w:space="0" w:color="auto"/>
        <w:left w:val="none" w:sz="0" w:space="0" w:color="auto"/>
        <w:bottom w:val="none" w:sz="0" w:space="0" w:color="auto"/>
        <w:right w:val="none" w:sz="0" w:space="0" w:color="auto"/>
      </w:divBdr>
    </w:div>
    <w:div w:id="707879272">
      <w:bodyDiv w:val="1"/>
      <w:marLeft w:val="0"/>
      <w:marRight w:val="0"/>
      <w:marTop w:val="0"/>
      <w:marBottom w:val="0"/>
      <w:divBdr>
        <w:top w:val="none" w:sz="0" w:space="0" w:color="auto"/>
        <w:left w:val="none" w:sz="0" w:space="0" w:color="auto"/>
        <w:bottom w:val="none" w:sz="0" w:space="0" w:color="auto"/>
        <w:right w:val="none" w:sz="0" w:space="0" w:color="auto"/>
      </w:divBdr>
    </w:div>
    <w:div w:id="707993373">
      <w:bodyDiv w:val="1"/>
      <w:marLeft w:val="0"/>
      <w:marRight w:val="0"/>
      <w:marTop w:val="0"/>
      <w:marBottom w:val="0"/>
      <w:divBdr>
        <w:top w:val="none" w:sz="0" w:space="0" w:color="auto"/>
        <w:left w:val="none" w:sz="0" w:space="0" w:color="auto"/>
        <w:bottom w:val="none" w:sz="0" w:space="0" w:color="auto"/>
        <w:right w:val="none" w:sz="0" w:space="0" w:color="auto"/>
      </w:divBdr>
    </w:div>
    <w:div w:id="708070000">
      <w:bodyDiv w:val="1"/>
      <w:marLeft w:val="0"/>
      <w:marRight w:val="0"/>
      <w:marTop w:val="0"/>
      <w:marBottom w:val="0"/>
      <w:divBdr>
        <w:top w:val="none" w:sz="0" w:space="0" w:color="auto"/>
        <w:left w:val="none" w:sz="0" w:space="0" w:color="auto"/>
        <w:bottom w:val="none" w:sz="0" w:space="0" w:color="auto"/>
        <w:right w:val="none" w:sz="0" w:space="0" w:color="auto"/>
      </w:divBdr>
    </w:div>
    <w:div w:id="708070129">
      <w:bodyDiv w:val="1"/>
      <w:marLeft w:val="0"/>
      <w:marRight w:val="0"/>
      <w:marTop w:val="0"/>
      <w:marBottom w:val="0"/>
      <w:divBdr>
        <w:top w:val="none" w:sz="0" w:space="0" w:color="auto"/>
        <w:left w:val="none" w:sz="0" w:space="0" w:color="auto"/>
        <w:bottom w:val="none" w:sz="0" w:space="0" w:color="auto"/>
        <w:right w:val="none" w:sz="0" w:space="0" w:color="auto"/>
      </w:divBdr>
    </w:div>
    <w:div w:id="708190779">
      <w:bodyDiv w:val="1"/>
      <w:marLeft w:val="0"/>
      <w:marRight w:val="0"/>
      <w:marTop w:val="0"/>
      <w:marBottom w:val="0"/>
      <w:divBdr>
        <w:top w:val="none" w:sz="0" w:space="0" w:color="auto"/>
        <w:left w:val="none" w:sz="0" w:space="0" w:color="auto"/>
        <w:bottom w:val="none" w:sz="0" w:space="0" w:color="auto"/>
        <w:right w:val="none" w:sz="0" w:space="0" w:color="auto"/>
      </w:divBdr>
    </w:div>
    <w:div w:id="708459292">
      <w:bodyDiv w:val="1"/>
      <w:marLeft w:val="0"/>
      <w:marRight w:val="0"/>
      <w:marTop w:val="0"/>
      <w:marBottom w:val="0"/>
      <w:divBdr>
        <w:top w:val="none" w:sz="0" w:space="0" w:color="auto"/>
        <w:left w:val="none" w:sz="0" w:space="0" w:color="auto"/>
        <w:bottom w:val="none" w:sz="0" w:space="0" w:color="auto"/>
        <w:right w:val="none" w:sz="0" w:space="0" w:color="auto"/>
      </w:divBdr>
    </w:div>
    <w:div w:id="708531724">
      <w:bodyDiv w:val="1"/>
      <w:marLeft w:val="0"/>
      <w:marRight w:val="0"/>
      <w:marTop w:val="0"/>
      <w:marBottom w:val="0"/>
      <w:divBdr>
        <w:top w:val="none" w:sz="0" w:space="0" w:color="auto"/>
        <w:left w:val="none" w:sz="0" w:space="0" w:color="auto"/>
        <w:bottom w:val="none" w:sz="0" w:space="0" w:color="auto"/>
        <w:right w:val="none" w:sz="0" w:space="0" w:color="auto"/>
      </w:divBdr>
    </w:div>
    <w:div w:id="708648401">
      <w:bodyDiv w:val="1"/>
      <w:marLeft w:val="0"/>
      <w:marRight w:val="0"/>
      <w:marTop w:val="0"/>
      <w:marBottom w:val="0"/>
      <w:divBdr>
        <w:top w:val="none" w:sz="0" w:space="0" w:color="auto"/>
        <w:left w:val="none" w:sz="0" w:space="0" w:color="auto"/>
        <w:bottom w:val="none" w:sz="0" w:space="0" w:color="auto"/>
        <w:right w:val="none" w:sz="0" w:space="0" w:color="auto"/>
      </w:divBdr>
    </w:div>
    <w:div w:id="709040069">
      <w:bodyDiv w:val="1"/>
      <w:marLeft w:val="0"/>
      <w:marRight w:val="0"/>
      <w:marTop w:val="0"/>
      <w:marBottom w:val="0"/>
      <w:divBdr>
        <w:top w:val="none" w:sz="0" w:space="0" w:color="auto"/>
        <w:left w:val="none" w:sz="0" w:space="0" w:color="auto"/>
        <w:bottom w:val="none" w:sz="0" w:space="0" w:color="auto"/>
        <w:right w:val="none" w:sz="0" w:space="0" w:color="auto"/>
      </w:divBdr>
    </w:div>
    <w:div w:id="709262888">
      <w:bodyDiv w:val="1"/>
      <w:marLeft w:val="0"/>
      <w:marRight w:val="0"/>
      <w:marTop w:val="0"/>
      <w:marBottom w:val="0"/>
      <w:divBdr>
        <w:top w:val="none" w:sz="0" w:space="0" w:color="auto"/>
        <w:left w:val="none" w:sz="0" w:space="0" w:color="auto"/>
        <w:bottom w:val="none" w:sz="0" w:space="0" w:color="auto"/>
        <w:right w:val="none" w:sz="0" w:space="0" w:color="auto"/>
      </w:divBdr>
    </w:div>
    <w:div w:id="709691849">
      <w:bodyDiv w:val="1"/>
      <w:marLeft w:val="0"/>
      <w:marRight w:val="0"/>
      <w:marTop w:val="0"/>
      <w:marBottom w:val="0"/>
      <w:divBdr>
        <w:top w:val="none" w:sz="0" w:space="0" w:color="auto"/>
        <w:left w:val="none" w:sz="0" w:space="0" w:color="auto"/>
        <w:bottom w:val="none" w:sz="0" w:space="0" w:color="auto"/>
        <w:right w:val="none" w:sz="0" w:space="0" w:color="auto"/>
      </w:divBdr>
    </w:div>
    <w:div w:id="709843587">
      <w:bodyDiv w:val="1"/>
      <w:marLeft w:val="0"/>
      <w:marRight w:val="0"/>
      <w:marTop w:val="0"/>
      <w:marBottom w:val="0"/>
      <w:divBdr>
        <w:top w:val="none" w:sz="0" w:space="0" w:color="auto"/>
        <w:left w:val="none" w:sz="0" w:space="0" w:color="auto"/>
        <w:bottom w:val="none" w:sz="0" w:space="0" w:color="auto"/>
        <w:right w:val="none" w:sz="0" w:space="0" w:color="auto"/>
      </w:divBdr>
    </w:div>
    <w:div w:id="709913426">
      <w:bodyDiv w:val="1"/>
      <w:marLeft w:val="0"/>
      <w:marRight w:val="0"/>
      <w:marTop w:val="0"/>
      <w:marBottom w:val="0"/>
      <w:divBdr>
        <w:top w:val="none" w:sz="0" w:space="0" w:color="auto"/>
        <w:left w:val="none" w:sz="0" w:space="0" w:color="auto"/>
        <w:bottom w:val="none" w:sz="0" w:space="0" w:color="auto"/>
        <w:right w:val="none" w:sz="0" w:space="0" w:color="auto"/>
      </w:divBdr>
    </w:div>
    <w:div w:id="710495009">
      <w:bodyDiv w:val="1"/>
      <w:marLeft w:val="0"/>
      <w:marRight w:val="0"/>
      <w:marTop w:val="0"/>
      <w:marBottom w:val="0"/>
      <w:divBdr>
        <w:top w:val="none" w:sz="0" w:space="0" w:color="auto"/>
        <w:left w:val="none" w:sz="0" w:space="0" w:color="auto"/>
        <w:bottom w:val="none" w:sz="0" w:space="0" w:color="auto"/>
        <w:right w:val="none" w:sz="0" w:space="0" w:color="auto"/>
      </w:divBdr>
    </w:div>
    <w:div w:id="710615687">
      <w:bodyDiv w:val="1"/>
      <w:marLeft w:val="0"/>
      <w:marRight w:val="0"/>
      <w:marTop w:val="0"/>
      <w:marBottom w:val="0"/>
      <w:divBdr>
        <w:top w:val="none" w:sz="0" w:space="0" w:color="auto"/>
        <w:left w:val="none" w:sz="0" w:space="0" w:color="auto"/>
        <w:bottom w:val="none" w:sz="0" w:space="0" w:color="auto"/>
        <w:right w:val="none" w:sz="0" w:space="0" w:color="auto"/>
      </w:divBdr>
    </w:div>
    <w:div w:id="710805795">
      <w:bodyDiv w:val="1"/>
      <w:marLeft w:val="0"/>
      <w:marRight w:val="0"/>
      <w:marTop w:val="0"/>
      <w:marBottom w:val="0"/>
      <w:divBdr>
        <w:top w:val="none" w:sz="0" w:space="0" w:color="auto"/>
        <w:left w:val="none" w:sz="0" w:space="0" w:color="auto"/>
        <w:bottom w:val="none" w:sz="0" w:space="0" w:color="auto"/>
        <w:right w:val="none" w:sz="0" w:space="0" w:color="auto"/>
      </w:divBdr>
    </w:div>
    <w:div w:id="710809077">
      <w:bodyDiv w:val="1"/>
      <w:marLeft w:val="0"/>
      <w:marRight w:val="0"/>
      <w:marTop w:val="0"/>
      <w:marBottom w:val="0"/>
      <w:divBdr>
        <w:top w:val="none" w:sz="0" w:space="0" w:color="auto"/>
        <w:left w:val="none" w:sz="0" w:space="0" w:color="auto"/>
        <w:bottom w:val="none" w:sz="0" w:space="0" w:color="auto"/>
        <w:right w:val="none" w:sz="0" w:space="0" w:color="auto"/>
      </w:divBdr>
    </w:div>
    <w:div w:id="711225848">
      <w:bodyDiv w:val="1"/>
      <w:marLeft w:val="0"/>
      <w:marRight w:val="0"/>
      <w:marTop w:val="0"/>
      <w:marBottom w:val="0"/>
      <w:divBdr>
        <w:top w:val="none" w:sz="0" w:space="0" w:color="auto"/>
        <w:left w:val="none" w:sz="0" w:space="0" w:color="auto"/>
        <w:bottom w:val="none" w:sz="0" w:space="0" w:color="auto"/>
        <w:right w:val="none" w:sz="0" w:space="0" w:color="auto"/>
      </w:divBdr>
    </w:div>
    <w:div w:id="711343111">
      <w:bodyDiv w:val="1"/>
      <w:marLeft w:val="0"/>
      <w:marRight w:val="0"/>
      <w:marTop w:val="0"/>
      <w:marBottom w:val="0"/>
      <w:divBdr>
        <w:top w:val="none" w:sz="0" w:space="0" w:color="auto"/>
        <w:left w:val="none" w:sz="0" w:space="0" w:color="auto"/>
        <w:bottom w:val="none" w:sz="0" w:space="0" w:color="auto"/>
        <w:right w:val="none" w:sz="0" w:space="0" w:color="auto"/>
      </w:divBdr>
    </w:div>
    <w:div w:id="711423999">
      <w:bodyDiv w:val="1"/>
      <w:marLeft w:val="0"/>
      <w:marRight w:val="0"/>
      <w:marTop w:val="0"/>
      <w:marBottom w:val="0"/>
      <w:divBdr>
        <w:top w:val="none" w:sz="0" w:space="0" w:color="auto"/>
        <w:left w:val="none" w:sz="0" w:space="0" w:color="auto"/>
        <w:bottom w:val="none" w:sz="0" w:space="0" w:color="auto"/>
        <w:right w:val="none" w:sz="0" w:space="0" w:color="auto"/>
      </w:divBdr>
    </w:div>
    <w:div w:id="711732675">
      <w:bodyDiv w:val="1"/>
      <w:marLeft w:val="0"/>
      <w:marRight w:val="0"/>
      <w:marTop w:val="0"/>
      <w:marBottom w:val="0"/>
      <w:divBdr>
        <w:top w:val="none" w:sz="0" w:space="0" w:color="auto"/>
        <w:left w:val="none" w:sz="0" w:space="0" w:color="auto"/>
        <w:bottom w:val="none" w:sz="0" w:space="0" w:color="auto"/>
        <w:right w:val="none" w:sz="0" w:space="0" w:color="auto"/>
      </w:divBdr>
    </w:div>
    <w:div w:id="711807707">
      <w:bodyDiv w:val="1"/>
      <w:marLeft w:val="0"/>
      <w:marRight w:val="0"/>
      <w:marTop w:val="0"/>
      <w:marBottom w:val="0"/>
      <w:divBdr>
        <w:top w:val="none" w:sz="0" w:space="0" w:color="auto"/>
        <w:left w:val="none" w:sz="0" w:space="0" w:color="auto"/>
        <w:bottom w:val="none" w:sz="0" w:space="0" w:color="auto"/>
        <w:right w:val="none" w:sz="0" w:space="0" w:color="auto"/>
      </w:divBdr>
    </w:div>
    <w:div w:id="711811926">
      <w:bodyDiv w:val="1"/>
      <w:marLeft w:val="0"/>
      <w:marRight w:val="0"/>
      <w:marTop w:val="0"/>
      <w:marBottom w:val="0"/>
      <w:divBdr>
        <w:top w:val="none" w:sz="0" w:space="0" w:color="auto"/>
        <w:left w:val="none" w:sz="0" w:space="0" w:color="auto"/>
        <w:bottom w:val="none" w:sz="0" w:space="0" w:color="auto"/>
        <w:right w:val="none" w:sz="0" w:space="0" w:color="auto"/>
      </w:divBdr>
    </w:div>
    <w:div w:id="712003917">
      <w:bodyDiv w:val="1"/>
      <w:marLeft w:val="0"/>
      <w:marRight w:val="0"/>
      <w:marTop w:val="0"/>
      <w:marBottom w:val="0"/>
      <w:divBdr>
        <w:top w:val="none" w:sz="0" w:space="0" w:color="auto"/>
        <w:left w:val="none" w:sz="0" w:space="0" w:color="auto"/>
        <w:bottom w:val="none" w:sz="0" w:space="0" w:color="auto"/>
        <w:right w:val="none" w:sz="0" w:space="0" w:color="auto"/>
      </w:divBdr>
    </w:div>
    <w:div w:id="712272022">
      <w:bodyDiv w:val="1"/>
      <w:marLeft w:val="0"/>
      <w:marRight w:val="0"/>
      <w:marTop w:val="0"/>
      <w:marBottom w:val="0"/>
      <w:divBdr>
        <w:top w:val="none" w:sz="0" w:space="0" w:color="auto"/>
        <w:left w:val="none" w:sz="0" w:space="0" w:color="auto"/>
        <w:bottom w:val="none" w:sz="0" w:space="0" w:color="auto"/>
        <w:right w:val="none" w:sz="0" w:space="0" w:color="auto"/>
      </w:divBdr>
    </w:div>
    <w:div w:id="712578058">
      <w:bodyDiv w:val="1"/>
      <w:marLeft w:val="0"/>
      <w:marRight w:val="0"/>
      <w:marTop w:val="0"/>
      <w:marBottom w:val="0"/>
      <w:divBdr>
        <w:top w:val="none" w:sz="0" w:space="0" w:color="auto"/>
        <w:left w:val="none" w:sz="0" w:space="0" w:color="auto"/>
        <w:bottom w:val="none" w:sz="0" w:space="0" w:color="auto"/>
        <w:right w:val="none" w:sz="0" w:space="0" w:color="auto"/>
      </w:divBdr>
    </w:div>
    <w:div w:id="712580726">
      <w:bodyDiv w:val="1"/>
      <w:marLeft w:val="0"/>
      <w:marRight w:val="0"/>
      <w:marTop w:val="0"/>
      <w:marBottom w:val="0"/>
      <w:divBdr>
        <w:top w:val="none" w:sz="0" w:space="0" w:color="auto"/>
        <w:left w:val="none" w:sz="0" w:space="0" w:color="auto"/>
        <w:bottom w:val="none" w:sz="0" w:space="0" w:color="auto"/>
        <w:right w:val="none" w:sz="0" w:space="0" w:color="auto"/>
      </w:divBdr>
    </w:div>
    <w:div w:id="712771193">
      <w:bodyDiv w:val="1"/>
      <w:marLeft w:val="0"/>
      <w:marRight w:val="0"/>
      <w:marTop w:val="0"/>
      <w:marBottom w:val="0"/>
      <w:divBdr>
        <w:top w:val="none" w:sz="0" w:space="0" w:color="auto"/>
        <w:left w:val="none" w:sz="0" w:space="0" w:color="auto"/>
        <w:bottom w:val="none" w:sz="0" w:space="0" w:color="auto"/>
        <w:right w:val="none" w:sz="0" w:space="0" w:color="auto"/>
      </w:divBdr>
    </w:div>
    <w:div w:id="712777542">
      <w:bodyDiv w:val="1"/>
      <w:marLeft w:val="0"/>
      <w:marRight w:val="0"/>
      <w:marTop w:val="0"/>
      <w:marBottom w:val="0"/>
      <w:divBdr>
        <w:top w:val="none" w:sz="0" w:space="0" w:color="auto"/>
        <w:left w:val="none" w:sz="0" w:space="0" w:color="auto"/>
        <w:bottom w:val="none" w:sz="0" w:space="0" w:color="auto"/>
        <w:right w:val="none" w:sz="0" w:space="0" w:color="auto"/>
      </w:divBdr>
    </w:div>
    <w:div w:id="713314071">
      <w:bodyDiv w:val="1"/>
      <w:marLeft w:val="0"/>
      <w:marRight w:val="0"/>
      <w:marTop w:val="0"/>
      <w:marBottom w:val="0"/>
      <w:divBdr>
        <w:top w:val="none" w:sz="0" w:space="0" w:color="auto"/>
        <w:left w:val="none" w:sz="0" w:space="0" w:color="auto"/>
        <w:bottom w:val="none" w:sz="0" w:space="0" w:color="auto"/>
        <w:right w:val="none" w:sz="0" w:space="0" w:color="auto"/>
      </w:divBdr>
    </w:div>
    <w:div w:id="713389615">
      <w:bodyDiv w:val="1"/>
      <w:marLeft w:val="0"/>
      <w:marRight w:val="0"/>
      <w:marTop w:val="0"/>
      <w:marBottom w:val="0"/>
      <w:divBdr>
        <w:top w:val="none" w:sz="0" w:space="0" w:color="auto"/>
        <w:left w:val="none" w:sz="0" w:space="0" w:color="auto"/>
        <w:bottom w:val="none" w:sz="0" w:space="0" w:color="auto"/>
        <w:right w:val="none" w:sz="0" w:space="0" w:color="auto"/>
      </w:divBdr>
    </w:div>
    <w:div w:id="713426709">
      <w:bodyDiv w:val="1"/>
      <w:marLeft w:val="0"/>
      <w:marRight w:val="0"/>
      <w:marTop w:val="0"/>
      <w:marBottom w:val="0"/>
      <w:divBdr>
        <w:top w:val="none" w:sz="0" w:space="0" w:color="auto"/>
        <w:left w:val="none" w:sz="0" w:space="0" w:color="auto"/>
        <w:bottom w:val="none" w:sz="0" w:space="0" w:color="auto"/>
        <w:right w:val="none" w:sz="0" w:space="0" w:color="auto"/>
      </w:divBdr>
    </w:div>
    <w:div w:id="713575632">
      <w:bodyDiv w:val="1"/>
      <w:marLeft w:val="0"/>
      <w:marRight w:val="0"/>
      <w:marTop w:val="0"/>
      <w:marBottom w:val="0"/>
      <w:divBdr>
        <w:top w:val="none" w:sz="0" w:space="0" w:color="auto"/>
        <w:left w:val="none" w:sz="0" w:space="0" w:color="auto"/>
        <w:bottom w:val="none" w:sz="0" w:space="0" w:color="auto"/>
        <w:right w:val="none" w:sz="0" w:space="0" w:color="auto"/>
      </w:divBdr>
    </w:div>
    <w:div w:id="713695719">
      <w:bodyDiv w:val="1"/>
      <w:marLeft w:val="0"/>
      <w:marRight w:val="0"/>
      <w:marTop w:val="0"/>
      <w:marBottom w:val="0"/>
      <w:divBdr>
        <w:top w:val="none" w:sz="0" w:space="0" w:color="auto"/>
        <w:left w:val="none" w:sz="0" w:space="0" w:color="auto"/>
        <w:bottom w:val="none" w:sz="0" w:space="0" w:color="auto"/>
        <w:right w:val="none" w:sz="0" w:space="0" w:color="auto"/>
      </w:divBdr>
    </w:div>
    <w:div w:id="714039317">
      <w:bodyDiv w:val="1"/>
      <w:marLeft w:val="0"/>
      <w:marRight w:val="0"/>
      <w:marTop w:val="0"/>
      <w:marBottom w:val="0"/>
      <w:divBdr>
        <w:top w:val="none" w:sz="0" w:space="0" w:color="auto"/>
        <w:left w:val="none" w:sz="0" w:space="0" w:color="auto"/>
        <w:bottom w:val="none" w:sz="0" w:space="0" w:color="auto"/>
        <w:right w:val="none" w:sz="0" w:space="0" w:color="auto"/>
      </w:divBdr>
    </w:div>
    <w:div w:id="714046525">
      <w:bodyDiv w:val="1"/>
      <w:marLeft w:val="0"/>
      <w:marRight w:val="0"/>
      <w:marTop w:val="0"/>
      <w:marBottom w:val="0"/>
      <w:divBdr>
        <w:top w:val="none" w:sz="0" w:space="0" w:color="auto"/>
        <w:left w:val="none" w:sz="0" w:space="0" w:color="auto"/>
        <w:bottom w:val="none" w:sz="0" w:space="0" w:color="auto"/>
        <w:right w:val="none" w:sz="0" w:space="0" w:color="auto"/>
      </w:divBdr>
    </w:div>
    <w:div w:id="714546249">
      <w:bodyDiv w:val="1"/>
      <w:marLeft w:val="0"/>
      <w:marRight w:val="0"/>
      <w:marTop w:val="0"/>
      <w:marBottom w:val="0"/>
      <w:divBdr>
        <w:top w:val="none" w:sz="0" w:space="0" w:color="auto"/>
        <w:left w:val="none" w:sz="0" w:space="0" w:color="auto"/>
        <w:bottom w:val="none" w:sz="0" w:space="0" w:color="auto"/>
        <w:right w:val="none" w:sz="0" w:space="0" w:color="auto"/>
      </w:divBdr>
    </w:div>
    <w:div w:id="714547223">
      <w:bodyDiv w:val="1"/>
      <w:marLeft w:val="0"/>
      <w:marRight w:val="0"/>
      <w:marTop w:val="0"/>
      <w:marBottom w:val="0"/>
      <w:divBdr>
        <w:top w:val="none" w:sz="0" w:space="0" w:color="auto"/>
        <w:left w:val="none" w:sz="0" w:space="0" w:color="auto"/>
        <w:bottom w:val="none" w:sz="0" w:space="0" w:color="auto"/>
        <w:right w:val="none" w:sz="0" w:space="0" w:color="auto"/>
      </w:divBdr>
    </w:div>
    <w:div w:id="714735774">
      <w:bodyDiv w:val="1"/>
      <w:marLeft w:val="0"/>
      <w:marRight w:val="0"/>
      <w:marTop w:val="0"/>
      <w:marBottom w:val="0"/>
      <w:divBdr>
        <w:top w:val="none" w:sz="0" w:space="0" w:color="auto"/>
        <w:left w:val="none" w:sz="0" w:space="0" w:color="auto"/>
        <w:bottom w:val="none" w:sz="0" w:space="0" w:color="auto"/>
        <w:right w:val="none" w:sz="0" w:space="0" w:color="auto"/>
      </w:divBdr>
    </w:div>
    <w:div w:id="714886020">
      <w:bodyDiv w:val="1"/>
      <w:marLeft w:val="0"/>
      <w:marRight w:val="0"/>
      <w:marTop w:val="0"/>
      <w:marBottom w:val="0"/>
      <w:divBdr>
        <w:top w:val="none" w:sz="0" w:space="0" w:color="auto"/>
        <w:left w:val="none" w:sz="0" w:space="0" w:color="auto"/>
        <w:bottom w:val="none" w:sz="0" w:space="0" w:color="auto"/>
        <w:right w:val="none" w:sz="0" w:space="0" w:color="auto"/>
      </w:divBdr>
    </w:div>
    <w:div w:id="714963124">
      <w:bodyDiv w:val="1"/>
      <w:marLeft w:val="0"/>
      <w:marRight w:val="0"/>
      <w:marTop w:val="0"/>
      <w:marBottom w:val="0"/>
      <w:divBdr>
        <w:top w:val="none" w:sz="0" w:space="0" w:color="auto"/>
        <w:left w:val="none" w:sz="0" w:space="0" w:color="auto"/>
        <w:bottom w:val="none" w:sz="0" w:space="0" w:color="auto"/>
        <w:right w:val="none" w:sz="0" w:space="0" w:color="auto"/>
      </w:divBdr>
    </w:div>
    <w:div w:id="715158638">
      <w:bodyDiv w:val="1"/>
      <w:marLeft w:val="0"/>
      <w:marRight w:val="0"/>
      <w:marTop w:val="0"/>
      <w:marBottom w:val="0"/>
      <w:divBdr>
        <w:top w:val="none" w:sz="0" w:space="0" w:color="auto"/>
        <w:left w:val="none" w:sz="0" w:space="0" w:color="auto"/>
        <w:bottom w:val="none" w:sz="0" w:space="0" w:color="auto"/>
        <w:right w:val="none" w:sz="0" w:space="0" w:color="auto"/>
      </w:divBdr>
    </w:div>
    <w:div w:id="715199754">
      <w:bodyDiv w:val="1"/>
      <w:marLeft w:val="0"/>
      <w:marRight w:val="0"/>
      <w:marTop w:val="0"/>
      <w:marBottom w:val="0"/>
      <w:divBdr>
        <w:top w:val="none" w:sz="0" w:space="0" w:color="auto"/>
        <w:left w:val="none" w:sz="0" w:space="0" w:color="auto"/>
        <w:bottom w:val="none" w:sz="0" w:space="0" w:color="auto"/>
        <w:right w:val="none" w:sz="0" w:space="0" w:color="auto"/>
      </w:divBdr>
    </w:div>
    <w:div w:id="715466584">
      <w:bodyDiv w:val="1"/>
      <w:marLeft w:val="0"/>
      <w:marRight w:val="0"/>
      <w:marTop w:val="0"/>
      <w:marBottom w:val="0"/>
      <w:divBdr>
        <w:top w:val="none" w:sz="0" w:space="0" w:color="auto"/>
        <w:left w:val="none" w:sz="0" w:space="0" w:color="auto"/>
        <w:bottom w:val="none" w:sz="0" w:space="0" w:color="auto"/>
        <w:right w:val="none" w:sz="0" w:space="0" w:color="auto"/>
      </w:divBdr>
    </w:div>
    <w:div w:id="715468363">
      <w:bodyDiv w:val="1"/>
      <w:marLeft w:val="0"/>
      <w:marRight w:val="0"/>
      <w:marTop w:val="0"/>
      <w:marBottom w:val="0"/>
      <w:divBdr>
        <w:top w:val="none" w:sz="0" w:space="0" w:color="auto"/>
        <w:left w:val="none" w:sz="0" w:space="0" w:color="auto"/>
        <w:bottom w:val="none" w:sz="0" w:space="0" w:color="auto"/>
        <w:right w:val="none" w:sz="0" w:space="0" w:color="auto"/>
      </w:divBdr>
    </w:div>
    <w:div w:id="715661985">
      <w:bodyDiv w:val="1"/>
      <w:marLeft w:val="0"/>
      <w:marRight w:val="0"/>
      <w:marTop w:val="0"/>
      <w:marBottom w:val="0"/>
      <w:divBdr>
        <w:top w:val="none" w:sz="0" w:space="0" w:color="auto"/>
        <w:left w:val="none" w:sz="0" w:space="0" w:color="auto"/>
        <w:bottom w:val="none" w:sz="0" w:space="0" w:color="auto"/>
        <w:right w:val="none" w:sz="0" w:space="0" w:color="auto"/>
      </w:divBdr>
    </w:div>
    <w:div w:id="715736318">
      <w:bodyDiv w:val="1"/>
      <w:marLeft w:val="0"/>
      <w:marRight w:val="0"/>
      <w:marTop w:val="0"/>
      <w:marBottom w:val="0"/>
      <w:divBdr>
        <w:top w:val="none" w:sz="0" w:space="0" w:color="auto"/>
        <w:left w:val="none" w:sz="0" w:space="0" w:color="auto"/>
        <w:bottom w:val="none" w:sz="0" w:space="0" w:color="auto"/>
        <w:right w:val="none" w:sz="0" w:space="0" w:color="auto"/>
      </w:divBdr>
    </w:div>
    <w:div w:id="715742847">
      <w:bodyDiv w:val="1"/>
      <w:marLeft w:val="0"/>
      <w:marRight w:val="0"/>
      <w:marTop w:val="0"/>
      <w:marBottom w:val="0"/>
      <w:divBdr>
        <w:top w:val="none" w:sz="0" w:space="0" w:color="auto"/>
        <w:left w:val="none" w:sz="0" w:space="0" w:color="auto"/>
        <w:bottom w:val="none" w:sz="0" w:space="0" w:color="auto"/>
        <w:right w:val="none" w:sz="0" w:space="0" w:color="auto"/>
      </w:divBdr>
    </w:div>
    <w:div w:id="715815413">
      <w:bodyDiv w:val="1"/>
      <w:marLeft w:val="0"/>
      <w:marRight w:val="0"/>
      <w:marTop w:val="0"/>
      <w:marBottom w:val="0"/>
      <w:divBdr>
        <w:top w:val="none" w:sz="0" w:space="0" w:color="auto"/>
        <w:left w:val="none" w:sz="0" w:space="0" w:color="auto"/>
        <w:bottom w:val="none" w:sz="0" w:space="0" w:color="auto"/>
        <w:right w:val="none" w:sz="0" w:space="0" w:color="auto"/>
      </w:divBdr>
    </w:div>
    <w:div w:id="715815779">
      <w:bodyDiv w:val="1"/>
      <w:marLeft w:val="0"/>
      <w:marRight w:val="0"/>
      <w:marTop w:val="0"/>
      <w:marBottom w:val="0"/>
      <w:divBdr>
        <w:top w:val="none" w:sz="0" w:space="0" w:color="auto"/>
        <w:left w:val="none" w:sz="0" w:space="0" w:color="auto"/>
        <w:bottom w:val="none" w:sz="0" w:space="0" w:color="auto"/>
        <w:right w:val="none" w:sz="0" w:space="0" w:color="auto"/>
      </w:divBdr>
    </w:div>
    <w:div w:id="715933471">
      <w:bodyDiv w:val="1"/>
      <w:marLeft w:val="0"/>
      <w:marRight w:val="0"/>
      <w:marTop w:val="0"/>
      <w:marBottom w:val="0"/>
      <w:divBdr>
        <w:top w:val="none" w:sz="0" w:space="0" w:color="auto"/>
        <w:left w:val="none" w:sz="0" w:space="0" w:color="auto"/>
        <w:bottom w:val="none" w:sz="0" w:space="0" w:color="auto"/>
        <w:right w:val="none" w:sz="0" w:space="0" w:color="auto"/>
      </w:divBdr>
    </w:div>
    <w:div w:id="716196677">
      <w:bodyDiv w:val="1"/>
      <w:marLeft w:val="0"/>
      <w:marRight w:val="0"/>
      <w:marTop w:val="0"/>
      <w:marBottom w:val="0"/>
      <w:divBdr>
        <w:top w:val="none" w:sz="0" w:space="0" w:color="auto"/>
        <w:left w:val="none" w:sz="0" w:space="0" w:color="auto"/>
        <w:bottom w:val="none" w:sz="0" w:space="0" w:color="auto"/>
        <w:right w:val="none" w:sz="0" w:space="0" w:color="auto"/>
      </w:divBdr>
    </w:div>
    <w:div w:id="716271669">
      <w:bodyDiv w:val="1"/>
      <w:marLeft w:val="0"/>
      <w:marRight w:val="0"/>
      <w:marTop w:val="0"/>
      <w:marBottom w:val="0"/>
      <w:divBdr>
        <w:top w:val="none" w:sz="0" w:space="0" w:color="auto"/>
        <w:left w:val="none" w:sz="0" w:space="0" w:color="auto"/>
        <w:bottom w:val="none" w:sz="0" w:space="0" w:color="auto"/>
        <w:right w:val="none" w:sz="0" w:space="0" w:color="auto"/>
      </w:divBdr>
    </w:div>
    <w:div w:id="716587534">
      <w:bodyDiv w:val="1"/>
      <w:marLeft w:val="0"/>
      <w:marRight w:val="0"/>
      <w:marTop w:val="0"/>
      <w:marBottom w:val="0"/>
      <w:divBdr>
        <w:top w:val="none" w:sz="0" w:space="0" w:color="auto"/>
        <w:left w:val="none" w:sz="0" w:space="0" w:color="auto"/>
        <w:bottom w:val="none" w:sz="0" w:space="0" w:color="auto"/>
        <w:right w:val="none" w:sz="0" w:space="0" w:color="auto"/>
      </w:divBdr>
    </w:div>
    <w:div w:id="716590398">
      <w:bodyDiv w:val="1"/>
      <w:marLeft w:val="0"/>
      <w:marRight w:val="0"/>
      <w:marTop w:val="0"/>
      <w:marBottom w:val="0"/>
      <w:divBdr>
        <w:top w:val="none" w:sz="0" w:space="0" w:color="auto"/>
        <w:left w:val="none" w:sz="0" w:space="0" w:color="auto"/>
        <w:bottom w:val="none" w:sz="0" w:space="0" w:color="auto"/>
        <w:right w:val="none" w:sz="0" w:space="0" w:color="auto"/>
      </w:divBdr>
    </w:div>
    <w:div w:id="716592514">
      <w:bodyDiv w:val="1"/>
      <w:marLeft w:val="0"/>
      <w:marRight w:val="0"/>
      <w:marTop w:val="0"/>
      <w:marBottom w:val="0"/>
      <w:divBdr>
        <w:top w:val="none" w:sz="0" w:space="0" w:color="auto"/>
        <w:left w:val="none" w:sz="0" w:space="0" w:color="auto"/>
        <w:bottom w:val="none" w:sz="0" w:space="0" w:color="auto"/>
        <w:right w:val="none" w:sz="0" w:space="0" w:color="auto"/>
      </w:divBdr>
    </w:div>
    <w:div w:id="716707152">
      <w:bodyDiv w:val="1"/>
      <w:marLeft w:val="0"/>
      <w:marRight w:val="0"/>
      <w:marTop w:val="0"/>
      <w:marBottom w:val="0"/>
      <w:divBdr>
        <w:top w:val="none" w:sz="0" w:space="0" w:color="auto"/>
        <w:left w:val="none" w:sz="0" w:space="0" w:color="auto"/>
        <w:bottom w:val="none" w:sz="0" w:space="0" w:color="auto"/>
        <w:right w:val="none" w:sz="0" w:space="0" w:color="auto"/>
      </w:divBdr>
    </w:div>
    <w:div w:id="716776447">
      <w:bodyDiv w:val="1"/>
      <w:marLeft w:val="0"/>
      <w:marRight w:val="0"/>
      <w:marTop w:val="0"/>
      <w:marBottom w:val="0"/>
      <w:divBdr>
        <w:top w:val="none" w:sz="0" w:space="0" w:color="auto"/>
        <w:left w:val="none" w:sz="0" w:space="0" w:color="auto"/>
        <w:bottom w:val="none" w:sz="0" w:space="0" w:color="auto"/>
        <w:right w:val="none" w:sz="0" w:space="0" w:color="auto"/>
      </w:divBdr>
    </w:div>
    <w:div w:id="716781018">
      <w:bodyDiv w:val="1"/>
      <w:marLeft w:val="0"/>
      <w:marRight w:val="0"/>
      <w:marTop w:val="0"/>
      <w:marBottom w:val="0"/>
      <w:divBdr>
        <w:top w:val="none" w:sz="0" w:space="0" w:color="auto"/>
        <w:left w:val="none" w:sz="0" w:space="0" w:color="auto"/>
        <w:bottom w:val="none" w:sz="0" w:space="0" w:color="auto"/>
        <w:right w:val="none" w:sz="0" w:space="0" w:color="auto"/>
      </w:divBdr>
    </w:div>
    <w:div w:id="716927507">
      <w:bodyDiv w:val="1"/>
      <w:marLeft w:val="0"/>
      <w:marRight w:val="0"/>
      <w:marTop w:val="0"/>
      <w:marBottom w:val="0"/>
      <w:divBdr>
        <w:top w:val="none" w:sz="0" w:space="0" w:color="auto"/>
        <w:left w:val="none" w:sz="0" w:space="0" w:color="auto"/>
        <w:bottom w:val="none" w:sz="0" w:space="0" w:color="auto"/>
        <w:right w:val="none" w:sz="0" w:space="0" w:color="auto"/>
      </w:divBdr>
    </w:div>
    <w:div w:id="717246409">
      <w:bodyDiv w:val="1"/>
      <w:marLeft w:val="0"/>
      <w:marRight w:val="0"/>
      <w:marTop w:val="0"/>
      <w:marBottom w:val="0"/>
      <w:divBdr>
        <w:top w:val="none" w:sz="0" w:space="0" w:color="auto"/>
        <w:left w:val="none" w:sz="0" w:space="0" w:color="auto"/>
        <w:bottom w:val="none" w:sz="0" w:space="0" w:color="auto"/>
        <w:right w:val="none" w:sz="0" w:space="0" w:color="auto"/>
      </w:divBdr>
    </w:div>
    <w:div w:id="717556967">
      <w:bodyDiv w:val="1"/>
      <w:marLeft w:val="0"/>
      <w:marRight w:val="0"/>
      <w:marTop w:val="0"/>
      <w:marBottom w:val="0"/>
      <w:divBdr>
        <w:top w:val="none" w:sz="0" w:space="0" w:color="auto"/>
        <w:left w:val="none" w:sz="0" w:space="0" w:color="auto"/>
        <w:bottom w:val="none" w:sz="0" w:space="0" w:color="auto"/>
        <w:right w:val="none" w:sz="0" w:space="0" w:color="auto"/>
      </w:divBdr>
    </w:div>
    <w:div w:id="717628263">
      <w:bodyDiv w:val="1"/>
      <w:marLeft w:val="0"/>
      <w:marRight w:val="0"/>
      <w:marTop w:val="0"/>
      <w:marBottom w:val="0"/>
      <w:divBdr>
        <w:top w:val="none" w:sz="0" w:space="0" w:color="auto"/>
        <w:left w:val="none" w:sz="0" w:space="0" w:color="auto"/>
        <w:bottom w:val="none" w:sz="0" w:space="0" w:color="auto"/>
        <w:right w:val="none" w:sz="0" w:space="0" w:color="auto"/>
      </w:divBdr>
    </w:div>
    <w:div w:id="717896234">
      <w:bodyDiv w:val="1"/>
      <w:marLeft w:val="0"/>
      <w:marRight w:val="0"/>
      <w:marTop w:val="0"/>
      <w:marBottom w:val="0"/>
      <w:divBdr>
        <w:top w:val="none" w:sz="0" w:space="0" w:color="auto"/>
        <w:left w:val="none" w:sz="0" w:space="0" w:color="auto"/>
        <w:bottom w:val="none" w:sz="0" w:space="0" w:color="auto"/>
        <w:right w:val="none" w:sz="0" w:space="0" w:color="auto"/>
      </w:divBdr>
    </w:div>
    <w:div w:id="718016927">
      <w:bodyDiv w:val="1"/>
      <w:marLeft w:val="0"/>
      <w:marRight w:val="0"/>
      <w:marTop w:val="0"/>
      <w:marBottom w:val="0"/>
      <w:divBdr>
        <w:top w:val="none" w:sz="0" w:space="0" w:color="auto"/>
        <w:left w:val="none" w:sz="0" w:space="0" w:color="auto"/>
        <w:bottom w:val="none" w:sz="0" w:space="0" w:color="auto"/>
        <w:right w:val="none" w:sz="0" w:space="0" w:color="auto"/>
      </w:divBdr>
    </w:div>
    <w:div w:id="718044832">
      <w:bodyDiv w:val="1"/>
      <w:marLeft w:val="0"/>
      <w:marRight w:val="0"/>
      <w:marTop w:val="0"/>
      <w:marBottom w:val="0"/>
      <w:divBdr>
        <w:top w:val="none" w:sz="0" w:space="0" w:color="auto"/>
        <w:left w:val="none" w:sz="0" w:space="0" w:color="auto"/>
        <w:bottom w:val="none" w:sz="0" w:space="0" w:color="auto"/>
        <w:right w:val="none" w:sz="0" w:space="0" w:color="auto"/>
      </w:divBdr>
    </w:div>
    <w:div w:id="718088093">
      <w:bodyDiv w:val="1"/>
      <w:marLeft w:val="0"/>
      <w:marRight w:val="0"/>
      <w:marTop w:val="0"/>
      <w:marBottom w:val="0"/>
      <w:divBdr>
        <w:top w:val="none" w:sz="0" w:space="0" w:color="auto"/>
        <w:left w:val="none" w:sz="0" w:space="0" w:color="auto"/>
        <w:bottom w:val="none" w:sz="0" w:space="0" w:color="auto"/>
        <w:right w:val="none" w:sz="0" w:space="0" w:color="auto"/>
      </w:divBdr>
    </w:div>
    <w:div w:id="718280586">
      <w:bodyDiv w:val="1"/>
      <w:marLeft w:val="0"/>
      <w:marRight w:val="0"/>
      <w:marTop w:val="0"/>
      <w:marBottom w:val="0"/>
      <w:divBdr>
        <w:top w:val="none" w:sz="0" w:space="0" w:color="auto"/>
        <w:left w:val="none" w:sz="0" w:space="0" w:color="auto"/>
        <w:bottom w:val="none" w:sz="0" w:space="0" w:color="auto"/>
        <w:right w:val="none" w:sz="0" w:space="0" w:color="auto"/>
      </w:divBdr>
    </w:div>
    <w:div w:id="718356426">
      <w:bodyDiv w:val="1"/>
      <w:marLeft w:val="0"/>
      <w:marRight w:val="0"/>
      <w:marTop w:val="0"/>
      <w:marBottom w:val="0"/>
      <w:divBdr>
        <w:top w:val="none" w:sz="0" w:space="0" w:color="auto"/>
        <w:left w:val="none" w:sz="0" w:space="0" w:color="auto"/>
        <w:bottom w:val="none" w:sz="0" w:space="0" w:color="auto"/>
        <w:right w:val="none" w:sz="0" w:space="0" w:color="auto"/>
      </w:divBdr>
    </w:div>
    <w:div w:id="718361275">
      <w:bodyDiv w:val="1"/>
      <w:marLeft w:val="0"/>
      <w:marRight w:val="0"/>
      <w:marTop w:val="0"/>
      <w:marBottom w:val="0"/>
      <w:divBdr>
        <w:top w:val="none" w:sz="0" w:space="0" w:color="auto"/>
        <w:left w:val="none" w:sz="0" w:space="0" w:color="auto"/>
        <w:bottom w:val="none" w:sz="0" w:space="0" w:color="auto"/>
        <w:right w:val="none" w:sz="0" w:space="0" w:color="auto"/>
      </w:divBdr>
    </w:div>
    <w:div w:id="718555992">
      <w:bodyDiv w:val="1"/>
      <w:marLeft w:val="0"/>
      <w:marRight w:val="0"/>
      <w:marTop w:val="0"/>
      <w:marBottom w:val="0"/>
      <w:divBdr>
        <w:top w:val="none" w:sz="0" w:space="0" w:color="auto"/>
        <w:left w:val="none" w:sz="0" w:space="0" w:color="auto"/>
        <w:bottom w:val="none" w:sz="0" w:space="0" w:color="auto"/>
        <w:right w:val="none" w:sz="0" w:space="0" w:color="auto"/>
      </w:divBdr>
    </w:div>
    <w:div w:id="718630948">
      <w:bodyDiv w:val="1"/>
      <w:marLeft w:val="0"/>
      <w:marRight w:val="0"/>
      <w:marTop w:val="0"/>
      <w:marBottom w:val="0"/>
      <w:divBdr>
        <w:top w:val="none" w:sz="0" w:space="0" w:color="auto"/>
        <w:left w:val="none" w:sz="0" w:space="0" w:color="auto"/>
        <w:bottom w:val="none" w:sz="0" w:space="0" w:color="auto"/>
        <w:right w:val="none" w:sz="0" w:space="0" w:color="auto"/>
      </w:divBdr>
    </w:div>
    <w:div w:id="718633577">
      <w:bodyDiv w:val="1"/>
      <w:marLeft w:val="0"/>
      <w:marRight w:val="0"/>
      <w:marTop w:val="0"/>
      <w:marBottom w:val="0"/>
      <w:divBdr>
        <w:top w:val="none" w:sz="0" w:space="0" w:color="auto"/>
        <w:left w:val="none" w:sz="0" w:space="0" w:color="auto"/>
        <w:bottom w:val="none" w:sz="0" w:space="0" w:color="auto"/>
        <w:right w:val="none" w:sz="0" w:space="0" w:color="auto"/>
      </w:divBdr>
    </w:div>
    <w:div w:id="718865442">
      <w:bodyDiv w:val="1"/>
      <w:marLeft w:val="0"/>
      <w:marRight w:val="0"/>
      <w:marTop w:val="0"/>
      <w:marBottom w:val="0"/>
      <w:divBdr>
        <w:top w:val="none" w:sz="0" w:space="0" w:color="auto"/>
        <w:left w:val="none" w:sz="0" w:space="0" w:color="auto"/>
        <w:bottom w:val="none" w:sz="0" w:space="0" w:color="auto"/>
        <w:right w:val="none" w:sz="0" w:space="0" w:color="auto"/>
      </w:divBdr>
    </w:div>
    <w:div w:id="718866479">
      <w:bodyDiv w:val="1"/>
      <w:marLeft w:val="0"/>
      <w:marRight w:val="0"/>
      <w:marTop w:val="0"/>
      <w:marBottom w:val="0"/>
      <w:divBdr>
        <w:top w:val="none" w:sz="0" w:space="0" w:color="auto"/>
        <w:left w:val="none" w:sz="0" w:space="0" w:color="auto"/>
        <w:bottom w:val="none" w:sz="0" w:space="0" w:color="auto"/>
        <w:right w:val="none" w:sz="0" w:space="0" w:color="auto"/>
      </w:divBdr>
    </w:div>
    <w:div w:id="718944492">
      <w:bodyDiv w:val="1"/>
      <w:marLeft w:val="0"/>
      <w:marRight w:val="0"/>
      <w:marTop w:val="0"/>
      <w:marBottom w:val="0"/>
      <w:divBdr>
        <w:top w:val="none" w:sz="0" w:space="0" w:color="auto"/>
        <w:left w:val="none" w:sz="0" w:space="0" w:color="auto"/>
        <w:bottom w:val="none" w:sz="0" w:space="0" w:color="auto"/>
        <w:right w:val="none" w:sz="0" w:space="0" w:color="auto"/>
      </w:divBdr>
    </w:div>
    <w:div w:id="719327606">
      <w:bodyDiv w:val="1"/>
      <w:marLeft w:val="0"/>
      <w:marRight w:val="0"/>
      <w:marTop w:val="0"/>
      <w:marBottom w:val="0"/>
      <w:divBdr>
        <w:top w:val="none" w:sz="0" w:space="0" w:color="auto"/>
        <w:left w:val="none" w:sz="0" w:space="0" w:color="auto"/>
        <w:bottom w:val="none" w:sz="0" w:space="0" w:color="auto"/>
        <w:right w:val="none" w:sz="0" w:space="0" w:color="auto"/>
      </w:divBdr>
    </w:div>
    <w:div w:id="719403285">
      <w:bodyDiv w:val="1"/>
      <w:marLeft w:val="0"/>
      <w:marRight w:val="0"/>
      <w:marTop w:val="0"/>
      <w:marBottom w:val="0"/>
      <w:divBdr>
        <w:top w:val="none" w:sz="0" w:space="0" w:color="auto"/>
        <w:left w:val="none" w:sz="0" w:space="0" w:color="auto"/>
        <w:bottom w:val="none" w:sz="0" w:space="0" w:color="auto"/>
        <w:right w:val="none" w:sz="0" w:space="0" w:color="auto"/>
      </w:divBdr>
    </w:div>
    <w:div w:id="719596646">
      <w:bodyDiv w:val="1"/>
      <w:marLeft w:val="0"/>
      <w:marRight w:val="0"/>
      <w:marTop w:val="0"/>
      <w:marBottom w:val="0"/>
      <w:divBdr>
        <w:top w:val="none" w:sz="0" w:space="0" w:color="auto"/>
        <w:left w:val="none" w:sz="0" w:space="0" w:color="auto"/>
        <w:bottom w:val="none" w:sz="0" w:space="0" w:color="auto"/>
        <w:right w:val="none" w:sz="0" w:space="0" w:color="auto"/>
      </w:divBdr>
    </w:div>
    <w:div w:id="719670222">
      <w:bodyDiv w:val="1"/>
      <w:marLeft w:val="0"/>
      <w:marRight w:val="0"/>
      <w:marTop w:val="0"/>
      <w:marBottom w:val="0"/>
      <w:divBdr>
        <w:top w:val="none" w:sz="0" w:space="0" w:color="auto"/>
        <w:left w:val="none" w:sz="0" w:space="0" w:color="auto"/>
        <w:bottom w:val="none" w:sz="0" w:space="0" w:color="auto"/>
        <w:right w:val="none" w:sz="0" w:space="0" w:color="auto"/>
      </w:divBdr>
    </w:div>
    <w:div w:id="719746627">
      <w:bodyDiv w:val="1"/>
      <w:marLeft w:val="0"/>
      <w:marRight w:val="0"/>
      <w:marTop w:val="0"/>
      <w:marBottom w:val="0"/>
      <w:divBdr>
        <w:top w:val="none" w:sz="0" w:space="0" w:color="auto"/>
        <w:left w:val="none" w:sz="0" w:space="0" w:color="auto"/>
        <w:bottom w:val="none" w:sz="0" w:space="0" w:color="auto"/>
        <w:right w:val="none" w:sz="0" w:space="0" w:color="auto"/>
      </w:divBdr>
    </w:div>
    <w:div w:id="720397383">
      <w:bodyDiv w:val="1"/>
      <w:marLeft w:val="0"/>
      <w:marRight w:val="0"/>
      <w:marTop w:val="0"/>
      <w:marBottom w:val="0"/>
      <w:divBdr>
        <w:top w:val="none" w:sz="0" w:space="0" w:color="auto"/>
        <w:left w:val="none" w:sz="0" w:space="0" w:color="auto"/>
        <w:bottom w:val="none" w:sz="0" w:space="0" w:color="auto"/>
        <w:right w:val="none" w:sz="0" w:space="0" w:color="auto"/>
      </w:divBdr>
    </w:div>
    <w:div w:id="720638743">
      <w:bodyDiv w:val="1"/>
      <w:marLeft w:val="0"/>
      <w:marRight w:val="0"/>
      <w:marTop w:val="0"/>
      <w:marBottom w:val="0"/>
      <w:divBdr>
        <w:top w:val="none" w:sz="0" w:space="0" w:color="auto"/>
        <w:left w:val="none" w:sz="0" w:space="0" w:color="auto"/>
        <w:bottom w:val="none" w:sz="0" w:space="0" w:color="auto"/>
        <w:right w:val="none" w:sz="0" w:space="0" w:color="auto"/>
      </w:divBdr>
    </w:div>
    <w:div w:id="720983089">
      <w:bodyDiv w:val="1"/>
      <w:marLeft w:val="0"/>
      <w:marRight w:val="0"/>
      <w:marTop w:val="0"/>
      <w:marBottom w:val="0"/>
      <w:divBdr>
        <w:top w:val="none" w:sz="0" w:space="0" w:color="auto"/>
        <w:left w:val="none" w:sz="0" w:space="0" w:color="auto"/>
        <w:bottom w:val="none" w:sz="0" w:space="0" w:color="auto"/>
        <w:right w:val="none" w:sz="0" w:space="0" w:color="auto"/>
      </w:divBdr>
    </w:div>
    <w:div w:id="720985402">
      <w:bodyDiv w:val="1"/>
      <w:marLeft w:val="0"/>
      <w:marRight w:val="0"/>
      <w:marTop w:val="0"/>
      <w:marBottom w:val="0"/>
      <w:divBdr>
        <w:top w:val="none" w:sz="0" w:space="0" w:color="auto"/>
        <w:left w:val="none" w:sz="0" w:space="0" w:color="auto"/>
        <w:bottom w:val="none" w:sz="0" w:space="0" w:color="auto"/>
        <w:right w:val="none" w:sz="0" w:space="0" w:color="auto"/>
      </w:divBdr>
    </w:div>
    <w:div w:id="721247933">
      <w:bodyDiv w:val="1"/>
      <w:marLeft w:val="0"/>
      <w:marRight w:val="0"/>
      <w:marTop w:val="0"/>
      <w:marBottom w:val="0"/>
      <w:divBdr>
        <w:top w:val="none" w:sz="0" w:space="0" w:color="auto"/>
        <w:left w:val="none" w:sz="0" w:space="0" w:color="auto"/>
        <w:bottom w:val="none" w:sz="0" w:space="0" w:color="auto"/>
        <w:right w:val="none" w:sz="0" w:space="0" w:color="auto"/>
      </w:divBdr>
    </w:div>
    <w:div w:id="721440366">
      <w:bodyDiv w:val="1"/>
      <w:marLeft w:val="0"/>
      <w:marRight w:val="0"/>
      <w:marTop w:val="0"/>
      <w:marBottom w:val="0"/>
      <w:divBdr>
        <w:top w:val="none" w:sz="0" w:space="0" w:color="auto"/>
        <w:left w:val="none" w:sz="0" w:space="0" w:color="auto"/>
        <w:bottom w:val="none" w:sz="0" w:space="0" w:color="auto"/>
        <w:right w:val="none" w:sz="0" w:space="0" w:color="auto"/>
      </w:divBdr>
    </w:div>
    <w:div w:id="721489840">
      <w:bodyDiv w:val="1"/>
      <w:marLeft w:val="0"/>
      <w:marRight w:val="0"/>
      <w:marTop w:val="0"/>
      <w:marBottom w:val="0"/>
      <w:divBdr>
        <w:top w:val="none" w:sz="0" w:space="0" w:color="auto"/>
        <w:left w:val="none" w:sz="0" w:space="0" w:color="auto"/>
        <w:bottom w:val="none" w:sz="0" w:space="0" w:color="auto"/>
        <w:right w:val="none" w:sz="0" w:space="0" w:color="auto"/>
      </w:divBdr>
    </w:div>
    <w:div w:id="721513860">
      <w:bodyDiv w:val="1"/>
      <w:marLeft w:val="0"/>
      <w:marRight w:val="0"/>
      <w:marTop w:val="0"/>
      <w:marBottom w:val="0"/>
      <w:divBdr>
        <w:top w:val="none" w:sz="0" w:space="0" w:color="auto"/>
        <w:left w:val="none" w:sz="0" w:space="0" w:color="auto"/>
        <w:bottom w:val="none" w:sz="0" w:space="0" w:color="auto"/>
        <w:right w:val="none" w:sz="0" w:space="0" w:color="auto"/>
      </w:divBdr>
    </w:div>
    <w:div w:id="721564043">
      <w:bodyDiv w:val="1"/>
      <w:marLeft w:val="0"/>
      <w:marRight w:val="0"/>
      <w:marTop w:val="0"/>
      <w:marBottom w:val="0"/>
      <w:divBdr>
        <w:top w:val="none" w:sz="0" w:space="0" w:color="auto"/>
        <w:left w:val="none" w:sz="0" w:space="0" w:color="auto"/>
        <w:bottom w:val="none" w:sz="0" w:space="0" w:color="auto"/>
        <w:right w:val="none" w:sz="0" w:space="0" w:color="auto"/>
      </w:divBdr>
    </w:div>
    <w:div w:id="721751963">
      <w:bodyDiv w:val="1"/>
      <w:marLeft w:val="0"/>
      <w:marRight w:val="0"/>
      <w:marTop w:val="0"/>
      <w:marBottom w:val="0"/>
      <w:divBdr>
        <w:top w:val="none" w:sz="0" w:space="0" w:color="auto"/>
        <w:left w:val="none" w:sz="0" w:space="0" w:color="auto"/>
        <w:bottom w:val="none" w:sz="0" w:space="0" w:color="auto"/>
        <w:right w:val="none" w:sz="0" w:space="0" w:color="auto"/>
      </w:divBdr>
    </w:div>
    <w:div w:id="721831115">
      <w:bodyDiv w:val="1"/>
      <w:marLeft w:val="0"/>
      <w:marRight w:val="0"/>
      <w:marTop w:val="0"/>
      <w:marBottom w:val="0"/>
      <w:divBdr>
        <w:top w:val="none" w:sz="0" w:space="0" w:color="auto"/>
        <w:left w:val="none" w:sz="0" w:space="0" w:color="auto"/>
        <w:bottom w:val="none" w:sz="0" w:space="0" w:color="auto"/>
        <w:right w:val="none" w:sz="0" w:space="0" w:color="auto"/>
      </w:divBdr>
    </w:div>
    <w:div w:id="721900886">
      <w:bodyDiv w:val="1"/>
      <w:marLeft w:val="0"/>
      <w:marRight w:val="0"/>
      <w:marTop w:val="0"/>
      <w:marBottom w:val="0"/>
      <w:divBdr>
        <w:top w:val="none" w:sz="0" w:space="0" w:color="auto"/>
        <w:left w:val="none" w:sz="0" w:space="0" w:color="auto"/>
        <w:bottom w:val="none" w:sz="0" w:space="0" w:color="auto"/>
        <w:right w:val="none" w:sz="0" w:space="0" w:color="auto"/>
      </w:divBdr>
    </w:div>
    <w:div w:id="721906571">
      <w:bodyDiv w:val="1"/>
      <w:marLeft w:val="0"/>
      <w:marRight w:val="0"/>
      <w:marTop w:val="0"/>
      <w:marBottom w:val="0"/>
      <w:divBdr>
        <w:top w:val="none" w:sz="0" w:space="0" w:color="auto"/>
        <w:left w:val="none" w:sz="0" w:space="0" w:color="auto"/>
        <w:bottom w:val="none" w:sz="0" w:space="0" w:color="auto"/>
        <w:right w:val="none" w:sz="0" w:space="0" w:color="auto"/>
      </w:divBdr>
    </w:div>
    <w:div w:id="722143428">
      <w:bodyDiv w:val="1"/>
      <w:marLeft w:val="0"/>
      <w:marRight w:val="0"/>
      <w:marTop w:val="0"/>
      <w:marBottom w:val="0"/>
      <w:divBdr>
        <w:top w:val="none" w:sz="0" w:space="0" w:color="auto"/>
        <w:left w:val="none" w:sz="0" w:space="0" w:color="auto"/>
        <w:bottom w:val="none" w:sz="0" w:space="0" w:color="auto"/>
        <w:right w:val="none" w:sz="0" w:space="0" w:color="auto"/>
      </w:divBdr>
    </w:div>
    <w:div w:id="722218257">
      <w:bodyDiv w:val="1"/>
      <w:marLeft w:val="0"/>
      <w:marRight w:val="0"/>
      <w:marTop w:val="0"/>
      <w:marBottom w:val="0"/>
      <w:divBdr>
        <w:top w:val="none" w:sz="0" w:space="0" w:color="auto"/>
        <w:left w:val="none" w:sz="0" w:space="0" w:color="auto"/>
        <w:bottom w:val="none" w:sz="0" w:space="0" w:color="auto"/>
        <w:right w:val="none" w:sz="0" w:space="0" w:color="auto"/>
      </w:divBdr>
    </w:div>
    <w:div w:id="722368177">
      <w:bodyDiv w:val="1"/>
      <w:marLeft w:val="0"/>
      <w:marRight w:val="0"/>
      <w:marTop w:val="0"/>
      <w:marBottom w:val="0"/>
      <w:divBdr>
        <w:top w:val="none" w:sz="0" w:space="0" w:color="auto"/>
        <w:left w:val="none" w:sz="0" w:space="0" w:color="auto"/>
        <w:bottom w:val="none" w:sz="0" w:space="0" w:color="auto"/>
        <w:right w:val="none" w:sz="0" w:space="0" w:color="auto"/>
      </w:divBdr>
    </w:div>
    <w:div w:id="722484366">
      <w:bodyDiv w:val="1"/>
      <w:marLeft w:val="0"/>
      <w:marRight w:val="0"/>
      <w:marTop w:val="0"/>
      <w:marBottom w:val="0"/>
      <w:divBdr>
        <w:top w:val="none" w:sz="0" w:space="0" w:color="auto"/>
        <w:left w:val="none" w:sz="0" w:space="0" w:color="auto"/>
        <w:bottom w:val="none" w:sz="0" w:space="0" w:color="auto"/>
        <w:right w:val="none" w:sz="0" w:space="0" w:color="auto"/>
      </w:divBdr>
    </w:div>
    <w:div w:id="722606287">
      <w:bodyDiv w:val="1"/>
      <w:marLeft w:val="0"/>
      <w:marRight w:val="0"/>
      <w:marTop w:val="0"/>
      <w:marBottom w:val="0"/>
      <w:divBdr>
        <w:top w:val="none" w:sz="0" w:space="0" w:color="auto"/>
        <w:left w:val="none" w:sz="0" w:space="0" w:color="auto"/>
        <w:bottom w:val="none" w:sz="0" w:space="0" w:color="auto"/>
        <w:right w:val="none" w:sz="0" w:space="0" w:color="auto"/>
      </w:divBdr>
    </w:div>
    <w:div w:id="722876025">
      <w:bodyDiv w:val="1"/>
      <w:marLeft w:val="0"/>
      <w:marRight w:val="0"/>
      <w:marTop w:val="0"/>
      <w:marBottom w:val="0"/>
      <w:divBdr>
        <w:top w:val="none" w:sz="0" w:space="0" w:color="auto"/>
        <w:left w:val="none" w:sz="0" w:space="0" w:color="auto"/>
        <w:bottom w:val="none" w:sz="0" w:space="0" w:color="auto"/>
        <w:right w:val="none" w:sz="0" w:space="0" w:color="auto"/>
      </w:divBdr>
    </w:div>
    <w:div w:id="723063103">
      <w:bodyDiv w:val="1"/>
      <w:marLeft w:val="0"/>
      <w:marRight w:val="0"/>
      <w:marTop w:val="0"/>
      <w:marBottom w:val="0"/>
      <w:divBdr>
        <w:top w:val="none" w:sz="0" w:space="0" w:color="auto"/>
        <w:left w:val="none" w:sz="0" w:space="0" w:color="auto"/>
        <w:bottom w:val="none" w:sz="0" w:space="0" w:color="auto"/>
        <w:right w:val="none" w:sz="0" w:space="0" w:color="auto"/>
      </w:divBdr>
    </w:div>
    <w:div w:id="723220595">
      <w:bodyDiv w:val="1"/>
      <w:marLeft w:val="0"/>
      <w:marRight w:val="0"/>
      <w:marTop w:val="0"/>
      <w:marBottom w:val="0"/>
      <w:divBdr>
        <w:top w:val="none" w:sz="0" w:space="0" w:color="auto"/>
        <w:left w:val="none" w:sz="0" w:space="0" w:color="auto"/>
        <w:bottom w:val="none" w:sz="0" w:space="0" w:color="auto"/>
        <w:right w:val="none" w:sz="0" w:space="0" w:color="auto"/>
      </w:divBdr>
    </w:div>
    <w:div w:id="723257104">
      <w:bodyDiv w:val="1"/>
      <w:marLeft w:val="0"/>
      <w:marRight w:val="0"/>
      <w:marTop w:val="0"/>
      <w:marBottom w:val="0"/>
      <w:divBdr>
        <w:top w:val="none" w:sz="0" w:space="0" w:color="auto"/>
        <w:left w:val="none" w:sz="0" w:space="0" w:color="auto"/>
        <w:bottom w:val="none" w:sz="0" w:space="0" w:color="auto"/>
        <w:right w:val="none" w:sz="0" w:space="0" w:color="auto"/>
      </w:divBdr>
    </w:div>
    <w:div w:id="723286308">
      <w:bodyDiv w:val="1"/>
      <w:marLeft w:val="0"/>
      <w:marRight w:val="0"/>
      <w:marTop w:val="0"/>
      <w:marBottom w:val="0"/>
      <w:divBdr>
        <w:top w:val="none" w:sz="0" w:space="0" w:color="auto"/>
        <w:left w:val="none" w:sz="0" w:space="0" w:color="auto"/>
        <w:bottom w:val="none" w:sz="0" w:space="0" w:color="auto"/>
        <w:right w:val="none" w:sz="0" w:space="0" w:color="auto"/>
      </w:divBdr>
    </w:div>
    <w:div w:id="723874632">
      <w:bodyDiv w:val="1"/>
      <w:marLeft w:val="0"/>
      <w:marRight w:val="0"/>
      <w:marTop w:val="0"/>
      <w:marBottom w:val="0"/>
      <w:divBdr>
        <w:top w:val="none" w:sz="0" w:space="0" w:color="auto"/>
        <w:left w:val="none" w:sz="0" w:space="0" w:color="auto"/>
        <w:bottom w:val="none" w:sz="0" w:space="0" w:color="auto"/>
        <w:right w:val="none" w:sz="0" w:space="0" w:color="auto"/>
      </w:divBdr>
    </w:div>
    <w:div w:id="723915509">
      <w:bodyDiv w:val="1"/>
      <w:marLeft w:val="0"/>
      <w:marRight w:val="0"/>
      <w:marTop w:val="0"/>
      <w:marBottom w:val="0"/>
      <w:divBdr>
        <w:top w:val="none" w:sz="0" w:space="0" w:color="auto"/>
        <w:left w:val="none" w:sz="0" w:space="0" w:color="auto"/>
        <w:bottom w:val="none" w:sz="0" w:space="0" w:color="auto"/>
        <w:right w:val="none" w:sz="0" w:space="0" w:color="auto"/>
      </w:divBdr>
    </w:div>
    <w:div w:id="724107409">
      <w:bodyDiv w:val="1"/>
      <w:marLeft w:val="0"/>
      <w:marRight w:val="0"/>
      <w:marTop w:val="0"/>
      <w:marBottom w:val="0"/>
      <w:divBdr>
        <w:top w:val="none" w:sz="0" w:space="0" w:color="auto"/>
        <w:left w:val="none" w:sz="0" w:space="0" w:color="auto"/>
        <w:bottom w:val="none" w:sz="0" w:space="0" w:color="auto"/>
        <w:right w:val="none" w:sz="0" w:space="0" w:color="auto"/>
      </w:divBdr>
    </w:div>
    <w:div w:id="724182323">
      <w:bodyDiv w:val="1"/>
      <w:marLeft w:val="0"/>
      <w:marRight w:val="0"/>
      <w:marTop w:val="0"/>
      <w:marBottom w:val="0"/>
      <w:divBdr>
        <w:top w:val="none" w:sz="0" w:space="0" w:color="auto"/>
        <w:left w:val="none" w:sz="0" w:space="0" w:color="auto"/>
        <w:bottom w:val="none" w:sz="0" w:space="0" w:color="auto"/>
        <w:right w:val="none" w:sz="0" w:space="0" w:color="auto"/>
      </w:divBdr>
    </w:div>
    <w:div w:id="724253458">
      <w:bodyDiv w:val="1"/>
      <w:marLeft w:val="0"/>
      <w:marRight w:val="0"/>
      <w:marTop w:val="0"/>
      <w:marBottom w:val="0"/>
      <w:divBdr>
        <w:top w:val="none" w:sz="0" w:space="0" w:color="auto"/>
        <w:left w:val="none" w:sz="0" w:space="0" w:color="auto"/>
        <w:bottom w:val="none" w:sz="0" w:space="0" w:color="auto"/>
        <w:right w:val="none" w:sz="0" w:space="0" w:color="auto"/>
      </w:divBdr>
    </w:div>
    <w:div w:id="724452832">
      <w:bodyDiv w:val="1"/>
      <w:marLeft w:val="0"/>
      <w:marRight w:val="0"/>
      <w:marTop w:val="0"/>
      <w:marBottom w:val="0"/>
      <w:divBdr>
        <w:top w:val="none" w:sz="0" w:space="0" w:color="auto"/>
        <w:left w:val="none" w:sz="0" w:space="0" w:color="auto"/>
        <w:bottom w:val="none" w:sz="0" w:space="0" w:color="auto"/>
        <w:right w:val="none" w:sz="0" w:space="0" w:color="auto"/>
      </w:divBdr>
    </w:div>
    <w:div w:id="724643552">
      <w:bodyDiv w:val="1"/>
      <w:marLeft w:val="0"/>
      <w:marRight w:val="0"/>
      <w:marTop w:val="0"/>
      <w:marBottom w:val="0"/>
      <w:divBdr>
        <w:top w:val="none" w:sz="0" w:space="0" w:color="auto"/>
        <w:left w:val="none" w:sz="0" w:space="0" w:color="auto"/>
        <w:bottom w:val="none" w:sz="0" w:space="0" w:color="auto"/>
        <w:right w:val="none" w:sz="0" w:space="0" w:color="auto"/>
      </w:divBdr>
    </w:div>
    <w:div w:id="724915381">
      <w:bodyDiv w:val="1"/>
      <w:marLeft w:val="0"/>
      <w:marRight w:val="0"/>
      <w:marTop w:val="0"/>
      <w:marBottom w:val="0"/>
      <w:divBdr>
        <w:top w:val="none" w:sz="0" w:space="0" w:color="auto"/>
        <w:left w:val="none" w:sz="0" w:space="0" w:color="auto"/>
        <w:bottom w:val="none" w:sz="0" w:space="0" w:color="auto"/>
        <w:right w:val="none" w:sz="0" w:space="0" w:color="auto"/>
      </w:divBdr>
    </w:div>
    <w:div w:id="724916830">
      <w:bodyDiv w:val="1"/>
      <w:marLeft w:val="0"/>
      <w:marRight w:val="0"/>
      <w:marTop w:val="0"/>
      <w:marBottom w:val="0"/>
      <w:divBdr>
        <w:top w:val="none" w:sz="0" w:space="0" w:color="auto"/>
        <w:left w:val="none" w:sz="0" w:space="0" w:color="auto"/>
        <w:bottom w:val="none" w:sz="0" w:space="0" w:color="auto"/>
        <w:right w:val="none" w:sz="0" w:space="0" w:color="auto"/>
      </w:divBdr>
    </w:div>
    <w:div w:id="724991240">
      <w:bodyDiv w:val="1"/>
      <w:marLeft w:val="0"/>
      <w:marRight w:val="0"/>
      <w:marTop w:val="0"/>
      <w:marBottom w:val="0"/>
      <w:divBdr>
        <w:top w:val="none" w:sz="0" w:space="0" w:color="auto"/>
        <w:left w:val="none" w:sz="0" w:space="0" w:color="auto"/>
        <w:bottom w:val="none" w:sz="0" w:space="0" w:color="auto"/>
        <w:right w:val="none" w:sz="0" w:space="0" w:color="auto"/>
      </w:divBdr>
    </w:div>
    <w:div w:id="725227117">
      <w:bodyDiv w:val="1"/>
      <w:marLeft w:val="0"/>
      <w:marRight w:val="0"/>
      <w:marTop w:val="0"/>
      <w:marBottom w:val="0"/>
      <w:divBdr>
        <w:top w:val="none" w:sz="0" w:space="0" w:color="auto"/>
        <w:left w:val="none" w:sz="0" w:space="0" w:color="auto"/>
        <w:bottom w:val="none" w:sz="0" w:space="0" w:color="auto"/>
        <w:right w:val="none" w:sz="0" w:space="0" w:color="auto"/>
      </w:divBdr>
    </w:div>
    <w:div w:id="725682953">
      <w:bodyDiv w:val="1"/>
      <w:marLeft w:val="0"/>
      <w:marRight w:val="0"/>
      <w:marTop w:val="0"/>
      <w:marBottom w:val="0"/>
      <w:divBdr>
        <w:top w:val="none" w:sz="0" w:space="0" w:color="auto"/>
        <w:left w:val="none" w:sz="0" w:space="0" w:color="auto"/>
        <w:bottom w:val="none" w:sz="0" w:space="0" w:color="auto"/>
        <w:right w:val="none" w:sz="0" w:space="0" w:color="auto"/>
      </w:divBdr>
    </w:div>
    <w:div w:id="725760980">
      <w:bodyDiv w:val="1"/>
      <w:marLeft w:val="0"/>
      <w:marRight w:val="0"/>
      <w:marTop w:val="0"/>
      <w:marBottom w:val="0"/>
      <w:divBdr>
        <w:top w:val="none" w:sz="0" w:space="0" w:color="auto"/>
        <w:left w:val="none" w:sz="0" w:space="0" w:color="auto"/>
        <w:bottom w:val="none" w:sz="0" w:space="0" w:color="auto"/>
        <w:right w:val="none" w:sz="0" w:space="0" w:color="auto"/>
      </w:divBdr>
    </w:div>
    <w:div w:id="726027807">
      <w:bodyDiv w:val="1"/>
      <w:marLeft w:val="0"/>
      <w:marRight w:val="0"/>
      <w:marTop w:val="0"/>
      <w:marBottom w:val="0"/>
      <w:divBdr>
        <w:top w:val="none" w:sz="0" w:space="0" w:color="auto"/>
        <w:left w:val="none" w:sz="0" w:space="0" w:color="auto"/>
        <w:bottom w:val="none" w:sz="0" w:space="0" w:color="auto"/>
        <w:right w:val="none" w:sz="0" w:space="0" w:color="auto"/>
      </w:divBdr>
    </w:div>
    <w:div w:id="726105461">
      <w:bodyDiv w:val="1"/>
      <w:marLeft w:val="0"/>
      <w:marRight w:val="0"/>
      <w:marTop w:val="0"/>
      <w:marBottom w:val="0"/>
      <w:divBdr>
        <w:top w:val="none" w:sz="0" w:space="0" w:color="auto"/>
        <w:left w:val="none" w:sz="0" w:space="0" w:color="auto"/>
        <w:bottom w:val="none" w:sz="0" w:space="0" w:color="auto"/>
        <w:right w:val="none" w:sz="0" w:space="0" w:color="auto"/>
      </w:divBdr>
    </w:div>
    <w:div w:id="726493985">
      <w:bodyDiv w:val="1"/>
      <w:marLeft w:val="0"/>
      <w:marRight w:val="0"/>
      <w:marTop w:val="0"/>
      <w:marBottom w:val="0"/>
      <w:divBdr>
        <w:top w:val="none" w:sz="0" w:space="0" w:color="auto"/>
        <w:left w:val="none" w:sz="0" w:space="0" w:color="auto"/>
        <w:bottom w:val="none" w:sz="0" w:space="0" w:color="auto"/>
        <w:right w:val="none" w:sz="0" w:space="0" w:color="auto"/>
      </w:divBdr>
    </w:div>
    <w:div w:id="726496488">
      <w:bodyDiv w:val="1"/>
      <w:marLeft w:val="0"/>
      <w:marRight w:val="0"/>
      <w:marTop w:val="0"/>
      <w:marBottom w:val="0"/>
      <w:divBdr>
        <w:top w:val="none" w:sz="0" w:space="0" w:color="auto"/>
        <w:left w:val="none" w:sz="0" w:space="0" w:color="auto"/>
        <w:bottom w:val="none" w:sz="0" w:space="0" w:color="auto"/>
        <w:right w:val="none" w:sz="0" w:space="0" w:color="auto"/>
      </w:divBdr>
    </w:div>
    <w:div w:id="727190573">
      <w:bodyDiv w:val="1"/>
      <w:marLeft w:val="0"/>
      <w:marRight w:val="0"/>
      <w:marTop w:val="0"/>
      <w:marBottom w:val="0"/>
      <w:divBdr>
        <w:top w:val="none" w:sz="0" w:space="0" w:color="auto"/>
        <w:left w:val="none" w:sz="0" w:space="0" w:color="auto"/>
        <w:bottom w:val="none" w:sz="0" w:space="0" w:color="auto"/>
        <w:right w:val="none" w:sz="0" w:space="0" w:color="auto"/>
      </w:divBdr>
    </w:div>
    <w:div w:id="727653322">
      <w:bodyDiv w:val="1"/>
      <w:marLeft w:val="0"/>
      <w:marRight w:val="0"/>
      <w:marTop w:val="0"/>
      <w:marBottom w:val="0"/>
      <w:divBdr>
        <w:top w:val="none" w:sz="0" w:space="0" w:color="auto"/>
        <w:left w:val="none" w:sz="0" w:space="0" w:color="auto"/>
        <w:bottom w:val="none" w:sz="0" w:space="0" w:color="auto"/>
        <w:right w:val="none" w:sz="0" w:space="0" w:color="auto"/>
      </w:divBdr>
    </w:div>
    <w:div w:id="727924693">
      <w:bodyDiv w:val="1"/>
      <w:marLeft w:val="0"/>
      <w:marRight w:val="0"/>
      <w:marTop w:val="0"/>
      <w:marBottom w:val="0"/>
      <w:divBdr>
        <w:top w:val="none" w:sz="0" w:space="0" w:color="auto"/>
        <w:left w:val="none" w:sz="0" w:space="0" w:color="auto"/>
        <w:bottom w:val="none" w:sz="0" w:space="0" w:color="auto"/>
        <w:right w:val="none" w:sz="0" w:space="0" w:color="auto"/>
      </w:divBdr>
    </w:div>
    <w:div w:id="728193003">
      <w:bodyDiv w:val="1"/>
      <w:marLeft w:val="0"/>
      <w:marRight w:val="0"/>
      <w:marTop w:val="0"/>
      <w:marBottom w:val="0"/>
      <w:divBdr>
        <w:top w:val="none" w:sz="0" w:space="0" w:color="auto"/>
        <w:left w:val="none" w:sz="0" w:space="0" w:color="auto"/>
        <w:bottom w:val="none" w:sz="0" w:space="0" w:color="auto"/>
        <w:right w:val="none" w:sz="0" w:space="0" w:color="auto"/>
      </w:divBdr>
    </w:div>
    <w:div w:id="728260789">
      <w:bodyDiv w:val="1"/>
      <w:marLeft w:val="0"/>
      <w:marRight w:val="0"/>
      <w:marTop w:val="0"/>
      <w:marBottom w:val="0"/>
      <w:divBdr>
        <w:top w:val="none" w:sz="0" w:space="0" w:color="auto"/>
        <w:left w:val="none" w:sz="0" w:space="0" w:color="auto"/>
        <w:bottom w:val="none" w:sz="0" w:space="0" w:color="auto"/>
        <w:right w:val="none" w:sz="0" w:space="0" w:color="auto"/>
      </w:divBdr>
    </w:div>
    <w:div w:id="728264481">
      <w:bodyDiv w:val="1"/>
      <w:marLeft w:val="0"/>
      <w:marRight w:val="0"/>
      <w:marTop w:val="0"/>
      <w:marBottom w:val="0"/>
      <w:divBdr>
        <w:top w:val="none" w:sz="0" w:space="0" w:color="auto"/>
        <w:left w:val="none" w:sz="0" w:space="0" w:color="auto"/>
        <w:bottom w:val="none" w:sz="0" w:space="0" w:color="auto"/>
        <w:right w:val="none" w:sz="0" w:space="0" w:color="auto"/>
      </w:divBdr>
    </w:div>
    <w:div w:id="728268549">
      <w:bodyDiv w:val="1"/>
      <w:marLeft w:val="0"/>
      <w:marRight w:val="0"/>
      <w:marTop w:val="0"/>
      <w:marBottom w:val="0"/>
      <w:divBdr>
        <w:top w:val="none" w:sz="0" w:space="0" w:color="auto"/>
        <w:left w:val="none" w:sz="0" w:space="0" w:color="auto"/>
        <w:bottom w:val="none" w:sz="0" w:space="0" w:color="auto"/>
        <w:right w:val="none" w:sz="0" w:space="0" w:color="auto"/>
      </w:divBdr>
    </w:div>
    <w:div w:id="728460798">
      <w:bodyDiv w:val="1"/>
      <w:marLeft w:val="0"/>
      <w:marRight w:val="0"/>
      <w:marTop w:val="0"/>
      <w:marBottom w:val="0"/>
      <w:divBdr>
        <w:top w:val="none" w:sz="0" w:space="0" w:color="auto"/>
        <w:left w:val="none" w:sz="0" w:space="0" w:color="auto"/>
        <w:bottom w:val="none" w:sz="0" w:space="0" w:color="auto"/>
        <w:right w:val="none" w:sz="0" w:space="0" w:color="auto"/>
      </w:divBdr>
    </w:div>
    <w:div w:id="728528814">
      <w:bodyDiv w:val="1"/>
      <w:marLeft w:val="0"/>
      <w:marRight w:val="0"/>
      <w:marTop w:val="0"/>
      <w:marBottom w:val="0"/>
      <w:divBdr>
        <w:top w:val="none" w:sz="0" w:space="0" w:color="auto"/>
        <w:left w:val="none" w:sz="0" w:space="0" w:color="auto"/>
        <w:bottom w:val="none" w:sz="0" w:space="0" w:color="auto"/>
        <w:right w:val="none" w:sz="0" w:space="0" w:color="auto"/>
      </w:divBdr>
    </w:div>
    <w:div w:id="728722740">
      <w:bodyDiv w:val="1"/>
      <w:marLeft w:val="0"/>
      <w:marRight w:val="0"/>
      <w:marTop w:val="0"/>
      <w:marBottom w:val="0"/>
      <w:divBdr>
        <w:top w:val="none" w:sz="0" w:space="0" w:color="auto"/>
        <w:left w:val="none" w:sz="0" w:space="0" w:color="auto"/>
        <w:bottom w:val="none" w:sz="0" w:space="0" w:color="auto"/>
        <w:right w:val="none" w:sz="0" w:space="0" w:color="auto"/>
      </w:divBdr>
    </w:div>
    <w:div w:id="729156897">
      <w:bodyDiv w:val="1"/>
      <w:marLeft w:val="0"/>
      <w:marRight w:val="0"/>
      <w:marTop w:val="0"/>
      <w:marBottom w:val="0"/>
      <w:divBdr>
        <w:top w:val="none" w:sz="0" w:space="0" w:color="auto"/>
        <w:left w:val="none" w:sz="0" w:space="0" w:color="auto"/>
        <w:bottom w:val="none" w:sz="0" w:space="0" w:color="auto"/>
        <w:right w:val="none" w:sz="0" w:space="0" w:color="auto"/>
      </w:divBdr>
    </w:div>
    <w:div w:id="729377247">
      <w:bodyDiv w:val="1"/>
      <w:marLeft w:val="0"/>
      <w:marRight w:val="0"/>
      <w:marTop w:val="0"/>
      <w:marBottom w:val="0"/>
      <w:divBdr>
        <w:top w:val="none" w:sz="0" w:space="0" w:color="auto"/>
        <w:left w:val="none" w:sz="0" w:space="0" w:color="auto"/>
        <w:bottom w:val="none" w:sz="0" w:space="0" w:color="auto"/>
        <w:right w:val="none" w:sz="0" w:space="0" w:color="auto"/>
      </w:divBdr>
    </w:div>
    <w:div w:id="729497187">
      <w:bodyDiv w:val="1"/>
      <w:marLeft w:val="0"/>
      <w:marRight w:val="0"/>
      <w:marTop w:val="0"/>
      <w:marBottom w:val="0"/>
      <w:divBdr>
        <w:top w:val="none" w:sz="0" w:space="0" w:color="auto"/>
        <w:left w:val="none" w:sz="0" w:space="0" w:color="auto"/>
        <w:bottom w:val="none" w:sz="0" w:space="0" w:color="auto"/>
        <w:right w:val="none" w:sz="0" w:space="0" w:color="auto"/>
      </w:divBdr>
    </w:div>
    <w:div w:id="729574827">
      <w:bodyDiv w:val="1"/>
      <w:marLeft w:val="0"/>
      <w:marRight w:val="0"/>
      <w:marTop w:val="0"/>
      <w:marBottom w:val="0"/>
      <w:divBdr>
        <w:top w:val="none" w:sz="0" w:space="0" w:color="auto"/>
        <w:left w:val="none" w:sz="0" w:space="0" w:color="auto"/>
        <w:bottom w:val="none" w:sz="0" w:space="0" w:color="auto"/>
        <w:right w:val="none" w:sz="0" w:space="0" w:color="auto"/>
      </w:divBdr>
    </w:div>
    <w:div w:id="730233165">
      <w:bodyDiv w:val="1"/>
      <w:marLeft w:val="0"/>
      <w:marRight w:val="0"/>
      <w:marTop w:val="0"/>
      <w:marBottom w:val="0"/>
      <w:divBdr>
        <w:top w:val="none" w:sz="0" w:space="0" w:color="auto"/>
        <w:left w:val="none" w:sz="0" w:space="0" w:color="auto"/>
        <w:bottom w:val="none" w:sz="0" w:space="0" w:color="auto"/>
        <w:right w:val="none" w:sz="0" w:space="0" w:color="auto"/>
      </w:divBdr>
    </w:div>
    <w:div w:id="730543468">
      <w:bodyDiv w:val="1"/>
      <w:marLeft w:val="0"/>
      <w:marRight w:val="0"/>
      <w:marTop w:val="0"/>
      <w:marBottom w:val="0"/>
      <w:divBdr>
        <w:top w:val="none" w:sz="0" w:space="0" w:color="auto"/>
        <w:left w:val="none" w:sz="0" w:space="0" w:color="auto"/>
        <w:bottom w:val="none" w:sz="0" w:space="0" w:color="auto"/>
        <w:right w:val="none" w:sz="0" w:space="0" w:color="auto"/>
      </w:divBdr>
    </w:div>
    <w:div w:id="730544871">
      <w:bodyDiv w:val="1"/>
      <w:marLeft w:val="0"/>
      <w:marRight w:val="0"/>
      <w:marTop w:val="0"/>
      <w:marBottom w:val="0"/>
      <w:divBdr>
        <w:top w:val="none" w:sz="0" w:space="0" w:color="auto"/>
        <w:left w:val="none" w:sz="0" w:space="0" w:color="auto"/>
        <w:bottom w:val="none" w:sz="0" w:space="0" w:color="auto"/>
        <w:right w:val="none" w:sz="0" w:space="0" w:color="auto"/>
      </w:divBdr>
    </w:div>
    <w:div w:id="730815216">
      <w:bodyDiv w:val="1"/>
      <w:marLeft w:val="0"/>
      <w:marRight w:val="0"/>
      <w:marTop w:val="0"/>
      <w:marBottom w:val="0"/>
      <w:divBdr>
        <w:top w:val="none" w:sz="0" w:space="0" w:color="auto"/>
        <w:left w:val="none" w:sz="0" w:space="0" w:color="auto"/>
        <w:bottom w:val="none" w:sz="0" w:space="0" w:color="auto"/>
        <w:right w:val="none" w:sz="0" w:space="0" w:color="auto"/>
      </w:divBdr>
    </w:div>
    <w:div w:id="730882068">
      <w:bodyDiv w:val="1"/>
      <w:marLeft w:val="0"/>
      <w:marRight w:val="0"/>
      <w:marTop w:val="0"/>
      <w:marBottom w:val="0"/>
      <w:divBdr>
        <w:top w:val="none" w:sz="0" w:space="0" w:color="auto"/>
        <w:left w:val="none" w:sz="0" w:space="0" w:color="auto"/>
        <w:bottom w:val="none" w:sz="0" w:space="0" w:color="auto"/>
        <w:right w:val="none" w:sz="0" w:space="0" w:color="auto"/>
      </w:divBdr>
    </w:div>
    <w:div w:id="730925435">
      <w:bodyDiv w:val="1"/>
      <w:marLeft w:val="0"/>
      <w:marRight w:val="0"/>
      <w:marTop w:val="0"/>
      <w:marBottom w:val="0"/>
      <w:divBdr>
        <w:top w:val="none" w:sz="0" w:space="0" w:color="auto"/>
        <w:left w:val="none" w:sz="0" w:space="0" w:color="auto"/>
        <w:bottom w:val="none" w:sz="0" w:space="0" w:color="auto"/>
        <w:right w:val="none" w:sz="0" w:space="0" w:color="auto"/>
      </w:divBdr>
    </w:div>
    <w:div w:id="731587398">
      <w:bodyDiv w:val="1"/>
      <w:marLeft w:val="0"/>
      <w:marRight w:val="0"/>
      <w:marTop w:val="0"/>
      <w:marBottom w:val="0"/>
      <w:divBdr>
        <w:top w:val="none" w:sz="0" w:space="0" w:color="auto"/>
        <w:left w:val="none" w:sz="0" w:space="0" w:color="auto"/>
        <w:bottom w:val="none" w:sz="0" w:space="0" w:color="auto"/>
        <w:right w:val="none" w:sz="0" w:space="0" w:color="auto"/>
      </w:divBdr>
    </w:div>
    <w:div w:id="731658364">
      <w:bodyDiv w:val="1"/>
      <w:marLeft w:val="0"/>
      <w:marRight w:val="0"/>
      <w:marTop w:val="0"/>
      <w:marBottom w:val="0"/>
      <w:divBdr>
        <w:top w:val="none" w:sz="0" w:space="0" w:color="auto"/>
        <w:left w:val="none" w:sz="0" w:space="0" w:color="auto"/>
        <w:bottom w:val="none" w:sz="0" w:space="0" w:color="auto"/>
        <w:right w:val="none" w:sz="0" w:space="0" w:color="auto"/>
      </w:divBdr>
    </w:div>
    <w:div w:id="731924264">
      <w:bodyDiv w:val="1"/>
      <w:marLeft w:val="0"/>
      <w:marRight w:val="0"/>
      <w:marTop w:val="0"/>
      <w:marBottom w:val="0"/>
      <w:divBdr>
        <w:top w:val="none" w:sz="0" w:space="0" w:color="auto"/>
        <w:left w:val="none" w:sz="0" w:space="0" w:color="auto"/>
        <w:bottom w:val="none" w:sz="0" w:space="0" w:color="auto"/>
        <w:right w:val="none" w:sz="0" w:space="0" w:color="auto"/>
      </w:divBdr>
    </w:div>
    <w:div w:id="732003776">
      <w:bodyDiv w:val="1"/>
      <w:marLeft w:val="0"/>
      <w:marRight w:val="0"/>
      <w:marTop w:val="0"/>
      <w:marBottom w:val="0"/>
      <w:divBdr>
        <w:top w:val="none" w:sz="0" w:space="0" w:color="auto"/>
        <w:left w:val="none" w:sz="0" w:space="0" w:color="auto"/>
        <w:bottom w:val="none" w:sz="0" w:space="0" w:color="auto"/>
        <w:right w:val="none" w:sz="0" w:space="0" w:color="auto"/>
      </w:divBdr>
    </w:div>
    <w:div w:id="732044448">
      <w:bodyDiv w:val="1"/>
      <w:marLeft w:val="0"/>
      <w:marRight w:val="0"/>
      <w:marTop w:val="0"/>
      <w:marBottom w:val="0"/>
      <w:divBdr>
        <w:top w:val="none" w:sz="0" w:space="0" w:color="auto"/>
        <w:left w:val="none" w:sz="0" w:space="0" w:color="auto"/>
        <w:bottom w:val="none" w:sz="0" w:space="0" w:color="auto"/>
        <w:right w:val="none" w:sz="0" w:space="0" w:color="auto"/>
      </w:divBdr>
    </w:div>
    <w:div w:id="732049596">
      <w:bodyDiv w:val="1"/>
      <w:marLeft w:val="0"/>
      <w:marRight w:val="0"/>
      <w:marTop w:val="0"/>
      <w:marBottom w:val="0"/>
      <w:divBdr>
        <w:top w:val="none" w:sz="0" w:space="0" w:color="auto"/>
        <w:left w:val="none" w:sz="0" w:space="0" w:color="auto"/>
        <w:bottom w:val="none" w:sz="0" w:space="0" w:color="auto"/>
        <w:right w:val="none" w:sz="0" w:space="0" w:color="auto"/>
      </w:divBdr>
    </w:div>
    <w:div w:id="732116445">
      <w:bodyDiv w:val="1"/>
      <w:marLeft w:val="0"/>
      <w:marRight w:val="0"/>
      <w:marTop w:val="0"/>
      <w:marBottom w:val="0"/>
      <w:divBdr>
        <w:top w:val="none" w:sz="0" w:space="0" w:color="auto"/>
        <w:left w:val="none" w:sz="0" w:space="0" w:color="auto"/>
        <w:bottom w:val="none" w:sz="0" w:space="0" w:color="auto"/>
        <w:right w:val="none" w:sz="0" w:space="0" w:color="auto"/>
      </w:divBdr>
    </w:div>
    <w:div w:id="732198249">
      <w:bodyDiv w:val="1"/>
      <w:marLeft w:val="0"/>
      <w:marRight w:val="0"/>
      <w:marTop w:val="0"/>
      <w:marBottom w:val="0"/>
      <w:divBdr>
        <w:top w:val="none" w:sz="0" w:space="0" w:color="auto"/>
        <w:left w:val="none" w:sz="0" w:space="0" w:color="auto"/>
        <w:bottom w:val="none" w:sz="0" w:space="0" w:color="auto"/>
        <w:right w:val="none" w:sz="0" w:space="0" w:color="auto"/>
      </w:divBdr>
    </w:div>
    <w:div w:id="732240980">
      <w:bodyDiv w:val="1"/>
      <w:marLeft w:val="0"/>
      <w:marRight w:val="0"/>
      <w:marTop w:val="0"/>
      <w:marBottom w:val="0"/>
      <w:divBdr>
        <w:top w:val="none" w:sz="0" w:space="0" w:color="auto"/>
        <w:left w:val="none" w:sz="0" w:space="0" w:color="auto"/>
        <w:bottom w:val="none" w:sz="0" w:space="0" w:color="auto"/>
        <w:right w:val="none" w:sz="0" w:space="0" w:color="auto"/>
      </w:divBdr>
    </w:div>
    <w:div w:id="732434576">
      <w:bodyDiv w:val="1"/>
      <w:marLeft w:val="0"/>
      <w:marRight w:val="0"/>
      <w:marTop w:val="0"/>
      <w:marBottom w:val="0"/>
      <w:divBdr>
        <w:top w:val="none" w:sz="0" w:space="0" w:color="auto"/>
        <w:left w:val="none" w:sz="0" w:space="0" w:color="auto"/>
        <w:bottom w:val="none" w:sz="0" w:space="0" w:color="auto"/>
        <w:right w:val="none" w:sz="0" w:space="0" w:color="auto"/>
      </w:divBdr>
    </w:div>
    <w:div w:id="732629627">
      <w:bodyDiv w:val="1"/>
      <w:marLeft w:val="0"/>
      <w:marRight w:val="0"/>
      <w:marTop w:val="0"/>
      <w:marBottom w:val="0"/>
      <w:divBdr>
        <w:top w:val="none" w:sz="0" w:space="0" w:color="auto"/>
        <w:left w:val="none" w:sz="0" w:space="0" w:color="auto"/>
        <w:bottom w:val="none" w:sz="0" w:space="0" w:color="auto"/>
        <w:right w:val="none" w:sz="0" w:space="0" w:color="auto"/>
      </w:divBdr>
    </w:div>
    <w:div w:id="732848527">
      <w:bodyDiv w:val="1"/>
      <w:marLeft w:val="0"/>
      <w:marRight w:val="0"/>
      <w:marTop w:val="0"/>
      <w:marBottom w:val="0"/>
      <w:divBdr>
        <w:top w:val="none" w:sz="0" w:space="0" w:color="auto"/>
        <w:left w:val="none" w:sz="0" w:space="0" w:color="auto"/>
        <w:bottom w:val="none" w:sz="0" w:space="0" w:color="auto"/>
        <w:right w:val="none" w:sz="0" w:space="0" w:color="auto"/>
      </w:divBdr>
    </w:div>
    <w:div w:id="732972507">
      <w:bodyDiv w:val="1"/>
      <w:marLeft w:val="0"/>
      <w:marRight w:val="0"/>
      <w:marTop w:val="0"/>
      <w:marBottom w:val="0"/>
      <w:divBdr>
        <w:top w:val="none" w:sz="0" w:space="0" w:color="auto"/>
        <w:left w:val="none" w:sz="0" w:space="0" w:color="auto"/>
        <w:bottom w:val="none" w:sz="0" w:space="0" w:color="auto"/>
        <w:right w:val="none" w:sz="0" w:space="0" w:color="auto"/>
      </w:divBdr>
    </w:div>
    <w:div w:id="733086528">
      <w:bodyDiv w:val="1"/>
      <w:marLeft w:val="0"/>
      <w:marRight w:val="0"/>
      <w:marTop w:val="0"/>
      <w:marBottom w:val="0"/>
      <w:divBdr>
        <w:top w:val="none" w:sz="0" w:space="0" w:color="auto"/>
        <w:left w:val="none" w:sz="0" w:space="0" w:color="auto"/>
        <w:bottom w:val="none" w:sz="0" w:space="0" w:color="auto"/>
        <w:right w:val="none" w:sz="0" w:space="0" w:color="auto"/>
      </w:divBdr>
    </w:div>
    <w:div w:id="733237440">
      <w:bodyDiv w:val="1"/>
      <w:marLeft w:val="0"/>
      <w:marRight w:val="0"/>
      <w:marTop w:val="0"/>
      <w:marBottom w:val="0"/>
      <w:divBdr>
        <w:top w:val="none" w:sz="0" w:space="0" w:color="auto"/>
        <w:left w:val="none" w:sz="0" w:space="0" w:color="auto"/>
        <w:bottom w:val="none" w:sz="0" w:space="0" w:color="auto"/>
        <w:right w:val="none" w:sz="0" w:space="0" w:color="auto"/>
      </w:divBdr>
    </w:div>
    <w:div w:id="733240217">
      <w:bodyDiv w:val="1"/>
      <w:marLeft w:val="0"/>
      <w:marRight w:val="0"/>
      <w:marTop w:val="0"/>
      <w:marBottom w:val="0"/>
      <w:divBdr>
        <w:top w:val="none" w:sz="0" w:space="0" w:color="auto"/>
        <w:left w:val="none" w:sz="0" w:space="0" w:color="auto"/>
        <w:bottom w:val="none" w:sz="0" w:space="0" w:color="auto"/>
        <w:right w:val="none" w:sz="0" w:space="0" w:color="auto"/>
      </w:divBdr>
    </w:div>
    <w:div w:id="733308911">
      <w:bodyDiv w:val="1"/>
      <w:marLeft w:val="0"/>
      <w:marRight w:val="0"/>
      <w:marTop w:val="0"/>
      <w:marBottom w:val="0"/>
      <w:divBdr>
        <w:top w:val="none" w:sz="0" w:space="0" w:color="auto"/>
        <w:left w:val="none" w:sz="0" w:space="0" w:color="auto"/>
        <w:bottom w:val="none" w:sz="0" w:space="0" w:color="auto"/>
        <w:right w:val="none" w:sz="0" w:space="0" w:color="auto"/>
      </w:divBdr>
    </w:div>
    <w:div w:id="733506571">
      <w:bodyDiv w:val="1"/>
      <w:marLeft w:val="0"/>
      <w:marRight w:val="0"/>
      <w:marTop w:val="0"/>
      <w:marBottom w:val="0"/>
      <w:divBdr>
        <w:top w:val="none" w:sz="0" w:space="0" w:color="auto"/>
        <w:left w:val="none" w:sz="0" w:space="0" w:color="auto"/>
        <w:bottom w:val="none" w:sz="0" w:space="0" w:color="auto"/>
        <w:right w:val="none" w:sz="0" w:space="0" w:color="auto"/>
      </w:divBdr>
    </w:div>
    <w:div w:id="733550448">
      <w:bodyDiv w:val="1"/>
      <w:marLeft w:val="0"/>
      <w:marRight w:val="0"/>
      <w:marTop w:val="0"/>
      <w:marBottom w:val="0"/>
      <w:divBdr>
        <w:top w:val="none" w:sz="0" w:space="0" w:color="auto"/>
        <w:left w:val="none" w:sz="0" w:space="0" w:color="auto"/>
        <w:bottom w:val="none" w:sz="0" w:space="0" w:color="auto"/>
        <w:right w:val="none" w:sz="0" w:space="0" w:color="auto"/>
      </w:divBdr>
    </w:div>
    <w:div w:id="733620934">
      <w:bodyDiv w:val="1"/>
      <w:marLeft w:val="0"/>
      <w:marRight w:val="0"/>
      <w:marTop w:val="0"/>
      <w:marBottom w:val="0"/>
      <w:divBdr>
        <w:top w:val="none" w:sz="0" w:space="0" w:color="auto"/>
        <w:left w:val="none" w:sz="0" w:space="0" w:color="auto"/>
        <w:bottom w:val="none" w:sz="0" w:space="0" w:color="auto"/>
        <w:right w:val="none" w:sz="0" w:space="0" w:color="auto"/>
      </w:divBdr>
    </w:div>
    <w:div w:id="734009404">
      <w:bodyDiv w:val="1"/>
      <w:marLeft w:val="0"/>
      <w:marRight w:val="0"/>
      <w:marTop w:val="0"/>
      <w:marBottom w:val="0"/>
      <w:divBdr>
        <w:top w:val="none" w:sz="0" w:space="0" w:color="auto"/>
        <w:left w:val="none" w:sz="0" w:space="0" w:color="auto"/>
        <w:bottom w:val="none" w:sz="0" w:space="0" w:color="auto"/>
        <w:right w:val="none" w:sz="0" w:space="0" w:color="auto"/>
      </w:divBdr>
    </w:div>
    <w:div w:id="734010820">
      <w:bodyDiv w:val="1"/>
      <w:marLeft w:val="0"/>
      <w:marRight w:val="0"/>
      <w:marTop w:val="0"/>
      <w:marBottom w:val="0"/>
      <w:divBdr>
        <w:top w:val="none" w:sz="0" w:space="0" w:color="auto"/>
        <w:left w:val="none" w:sz="0" w:space="0" w:color="auto"/>
        <w:bottom w:val="none" w:sz="0" w:space="0" w:color="auto"/>
        <w:right w:val="none" w:sz="0" w:space="0" w:color="auto"/>
      </w:divBdr>
    </w:div>
    <w:div w:id="734158033">
      <w:bodyDiv w:val="1"/>
      <w:marLeft w:val="0"/>
      <w:marRight w:val="0"/>
      <w:marTop w:val="0"/>
      <w:marBottom w:val="0"/>
      <w:divBdr>
        <w:top w:val="none" w:sz="0" w:space="0" w:color="auto"/>
        <w:left w:val="none" w:sz="0" w:space="0" w:color="auto"/>
        <w:bottom w:val="none" w:sz="0" w:space="0" w:color="auto"/>
        <w:right w:val="none" w:sz="0" w:space="0" w:color="auto"/>
      </w:divBdr>
    </w:div>
    <w:div w:id="734202160">
      <w:bodyDiv w:val="1"/>
      <w:marLeft w:val="0"/>
      <w:marRight w:val="0"/>
      <w:marTop w:val="0"/>
      <w:marBottom w:val="0"/>
      <w:divBdr>
        <w:top w:val="none" w:sz="0" w:space="0" w:color="auto"/>
        <w:left w:val="none" w:sz="0" w:space="0" w:color="auto"/>
        <w:bottom w:val="none" w:sz="0" w:space="0" w:color="auto"/>
        <w:right w:val="none" w:sz="0" w:space="0" w:color="auto"/>
      </w:divBdr>
    </w:div>
    <w:div w:id="734278060">
      <w:bodyDiv w:val="1"/>
      <w:marLeft w:val="0"/>
      <w:marRight w:val="0"/>
      <w:marTop w:val="0"/>
      <w:marBottom w:val="0"/>
      <w:divBdr>
        <w:top w:val="none" w:sz="0" w:space="0" w:color="auto"/>
        <w:left w:val="none" w:sz="0" w:space="0" w:color="auto"/>
        <w:bottom w:val="none" w:sz="0" w:space="0" w:color="auto"/>
        <w:right w:val="none" w:sz="0" w:space="0" w:color="auto"/>
      </w:divBdr>
    </w:div>
    <w:div w:id="734279369">
      <w:bodyDiv w:val="1"/>
      <w:marLeft w:val="0"/>
      <w:marRight w:val="0"/>
      <w:marTop w:val="0"/>
      <w:marBottom w:val="0"/>
      <w:divBdr>
        <w:top w:val="none" w:sz="0" w:space="0" w:color="auto"/>
        <w:left w:val="none" w:sz="0" w:space="0" w:color="auto"/>
        <w:bottom w:val="none" w:sz="0" w:space="0" w:color="auto"/>
        <w:right w:val="none" w:sz="0" w:space="0" w:color="auto"/>
      </w:divBdr>
    </w:div>
    <w:div w:id="734396645">
      <w:bodyDiv w:val="1"/>
      <w:marLeft w:val="0"/>
      <w:marRight w:val="0"/>
      <w:marTop w:val="0"/>
      <w:marBottom w:val="0"/>
      <w:divBdr>
        <w:top w:val="none" w:sz="0" w:space="0" w:color="auto"/>
        <w:left w:val="none" w:sz="0" w:space="0" w:color="auto"/>
        <w:bottom w:val="none" w:sz="0" w:space="0" w:color="auto"/>
        <w:right w:val="none" w:sz="0" w:space="0" w:color="auto"/>
      </w:divBdr>
    </w:div>
    <w:div w:id="734549170">
      <w:bodyDiv w:val="1"/>
      <w:marLeft w:val="0"/>
      <w:marRight w:val="0"/>
      <w:marTop w:val="0"/>
      <w:marBottom w:val="0"/>
      <w:divBdr>
        <w:top w:val="none" w:sz="0" w:space="0" w:color="auto"/>
        <w:left w:val="none" w:sz="0" w:space="0" w:color="auto"/>
        <w:bottom w:val="none" w:sz="0" w:space="0" w:color="auto"/>
        <w:right w:val="none" w:sz="0" w:space="0" w:color="auto"/>
      </w:divBdr>
    </w:div>
    <w:div w:id="734856816">
      <w:bodyDiv w:val="1"/>
      <w:marLeft w:val="0"/>
      <w:marRight w:val="0"/>
      <w:marTop w:val="0"/>
      <w:marBottom w:val="0"/>
      <w:divBdr>
        <w:top w:val="none" w:sz="0" w:space="0" w:color="auto"/>
        <w:left w:val="none" w:sz="0" w:space="0" w:color="auto"/>
        <w:bottom w:val="none" w:sz="0" w:space="0" w:color="auto"/>
        <w:right w:val="none" w:sz="0" w:space="0" w:color="auto"/>
      </w:divBdr>
    </w:div>
    <w:div w:id="734933871">
      <w:bodyDiv w:val="1"/>
      <w:marLeft w:val="0"/>
      <w:marRight w:val="0"/>
      <w:marTop w:val="0"/>
      <w:marBottom w:val="0"/>
      <w:divBdr>
        <w:top w:val="none" w:sz="0" w:space="0" w:color="auto"/>
        <w:left w:val="none" w:sz="0" w:space="0" w:color="auto"/>
        <w:bottom w:val="none" w:sz="0" w:space="0" w:color="auto"/>
        <w:right w:val="none" w:sz="0" w:space="0" w:color="auto"/>
      </w:divBdr>
    </w:div>
    <w:div w:id="734937224">
      <w:bodyDiv w:val="1"/>
      <w:marLeft w:val="0"/>
      <w:marRight w:val="0"/>
      <w:marTop w:val="0"/>
      <w:marBottom w:val="0"/>
      <w:divBdr>
        <w:top w:val="none" w:sz="0" w:space="0" w:color="auto"/>
        <w:left w:val="none" w:sz="0" w:space="0" w:color="auto"/>
        <w:bottom w:val="none" w:sz="0" w:space="0" w:color="auto"/>
        <w:right w:val="none" w:sz="0" w:space="0" w:color="auto"/>
      </w:divBdr>
    </w:div>
    <w:div w:id="735201263">
      <w:bodyDiv w:val="1"/>
      <w:marLeft w:val="0"/>
      <w:marRight w:val="0"/>
      <w:marTop w:val="0"/>
      <w:marBottom w:val="0"/>
      <w:divBdr>
        <w:top w:val="none" w:sz="0" w:space="0" w:color="auto"/>
        <w:left w:val="none" w:sz="0" w:space="0" w:color="auto"/>
        <w:bottom w:val="none" w:sz="0" w:space="0" w:color="auto"/>
        <w:right w:val="none" w:sz="0" w:space="0" w:color="auto"/>
      </w:divBdr>
    </w:div>
    <w:div w:id="735202817">
      <w:bodyDiv w:val="1"/>
      <w:marLeft w:val="0"/>
      <w:marRight w:val="0"/>
      <w:marTop w:val="0"/>
      <w:marBottom w:val="0"/>
      <w:divBdr>
        <w:top w:val="none" w:sz="0" w:space="0" w:color="auto"/>
        <w:left w:val="none" w:sz="0" w:space="0" w:color="auto"/>
        <w:bottom w:val="none" w:sz="0" w:space="0" w:color="auto"/>
        <w:right w:val="none" w:sz="0" w:space="0" w:color="auto"/>
      </w:divBdr>
    </w:div>
    <w:div w:id="735206181">
      <w:bodyDiv w:val="1"/>
      <w:marLeft w:val="0"/>
      <w:marRight w:val="0"/>
      <w:marTop w:val="0"/>
      <w:marBottom w:val="0"/>
      <w:divBdr>
        <w:top w:val="none" w:sz="0" w:space="0" w:color="auto"/>
        <w:left w:val="none" w:sz="0" w:space="0" w:color="auto"/>
        <w:bottom w:val="none" w:sz="0" w:space="0" w:color="auto"/>
        <w:right w:val="none" w:sz="0" w:space="0" w:color="auto"/>
      </w:divBdr>
    </w:div>
    <w:div w:id="735250990">
      <w:bodyDiv w:val="1"/>
      <w:marLeft w:val="0"/>
      <w:marRight w:val="0"/>
      <w:marTop w:val="0"/>
      <w:marBottom w:val="0"/>
      <w:divBdr>
        <w:top w:val="none" w:sz="0" w:space="0" w:color="auto"/>
        <w:left w:val="none" w:sz="0" w:space="0" w:color="auto"/>
        <w:bottom w:val="none" w:sz="0" w:space="0" w:color="auto"/>
        <w:right w:val="none" w:sz="0" w:space="0" w:color="auto"/>
      </w:divBdr>
    </w:div>
    <w:div w:id="735277843">
      <w:bodyDiv w:val="1"/>
      <w:marLeft w:val="0"/>
      <w:marRight w:val="0"/>
      <w:marTop w:val="0"/>
      <w:marBottom w:val="0"/>
      <w:divBdr>
        <w:top w:val="none" w:sz="0" w:space="0" w:color="auto"/>
        <w:left w:val="none" w:sz="0" w:space="0" w:color="auto"/>
        <w:bottom w:val="none" w:sz="0" w:space="0" w:color="auto"/>
        <w:right w:val="none" w:sz="0" w:space="0" w:color="auto"/>
      </w:divBdr>
    </w:div>
    <w:div w:id="735323405">
      <w:bodyDiv w:val="1"/>
      <w:marLeft w:val="0"/>
      <w:marRight w:val="0"/>
      <w:marTop w:val="0"/>
      <w:marBottom w:val="0"/>
      <w:divBdr>
        <w:top w:val="none" w:sz="0" w:space="0" w:color="auto"/>
        <w:left w:val="none" w:sz="0" w:space="0" w:color="auto"/>
        <w:bottom w:val="none" w:sz="0" w:space="0" w:color="auto"/>
        <w:right w:val="none" w:sz="0" w:space="0" w:color="auto"/>
      </w:divBdr>
    </w:div>
    <w:div w:id="735979934">
      <w:bodyDiv w:val="1"/>
      <w:marLeft w:val="0"/>
      <w:marRight w:val="0"/>
      <w:marTop w:val="0"/>
      <w:marBottom w:val="0"/>
      <w:divBdr>
        <w:top w:val="none" w:sz="0" w:space="0" w:color="auto"/>
        <w:left w:val="none" w:sz="0" w:space="0" w:color="auto"/>
        <w:bottom w:val="none" w:sz="0" w:space="0" w:color="auto"/>
        <w:right w:val="none" w:sz="0" w:space="0" w:color="auto"/>
      </w:divBdr>
    </w:div>
    <w:div w:id="736129412">
      <w:bodyDiv w:val="1"/>
      <w:marLeft w:val="0"/>
      <w:marRight w:val="0"/>
      <w:marTop w:val="0"/>
      <w:marBottom w:val="0"/>
      <w:divBdr>
        <w:top w:val="none" w:sz="0" w:space="0" w:color="auto"/>
        <w:left w:val="none" w:sz="0" w:space="0" w:color="auto"/>
        <w:bottom w:val="none" w:sz="0" w:space="0" w:color="auto"/>
        <w:right w:val="none" w:sz="0" w:space="0" w:color="auto"/>
      </w:divBdr>
    </w:div>
    <w:div w:id="736174820">
      <w:bodyDiv w:val="1"/>
      <w:marLeft w:val="0"/>
      <w:marRight w:val="0"/>
      <w:marTop w:val="0"/>
      <w:marBottom w:val="0"/>
      <w:divBdr>
        <w:top w:val="none" w:sz="0" w:space="0" w:color="auto"/>
        <w:left w:val="none" w:sz="0" w:space="0" w:color="auto"/>
        <w:bottom w:val="none" w:sz="0" w:space="0" w:color="auto"/>
        <w:right w:val="none" w:sz="0" w:space="0" w:color="auto"/>
      </w:divBdr>
    </w:div>
    <w:div w:id="736362855">
      <w:bodyDiv w:val="1"/>
      <w:marLeft w:val="0"/>
      <w:marRight w:val="0"/>
      <w:marTop w:val="0"/>
      <w:marBottom w:val="0"/>
      <w:divBdr>
        <w:top w:val="none" w:sz="0" w:space="0" w:color="auto"/>
        <w:left w:val="none" w:sz="0" w:space="0" w:color="auto"/>
        <w:bottom w:val="none" w:sz="0" w:space="0" w:color="auto"/>
        <w:right w:val="none" w:sz="0" w:space="0" w:color="auto"/>
      </w:divBdr>
    </w:div>
    <w:div w:id="736516226">
      <w:bodyDiv w:val="1"/>
      <w:marLeft w:val="0"/>
      <w:marRight w:val="0"/>
      <w:marTop w:val="0"/>
      <w:marBottom w:val="0"/>
      <w:divBdr>
        <w:top w:val="none" w:sz="0" w:space="0" w:color="auto"/>
        <w:left w:val="none" w:sz="0" w:space="0" w:color="auto"/>
        <w:bottom w:val="none" w:sz="0" w:space="0" w:color="auto"/>
        <w:right w:val="none" w:sz="0" w:space="0" w:color="auto"/>
      </w:divBdr>
    </w:div>
    <w:div w:id="736709199">
      <w:bodyDiv w:val="1"/>
      <w:marLeft w:val="0"/>
      <w:marRight w:val="0"/>
      <w:marTop w:val="0"/>
      <w:marBottom w:val="0"/>
      <w:divBdr>
        <w:top w:val="none" w:sz="0" w:space="0" w:color="auto"/>
        <w:left w:val="none" w:sz="0" w:space="0" w:color="auto"/>
        <w:bottom w:val="none" w:sz="0" w:space="0" w:color="auto"/>
        <w:right w:val="none" w:sz="0" w:space="0" w:color="auto"/>
      </w:divBdr>
    </w:div>
    <w:div w:id="736978241">
      <w:bodyDiv w:val="1"/>
      <w:marLeft w:val="0"/>
      <w:marRight w:val="0"/>
      <w:marTop w:val="0"/>
      <w:marBottom w:val="0"/>
      <w:divBdr>
        <w:top w:val="none" w:sz="0" w:space="0" w:color="auto"/>
        <w:left w:val="none" w:sz="0" w:space="0" w:color="auto"/>
        <w:bottom w:val="none" w:sz="0" w:space="0" w:color="auto"/>
        <w:right w:val="none" w:sz="0" w:space="0" w:color="auto"/>
      </w:divBdr>
    </w:div>
    <w:div w:id="737165123">
      <w:bodyDiv w:val="1"/>
      <w:marLeft w:val="0"/>
      <w:marRight w:val="0"/>
      <w:marTop w:val="0"/>
      <w:marBottom w:val="0"/>
      <w:divBdr>
        <w:top w:val="none" w:sz="0" w:space="0" w:color="auto"/>
        <w:left w:val="none" w:sz="0" w:space="0" w:color="auto"/>
        <w:bottom w:val="none" w:sz="0" w:space="0" w:color="auto"/>
        <w:right w:val="none" w:sz="0" w:space="0" w:color="auto"/>
      </w:divBdr>
    </w:div>
    <w:div w:id="737285195">
      <w:bodyDiv w:val="1"/>
      <w:marLeft w:val="0"/>
      <w:marRight w:val="0"/>
      <w:marTop w:val="0"/>
      <w:marBottom w:val="0"/>
      <w:divBdr>
        <w:top w:val="none" w:sz="0" w:space="0" w:color="auto"/>
        <w:left w:val="none" w:sz="0" w:space="0" w:color="auto"/>
        <w:bottom w:val="none" w:sz="0" w:space="0" w:color="auto"/>
        <w:right w:val="none" w:sz="0" w:space="0" w:color="auto"/>
      </w:divBdr>
    </w:div>
    <w:div w:id="737677761">
      <w:bodyDiv w:val="1"/>
      <w:marLeft w:val="0"/>
      <w:marRight w:val="0"/>
      <w:marTop w:val="0"/>
      <w:marBottom w:val="0"/>
      <w:divBdr>
        <w:top w:val="none" w:sz="0" w:space="0" w:color="auto"/>
        <w:left w:val="none" w:sz="0" w:space="0" w:color="auto"/>
        <w:bottom w:val="none" w:sz="0" w:space="0" w:color="auto"/>
        <w:right w:val="none" w:sz="0" w:space="0" w:color="auto"/>
      </w:divBdr>
    </w:div>
    <w:div w:id="737821648">
      <w:bodyDiv w:val="1"/>
      <w:marLeft w:val="0"/>
      <w:marRight w:val="0"/>
      <w:marTop w:val="0"/>
      <w:marBottom w:val="0"/>
      <w:divBdr>
        <w:top w:val="none" w:sz="0" w:space="0" w:color="auto"/>
        <w:left w:val="none" w:sz="0" w:space="0" w:color="auto"/>
        <w:bottom w:val="none" w:sz="0" w:space="0" w:color="auto"/>
        <w:right w:val="none" w:sz="0" w:space="0" w:color="auto"/>
      </w:divBdr>
    </w:div>
    <w:div w:id="737871026">
      <w:bodyDiv w:val="1"/>
      <w:marLeft w:val="0"/>
      <w:marRight w:val="0"/>
      <w:marTop w:val="0"/>
      <w:marBottom w:val="0"/>
      <w:divBdr>
        <w:top w:val="none" w:sz="0" w:space="0" w:color="auto"/>
        <w:left w:val="none" w:sz="0" w:space="0" w:color="auto"/>
        <w:bottom w:val="none" w:sz="0" w:space="0" w:color="auto"/>
        <w:right w:val="none" w:sz="0" w:space="0" w:color="auto"/>
      </w:divBdr>
    </w:div>
    <w:div w:id="738020816">
      <w:bodyDiv w:val="1"/>
      <w:marLeft w:val="0"/>
      <w:marRight w:val="0"/>
      <w:marTop w:val="0"/>
      <w:marBottom w:val="0"/>
      <w:divBdr>
        <w:top w:val="none" w:sz="0" w:space="0" w:color="auto"/>
        <w:left w:val="none" w:sz="0" w:space="0" w:color="auto"/>
        <w:bottom w:val="none" w:sz="0" w:space="0" w:color="auto"/>
        <w:right w:val="none" w:sz="0" w:space="0" w:color="auto"/>
      </w:divBdr>
    </w:div>
    <w:div w:id="738139320">
      <w:bodyDiv w:val="1"/>
      <w:marLeft w:val="0"/>
      <w:marRight w:val="0"/>
      <w:marTop w:val="0"/>
      <w:marBottom w:val="0"/>
      <w:divBdr>
        <w:top w:val="none" w:sz="0" w:space="0" w:color="auto"/>
        <w:left w:val="none" w:sz="0" w:space="0" w:color="auto"/>
        <w:bottom w:val="none" w:sz="0" w:space="0" w:color="auto"/>
        <w:right w:val="none" w:sz="0" w:space="0" w:color="auto"/>
      </w:divBdr>
    </w:div>
    <w:div w:id="738670795">
      <w:bodyDiv w:val="1"/>
      <w:marLeft w:val="0"/>
      <w:marRight w:val="0"/>
      <w:marTop w:val="0"/>
      <w:marBottom w:val="0"/>
      <w:divBdr>
        <w:top w:val="none" w:sz="0" w:space="0" w:color="auto"/>
        <w:left w:val="none" w:sz="0" w:space="0" w:color="auto"/>
        <w:bottom w:val="none" w:sz="0" w:space="0" w:color="auto"/>
        <w:right w:val="none" w:sz="0" w:space="0" w:color="auto"/>
      </w:divBdr>
    </w:div>
    <w:div w:id="739138671">
      <w:bodyDiv w:val="1"/>
      <w:marLeft w:val="0"/>
      <w:marRight w:val="0"/>
      <w:marTop w:val="0"/>
      <w:marBottom w:val="0"/>
      <w:divBdr>
        <w:top w:val="none" w:sz="0" w:space="0" w:color="auto"/>
        <w:left w:val="none" w:sz="0" w:space="0" w:color="auto"/>
        <w:bottom w:val="none" w:sz="0" w:space="0" w:color="auto"/>
        <w:right w:val="none" w:sz="0" w:space="0" w:color="auto"/>
      </w:divBdr>
    </w:div>
    <w:div w:id="739408030">
      <w:bodyDiv w:val="1"/>
      <w:marLeft w:val="0"/>
      <w:marRight w:val="0"/>
      <w:marTop w:val="0"/>
      <w:marBottom w:val="0"/>
      <w:divBdr>
        <w:top w:val="none" w:sz="0" w:space="0" w:color="auto"/>
        <w:left w:val="none" w:sz="0" w:space="0" w:color="auto"/>
        <w:bottom w:val="none" w:sz="0" w:space="0" w:color="auto"/>
        <w:right w:val="none" w:sz="0" w:space="0" w:color="auto"/>
      </w:divBdr>
    </w:div>
    <w:div w:id="739446815">
      <w:bodyDiv w:val="1"/>
      <w:marLeft w:val="0"/>
      <w:marRight w:val="0"/>
      <w:marTop w:val="0"/>
      <w:marBottom w:val="0"/>
      <w:divBdr>
        <w:top w:val="none" w:sz="0" w:space="0" w:color="auto"/>
        <w:left w:val="none" w:sz="0" w:space="0" w:color="auto"/>
        <w:bottom w:val="none" w:sz="0" w:space="0" w:color="auto"/>
        <w:right w:val="none" w:sz="0" w:space="0" w:color="auto"/>
      </w:divBdr>
    </w:div>
    <w:div w:id="739595829">
      <w:bodyDiv w:val="1"/>
      <w:marLeft w:val="0"/>
      <w:marRight w:val="0"/>
      <w:marTop w:val="0"/>
      <w:marBottom w:val="0"/>
      <w:divBdr>
        <w:top w:val="none" w:sz="0" w:space="0" w:color="auto"/>
        <w:left w:val="none" w:sz="0" w:space="0" w:color="auto"/>
        <w:bottom w:val="none" w:sz="0" w:space="0" w:color="auto"/>
        <w:right w:val="none" w:sz="0" w:space="0" w:color="auto"/>
      </w:divBdr>
    </w:div>
    <w:div w:id="739791370">
      <w:bodyDiv w:val="1"/>
      <w:marLeft w:val="0"/>
      <w:marRight w:val="0"/>
      <w:marTop w:val="0"/>
      <w:marBottom w:val="0"/>
      <w:divBdr>
        <w:top w:val="none" w:sz="0" w:space="0" w:color="auto"/>
        <w:left w:val="none" w:sz="0" w:space="0" w:color="auto"/>
        <w:bottom w:val="none" w:sz="0" w:space="0" w:color="auto"/>
        <w:right w:val="none" w:sz="0" w:space="0" w:color="auto"/>
      </w:divBdr>
    </w:div>
    <w:div w:id="739983484">
      <w:bodyDiv w:val="1"/>
      <w:marLeft w:val="0"/>
      <w:marRight w:val="0"/>
      <w:marTop w:val="0"/>
      <w:marBottom w:val="0"/>
      <w:divBdr>
        <w:top w:val="none" w:sz="0" w:space="0" w:color="auto"/>
        <w:left w:val="none" w:sz="0" w:space="0" w:color="auto"/>
        <w:bottom w:val="none" w:sz="0" w:space="0" w:color="auto"/>
        <w:right w:val="none" w:sz="0" w:space="0" w:color="auto"/>
      </w:divBdr>
    </w:div>
    <w:div w:id="740055877">
      <w:bodyDiv w:val="1"/>
      <w:marLeft w:val="0"/>
      <w:marRight w:val="0"/>
      <w:marTop w:val="0"/>
      <w:marBottom w:val="0"/>
      <w:divBdr>
        <w:top w:val="none" w:sz="0" w:space="0" w:color="auto"/>
        <w:left w:val="none" w:sz="0" w:space="0" w:color="auto"/>
        <w:bottom w:val="none" w:sz="0" w:space="0" w:color="auto"/>
        <w:right w:val="none" w:sz="0" w:space="0" w:color="auto"/>
      </w:divBdr>
    </w:div>
    <w:div w:id="740448222">
      <w:bodyDiv w:val="1"/>
      <w:marLeft w:val="0"/>
      <w:marRight w:val="0"/>
      <w:marTop w:val="0"/>
      <w:marBottom w:val="0"/>
      <w:divBdr>
        <w:top w:val="none" w:sz="0" w:space="0" w:color="auto"/>
        <w:left w:val="none" w:sz="0" w:space="0" w:color="auto"/>
        <w:bottom w:val="none" w:sz="0" w:space="0" w:color="auto"/>
        <w:right w:val="none" w:sz="0" w:space="0" w:color="auto"/>
      </w:divBdr>
    </w:div>
    <w:div w:id="740517896">
      <w:bodyDiv w:val="1"/>
      <w:marLeft w:val="0"/>
      <w:marRight w:val="0"/>
      <w:marTop w:val="0"/>
      <w:marBottom w:val="0"/>
      <w:divBdr>
        <w:top w:val="none" w:sz="0" w:space="0" w:color="auto"/>
        <w:left w:val="none" w:sz="0" w:space="0" w:color="auto"/>
        <w:bottom w:val="none" w:sz="0" w:space="0" w:color="auto"/>
        <w:right w:val="none" w:sz="0" w:space="0" w:color="auto"/>
      </w:divBdr>
    </w:div>
    <w:div w:id="740635137">
      <w:bodyDiv w:val="1"/>
      <w:marLeft w:val="0"/>
      <w:marRight w:val="0"/>
      <w:marTop w:val="0"/>
      <w:marBottom w:val="0"/>
      <w:divBdr>
        <w:top w:val="none" w:sz="0" w:space="0" w:color="auto"/>
        <w:left w:val="none" w:sz="0" w:space="0" w:color="auto"/>
        <w:bottom w:val="none" w:sz="0" w:space="0" w:color="auto"/>
        <w:right w:val="none" w:sz="0" w:space="0" w:color="auto"/>
      </w:divBdr>
    </w:div>
    <w:div w:id="740754851">
      <w:bodyDiv w:val="1"/>
      <w:marLeft w:val="0"/>
      <w:marRight w:val="0"/>
      <w:marTop w:val="0"/>
      <w:marBottom w:val="0"/>
      <w:divBdr>
        <w:top w:val="none" w:sz="0" w:space="0" w:color="auto"/>
        <w:left w:val="none" w:sz="0" w:space="0" w:color="auto"/>
        <w:bottom w:val="none" w:sz="0" w:space="0" w:color="auto"/>
        <w:right w:val="none" w:sz="0" w:space="0" w:color="auto"/>
      </w:divBdr>
    </w:div>
    <w:div w:id="740755537">
      <w:bodyDiv w:val="1"/>
      <w:marLeft w:val="0"/>
      <w:marRight w:val="0"/>
      <w:marTop w:val="0"/>
      <w:marBottom w:val="0"/>
      <w:divBdr>
        <w:top w:val="none" w:sz="0" w:space="0" w:color="auto"/>
        <w:left w:val="none" w:sz="0" w:space="0" w:color="auto"/>
        <w:bottom w:val="none" w:sz="0" w:space="0" w:color="auto"/>
        <w:right w:val="none" w:sz="0" w:space="0" w:color="auto"/>
      </w:divBdr>
    </w:div>
    <w:div w:id="740758219">
      <w:bodyDiv w:val="1"/>
      <w:marLeft w:val="0"/>
      <w:marRight w:val="0"/>
      <w:marTop w:val="0"/>
      <w:marBottom w:val="0"/>
      <w:divBdr>
        <w:top w:val="none" w:sz="0" w:space="0" w:color="auto"/>
        <w:left w:val="none" w:sz="0" w:space="0" w:color="auto"/>
        <w:bottom w:val="none" w:sz="0" w:space="0" w:color="auto"/>
        <w:right w:val="none" w:sz="0" w:space="0" w:color="auto"/>
      </w:divBdr>
    </w:div>
    <w:div w:id="740758283">
      <w:bodyDiv w:val="1"/>
      <w:marLeft w:val="0"/>
      <w:marRight w:val="0"/>
      <w:marTop w:val="0"/>
      <w:marBottom w:val="0"/>
      <w:divBdr>
        <w:top w:val="none" w:sz="0" w:space="0" w:color="auto"/>
        <w:left w:val="none" w:sz="0" w:space="0" w:color="auto"/>
        <w:bottom w:val="none" w:sz="0" w:space="0" w:color="auto"/>
        <w:right w:val="none" w:sz="0" w:space="0" w:color="auto"/>
      </w:divBdr>
    </w:div>
    <w:div w:id="740833537">
      <w:bodyDiv w:val="1"/>
      <w:marLeft w:val="0"/>
      <w:marRight w:val="0"/>
      <w:marTop w:val="0"/>
      <w:marBottom w:val="0"/>
      <w:divBdr>
        <w:top w:val="none" w:sz="0" w:space="0" w:color="auto"/>
        <w:left w:val="none" w:sz="0" w:space="0" w:color="auto"/>
        <w:bottom w:val="none" w:sz="0" w:space="0" w:color="auto"/>
        <w:right w:val="none" w:sz="0" w:space="0" w:color="auto"/>
      </w:divBdr>
    </w:div>
    <w:div w:id="741100846">
      <w:bodyDiv w:val="1"/>
      <w:marLeft w:val="0"/>
      <w:marRight w:val="0"/>
      <w:marTop w:val="0"/>
      <w:marBottom w:val="0"/>
      <w:divBdr>
        <w:top w:val="none" w:sz="0" w:space="0" w:color="auto"/>
        <w:left w:val="none" w:sz="0" w:space="0" w:color="auto"/>
        <w:bottom w:val="none" w:sz="0" w:space="0" w:color="auto"/>
        <w:right w:val="none" w:sz="0" w:space="0" w:color="auto"/>
      </w:divBdr>
    </w:div>
    <w:div w:id="741177035">
      <w:bodyDiv w:val="1"/>
      <w:marLeft w:val="0"/>
      <w:marRight w:val="0"/>
      <w:marTop w:val="0"/>
      <w:marBottom w:val="0"/>
      <w:divBdr>
        <w:top w:val="none" w:sz="0" w:space="0" w:color="auto"/>
        <w:left w:val="none" w:sz="0" w:space="0" w:color="auto"/>
        <w:bottom w:val="none" w:sz="0" w:space="0" w:color="auto"/>
        <w:right w:val="none" w:sz="0" w:space="0" w:color="auto"/>
      </w:divBdr>
    </w:div>
    <w:div w:id="741223664">
      <w:bodyDiv w:val="1"/>
      <w:marLeft w:val="0"/>
      <w:marRight w:val="0"/>
      <w:marTop w:val="0"/>
      <w:marBottom w:val="0"/>
      <w:divBdr>
        <w:top w:val="none" w:sz="0" w:space="0" w:color="auto"/>
        <w:left w:val="none" w:sz="0" w:space="0" w:color="auto"/>
        <w:bottom w:val="none" w:sz="0" w:space="0" w:color="auto"/>
        <w:right w:val="none" w:sz="0" w:space="0" w:color="auto"/>
      </w:divBdr>
    </w:div>
    <w:div w:id="741295582">
      <w:bodyDiv w:val="1"/>
      <w:marLeft w:val="0"/>
      <w:marRight w:val="0"/>
      <w:marTop w:val="0"/>
      <w:marBottom w:val="0"/>
      <w:divBdr>
        <w:top w:val="none" w:sz="0" w:space="0" w:color="auto"/>
        <w:left w:val="none" w:sz="0" w:space="0" w:color="auto"/>
        <w:bottom w:val="none" w:sz="0" w:space="0" w:color="auto"/>
        <w:right w:val="none" w:sz="0" w:space="0" w:color="auto"/>
      </w:divBdr>
    </w:div>
    <w:div w:id="741298142">
      <w:bodyDiv w:val="1"/>
      <w:marLeft w:val="0"/>
      <w:marRight w:val="0"/>
      <w:marTop w:val="0"/>
      <w:marBottom w:val="0"/>
      <w:divBdr>
        <w:top w:val="none" w:sz="0" w:space="0" w:color="auto"/>
        <w:left w:val="none" w:sz="0" w:space="0" w:color="auto"/>
        <w:bottom w:val="none" w:sz="0" w:space="0" w:color="auto"/>
        <w:right w:val="none" w:sz="0" w:space="0" w:color="auto"/>
      </w:divBdr>
    </w:div>
    <w:div w:id="741413990">
      <w:bodyDiv w:val="1"/>
      <w:marLeft w:val="0"/>
      <w:marRight w:val="0"/>
      <w:marTop w:val="0"/>
      <w:marBottom w:val="0"/>
      <w:divBdr>
        <w:top w:val="none" w:sz="0" w:space="0" w:color="auto"/>
        <w:left w:val="none" w:sz="0" w:space="0" w:color="auto"/>
        <w:bottom w:val="none" w:sz="0" w:space="0" w:color="auto"/>
        <w:right w:val="none" w:sz="0" w:space="0" w:color="auto"/>
      </w:divBdr>
    </w:div>
    <w:div w:id="741559578">
      <w:bodyDiv w:val="1"/>
      <w:marLeft w:val="0"/>
      <w:marRight w:val="0"/>
      <w:marTop w:val="0"/>
      <w:marBottom w:val="0"/>
      <w:divBdr>
        <w:top w:val="none" w:sz="0" w:space="0" w:color="auto"/>
        <w:left w:val="none" w:sz="0" w:space="0" w:color="auto"/>
        <w:bottom w:val="none" w:sz="0" w:space="0" w:color="auto"/>
        <w:right w:val="none" w:sz="0" w:space="0" w:color="auto"/>
      </w:divBdr>
    </w:div>
    <w:div w:id="741678212">
      <w:bodyDiv w:val="1"/>
      <w:marLeft w:val="0"/>
      <w:marRight w:val="0"/>
      <w:marTop w:val="0"/>
      <w:marBottom w:val="0"/>
      <w:divBdr>
        <w:top w:val="none" w:sz="0" w:space="0" w:color="auto"/>
        <w:left w:val="none" w:sz="0" w:space="0" w:color="auto"/>
        <w:bottom w:val="none" w:sz="0" w:space="0" w:color="auto"/>
        <w:right w:val="none" w:sz="0" w:space="0" w:color="auto"/>
      </w:divBdr>
    </w:div>
    <w:div w:id="741873453">
      <w:bodyDiv w:val="1"/>
      <w:marLeft w:val="0"/>
      <w:marRight w:val="0"/>
      <w:marTop w:val="0"/>
      <w:marBottom w:val="0"/>
      <w:divBdr>
        <w:top w:val="none" w:sz="0" w:space="0" w:color="auto"/>
        <w:left w:val="none" w:sz="0" w:space="0" w:color="auto"/>
        <w:bottom w:val="none" w:sz="0" w:space="0" w:color="auto"/>
        <w:right w:val="none" w:sz="0" w:space="0" w:color="auto"/>
      </w:divBdr>
    </w:div>
    <w:div w:id="741878527">
      <w:bodyDiv w:val="1"/>
      <w:marLeft w:val="0"/>
      <w:marRight w:val="0"/>
      <w:marTop w:val="0"/>
      <w:marBottom w:val="0"/>
      <w:divBdr>
        <w:top w:val="none" w:sz="0" w:space="0" w:color="auto"/>
        <w:left w:val="none" w:sz="0" w:space="0" w:color="auto"/>
        <w:bottom w:val="none" w:sz="0" w:space="0" w:color="auto"/>
        <w:right w:val="none" w:sz="0" w:space="0" w:color="auto"/>
      </w:divBdr>
    </w:div>
    <w:div w:id="742601953">
      <w:bodyDiv w:val="1"/>
      <w:marLeft w:val="0"/>
      <w:marRight w:val="0"/>
      <w:marTop w:val="0"/>
      <w:marBottom w:val="0"/>
      <w:divBdr>
        <w:top w:val="none" w:sz="0" w:space="0" w:color="auto"/>
        <w:left w:val="none" w:sz="0" w:space="0" w:color="auto"/>
        <w:bottom w:val="none" w:sz="0" w:space="0" w:color="auto"/>
        <w:right w:val="none" w:sz="0" w:space="0" w:color="auto"/>
      </w:divBdr>
    </w:div>
    <w:div w:id="742794198">
      <w:bodyDiv w:val="1"/>
      <w:marLeft w:val="0"/>
      <w:marRight w:val="0"/>
      <w:marTop w:val="0"/>
      <w:marBottom w:val="0"/>
      <w:divBdr>
        <w:top w:val="none" w:sz="0" w:space="0" w:color="auto"/>
        <w:left w:val="none" w:sz="0" w:space="0" w:color="auto"/>
        <w:bottom w:val="none" w:sz="0" w:space="0" w:color="auto"/>
        <w:right w:val="none" w:sz="0" w:space="0" w:color="auto"/>
      </w:divBdr>
    </w:div>
    <w:div w:id="742878214">
      <w:bodyDiv w:val="1"/>
      <w:marLeft w:val="0"/>
      <w:marRight w:val="0"/>
      <w:marTop w:val="0"/>
      <w:marBottom w:val="0"/>
      <w:divBdr>
        <w:top w:val="none" w:sz="0" w:space="0" w:color="auto"/>
        <w:left w:val="none" w:sz="0" w:space="0" w:color="auto"/>
        <w:bottom w:val="none" w:sz="0" w:space="0" w:color="auto"/>
        <w:right w:val="none" w:sz="0" w:space="0" w:color="auto"/>
      </w:divBdr>
    </w:div>
    <w:div w:id="743257857">
      <w:bodyDiv w:val="1"/>
      <w:marLeft w:val="0"/>
      <w:marRight w:val="0"/>
      <w:marTop w:val="0"/>
      <w:marBottom w:val="0"/>
      <w:divBdr>
        <w:top w:val="none" w:sz="0" w:space="0" w:color="auto"/>
        <w:left w:val="none" w:sz="0" w:space="0" w:color="auto"/>
        <w:bottom w:val="none" w:sz="0" w:space="0" w:color="auto"/>
        <w:right w:val="none" w:sz="0" w:space="0" w:color="auto"/>
      </w:divBdr>
    </w:div>
    <w:div w:id="743449004">
      <w:bodyDiv w:val="1"/>
      <w:marLeft w:val="0"/>
      <w:marRight w:val="0"/>
      <w:marTop w:val="0"/>
      <w:marBottom w:val="0"/>
      <w:divBdr>
        <w:top w:val="none" w:sz="0" w:space="0" w:color="auto"/>
        <w:left w:val="none" w:sz="0" w:space="0" w:color="auto"/>
        <w:bottom w:val="none" w:sz="0" w:space="0" w:color="auto"/>
        <w:right w:val="none" w:sz="0" w:space="0" w:color="auto"/>
      </w:divBdr>
    </w:div>
    <w:div w:id="743644220">
      <w:bodyDiv w:val="1"/>
      <w:marLeft w:val="0"/>
      <w:marRight w:val="0"/>
      <w:marTop w:val="0"/>
      <w:marBottom w:val="0"/>
      <w:divBdr>
        <w:top w:val="none" w:sz="0" w:space="0" w:color="auto"/>
        <w:left w:val="none" w:sz="0" w:space="0" w:color="auto"/>
        <w:bottom w:val="none" w:sz="0" w:space="0" w:color="auto"/>
        <w:right w:val="none" w:sz="0" w:space="0" w:color="auto"/>
      </w:divBdr>
    </w:div>
    <w:div w:id="743718728">
      <w:bodyDiv w:val="1"/>
      <w:marLeft w:val="0"/>
      <w:marRight w:val="0"/>
      <w:marTop w:val="0"/>
      <w:marBottom w:val="0"/>
      <w:divBdr>
        <w:top w:val="none" w:sz="0" w:space="0" w:color="auto"/>
        <w:left w:val="none" w:sz="0" w:space="0" w:color="auto"/>
        <w:bottom w:val="none" w:sz="0" w:space="0" w:color="auto"/>
        <w:right w:val="none" w:sz="0" w:space="0" w:color="auto"/>
      </w:divBdr>
    </w:div>
    <w:div w:id="743915301">
      <w:bodyDiv w:val="1"/>
      <w:marLeft w:val="0"/>
      <w:marRight w:val="0"/>
      <w:marTop w:val="0"/>
      <w:marBottom w:val="0"/>
      <w:divBdr>
        <w:top w:val="none" w:sz="0" w:space="0" w:color="auto"/>
        <w:left w:val="none" w:sz="0" w:space="0" w:color="auto"/>
        <w:bottom w:val="none" w:sz="0" w:space="0" w:color="auto"/>
        <w:right w:val="none" w:sz="0" w:space="0" w:color="auto"/>
      </w:divBdr>
    </w:div>
    <w:div w:id="743994922">
      <w:bodyDiv w:val="1"/>
      <w:marLeft w:val="0"/>
      <w:marRight w:val="0"/>
      <w:marTop w:val="0"/>
      <w:marBottom w:val="0"/>
      <w:divBdr>
        <w:top w:val="none" w:sz="0" w:space="0" w:color="auto"/>
        <w:left w:val="none" w:sz="0" w:space="0" w:color="auto"/>
        <w:bottom w:val="none" w:sz="0" w:space="0" w:color="auto"/>
        <w:right w:val="none" w:sz="0" w:space="0" w:color="auto"/>
      </w:divBdr>
    </w:div>
    <w:div w:id="744189176">
      <w:bodyDiv w:val="1"/>
      <w:marLeft w:val="0"/>
      <w:marRight w:val="0"/>
      <w:marTop w:val="0"/>
      <w:marBottom w:val="0"/>
      <w:divBdr>
        <w:top w:val="none" w:sz="0" w:space="0" w:color="auto"/>
        <w:left w:val="none" w:sz="0" w:space="0" w:color="auto"/>
        <w:bottom w:val="none" w:sz="0" w:space="0" w:color="auto"/>
        <w:right w:val="none" w:sz="0" w:space="0" w:color="auto"/>
      </w:divBdr>
    </w:div>
    <w:div w:id="744455316">
      <w:bodyDiv w:val="1"/>
      <w:marLeft w:val="0"/>
      <w:marRight w:val="0"/>
      <w:marTop w:val="0"/>
      <w:marBottom w:val="0"/>
      <w:divBdr>
        <w:top w:val="none" w:sz="0" w:space="0" w:color="auto"/>
        <w:left w:val="none" w:sz="0" w:space="0" w:color="auto"/>
        <w:bottom w:val="none" w:sz="0" w:space="0" w:color="auto"/>
        <w:right w:val="none" w:sz="0" w:space="0" w:color="auto"/>
      </w:divBdr>
    </w:div>
    <w:div w:id="744494681">
      <w:bodyDiv w:val="1"/>
      <w:marLeft w:val="0"/>
      <w:marRight w:val="0"/>
      <w:marTop w:val="0"/>
      <w:marBottom w:val="0"/>
      <w:divBdr>
        <w:top w:val="none" w:sz="0" w:space="0" w:color="auto"/>
        <w:left w:val="none" w:sz="0" w:space="0" w:color="auto"/>
        <w:bottom w:val="none" w:sz="0" w:space="0" w:color="auto"/>
        <w:right w:val="none" w:sz="0" w:space="0" w:color="auto"/>
      </w:divBdr>
    </w:div>
    <w:div w:id="744567502">
      <w:bodyDiv w:val="1"/>
      <w:marLeft w:val="0"/>
      <w:marRight w:val="0"/>
      <w:marTop w:val="0"/>
      <w:marBottom w:val="0"/>
      <w:divBdr>
        <w:top w:val="none" w:sz="0" w:space="0" w:color="auto"/>
        <w:left w:val="none" w:sz="0" w:space="0" w:color="auto"/>
        <w:bottom w:val="none" w:sz="0" w:space="0" w:color="auto"/>
        <w:right w:val="none" w:sz="0" w:space="0" w:color="auto"/>
      </w:divBdr>
    </w:div>
    <w:div w:id="744572429">
      <w:bodyDiv w:val="1"/>
      <w:marLeft w:val="0"/>
      <w:marRight w:val="0"/>
      <w:marTop w:val="0"/>
      <w:marBottom w:val="0"/>
      <w:divBdr>
        <w:top w:val="none" w:sz="0" w:space="0" w:color="auto"/>
        <w:left w:val="none" w:sz="0" w:space="0" w:color="auto"/>
        <w:bottom w:val="none" w:sz="0" w:space="0" w:color="auto"/>
        <w:right w:val="none" w:sz="0" w:space="0" w:color="auto"/>
      </w:divBdr>
    </w:div>
    <w:div w:id="744573004">
      <w:bodyDiv w:val="1"/>
      <w:marLeft w:val="0"/>
      <w:marRight w:val="0"/>
      <w:marTop w:val="0"/>
      <w:marBottom w:val="0"/>
      <w:divBdr>
        <w:top w:val="none" w:sz="0" w:space="0" w:color="auto"/>
        <w:left w:val="none" w:sz="0" w:space="0" w:color="auto"/>
        <w:bottom w:val="none" w:sz="0" w:space="0" w:color="auto"/>
        <w:right w:val="none" w:sz="0" w:space="0" w:color="auto"/>
      </w:divBdr>
    </w:div>
    <w:div w:id="744841266">
      <w:bodyDiv w:val="1"/>
      <w:marLeft w:val="0"/>
      <w:marRight w:val="0"/>
      <w:marTop w:val="0"/>
      <w:marBottom w:val="0"/>
      <w:divBdr>
        <w:top w:val="none" w:sz="0" w:space="0" w:color="auto"/>
        <w:left w:val="none" w:sz="0" w:space="0" w:color="auto"/>
        <w:bottom w:val="none" w:sz="0" w:space="0" w:color="auto"/>
        <w:right w:val="none" w:sz="0" w:space="0" w:color="auto"/>
      </w:divBdr>
    </w:div>
    <w:div w:id="744843625">
      <w:bodyDiv w:val="1"/>
      <w:marLeft w:val="0"/>
      <w:marRight w:val="0"/>
      <w:marTop w:val="0"/>
      <w:marBottom w:val="0"/>
      <w:divBdr>
        <w:top w:val="none" w:sz="0" w:space="0" w:color="auto"/>
        <w:left w:val="none" w:sz="0" w:space="0" w:color="auto"/>
        <w:bottom w:val="none" w:sz="0" w:space="0" w:color="auto"/>
        <w:right w:val="none" w:sz="0" w:space="0" w:color="auto"/>
      </w:divBdr>
    </w:div>
    <w:div w:id="745221988">
      <w:bodyDiv w:val="1"/>
      <w:marLeft w:val="0"/>
      <w:marRight w:val="0"/>
      <w:marTop w:val="0"/>
      <w:marBottom w:val="0"/>
      <w:divBdr>
        <w:top w:val="none" w:sz="0" w:space="0" w:color="auto"/>
        <w:left w:val="none" w:sz="0" w:space="0" w:color="auto"/>
        <w:bottom w:val="none" w:sz="0" w:space="0" w:color="auto"/>
        <w:right w:val="none" w:sz="0" w:space="0" w:color="auto"/>
      </w:divBdr>
    </w:div>
    <w:div w:id="745228910">
      <w:bodyDiv w:val="1"/>
      <w:marLeft w:val="0"/>
      <w:marRight w:val="0"/>
      <w:marTop w:val="0"/>
      <w:marBottom w:val="0"/>
      <w:divBdr>
        <w:top w:val="none" w:sz="0" w:space="0" w:color="auto"/>
        <w:left w:val="none" w:sz="0" w:space="0" w:color="auto"/>
        <w:bottom w:val="none" w:sz="0" w:space="0" w:color="auto"/>
        <w:right w:val="none" w:sz="0" w:space="0" w:color="auto"/>
      </w:divBdr>
    </w:div>
    <w:div w:id="745495928">
      <w:bodyDiv w:val="1"/>
      <w:marLeft w:val="0"/>
      <w:marRight w:val="0"/>
      <w:marTop w:val="0"/>
      <w:marBottom w:val="0"/>
      <w:divBdr>
        <w:top w:val="none" w:sz="0" w:space="0" w:color="auto"/>
        <w:left w:val="none" w:sz="0" w:space="0" w:color="auto"/>
        <w:bottom w:val="none" w:sz="0" w:space="0" w:color="auto"/>
        <w:right w:val="none" w:sz="0" w:space="0" w:color="auto"/>
      </w:divBdr>
    </w:div>
    <w:div w:id="745763314">
      <w:bodyDiv w:val="1"/>
      <w:marLeft w:val="0"/>
      <w:marRight w:val="0"/>
      <w:marTop w:val="0"/>
      <w:marBottom w:val="0"/>
      <w:divBdr>
        <w:top w:val="none" w:sz="0" w:space="0" w:color="auto"/>
        <w:left w:val="none" w:sz="0" w:space="0" w:color="auto"/>
        <w:bottom w:val="none" w:sz="0" w:space="0" w:color="auto"/>
        <w:right w:val="none" w:sz="0" w:space="0" w:color="auto"/>
      </w:divBdr>
    </w:div>
    <w:div w:id="745960133">
      <w:bodyDiv w:val="1"/>
      <w:marLeft w:val="0"/>
      <w:marRight w:val="0"/>
      <w:marTop w:val="0"/>
      <w:marBottom w:val="0"/>
      <w:divBdr>
        <w:top w:val="none" w:sz="0" w:space="0" w:color="auto"/>
        <w:left w:val="none" w:sz="0" w:space="0" w:color="auto"/>
        <w:bottom w:val="none" w:sz="0" w:space="0" w:color="auto"/>
        <w:right w:val="none" w:sz="0" w:space="0" w:color="auto"/>
      </w:divBdr>
    </w:div>
    <w:div w:id="746075575">
      <w:bodyDiv w:val="1"/>
      <w:marLeft w:val="0"/>
      <w:marRight w:val="0"/>
      <w:marTop w:val="0"/>
      <w:marBottom w:val="0"/>
      <w:divBdr>
        <w:top w:val="none" w:sz="0" w:space="0" w:color="auto"/>
        <w:left w:val="none" w:sz="0" w:space="0" w:color="auto"/>
        <w:bottom w:val="none" w:sz="0" w:space="0" w:color="auto"/>
        <w:right w:val="none" w:sz="0" w:space="0" w:color="auto"/>
      </w:divBdr>
    </w:div>
    <w:div w:id="746340625">
      <w:bodyDiv w:val="1"/>
      <w:marLeft w:val="0"/>
      <w:marRight w:val="0"/>
      <w:marTop w:val="0"/>
      <w:marBottom w:val="0"/>
      <w:divBdr>
        <w:top w:val="none" w:sz="0" w:space="0" w:color="auto"/>
        <w:left w:val="none" w:sz="0" w:space="0" w:color="auto"/>
        <w:bottom w:val="none" w:sz="0" w:space="0" w:color="auto"/>
        <w:right w:val="none" w:sz="0" w:space="0" w:color="auto"/>
      </w:divBdr>
    </w:div>
    <w:div w:id="746418893">
      <w:bodyDiv w:val="1"/>
      <w:marLeft w:val="0"/>
      <w:marRight w:val="0"/>
      <w:marTop w:val="0"/>
      <w:marBottom w:val="0"/>
      <w:divBdr>
        <w:top w:val="none" w:sz="0" w:space="0" w:color="auto"/>
        <w:left w:val="none" w:sz="0" w:space="0" w:color="auto"/>
        <w:bottom w:val="none" w:sz="0" w:space="0" w:color="auto"/>
        <w:right w:val="none" w:sz="0" w:space="0" w:color="auto"/>
      </w:divBdr>
    </w:div>
    <w:div w:id="746461091">
      <w:bodyDiv w:val="1"/>
      <w:marLeft w:val="0"/>
      <w:marRight w:val="0"/>
      <w:marTop w:val="0"/>
      <w:marBottom w:val="0"/>
      <w:divBdr>
        <w:top w:val="none" w:sz="0" w:space="0" w:color="auto"/>
        <w:left w:val="none" w:sz="0" w:space="0" w:color="auto"/>
        <w:bottom w:val="none" w:sz="0" w:space="0" w:color="auto"/>
        <w:right w:val="none" w:sz="0" w:space="0" w:color="auto"/>
      </w:divBdr>
    </w:div>
    <w:div w:id="746537284">
      <w:bodyDiv w:val="1"/>
      <w:marLeft w:val="0"/>
      <w:marRight w:val="0"/>
      <w:marTop w:val="0"/>
      <w:marBottom w:val="0"/>
      <w:divBdr>
        <w:top w:val="none" w:sz="0" w:space="0" w:color="auto"/>
        <w:left w:val="none" w:sz="0" w:space="0" w:color="auto"/>
        <w:bottom w:val="none" w:sz="0" w:space="0" w:color="auto"/>
        <w:right w:val="none" w:sz="0" w:space="0" w:color="auto"/>
      </w:divBdr>
    </w:div>
    <w:div w:id="746616984">
      <w:bodyDiv w:val="1"/>
      <w:marLeft w:val="0"/>
      <w:marRight w:val="0"/>
      <w:marTop w:val="0"/>
      <w:marBottom w:val="0"/>
      <w:divBdr>
        <w:top w:val="none" w:sz="0" w:space="0" w:color="auto"/>
        <w:left w:val="none" w:sz="0" w:space="0" w:color="auto"/>
        <w:bottom w:val="none" w:sz="0" w:space="0" w:color="auto"/>
        <w:right w:val="none" w:sz="0" w:space="0" w:color="auto"/>
      </w:divBdr>
    </w:div>
    <w:div w:id="746727508">
      <w:bodyDiv w:val="1"/>
      <w:marLeft w:val="0"/>
      <w:marRight w:val="0"/>
      <w:marTop w:val="0"/>
      <w:marBottom w:val="0"/>
      <w:divBdr>
        <w:top w:val="none" w:sz="0" w:space="0" w:color="auto"/>
        <w:left w:val="none" w:sz="0" w:space="0" w:color="auto"/>
        <w:bottom w:val="none" w:sz="0" w:space="0" w:color="auto"/>
        <w:right w:val="none" w:sz="0" w:space="0" w:color="auto"/>
      </w:divBdr>
    </w:div>
    <w:div w:id="746877777">
      <w:bodyDiv w:val="1"/>
      <w:marLeft w:val="0"/>
      <w:marRight w:val="0"/>
      <w:marTop w:val="0"/>
      <w:marBottom w:val="0"/>
      <w:divBdr>
        <w:top w:val="none" w:sz="0" w:space="0" w:color="auto"/>
        <w:left w:val="none" w:sz="0" w:space="0" w:color="auto"/>
        <w:bottom w:val="none" w:sz="0" w:space="0" w:color="auto"/>
        <w:right w:val="none" w:sz="0" w:space="0" w:color="auto"/>
      </w:divBdr>
    </w:div>
    <w:div w:id="746998828">
      <w:bodyDiv w:val="1"/>
      <w:marLeft w:val="0"/>
      <w:marRight w:val="0"/>
      <w:marTop w:val="0"/>
      <w:marBottom w:val="0"/>
      <w:divBdr>
        <w:top w:val="none" w:sz="0" w:space="0" w:color="auto"/>
        <w:left w:val="none" w:sz="0" w:space="0" w:color="auto"/>
        <w:bottom w:val="none" w:sz="0" w:space="0" w:color="auto"/>
        <w:right w:val="none" w:sz="0" w:space="0" w:color="auto"/>
      </w:divBdr>
    </w:div>
    <w:div w:id="747000664">
      <w:bodyDiv w:val="1"/>
      <w:marLeft w:val="0"/>
      <w:marRight w:val="0"/>
      <w:marTop w:val="0"/>
      <w:marBottom w:val="0"/>
      <w:divBdr>
        <w:top w:val="none" w:sz="0" w:space="0" w:color="auto"/>
        <w:left w:val="none" w:sz="0" w:space="0" w:color="auto"/>
        <w:bottom w:val="none" w:sz="0" w:space="0" w:color="auto"/>
        <w:right w:val="none" w:sz="0" w:space="0" w:color="auto"/>
      </w:divBdr>
    </w:div>
    <w:div w:id="747071406">
      <w:bodyDiv w:val="1"/>
      <w:marLeft w:val="0"/>
      <w:marRight w:val="0"/>
      <w:marTop w:val="0"/>
      <w:marBottom w:val="0"/>
      <w:divBdr>
        <w:top w:val="none" w:sz="0" w:space="0" w:color="auto"/>
        <w:left w:val="none" w:sz="0" w:space="0" w:color="auto"/>
        <w:bottom w:val="none" w:sz="0" w:space="0" w:color="auto"/>
        <w:right w:val="none" w:sz="0" w:space="0" w:color="auto"/>
      </w:divBdr>
    </w:div>
    <w:div w:id="747191298">
      <w:bodyDiv w:val="1"/>
      <w:marLeft w:val="0"/>
      <w:marRight w:val="0"/>
      <w:marTop w:val="0"/>
      <w:marBottom w:val="0"/>
      <w:divBdr>
        <w:top w:val="none" w:sz="0" w:space="0" w:color="auto"/>
        <w:left w:val="none" w:sz="0" w:space="0" w:color="auto"/>
        <w:bottom w:val="none" w:sz="0" w:space="0" w:color="auto"/>
        <w:right w:val="none" w:sz="0" w:space="0" w:color="auto"/>
      </w:divBdr>
    </w:div>
    <w:div w:id="747309822">
      <w:bodyDiv w:val="1"/>
      <w:marLeft w:val="0"/>
      <w:marRight w:val="0"/>
      <w:marTop w:val="0"/>
      <w:marBottom w:val="0"/>
      <w:divBdr>
        <w:top w:val="none" w:sz="0" w:space="0" w:color="auto"/>
        <w:left w:val="none" w:sz="0" w:space="0" w:color="auto"/>
        <w:bottom w:val="none" w:sz="0" w:space="0" w:color="auto"/>
        <w:right w:val="none" w:sz="0" w:space="0" w:color="auto"/>
      </w:divBdr>
    </w:div>
    <w:div w:id="747658712">
      <w:bodyDiv w:val="1"/>
      <w:marLeft w:val="0"/>
      <w:marRight w:val="0"/>
      <w:marTop w:val="0"/>
      <w:marBottom w:val="0"/>
      <w:divBdr>
        <w:top w:val="none" w:sz="0" w:space="0" w:color="auto"/>
        <w:left w:val="none" w:sz="0" w:space="0" w:color="auto"/>
        <w:bottom w:val="none" w:sz="0" w:space="0" w:color="auto"/>
        <w:right w:val="none" w:sz="0" w:space="0" w:color="auto"/>
      </w:divBdr>
    </w:div>
    <w:div w:id="747774903">
      <w:bodyDiv w:val="1"/>
      <w:marLeft w:val="0"/>
      <w:marRight w:val="0"/>
      <w:marTop w:val="0"/>
      <w:marBottom w:val="0"/>
      <w:divBdr>
        <w:top w:val="none" w:sz="0" w:space="0" w:color="auto"/>
        <w:left w:val="none" w:sz="0" w:space="0" w:color="auto"/>
        <w:bottom w:val="none" w:sz="0" w:space="0" w:color="auto"/>
        <w:right w:val="none" w:sz="0" w:space="0" w:color="auto"/>
      </w:divBdr>
    </w:div>
    <w:div w:id="748040777">
      <w:bodyDiv w:val="1"/>
      <w:marLeft w:val="0"/>
      <w:marRight w:val="0"/>
      <w:marTop w:val="0"/>
      <w:marBottom w:val="0"/>
      <w:divBdr>
        <w:top w:val="none" w:sz="0" w:space="0" w:color="auto"/>
        <w:left w:val="none" w:sz="0" w:space="0" w:color="auto"/>
        <w:bottom w:val="none" w:sz="0" w:space="0" w:color="auto"/>
        <w:right w:val="none" w:sz="0" w:space="0" w:color="auto"/>
      </w:divBdr>
    </w:div>
    <w:div w:id="748041505">
      <w:bodyDiv w:val="1"/>
      <w:marLeft w:val="0"/>
      <w:marRight w:val="0"/>
      <w:marTop w:val="0"/>
      <w:marBottom w:val="0"/>
      <w:divBdr>
        <w:top w:val="none" w:sz="0" w:space="0" w:color="auto"/>
        <w:left w:val="none" w:sz="0" w:space="0" w:color="auto"/>
        <w:bottom w:val="none" w:sz="0" w:space="0" w:color="auto"/>
        <w:right w:val="none" w:sz="0" w:space="0" w:color="auto"/>
      </w:divBdr>
    </w:div>
    <w:div w:id="748113559">
      <w:bodyDiv w:val="1"/>
      <w:marLeft w:val="0"/>
      <w:marRight w:val="0"/>
      <w:marTop w:val="0"/>
      <w:marBottom w:val="0"/>
      <w:divBdr>
        <w:top w:val="none" w:sz="0" w:space="0" w:color="auto"/>
        <w:left w:val="none" w:sz="0" w:space="0" w:color="auto"/>
        <w:bottom w:val="none" w:sz="0" w:space="0" w:color="auto"/>
        <w:right w:val="none" w:sz="0" w:space="0" w:color="auto"/>
      </w:divBdr>
    </w:div>
    <w:div w:id="748117718">
      <w:bodyDiv w:val="1"/>
      <w:marLeft w:val="0"/>
      <w:marRight w:val="0"/>
      <w:marTop w:val="0"/>
      <w:marBottom w:val="0"/>
      <w:divBdr>
        <w:top w:val="none" w:sz="0" w:space="0" w:color="auto"/>
        <w:left w:val="none" w:sz="0" w:space="0" w:color="auto"/>
        <w:bottom w:val="none" w:sz="0" w:space="0" w:color="auto"/>
        <w:right w:val="none" w:sz="0" w:space="0" w:color="auto"/>
      </w:divBdr>
    </w:div>
    <w:div w:id="748162657">
      <w:bodyDiv w:val="1"/>
      <w:marLeft w:val="0"/>
      <w:marRight w:val="0"/>
      <w:marTop w:val="0"/>
      <w:marBottom w:val="0"/>
      <w:divBdr>
        <w:top w:val="none" w:sz="0" w:space="0" w:color="auto"/>
        <w:left w:val="none" w:sz="0" w:space="0" w:color="auto"/>
        <w:bottom w:val="none" w:sz="0" w:space="0" w:color="auto"/>
        <w:right w:val="none" w:sz="0" w:space="0" w:color="auto"/>
      </w:divBdr>
    </w:div>
    <w:div w:id="748230407">
      <w:bodyDiv w:val="1"/>
      <w:marLeft w:val="0"/>
      <w:marRight w:val="0"/>
      <w:marTop w:val="0"/>
      <w:marBottom w:val="0"/>
      <w:divBdr>
        <w:top w:val="none" w:sz="0" w:space="0" w:color="auto"/>
        <w:left w:val="none" w:sz="0" w:space="0" w:color="auto"/>
        <w:bottom w:val="none" w:sz="0" w:space="0" w:color="auto"/>
        <w:right w:val="none" w:sz="0" w:space="0" w:color="auto"/>
      </w:divBdr>
    </w:div>
    <w:div w:id="748231651">
      <w:bodyDiv w:val="1"/>
      <w:marLeft w:val="0"/>
      <w:marRight w:val="0"/>
      <w:marTop w:val="0"/>
      <w:marBottom w:val="0"/>
      <w:divBdr>
        <w:top w:val="none" w:sz="0" w:space="0" w:color="auto"/>
        <w:left w:val="none" w:sz="0" w:space="0" w:color="auto"/>
        <w:bottom w:val="none" w:sz="0" w:space="0" w:color="auto"/>
        <w:right w:val="none" w:sz="0" w:space="0" w:color="auto"/>
      </w:divBdr>
    </w:div>
    <w:div w:id="748233577">
      <w:bodyDiv w:val="1"/>
      <w:marLeft w:val="0"/>
      <w:marRight w:val="0"/>
      <w:marTop w:val="0"/>
      <w:marBottom w:val="0"/>
      <w:divBdr>
        <w:top w:val="none" w:sz="0" w:space="0" w:color="auto"/>
        <w:left w:val="none" w:sz="0" w:space="0" w:color="auto"/>
        <w:bottom w:val="none" w:sz="0" w:space="0" w:color="auto"/>
        <w:right w:val="none" w:sz="0" w:space="0" w:color="auto"/>
      </w:divBdr>
    </w:div>
    <w:div w:id="748381175">
      <w:bodyDiv w:val="1"/>
      <w:marLeft w:val="0"/>
      <w:marRight w:val="0"/>
      <w:marTop w:val="0"/>
      <w:marBottom w:val="0"/>
      <w:divBdr>
        <w:top w:val="none" w:sz="0" w:space="0" w:color="auto"/>
        <w:left w:val="none" w:sz="0" w:space="0" w:color="auto"/>
        <w:bottom w:val="none" w:sz="0" w:space="0" w:color="auto"/>
        <w:right w:val="none" w:sz="0" w:space="0" w:color="auto"/>
      </w:divBdr>
    </w:div>
    <w:div w:id="748500121">
      <w:bodyDiv w:val="1"/>
      <w:marLeft w:val="0"/>
      <w:marRight w:val="0"/>
      <w:marTop w:val="0"/>
      <w:marBottom w:val="0"/>
      <w:divBdr>
        <w:top w:val="none" w:sz="0" w:space="0" w:color="auto"/>
        <w:left w:val="none" w:sz="0" w:space="0" w:color="auto"/>
        <w:bottom w:val="none" w:sz="0" w:space="0" w:color="auto"/>
        <w:right w:val="none" w:sz="0" w:space="0" w:color="auto"/>
      </w:divBdr>
    </w:div>
    <w:div w:id="748507303">
      <w:bodyDiv w:val="1"/>
      <w:marLeft w:val="0"/>
      <w:marRight w:val="0"/>
      <w:marTop w:val="0"/>
      <w:marBottom w:val="0"/>
      <w:divBdr>
        <w:top w:val="none" w:sz="0" w:space="0" w:color="auto"/>
        <w:left w:val="none" w:sz="0" w:space="0" w:color="auto"/>
        <w:bottom w:val="none" w:sz="0" w:space="0" w:color="auto"/>
        <w:right w:val="none" w:sz="0" w:space="0" w:color="auto"/>
      </w:divBdr>
    </w:div>
    <w:div w:id="748625110">
      <w:bodyDiv w:val="1"/>
      <w:marLeft w:val="0"/>
      <w:marRight w:val="0"/>
      <w:marTop w:val="0"/>
      <w:marBottom w:val="0"/>
      <w:divBdr>
        <w:top w:val="none" w:sz="0" w:space="0" w:color="auto"/>
        <w:left w:val="none" w:sz="0" w:space="0" w:color="auto"/>
        <w:bottom w:val="none" w:sz="0" w:space="0" w:color="auto"/>
        <w:right w:val="none" w:sz="0" w:space="0" w:color="auto"/>
      </w:divBdr>
    </w:div>
    <w:div w:id="748648813">
      <w:bodyDiv w:val="1"/>
      <w:marLeft w:val="0"/>
      <w:marRight w:val="0"/>
      <w:marTop w:val="0"/>
      <w:marBottom w:val="0"/>
      <w:divBdr>
        <w:top w:val="none" w:sz="0" w:space="0" w:color="auto"/>
        <w:left w:val="none" w:sz="0" w:space="0" w:color="auto"/>
        <w:bottom w:val="none" w:sz="0" w:space="0" w:color="auto"/>
        <w:right w:val="none" w:sz="0" w:space="0" w:color="auto"/>
      </w:divBdr>
    </w:div>
    <w:div w:id="748649158">
      <w:bodyDiv w:val="1"/>
      <w:marLeft w:val="0"/>
      <w:marRight w:val="0"/>
      <w:marTop w:val="0"/>
      <w:marBottom w:val="0"/>
      <w:divBdr>
        <w:top w:val="none" w:sz="0" w:space="0" w:color="auto"/>
        <w:left w:val="none" w:sz="0" w:space="0" w:color="auto"/>
        <w:bottom w:val="none" w:sz="0" w:space="0" w:color="auto"/>
        <w:right w:val="none" w:sz="0" w:space="0" w:color="auto"/>
      </w:divBdr>
    </w:div>
    <w:div w:id="748816827">
      <w:bodyDiv w:val="1"/>
      <w:marLeft w:val="0"/>
      <w:marRight w:val="0"/>
      <w:marTop w:val="0"/>
      <w:marBottom w:val="0"/>
      <w:divBdr>
        <w:top w:val="none" w:sz="0" w:space="0" w:color="auto"/>
        <w:left w:val="none" w:sz="0" w:space="0" w:color="auto"/>
        <w:bottom w:val="none" w:sz="0" w:space="0" w:color="auto"/>
        <w:right w:val="none" w:sz="0" w:space="0" w:color="auto"/>
      </w:divBdr>
    </w:div>
    <w:div w:id="748844967">
      <w:bodyDiv w:val="1"/>
      <w:marLeft w:val="0"/>
      <w:marRight w:val="0"/>
      <w:marTop w:val="0"/>
      <w:marBottom w:val="0"/>
      <w:divBdr>
        <w:top w:val="none" w:sz="0" w:space="0" w:color="auto"/>
        <w:left w:val="none" w:sz="0" w:space="0" w:color="auto"/>
        <w:bottom w:val="none" w:sz="0" w:space="0" w:color="auto"/>
        <w:right w:val="none" w:sz="0" w:space="0" w:color="auto"/>
      </w:divBdr>
    </w:div>
    <w:div w:id="749082432">
      <w:bodyDiv w:val="1"/>
      <w:marLeft w:val="0"/>
      <w:marRight w:val="0"/>
      <w:marTop w:val="0"/>
      <w:marBottom w:val="0"/>
      <w:divBdr>
        <w:top w:val="none" w:sz="0" w:space="0" w:color="auto"/>
        <w:left w:val="none" w:sz="0" w:space="0" w:color="auto"/>
        <w:bottom w:val="none" w:sz="0" w:space="0" w:color="auto"/>
        <w:right w:val="none" w:sz="0" w:space="0" w:color="auto"/>
      </w:divBdr>
    </w:div>
    <w:div w:id="749279610">
      <w:bodyDiv w:val="1"/>
      <w:marLeft w:val="0"/>
      <w:marRight w:val="0"/>
      <w:marTop w:val="0"/>
      <w:marBottom w:val="0"/>
      <w:divBdr>
        <w:top w:val="none" w:sz="0" w:space="0" w:color="auto"/>
        <w:left w:val="none" w:sz="0" w:space="0" w:color="auto"/>
        <w:bottom w:val="none" w:sz="0" w:space="0" w:color="auto"/>
        <w:right w:val="none" w:sz="0" w:space="0" w:color="auto"/>
      </w:divBdr>
    </w:div>
    <w:div w:id="749352804">
      <w:bodyDiv w:val="1"/>
      <w:marLeft w:val="0"/>
      <w:marRight w:val="0"/>
      <w:marTop w:val="0"/>
      <w:marBottom w:val="0"/>
      <w:divBdr>
        <w:top w:val="none" w:sz="0" w:space="0" w:color="auto"/>
        <w:left w:val="none" w:sz="0" w:space="0" w:color="auto"/>
        <w:bottom w:val="none" w:sz="0" w:space="0" w:color="auto"/>
        <w:right w:val="none" w:sz="0" w:space="0" w:color="auto"/>
      </w:divBdr>
    </w:div>
    <w:div w:id="749353003">
      <w:bodyDiv w:val="1"/>
      <w:marLeft w:val="0"/>
      <w:marRight w:val="0"/>
      <w:marTop w:val="0"/>
      <w:marBottom w:val="0"/>
      <w:divBdr>
        <w:top w:val="none" w:sz="0" w:space="0" w:color="auto"/>
        <w:left w:val="none" w:sz="0" w:space="0" w:color="auto"/>
        <w:bottom w:val="none" w:sz="0" w:space="0" w:color="auto"/>
        <w:right w:val="none" w:sz="0" w:space="0" w:color="auto"/>
      </w:divBdr>
    </w:div>
    <w:div w:id="749353783">
      <w:bodyDiv w:val="1"/>
      <w:marLeft w:val="0"/>
      <w:marRight w:val="0"/>
      <w:marTop w:val="0"/>
      <w:marBottom w:val="0"/>
      <w:divBdr>
        <w:top w:val="none" w:sz="0" w:space="0" w:color="auto"/>
        <w:left w:val="none" w:sz="0" w:space="0" w:color="auto"/>
        <w:bottom w:val="none" w:sz="0" w:space="0" w:color="auto"/>
        <w:right w:val="none" w:sz="0" w:space="0" w:color="auto"/>
      </w:divBdr>
    </w:div>
    <w:div w:id="749354304">
      <w:bodyDiv w:val="1"/>
      <w:marLeft w:val="0"/>
      <w:marRight w:val="0"/>
      <w:marTop w:val="0"/>
      <w:marBottom w:val="0"/>
      <w:divBdr>
        <w:top w:val="none" w:sz="0" w:space="0" w:color="auto"/>
        <w:left w:val="none" w:sz="0" w:space="0" w:color="auto"/>
        <w:bottom w:val="none" w:sz="0" w:space="0" w:color="auto"/>
        <w:right w:val="none" w:sz="0" w:space="0" w:color="auto"/>
      </w:divBdr>
    </w:div>
    <w:div w:id="749428681">
      <w:bodyDiv w:val="1"/>
      <w:marLeft w:val="0"/>
      <w:marRight w:val="0"/>
      <w:marTop w:val="0"/>
      <w:marBottom w:val="0"/>
      <w:divBdr>
        <w:top w:val="none" w:sz="0" w:space="0" w:color="auto"/>
        <w:left w:val="none" w:sz="0" w:space="0" w:color="auto"/>
        <w:bottom w:val="none" w:sz="0" w:space="0" w:color="auto"/>
        <w:right w:val="none" w:sz="0" w:space="0" w:color="auto"/>
      </w:divBdr>
    </w:div>
    <w:div w:id="749735482">
      <w:bodyDiv w:val="1"/>
      <w:marLeft w:val="0"/>
      <w:marRight w:val="0"/>
      <w:marTop w:val="0"/>
      <w:marBottom w:val="0"/>
      <w:divBdr>
        <w:top w:val="none" w:sz="0" w:space="0" w:color="auto"/>
        <w:left w:val="none" w:sz="0" w:space="0" w:color="auto"/>
        <w:bottom w:val="none" w:sz="0" w:space="0" w:color="auto"/>
        <w:right w:val="none" w:sz="0" w:space="0" w:color="auto"/>
      </w:divBdr>
    </w:div>
    <w:div w:id="750005960">
      <w:bodyDiv w:val="1"/>
      <w:marLeft w:val="0"/>
      <w:marRight w:val="0"/>
      <w:marTop w:val="0"/>
      <w:marBottom w:val="0"/>
      <w:divBdr>
        <w:top w:val="none" w:sz="0" w:space="0" w:color="auto"/>
        <w:left w:val="none" w:sz="0" w:space="0" w:color="auto"/>
        <w:bottom w:val="none" w:sz="0" w:space="0" w:color="auto"/>
        <w:right w:val="none" w:sz="0" w:space="0" w:color="auto"/>
      </w:divBdr>
    </w:div>
    <w:div w:id="750198367">
      <w:bodyDiv w:val="1"/>
      <w:marLeft w:val="0"/>
      <w:marRight w:val="0"/>
      <w:marTop w:val="0"/>
      <w:marBottom w:val="0"/>
      <w:divBdr>
        <w:top w:val="none" w:sz="0" w:space="0" w:color="auto"/>
        <w:left w:val="none" w:sz="0" w:space="0" w:color="auto"/>
        <w:bottom w:val="none" w:sz="0" w:space="0" w:color="auto"/>
        <w:right w:val="none" w:sz="0" w:space="0" w:color="auto"/>
      </w:divBdr>
    </w:div>
    <w:div w:id="750346324">
      <w:bodyDiv w:val="1"/>
      <w:marLeft w:val="0"/>
      <w:marRight w:val="0"/>
      <w:marTop w:val="0"/>
      <w:marBottom w:val="0"/>
      <w:divBdr>
        <w:top w:val="none" w:sz="0" w:space="0" w:color="auto"/>
        <w:left w:val="none" w:sz="0" w:space="0" w:color="auto"/>
        <w:bottom w:val="none" w:sz="0" w:space="0" w:color="auto"/>
        <w:right w:val="none" w:sz="0" w:space="0" w:color="auto"/>
      </w:divBdr>
    </w:div>
    <w:div w:id="750388269">
      <w:bodyDiv w:val="1"/>
      <w:marLeft w:val="0"/>
      <w:marRight w:val="0"/>
      <w:marTop w:val="0"/>
      <w:marBottom w:val="0"/>
      <w:divBdr>
        <w:top w:val="none" w:sz="0" w:space="0" w:color="auto"/>
        <w:left w:val="none" w:sz="0" w:space="0" w:color="auto"/>
        <w:bottom w:val="none" w:sz="0" w:space="0" w:color="auto"/>
        <w:right w:val="none" w:sz="0" w:space="0" w:color="auto"/>
      </w:divBdr>
    </w:div>
    <w:div w:id="750395118">
      <w:bodyDiv w:val="1"/>
      <w:marLeft w:val="0"/>
      <w:marRight w:val="0"/>
      <w:marTop w:val="0"/>
      <w:marBottom w:val="0"/>
      <w:divBdr>
        <w:top w:val="none" w:sz="0" w:space="0" w:color="auto"/>
        <w:left w:val="none" w:sz="0" w:space="0" w:color="auto"/>
        <w:bottom w:val="none" w:sz="0" w:space="0" w:color="auto"/>
        <w:right w:val="none" w:sz="0" w:space="0" w:color="auto"/>
      </w:divBdr>
    </w:div>
    <w:div w:id="750662798">
      <w:bodyDiv w:val="1"/>
      <w:marLeft w:val="0"/>
      <w:marRight w:val="0"/>
      <w:marTop w:val="0"/>
      <w:marBottom w:val="0"/>
      <w:divBdr>
        <w:top w:val="none" w:sz="0" w:space="0" w:color="auto"/>
        <w:left w:val="none" w:sz="0" w:space="0" w:color="auto"/>
        <w:bottom w:val="none" w:sz="0" w:space="0" w:color="auto"/>
        <w:right w:val="none" w:sz="0" w:space="0" w:color="auto"/>
      </w:divBdr>
    </w:div>
    <w:div w:id="750663290">
      <w:bodyDiv w:val="1"/>
      <w:marLeft w:val="0"/>
      <w:marRight w:val="0"/>
      <w:marTop w:val="0"/>
      <w:marBottom w:val="0"/>
      <w:divBdr>
        <w:top w:val="none" w:sz="0" w:space="0" w:color="auto"/>
        <w:left w:val="none" w:sz="0" w:space="0" w:color="auto"/>
        <w:bottom w:val="none" w:sz="0" w:space="0" w:color="auto"/>
        <w:right w:val="none" w:sz="0" w:space="0" w:color="auto"/>
      </w:divBdr>
    </w:div>
    <w:div w:id="750666001">
      <w:bodyDiv w:val="1"/>
      <w:marLeft w:val="0"/>
      <w:marRight w:val="0"/>
      <w:marTop w:val="0"/>
      <w:marBottom w:val="0"/>
      <w:divBdr>
        <w:top w:val="none" w:sz="0" w:space="0" w:color="auto"/>
        <w:left w:val="none" w:sz="0" w:space="0" w:color="auto"/>
        <w:bottom w:val="none" w:sz="0" w:space="0" w:color="auto"/>
        <w:right w:val="none" w:sz="0" w:space="0" w:color="auto"/>
      </w:divBdr>
    </w:div>
    <w:div w:id="751045684">
      <w:bodyDiv w:val="1"/>
      <w:marLeft w:val="0"/>
      <w:marRight w:val="0"/>
      <w:marTop w:val="0"/>
      <w:marBottom w:val="0"/>
      <w:divBdr>
        <w:top w:val="none" w:sz="0" w:space="0" w:color="auto"/>
        <w:left w:val="none" w:sz="0" w:space="0" w:color="auto"/>
        <w:bottom w:val="none" w:sz="0" w:space="0" w:color="auto"/>
        <w:right w:val="none" w:sz="0" w:space="0" w:color="auto"/>
      </w:divBdr>
    </w:div>
    <w:div w:id="751046847">
      <w:bodyDiv w:val="1"/>
      <w:marLeft w:val="0"/>
      <w:marRight w:val="0"/>
      <w:marTop w:val="0"/>
      <w:marBottom w:val="0"/>
      <w:divBdr>
        <w:top w:val="none" w:sz="0" w:space="0" w:color="auto"/>
        <w:left w:val="none" w:sz="0" w:space="0" w:color="auto"/>
        <w:bottom w:val="none" w:sz="0" w:space="0" w:color="auto"/>
        <w:right w:val="none" w:sz="0" w:space="0" w:color="auto"/>
      </w:divBdr>
    </w:div>
    <w:div w:id="751199007">
      <w:bodyDiv w:val="1"/>
      <w:marLeft w:val="0"/>
      <w:marRight w:val="0"/>
      <w:marTop w:val="0"/>
      <w:marBottom w:val="0"/>
      <w:divBdr>
        <w:top w:val="none" w:sz="0" w:space="0" w:color="auto"/>
        <w:left w:val="none" w:sz="0" w:space="0" w:color="auto"/>
        <w:bottom w:val="none" w:sz="0" w:space="0" w:color="auto"/>
        <w:right w:val="none" w:sz="0" w:space="0" w:color="auto"/>
      </w:divBdr>
    </w:div>
    <w:div w:id="751464708">
      <w:bodyDiv w:val="1"/>
      <w:marLeft w:val="0"/>
      <w:marRight w:val="0"/>
      <w:marTop w:val="0"/>
      <w:marBottom w:val="0"/>
      <w:divBdr>
        <w:top w:val="none" w:sz="0" w:space="0" w:color="auto"/>
        <w:left w:val="none" w:sz="0" w:space="0" w:color="auto"/>
        <w:bottom w:val="none" w:sz="0" w:space="0" w:color="auto"/>
        <w:right w:val="none" w:sz="0" w:space="0" w:color="auto"/>
      </w:divBdr>
    </w:div>
    <w:div w:id="751584763">
      <w:bodyDiv w:val="1"/>
      <w:marLeft w:val="0"/>
      <w:marRight w:val="0"/>
      <w:marTop w:val="0"/>
      <w:marBottom w:val="0"/>
      <w:divBdr>
        <w:top w:val="none" w:sz="0" w:space="0" w:color="auto"/>
        <w:left w:val="none" w:sz="0" w:space="0" w:color="auto"/>
        <w:bottom w:val="none" w:sz="0" w:space="0" w:color="auto"/>
        <w:right w:val="none" w:sz="0" w:space="0" w:color="auto"/>
      </w:divBdr>
    </w:div>
    <w:div w:id="751589682">
      <w:bodyDiv w:val="1"/>
      <w:marLeft w:val="0"/>
      <w:marRight w:val="0"/>
      <w:marTop w:val="0"/>
      <w:marBottom w:val="0"/>
      <w:divBdr>
        <w:top w:val="none" w:sz="0" w:space="0" w:color="auto"/>
        <w:left w:val="none" w:sz="0" w:space="0" w:color="auto"/>
        <w:bottom w:val="none" w:sz="0" w:space="0" w:color="auto"/>
        <w:right w:val="none" w:sz="0" w:space="0" w:color="auto"/>
      </w:divBdr>
    </w:div>
    <w:div w:id="751855623">
      <w:bodyDiv w:val="1"/>
      <w:marLeft w:val="0"/>
      <w:marRight w:val="0"/>
      <w:marTop w:val="0"/>
      <w:marBottom w:val="0"/>
      <w:divBdr>
        <w:top w:val="none" w:sz="0" w:space="0" w:color="auto"/>
        <w:left w:val="none" w:sz="0" w:space="0" w:color="auto"/>
        <w:bottom w:val="none" w:sz="0" w:space="0" w:color="auto"/>
        <w:right w:val="none" w:sz="0" w:space="0" w:color="auto"/>
      </w:divBdr>
    </w:div>
    <w:div w:id="751927010">
      <w:bodyDiv w:val="1"/>
      <w:marLeft w:val="0"/>
      <w:marRight w:val="0"/>
      <w:marTop w:val="0"/>
      <w:marBottom w:val="0"/>
      <w:divBdr>
        <w:top w:val="none" w:sz="0" w:space="0" w:color="auto"/>
        <w:left w:val="none" w:sz="0" w:space="0" w:color="auto"/>
        <w:bottom w:val="none" w:sz="0" w:space="0" w:color="auto"/>
        <w:right w:val="none" w:sz="0" w:space="0" w:color="auto"/>
      </w:divBdr>
    </w:div>
    <w:div w:id="752043491">
      <w:bodyDiv w:val="1"/>
      <w:marLeft w:val="0"/>
      <w:marRight w:val="0"/>
      <w:marTop w:val="0"/>
      <w:marBottom w:val="0"/>
      <w:divBdr>
        <w:top w:val="none" w:sz="0" w:space="0" w:color="auto"/>
        <w:left w:val="none" w:sz="0" w:space="0" w:color="auto"/>
        <w:bottom w:val="none" w:sz="0" w:space="0" w:color="auto"/>
        <w:right w:val="none" w:sz="0" w:space="0" w:color="auto"/>
      </w:divBdr>
    </w:div>
    <w:div w:id="752243884">
      <w:bodyDiv w:val="1"/>
      <w:marLeft w:val="0"/>
      <w:marRight w:val="0"/>
      <w:marTop w:val="0"/>
      <w:marBottom w:val="0"/>
      <w:divBdr>
        <w:top w:val="none" w:sz="0" w:space="0" w:color="auto"/>
        <w:left w:val="none" w:sz="0" w:space="0" w:color="auto"/>
        <w:bottom w:val="none" w:sz="0" w:space="0" w:color="auto"/>
        <w:right w:val="none" w:sz="0" w:space="0" w:color="auto"/>
      </w:divBdr>
    </w:div>
    <w:div w:id="752313325">
      <w:bodyDiv w:val="1"/>
      <w:marLeft w:val="0"/>
      <w:marRight w:val="0"/>
      <w:marTop w:val="0"/>
      <w:marBottom w:val="0"/>
      <w:divBdr>
        <w:top w:val="none" w:sz="0" w:space="0" w:color="auto"/>
        <w:left w:val="none" w:sz="0" w:space="0" w:color="auto"/>
        <w:bottom w:val="none" w:sz="0" w:space="0" w:color="auto"/>
        <w:right w:val="none" w:sz="0" w:space="0" w:color="auto"/>
      </w:divBdr>
    </w:div>
    <w:div w:id="752313693">
      <w:bodyDiv w:val="1"/>
      <w:marLeft w:val="0"/>
      <w:marRight w:val="0"/>
      <w:marTop w:val="0"/>
      <w:marBottom w:val="0"/>
      <w:divBdr>
        <w:top w:val="none" w:sz="0" w:space="0" w:color="auto"/>
        <w:left w:val="none" w:sz="0" w:space="0" w:color="auto"/>
        <w:bottom w:val="none" w:sz="0" w:space="0" w:color="auto"/>
        <w:right w:val="none" w:sz="0" w:space="0" w:color="auto"/>
      </w:divBdr>
    </w:div>
    <w:div w:id="752319763">
      <w:bodyDiv w:val="1"/>
      <w:marLeft w:val="0"/>
      <w:marRight w:val="0"/>
      <w:marTop w:val="0"/>
      <w:marBottom w:val="0"/>
      <w:divBdr>
        <w:top w:val="none" w:sz="0" w:space="0" w:color="auto"/>
        <w:left w:val="none" w:sz="0" w:space="0" w:color="auto"/>
        <w:bottom w:val="none" w:sz="0" w:space="0" w:color="auto"/>
        <w:right w:val="none" w:sz="0" w:space="0" w:color="auto"/>
      </w:divBdr>
    </w:div>
    <w:div w:id="752357693">
      <w:bodyDiv w:val="1"/>
      <w:marLeft w:val="0"/>
      <w:marRight w:val="0"/>
      <w:marTop w:val="0"/>
      <w:marBottom w:val="0"/>
      <w:divBdr>
        <w:top w:val="none" w:sz="0" w:space="0" w:color="auto"/>
        <w:left w:val="none" w:sz="0" w:space="0" w:color="auto"/>
        <w:bottom w:val="none" w:sz="0" w:space="0" w:color="auto"/>
        <w:right w:val="none" w:sz="0" w:space="0" w:color="auto"/>
      </w:divBdr>
    </w:div>
    <w:div w:id="752438682">
      <w:bodyDiv w:val="1"/>
      <w:marLeft w:val="0"/>
      <w:marRight w:val="0"/>
      <w:marTop w:val="0"/>
      <w:marBottom w:val="0"/>
      <w:divBdr>
        <w:top w:val="none" w:sz="0" w:space="0" w:color="auto"/>
        <w:left w:val="none" w:sz="0" w:space="0" w:color="auto"/>
        <w:bottom w:val="none" w:sz="0" w:space="0" w:color="auto"/>
        <w:right w:val="none" w:sz="0" w:space="0" w:color="auto"/>
      </w:divBdr>
    </w:div>
    <w:div w:id="752438691">
      <w:bodyDiv w:val="1"/>
      <w:marLeft w:val="0"/>
      <w:marRight w:val="0"/>
      <w:marTop w:val="0"/>
      <w:marBottom w:val="0"/>
      <w:divBdr>
        <w:top w:val="none" w:sz="0" w:space="0" w:color="auto"/>
        <w:left w:val="none" w:sz="0" w:space="0" w:color="auto"/>
        <w:bottom w:val="none" w:sz="0" w:space="0" w:color="auto"/>
        <w:right w:val="none" w:sz="0" w:space="0" w:color="auto"/>
      </w:divBdr>
    </w:div>
    <w:div w:id="752506803">
      <w:bodyDiv w:val="1"/>
      <w:marLeft w:val="0"/>
      <w:marRight w:val="0"/>
      <w:marTop w:val="0"/>
      <w:marBottom w:val="0"/>
      <w:divBdr>
        <w:top w:val="none" w:sz="0" w:space="0" w:color="auto"/>
        <w:left w:val="none" w:sz="0" w:space="0" w:color="auto"/>
        <w:bottom w:val="none" w:sz="0" w:space="0" w:color="auto"/>
        <w:right w:val="none" w:sz="0" w:space="0" w:color="auto"/>
      </w:divBdr>
    </w:div>
    <w:div w:id="752819162">
      <w:bodyDiv w:val="1"/>
      <w:marLeft w:val="0"/>
      <w:marRight w:val="0"/>
      <w:marTop w:val="0"/>
      <w:marBottom w:val="0"/>
      <w:divBdr>
        <w:top w:val="none" w:sz="0" w:space="0" w:color="auto"/>
        <w:left w:val="none" w:sz="0" w:space="0" w:color="auto"/>
        <w:bottom w:val="none" w:sz="0" w:space="0" w:color="auto"/>
        <w:right w:val="none" w:sz="0" w:space="0" w:color="auto"/>
      </w:divBdr>
    </w:div>
    <w:div w:id="752821357">
      <w:bodyDiv w:val="1"/>
      <w:marLeft w:val="0"/>
      <w:marRight w:val="0"/>
      <w:marTop w:val="0"/>
      <w:marBottom w:val="0"/>
      <w:divBdr>
        <w:top w:val="none" w:sz="0" w:space="0" w:color="auto"/>
        <w:left w:val="none" w:sz="0" w:space="0" w:color="auto"/>
        <w:bottom w:val="none" w:sz="0" w:space="0" w:color="auto"/>
        <w:right w:val="none" w:sz="0" w:space="0" w:color="auto"/>
      </w:divBdr>
    </w:div>
    <w:div w:id="753089976">
      <w:bodyDiv w:val="1"/>
      <w:marLeft w:val="0"/>
      <w:marRight w:val="0"/>
      <w:marTop w:val="0"/>
      <w:marBottom w:val="0"/>
      <w:divBdr>
        <w:top w:val="none" w:sz="0" w:space="0" w:color="auto"/>
        <w:left w:val="none" w:sz="0" w:space="0" w:color="auto"/>
        <w:bottom w:val="none" w:sz="0" w:space="0" w:color="auto"/>
        <w:right w:val="none" w:sz="0" w:space="0" w:color="auto"/>
      </w:divBdr>
    </w:div>
    <w:div w:id="753092157">
      <w:bodyDiv w:val="1"/>
      <w:marLeft w:val="0"/>
      <w:marRight w:val="0"/>
      <w:marTop w:val="0"/>
      <w:marBottom w:val="0"/>
      <w:divBdr>
        <w:top w:val="none" w:sz="0" w:space="0" w:color="auto"/>
        <w:left w:val="none" w:sz="0" w:space="0" w:color="auto"/>
        <w:bottom w:val="none" w:sz="0" w:space="0" w:color="auto"/>
        <w:right w:val="none" w:sz="0" w:space="0" w:color="auto"/>
      </w:divBdr>
    </w:div>
    <w:div w:id="753207338">
      <w:bodyDiv w:val="1"/>
      <w:marLeft w:val="0"/>
      <w:marRight w:val="0"/>
      <w:marTop w:val="0"/>
      <w:marBottom w:val="0"/>
      <w:divBdr>
        <w:top w:val="none" w:sz="0" w:space="0" w:color="auto"/>
        <w:left w:val="none" w:sz="0" w:space="0" w:color="auto"/>
        <w:bottom w:val="none" w:sz="0" w:space="0" w:color="auto"/>
        <w:right w:val="none" w:sz="0" w:space="0" w:color="auto"/>
      </w:divBdr>
    </w:div>
    <w:div w:id="753237390">
      <w:bodyDiv w:val="1"/>
      <w:marLeft w:val="0"/>
      <w:marRight w:val="0"/>
      <w:marTop w:val="0"/>
      <w:marBottom w:val="0"/>
      <w:divBdr>
        <w:top w:val="none" w:sz="0" w:space="0" w:color="auto"/>
        <w:left w:val="none" w:sz="0" w:space="0" w:color="auto"/>
        <w:bottom w:val="none" w:sz="0" w:space="0" w:color="auto"/>
        <w:right w:val="none" w:sz="0" w:space="0" w:color="auto"/>
      </w:divBdr>
    </w:div>
    <w:div w:id="753356929">
      <w:bodyDiv w:val="1"/>
      <w:marLeft w:val="0"/>
      <w:marRight w:val="0"/>
      <w:marTop w:val="0"/>
      <w:marBottom w:val="0"/>
      <w:divBdr>
        <w:top w:val="none" w:sz="0" w:space="0" w:color="auto"/>
        <w:left w:val="none" w:sz="0" w:space="0" w:color="auto"/>
        <w:bottom w:val="none" w:sz="0" w:space="0" w:color="auto"/>
        <w:right w:val="none" w:sz="0" w:space="0" w:color="auto"/>
      </w:divBdr>
    </w:div>
    <w:div w:id="753361933">
      <w:bodyDiv w:val="1"/>
      <w:marLeft w:val="0"/>
      <w:marRight w:val="0"/>
      <w:marTop w:val="0"/>
      <w:marBottom w:val="0"/>
      <w:divBdr>
        <w:top w:val="none" w:sz="0" w:space="0" w:color="auto"/>
        <w:left w:val="none" w:sz="0" w:space="0" w:color="auto"/>
        <w:bottom w:val="none" w:sz="0" w:space="0" w:color="auto"/>
        <w:right w:val="none" w:sz="0" w:space="0" w:color="auto"/>
      </w:divBdr>
    </w:div>
    <w:div w:id="753429014">
      <w:bodyDiv w:val="1"/>
      <w:marLeft w:val="0"/>
      <w:marRight w:val="0"/>
      <w:marTop w:val="0"/>
      <w:marBottom w:val="0"/>
      <w:divBdr>
        <w:top w:val="none" w:sz="0" w:space="0" w:color="auto"/>
        <w:left w:val="none" w:sz="0" w:space="0" w:color="auto"/>
        <w:bottom w:val="none" w:sz="0" w:space="0" w:color="auto"/>
        <w:right w:val="none" w:sz="0" w:space="0" w:color="auto"/>
      </w:divBdr>
    </w:div>
    <w:div w:id="753430264">
      <w:bodyDiv w:val="1"/>
      <w:marLeft w:val="0"/>
      <w:marRight w:val="0"/>
      <w:marTop w:val="0"/>
      <w:marBottom w:val="0"/>
      <w:divBdr>
        <w:top w:val="none" w:sz="0" w:space="0" w:color="auto"/>
        <w:left w:val="none" w:sz="0" w:space="0" w:color="auto"/>
        <w:bottom w:val="none" w:sz="0" w:space="0" w:color="auto"/>
        <w:right w:val="none" w:sz="0" w:space="0" w:color="auto"/>
      </w:divBdr>
    </w:div>
    <w:div w:id="753472624">
      <w:bodyDiv w:val="1"/>
      <w:marLeft w:val="0"/>
      <w:marRight w:val="0"/>
      <w:marTop w:val="0"/>
      <w:marBottom w:val="0"/>
      <w:divBdr>
        <w:top w:val="none" w:sz="0" w:space="0" w:color="auto"/>
        <w:left w:val="none" w:sz="0" w:space="0" w:color="auto"/>
        <w:bottom w:val="none" w:sz="0" w:space="0" w:color="auto"/>
        <w:right w:val="none" w:sz="0" w:space="0" w:color="auto"/>
      </w:divBdr>
    </w:div>
    <w:div w:id="753664954">
      <w:bodyDiv w:val="1"/>
      <w:marLeft w:val="0"/>
      <w:marRight w:val="0"/>
      <w:marTop w:val="0"/>
      <w:marBottom w:val="0"/>
      <w:divBdr>
        <w:top w:val="none" w:sz="0" w:space="0" w:color="auto"/>
        <w:left w:val="none" w:sz="0" w:space="0" w:color="auto"/>
        <w:bottom w:val="none" w:sz="0" w:space="0" w:color="auto"/>
        <w:right w:val="none" w:sz="0" w:space="0" w:color="auto"/>
      </w:divBdr>
    </w:div>
    <w:div w:id="753823623">
      <w:bodyDiv w:val="1"/>
      <w:marLeft w:val="0"/>
      <w:marRight w:val="0"/>
      <w:marTop w:val="0"/>
      <w:marBottom w:val="0"/>
      <w:divBdr>
        <w:top w:val="none" w:sz="0" w:space="0" w:color="auto"/>
        <w:left w:val="none" w:sz="0" w:space="0" w:color="auto"/>
        <w:bottom w:val="none" w:sz="0" w:space="0" w:color="auto"/>
        <w:right w:val="none" w:sz="0" w:space="0" w:color="auto"/>
      </w:divBdr>
    </w:div>
    <w:div w:id="753861096">
      <w:bodyDiv w:val="1"/>
      <w:marLeft w:val="0"/>
      <w:marRight w:val="0"/>
      <w:marTop w:val="0"/>
      <w:marBottom w:val="0"/>
      <w:divBdr>
        <w:top w:val="none" w:sz="0" w:space="0" w:color="auto"/>
        <w:left w:val="none" w:sz="0" w:space="0" w:color="auto"/>
        <w:bottom w:val="none" w:sz="0" w:space="0" w:color="auto"/>
        <w:right w:val="none" w:sz="0" w:space="0" w:color="auto"/>
      </w:divBdr>
    </w:div>
    <w:div w:id="754017896">
      <w:bodyDiv w:val="1"/>
      <w:marLeft w:val="0"/>
      <w:marRight w:val="0"/>
      <w:marTop w:val="0"/>
      <w:marBottom w:val="0"/>
      <w:divBdr>
        <w:top w:val="none" w:sz="0" w:space="0" w:color="auto"/>
        <w:left w:val="none" w:sz="0" w:space="0" w:color="auto"/>
        <w:bottom w:val="none" w:sz="0" w:space="0" w:color="auto"/>
        <w:right w:val="none" w:sz="0" w:space="0" w:color="auto"/>
      </w:divBdr>
    </w:div>
    <w:div w:id="754323810">
      <w:bodyDiv w:val="1"/>
      <w:marLeft w:val="0"/>
      <w:marRight w:val="0"/>
      <w:marTop w:val="0"/>
      <w:marBottom w:val="0"/>
      <w:divBdr>
        <w:top w:val="none" w:sz="0" w:space="0" w:color="auto"/>
        <w:left w:val="none" w:sz="0" w:space="0" w:color="auto"/>
        <w:bottom w:val="none" w:sz="0" w:space="0" w:color="auto"/>
        <w:right w:val="none" w:sz="0" w:space="0" w:color="auto"/>
      </w:divBdr>
    </w:div>
    <w:div w:id="754325498">
      <w:bodyDiv w:val="1"/>
      <w:marLeft w:val="0"/>
      <w:marRight w:val="0"/>
      <w:marTop w:val="0"/>
      <w:marBottom w:val="0"/>
      <w:divBdr>
        <w:top w:val="none" w:sz="0" w:space="0" w:color="auto"/>
        <w:left w:val="none" w:sz="0" w:space="0" w:color="auto"/>
        <w:bottom w:val="none" w:sz="0" w:space="0" w:color="auto"/>
        <w:right w:val="none" w:sz="0" w:space="0" w:color="auto"/>
      </w:divBdr>
    </w:div>
    <w:div w:id="754519278">
      <w:bodyDiv w:val="1"/>
      <w:marLeft w:val="0"/>
      <w:marRight w:val="0"/>
      <w:marTop w:val="0"/>
      <w:marBottom w:val="0"/>
      <w:divBdr>
        <w:top w:val="none" w:sz="0" w:space="0" w:color="auto"/>
        <w:left w:val="none" w:sz="0" w:space="0" w:color="auto"/>
        <w:bottom w:val="none" w:sz="0" w:space="0" w:color="auto"/>
        <w:right w:val="none" w:sz="0" w:space="0" w:color="auto"/>
      </w:divBdr>
    </w:div>
    <w:div w:id="754673605">
      <w:bodyDiv w:val="1"/>
      <w:marLeft w:val="0"/>
      <w:marRight w:val="0"/>
      <w:marTop w:val="0"/>
      <w:marBottom w:val="0"/>
      <w:divBdr>
        <w:top w:val="none" w:sz="0" w:space="0" w:color="auto"/>
        <w:left w:val="none" w:sz="0" w:space="0" w:color="auto"/>
        <w:bottom w:val="none" w:sz="0" w:space="0" w:color="auto"/>
        <w:right w:val="none" w:sz="0" w:space="0" w:color="auto"/>
      </w:divBdr>
    </w:div>
    <w:div w:id="755133726">
      <w:bodyDiv w:val="1"/>
      <w:marLeft w:val="0"/>
      <w:marRight w:val="0"/>
      <w:marTop w:val="0"/>
      <w:marBottom w:val="0"/>
      <w:divBdr>
        <w:top w:val="none" w:sz="0" w:space="0" w:color="auto"/>
        <w:left w:val="none" w:sz="0" w:space="0" w:color="auto"/>
        <w:bottom w:val="none" w:sz="0" w:space="0" w:color="auto"/>
        <w:right w:val="none" w:sz="0" w:space="0" w:color="auto"/>
      </w:divBdr>
    </w:div>
    <w:div w:id="755247992">
      <w:bodyDiv w:val="1"/>
      <w:marLeft w:val="0"/>
      <w:marRight w:val="0"/>
      <w:marTop w:val="0"/>
      <w:marBottom w:val="0"/>
      <w:divBdr>
        <w:top w:val="none" w:sz="0" w:space="0" w:color="auto"/>
        <w:left w:val="none" w:sz="0" w:space="0" w:color="auto"/>
        <w:bottom w:val="none" w:sz="0" w:space="0" w:color="auto"/>
        <w:right w:val="none" w:sz="0" w:space="0" w:color="auto"/>
      </w:divBdr>
    </w:div>
    <w:div w:id="755634245">
      <w:bodyDiv w:val="1"/>
      <w:marLeft w:val="0"/>
      <w:marRight w:val="0"/>
      <w:marTop w:val="0"/>
      <w:marBottom w:val="0"/>
      <w:divBdr>
        <w:top w:val="none" w:sz="0" w:space="0" w:color="auto"/>
        <w:left w:val="none" w:sz="0" w:space="0" w:color="auto"/>
        <w:bottom w:val="none" w:sz="0" w:space="0" w:color="auto"/>
        <w:right w:val="none" w:sz="0" w:space="0" w:color="auto"/>
      </w:divBdr>
    </w:div>
    <w:div w:id="755638078">
      <w:bodyDiv w:val="1"/>
      <w:marLeft w:val="0"/>
      <w:marRight w:val="0"/>
      <w:marTop w:val="0"/>
      <w:marBottom w:val="0"/>
      <w:divBdr>
        <w:top w:val="none" w:sz="0" w:space="0" w:color="auto"/>
        <w:left w:val="none" w:sz="0" w:space="0" w:color="auto"/>
        <w:bottom w:val="none" w:sz="0" w:space="0" w:color="auto"/>
        <w:right w:val="none" w:sz="0" w:space="0" w:color="auto"/>
      </w:divBdr>
    </w:div>
    <w:div w:id="755785242">
      <w:bodyDiv w:val="1"/>
      <w:marLeft w:val="0"/>
      <w:marRight w:val="0"/>
      <w:marTop w:val="0"/>
      <w:marBottom w:val="0"/>
      <w:divBdr>
        <w:top w:val="none" w:sz="0" w:space="0" w:color="auto"/>
        <w:left w:val="none" w:sz="0" w:space="0" w:color="auto"/>
        <w:bottom w:val="none" w:sz="0" w:space="0" w:color="auto"/>
        <w:right w:val="none" w:sz="0" w:space="0" w:color="auto"/>
      </w:divBdr>
    </w:div>
    <w:div w:id="755899749">
      <w:bodyDiv w:val="1"/>
      <w:marLeft w:val="0"/>
      <w:marRight w:val="0"/>
      <w:marTop w:val="0"/>
      <w:marBottom w:val="0"/>
      <w:divBdr>
        <w:top w:val="none" w:sz="0" w:space="0" w:color="auto"/>
        <w:left w:val="none" w:sz="0" w:space="0" w:color="auto"/>
        <w:bottom w:val="none" w:sz="0" w:space="0" w:color="auto"/>
        <w:right w:val="none" w:sz="0" w:space="0" w:color="auto"/>
      </w:divBdr>
    </w:div>
    <w:div w:id="755977172">
      <w:bodyDiv w:val="1"/>
      <w:marLeft w:val="0"/>
      <w:marRight w:val="0"/>
      <w:marTop w:val="0"/>
      <w:marBottom w:val="0"/>
      <w:divBdr>
        <w:top w:val="none" w:sz="0" w:space="0" w:color="auto"/>
        <w:left w:val="none" w:sz="0" w:space="0" w:color="auto"/>
        <w:bottom w:val="none" w:sz="0" w:space="0" w:color="auto"/>
        <w:right w:val="none" w:sz="0" w:space="0" w:color="auto"/>
      </w:divBdr>
    </w:div>
    <w:div w:id="756050942">
      <w:bodyDiv w:val="1"/>
      <w:marLeft w:val="0"/>
      <w:marRight w:val="0"/>
      <w:marTop w:val="0"/>
      <w:marBottom w:val="0"/>
      <w:divBdr>
        <w:top w:val="none" w:sz="0" w:space="0" w:color="auto"/>
        <w:left w:val="none" w:sz="0" w:space="0" w:color="auto"/>
        <w:bottom w:val="none" w:sz="0" w:space="0" w:color="auto"/>
        <w:right w:val="none" w:sz="0" w:space="0" w:color="auto"/>
      </w:divBdr>
    </w:div>
    <w:div w:id="756053176">
      <w:bodyDiv w:val="1"/>
      <w:marLeft w:val="0"/>
      <w:marRight w:val="0"/>
      <w:marTop w:val="0"/>
      <w:marBottom w:val="0"/>
      <w:divBdr>
        <w:top w:val="none" w:sz="0" w:space="0" w:color="auto"/>
        <w:left w:val="none" w:sz="0" w:space="0" w:color="auto"/>
        <w:bottom w:val="none" w:sz="0" w:space="0" w:color="auto"/>
        <w:right w:val="none" w:sz="0" w:space="0" w:color="auto"/>
      </w:divBdr>
    </w:div>
    <w:div w:id="756635466">
      <w:bodyDiv w:val="1"/>
      <w:marLeft w:val="0"/>
      <w:marRight w:val="0"/>
      <w:marTop w:val="0"/>
      <w:marBottom w:val="0"/>
      <w:divBdr>
        <w:top w:val="none" w:sz="0" w:space="0" w:color="auto"/>
        <w:left w:val="none" w:sz="0" w:space="0" w:color="auto"/>
        <w:bottom w:val="none" w:sz="0" w:space="0" w:color="auto"/>
        <w:right w:val="none" w:sz="0" w:space="0" w:color="auto"/>
      </w:divBdr>
    </w:div>
    <w:div w:id="756710446">
      <w:bodyDiv w:val="1"/>
      <w:marLeft w:val="0"/>
      <w:marRight w:val="0"/>
      <w:marTop w:val="0"/>
      <w:marBottom w:val="0"/>
      <w:divBdr>
        <w:top w:val="none" w:sz="0" w:space="0" w:color="auto"/>
        <w:left w:val="none" w:sz="0" w:space="0" w:color="auto"/>
        <w:bottom w:val="none" w:sz="0" w:space="0" w:color="auto"/>
        <w:right w:val="none" w:sz="0" w:space="0" w:color="auto"/>
      </w:divBdr>
    </w:div>
    <w:div w:id="756711222">
      <w:bodyDiv w:val="1"/>
      <w:marLeft w:val="0"/>
      <w:marRight w:val="0"/>
      <w:marTop w:val="0"/>
      <w:marBottom w:val="0"/>
      <w:divBdr>
        <w:top w:val="none" w:sz="0" w:space="0" w:color="auto"/>
        <w:left w:val="none" w:sz="0" w:space="0" w:color="auto"/>
        <w:bottom w:val="none" w:sz="0" w:space="0" w:color="auto"/>
        <w:right w:val="none" w:sz="0" w:space="0" w:color="auto"/>
      </w:divBdr>
    </w:div>
    <w:div w:id="757022755">
      <w:bodyDiv w:val="1"/>
      <w:marLeft w:val="0"/>
      <w:marRight w:val="0"/>
      <w:marTop w:val="0"/>
      <w:marBottom w:val="0"/>
      <w:divBdr>
        <w:top w:val="none" w:sz="0" w:space="0" w:color="auto"/>
        <w:left w:val="none" w:sz="0" w:space="0" w:color="auto"/>
        <w:bottom w:val="none" w:sz="0" w:space="0" w:color="auto"/>
        <w:right w:val="none" w:sz="0" w:space="0" w:color="auto"/>
      </w:divBdr>
    </w:div>
    <w:div w:id="757093571">
      <w:bodyDiv w:val="1"/>
      <w:marLeft w:val="0"/>
      <w:marRight w:val="0"/>
      <w:marTop w:val="0"/>
      <w:marBottom w:val="0"/>
      <w:divBdr>
        <w:top w:val="none" w:sz="0" w:space="0" w:color="auto"/>
        <w:left w:val="none" w:sz="0" w:space="0" w:color="auto"/>
        <w:bottom w:val="none" w:sz="0" w:space="0" w:color="auto"/>
        <w:right w:val="none" w:sz="0" w:space="0" w:color="auto"/>
      </w:divBdr>
    </w:div>
    <w:div w:id="757094270">
      <w:bodyDiv w:val="1"/>
      <w:marLeft w:val="0"/>
      <w:marRight w:val="0"/>
      <w:marTop w:val="0"/>
      <w:marBottom w:val="0"/>
      <w:divBdr>
        <w:top w:val="none" w:sz="0" w:space="0" w:color="auto"/>
        <w:left w:val="none" w:sz="0" w:space="0" w:color="auto"/>
        <w:bottom w:val="none" w:sz="0" w:space="0" w:color="auto"/>
        <w:right w:val="none" w:sz="0" w:space="0" w:color="auto"/>
      </w:divBdr>
    </w:div>
    <w:div w:id="757215739">
      <w:bodyDiv w:val="1"/>
      <w:marLeft w:val="0"/>
      <w:marRight w:val="0"/>
      <w:marTop w:val="0"/>
      <w:marBottom w:val="0"/>
      <w:divBdr>
        <w:top w:val="none" w:sz="0" w:space="0" w:color="auto"/>
        <w:left w:val="none" w:sz="0" w:space="0" w:color="auto"/>
        <w:bottom w:val="none" w:sz="0" w:space="0" w:color="auto"/>
        <w:right w:val="none" w:sz="0" w:space="0" w:color="auto"/>
      </w:divBdr>
    </w:div>
    <w:div w:id="757554201">
      <w:bodyDiv w:val="1"/>
      <w:marLeft w:val="0"/>
      <w:marRight w:val="0"/>
      <w:marTop w:val="0"/>
      <w:marBottom w:val="0"/>
      <w:divBdr>
        <w:top w:val="none" w:sz="0" w:space="0" w:color="auto"/>
        <w:left w:val="none" w:sz="0" w:space="0" w:color="auto"/>
        <w:bottom w:val="none" w:sz="0" w:space="0" w:color="auto"/>
        <w:right w:val="none" w:sz="0" w:space="0" w:color="auto"/>
      </w:divBdr>
    </w:div>
    <w:div w:id="757559899">
      <w:bodyDiv w:val="1"/>
      <w:marLeft w:val="0"/>
      <w:marRight w:val="0"/>
      <w:marTop w:val="0"/>
      <w:marBottom w:val="0"/>
      <w:divBdr>
        <w:top w:val="none" w:sz="0" w:space="0" w:color="auto"/>
        <w:left w:val="none" w:sz="0" w:space="0" w:color="auto"/>
        <w:bottom w:val="none" w:sz="0" w:space="0" w:color="auto"/>
        <w:right w:val="none" w:sz="0" w:space="0" w:color="auto"/>
      </w:divBdr>
    </w:div>
    <w:div w:id="757672019">
      <w:bodyDiv w:val="1"/>
      <w:marLeft w:val="0"/>
      <w:marRight w:val="0"/>
      <w:marTop w:val="0"/>
      <w:marBottom w:val="0"/>
      <w:divBdr>
        <w:top w:val="none" w:sz="0" w:space="0" w:color="auto"/>
        <w:left w:val="none" w:sz="0" w:space="0" w:color="auto"/>
        <w:bottom w:val="none" w:sz="0" w:space="0" w:color="auto"/>
        <w:right w:val="none" w:sz="0" w:space="0" w:color="auto"/>
      </w:divBdr>
    </w:div>
    <w:div w:id="757672981">
      <w:bodyDiv w:val="1"/>
      <w:marLeft w:val="0"/>
      <w:marRight w:val="0"/>
      <w:marTop w:val="0"/>
      <w:marBottom w:val="0"/>
      <w:divBdr>
        <w:top w:val="none" w:sz="0" w:space="0" w:color="auto"/>
        <w:left w:val="none" w:sz="0" w:space="0" w:color="auto"/>
        <w:bottom w:val="none" w:sz="0" w:space="0" w:color="auto"/>
        <w:right w:val="none" w:sz="0" w:space="0" w:color="auto"/>
      </w:divBdr>
    </w:div>
    <w:div w:id="757675096">
      <w:bodyDiv w:val="1"/>
      <w:marLeft w:val="0"/>
      <w:marRight w:val="0"/>
      <w:marTop w:val="0"/>
      <w:marBottom w:val="0"/>
      <w:divBdr>
        <w:top w:val="none" w:sz="0" w:space="0" w:color="auto"/>
        <w:left w:val="none" w:sz="0" w:space="0" w:color="auto"/>
        <w:bottom w:val="none" w:sz="0" w:space="0" w:color="auto"/>
        <w:right w:val="none" w:sz="0" w:space="0" w:color="auto"/>
      </w:divBdr>
    </w:div>
    <w:div w:id="757751905">
      <w:bodyDiv w:val="1"/>
      <w:marLeft w:val="0"/>
      <w:marRight w:val="0"/>
      <w:marTop w:val="0"/>
      <w:marBottom w:val="0"/>
      <w:divBdr>
        <w:top w:val="none" w:sz="0" w:space="0" w:color="auto"/>
        <w:left w:val="none" w:sz="0" w:space="0" w:color="auto"/>
        <w:bottom w:val="none" w:sz="0" w:space="0" w:color="auto"/>
        <w:right w:val="none" w:sz="0" w:space="0" w:color="auto"/>
      </w:divBdr>
    </w:div>
    <w:div w:id="757868189">
      <w:bodyDiv w:val="1"/>
      <w:marLeft w:val="0"/>
      <w:marRight w:val="0"/>
      <w:marTop w:val="0"/>
      <w:marBottom w:val="0"/>
      <w:divBdr>
        <w:top w:val="none" w:sz="0" w:space="0" w:color="auto"/>
        <w:left w:val="none" w:sz="0" w:space="0" w:color="auto"/>
        <w:bottom w:val="none" w:sz="0" w:space="0" w:color="auto"/>
        <w:right w:val="none" w:sz="0" w:space="0" w:color="auto"/>
      </w:divBdr>
    </w:div>
    <w:div w:id="758061341">
      <w:bodyDiv w:val="1"/>
      <w:marLeft w:val="0"/>
      <w:marRight w:val="0"/>
      <w:marTop w:val="0"/>
      <w:marBottom w:val="0"/>
      <w:divBdr>
        <w:top w:val="none" w:sz="0" w:space="0" w:color="auto"/>
        <w:left w:val="none" w:sz="0" w:space="0" w:color="auto"/>
        <w:bottom w:val="none" w:sz="0" w:space="0" w:color="auto"/>
        <w:right w:val="none" w:sz="0" w:space="0" w:color="auto"/>
      </w:divBdr>
    </w:div>
    <w:div w:id="758252314">
      <w:bodyDiv w:val="1"/>
      <w:marLeft w:val="0"/>
      <w:marRight w:val="0"/>
      <w:marTop w:val="0"/>
      <w:marBottom w:val="0"/>
      <w:divBdr>
        <w:top w:val="none" w:sz="0" w:space="0" w:color="auto"/>
        <w:left w:val="none" w:sz="0" w:space="0" w:color="auto"/>
        <w:bottom w:val="none" w:sz="0" w:space="0" w:color="auto"/>
        <w:right w:val="none" w:sz="0" w:space="0" w:color="auto"/>
      </w:divBdr>
    </w:div>
    <w:div w:id="758330016">
      <w:bodyDiv w:val="1"/>
      <w:marLeft w:val="0"/>
      <w:marRight w:val="0"/>
      <w:marTop w:val="0"/>
      <w:marBottom w:val="0"/>
      <w:divBdr>
        <w:top w:val="none" w:sz="0" w:space="0" w:color="auto"/>
        <w:left w:val="none" w:sz="0" w:space="0" w:color="auto"/>
        <w:bottom w:val="none" w:sz="0" w:space="0" w:color="auto"/>
        <w:right w:val="none" w:sz="0" w:space="0" w:color="auto"/>
      </w:divBdr>
    </w:div>
    <w:div w:id="758529825">
      <w:bodyDiv w:val="1"/>
      <w:marLeft w:val="0"/>
      <w:marRight w:val="0"/>
      <w:marTop w:val="0"/>
      <w:marBottom w:val="0"/>
      <w:divBdr>
        <w:top w:val="none" w:sz="0" w:space="0" w:color="auto"/>
        <w:left w:val="none" w:sz="0" w:space="0" w:color="auto"/>
        <w:bottom w:val="none" w:sz="0" w:space="0" w:color="auto"/>
        <w:right w:val="none" w:sz="0" w:space="0" w:color="auto"/>
      </w:divBdr>
    </w:div>
    <w:div w:id="758599771">
      <w:bodyDiv w:val="1"/>
      <w:marLeft w:val="0"/>
      <w:marRight w:val="0"/>
      <w:marTop w:val="0"/>
      <w:marBottom w:val="0"/>
      <w:divBdr>
        <w:top w:val="none" w:sz="0" w:space="0" w:color="auto"/>
        <w:left w:val="none" w:sz="0" w:space="0" w:color="auto"/>
        <w:bottom w:val="none" w:sz="0" w:space="0" w:color="auto"/>
        <w:right w:val="none" w:sz="0" w:space="0" w:color="auto"/>
      </w:divBdr>
    </w:div>
    <w:div w:id="758601822">
      <w:bodyDiv w:val="1"/>
      <w:marLeft w:val="0"/>
      <w:marRight w:val="0"/>
      <w:marTop w:val="0"/>
      <w:marBottom w:val="0"/>
      <w:divBdr>
        <w:top w:val="none" w:sz="0" w:space="0" w:color="auto"/>
        <w:left w:val="none" w:sz="0" w:space="0" w:color="auto"/>
        <w:bottom w:val="none" w:sz="0" w:space="0" w:color="auto"/>
        <w:right w:val="none" w:sz="0" w:space="0" w:color="auto"/>
      </w:divBdr>
    </w:div>
    <w:div w:id="758671638">
      <w:bodyDiv w:val="1"/>
      <w:marLeft w:val="0"/>
      <w:marRight w:val="0"/>
      <w:marTop w:val="0"/>
      <w:marBottom w:val="0"/>
      <w:divBdr>
        <w:top w:val="none" w:sz="0" w:space="0" w:color="auto"/>
        <w:left w:val="none" w:sz="0" w:space="0" w:color="auto"/>
        <w:bottom w:val="none" w:sz="0" w:space="0" w:color="auto"/>
        <w:right w:val="none" w:sz="0" w:space="0" w:color="auto"/>
      </w:divBdr>
    </w:div>
    <w:div w:id="758866081">
      <w:bodyDiv w:val="1"/>
      <w:marLeft w:val="0"/>
      <w:marRight w:val="0"/>
      <w:marTop w:val="0"/>
      <w:marBottom w:val="0"/>
      <w:divBdr>
        <w:top w:val="none" w:sz="0" w:space="0" w:color="auto"/>
        <w:left w:val="none" w:sz="0" w:space="0" w:color="auto"/>
        <w:bottom w:val="none" w:sz="0" w:space="0" w:color="auto"/>
        <w:right w:val="none" w:sz="0" w:space="0" w:color="auto"/>
      </w:divBdr>
    </w:div>
    <w:div w:id="758870818">
      <w:bodyDiv w:val="1"/>
      <w:marLeft w:val="0"/>
      <w:marRight w:val="0"/>
      <w:marTop w:val="0"/>
      <w:marBottom w:val="0"/>
      <w:divBdr>
        <w:top w:val="none" w:sz="0" w:space="0" w:color="auto"/>
        <w:left w:val="none" w:sz="0" w:space="0" w:color="auto"/>
        <w:bottom w:val="none" w:sz="0" w:space="0" w:color="auto"/>
        <w:right w:val="none" w:sz="0" w:space="0" w:color="auto"/>
      </w:divBdr>
    </w:div>
    <w:div w:id="759064285">
      <w:bodyDiv w:val="1"/>
      <w:marLeft w:val="0"/>
      <w:marRight w:val="0"/>
      <w:marTop w:val="0"/>
      <w:marBottom w:val="0"/>
      <w:divBdr>
        <w:top w:val="none" w:sz="0" w:space="0" w:color="auto"/>
        <w:left w:val="none" w:sz="0" w:space="0" w:color="auto"/>
        <w:bottom w:val="none" w:sz="0" w:space="0" w:color="auto"/>
        <w:right w:val="none" w:sz="0" w:space="0" w:color="auto"/>
      </w:divBdr>
    </w:div>
    <w:div w:id="759106547">
      <w:bodyDiv w:val="1"/>
      <w:marLeft w:val="0"/>
      <w:marRight w:val="0"/>
      <w:marTop w:val="0"/>
      <w:marBottom w:val="0"/>
      <w:divBdr>
        <w:top w:val="none" w:sz="0" w:space="0" w:color="auto"/>
        <w:left w:val="none" w:sz="0" w:space="0" w:color="auto"/>
        <w:bottom w:val="none" w:sz="0" w:space="0" w:color="auto"/>
        <w:right w:val="none" w:sz="0" w:space="0" w:color="auto"/>
      </w:divBdr>
    </w:div>
    <w:div w:id="759136037">
      <w:bodyDiv w:val="1"/>
      <w:marLeft w:val="0"/>
      <w:marRight w:val="0"/>
      <w:marTop w:val="0"/>
      <w:marBottom w:val="0"/>
      <w:divBdr>
        <w:top w:val="none" w:sz="0" w:space="0" w:color="auto"/>
        <w:left w:val="none" w:sz="0" w:space="0" w:color="auto"/>
        <w:bottom w:val="none" w:sz="0" w:space="0" w:color="auto"/>
        <w:right w:val="none" w:sz="0" w:space="0" w:color="auto"/>
      </w:divBdr>
    </w:div>
    <w:div w:id="759646977">
      <w:bodyDiv w:val="1"/>
      <w:marLeft w:val="0"/>
      <w:marRight w:val="0"/>
      <w:marTop w:val="0"/>
      <w:marBottom w:val="0"/>
      <w:divBdr>
        <w:top w:val="none" w:sz="0" w:space="0" w:color="auto"/>
        <w:left w:val="none" w:sz="0" w:space="0" w:color="auto"/>
        <w:bottom w:val="none" w:sz="0" w:space="0" w:color="auto"/>
        <w:right w:val="none" w:sz="0" w:space="0" w:color="auto"/>
      </w:divBdr>
    </w:div>
    <w:div w:id="759984111">
      <w:bodyDiv w:val="1"/>
      <w:marLeft w:val="0"/>
      <w:marRight w:val="0"/>
      <w:marTop w:val="0"/>
      <w:marBottom w:val="0"/>
      <w:divBdr>
        <w:top w:val="none" w:sz="0" w:space="0" w:color="auto"/>
        <w:left w:val="none" w:sz="0" w:space="0" w:color="auto"/>
        <w:bottom w:val="none" w:sz="0" w:space="0" w:color="auto"/>
        <w:right w:val="none" w:sz="0" w:space="0" w:color="auto"/>
      </w:divBdr>
    </w:div>
    <w:div w:id="760177900">
      <w:bodyDiv w:val="1"/>
      <w:marLeft w:val="0"/>
      <w:marRight w:val="0"/>
      <w:marTop w:val="0"/>
      <w:marBottom w:val="0"/>
      <w:divBdr>
        <w:top w:val="none" w:sz="0" w:space="0" w:color="auto"/>
        <w:left w:val="none" w:sz="0" w:space="0" w:color="auto"/>
        <w:bottom w:val="none" w:sz="0" w:space="0" w:color="auto"/>
        <w:right w:val="none" w:sz="0" w:space="0" w:color="auto"/>
      </w:divBdr>
    </w:div>
    <w:div w:id="760300757">
      <w:bodyDiv w:val="1"/>
      <w:marLeft w:val="0"/>
      <w:marRight w:val="0"/>
      <w:marTop w:val="0"/>
      <w:marBottom w:val="0"/>
      <w:divBdr>
        <w:top w:val="none" w:sz="0" w:space="0" w:color="auto"/>
        <w:left w:val="none" w:sz="0" w:space="0" w:color="auto"/>
        <w:bottom w:val="none" w:sz="0" w:space="0" w:color="auto"/>
        <w:right w:val="none" w:sz="0" w:space="0" w:color="auto"/>
      </w:divBdr>
    </w:div>
    <w:div w:id="760418724">
      <w:bodyDiv w:val="1"/>
      <w:marLeft w:val="0"/>
      <w:marRight w:val="0"/>
      <w:marTop w:val="0"/>
      <w:marBottom w:val="0"/>
      <w:divBdr>
        <w:top w:val="none" w:sz="0" w:space="0" w:color="auto"/>
        <w:left w:val="none" w:sz="0" w:space="0" w:color="auto"/>
        <w:bottom w:val="none" w:sz="0" w:space="0" w:color="auto"/>
        <w:right w:val="none" w:sz="0" w:space="0" w:color="auto"/>
      </w:divBdr>
    </w:div>
    <w:div w:id="760760738">
      <w:bodyDiv w:val="1"/>
      <w:marLeft w:val="0"/>
      <w:marRight w:val="0"/>
      <w:marTop w:val="0"/>
      <w:marBottom w:val="0"/>
      <w:divBdr>
        <w:top w:val="none" w:sz="0" w:space="0" w:color="auto"/>
        <w:left w:val="none" w:sz="0" w:space="0" w:color="auto"/>
        <w:bottom w:val="none" w:sz="0" w:space="0" w:color="auto"/>
        <w:right w:val="none" w:sz="0" w:space="0" w:color="auto"/>
      </w:divBdr>
    </w:div>
    <w:div w:id="761029901">
      <w:bodyDiv w:val="1"/>
      <w:marLeft w:val="0"/>
      <w:marRight w:val="0"/>
      <w:marTop w:val="0"/>
      <w:marBottom w:val="0"/>
      <w:divBdr>
        <w:top w:val="none" w:sz="0" w:space="0" w:color="auto"/>
        <w:left w:val="none" w:sz="0" w:space="0" w:color="auto"/>
        <w:bottom w:val="none" w:sz="0" w:space="0" w:color="auto"/>
        <w:right w:val="none" w:sz="0" w:space="0" w:color="auto"/>
      </w:divBdr>
    </w:div>
    <w:div w:id="761031819">
      <w:bodyDiv w:val="1"/>
      <w:marLeft w:val="0"/>
      <w:marRight w:val="0"/>
      <w:marTop w:val="0"/>
      <w:marBottom w:val="0"/>
      <w:divBdr>
        <w:top w:val="none" w:sz="0" w:space="0" w:color="auto"/>
        <w:left w:val="none" w:sz="0" w:space="0" w:color="auto"/>
        <w:bottom w:val="none" w:sz="0" w:space="0" w:color="auto"/>
        <w:right w:val="none" w:sz="0" w:space="0" w:color="auto"/>
      </w:divBdr>
    </w:div>
    <w:div w:id="761411177">
      <w:bodyDiv w:val="1"/>
      <w:marLeft w:val="0"/>
      <w:marRight w:val="0"/>
      <w:marTop w:val="0"/>
      <w:marBottom w:val="0"/>
      <w:divBdr>
        <w:top w:val="none" w:sz="0" w:space="0" w:color="auto"/>
        <w:left w:val="none" w:sz="0" w:space="0" w:color="auto"/>
        <w:bottom w:val="none" w:sz="0" w:space="0" w:color="auto"/>
        <w:right w:val="none" w:sz="0" w:space="0" w:color="auto"/>
      </w:divBdr>
    </w:div>
    <w:div w:id="761530415">
      <w:bodyDiv w:val="1"/>
      <w:marLeft w:val="0"/>
      <w:marRight w:val="0"/>
      <w:marTop w:val="0"/>
      <w:marBottom w:val="0"/>
      <w:divBdr>
        <w:top w:val="none" w:sz="0" w:space="0" w:color="auto"/>
        <w:left w:val="none" w:sz="0" w:space="0" w:color="auto"/>
        <w:bottom w:val="none" w:sz="0" w:space="0" w:color="auto"/>
        <w:right w:val="none" w:sz="0" w:space="0" w:color="auto"/>
      </w:divBdr>
    </w:div>
    <w:div w:id="761532388">
      <w:bodyDiv w:val="1"/>
      <w:marLeft w:val="0"/>
      <w:marRight w:val="0"/>
      <w:marTop w:val="0"/>
      <w:marBottom w:val="0"/>
      <w:divBdr>
        <w:top w:val="none" w:sz="0" w:space="0" w:color="auto"/>
        <w:left w:val="none" w:sz="0" w:space="0" w:color="auto"/>
        <w:bottom w:val="none" w:sz="0" w:space="0" w:color="auto"/>
        <w:right w:val="none" w:sz="0" w:space="0" w:color="auto"/>
      </w:divBdr>
    </w:div>
    <w:div w:id="761725548">
      <w:bodyDiv w:val="1"/>
      <w:marLeft w:val="0"/>
      <w:marRight w:val="0"/>
      <w:marTop w:val="0"/>
      <w:marBottom w:val="0"/>
      <w:divBdr>
        <w:top w:val="none" w:sz="0" w:space="0" w:color="auto"/>
        <w:left w:val="none" w:sz="0" w:space="0" w:color="auto"/>
        <w:bottom w:val="none" w:sz="0" w:space="0" w:color="auto"/>
        <w:right w:val="none" w:sz="0" w:space="0" w:color="auto"/>
      </w:divBdr>
    </w:div>
    <w:div w:id="761877410">
      <w:bodyDiv w:val="1"/>
      <w:marLeft w:val="0"/>
      <w:marRight w:val="0"/>
      <w:marTop w:val="0"/>
      <w:marBottom w:val="0"/>
      <w:divBdr>
        <w:top w:val="none" w:sz="0" w:space="0" w:color="auto"/>
        <w:left w:val="none" w:sz="0" w:space="0" w:color="auto"/>
        <w:bottom w:val="none" w:sz="0" w:space="0" w:color="auto"/>
        <w:right w:val="none" w:sz="0" w:space="0" w:color="auto"/>
      </w:divBdr>
    </w:div>
    <w:div w:id="761879024">
      <w:bodyDiv w:val="1"/>
      <w:marLeft w:val="0"/>
      <w:marRight w:val="0"/>
      <w:marTop w:val="0"/>
      <w:marBottom w:val="0"/>
      <w:divBdr>
        <w:top w:val="none" w:sz="0" w:space="0" w:color="auto"/>
        <w:left w:val="none" w:sz="0" w:space="0" w:color="auto"/>
        <w:bottom w:val="none" w:sz="0" w:space="0" w:color="auto"/>
        <w:right w:val="none" w:sz="0" w:space="0" w:color="auto"/>
      </w:divBdr>
    </w:div>
    <w:div w:id="761998059">
      <w:bodyDiv w:val="1"/>
      <w:marLeft w:val="0"/>
      <w:marRight w:val="0"/>
      <w:marTop w:val="0"/>
      <w:marBottom w:val="0"/>
      <w:divBdr>
        <w:top w:val="none" w:sz="0" w:space="0" w:color="auto"/>
        <w:left w:val="none" w:sz="0" w:space="0" w:color="auto"/>
        <w:bottom w:val="none" w:sz="0" w:space="0" w:color="auto"/>
        <w:right w:val="none" w:sz="0" w:space="0" w:color="auto"/>
      </w:divBdr>
    </w:div>
    <w:div w:id="762074290">
      <w:bodyDiv w:val="1"/>
      <w:marLeft w:val="0"/>
      <w:marRight w:val="0"/>
      <w:marTop w:val="0"/>
      <w:marBottom w:val="0"/>
      <w:divBdr>
        <w:top w:val="none" w:sz="0" w:space="0" w:color="auto"/>
        <w:left w:val="none" w:sz="0" w:space="0" w:color="auto"/>
        <w:bottom w:val="none" w:sz="0" w:space="0" w:color="auto"/>
        <w:right w:val="none" w:sz="0" w:space="0" w:color="auto"/>
      </w:divBdr>
    </w:div>
    <w:div w:id="762144237">
      <w:bodyDiv w:val="1"/>
      <w:marLeft w:val="0"/>
      <w:marRight w:val="0"/>
      <w:marTop w:val="0"/>
      <w:marBottom w:val="0"/>
      <w:divBdr>
        <w:top w:val="none" w:sz="0" w:space="0" w:color="auto"/>
        <w:left w:val="none" w:sz="0" w:space="0" w:color="auto"/>
        <w:bottom w:val="none" w:sz="0" w:space="0" w:color="auto"/>
        <w:right w:val="none" w:sz="0" w:space="0" w:color="auto"/>
      </w:divBdr>
    </w:div>
    <w:div w:id="762532449">
      <w:bodyDiv w:val="1"/>
      <w:marLeft w:val="0"/>
      <w:marRight w:val="0"/>
      <w:marTop w:val="0"/>
      <w:marBottom w:val="0"/>
      <w:divBdr>
        <w:top w:val="none" w:sz="0" w:space="0" w:color="auto"/>
        <w:left w:val="none" w:sz="0" w:space="0" w:color="auto"/>
        <w:bottom w:val="none" w:sz="0" w:space="0" w:color="auto"/>
        <w:right w:val="none" w:sz="0" w:space="0" w:color="auto"/>
      </w:divBdr>
    </w:div>
    <w:div w:id="762730022">
      <w:bodyDiv w:val="1"/>
      <w:marLeft w:val="0"/>
      <w:marRight w:val="0"/>
      <w:marTop w:val="0"/>
      <w:marBottom w:val="0"/>
      <w:divBdr>
        <w:top w:val="none" w:sz="0" w:space="0" w:color="auto"/>
        <w:left w:val="none" w:sz="0" w:space="0" w:color="auto"/>
        <w:bottom w:val="none" w:sz="0" w:space="0" w:color="auto"/>
        <w:right w:val="none" w:sz="0" w:space="0" w:color="auto"/>
      </w:divBdr>
    </w:div>
    <w:div w:id="762840224">
      <w:bodyDiv w:val="1"/>
      <w:marLeft w:val="0"/>
      <w:marRight w:val="0"/>
      <w:marTop w:val="0"/>
      <w:marBottom w:val="0"/>
      <w:divBdr>
        <w:top w:val="none" w:sz="0" w:space="0" w:color="auto"/>
        <w:left w:val="none" w:sz="0" w:space="0" w:color="auto"/>
        <w:bottom w:val="none" w:sz="0" w:space="0" w:color="auto"/>
        <w:right w:val="none" w:sz="0" w:space="0" w:color="auto"/>
      </w:divBdr>
    </w:div>
    <w:div w:id="762918938">
      <w:bodyDiv w:val="1"/>
      <w:marLeft w:val="0"/>
      <w:marRight w:val="0"/>
      <w:marTop w:val="0"/>
      <w:marBottom w:val="0"/>
      <w:divBdr>
        <w:top w:val="none" w:sz="0" w:space="0" w:color="auto"/>
        <w:left w:val="none" w:sz="0" w:space="0" w:color="auto"/>
        <w:bottom w:val="none" w:sz="0" w:space="0" w:color="auto"/>
        <w:right w:val="none" w:sz="0" w:space="0" w:color="auto"/>
      </w:divBdr>
    </w:div>
    <w:div w:id="762992948">
      <w:bodyDiv w:val="1"/>
      <w:marLeft w:val="0"/>
      <w:marRight w:val="0"/>
      <w:marTop w:val="0"/>
      <w:marBottom w:val="0"/>
      <w:divBdr>
        <w:top w:val="none" w:sz="0" w:space="0" w:color="auto"/>
        <w:left w:val="none" w:sz="0" w:space="0" w:color="auto"/>
        <w:bottom w:val="none" w:sz="0" w:space="0" w:color="auto"/>
        <w:right w:val="none" w:sz="0" w:space="0" w:color="auto"/>
      </w:divBdr>
    </w:div>
    <w:div w:id="763067191">
      <w:bodyDiv w:val="1"/>
      <w:marLeft w:val="0"/>
      <w:marRight w:val="0"/>
      <w:marTop w:val="0"/>
      <w:marBottom w:val="0"/>
      <w:divBdr>
        <w:top w:val="none" w:sz="0" w:space="0" w:color="auto"/>
        <w:left w:val="none" w:sz="0" w:space="0" w:color="auto"/>
        <w:bottom w:val="none" w:sz="0" w:space="0" w:color="auto"/>
        <w:right w:val="none" w:sz="0" w:space="0" w:color="auto"/>
      </w:divBdr>
    </w:div>
    <w:div w:id="763377537">
      <w:bodyDiv w:val="1"/>
      <w:marLeft w:val="0"/>
      <w:marRight w:val="0"/>
      <w:marTop w:val="0"/>
      <w:marBottom w:val="0"/>
      <w:divBdr>
        <w:top w:val="none" w:sz="0" w:space="0" w:color="auto"/>
        <w:left w:val="none" w:sz="0" w:space="0" w:color="auto"/>
        <w:bottom w:val="none" w:sz="0" w:space="0" w:color="auto"/>
        <w:right w:val="none" w:sz="0" w:space="0" w:color="auto"/>
      </w:divBdr>
    </w:div>
    <w:div w:id="763379299">
      <w:bodyDiv w:val="1"/>
      <w:marLeft w:val="0"/>
      <w:marRight w:val="0"/>
      <w:marTop w:val="0"/>
      <w:marBottom w:val="0"/>
      <w:divBdr>
        <w:top w:val="none" w:sz="0" w:space="0" w:color="auto"/>
        <w:left w:val="none" w:sz="0" w:space="0" w:color="auto"/>
        <w:bottom w:val="none" w:sz="0" w:space="0" w:color="auto"/>
        <w:right w:val="none" w:sz="0" w:space="0" w:color="auto"/>
      </w:divBdr>
    </w:div>
    <w:div w:id="763454146">
      <w:bodyDiv w:val="1"/>
      <w:marLeft w:val="0"/>
      <w:marRight w:val="0"/>
      <w:marTop w:val="0"/>
      <w:marBottom w:val="0"/>
      <w:divBdr>
        <w:top w:val="none" w:sz="0" w:space="0" w:color="auto"/>
        <w:left w:val="none" w:sz="0" w:space="0" w:color="auto"/>
        <w:bottom w:val="none" w:sz="0" w:space="0" w:color="auto"/>
        <w:right w:val="none" w:sz="0" w:space="0" w:color="auto"/>
      </w:divBdr>
    </w:div>
    <w:div w:id="763496689">
      <w:bodyDiv w:val="1"/>
      <w:marLeft w:val="0"/>
      <w:marRight w:val="0"/>
      <w:marTop w:val="0"/>
      <w:marBottom w:val="0"/>
      <w:divBdr>
        <w:top w:val="none" w:sz="0" w:space="0" w:color="auto"/>
        <w:left w:val="none" w:sz="0" w:space="0" w:color="auto"/>
        <w:bottom w:val="none" w:sz="0" w:space="0" w:color="auto"/>
        <w:right w:val="none" w:sz="0" w:space="0" w:color="auto"/>
      </w:divBdr>
    </w:div>
    <w:div w:id="763502879">
      <w:bodyDiv w:val="1"/>
      <w:marLeft w:val="0"/>
      <w:marRight w:val="0"/>
      <w:marTop w:val="0"/>
      <w:marBottom w:val="0"/>
      <w:divBdr>
        <w:top w:val="none" w:sz="0" w:space="0" w:color="auto"/>
        <w:left w:val="none" w:sz="0" w:space="0" w:color="auto"/>
        <w:bottom w:val="none" w:sz="0" w:space="0" w:color="auto"/>
        <w:right w:val="none" w:sz="0" w:space="0" w:color="auto"/>
      </w:divBdr>
    </w:div>
    <w:div w:id="763653869">
      <w:bodyDiv w:val="1"/>
      <w:marLeft w:val="0"/>
      <w:marRight w:val="0"/>
      <w:marTop w:val="0"/>
      <w:marBottom w:val="0"/>
      <w:divBdr>
        <w:top w:val="none" w:sz="0" w:space="0" w:color="auto"/>
        <w:left w:val="none" w:sz="0" w:space="0" w:color="auto"/>
        <w:bottom w:val="none" w:sz="0" w:space="0" w:color="auto"/>
        <w:right w:val="none" w:sz="0" w:space="0" w:color="auto"/>
      </w:divBdr>
    </w:div>
    <w:div w:id="763964655">
      <w:bodyDiv w:val="1"/>
      <w:marLeft w:val="0"/>
      <w:marRight w:val="0"/>
      <w:marTop w:val="0"/>
      <w:marBottom w:val="0"/>
      <w:divBdr>
        <w:top w:val="none" w:sz="0" w:space="0" w:color="auto"/>
        <w:left w:val="none" w:sz="0" w:space="0" w:color="auto"/>
        <w:bottom w:val="none" w:sz="0" w:space="0" w:color="auto"/>
        <w:right w:val="none" w:sz="0" w:space="0" w:color="auto"/>
      </w:divBdr>
    </w:div>
    <w:div w:id="764151772">
      <w:bodyDiv w:val="1"/>
      <w:marLeft w:val="0"/>
      <w:marRight w:val="0"/>
      <w:marTop w:val="0"/>
      <w:marBottom w:val="0"/>
      <w:divBdr>
        <w:top w:val="none" w:sz="0" w:space="0" w:color="auto"/>
        <w:left w:val="none" w:sz="0" w:space="0" w:color="auto"/>
        <w:bottom w:val="none" w:sz="0" w:space="0" w:color="auto"/>
        <w:right w:val="none" w:sz="0" w:space="0" w:color="auto"/>
      </w:divBdr>
    </w:div>
    <w:div w:id="764301089">
      <w:bodyDiv w:val="1"/>
      <w:marLeft w:val="0"/>
      <w:marRight w:val="0"/>
      <w:marTop w:val="0"/>
      <w:marBottom w:val="0"/>
      <w:divBdr>
        <w:top w:val="none" w:sz="0" w:space="0" w:color="auto"/>
        <w:left w:val="none" w:sz="0" w:space="0" w:color="auto"/>
        <w:bottom w:val="none" w:sz="0" w:space="0" w:color="auto"/>
        <w:right w:val="none" w:sz="0" w:space="0" w:color="auto"/>
      </w:divBdr>
    </w:div>
    <w:div w:id="764423230">
      <w:bodyDiv w:val="1"/>
      <w:marLeft w:val="0"/>
      <w:marRight w:val="0"/>
      <w:marTop w:val="0"/>
      <w:marBottom w:val="0"/>
      <w:divBdr>
        <w:top w:val="none" w:sz="0" w:space="0" w:color="auto"/>
        <w:left w:val="none" w:sz="0" w:space="0" w:color="auto"/>
        <w:bottom w:val="none" w:sz="0" w:space="0" w:color="auto"/>
        <w:right w:val="none" w:sz="0" w:space="0" w:color="auto"/>
      </w:divBdr>
    </w:div>
    <w:div w:id="764688980">
      <w:bodyDiv w:val="1"/>
      <w:marLeft w:val="0"/>
      <w:marRight w:val="0"/>
      <w:marTop w:val="0"/>
      <w:marBottom w:val="0"/>
      <w:divBdr>
        <w:top w:val="none" w:sz="0" w:space="0" w:color="auto"/>
        <w:left w:val="none" w:sz="0" w:space="0" w:color="auto"/>
        <w:bottom w:val="none" w:sz="0" w:space="0" w:color="auto"/>
        <w:right w:val="none" w:sz="0" w:space="0" w:color="auto"/>
      </w:divBdr>
    </w:div>
    <w:div w:id="765148677">
      <w:bodyDiv w:val="1"/>
      <w:marLeft w:val="0"/>
      <w:marRight w:val="0"/>
      <w:marTop w:val="0"/>
      <w:marBottom w:val="0"/>
      <w:divBdr>
        <w:top w:val="none" w:sz="0" w:space="0" w:color="auto"/>
        <w:left w:val="none" w:sz="0" w:space="0" w:color="auto"/>
        <w:bottom w:val="none" w:sz="0" w:space="0" w:color="auto"/>
        <w:right w:val="none" w:sz="0" w:space="0" w:color="auto"/>
      </w:divBdr>
    </w:div>
    <w:div w:id="765151459">
      <w:bodyDiv w:val="1"/>
      <w:marLeft w:val="0"/>
      <w:marRight w:val="0"/>
      <w:marTop w:val="0"/>
      <w:marBottom w:val="0"/>
      <w:divBdr>
        <w:top w:val="none" w:sz="0" w:space="0" w:color="auto"/>
        <w:left w:val="none" w:sz="0" w:space="0" w:color="auto"/>
        <w:bottom w:val="none" w:sz="0" w:space="0" w:color="auto"/>
        <w:right w:val="none" w:sz="0" w:space="0" w:color="auto"/>
      </w:divBdr>
    </w:div>
    <w:div w:id="765224161">
      <w:bodyDiv w:val="1"/>
      <w:marLeft w:val="0"/>
      <w:marRight w:val="0"/>
      <w:marTop w:val="0"/>
      <w:marBottom w:val="0"/>
      <w:divBdr>
        <w:top w:val="none" w:sz="0" w:space="0" w:color="auto"/>
        <w:left w:val="none" w:sz="0" w:space="0" w:color="auto"/>
        <w:bottom w:val="none" w:sz="0" w:space="0" w:color="auto"/>
        <w:right w:val="none" w:sz="0" w:space="0" w:color="auto"/>
      </w:divBdr>
    </w:div>
    <w:div w:id="765272119">
      <w:bodyDiv w:val="1"/>
      <w:marLeft w:val="0"/>
      <w:marRight w:val="0"/>
      <w:marTop w:val="0"/>
      <w:marBottom w:val="0"/>
      <w:divBdr>
        <w:top w:val="none" w:sz="0" w:space="0" w:color="auto"/>
        <w:left w:val="none" w:sz="0" w:space="0" w:color="auto"/>
        <w:bottom w:val="none" w:sz="0" w:space="0" w:color="auto"/>
        <w:right w:val="none" w:sz="0" w:space="0" w:color="auto"/>
      </w:divBdr>
    </w:div>
    <w:div w:id="765538769">
      <w:bodyDiv w:val="1"/>
      <w:marLeft w:val="0"/>
      <w:marRight w:val="0"/>
      <w:marTop w:val="0"/>
      <w:marBottom w:val="0"/>
      <w:divBdr>
        <w:top w:val="none" w:sz="0" w:space="0" w:color="auto"/>
        <w:left w:val="none" w:sz="0" w:space="0" w:color="auto"/>
        <w:bottom w:val="none" w:sz="0" w:space="0" w:color="auto"/>
        <w:right w:val="none" w:sz="0" w:space="0" w:color="auto"/>
      </w:divBdr>
    </w:div>
    <w:div w:id="765688803">
      <w:bodyDiv w:val="1"/>
      <w:marLeft w:val="0"/>
      <w:marRight w:val="0"/>
      <w:marTop w:val="0"/>
      <w:marBottom w:val="0"/>
      <w:divBdr>
        <w:top w:val="none" w:sz="0" w:space="0" w:color="auto"/>
        <w:left w:val="none" w:sz="0" w:space="0" w:color="auto"/>
        <w:bottom w:val="none" w:sz="0" w:space="0" w:color="auto"/>
        <w:right w:val="none" w:sz="0" w:space="0" w:color="auto"/>
      </w:divBdr>
    </w:div>
    <w:div w:id="765923823">
      <w:bodyDiv w:val="1"/>
      <w:marLeft w:val="0"/>
      <w:marRight w:val="0"/>
      <w:marTop w:val="0"/>
      <w:marBottom w:val="0"/>
      <w:divBdr>
        <w:top w:val="none" w:sz="0" w:space="0" w:color="auto"/>
        <w:left w:val="none" w:sz="0" w:space="0" w:color="auto"/>
        <w:bottom w:val="none" w:sz="0" w:space="0" w:color="auto"/>
        <w:right w:val="none" w:sz="0" w:space="0" w:color="auto"/>
      </w:divBdr>
    </w:div>
    <w:div w:id="765925862">
      <w:bodyDiv w:val="1"/>
      <w:marLeft w:val="0"/>
      <w:marRight w:val="0"/>
      <w:marTop w:val="0"/>
      <w:marBottom w:val="0"/>
      <w:divBdr>
        <w:top w:val="none" w:sz="0" w:space="0" w:color="auto"/>
        <w:left w:val="none" w:sz="0" w:space="0" w:color="auto"/>
        <w:bottom w:val="none" w:sz="0" w:space="0" w:color="auto"/>
        <w:right w:val="none" w:sz="0" w:space="0" w:color="auto"/>
      </w:divBdr>
    </w:div>
    <w:div w:id="766124036">
      <w:bodyDiv w:val="1"/>
      <w:marLeft w:val="0"/>
      <w:marRight w:val="0"/>
      <w:marTop w:val="0"/>
      <w:marBottom w:val="0"/>
      <w:divBdr>
        <w:top w:val="none" w:sz="0" w:space="0" w:color="auto"/>
        <w:left w:val="none" w:sz="0" w:space="0" w:color="auto"/>
        <w:bottom w:val="none" w:sz="0" w:space="0" w:color="auto"/>
        <w:right w:val="none" w:sz="0" w:space="0" w:color="auto"/>
      </w:divBdr>
    </w:div>
    <w:div w:id="766732701">
      <w:bodyDiv w:val="1"/>
      <w:marLeft w:val="0"/>
      <w:marRight w:val="0"/>
      <w:marTop w:val="0"/>
      <w:marBottom w:val="0"/>
      <w:divBdr>
        <w:top w:val="none" w:sz="0" w:space="0" w:color="auto"/>
        <w:left w:val="none" w:sz="0" w:space="0" w:color="auto"/>
        <w:bottom w:val="none" w:sz="0" w:space="0" w:color="auto"/>
        <w:right w:val="none" w:sz="0" w:space="0" w:color="auto"/>
      </w:divBdr>
    </w:div>
    <w:div w:id="766733345">
      <w:bodyDiv w:val="1"/>
      <w:marLeft w:val="0"/>
      <w:marRight w:val="0"/>
      <w:marTop w:val="0"/>
      <w:marBottom w:val="0"/>
      <w:divBdr>
        <w:top w:val="none" w:sz="0" w:space="0" w:color="auto"/>
        <w:left w:val="none" w:sz="0" w:space="0" w:color="auto"/>
        <w:bottom w:val="none" w:sz="0" w:space="0" w:color="auto"/>
        <w:right w:val="none" w:sz="0" w:space="0" w:color="auto"/>
      </w:divBdr>
    </w:div>
    <w:div w:id="766734137">
      <w:bodyDiv w:val="1"/>
      <w:marLeft w:val="0"/>
      <w:marRight w:val="0"/>
      <w:marTop w:val="0"/>
      <w:marBottom w:val="0"/>
      <w:divBdr>
        <w:top w:val="none" w:sz="0" w:space="0" w:color="auto"/>
        <w:left w:val="none" w:sz="0" w:space="0" w:color="auto"/>
        <w:bottom w:val="none" w:sz="0" w:space="0" w:color="auto"/>
        <w:right w:val="none" w:sz="0" w:space="0" w:color="auto"/>
      </w:divBdr>
    </w:div>
    <w:div w:id="766969249">
      <w:bodyDiv w:val="1"/>
      <w:marLeft w:val="0"/>
      <w:marRight w:val="0"/>
      <w:marTop w:val="0"/>
      <w:marBottom w:val="0"/>
      <w:divBdr>
        <w:top w:val="none" w:sz="0" w:space="0" w:color="auto"/>
        <w:left w:val="none" w:sz="0" w:space="0" w:color="auto"/>
        <w:bottom w:val="none" w:sz="0" w:space="0" w:color="auto"/>
        <w:right w:val="none" w:sz="0" w:space="0" w:color="auto"/>
      </w:divBdr>
    </w:div>
    <w:div w:id="767116745">
      <w:bodyDiv w:val="1"/>
      <w:marLeft w:val="0"/>
      <w:marRight w:val="0"/>
      <w:marTop w:val="0"/>
      <w:marBottom w:val="0"/>
      <w:divBdr>
        <w:top w:val="none" w:sz="0" w:space="0" w:color="auto"/>
        <w:left w:val="none" w:sz="0" w:space="0" w:color="auto"/>
        <w:bottom w:val="none" w:sz="0" w:space="0" w:color="auto"/>
        <w:right w:val="none" w:sz="0" w:space="0" w:color="auto"/>
      </w:divBdr>
    </w:div>
    <w:div w:id="767164571">
      <w:bodyDiv w:val="1"/>
      <w:marLeft w:val="0"/>
      <w:marRight w:val="0"/>
      <w:marTop w:val="0"/>
      <w:marBottom w:val="0"/>
      <w:divBdr>
        <w:top w:val="none" w:sz="0" w:space="0" w:color="auto"/>
        <w:left w:val="none" w:sz="0" w:space="0" w:color="auto"/>
        <w:bottom w:val="none" w:sz="0" w:space="0" w:color="auto"/>
        <w:right w:val="none" w:sz="0" w:space="0" w:color="auto"/>
      </w:divBdr>
    </w:div>
    <w:div w:id="767194194">
      <w:bodyDiv w:val="1"/>
      <w:marLeft w:val="0"/>
      <w:marRight w:val="0"/>
      <w:marTop w:val="0"/>
      <w:marBottom w:val="0"/>
      <w:divBdr>
        <w:top w:val="none" w:sz="0" w:space="0" w:color="auto"/>
        <w:left w:val="none" w:sz="0" w:space="0" w:color="auto"/>
        <w:bottom w:val="none" w:sz="0" w:space="0" w:color="auto"/>
        <w:right w:val="none" w:sz="0" w:space="0" w:color="auto"/>
      </w:divBdr>
    </w:div>
    <w:div w:id="767316889">
      <w:bodyDiv w:val="1"/>
      <w:marLeft w:val="0"/>
      <w:marRight w:val="0"/>
      <w:marTop w:val="0"/>
      <w:marBottom w:val="0"/>
      <w:divBdr>
        <w:top w:val="none" w:sz="0" w:space="0" w:color="auto"/>
        <w:left w:val="none" w:sz="0" w:space="0" w:color="auto"/>
        <w:bottom w:val="none" w:sz="0" w:space="0" w:color="auto"/>
        <w:right w:val="none" w:sz="0" w:space="0" w:color="auto"/>
      </w:divBdr>
    </w:div>
    <w:div w:id="767384161">
      <w:bodyDiv w:val="1"/>
      <w:marLeft w:val="0"/>
      <w:marRight w:val="0"/>
      <w:marTop w:val="0"/>
      <w:marBottom w:val="0"/>
      <w:divBdr>
        <w:top w:val="none" w:sz="0" w:space="0" w:color="auto"/>
        <w:left w:val="none" w:sz="0" w:space="0" w:color="auto"/>
        <w:bottom w:val="none" w:sz="0" w:space="0" w:color="auto"/>
        <w:right w:val="none" w:sz="0" w:space="0" w:color="auto"/>
      </w:divBdr>
    </w:div>
    <w:div w:id="767387814">
      <w:bodyDiv w:val="1"/>
      <w:marLeft w:val="0"/>
      <w:marRight w:val="0"/>
      <w:marTop w:val="0"/>
      <w:marBottom w:val="0"/>
      <w:divBdr>
        <w:top w:val="none" w:sz="0" w:space="0" w:color="auto"/>
        <w:left w:val="none" w:sz="0" w:space="0" w:color="auto"/>
        <w:bottom w:val="none" w:sz="0" w:space="0" w:color="auto"/>
        <w:right w:val="none" w:sz="0" w:space="0" w:color="auto"/>
      </w:divBdr>
    </w:div>
    <w:div w:id="767431654">
      <w:bodyDiv w:val="1"/>
      <w:marLeft w:val="0"/>
      <w:marRight w:val="0"/>
      <w:marTop w:val="0"/>
      <w:marBottom w:val="0"/>
      <w:divBdr>
        <w:top w:val="none" w:sz="0" w:space="0" w:color="auto"/>
        <w:left w:val="none" w:sz="0" w:space="0" w:color="auto"/>
        <w:bottom w:val="none" w:sz="0" w:space="0" w:color="auto"/>
        <w:right w:val="none" w:sz="0" w:space="0" w:color="auto"/>
      </w:divBdr>
    </w:div>
    <w:div w:id="767434188">
      <w:bodyDiv w:val="1"/>
      <w:marLeft w:val="0"/>
      <w:marRight w:val="0"/>
      <w:marTop w:val="0"/>
      <w:marBottom w:val="0"/>
      <w:divBdr>
        <w:top w:val="none" w:sz="0" w:space="0" w:color="auto"/>
        <w:left w:val="none" w:sz="0" w:space="0" w:color="auto"/>
        <w:bottom w:val="none" w:sz="0" w:space="0" w:color="auto"/>
        <w:right w:val="none" w:sz="0" w:space="0" w:color="auto"/>
      </w:divBdr>
    </w:div>
    <w:div w:id="767500755">
      <w:bodyDiv w:val="1"/>
      <w:marLeft w:val="0"/>
      <w:marRight w:val="0"/>
      <w:marTop w:val="0"/>
      <w:marBottom w:val="0"/>
      <w:divBdr>
        <w:top w:val="none" w:sz="0" w:space="0" w:color="auto"/>
        <w:left w:val="none" w:sz="0" w:space="0" w:color="auto"/>
        <w:bottom w:val="none" w:sz="0" w:space="0" w:color="auto"/>
        <w:right w:val="none" w:sz="0" w:space="0" w:color="auto"/>
      </w:divBdr>
    </w:div>
    <w:div w:id="767578433">
      <w:bodyDiv w:val="1"/>
      <w:marLeft w:val="0"/>
      <w:marRight w:val="0"/>
      <w:marTop w:val="0"/>
      <w:marBottom w:val="0"/>
      <w:divBdr>
        <w:top w:val="none" w:sz="0" w:space="0" w:color="auto"/>
        <w:left w:val="none" w:sz="0" w:space="0" w:color="auto"/>
        <w:bottom w:val="none" w:sz="0" w:space="0" w:color="auto"/>
        <w:right w:val="none" w:sz="0" w:space="0" w:color="auto"/>
      </w:divBdr>
    </w:div>
    <w:div w:id="767773326">
      <w:bodyDiv w:val="1"/>
      <w:marLeft w:val="0"/>
      <w:marRight w:val="0"/>
      <w:marTop w:val="0"/>
      <w:marBottom w:val="0"/>
      <w:divBdr>
        <w:top w:val="none" w:sz="0" w:space="0" w:color="auto"/>
        <w:left w:val="none" w:sz="0" w:space="0" w:color="auto"/>
        <w:bottom w:val="none" w:sz="0" w:space="0" w:color="auto"/>
        <w:right w:val="none" w:sz="0" w:space="0" w:color="auto"/>
      </w:divBdr>
    </w:div>
    <w:div w:id="767847952">
      <w:bodyDiv w:val="1"/>
      <w:marLeft w:val="0"/>
      <w:marRight w:val="0"/>
      <w:marTop w:val="0"/>
      <w:marBottom w:val="0"/>
      <w:divBdr>
        <w:top w:val="none" w:sz="0" w:space="0" w:color="auto"/>
        <w:left w:val="none" w:sz="0" w:space="0" w:color="auto"/>
        <w:bottom w:val="none" w:sz="0" w:space="0" w:color="auto"/>
        <w:right w:val="none" w:sz="0" w:space="0" w:color="auto"/>
      </w:divBdr>
    </w:div>
    <w:div w:id="768045768">
      <w:bodyDiv w:val="1"/>
      <w:marLeft w:val="0"/>
      <w:marRight w:val="0"/>
      <w:marTop w:val="0"/>
      <w:marBottom w:val="0"/>
      <w:divBdr>
        <w:top w:val="none" w:sz="0" w:space="0" w:color="auto"/>
        <w:left w:val="none" w:sz="0" w:space="0" w:color="auto"/>
        <w:bottom w:val="none" w:sz="0" w:space="0" w:color="auto"/>
        <w:right w:val="none" w:sz="0" w:space="0" w:color="auto"/>
      </w:divBdr>
    </w:div>
    <w:div w:id="768046245">
      <w:bodyDiv w:val="1"/>
      <w:marLeft w:val="0"/>
      <w:marRight w:val="0"/>
      <w:marTop w:val="0"/>
      <w:marBottom w:val="0"/>
      <w:divBdr>
        <w:top w:val="none" w:sz="0" w:space="0" w:color="auto"/>
        <w:left w:val="none" w:sz="0" w:space="0" w:color="auto"/>
        <w:bottom w:val="none" w:sz="0" w:space="0" w:color="auto"/>
        <w:right w:val="none" w:sz="0" w:space="0" w:color="auto"/>
      </w:divBdr>
    </w:div>
    <w:div w:id="768162563">
      <w:bodyDiv w:val="1"/>
      <w:marLeft w:val="0"/>
      <w:marRight w:val="0"/>
      <w:marTop w:val="0"/>
      <w:marBottom w:val="0"/>
      <w:divBdr>
        <w:top w:val="none" w:sz="0" w:space="0" w:color="auto"/>
        <w:left w:val="none" w:sz="0" w:space="0" w:color="auto"/>
        <w:bottom w:val="none" w:sz="0" w:space="0" w:color="auto"/>
        <w:right w:val="none" w:sz="0" w:space="0" w:color="auto"/>
      </w:divBdr>
    </w:div>
    <w:div w:id="768279162">
      <w:bodyDiv w:val="1"/>
      <w:marLeft w:val="0"/>
      <w:marRight w:val="0"/>
      <w:marTop w:val="0"/>
      <w:marBottom w:val="0"/>
      <w:divBdr>
        <w:top w:val="none" w:sz="0" w:space="0" w:color="auto"/>
        <w:left w:val="none" w:sz="0" w:space="0" w:color="auto"/>
        <w:bottom w:val="none" w:sz="0" w:space="0" w:color="auto"/>
        <w:right w:val="none" w:sz="0" w:space="0" w:color="auto"/>
      </w:divBdr>
    </w:div>
    <w:div w:id="768507463">
      <w:bodyDiv w:val="1"/>
      <w:marLeft w:val="0"/>
      <w:marRight w:val="0"/>
      <w:marTop w:val="0"/>
      <w:marBottom w:val="0"/>
      <w:divBdr>
        <w:top w:val="none" w:sz="0" w:space="0" w:color="auto"/>
        <w:left w:val="none" w:sz="0" w:space="0" w:color="auto"/>
        <w:bottom w:val="none" w:sz="0" w:space="0" w:color="auto"/>
        <w:right w:val="none" w:sz="0" w:space="0" w:color="auto"/>
      </w:divBdr>
    </w:div>
    <w:div w:id="768544892">
      <w:bodyDiv w:val="1"/>
      <w:marLeft w:val="0"/>
      <w:marRight w:val="0"/>
      <w:marTop w:val="0"/>
      <w:marBottom w:val="0"/>
      <w:divBdr>
        <w:top w:val="none" w:sz="0" w:space="0" w:color="auto"/>
        <w:left w:val="none" w:sz="0" w:space="0" w:color="auto"/>
        <w:bottom w:val="none" w:sz="0" w:space="0" w:color="auto"/>
        <w:right w:val="none" w:sz="0" w:space="0" w:color="auto"/>
      </w:divBdr>
    </w:div>
    <w:div w:id="768548284">
      <w:bodyDiv w:val="1"/>
      <w:marLeft w:val="0"/>
      <w:marRight w:val="0"/>
      <w:marTop w:val="0"/>
      <w:marBottom w:val="0"/>
      <w:divBdr>
        <w:top w:val="none" w:sz="0" w:space="0" w:color="auto"/>
        <w:left w:val="none" w:sz="0" w:space="0" w:color="auto"/>
        <w:bottom w:val="none" w:sz="0" w:space="0" w:color="auto"/>
        <w:right w:val="none" w:sz="0" w:space="0" w:color="auto"/>
      </w:divBdr>
    </w:div>
    <w:div w:id="768700457">
      <w:bodyDiv w:val="1"/>
      <w:marLeft w:val="0"/>
      <w:marRight w:val="0"/>
      <w:marTop w:val="0"/>
      <w:marBottom w:val="0"/>
      <w:divBdr>
        <w:top w:val="none" w:sz="0" w:space="0" w:color="auto"/>
        <w:left w:val="none" w:sz="0" w:space="0" w:color="auto"/>
        <w:bottom w:val="none" w:sz="0" w:space="0" w:color="auto"/>
        <w:right w:val="none" w:sz="0" w:space="0" w:color="auto"/>
      </w:divBdr>
    </w:div>
    <w:div w:id="768936055">
      <w:bodyDiv w:val="1"/>
      <w:marLeft w:val="0"/>
      <w:marRight w:val="0"/>
      <w:marTop w:val="0"/>
      <w:marBottom w:val="0"/>
      <w:divBdr>
        <w:top w:val="none" w:sz="0" w:space="0" w:color="auto"/>
        <w:left w:val="none" w:sz="0" w:space="0" w:color="auto"/>
        <w:bottom w:val="none" w:sz="0" w:space="0" w:color="auto"/>
        <w:right w:val="none" w:sz="0" w:space="0" w:color="auto"/>
      </w:divBdr>
    </w:div>
    <w:div w:id="768937760">
      <w:bodyDiv w:val="1"/>
      <w:marLeft w:val="0"/>
      <w:marRight w:val="0"/>
      <w:marTop w:val="0"/>
      <w:marBottom w:val="0"/>
      <w:divBdr>
        <w:top w:val="none" w:sz="0" w:space="0" w:color="auto"/>
        <w:left w:val="none" w:sz="0" w:space="0" w:color="auto"/>
        <w:bottom w:val="none" w:sz="0" w:space="0" w:color="auto"/>
        <w:right w:val="none" w:sz="0" w:space="0" w:color="auto"/>
      </w:divBdr>
    </w:div>
    <w:div w:id="769083988">
      <w:bodyDiv w:val="1"/>
      <w:marLeft w:val="0"/>
      <w:marRight w:val="0"/>
      <w:marTop w:val="0"/>
      <w:marBottom w:val="0"/>
      <w:divBdr>
        <w:top w:val="none" w:sz="0" w:space="0" w:color="auto"/>
        <w:left w:val="none" w:sz="0" w:space="0" w:color="auto"/>
        <w:bottom w:val="none" w:sz="0" w:space="0" w:color="auto"/>
        <w:right w:val="none" w:sz="0" w:space="0" w:color="auto"/>
      </w:divBdr>
    </w:div>
    <w:div w:id="769277600">
      <w:bodyDiv w:val="1"/>
      <w:marLeft w:val="0"/>
      <w:marRight w:val="0"/>
      <w:marTop w:val="0"/>
      <w:marBottom w:val="0"/>
      <w:divBdr>
        <w:top w:val="none" w:sz="0" w:space="0" w:color="auto"/>
        <w:left w:val="none" w:sz="0" w:space="0" w:color="auto"/>
        <w:bottom w:val="none" w:sz="0" w:space="0" w:color="auto"/>
        <w:right w:val="none" w:sz="0" w:space="0" w:color="auto"/>
      </w:divBdr>
    </w:div>
    <w:div w:id="769282226">
      <w:bodyDiv w:val="1"/>
      <w:marLeft w:val="0"/>
      <w:marRight w:val="0"/>
      <w:marTop w:val="0"/>
      <w:marBottom w:val="0"/>
      <w:divBdr>
        <w:top w:val="none" w:sz="0" w:space="0" w:color="auto"/>
        <w:left w:val="none" w:sz="0" w:space="0" w:color="auto"/>
        <w:bottom w:val="none" w:sz="0" w:space="0" w:color="auto"/>
        <w:right w:val="none" w:sz="0" w:space="0" w:color="auto"/>
      </w:divBdr>
    </w:div>
    <w:div w:id="769355321">
      <w:bodyDiv w:val="1"/>
      <w:marLeft w:val="0"/>
      <w:marRight w:val="0"/>
      <w:marTop w:val="0"/>
      <w:marBottom w:val="0"/>
      <w:divBdr>
        <w:top w:val="none" w:sz="0" w:space="0" w:color="auto"/>
        <w:left w:val="none" w:sz="0" w:space="0" w:color="auto"/>
        <w:bottom w:val="none" w:sz="0" w:space="0" w:color="auto"/>
        <w:right w:val="none" w:sz="0" w:space="0" w:color="auto"/>
      </w:divBdr>
    </w:div>
    <w:div w:id="769545704">
      <w:bodyDiv w:val="1"/>
      <w:marLeft w:val="0"/>
      <w:marRight w:val="0"/>
      <w:marTop w:val="0"/>
      <w:marBottom w:val="0"/>
      <w:divBdr>
        <w:top w:val="none" w:sz="0" w:space="0" w:color="auto"/>
        <w:left w:val="none" w:sz="0" w:space="0" w:color="auto"/>
        <w:bottom w:val="none" w:sz="0" w:space="0" w:color="auto"/>
        <w:right w:val="none" w:sz="0" w:space="0" w:color="auto"/>
      </w:divBdr>
    </w:div>
    <w:div w:id="769619847">
      <w:bodyDiv w:val="1"/>
      <w:marLeft w:val="0"/>
      <w:marRight w:val="0"/>
      <w:marTop w:val="0"/>
      <w:marBottom w:val="0"/>
      <w:divBdr>
        <w:top w:val="none" w:sz="0" w:space="0" w:color="auto"/>
        <w:left w:val="none" w:sz="0" w:space="0" w:color="auto"/>
        <w:bottom w:val="none" w:sz="0" w:space="0" w:color="auto"/>
        <w:right w:val="none" w:sz="0" w:space="0" w:color="auto"/>
      </w:divBdr>
    </w:div>
    <w:div w:id="770005352">
      <w:bodyDiv w:val="1"/>
      <w:marLeft w:val="0"/>
      <w:marRight w:val="0"/>
      <w:marTop w:val="0"/>
      <w:marBottom w:val="0"/>
      <w:divBdr>
        <w:top w:val="none" w:sz="0" w:space="0" w:color="auto"/>
        <w:left w:val="none" w:sz="0" w:space="0" w:color="auto"/>
        <w:bottom w:val="none" w:sz="0" w:space="0" w:color="auto"/>
        <w:right w:val="none" w:sz="0" w:space="0" w:color="auto"/>
      </w:divBdr>
    </w:div>
    <w:div w:id="770009757">
      <w:bodyDiv w:val="1"/>
      <w:marLeft w:val="0"/>
      <w:marRight w:val="0"/>
      <w:marTop w:val="0"/>
      <w:marBottom w:val="0"/>
      <w:divBdr>
        <w:top w:val="none" w:sz="0" w:space="0" w:color="auto"/>
        <w:left w:val="none" w:sz="0" w:space="0" w:color="auto"/>
        <w:bottom w:val="none" w:sz="0" w:space="0" w:color="auto"/>
        <w:right w:val="none" w:sz="0" w:space="0" w:color="auto"/>
      </w:divBdr>
    </w:div>
    <w:div w:id="770319586">
      <w:bodyDiv w:val="1"/>
      <w:marLeft w:val="0"/>
      <w:marRight w:val="0"/>
      <w:marTop w:val="0"/>
      <w:marBottom w:val="0"/>
      <w:divBdr>
        <w:top w:val="none" w:sz="0" w:space="0" w:color="auto"/>
        <w:left w:val="none" w:sz="0" w:space="0" w:color="auto"/>
        <w:bottom w:val="none" w:sz="0" w:space="0" w:color="auto"/>
        <w:right w:val="none" w:sz="0" w:space="0" w:color="auto"/>
      </w:divBdr>
    </w:div>
    <w:div w:id="770320218">
      <w:bodyDiv w:val="1"/>
      <w:marLeft w:val="0"/>
      <w:marRight w:val="0"/>
      <w:marTop w:val="0"/>
      <w:marBottom w:val="0"/>
      <w:divBdr>
        <w:top w:val="none" w:sz="0" w:space="0" w:color="auto"/>
        <w:left w:val="none" w:sz="0" w:space="0" w:color="auto"/>
        <w:bottom w:val="none" w:sz="0" w:space="0" w:color="auto"/>
        <w:right w:val="none" w:sz="0" w:space="0" w:color="auto"/>
      </w:divBdr>
    </w:div>
    <w:div w:id="770394330">
      <w:bodyDiv w:val="1"/>
      <w:marLeft w:val="0"/>
      <w:marRight w:val="0"/>
      <w:marTop w:val="0"/>
      <w:marBottom w:val="0"/>
      <w:divBdr>
        <w:top w:val="none" w:sz="0" w:space="0" w:color="auto"/>
        <w:left w:val="none" w:sz="0" w:space="0" w:color="auto"/>
        <w:bottom w:val="none" w:sz="0" w:space="0" w:color="auto"/>
        <w:right w:val="none" w:sz="0" w:space="0" w:color="auto"/>
      </w:divBdr>
    </w:div>
    <w:div w:id="770584634">
      <w:bodyDiv w:val="1"/>
      <w:marLeft w:val="0"/>
      <w:marRight w:val="0"/>
      <w:marTop w:val="0"/>
      <w:marBottom w:val="0"/>
      <w:divBdr>
        <w:top w:val="none" w:sz="0" w:space="0" w:color="auto"/>
        <w:left w:val="none" w:sz="0" w:space="0" w:color="auto"/>
        <w:bottom w:val="none" w:sz="0" w:space="0" w:color="auto"/>
        <w:right w:val="none" w:sz="0" w:space="0" w:color="auto"/>
      </w:divBdr>
    </w:div>
    <w:div w:id="770592094">
      <w:bodyDiv w:val="1"/>
      <w:marLeft w:val="0"/>
      <w:marRight w:val="0"/>
      <w:marTop w:val="0"/>
      <w:marBottom w:val="0"/>
      <w:divBdr>
        <w:top w:val="none" w:sz="0" w:space="0" w:color="auto"/>
        <w:left w:val="none" w:sz="0" w:space="0" w:color="auto"/>
        <w:bottom w:val="none" w:sz="0" w:space="0" w:color="auto"/>
        <w:right w:val="none" w:sz="0" w:space="0" w:color="auto"/>
      </w:divBdr>
    </w:div>
    <w:div w:id="770735395">
      <w:bodyDiv w:val="1"/>
      <w:marLeft w:val="0"/>
      <w:marRight w:val="0"/>
      <w:marTop w:val="0"/>
      <w:marBottom w:val="0"/>
      <w:divBdr>
        <w:top w:val="none" w:sz="0" w:space="0" w:color="auto"/>
        <w:left w:val="none" w:sz="0" w:space="0" w:color="auto"/>
        <w:bottom w:val="none" w:sz="0" w:space="0" w:color="auto"/>
        <w:right w:val="none" w:sz="0" w:space="0" w:color="auto"/>
      </w:divBdr>
    </w:div>
    <w:div w:id="770901833">
      <w:bodyDiv w:val="1"/>
      <w:marLeft w:val="0"/>
      <w:marRight w:val="0"/>
      <w:marTop w:val="0"/>
      <w:marBottom w:val="0"/>
      <w:divBdr>
        <w:top w:val="none" w:sz="0" w:space="0" w:color="auto"/>
        <w:left w:val="none" w:sz="0" w:space="0" w:color="auto"/>
        <w:bottom w:val="none" w:sz="0" w:space="0" w:color="auto"/>
        <w:right w:val="none" w:sz="0" w:space="0" w:color="auto"/>
      </w:divBdr>
    </w:div>
    <w:div w:id="771126445">
      <w:bodyDiv w:val="1"/>
      <w:marLeft w:val="0"/>
      <w:marRight w:val="0"/>
      <w:marTop w:val="0"/>
      <w:marBottom w:val="0"/>
      <w:divBdr>
        <w:top w:val="none" w:sz="0" w:space="0" w:color="auto"/>
        <w:left w:val="none" w:sz="0" w:space="0" w:color="auto"/>
        <w:bottom w:val="none" w:sz="0" w:space="0" w:color="auto"/>
        <w:right w:val="none" w:sz="0" w:space="0" w:color="auto"/>
      </w:divBdr>
    </w:div>
    <w:div w:id="771245620">
      <w:bodyDiv w:val="1"/>
      <w:marLeft w:val="0"/>
      <w:marRight w:val="0"/>
      <w:marTop w:val="0"/>
      <w:marBottom w:val="0"/>
      <w:divBdr>
        <w:top w:val="none" w:sz="0" w:space="0" w:color="auto"/>
        <w:left w:val="none" w:sz="0" w:space="0" w:color="auto"/>
        <w:bottom w:val="none" w:sz="0" w:space="0" w:color="auto"/>
        <w:right w:val="none" w:sz="0" w:space="0" w:color="auto"/>
      </w:divBdr>
    </w:div>
    <w:div w:id="771508475">
      <w:bodyDiv w:val="1"/>
      <w:marLeft w:val="0"/>
      <w:marRight w:val="0"/>
      <w:marTop w:val="0"/>
      <w:marBottom w:val="0"/>
      <w:divBdr>
        <w:top w:val="none" w:sz="0" w:space="0" w:color="auto"/>
        <w:left w:val="none" w:sz="0" w:space="0" w:color="auto"/>
        <w:bottom w:val="none" w:sz="0" w:space="0" w:color="auto"/>
        <w:right w:val="none" w:sz="0" w:space="0" w:color="auto"/>
      </w:divBdr>
    </w:div>
    <w:div w:id="771559829">
      <w:bodyDiv w:val="1"/>
      <w:marLeft w:val="0"/>
      <w:marRight w:val="0"/>
      <w:marTop w:val="0"/>
      <w:marBottom w:val="0"/>
      <w:divBdr>
        <w:top w:val="none" w:sz="0" w:space="0" w:color="auto"/>
        <w:left w:val="none" w:sz="0" w:space="0" w:color="auto"/>
        <w:bottom w:val="none" w:sz="0" w:space="0" w:color="auto"/>
        <w:right w:val="none" w:sz="0" w:space="0" w:color="auto"/>
      </w:divBdr>
    </w:div>
    <w:div w:id="771628912">
      <w:bodyDiv w:val="1"/>
      <w:marLeft w:val="0"/>
      <w:marRight w:val="0"/>
      <w:marTop w:val="0"/>
      <w:marBottom w:val="0"/>
      <w:divBdr>
        <w:top w:val="none" w:sz="0" w:space="0" w:color="auto"/>
        <w:left w:val="none" w:sz="0" w:space="0" w:color="auto"/>
        <w:bottom w:val="none" w:sz="0" w:space="0" w:color="auto"/>
        <w:right w:val="none" w:sz="0" w:space="0" w:color="auto"/>
      </w:divBdr>
    </w:div>
    <w:div w:id="771782422">
      <w:bodyDiv w:val="1"/>
      <w:marLeft w:val="0"/>
      <w:marRight w:val="0"/>
      <w:marTop w:val="0"/>
      <w:marBottom w:val="0"/>
      <w:divBdr>
        <w:top w:val="none" w:sz="0" w:space="0" w:color="auto"/>
        <w:left w:val="none" w:sz="0" w:space="0" w:color="auto"/>
        <w:bottom w:val="none" w:sz="0" w:space="0" w:color="auto"/>
        <w:right w:val="none" w:sz="0" w:space="0" w:color="auto"/>
      </w:divBdr>
    </w:div>
    <w:div w:id="772168354">
      <w:bodyDiv w:val="1"/>
      <w:marLeft w:val="0"/>
      <w:marRight w:val="0"/>
      <w:marTop w:val="0"/>
      <w:marBottom w:val="0"/>
      <w:divBdr>
        <w:top w:val="none" w:sz="0" w:space="0" w:color="auto"/>
        <w:left w:val="none" w:sz="0" w:space="0" w:color="auto"/>
        <w:bottom w:val="none" w:sz="0" w:space="0" w:color="auto"/>
        <w:right w:val="none" w:sz="0" w:space="0" w:color="auto"/>
      </w:divBdr>
    </w:div>
    <w:div w:id="772285363">
      <w:bodyDiv w:val="1"/>
      <w:marLeft w:val="0"/>
      <w:marRight w:val="0"/>
      <w:marTop w:val="0"/>
      <w:marBottom w:val="0"/>
      <w:divBdr>
        <w:top w:val="none" w:sz="0" w:space="0" w:color="auto"/>
        <w:left w:val="none" w:sz="0" w:space="0" w:color="auto"/>
        <w:bottom w:val="none" w:sz="0" w:space="0" w:color="auto"/>
        <w:right w:val="none" w:sz="0" w:space="0" w:color="auto"/>
      </w:divBdr>
    </w:div>
    <w:div w:id="772672269">
      <w:bodyDiv w:val="1"/>
      <w:marLeft w:val="0"/>
      <w:marRight w:val="0"/>
      <w:marTop w:val="0"/>
      <w:marBottom w:val="0"/>
      <w:divBdr>
        <w:top w:val="none" w:sz="0" w:space="0" w:color="auto"/>
        <w:left w:val="none" w:sz="0" w:space="0" w:color="auto"/>
        <w:bottom w:val="none" w:sz="0" w:space="0" w:color="auto"/>
        <w:right w:val="none" w:sz="0" w:space="0" w:color="auto"/>
      </w:divBdr>
    </w:div>
    <w:div w:id="772746282">
      <w:bodyDiv w:val="1"/>
      <w:marLeft w:val="0"/>
      <w:marRight w:val="0"/>
      <w:marTop w:val="0"/>
      <w:marBottom w:val="0"/>
      <w:divBdr>
        <w:top w:val="none" w:sz="0" w:space="0" w:color="auto"/>
        <w:left w:val="none" w:sz="0" w:space="0" w:color="auto"/>
        <w:bottom w:val="none" w:sz="0" w:space="0" w:color="auto"/>
        <w:right w:val="none" w:sz="0" w:space="0" w:color="auto"/>
      </w:divBdr>
    </w:div>
    <w:div w:id="772824917">
      <w:bodyDiv w:val="1"/>
      <w:marLeft w:val="0"/>
      <w:marRight w:val="0"/>
      <w:marTop w:val="0"/>
      <w:marBottom w:val="0"/>
      <w:divBdr>
        <w:top w:val="none" w:sz="0" w:space="0" w:color="auto"/>
        <w:left w:val="none" w:sz="0" w:space="0" w:color="auto"/>
        <w:bottom w:val="none" w:sz="0" w:space="0" w:color="auto"/>
        <w:right w:val="none" w:sz="0" w:space="0" w:color="auto"/>
      </w:divBdr>
    </w:div>
    <w:div w:id="772897133">
      <w:bodyDiv w:val="1"/>
      <w:marLeft w:val="0"/>
      <w:marRight w:val="0"/>
      <w:marTop w:val="0"/>
      <w:marBottom w:val="0"/>
      <w:divBdr>
        <w:top w:val="none" w:sz="0" w:space="0" w:color="auto"/>
        <w:left w:val="none" w:sz="0" w:space="0" w:color="auto"/>
        <w:bottom w:val="none" w:sz="0" w:space="0" w:color="auto"/>
        <w:right w:val="none" w:sz="0" w:space="0" w:color="auto"/>
      </w:divBdr>
    </w:div>
    <w:div w:id="772937576">
      <w:bodyDiv w:val="1"/>
      <w:marLeft w:val="0"/>
      <w:marRight w:val="0"/>
      <w:marTop w:val="0"/>
      <w:marBottom w:val="0"/>
      <w:divBdr>
        <w:top w:val="none" w:sz="0" w:space="0" w:color="auto"/>
        <w:left w:val="none" w:sz="0" w:space="0" w:color="auto"/>
        <w:bottom w:val="none" w:sz="0" w:space="0" w:color="auto"/>
        <w:right w:val="none" w:sz="0" w:space="0" w:color="auto"/>
      </w:divBdr>
    </w:div>
    <w:div w:id="773523211">
      <w:bodyDiv w:val="1"/>
      <w:marLeft w:val="0"/>
      <w:marRight w:val="0"/>
      <w:marTop w:val="0"/>
      <w:marBottom w:val="0"/>
      <w:divBdr>
        <w:top w:val="none" w:sz="0" w:space="0" w:color="auto"/>
        <w:left w:val="none" w:sz="0" w:space="0" w:color="auto"/>
        <w:bottom w:val="none" w:sz="0" w:space="0" w:color="auto"/>
        <w:right w:val="none" w:sz="0" w:space="0" w:color="auto"/>
      </w:divBdr>
    </w:div>
    <w:div w:id="773672815">
      <w:bodyDiv w:val="1"/>
      <w:marLeft w:val="0"/>
      <w:marRight w:val="0"/>
      <w:marTop w:val="0"/>
      <w:marBottom w:val="0"/>
      <w:divBdr>
        <w:top w:val="none" w:sz="0" w:space="0" w:color="auto"/>
        <w:left w:val="none" w:sz="0" w:space="0" w:color="auto"/>
        <w:bottom w:val="none" w:sz="0" w:space="0" w:color="auto"/>
        <w:right w:val="none" w:sz="0" w:space="0" w:color="auto"/>
      </w:divBdr>
    </w:div>
    <w:div w:id="773866750">
      <w:bodyDiv w:val="1"/>
      <w:marLeft w:val="0"/>
      <w:marRight w:val="0"/>
      <w:marTop w:val="0"/>
      <w:marBottom w:val="0"/>
      <w:divBdr>
        <w:top w:val="none" w:sz="0" w:space="0" w:color="auto"/>
        <w:left w:val="none" w:sz="0" w:space="0" w:color="auto"/>
        <w:bottom w:val="none" w:sz="0" w:space="0" w:color="auto"/>
        <w:right w:val="none" w:sz="0" w:space="0" w:color="auto"/>
      </w:divBdr>
    </w:div>
    <w:div w:id="774131645">
      <w:bodyDiv w:val="1"/>
      <w:marLeft w:val="0"/>
      <w:marRight w:val="0"/>
      <w:marTop w:val="0"/>
      <w:marBottom w:val="0"/>
      <w:divBdr>
        <w:top w:val="none" w:sz="0" w:space="0" w:color="auto"/>
        <w:left w:val="none" w:sz="0" w:space="0" w:color="auto"/>
        <w:bottom w:val="none" w:sz="0" w:space="0" w:color="auto"/>
        <w:right w:val="none" w:sz="0" w:space="0" w:color="auto"/>
      </w:divBdr>
    </w:div>
    <w:div w:id="774136773">
      <w:bodyDiv w:val="1"/>
      <w:marLeft w:val="0"/>
      <w:marRight w:val="0"/>
      <w:marTop w:val="0"/>
      <w:marBottom w:val="0"/>
      <w:divBdr>
        <w:top w:val="none" w:sz="0" w:space="0" w:color="auto"/>
        <w:left w:val="none" w:sz="0" w:space="0" w:color="auto"/>
        <w:bottom w:val="none" w:sz="0" w:space="0" w:color="auto"/>
        <w:right w:val="none" w:sz="0" w:space="0" w:color="auto"/>
      </w:divBdr>
    </w:div>
    <w:div w:id="774177267">
      <w:bodyDiv w:val="1"/>
      <w:marLeft w:val="0"/>
      <w:marRight w:val="0"/>
      <w:marTop w:val="0"/>
      <w:marBottom w:val="0"/>
      <w:divBdr>
        <w:top w:val="none" w:sz="0" w:space="0" w:color="auto"/>
        <w:left w:val="none" w:sz="0" w:space="0" w:color="auto"/>
        <w:bottom w:val="none" w:sz="0" w:space="0" w:color="auto"/>
        <w:right w:val="none" w:sz="0" w:space="0" w:color="auto"/>
      </w:divBdr>
    </w:div>
    <w:div w:id="774251877">
      <w:bodyDiv w:val="1"/>
      <w:marLeft w:val="0"/>
      <w:marRight w:val="0"/>
      <w:marTop w:val="0"/>
      <w:marBottom w:val="0"/>
      <w:divBdr>
        <w:top w:val="none" w:sz="0" w:space="0" w:color="auto"/>
        <w:left w:val="none" w:sz="0" w:space="0" w:color="auto"/>
        <w:bottom w:val="none" w:sz="0" w:space="0" w:color="auto"/>
        <w:right w:val="none" w:sz="0" w:space="0" w:color="auto"/>
      </w:divBdr>
    </w:div>
    <w:div w:id="774322796">
      <w:bodyDiv w:val="1"/>
      <w:marLeft w:val="0"/>
      <w:marRight w:val="0"/>
      <w:marTop w:val="0"/>
      <w:marBottom w:val="0"/>
      <w:divBdr>
        <w:top w:val="none" w:sz="0" w:space="0" w:color="auto"/>
        <w:left w:val="none" w:sz="0" w:space="0" w:color="auto"/>
        <w:bottom w:val="none" w:sz="0" w:space="0" w:color="auto"/>
        <w:right w:val="none" w:sz="0" w:space="0" w:color="auto"/>
      </w:divBdr>
    </w:div>
    <w:div w:id="774327947">
      <w:bodyDiv w:val="1"/>
      <w:marLeft w:val="0"/>
      <w:marRight w:val="0"/>
      <w:marTop w:val="0"/>
      <w:marBottom w:val="0"/>
      <w:divBdr>
        <w:top w:val="none" w:sz="0" w:space="0" w:color="auto"/>
        <w:left w:val="none" w:sz="0" w:space="0" w:color="auto"/>
        <w:bottom w:val="none" w:sz="0" w:space="0" w:color="auto"/>
        <w:right w:val="none" w:sz="0" w:space="0" w:color="auto"/>
      </w:divBdr>
    </w:div>
    <w:div w:id="774440357">
      <w:bodyDiv w:val="1"/>
      <w:marLeft w:val="0"/>
      <w:marRight w:val="0"/>
      <w:marTop w:val="0"/>
      <w:marBottom w:val="0"/>
      <w:divBdr>
        <w:top w:val="none" w:sz="0" w:space="0" w:color="auto"/>
        <w:left w:val="none" w:sz="0" w:space="0" w:color="auto"/>
        <w:bottom w:val="none" w:sz="0" w:space="0" w:color="auto"/>
        <w:right w:val="none" w:sz="0" w:space="0" w:color="auto"/>
      </w:divBdr>
    </w:div>
    <w:div w:id="774442320">
      <w:bodyDiv w:val="1"/>
      <w:marLeft w:val="0"/>
      <w:marRight w:val="0"/>
      <w:marTop w:val="0"/>
      <w:marBottom w:val="0"/>
      <w:divBdr>
        <w:top w:val="none" w:sz="0" w:space="0" w:color="auto"/>
        <w:left w:val="none" w:sz="0" w:space="0" w:color="auto"/>
        <w:bottom w:val="none" w:sz="0" w:space="0" w:color="auto"/>
        <w:right w:val="none" w:sz="0" w:space="0" w:color="auto"/>
      </w:divBdr>
    </w:div>
    <w:div w:id="774598369">
      <w:bodyDiv w:val="1"/>
      <w:marLeft w:val="0"/>
      <w:marRight w:val="0"/>
      <w:marTop w:val="0"/>
      <w:marBottom w:val="0"/>
      <w:divBdr>
        <w:top w:val="none" w:sz="0" w:space="0" w:color="auto"/>
        <w:left w:val="none" w:sz="0" w:space="0" w:color="auto"/>
        <w:bottom w:val="none" w:sz="0" w:space="0" w:color="auto"/>
        <w:right w:val="none" w:sz="0" w:space="0" w:color="auto"/>
      </w:divBdr>
    </w:div>
    <w:div w:id="774639292">
      <w:bodyDiv w:val="1"/>
      <w:marLeft w:val="0"/>
      <w:marRight w:val="0"/>
      <w:marTop w:val="0"/>
      <w:marBottom w:val="0"/>
      <w:divBdr>
        <w:top w:val="none" w:sz="0" w:space="0" w:color="auto"/>
        <w:left w:val="none" w:sz="0" w:space="0" w:color="auto"/>
        <w:bottom w:val="none" w:sz="0" w:space="0" w:color="auto"/>
        <w:right w:val="none" w:sz="0" w:space="0" w:color="auto"/>
      </w:divBdr>
    </w:div>
    <w:div w:id="774640223">
      <w:bodyDiv w:val="1"/>
      <w:marLeft w:val="0"/>
      <w:marRight w:val="0"/>
      <w:marTop w:val="0"/>
      <w:marBottom w:val="0"/>
      <w:divBdr>
        <w:top w:val="none" w:sz="0" w:space="0" w:color="auto"/>
        <w:left w:val="none" w:sz="0" w:space="0" w:color="auto"/>
        <w:bottom w:val="none" w:sz="0" w:space="0" w:color="auto"/>
        <w:right w:val="none" w:sz="0" w:space="0" w:color="auto"/>
      </w:divBdr>
    </w:div>
    <w:div w:id="774708724">
      <w:bodyDiv w:val="1"/>
      <w:marLeft w:val="0"/>
      <w:marRight w:val="0"/>
      <w:marTop w:val="0"/>
      <w:marBottom w:val="0"/>
      <w:divBdr>
        <w:top w:val="none" w:sz="0" w:space="0" w:color="auto"/>
        <w:left w:val="none" w:sz="0" w:space="0" w:color="auto"/>
        <w:bottom w:val="none" w:sz="0" w:space="0" w:color="auto"/>
        <w:right w:val="none" w:sz="0" w:space="0" w:color="auto"/>
      </w:divBdr>
    </w:div>
    <w:div w:id="774791379">
      <w:bodyDiv w:val="1"/>
      <w:marLeft w:val="0"/>
      <w:marRight w:val="0"/>
      <w:marTop w:val="0"/>
      <w:marBottom w:val="0"/>
      <w:divBdr>
        <w:top w:val="none" w:sz="0" w:space="0" w:color="auto"/>
        <w:left w:val="none" w:sz="0" w:space="0" w:color="auto"/>
        <w:bottom w:val="none" w:sz="0" w:space="0" w:color="auto"/>
        <w:right w:val="none" w:sz="0" w:space="0" w:color="auto"/>
      </w:divBdr>
    </w:div>
    <w:div w:id="774861908">
      <w:bodyDiv w:val="1"/>
      <w:marLeft w:val="0"/>
      <w:marRight w:val="0"/>
      <w:marTop w:val="0"/>
      <w:marBottom w:val="0"/>
      <w:divBdr>
        <w:top w:val="none" w:sz="0" w:space="0" w:color="auto"/>
        <w:left w:val="none" w:sz="0" w:space="0" w:color="auto"/>
        <w:bottom w:val="none" w:sz="0" w:space="0" w:color="auto"/>
        <w:right w:val="none" w:sz="0" w:space="0" w:color="auto"/>
      </w:divBdr>
    </w:div>
    <w:div w:id="774906023">
      <w:bodyDiv w:val="1"/>
      <w:marLeft w:val="0"/>
      <w:marRight w:val="0"/>
      <w:marTop w:val="0"/>
      <w:marBottom w:val="0"/>
      <w:divBdr>
        <w:top w:val="none" w:sz="0" w:space="0" w:color="auto"/>
        <w:left w:val="none" w:sz="0" w:space="0" w:color="auto"/>
        <w:bottom w:val="none" w:sz="0" w:space="0" w:color="auto"/>
        <w:right w:val="none" w:sz="0" w:space="0" w:color="auto"/>
      </w:divBdr>
    </w:div>
    <w:div w:id="775175381">
      <w:bodyDiv w:val="1"/>
      <w:marLeft w:val="0"/>
      <w:marRight w:val="0"/>
      <w:marTop w:val="0"/>
      <w:marBottom w:val="0"/>
      <w:divBdr>
        <w:top w:val="none" w:sz="0" w:space="0" w:color="auto"/>
        <w:left w:val="none" w:sz="0" w:space="0" w:color="auto"/>
        <w:bottom w:val="none" w:sz="0" w:space="0" w:color="auto"/>
        <w:right w:val="none" w:sz="0" w:space="0" w:color="auto"/>
      </w:divBdr>
    </w:div>
    <w:div w:id="775292103">
      <w:bodyDiv w:val="1"/>
      <w:marLeft w:val="0"/>
      <w:marRight w:val="0"/>
      <w:marTop w:val="0"/>
      <w:marBottom w:val="0"/>
      <w:divBdr>
        <w:top w:val="none" w:sz="0" w:space="0" w:color="auto"/>
        <w:left w:val="none" w:sz="0" w:space="0" w:color="auto"/>
        <w:bottom w:val="none" w:sz="0" w:space="0" w:color="auto"/>
        <w:right w:val="none" w:sz="0" w:space="0" w:color="auto"/>
      </w:divBdr>
    </w:div>
    <w:div w:id="775293874">
      <w:bodyDiv w:val="1"/>
      <w:marLeft w:val="0"/>
      <w:marRight w:val="0"/>
      <w:marTop w:val="0"/>
      <w:marBottom w:val="0"/>
      <w:divBdr>
        <w:top w:val="none" w:sz="0" w:space="0" w:color="auto"/>
        <w:left w:val="none" w:sz="0" w:space="0" w:color="auto"/>
        <w:bottom w:val="none" w:sz="0" w:space="0" w:color="auto"/>
        <w:right w:val="none" w:sz="0" w:space="0" w:color="auto"/>
      </w:divBdr>
    </w:div>
    <w:div w:id="775440162">
      <w:bodyDiv w:val="1"/>
      <w:marLeft w:val="0"/>
      <w:marRight w:val="0"/>
      <w:marTop w:val="0"/>
      <w:marBottom w:val="0"/>
      <w:divBdr>
        <w:top w:val="none" w:sz="0" w:space="0" w:color="auto"/>
        <w:left w:val="none" w:sz="0" w:space="0" w:color="auto"/>
        <w:bottom w:val="none" w:sz="0" w:space="0" w:color="auto"/>
        <w:right w:val="none" w:sz="0" w:space="0" w:color="auto"/>
      </w:divBdr>
    </w:div>
    <w:div w:id="775952011">
      <w:bodyDiv w:val="1"/>
      <w:marLeft w:val="0"/>
      <w:marRight w:val="0"/>
      <w:marTop w:val="0"/>
      <w:marBottom w:val="0"/>
      <w:divBdr>
        <w:top w:val="none" w:sz="0" w:space="0" w:color="auto"/>
        <w:left w:val="none" w:sz="0" w:space="0" w:color="auto"/>
        <w:bottom w:val="none" w:sz="0" w:space="0" w:color="auto"/>
        <w:right w:val="none" w:sz="0" w:space="0" w:color="auto"/>
      </w:divBdr>
    </w:div>
    <w:div w:id="776103347">
      <w:bodyDiv w:val="1"/>
      <w:marLeft w:val="0"/>
      <w:marRight w:val="0"/>
      <w:marTop w:val="0"/>
      <w:marBottom w:val="0"/>
      <w:divBdr>
        <w:top w:val="none" w:sz="0" w:space="0" w:color="auto"/>
        <w:left w:val="none" w:sz="0" w:space="0" w:color="auto"/>
        <w:bottom w:val="none" w:sz="0" w:space="0" w:color="auto"/>
        <w:right w:val="none" w:sz="0" w:space="0" w:color="auto"/>
      </w:divBdr>
    </w:div>
    <w:div w:id="776218065">
      <w:bodyDiv w:val="1"/>
      <w:marLeft w:val="0"/>
      <w:marRight w:val="0"/>
      <w:marTop w:val="0"/>
      <w:marBottom w:val="0"/>
      <w:divBdr>
        <w:top w:val="none" w:sz="0" w:space="0" w:color="auto"/>
        <w:left w:val="none" w:sz="0" w:space="0" w:color="auto"/>
        <w:bottom w:val="none" w:sz="0" w:space="0" w:color="auto"/>
        <w:right w:val="none" w:sz="0" w:space="0" w:color="auto"/>
      </w:divBdr>
    </w:div>
    <w:div w:id="776412250">
      <w:bodyDiv w:val="1"/>
      <w:marLeft w:val="0"/>
      <w:marRight w:val="0"/>
      <w:marTop w:val="0"/>
      <w:marBottom w:val="0"/>
      <w:divBdr>
        <w:top w:val="none" w:sz="0" w:space="0" w:color="auto"/>
        <w:left w:val="none" w:sz="0" w:space="0" w:color="auto"/>
        <w:bottom w:val="none" w:sz="0" w:space="0" w:color="auto"/>
        <w:right w:val="none" w:sz="0" w:space="0" w:color="auto"/>
      </w:divBdr>
    </w:div>
    <w:div w:id="776483743">
      <w:bodyDiv w:val="1"/>
      <w:marLeft w:val="0"/>
      <w:marRight w:val="0"/>
      <w:marTop w:val="0"/>
      <w:marBottom w:val="0"/>
      <w:divBdr>
        <w:top w:val="none" w:sz="0" w:space="0" w:color="auto"/>
        <w:left w:val="none" w:sz="0" w:space="0" w:color="auto"/>
        <w:bottom w:val="none" w:sz="0" w:space="0" w:color="auto"/>
        <w:right w:val="none" w:sz="0" w:space="0" w:color="auto"/>
      </w:divBdr>
    </w:div>
    <w:div w:id="776750634">
      <w:bodyDiv w:val="1"/>
      <w:marLeft w:val="0"/>
      <w:marRight w:val="0"/>
      <w:marTop w:val="0"/>
      <w:marBottom w:val="0"/>
      <w:divBdr>
        <w:top w:val="none" w:sz="0" w:space="0" w:color="auto"/>
        <w:left w:val="none" w:sz="0" w:space="0" w:color="auto"/>
        <w:bottom w:val="none" w:sz="0" w:space="0" w:color="auto"/>
        <w:right w:val="none" w:sz="0" w:space="0" w:color="auto"/>
      </w:divBdr>
    </w:div>
    <w:div w:id="776751397">
      <w:bodyDiv w:val="1"/>
      <w:marLeft w:val="0"/>
      <w:marRight w:val="0"/>
      <w:marTop w:val="0"/>
      <w:marBottom w:val="0"/>
      <w:divBdr>
        <w:top w:val="none" w:sz="0" w:space="0" w:color="auto"/>
        <w:left w:val="none" w:sz="0" w:space="0" w:color="auto"/>
        <w:bottom w:val="none" w:sz="0" w:space="0" w:color="auto"/>
        <w:right w:val="none" w:sz="0" w:space="0" w:color="auto"/>
      </w:divBdr>
    </w:div>
    <w:div w:id="776829399">
      <w:bodyDiv w:val="1"/>
      <w:marLeft w:val="0"/>
      <w:marRight w:val="0"/>
      <w:marTop w:val="0"/>
      <w:marBottom w:val="0"/>
      <w:divBdr>
        <w:top w:val="none" w:sz="0" w:space="0" w:color="auto"/>
        <w:left w:val="none" w:sz="0" w:space="0" w:color="auto"/>
        <w:bottom w:val="none" w:sz="0" w:space="0" w:color="auto"/>
        <w:right w:val="none" w:sz="0" w:space="0" w:color="auto"/>
      </w:divBdr>
    </w:div>
    <w:div w:id="776868094">
      <w:bodyDiv w:val="1"/>
      <w:marLeft w:val="0"/>
      <w:marRight w:val="0"/>
      <w:marTop w:val="0"/>
      <w:marBottom w:val="0"/>
      <w:divBdr>
        <w:top w:val="none" w:sz="0" w:space="0" w:color="auto"/>
        <w:left w:val="none" w:sz="0" w:space="0" w:color="auto"/>
        <w:bottom w:val="none" w:sz="0" w:space="0" w:color="auto"/>
        <w:right w:val="none" w:sz="0" w:space="0" w:color="auto"/>
      </w:divBdr>
    </w:div>
    <w:div w:id="777258966">
      <w:bodyDiv w:val="1"/>
      <w:marLeft w:val="0"/>
      <w:marRight w:val="0"/>
      <w:marTop w:val="0"/>
      <w:marBottom w:val="0"/>
      <w:divBdr>
        <w:top w:val="none" w:sz="0" w:space="0" w:color="auto"/>
        <w:left w:val="none" w:sz="0" w:space="0" w:color="auto"/>
        <w:bottom w:val="none" w:sz="0" w:space="0" w:color="auto"/>
        <w:right w:val="none" w:sz="0" w:space="0" w:color="auto"/>
      </w:divBdr>
    </w:div>
    <w:div w:id="777261672">
      <w:bodyDiv w:val="1"/>
      <w:marLeft w:val="0"/>
      <w:marRight w:val="0"/>
      <w:marTop w:val="0"/>
      <w:marBottom w:val="0"/>
      <w:divBdr>
        <w:top w:val="none" w:sz="0" w:space="0" w:color="auto"/>
        <w:left w:val="none" w:sz="0" w:space="0" w:color="auto"/>
        <w:bottom w:val="none" w:sz="0" w:space="0" w:color="auto"/>
        <w:right w:val="none" w:sz="0" w:space="0" w:color="auto"/>
      </w:divBdr>
    </w:div>
    <w:div w:id="777288088">
      <w:bodyDiv w:val="1"/>
      <w:marLeft w:val="0"/>
      <w:marRight w:val="0"/>
      <w:marTop w:val="0"/>
      <w:marBottom w:val="0"/>
      <w:divBdr>
        <w:top w:val="none" w:sz="0" w:space="0" w:color="auto"/>
        <w:left w:val="none" w:sz="0" w:space="0" w:color="auto"/>
        <w:bottom w:val="none" w:sz="0" w:space="0" w:color="auto"/>
        <w:right w:val="none" w:sz="0" w:space="0" w:color="auto"/>
      </w:divBdr>
    </w:div>
    <w:div w:id="777334225">
      <w:bodyDiv w:val="1"/>
      <w:marLeft w:val="0"/>
      <w:marRight w:val="0"/>
      <w:marTop w:val="0"/>
      <w:marBottom w:val="0"/>
      <w:divBdr>
        <w:top w:val="none" w:sz="0" w:space="0" w:color="auto"/>
        <w:left w:val="none" w:sz="0" w:space="0" w:color="auto"/>
        <w:bottom w:val="none" w:sz="0" w:space="0" w:color="auto"/>
        <w:right w:val="none" w:sz="0" w:space="0" w:color="auto"/>
      </w:divBdr>
    </w:div>
    <w:div w:id="777407702">
      <w:bodyDiv w:val="1"/>
      <w:marLeft w:val="0"/>
      <w:marRight w:val="0"/>
      <w:marTop w:val="0"/>
      <w:marBottom w:val="0"/>
      <w:divBdr>
        <w:top w:val="none" w:sz="0" w:space="0" w:color="auto"/>
        <w:left w:val="none" w:sz="0" w:space="0" w:color="auto"/>
        <w:bottom w:val="none" w:sz="0" w:space="0" w:color="auto"/>
        <w:right w:val="none" w:sz="0" w:space="0" w:color="auto"/>
      </w:divBdr>
    </w:div>
    <w:div w:id="777455827">
      <w:bodyDiv w:val="1"/>
      <w:marLeft w:val="0"/>
      <w:marRight w:val="0"/>
      <w:marTop w:val="0"/>
      <w:marBottom w:val="0"/>
      <w:divBdr>
        <w:top w:val="none" w:sz="0" w:space="0" w:color="auto"/>
        <w:left w:val="none" w:sz="0" w:space="0" w:color="auto"/>
        <w:bottom w:val="none" w:sz="0" w:space="0" w:color="auto"/>
        <w:right w:val="none" w:sz="0" w:space="0" w:color="auto"/>
      </w:divBdr>
    </w:div>
    <w:div w:id="777719567">
      <w:bodyDiv w:val="1"/>
      <w:marLeft w:val="0"/>
      <w:marRight w:val="0"/>
      <w:marTop w:val="0"/>
      <w:marBottom w:val="0"/>
      <w:divBdr>
        <w:top w:val="none" w:sz="0" w:space="0" w:color="auto"/>
        <w:left w:val="none" w:sz="0" w:space="0" w:color="auto"/>
        <w:bottom w:val="none" w:sz="0" w:space="0" w:color="auto"/>
        <w:right w:val="none" w:sz="0" w:space="0" w:color="auto"/>
      </w:divBdr>
    </w:div>
    <w:div w:id="777794356">
      <w:bodyDiv w:val="1"/>
      <w:marLeft w:val="0"/>
      <w:marRight w:val="0"/>
      <w:marTop w:val="0"/>
      <w:marBottom w:val="0"/>
      <w:divBdr>
        <w:top w:val="none" w:sz="0" w:space="0" w:color="auto"/>
        <w:left w:val="none" w:sz="0" w:space="0" w:color="auto"/>
        <w:bottom w:val="none" w:sz="0" w:space="0" w:color="auto"/>
        <w:right w:val="none" w:sz="0" w:space="0" w:color="auto"/>
      </w:divBdr>
    </w:div>
    <w:div w:id="777943785">
      <w:bodyDiv w:val="1"/>
      <w:marLeft w:val="0"/>
      <w:marRight w:val="0"/>
      <w:marTop w:val="0"/>
      <w:marBottom w:val="0"/>
      <w:divBdr>
        <w:top w:val="none" w:sz="0" w:space="0" w:color="auto"/>
        <w:left w:val="none" w:sz="0" w:space="0" w:color="auto"/>
        <w:bottom w:val="none" w:sz="0" w:space="0" w:color="auto"/>
        <w:right w:val="none" w:sz="0" w:space="0" w:color="auto"/>
      </w:divBdr>
    </w:div>
    <w:div w:id="777989861">
      <w:bodyDiv w:val="1"/>
      <w:marLeft w:val="0"/>
      <w:marRight w:val="0"/>
      <w:marTop w:val="0"/>
      <w:marBottom w:val="0"/>
      <w:divBdr>
        <w:top w:val="none" w:sz="0" w:space="0" w:color="auto"/>
        <w:left w:val="none" w:sz="0" w:space="0" w:color="auto"/>
        <w:bottom w:val="none" w:sz="0" w:space="0" w:color="auto"/>
        <w:right w:val="none" w:sz="0" w:space="0" w:color="auto"/>
      </w:divBdr>
    </w:div>
    <w:div w:id="778068333">
      <w:bodyDiv w:val="1"/>
      <w:marLeft w:val="0"/>
      <w:marRight w:val="0"/>
      <w:marTop w:val="0"/>
      <w:marBottom w:val="0"/>
      <w:divBdr>
        <w:top w:val="none" w:sz="0" w:space="0" w:color="auto"/>
        <w:left w:val="none" w:sz="0" w:space="0" w:color="auto"/>
        <w:bottom w:val="none" w:sz="0" w:space="0" w:color="auto"/>
        <w:right w:val="none" w:sz="0" w:space="0" w:color="auto"/>
      </w:divBdr>
    </w:div>
    <w:div w:id="778112305">
      <w:bodyDiv w:val="1"/>
      <w:marLeft w:val="0"/>
      <w:marRight w:val="0"/>
      <w:marTop w:val="0"/>
      <w:marBottom w:val="0"/>
      <w:divBdr>
        <w:top w:val="none" w:sz="0" w:space="0" w:color="auto"/>
        <w:left w:val="none" w:sz="0" w:space="0" w:color="auto"/>
        <w:bottom w:val="none" w:sz="0" w:space="0" w:color="auto"/>
        <w:right w:val="none" w:sz="0" w:space="0" w:color="auto"/>
      </w:divBdr>
    </w:div>
    <w:div w:id="778182723">
      <w:bodyDiv w:val="1"/>
      <w:marLeft w:val="0"/>
      <w:marRight w:val="0"/>
      <w:marTop w:val="0"/>
      <w:marBottom w:val="0"/>
      <w:divBdr>
        <w:top w:val="none" w:sz="0" w:space="0" w:color="auto"/>
        <w:left w:val="none" w:sz="0" w:space="0" w:color="auto"/>
        <w:bottom w:val="none" w:sz="0" w:space="0" w:color="auto"/>
        <w:right w:val="none" w:sz="0" w:space="0" w:color="auto"/>
      </w:divBdr>
    </w:div>
    <w:div w:id="778260841">
      <w:bodyDiv w:val="1"/>
      <w:marLeft w:val="0"/>
      <w:marRight w:val="0"/>
      <w:marTop w:val="0"/>
      <w:marBottom w:val="0"/>
      <w:divBdr>
        <w:top w:val="none" w:sz="0" w:space="0" w:color="auto"/>
        <w:left w:val="none" w:sz="0" w:space="0" w:color="auto"/>
        <w:bottom w:val="none" w:sz="0" w:space="0" w:color="auto"/>
        <w:right w:val="none" w:sz="0" w:space="0" w:color="auto"/>
      </w:divBdr>
    </w:div>
    <w:div w:id="778334816">
      <w:bodyDiv w:val="1"/>
      <w:marLeft w:val="0"/>
      <w:marRight w:val="0"/>
      <w:marTop w:val="0"/>
      <w:marBottom w:val="0"/>
      <w:divBdr>
        <w:top w:val="none" w:sz="0" w:space="0" w:color="auto"/>
        <w:left w:val="none" w:sz="0" w:space="0" w:color="auto"/>
        <w:bottom w:val="none" w:sz="0" w:space="0" w:color="auto"/>
        <w:right w:val="none" w:sz="0" w:space="0" w:color="auto"/>
      </w:divBdr>
    </w:div>
    <w:div w:id="778913039">
      <w:bodyDiv w:val="1"/>
      <w:marLeft w:val="0"/>
      <w:marRight w:val="0"/>
      <w:marTop w:val="0"/>
      <w:marBottom w:val="0"/>
      <w:divBdr>
        <w:top w:val="none" w:sz="0" w:space="0" w:color="auto"/>
        <w:left w:val="none" w:sz="0" w:space="0" w:color="auto"/>
        <w:bottom w:val="none" w:sz="0" w:space="0" w:color="auto"/>
        <w:right w:val="none" w:sz="0" w:space="0" w:color="auto"/>
      </w:divBdr>
    </w:div>
    <w:div w:id="778984384">
      <w:bodyDiv w:val="1"/>
      <w:marLeft w:val="0"/>
      <w:marRight w:val="0"/>
      <w:marTop w:val="0"/>
      <w:marBottom w:val="0"/>
      <w:divBdr>
        <w:top w:val="none" w:sz="0" w:space="0" w:color="auto"/>
        <w:left w:val="none" w:sz="0" w:space="0" w:color="auto"/>
        <w:bottom w:val="none" w:sz="0" w:space="0" w:color="auto"/>
        <w:right w:val="none" w:sz="0" w:space="0" w:color="auto"/>
      </w:divBdr>
    </w:div>
    <w:div w:id="778984696">
      <w:bodyDiv w:val="1"/>
      <w:marLeft w:val="0"/>
      <w:marRight w:val="0"/>
      <w:marTop w:val="0"/>
      <w:marBottom w:val="0"/>
      <w:divBdr>
        <w:top w:val="none" w:sz="0" w:space="0" w:color="auto"/>
        <w:left w:val="none" w:sz="0" w:space="0" w:color="auto"/>
        <w:bottom w:val="none" w:sz="0" w:space="0" w:color="auto"/>
        <w:right w:val="none" w:sz="0" w:space="0" w:color="auto"/>
      </w:divBdr>
    </w:div>
    <w:div w:id="779228224">
      <w:bodyDiv w:val="1"/>
      <w:marLeft w:val="0"/>
      <w:marRight w:val="0"/>
      <w:marTop w:val="0"/>
      <w:marBottom w:val="0"/>
      <w:divBdr>
        <w:top w:val="none" w:sz="0" w:space="0" w:color="auto"/>
        <w:left w:val="none" w:sz="0" w:space="0" w:color="auto"/>
        <w:bottom w:val="none" w:sz="0" w:space="0" w:color="auto"/>
        <w:right w:val="none" w:sz="0" w:space="0" w:color="auto"/>
      </w:divBdr>
    </w:div>
    <w:div w:id="779254955">
      <w:bodyDiv w:val="1"/>
      <w:marLeft w:val="0"/>
      <w:marRight w:val="0"/>
      <w:marTop w:val="0"/>
      <w:marBottom w:val="0"/>
      <w:divBdr>
        <w:top w:val="none" w:sz="0" w:space="0" w:color="auto"/>
        <w:left w:val="none" w:sz="0" w:space="0" w:color="auto"/>
        <w:bottom w:val="none" w:sz="0" w:space="0" w:color="auto"/>
        <w:right w:val="none" w:sz="0" w:space="0" w:color="auto"/>
      </w:divBdr>
    </w:div>
    <w:div w:id="779296576">
      <w:bodyDiv w:val="1"/>
      <w:marLeft w:val="0"/>
      <w:marRight w:val="0"/>
      <w:marTop w:val="0"/>
      <w:marBottom w:val="0"/>
      <w:divBdr>
        <w:top w:val="none" w:sz="0" w:space="0" w:color="auto"/>
        <w:left w:val="none" w:sz="0" w:space="0" w:color="auto"/>
        <w:bottom w:val="none" w:sz="0" w:space="0" w:color="auto"/>
        <w:right w:val="none" w:sz="0" w:space="0" w:color="auto"/>
      </w:divBdr>
    </w:div>
    <w:div w:id="779420702">
      <w:bodyDiv w:val="1"/>
      <w:marLeft w:val="0"/>
      <w:marRight w:val="0"/>
      <w:marTop w:val="0"/>
      <w:marBottom w:val="0"/>
      <w:divBdr>
        <w:top w:val="none" w:sz="0" w:space="0" w:color="auto"/>
        <w:left w:val="none" w:sz="0" w:space="0" w:color="auto"/>
        <w:bottom w:val="none" w:sz="0" w:space="0" w:color="auto"/>
        <w:right w:val="none" w:sz="0" w:space="0" w:color="auto"/>
      </w:divBdr>
    </w:div>
    <w:div w:id="779564931">
      <w:bodyDiv w:val="1"/>
      <w:marLeft w:val="0"/>
      <w:marRight w:val="0"/>
      <w:marTop w:val="0"/>
      <w:marBottom w:val="0"/>
      <w:divBdr>
        <w:top w:val="none" w:sz="0" w:space="0" w:color="auto"/>
        <w:left w:val="none" w:sz="0" w:space="0" w:color="auto"/>
        <w:bottom w:val="none" w:sz="0" w:space="0" w:color="auto"/>
        <w:right w:val="none" w:sz="0" w:space="0" w:color="auto"/>
      </w:divBdr>
    </w:div>
    <w:div w:id="779684606">
      <w:bodyDiv w:val="1"/>
      <w:marLeft w:val="0"/>
      <w:marRight w:val="0"/>
      <w:marTop w:val="0"/>
      <w:marBottom w:val="0"/>
      <w:divBdr>
        <w:top w:val="none" w:sz="0" w:space="0" w:color="auto"/>
        <w:left w:val="none" w:sz="0" w:space="0" w:color="auto"/>
        <w:bottom w:val="none" w:sz="0" w:space="0" w:color="auto"/>
        <w:right w:val="none" w:sz="0" w:space="0" w:color="auto"/>
      </w:divBdr>
    </w:div>
    <w:div w:id="780103781">
      <w:bodyDiv w:val="1"/>
      <w:marLeft w:val="0"/>
      <w:marRight w:val="0"/>
      <w:marTop w:val="0"/>
      <w:marBottom w:val="0"/>
      <w:divBdr>
        <w:top w:val="none" w:sz="0" w:space="0" w:color="auto"/>
        <w:left w:val="none" w:sz="0" w:space="0" w:color="auto"/>
        <w:bottom w:val="none" w:sz="0" w:space="0" w:color="auto"/>
        <w:right w:val="none" w:sz="0" w:space="0" w:color="auto"/>
      </w:divBdr>
    </w:div>
    <w:div w:id="780221321">
      <w:bodyDiv w:val="1"/>
      <w:marLeft w:val="0"/>
      <w:marRight w:val="0"/>
      <w:marTop w:val="0"/>
      <w:marBottom w:val="0"/>
      <w:divBdr>
        <w:top w:val="none" w:sz="0" w:space="0" w:color="auto"/>
        <w:left w:val="none" w:sz="0" w:space="0" w:color="auto"/>
        <w:bottom w:val="none" w:sz="0" w:space="0" w:color="auto"/>
        <w:right w:val="none" w:sz="0" w:space="0" w:color="auto"/>
      </w:divBdr>
    </w:div>
    <w:div w:id="780337554">
      <w:bodyDiv w:val="1"/>
      <w:marLeft w:val="0"/>
      <w:marRight w:val="0"/>
      <w:marTop w:val="0"/>
      <w:marBottom w:val="0"/>
      <w:divBdr>
        <w:top w:val="none" w:sz="0" w:space="0" w:color="auto"/>
        <w:left w:val="none" w:sz="0" w:space="0" w:color="auto"/>
        <w:bottom w:val="none" w:sz="0" w:space="0" w:color="auto"/>
        <w:right w:val="none" w:sz="0" w:space="0" w:color="auto"/>
      </w:divBdr>
    </w:div>
    <w:div w:id="780685377">
      <w:bodyDiv w:val="1"/>
      <w:marLeft w:val="0"/>
      <w:marRight w:val="0"/>
      <w:marTop w:val="0"/>
      <w:marBottom w:val="0"/>
      <w:divBdr>
        <w:top w:val="none" w:sz="0" w:space="0" w:color="auto"/>
        <w:left w:val="none" w:sz="0" w:space="0" w:color="auto"/>
        <w:bottom w:val="none" w:sz="0" w:space="0" w:color="auto"/>
        <w:right w:val="none" w:sz="0" w:space="0" w:color="auto"/>
      </w:divBdr>
    </w:div>
    <w:div w:id="781069310">
      <w:bodyDiv w:val="1"/>
      <w:marLeft w:val="0"/>
      <w:marRight w:val="0"/>
      <w:marTop w:val="0"/>
      <w:marBottom w:val="0"/>
      <w:divBdr>
        <w:top w:val="none" w:sz="0" w:space="0" w:color="auto"/>
        <w:left w:val="none" w:sz="0" w:space="0" w:color="auto"/>
        <w:bottom w:val="none" w:sz="0" w:space="0" w:color="auto"/>
        <w:right w:val="none" w:sz="0" w:space="0" w:color="auto"/>
      </w:divBdr>
    </w:div>
    <w:div w:id="781189289">
      <w:bodyDiv w:val="1"/>
      <w:marLeft w:val="0"/>
      <w:marRight w:val="0"/>
      <w:marTop w:val="0"/>
      <w:marBottom w:val="0"/>
      <w:divBdr>
        <w:top w:val="none" w:sz="0" w:space="0" w:color="auto"/>
        <w:left w:val="none" w:sz="0" w:space="0" w:color="auto"/>
        <w:bottom w:val="none" w:sz="0" w:space="0" w:color="auto"/>
        <w:right w:val="none" w:sz="0" w:space="0" w:color="auto"/>
      </w:divBdr>
    </w:div>
    <w:div w:id="781462690">
      <w:bodyDiv w:val="1"/>
      <w:marLeft w:val="0"/>
      <w:marRight w:val="0"/>
      <w:marTop w:val="0"/>
      <w:marBottom w:val="0"/>
      <w:divBdr>
        <w:top w:val="none" w:sz="0" w:space="0" w:color="auto"/>
        <w:left w:val="none" w:sz="0" w:space="0" w:color="auto"/>
        <w:bottom w:val="none" w:sz="0" w:space="0" w:color="auto"/>
        <w:right w:val="none" w:sz="0" w:space="0" w:color="auto"/>
      </w:divBdr>
    </w:div>
    <w:div w:id="781648135">
      <w:bodyDiv w:val="1"/>
      <w:marLeft w:val="0"/>
      <w:marRight w:val="0"/>
      <w:marTop w:val="0"/>
      <w:marBottom w:val="0"/>
      <w:divBdr>
        <w:top w:val="none" w:sz="0" w:space="0" w:color="auto"/>
        <w:left w:val="none" w:sz="0" w:space="0" w:color="auto"/>
        <w:bottom w:val="none" w:sz="0" w:space="0" w:color="auto"/>
        <w:right w:val="none" w:sz="0" w:space="0" w:color="auto"/>
      </w:divBdr>
    </w:div>
    <w:div w:id="781806409">
      <w:bodyDiv w:val="1"/>
      <w:marLeft w:val="0"/>
      <w:marRight w:val="0"/>
      <w:marTop w:val="0"/>
      <w:marBottom w:val="0"/>
      <w:divBdr>
        <w:top w:val="none" w:sz="0" w:space="0" w:color="auto"/>
        <w:left w:val="none" w:sz="0" w:space="0" w:color="auto"/>
        <w:bottom w:val="none" w:sz="0" w:space="0" w:color="auto"/>
        <w:right w:val="none" w:sz="0" w:space="0" w:color="auto"/>
      </w:divBdr>
    </w:div>
    <w:div w:id="781847342">
      <w:bodyDiv w:val="1"/>
      <w:marLeft w:val="0"/>
      <w:marRight w:val="0"/>
      <w:marTop w:val="0"/>
      <w:marBottom w:val="0"/>
      <w:divBdr>
        <w:top w:val="none" w:sz="0" w:space="0" w:color="auto"/>
        <w:left w:val="none" w:sz="0" w:space="0" w:color="auto"/>
        <w:bottom w:val="none" w:sz="0" w:space="0" w:color="auto"/>
        <w:right w:val="none" w:sz="0" w:space="0" w:color="auto"/>
      </w:divBdr>
    </w:div>
    <w:div w:id="781876725">
      <w:bodyDiv w:val="1"/>
      <w:marLeft w:val="0"/>
      <w:marRight w:val="0"/>
      <w:marTop w:val="0"/>
      <w:marBottom w:val="0"/>
      <w:divBdr>
        <w:top w:val="none" w:sz="0" w:space="0" w:color="auto"/>
        <w:left w:val="none" w:sz="0" w:space="0" w:color="auto"/>
        <w:bottom w:val="none" w:sz="0" w:space="0" w:color="auto"/>
        <w:right w:val="none" w:sz="0" w:space="0" w:color="auto"/>
      </w:divBdr>
    </w:div>
    <w:div w:id="781921261">
      <w:bodyDiv w:val="1"/>
      <w:marLeft w:val="0"/>
      <w:marRight w:val="0"/>
      <w:marTop w:val="0"/>
      <w:marBottom w:val="0"/>
      <w:divBdr>
        <w:top w:val="none" w:sz="0" w:space="0" w:color="auto"/>
        <w:left w:val="none" w:sz="0" w:space="0" w:color="auto"/>
        <w:bottom w:val="none" w:sz="0" w:space="0" w:color="auto"/>
        <w:right w:val="none" w:sz="0" w:space="0" w:color="auto"/>
      </w:divBdr>
    </w:div>
    <w:div w:id="782068127">
      <w:bodyDiv w:val="1"/>
      <w:marLeft w:val="0"/>
      <w:marRight w:val="0"/>
      <w:marTop w:val="0"/>
      <w:marBottom w:val="0"/>
      <w:divBdr>
        <w:top w:val="none" w:sz="0" w:space="0" w:color="auto"/>
        <w:left w:val="none" w:sz="0" w:space="0" w:color="auto"/>
        <w:bottom w:val="none" w:sz="0" w:space="0" w:color="auto"/>
        <w:right w:val="none" w:sz="0" w:space="0" w:color="auto"/>
      </w:divBdr>
    </w:div>
    <w:div w:id="782268407">
      <w:bodyDiv w:val="1"/>
      <w:marLeft w:val="0"/>
      <w:marRight w:val="0"/>
      <w:marTop w:val="0"/>
      <w:marBottom w:val="0"/>
      <w:divBdr>
        <w:top w:val="none" w:sz="0" w:space="0" w:color="auto"/>
        <w:left w:val="none" w:sz="0" w:space="0" w:color="auto"/>
        <w:bottom w:val="none" w:sz="0" w:space="0" w:color="auto"/>
        <w:right w:val="none" w:sz="0" w:space="0" w:color="auto"/>
      </w:divBdr>
    </w:div>
    <w:div w:id="782459728">
      <w:bodyDiv w:val="1"/>
      <w:marLeft w:val="0"/>
      <w:marRight w:val="0"/>
      <w:marTop w:val="0"/>
      <w:marBottom w:val="0"/>
      <w:divBdr>
        <w:top w:val="none" w:sz="0" w:space="0" w:color="auto"/>
        <w:left w:val="none" w:sz="0" w:space="0" w:color="auto"/>
        <w:bottom w:val="none" w:sz="0" w:space="0" w:color="auto"/>
        <w:right w:val="none" w:sz="0" w:space="0" w:color="auto"/>
      </w:divBdr>
    </w:div>
    <w:div w:id="782652042">
      <w:bodyDiv w:val="1"/>
      <w:marLeft w:val="0"/>
      <w:marRight w:val="0"/>
      <w:marTop w:val="0"/>
      <w:marBottom w:val="0"/>
      <w:divBdr>
        <w:top w:val="none" w:sz="0" w:space="0" w:color="auto"/>
        <w:left w:val="none" w:sz="0" w:space="0" w:color="auto"/>
        <w:bottom w:val="none" w:sz="0" w:space="0" w:color="auto"/>
        <w:right w:val="none" w:sz="0" w:space="0" w:color="auto"/>
      </w:divBdr>
    </w:div>
    <w:div w:id="782843170">
      <w:bodyDiv w:val="1"/>
      <w:marLeft w:val="0"/>
      <w:marRight w:val="0"/>
      <w:marTop w:val="0"/>
      <w:marBottom w:val="0"/>
      <w:divBdr>
        <w:top w:val="none" w:sz="0" w:space="0" w:color="auto"/>
        <w:left w:val="none" w:sz="0" w:space="0" w:color="auto"/>
        <w:bottom w:val="none" w:sz="0" w:space="0" w:color="auto"/>
        <w:right w:val="none" w:sz="0" w:space="0" w:color="auto"/>
      </w:divBdr>
    </w:div>
    <w:div w:id="782845281">
      <w:bodyDiv w:val="1"/>
      <w:marLeft w:val="0"/>
      <w:marRight w:val="0"/>
      <w:marTop w:val="0"/>
      <w:marBottom w:val="0"/>
      <w:divBdr>
        <w:top w:val="none" w:sz="0" w:space="0" w:color="auto"/>
        <w:left w:val="none" w:sz="0" w:space="0" w:color="auto"/>
        <w:bottom w:val="none" w:sz="0" w:space="0" w:color="auto"/>
        <w:right w:val="none" w:sz="0" w:space="0" w:color="auto"/>
      </w:divBdr>
    </w:div>
    <w:div w:id="782961989">
      <w:bodyDiv w:val="1"/>
      <w:marLeft w:val="0"/>
      <w:marRight w:val="0"/>
      <w:marTop w:val="0"/>
      <w:marBottom w:val="0"/>
      <w:divBdr>
        <w:top w:val="none" w:sz="0" w:space="0" w:color="auto"/>
        <w:left w:val="none" w:sz="0" w:space="0" w:color="auto"/>
        <w:bottom w:val="none" w:sz="0" w:space="0" w:color="auto"/>
        <w:right w:val="none" w:sz="0" w:space="0" w:color="auto"/>
      </w:divBdr>
    </w:div>
    <w:div w:id="783040860">
      <w:bodyDiv w:val="1"/>
      <w:marLeft w:val="0"/>
      <w:marRight w:val="0"/>
      <w:marTop w:val="0"/>
      <w:marBottom w:val="0"/>
      <w:divBdr>
        <w:top w:val="none" w:sz="0" w:space="0" w:color="auto"/>
        <w:left w:val="none" w:sz="0" w:space="0" w:color="auto"/>
        <w:bottom w:val="none" w:sz="0" w:space="0" w:color="auto"/>
        <w:right w:val="none" w:sz="0" w:space="0" w:color="auto"/>
      </w:divBdr>
    </w:div>
    <w:div w:id="783043393">
      <w:bodyDiv w:val="1"/>
      <w:marLeft w:val="0"/>
      <w:marRight w:val="0"/>
      <w:marTop w:val="0"/>
      <w:marBottom w:val="0"/>
      <w:divBdr>
        <w:top w:val="none" w:sz="0" w:space="0" w:color="auto"/>
        <w:left w:val="none" w:sz="0" w:space="0" w:color="auto"/>
        <w:bottom w:val="none" w:sz="0" w:space="0" w:color="auto"/>
        <w:right w:val="none" w:sz="0" w:space="0" w:color="auto"/>
      </w:divBdr>
    </w:div>
    <w:div w:id="783158646">
      <w:bodyDiv w:val="1"/>
      <w:marLeft w:val="0"/>
      <w:marRight w:val="0"/>
      <w:marTop w:val="0"/>
      <w:marBottom w:val="0"/>
      <w:divBdr>
        <w:top w:val="none" w:sz="0" w:space="0" w:color="auto"/>
        <w:left w:val="none" w:sz="0" w:space="0" w:color="auto"/>
        <w:bottom w:val="none" w:sz="0" w:space="0" w:color="auto"/>
        <w:right w:val="none" w:sz="0" w:space="0" w:color="auto"/>
      </w:divBdr>
    </w:div>
    <w:div w:id="783234935">
      <w:bodyDiv w:val="1"/>
      <w:marLeft w:val="0"/>
      <w:marRight w:val="0"/>
      <w:marTop w:val="0"/>
      <w:marBottom w:val="0"/>
      <w:divBdr>
        <w:top w:val="none" w:sz="0" w:space="0" w:color="auto"/>
        <w:left w:val="none" w:sz="0" w:space="0" w:color="auto"/>
        <w:bottom w:val="none" w:sz="0" w:space="0" w:color="auto"/>
        <w:right w:val="none" w:sz="0" w:space="0" w:color="auto"/>
      </w:divBdr>
    </w:div>
    <w:div w:id="783304414">
      <w:bodyDiv w:val="1"/>
      <w:marLeft w:val="0"/>
      <w:marRight w:val="0"/>
      <w:marTop w:val="0"/>
      <w:marBottom w:val="0"/>
      <w:divBdr>
        <w:top w:val="none" w:sz="0" w:space="0" w:color="auto"/>
        <w:left w:val="none" w:sz="0" w:space="0" w:color="auto"/>
        <w:bottom w:val="none" w:sz="0" w:space="0" w:color="auto"/>
        <w:right w:val="none" w:sz="0" w:space="0" w:color="auto"/>
      </w:divBdr>
    </w:div>
    <w:div w:id="783504498">
      <w:bodyDiv w:val="1"/>
      <w:marLeft w:val="0"/>
      <w:marRight w:val="0"/>
      <w:marTop w:val="0"/>
      <w:marBottom w:val="0"/>
      <w:divBdr>
        <w:top w:val="none" w:sz="0" w:space="0" w:color="auto"/>
        <w:left w:val="none" w:sz="0" w:space="0" w:color="auto"/>
        <w:bottom w:val="none" w:sz="0" w:space="0" w:color="auto"/>
        <w:right w:val="none" w:sz="0" w:space="0" w:color="auto"/>
      </w:divBdr>
    </w:div>
    <w:div w:id="783841804">
      <w:bodyDiv w:val="1"/>
      <w:marLeft w:val="0"/>
      <w:marRight w:val="0"/>
      <w:marTop w:val="0"/>
      <w:marBottom w:val="0"/>
      <w:divBdr>
        <w:top w:val="none" w:sz="0" w:space="0" w:color="auto"/>
        <w:left w:val="none" w:sz="0" w:space="0" w:color="auto"/>
        <w:bottom w:val="none" w:sz="0" w:space="0" w:color="auto"/>
        <w:right w:val="none" w:sz="0" w:space="0" w:color="auto"/>
      </w:divBdr>
    </w:div>
    <w:div w:id="783888528">
      <w:bodyDiv w:val="1"/>
      <w:marLeft w:val="0"/>
      <w:marRight w:val="0"/>
      <w:marTop w:val="0"/>
      <w:marBottom w:val="0"/>
      <w:divBdr>
        <w:top w:val="none" w:sz="0" w:space="0" w:color="auto"/>
        <w:left w:val="none" w:sz="0" w:space="0" w:color="auto"/>
        <w:bottom w:val="none" w:sz="0" w:space="0" w:color="auto"/>
        <w:right w:val="none" w:sz="0" w:space="0" w:color="auto"/>
      </w:divBdr>
    </w:div>
    <w:div w:id="783964253">
      <w:bodyDiv w:val="1"/>
      <w:marLeft w:val="0"/>
      <w:marRight w:val="0"/>
      <w:marTop w:val="0"/>
      <w:marBottom w:val="0"/>
      <w:divBdr>
        <w:top w:val="none" w:sz="0" w:space="0" w:color="auto"/>
        <w:left w:val="none" w:sz="0" w:space="0" w:color="auto"/>
        <w:bottom w:val="none" w:sz="0" w:space="0" w:color="auto"/>
        <w:right w:val="none" w:sz="0" w:space="0" w:color="auto"/>
      </w:divBdr>
    </w:div>
    <w:div w:id="784271550">
      <w:bodyDiv w:val="1"/>
      <w:marLeft w:val="0"/>
      <w:marRight w:val="0"/>
      <w:marTop w:val="0"/>
      <w:marBottom w:val="0"/>
      <w:divBdr>
        <w:top w:val="none" w:sz="0" w:space="0" w:color="auto"/>
        <w:left w:val="none" w:sz="0" w:space="0" w:color="auto"/>
        <w:bottom w:val="none" w:sz="0" w:space="0" w:color="auto"/>
        <w:right w:val="none" w:sz="0" w:space="0" w:color="auto"/>
      </w:divBdr>
    </w:div>
    <w:div w:id="784348193">
      <w:bodyDiv w:val="1"/>
      <w:marLeft w:val="0"/>
      <w:marRight w:val="0"/>
      <w:marTop w:val="0"/>
      <w:marBottom w:val="0"/>
      <w:divBdr>
        <w:top w:val="none" w:sz="0" w:space="0" w:color="auto"/>
        <w:left w:val="none" w:sz="0" w:space="0" w:color="auto"/>
        <w:bottom w:val="none" w:sz="0" w:space="0" w:color="auto"/>
        <w:right w:val="none" w:sz="0" w:space="0" w:color="auto"/>
      </w:divBdr>
    </w:div>
    <w:div w:id="784421862">
      <w:bodyDiv w:val="1"/>
      <w:marLeft w:val="0"/>
      <w:marRight w:val="0"/>
      <w:marTop w:val="0"/>
      <w:marBottom w:val="0"/>
      <w:divBdr>
        <w:top w:val="none" w:sz="0" w:space="0" w:color="auto"/>
        <w:left w:val="none" w:sz="0" w:space="0" w:color="auto"/>
        <w:bottom w:val="none" w:sz="0" w:space="0" w:color="auto"/>
        <w:right w:val="none" w:sz="0" w:space="0" w:color="auto"/>
      </w:divBdr>
    </w:div>
    <w:div w:id="784469890">
      <w:bodyDiv w:val="1"/>
      <w:marLeft w:val="0"/>
      <w:marRight w:val="0"/>
      <w:marTop w:val="0"/>
      <w:marBottom w:val="0"/>
      <w:divBdr>
        <w:top w:val="none" w:sz="0" w:space="0" w:color="auto"/>
        <w:left w:val="none" w:sz="0" w:space="0" w:color="auto"/>
        <w:bottom w:val="none" w:sz="0" w:space="0" w:color="auto"/>
        <w:right w:val="none" w:sz="0" w:space="0" w:color="auto"/>
      </w:divBdr>
    </w:div>
    <w:div w:id="784539901">
      <w:bodyDiv w:val="1"/>
      <w:marLeft w:val="0"/>
      <w:marRight w:val="0"/>
      <w:marTop w:val="0"/>
      <w:marBottom w:val="0"/>
      <w:divBdr>
        <w:top w:val="none" w:sz="0" w:space="0" w:color="auto"/>
        <w:left w:val="none" w:sz="0" w:space="0" w:color="auto"/>
        <w:bottom w:val="none" w:sz="0" w:space="0" w:color="auto"/>
        <w:right w:val="none" w:sz="0" w:space="0" w:color="auto"/>
      </w:divBdr>
    </w:div>
    <w:div w:id="784545011">
      <w:bodyDiv w:val="1"/>
      <w:marLeft w:val="0"/>
      <w:marRight w:val="0"/>
      <w:marTop w:val="0"/>
      <w:marBottom w:val="0"/>
      <w:divBdr>
        <w:top w:val="none" w:sz="0" w:space="0" w:color="auto"/>
        <w:left w:val="none" w:sz="0" w:space="0" w:color="auto"/>
        <w:bottom w:val="none" w:sz="0" w:space="0" w:color="auto"/>
        <w:right w:val="none" w:sz="0" w:space="0" w:color="auto"/>
      </w:divBdr>
    </w:div>
    <w:div w:id="784618165">
      <w:bodyDiv w:val="1"/>
      <w:marLeft w:val="0"/>
      <w:marRight w:val="0"/>
      <w:marTop w:val="0"/>
      <w:marBottom w:val="0"/>
      <w:divBdr>
        <w:top w:val="none" w:sz="0" w:space="0" w:color="auto"/>
        <w:left w:val="none" w:sz="0" w:space="0" w:color="auto"/>
        <w:bottom w:val="none" w:sz="0" w:space="0" w:color="auto"/>
        <w:right w:val="none" w:sz="0" w:space="0" w:color="auto"/>
      </w:divBdr>
    </w:div>
    <w:div w:id="784620214">
      <w:bodyDiv w:val="1"/>
      <w:marLeft w:val="0"/>
      <w:marRight w:val="0"/>
      <w:marTop w:val="0"/>
      <w:marBottom w:val="0"/>
      <w:divBdr>
        <w:top w:val="none" w:sz="0" w:space="0" w:color="auto"/>
        <w:left w:val="none" w:sz="0" w:space="0" w:color="auto"/>
        <w:bottom w:val="none" w:sz="0" w:space="0" w:color="auto"/>
        <w:right w:val="none" w:sz="0" w:space="0" w:color="auto"/>
      </w:divBdr>
    </w:div>
    <w:div w:id="784732243">
      <w:bodyDiv w:val="1"/>
      <w:marLeft w:val="0"/>
      <w:marRight w:val="0"/>
      <w:marTop w:val="0"/>
      <w:marBottom w:val="0"/>
      <w:divBdr>
        <w:top w:val="none" w:sz="0" w:space="0" w:color="auto"/>
        <w:left w:val="none" w:sz="0" w:space="0" w:color="auto"/>
        <w:bottom w:val="none" w:sz="0" w:space="0" w:color="auto"/>
        <w:right w:val="none" w:sz="0" w:space="0" w:color="auto"/>
      </w:divBdr>
    </w:div>
    <w:div w:id="784739803">
      <w:bodyDiv w:val="1"/>
      <w:marLeft w:val="0"/>
      <w:marRight w:val="0"/>
      <w:marTop w:val="0"/>
      <w:marBottom w:val="0"/>
      <w:divBdr>
        <w:top w:val="none" w:sz="0" w:space="0" w:color="auto"/>
        <w:left w:val="none" w:sz="0" w:space="0" w:color="auto"/>
        <w:bottom w:val="none" w:sz="0" w:space="0" w:color="auto"/>
        <w:right w:val="none" w:sz="0" w:space="0" w:color="auto"/>
      </w:divBdr>
    </w:div>
    <w:div w:id="784887026">
      <w:bodyDiv w:val="1"/>
      <w:marLeft w:val="0"/>
      <w:marRight w:val="0"/>
      <w:marTop w:val="0"/>
      <w:marBottom w:val="0"/>
      <w:divBdr>
        <w:top w:val="none" w:sz="0" w:space="0" w:color="auto"/>
        <w:left w:val="none" w:sz="0" w:space="0" w:color="auto"/>
        <w:bottom w:val="none" w:sz="0" w:space="0" w:color="auto"/>
        <w:right w:val="none" w:sz="0" w:space="0" w:color="auto"/>
      </w:divBdr>
    </w:div>
    <w:div w:id="785197690">
      <w:bodyDiv w:val="1"/>
      <w:marLeft w:val="0"/>
      <w:marRight w:val="0"/>
      <w:marTop w:val="0"/>
      <w:marBottom w:val="0"/>
      <w:divBdr>
        <w:top w:val="none" w:sz="0" w:space="0" w:color="auto"/>
        <w:left w:val="none" w:sz="0" w:space="0" w:color="auto"/>
        <w:bottom w:val="none" w:sz="0" w:space="0" w:color="auto"/>
        <w:right w:val="none" w:sz="0" w:space="0" w:color="auto"/>
      </w:divBdr>
    </w:div>
    <w:div w:id="785269139">
      <w:bodyDiv w:val="1"/>
      <w:marLeft w:val="0"/>
      <w:marRight w:val="0"/>
      <w:marTop w:val="0"/>
      <w:marBottom w:val="0"/>
      <w:divBdr>
        <w:top w:val="none" w:sz="0" w:space="0" w:color="auto"/>
        <w:left w:val="none" w:sz="0" w:space="0" w:color="auto"/>
        <w:bottom w:val="none" w:sz="0" w:space="0" w:color="auto"/>
        <w:right w:val="none" w:sz="0" w:space="0" w:color="auto"/>
      </w:divBdr>
    </w:div>
    <w:div w:id="785925445">
      <w:bodyDiv w:val="1"/>
      <w:marLeft w:val="0"/>
      <w:marRight w:val="0"/>
      <w:marTop w:val="0"/>
      <w:marBottom w:val="0"/>
      <w:divBdr>
        <w:top w:val="none" w:sz="0" w:space="0" w:color="auto"/>
        <w:left w:val="none" w:sz="0" w:space="0" w:color="auto"/>
        <w:bottom w:val="none" w:sz="0" w:space="0" w:color="auto"/>
        <w:right w:val="none" w:sz="0" w:space="0" w:color="auto"/>
      </w:divBdr>
    </w:div>
    <w:div w:id="786005034">
      <w:bodyDiv w:val="1"/>
      <w:marLeft w:val="0"/>
      <w:marRight w:val="0"/>
      <w:marTop w:val="0"/>
      <w:marBottom w:val="0"/>
      <w:divBdr>
        <w:top w:val="none" w:sz="0" w:space="0" w:color="auto"/>
        <w:left w:val="none" w:sz="0" w:space="0" w:color="auto"/>
        <w:bottom w:val="none" w:sz="0" w:space="0" w:color="auto"/>
        <w:right w:val="none" w:sz="0" w:space="0" w:color="auto"/>
      </w:divBdr>
    </w:div>
    <w:div w:id="786042019">
      <w:bodyDiv w:val="1"/>
      <w:marLeft w:val="0"/>
      <w:marRight w:val="0"/>
      <w:marTop w:val="0"/>
      <w:marBottom w:val="0"/>
      <w:divBdr>
        <w:top w:val="none" w:sz="0" w:space="0" w:color="auto"/>
        <w:left w:val="none" w:sz="0" w:space="0" w:color="auto"/>
        <w:bottom w:val="none" w:sz="0" w:space="0" w:color="auto"/>
        <w:right w:val="none" w:sz="0" w:space="0" w:color="auto"/>
      </w:divBdr>
    </w:div>
    <w:div w:id="786319716">
      <w:bodyDiv w:val="1"/>
      <w:marLeft w:val="0"/>
      <w:marRight w:val="0"/>
      <w:marTop w:val="0"/>
      <w:marBottom w:val="0"/>
      <w:divBdr>
        <w:top w:val="none" w:sz="0" w:space="0" w:color="auto"/>
        <w:left w:val="none" w:sz="0" w:space="0" w:color="auto"/>
        <w:bottom w:val="none" w:sz="0" w:space="0" w:color="auto"/>
        <w:right w:val="none" w:sz="0" w:space="0" w:color="auto"/>
      </w:divBdr>
    </w:div>
    <w:div w:id="786432367">
      <w:bodyDiv w:val="1"/>
      <w:marLeft w:val="0"/>
      <w:marRight w:val="0"/>
      <w:marTop w:val="0"/>
      <w:marBottom w:val="0"/>
      <w:divBdr>
        <w:top w:val="none" w:sz="0" w:space="0" w:color="auto"/>
        <w:left w:val="none" w:sz="0" w:space="0" w:color="auto"/>
        <w:bottom w:val="none" w:sz="0" w:space="0" w:color="auto"/>
        <w:right w:val="none" w:sz="0" w:space="0" w:color="auto"/>
      </w:divBdr>
    </w:div>
    <w:div w:id="786630004">
      <w:bodyDiv w:val="1"/>
      <w:marLeft w:val="0"/>
      <w:marRight w:val="0"/>
      <w:marTop w:val="0"/>
      <w:marBottom w:val="0"/>
      <w:divBdr>
        <w:top w:val="none" w:sz="0" w:space="0" w:color="auto"/>
        <w:left w:val="none" w:sz="0" w:space="0" w:color="auto"/>
        <w:bottom w:val="none" w:sz="0" w:space="0" w:color="auto"/>
        <w:right w:val="none" w:sz="0" w:space="0" w:color="auto"/>
      </w:divBdr>
    </w:div>
    <w:div w:id="786700565">
      <w:bodyDiv w:val="1"/>
      <w:marLeft w:val="0"/>
      <w:marRight w:val="0"/>
      <w:marTop w:val="0"/>
      <w:marBottom w:val="0"/>
      <w:divBdr>
        <w:top w:val="none" w:sz="0" w:space="0" w:color="auto"/>
        <w:left w:val="none" w:sz="0" w:space="0" w:color="auto"/>
        <w:bottom w:val="none" w:sz="0" w:space="0" w:color="auto"/>
        <w:right w:val="none" w:sz="0" w:space="0" w:color="auto"/>
      </w:divBdr>
    </w:div>
    <w:div w:id="786706276">
      <w:bodyDiv w:val="1"/>
      <w:marLeft w:val="0"/>
      <w:marRight w:val="0"/>
      <w:marTop w:val="0"/>
      <w:marBottom w:val="0"/>
      <w:divBdr>
        <w:top w:val="none" w:sz="0" w:space="0" w:color="auto"/>
        <w:left w:val="none" w:sz="0" w:space="0" w:color="auto"/>
        <w:bottom w:val="none" w:sz="0" w:space="0" w:color="auto"/>
        <w:right w:val="none" w:sz="0" w:space="0" w:color="auto"/>
      </w:divBdr>
    </w:div>
    <w:div w:id="787045274">
      <w:bodyDiv w:val="1"/>
      <w:marLeft w:val="0"/>
      <w:marRight w:val="0"/>
      <w:marTop w:val="0"/>
      <w:marBottom w:val="0"/>
      <w:divBdr>
        <w:top w:val="none" w:sz="0" w:space="0" w:color="auto"/>
        <w:left w:val="none" w:sz="0" w:space="0" w:color="auto"/>
        <w:bottom w:val="none" w:sz="0" w:space="0" w:color="auto"/>
        <w:right w:val="none" w:sz="0" w:space="0" w:color="auto"/>
      </w:divBdr>
    </w:div>
    <w:div w:id="787234265">
      <w:bodyDiv w:val="1"/>
      <w:marLeft w:val="0"/>
      <w:marRight w:val="0"/>
      <w:marTop w:val="0"/>
      <w:marBottom w:val="0"/>
      <w:divBdr>
        <w:top w:val="none" w:sz="0" w:space="0" w:color="auto"/>
        <w:left w:val="none" w:sz="0" w:space="0" w:color="auto"/>
        <w:bottom w:val="none" w:sz="0" w:space="0" w:color="auto"/>
        <w:right w:val="none" w:sz="0" w:space="0" w:color="auto"/>
      </w:divBdr>
    </w:div>
    <w:div w:id="787314462">
      <w:bodyDiv w:val="1"/>
      <w:marLeft w:val="0"/>
      <w:marRight w:val="0"/>
      <w:marTop w:val="0"/>
      <w:marBottom w:val="0"/>
      <w:divBdr>
        <w:top w:val="none" w:sz="0" w:space="0" w:color="auto"/>
        <w:left w:val="none" w:sz="0" w:space="0" w:color="auto"/>
        <w:bottom w:val="none" w:sz="0" w:space="0" w:color="auto"/>
        <w:right w:val="none" w:sz="0" w:space="0" w:color="auto"/>
      </w:divBdr>
    </w:div>
    <w:div w:id="787548562">
      <w:bodyDiv w:val="1"/>
      <w:marLeft w:val="0"/>
      <w:marRight w:val="0"/>
      <w:marTop w:val="0"/>
      <w:marBottom w:val="0"/>
      <w:divBdr>
        <w:top w:val="none" w:sz="0" w:space="0" w:color="auto"/>
        <w:left w:val="none" w:sz="0" w:space="0" w:color="auto"/>
        <w:bottom w:val="none" w:sz="0" w:space="0" w:color="auto"/>
        <w:right w:val="none" w:sz="0" w:space="0" w:color="auto"/>
      </w:divBdr>
    </w:div>
    <w:div w:id="787552952">
      <w:bodyDiv w:val="1"/>
      <w:marLeft w:val="0"/>
      <w:marRight w:val="0"/>
      <w:marTop w:val="0"/>
      <w:marBottom w:val="0"/>
      <w:divBdr>
        <w:top w:val="none" w:sz="0" w:space="0" w:color="auto"/>
        <w:left w:val="none" w:sz="0" w:space="0" w:color="auto"/>
        <w:bottom w:val="none" w:sz="0" w:space="0" w:color="auto"/>
        <w:right w:val="none" w:sz="0" w:space="0" w:color="auto"/>
      </w:divBdr>
    </w:div>
    <w:div w:id="787554671">
      <w:bodyDiv w:val="1"/>
      <w:marLeft w:val="0"/>
      <w:marRight w:val="0"/>
      <w:marTop w:val="0"/>
      <w:marBottom w:val="0"/>
      <w:divBdr>
        <w:top w:val="none" w:sz="0" w:space="0" w:color="auto"/>
        <w:left w:val="none" w:sz="0" w:space="0" w:color="auto"/>
        <w:bottom w:val="none" w:sz="0" w:space="0" w:color="auto"/>
        <w:right w:val="none" w:sz="0" w:space="0" w:color="auto"/>
      </w:divBdr>
    </w:div>
    <w:div w:id="787624535">
      <w:bodyDiv w:val="1"/>
      <w:marLeft w:val="0"/>
      <w:marRight w:val="0"/>
      <w:marTop w:val="0"/>
      <w:marBottom w:val="0"/>
      <w:divBdr>
        <w:top w:val="none" w:sz="0" w:space="0" w:color="auto"/>
        <w:left w:val="none" w:sz="0" w:space="0" w:color="auto"/>
        <w:bottom w:val="none" w:sz="0" w:space="0" w:color="auto"/>
        <w:right w:val="none" w:sz="0" w:space="0" w:color="auto"/>
      </w:divBdr>
    </w:div>
    <w:div w:id="787891668">
      <w:bodyDiv w:val="1"/>
      <w:marLeft w:val="0"/>
      <w:marRight w:val="0"/>
      <w:marTop w:val="0"/>
      <w:marBottom w:val="0"/>
      <w:divBdr>
        <w:top w:val="none" w:sz="0" w:space="0" w:color="auto"/>
        <w:left w:val="none" w:sz="0" w:space="0" w:color="auto"/>
        <w:bottom w:val="none" w:sz="0" w:space="0" w:color="auto"/>
        <w:right w:val="none" w:sz="0" w:space="0" w:color="auto"/>
      </w:divBdr>
    </w:div>
    <w:div w:id="788163821">
      <w:bodyDiv w:val="1"/>
      <w:marLeft w:val="0"/>
      <w:marRight w:val="0"/>
      <w:marTop w:val="0"/>
      <w:marBottom w:val="0"/>
      <w:divBdr>
        <w:top w:val="none" w:sz="0" w:space="0" w:color="auto"/>
        <w:left w:val="none" w:sz="0" w:space="0" w:color="auto"/>
        <w:bottom w:val="none" w:sz="0" w:space="0" w:color="auto"/>
        <w:right w:val="none" w:sz="0" w:space="0" w:color="auto"/>
      </w:divBdr>
    </w:div>
    <w:div w:id="788429916">
      <w:bodyDiv w:val="1"/>
      <w:marLeft w:val="0"/>
      <w:marRight w:val="0"/>
      <w:marTop w:val="0"/>
      <w:marBottom w:val="0"/>
      <w:divBdr>
        <w:top w:val="none" w:sz="0" w:space="0" w:color="auto"/>
        <w:left w:val="none" w:sz="0" w:space="0" w:color="auto"/>
        <w:bottom w:val="none" w:sz="0" w:space="0" w:color="auto"/>
        <w:right w:val="none" w:sz="0" w:space="0" w:color="auto"/>
      </w:divBdr>
    </w:div>
    <w:div w:id="788470497">
      <w:bodyDiv w:val="1"/>
      <w:marLeft w:val="0"/>
      <w:marRight w:val="0"/>
      <w:marTop w:val="0"/>
      <w:marBottom w:val="0"/>
      <w:divBdr>
        <w:top w:val="none" w:sz="0" w:space="0" w:color="auto"/>
        <w:left w:val="none" w:sz="0" w:space="0" w:color="auto"/>
        <w:bottom w:val="none" w:sz="0" w:space="0" w:color="auto"/>
        <w:right w:val="none" w:sz="0" w:space="0" w:color="auto"/>
      </w:divBdr>
    </w:div>
    <w:div w:id="788470792">
      <w:bodyDiv w:val="1"/>
      <w:marLeft w:val="0"/>
      <w:marRight w:val="0"/>
      <w:marTop w:val="0"/>
      <w:marBottom w:val="0"/>
      <w:divBdr>
        <w:top w:val="none" w:sz="0" w:space="0" w:color="auto"/>
        <w:left w:val="none" w:sz="0" w:space="0" w:color="auto"/>
        <w:bottom w:val="none" w:sz="0" w:space="0" w:color="auto"/>
        <w:right w:val="none" w:sz="0" w:space="0" w:color="auto"/>
      </w:divBdr>
    </w:div>
    <w:div w:id="788475619">
      <w:bodyDiv w:val="1"/>
      <w:marLeft w:val="0"/>
      <w:marRight w:val="0"/>
      <w:marTop w:val="0"/>
      <w:marBottom w:val="0"/>
      <w:divBdr>
        <w:top w:val="none" w:sz="0" w:space="0" w:color="auto"/>
        <w:left w:val="none" w:sz="0" w:space="0" w:color="auto"/>
        <w:bottom w:val="none" w:sz="0" w:space="0" w:color="auto"/>
        <w:right w:val="none" w:sz="0" w:space="0" w:color="auto"/>
      </w:divBdr>
    </w:div>
    <w:div w:id="788595339">
      <w:bodyDiv w:val="1"/>
      <w:marLeft w:val="0"/>
      <w:marRight w:val="0"/>
      <w:marTop w:val="0"/>
      <w:marBottom w:val="0"/>
      <w:divBdr>
        <w:top w:val="none" w:sz="0" w:space="0" w:color="auto"/>
        <w:left w:val="none" w:sz="0" w:space="0" w:color="auto"/>
        <w:bottom w:val="none" w:sz="0" w:space="0" w:color="auto"/>
        <w:right w:val="none" w:sz="0" w:space="0" w:color="auto"/>
      </w:divBdr>
    </w:div>
    <w:div w:id="788662557">
      <w:bodyDiv w:val="1"/>
      <w:marLeft w:val="0"/>
      <w:marRight w:val="0"/>
      <w:marTop w:val="0"/>
      <w:marBottom w:val="0"/>
      <w:divBdr>
        <w:top w:val="none" w:sz="0" w:space="0" w:color="auto"/>
        <w:left w:val="none" w:sz="0" w:space="0" w:color="auto"/>
        <w:bottom w:val="none" w:sz="0" w:space="0" w:color="auto"/>
        <w:right w:val="none" w:sz="0" w:space="0" w:color="auto"/>
      </w:divBdr>
    </w:div>
    <w:div w:id="788663938">
      <w:bodyDiv w:val="1"/>
      <w:marLeft w:val="0"/>
      <w:marRight w:val="0"/>
      <w:marTop w:val="0"/>
      <w:marBottom w:val="0"/>
      <w:divBdr>
        <w:top w:val="none" w:sz="0" w:space="0" w:color="auto"/>
        <w:left w:val="none" w:sz="0" w:space="0" w:color="auto"/>
        <w:bottom w:val="none" w:sz="0" w:space="0" w:color="auto"/>
        <w:right w:val="none" w:sz="0" w:space="0" w:color="auto"/>
      </w:divBdr>
    </w:div>
    <w:div w:id="788670011">
      <w:bodyDiv w:val="1"/>
      <w:marLeft w:val="0"/>
      <w:marRight w:val="0"/>
      <w:marTop w:val="0"/>
      <w:marBottom w:val="0"/>
      <w:divBdr>
        <w:top w:val="none" w:sz="0" w:space="0" w:color="auto"/>
        <w:left w:val="none" w:sz="0" w:space="0" w:color="auto"/>
        <w:bottom w:val="none" w:sz="0" w:space="0" w:color="auto"/>
        <w:right w:val="none" w:sz="0" w:space="0" w:color="auto"/>
      </w:divBdr>
    </w:div>
    <w:div w:id="788747353">
      <w:bodyDiv w:val="1"/>
      <w:marLeft w:val="0"/>
      <w:marRight w:val="0"/>
      <w:marTop w:val="0"/>
      <w:marBottom w:val="0"/>
      <w:divBdr>
        <w:top w:val="none" w:sz="0" w:space="0" w:color="auto"/>
        <w:left w:val="none" w:sz="0" w:space="0" w:color="auto"/>
        <w:bottom w:val="none" w:sz="0" w:space="0" w:color="auto"/>
        <w:right w:val="none" w:sz="0" w:space="0" w:color="auto"/>
      </w:divBdr>
    </w:div>
    <w:div w:id="788747474">
      <w:bodyDiv w:val="1"/>
      <w:marLeft w:val="0"/>
      <w:marRight w:val="0"/>
      <w:marTop w:val="0"/>
      <w:marBottom w:val="0"/>
      <w:divBdr>
        <w:top w:val="none" w:sz="0" w:space="0" w:color="auto"/>
        <w:left w:val="none" w:sz="0" w:space="0" w:color="auto"/>
        <w:bottom w:val="none" w:sz="0" w:space="0" w:color="auto"/>
        <w:right w:val="none" w:sz="0" w:space="0" w:color="auto"/>
      </w:divBdr>
    </w:div>
    <w:div w:id="789008701">
      <w:bodyDiv w:val="1"/>
      <w:marLeft w:val="0"/>
      <w:marRight w:val="0"/>
      <w:marTop w:val="0"/>
      <w:marBottom w:val="0"/>
      <w:divBdr>
        <w:top w:val="none" w:sz="0" w:space="0" w:color="auto"/>
        <w:left w:val="none" w:sz="0" w:space="0" w:color="auto"/>
        <w:bottom w:val="none" w:sz="0" w:space="0" w:color="auto"/>
        <w:right w:val="none" w:sz="0" w:space="0" w:color="auto"/>
      </w:divBdr>
    </w:div>
    <w:div w:id="789016080">
      <w:bodyDiv w:val="1"/>
      <w:marLeft w:val="0"/>
      <w:marRight w:val="0"/>
      <w:marTop w:val="0"/>
      <w:marBottom w:val="0"/>
      <w:divBdr>
        <w:top w:val="none" w:sz="0" w:space="0" w:color="auto"/>
        <w:left w:val="none" w:sz="0" w:space="0" w:color="auto"/>
        <w:bottom w:val="none" w:sz="0" w:space="0" w:color="auto"/>
        <w:right w:val="none" w:sz="0" w:space="0" w:color="auto"/>
      </w:divBdr>
    </w:div>
    <w:div w:id="789082336">
      <w:bodyDiv w:val="1"/>
      <w:marLeft w:val="0"/>
      <w:marRight w:val="0"/>
      <w:marTop w:val="0"/>
      <w:marBottom w:val="0"/>
      <w:divBdr>
        <w:top w:val="none" w:sz="0" w:space="0" w:color="auto"/>
        <w:left w:val="none" w:sz="0" w:space="0" w:color="auto"/>
        <w:bottom w:val="none" w:sz="0" w:space="0" w:color="auto"/>
        <w:right w:val="none" w:sz="0" w:space="0" w:color="auto"/>
      </w:divBdr>
    </w:div>
    <w:div w:id="789713381">
      <w:bodyDiv w:val="1"/>
      <w:marLeft w:val="0"/>
      <w:marRight w:val="0"/>
      <w:marTop w:val="0"/>
      <w:marBottom w:val="0"/>
      <w:divBdr>
        <w:top w:val="none" w:sz="0" w:space="0" w:color="auto"/>
        <w:left w:val="none" w:sz="0" w:space="0" w:color="auto"/>
        <w:bottom w:val="none" w:sz="0" w:space="0" w:color="auto"/>
        <w:right w:val="none" w:sz="0" w:space="0" w:color="auto"/>
      </w:divBdr>
    </w:div>
    <w:div w:id="789738645">
      <w:bodyDiv w:val="1"/>
      <w:marLeft w:val="0"/>
      <w:marRight w:val="0"/>
      <w:marTop w:val="0"/>
      <w:marBottom w:val="0"/>
      <w:divBdr>
        <w:top w:val="none" w:sz="0" w:space="0" w:color="auto"/>
        <w:left w:val="none" w:sz="0" w:space="0" w:color="auto"/>
        <w:bottom w:val="none" w:sz="0" w:space="0" w:color="auto"/>
        <w:right w:val="none" w:sz="0" w:space="0" w:color="auto"/>
      </w:divBdr>
    </w:div>
    <w:div w:id="789780924">
      <w:bodyDiv w:val="1"/>
      <w:marLeft w:val="0"/>
      <w:marRight w:val="0"/>
      <w:marTop w:val="0"/>
      <w:marBottom w:val="0"/>
      <w:divBdr>
        <w:top w:val="none" w:sz="0" w:space="0" w:color="auto"/>
        <w:left w:val="none" w:sz="0" w:space="0" w:color="auto"/>
        <w:bottom w:val="none" w:sz="0" w:space="0" w:color="auto"/>
        <w:right w:val="none" w:sz="0" w:space="0" w:color="auto"/>
      </w:divBdr>
    </w:div>
    <w:div w:id="789862623">
      <w:bodyDiv w:val="1"/>
      <w:marLeft w:val="0"/>
      <w:marRight w:val="0"/>
      <w:marTop w:val="0"/>
      <w:marBottom w:val="0"/>
      <w:divBdr>
        <w:top w:val="none" w:sz="0" w:space="0" w:color="auto"/>
        <w:left w:val="none" w:sz="0" w:space="0" w:color="auto"/>
        <w:bottom w:val="none" w:sz="0" w:space="0" w:color="auto"/>
        <w:right w:val="none" w:sz="0" w:space="0" w:color="auto"/>
      </w:divBdr>
    </w:div>
    <w:div w:id="789982695">
      <w:bodyDiv w:val="1"/>
      <w:marLeft w:val="0"/>
      <w:marRight w:val="0"/>
      <w:marTop w:val="0"/>
      <w:marBottom w:val="0"/>
      <w:divBdr>
        <w:top w:val="none" w:sz="0" w:space="0" w:color="auto"/>
        <w:left w:val="none" w:sz="0" w:space="0" w:color="auto"/>
        <w:bottom w:val="none" w:sz="0" w:space="0" w:color="auto"/>
        <w:right w:val="none" w:sz="0" w:space="0" w:color="auto"/>
      </w:divBdr>
    </w:div>
    <w:div w:id="790057031">
      <w:bodyDiv w:val="1"/>
      <w:marLeft w:val="0"/>
      <w:marRight w:val="0"/>
      <w:marTop w:val="0"/>
      <w:marBottom w:val="0"/>
      <w:divBdr>
        <w:top w:val="none" w:sz="0" w:space="0" w:color="auto"/>
        <w:left w:val="none" w:sz="0" w:space="0" w:color="auto"/>
        <w:bottom w:val="none" w:sz="0" w:space="0" w:color="auto"/>
        <w:right w:val="none" w:sz="0" w:space="0" w:color="auto"/>
      </w:divBdr>
    </w:div>
    <w:div w:id="790242083">
      <w:bodyDiv w:val="1"/>
      <w:marLeft w:val="0"/>
      <w:marRight w:val="0"/>
      <w:marTop w:val="0"/>
      <w:marBottom w:val="0"/>
      <w:divBdr>
        <w:top w:val="none" w:sz="0" w:space="0" w:color="auto"/>
        <w:left w:val="none" w:sz="0" w:space="0" w:color="auto"/>
        <w:bottom w:val="none" w:sz="0" w:space="0" w:color="auto"/>
        <w:right w:val="none" w:sz="0" w:space="0" w:color="auto"/>
      </w:divBdr>
    </w:div>
    <w:div w:id="790250812">
      <w:bodyDiv w:val="1"/>
      <w:marLeft w:val="0"/>
      <w:marRight w:val="0"/>
      <w:marTop w:val="0"/>
      <w:marBottom w:val="0"/>
      <w:divBdr>
        <w:top w:val="none" w:sz="0" w:space="0" w:color="auto"/>
        <w:left w:val="none" w:sz="0" w:space="0" w:color="auto"/>
        <w:bottom w:val="none" w:sz="0" w:space="0" w:color="auto"/>
        <w:right w:val="none" w:sz="0" w:space="0" w:color="auto"/>
      </w:divBdr>
    </w:div>
    <w:div w:id="790368371">
      <w:bodyDiv w:val="1"/>
      <w:marLeft w:val="0"/>
      <w:marRight w:val="0"/>
      <w:marTop w:val="0"/>
      <w:marBottom w:val="0"/>
      <w:divBdr>
        <w:top w:val="none" w:sz="0" w:space="0" w:color="auto"/>
        <w:left w:val="none" w:sz="0" w:space="0" w:color="auto"/>
        <w:bottom w:val="none" w:sz="0" w:space="0" w:color="auto"/>
        <w:right w:val="none" w:sz="0" w:space="0" w:color="auto"/>
      </w:divBdr>
    </w:div>
    <w:div w:id="790393865">
      <w:bodyDiv w:val="1"/>
      <w:marLeft w:val="0"/>
      <w:marRight w:val="0"/>
      <w:marTop w:val="0"/>
      <w:marBottom w:val="0"/>
      <w:divBdr>
        <w:top w:val="none" w:sz="0" w:space="0" w:color="auto"/>
        <w:left w:val="none" w:sz="0" w:space="0" w:color="auto"/>
        <w:bottom w:val="none" w:sz="0" w:space="0" w:color="auto"/>
        <w:right w:val="none" w:sz="0" w:space="0" w:color="auto"/>
      </w:divBdr>
    </w:div>
    <w:div w:id="790395914">
      <w:bodyDiv w:val="1"/>
      <w:marLeft w:val="0"/>
      <w:marRight w:val="0"/>
      <w:marTop w:val="0"/>
      <w:marBottom w:val="0"/>
      <w:divBdr>
        <w:top w:val="none" w:sz="0" w:space="0" w:color="auto"/>
        <w:left w:val="none" w:sz="0" w:space="0" w:color="auto"/>
        <w:bottom w:val="none" w:sz="0" w:space="0" w:color="auto"/>
        <w:right w:val="none" w:sz="0" w:space="0" w:color="auto"/>
      </w:divBdr>
    </w:div>
    <w:div w:id="790437747">
      <w:bodyDiv w:val="1"/>
      <w:marLeft w:val="0"/>
      <w:marRight w:val="0"/>
      <w:marTop w:val="0"/>
      <w:marBottom w:val="0"/>
      <w:divBdr>
        <w:top w:val="none" w:sz="0" w:space="0" w:color="auto"/>
        <w:left w:val="none" w:sz="0" w:space="0" w:color="auto"/>
        <w:bottom w:val="none" w:sz="0" w:space="0" w:color="auto"/>
        <w:right w:val="none" w:sz="0" w:space="0" w:color="auto"/>
      </w:divBdr>
    </w:div>
    <w:div w:id="790630574">
      <w:bodyDiv w:val="1"/>
      <w:marLeft w:val="0"/>
      <w:marRight w:val="0"/>
      <w:marTop w:val="0"/>
      <w:marBottom w:val="0"/>
      <w:divBdr>
        <w:top w:val="none" w:sz="0" w:space="0" w:color="auto"/>
        <w:left w:val="none" w:sz="0" w:space="0" w:color="auto"/>
        <w:bottom w:val="none" w:sz="0" w:space="0" w:color="auto"/>
        <w:right w:val="none" w:sz="0" w:space="0" w:color="auto"/>
      </w:divBdr>
    </w:div>
    <w:div w:id="790780097">
      <w:bodyDiv w:val="1"/>
      <w:marLeft w:val="0"/>
      <w:marRight w:val="0"/>
      <w:marTop w:val="0"/>
      <w:marBottom w:val="0"/>
      <w:divBdr>
        <w:top w:val="none" w:sz="0" w:space="0" w:color="auto"/>
        <w:left w:val="none" w:sz="0" w:space="0" w:color="auto"/>
        <w:bottom w:val="none" w:sz="0" w:space="0" w:color="auto"/>
        <w:right w:val="none" w:sz="0" w:space="0" w:color="auto"/>
      </w:divBdr>
    </w:div>
    <w:div w:id="790900244">
      <w:bodyDiv w:val="1"/>
      <w:marLeft w:val="0"/>
      <w:marRight w:val="0"/>
      <w:marTop w:val="0"/>
      <w:marBottom w:val="0"/>
      <w:divBdr>
        <w:top w:val="none" w:sz="0" w:space="0" w:color="auto"/>
        <w:left w:val="none" w:sz="0" w:space="0" w:color="auto"/>
        <w:bottom w:val="none" w:sz="0" w:space="0" w:color="auto"/>
        <w:right w:val="none" w:sz="0" w:space="0" w:color="auto"/>
      </w:divBdr>
    </w:div>
    <w:div w:id="791020744">
      <w:bodyDiv w:val="1"/>
      <w:marLeft w:val="0"/>
      <w:marRight w:val="0"/>
      <w:marTop w:val="0"/>
      <w:marBottom w:val="0"/>
      <w:divBdr>
        <w:top w:val="none" w:sz="0" w:space="0" w:color="auto"/>
        <w:left w:val="none" w:sz="0" w:space="0" w:color="auto"/>
        <w:bottom w:val="none" w:sz="0" w:space="0" w:color="auto"/>
        <w:right w:val="none" w:sz="0" w:space="0" w:color="auto"/>
      </w:divBdr>
    </w:div>
    <w:div w:id="791096116">
      <w:bodyDiv w:val="1"/>
      <w:marLeft w:val="0"/>
      <w:marRight w:val="0"/>
      <w:marTop w:val="0"/>
      <w:marBottom w:val="0"/>
      <w:divBdr>
        <w:top w:val="none" w:sz="0" w:space="0" w:color="auto"/>
        <w:left w:val="none" w:sz="0" w:space="0" w:color="auto"/>
        <w:bottom w:val="none" w:sz="0" w:space="0" w:color="auto"/>
        <w:right w:val="none" w:sz="0" w:space="0" w:color="auto"/>
      </w:divBdr>
    </w:div>
    <w:div w:id="791099514">
      <w:bodyDiv w:val="1"/>
      <w:marLeft w:val="0"/>
      <w:marRight w:val="0"/>
      <w:marTop w:val="0"/>
      <w:marBottom w:val="0"/>
      <w:divBdr>
        <w:top w:val="none" w:sz="0" w:space="0" w:color="auto"/>
        <w:left w:val="none" w:sz="0" w:space="0" w:color="auto"/>
        <w:bottom w:val="none" w:sz="0" w:space="0" w:color="auto"/>
        <w:right w:val="none" w:sz="0" w:space="0" w:color="auto"/>
      </w:divBdr>
    </w:div>
    <w:div w:id="791286748">
      <w:bodyDiv w:val="1"/>
      <w:marLeft w:val="0"/>
      <w:marRight w:val="0"/>
      <w:marTop w:val="0"/>
      <w:marBottom w:val="0"/>
      <w:divBdr>
        <w:top w:val="none" w:sz="0" w:space="0" w:color="auto"/>
        <w:left w:val="none" w:sz="0" w:space="0" w:color="auto"/>
        <w:bottom w:val="none" w:sz="0" w:space="0" w:color="auto"/>
        <w:right w:val="none" w:sz="0" w:space="0" w:color="auto"/>
      </w:divBdr>
    </w:div>
    <w:div w:id="791367888">
      <w:bodyDiv w:val="1"/>
      <w:marLeft w:val="0"/>
      <w:marRight w:val="0"/>
      <w:marTop w:val="0"/>
      <w:marBottom w:val="0"/>
      <w:divBdr>
        <w:top w:val="none" w:sz="0" w:space="0" w:color="auto"/>
        <w:left w:val="none" w:sz="0" w:space="0" w:color="auto"/>
        <w:bottom w:val="none" w:sz="0" w:space="0" w:color="auto"/>
        <w:right w:val="none" w:sz="0" w:space="0" w:color="auto"/>
      </w:divBdr>
    </w:div>
    <w:div w:id="791704622">
      <w:bodyDiv w:val="1"/>
      <w:marLeft w:val="0"/>
      <w:marRight w:val="0"/>
      <w:marTop w:val="0"/>
      <w:marBottom w:val="0"/>
      <w:divBdr>
        <w:top w:val="none" w:sz="0" w:space="0" w:color="auto"/>
        <w:left w:val="none" w:sz="0" w:space="0" w:color="auto"/>
        <w:bottom w:val="none" w:sz="0" w:space="0" w:color="auto"/>
        <w:right w:val="none" w:sz="0" w:space="0" w:color="auto"/>
      </w:divBdr>
    </w:div>
    <w:div w:id="791829835">
      <w:bodyDiv w:val="1"/>
      <w:marLeft w:val="0"/>
      <w:marRight w:val="0"/>
      <w:marTop w:val="0"/>
      <w:marBottom w:val="0"/>
      <w:divBdr>
        <w:top w:val="none" w:sz="0" w:space="0" w:color="auto"/>
        <w:left w:val="none" w:sz="0" w:space="0" w:color="auto"/>
        <w:bottom w:val="none" w:sz="0" w:space="0" w:color="auto"/>
        <w:right w:val="none" w:sz="0" w:space="0" w:color="auto"/>
      </w:divBdr>
    </w:div>
    <w:div w:id="791830419">
      <w:bodyDiv w:val="1"/>
      <w:marLeft w:val="0"/>
      <w:marRight w:val="0"/>
      <w:marTop w:val="0"/>
      <w:marBottom w:val="0"/>
      <w:divBdr>
        <w:top w:val="none" w:sz="0" w:space="0" w:color="auto"/>
        <w:left w:val="none" w:sz="0" w:space="0" w:color="auto"/>
        <w:bottom w:val="none" w:sz="0" w:space="0" w:color="auto"/>
        <w:right w:val="none" w:sz="0" w:space="0" w:color="auto"/>
      </w:divBdr>
    </w:div>
    <w:div w:id="791898292">
      <w:bodyDiv w:val="1"/>
      <w:marLeft w:val="0"/>
      <w:marRight w:val="0"/>
      <w:marTop w:val="0"/>
      <w:marBottom w:val="0"/>
      <w:divBdr>
        <w:top w:val="none" w:sz="0" w:space="0" w:color="auto"/>
        <w:left w:val="none" w:sz="0" w:space="0" w:color="auto"/>
        <w:bottom w:val="none" w:sz="0" w:space="0" w:color="auto"/>
        <w:right w:val="none" w:sz="0" w:space="0" w:color="auto"/>
      </w:divBdr>
    </w:div>
    <w:div w:id="792017302">
      <w:bodyDiv w:val="1"/>
      <w:marLeft w:val="0"/>
      <w:marRight w:val="0"/>
      <w:marTop w:val="0"/>
      <w:marBottom w:val="0"/>
      <w:divBdr>
        <w:top w:val="none" w:sz="0" w:space="0" w:color="auto"/>
        <w:left w:val="none" w:sz="0" w:space="0" w:color="auto"/>
        <w:bottom w:val="none" w:sz="0" w:space="0" w:color="auto"/>
        <w:right w:val="none" w:sz="0" w:space="0" w:color="auto"/>
      </w:divBdr>
    </w:div>
    <w:div w:id="792023112">
      <w:bodyDiv w:val="1"/>
      <w:marLeft w:val="0"/>
      <w:marRight w:val="0"/>
      <w:marTop w:val="0"/>
      <w:marBottom w:val="0"/>
      <w:divBdr>
        <w:top w:val="none" w:sz="0" w:space="0" w:color="auto"/>
        <w:left w:val="none" w:sz="0" w:space="0" w:color="auto"/>
        <w:bottom w:val="none" w:sz="0" w:space="0" w:color="auto"/>
        <w:right w:val="none" w:sz="0" w:space="0" w:color="auto"/>
      </w:divBdr>
    </w:div>
    <w:div w:id="792135198">
      <w:bodyDiv w:val="1"/>
      <w:marLeft w:val="0"/>
      <w:marRight w:val="0"/>
      <w:marTop w:val="0"/>
      <w:marBottom w:val="0"/>
      <w:divBdr>
        <w:top w:val="none" w:sz="0" w:space="0" w:color="auto"/>
        <w:left w:val="none" w:sz="0" w:space="0" w:color="auto"/>
        <w:bottom w:val="none" w:sz="0" w:space="0" w:color="auto"/>
        <w:right w:val="none" w:sz="0" w:space="0" w:color="auto"/>
      </w:divBdr>
    </w:div>
    <w:div w:id="792283585">
      <w:bodyDiv w:val="1"/>
      <w:marLeft w:val="0"/>
      <w:marRight w:val="0"/>
      <w:marTop w:val="0"/>
      <w:marBottom w:val="0"/>
      <w:divBdr>
        <w:top w:val="none" w:sz="0" w:space="0" w:color="auto"/>
        <w:left w:val="none" w:sz="0" w:space="0" w:color="auto"/>
        <w:bottom w:val="none" w:sz="0" w:space="0" w:color="auto"/>
        <w:right w:val="none" w:sz="0" w:space="0" w:color="auto"/>
      </w:divBdr>
    </w:div>
    <w:div w:id="792292397">
      <w:bodyDiv w:val="1"/>
      <w:marLeft w:val="0"/>
      <w:marRight w:val="0"/>
      <w:marTop w:val="0"/>
      <w:marBottom w:val="0"/>
      <w:divBdr>
        <w:top w:val="none" w:sz="0" w:space="0" w:color="auto"/>
        <w:left w:val="none" w:sz="0" w:space="0" w:color="auto"/>
        <w:bottom w:val="none" w:sz="0" w:space="0" w:color="auto"/>
        <w:right w:val="none" w:sz="0" w:space="0" w:color="auto"/>
      </w:divBdr>
    </w:div>
    <w:div w:id="792601781">
      <w:bodyDiv w:val="1"/>
      <w:marLeft w:val="0"/>
      <w:marRight w:val="0"/>
      <w:marTop w:val="0"/>
      <w:marBottom w:val="0"/>
      <w:divBdr>
        <w:top w:val="none" w:sz="0" w:space="0" w:color="auto"/>
        <w:left w:val="none" w:sz="0" w:space="0" w:color="auto"/>
        <w:bottom w:val="none" w:sz="0" w:space="0" w:color="auto"/>
        <w:right w:val="none" w:sz="0" w:space="0" w:color="auto"/>
      </w:divBdr>
    </w:div>
    <w:div w:id="792671310">
      <w:bodyDiv w:val="1"/>
      <w:marLeft w:val="0"/>
      <w:marRight w:val="0"/>
      <w:marTop w:val="0"/>
      <w:marBottom w:val="0"/>
      <w:divBdr>
        <w:top w:val="none" w:sz="0" w:space="0" w:color="auto"/>
        <w:left w:val="none" w:sz="0" w:space="0" w:color="auto"/>
        <w:bottom w:val="none" w:sz="0" w:space="0" w:color="auto"/>
        <w:right w:val="none" w:sz="0" w:space="0" w:color="auto"/>
      </w:divBdr>
    </w:div>
    <w:div w:id="792752699">
      <w:bodyDiv w:val="1"/>
      <w:marLeft w:val="0"/>
      <w:marRight w:val="0"/>
      <w:marTop w:val="0"/>
      <w:marBottom w:val="0"/>
      <w:divBdr>
        <w:top w:val="none" w:sz="0" w:space="0" w:color="auto"/>
        <w:left w:val="none" w:sz="0" w:space="0" w:color="auto"/>
        <w:bottom w:val="none" w:sz="0" w:space="0" w:color="auto"/>
        <w:right w:val="none" w:sz="0" w:space="0" w:color="auto"/>
      </w:divBdr>
    </w:div>
    <w:div w:id="793135003">
      <w:bodyDiv w:val="1"/>
      <w:marLeft w:val="0"/>
      <w:marRight w:val="0"/>
      <w:marTop w:val="0"/>
      <w:marBottom w:val="0"/>
      <w:divBdr>
        <w:top w:val="none" w:sz="0" w:space="0" w:color="auto"/>
        <w:left w:val="none" w:sz="0" w:space="0" w:color="auto"/>
        <w:bottom w:val="none" w:sz="0" w:space="0" w:color="auto"/>
        <w:right w:val="none" w:sz="0" w:space="0" w:color="auto"/>
      </w:divBdr>
    </w:div>
    <w:div w:id="793211060">
      <w:bodyDiv w:val="1"/>
      <w:marLeft w:val="0"/>
      <w:marRight w:val="0"/>
      <w:marTop w:val="0"/>
      <w:marBottom w:val="0"/>
      <w:divBdr>
        <w:top w:val="none" w:sz="0" w:space="0" w:color="auto"/>
        <w:left w:val="none" w:sz="0" w:space="0" w:color="auto"/>
        <w:bottom w:val="none" w:sz="0" w:space="0" w:color="auto"/>
        <w:right w:val="none" w:sz="0" w:space="0" w:color="auto"/>
      </w:divBdr>
    </w:div>
    <w:div w:id="793601989">
      <w:bodyDiv w:val="1"/>
      <w:marLeft w:val="0"/>
      <w:marRight w:val="0"/>
      <w:marTop w:val="0"/>
      <w:marBottom w:val="0"/>
      <w:divBdr>
        <w:top w:val="none" w:sz="0" w:space="0" w:color="auto"/>
        <w:left w:val="none" w:sz="0" w:space="0" w:color="auto"/>
        <w:bottom w:val="none" w:sz="0" w:space="0" w:color="auto"/>
        <w:right w:val="none" w:sz="0" w:space="0" w:color="auto"/>
      </w:divBdr>
    </w:div>
    <w:div w:id="793795213">
      <w:bodyDiv w:val="1"/>
      <w:marLeft w:val="0"/>
      <w:marRight w:val="0"/>
      <w:marTop w:val="0"/>
      <w:marBottom w:val="0"/>
      <w:divBdr>
        <w:top w:val="none" w:sz="0" w:space="0" w:color="auto"/>
        <w:left w:val="none" w:sz="0" w:space="0" w:color="auto"/>
        <w:bottom w:val="none" w:sz="0" w:space="0" w:color="auto"/>
        <w:right w:val="none" w:sz="0" w:space="0" w:color="auto"/>
      </w:divBdr>
    </w:div>
    <w:div w:id="793864432">
      <w:bodyDiv w:val="1"/>
      <w:marLeft w:val="0"/>
      <w:marRight w:val="0"/>
      <w:marTop w:val="0"/>
      <w:marBottom w:val="0"/>
      <w:divBdr>
        <w:top w:val="none" w:sz="0" w:space="0" w:color="auto"/>
        <w:left w:val="none" w:sz="0" w:space="0" w:color="auto"/>
        <w:bottom w:val="none" w:sz="0" w:space="0" w:color="auto"/>
        <w:right w:val="none" w:sz="0" w:space="0" w:color="auto"/>
      </w:divBdr>
    </w:div>
    <w:div w:id="793981632">
      <w:bodyDiv w:val="1"/>
      <w:marLeft w:val="0"/>
      <w:marRight w:val="0"/>
      <w:marTop w:val="0"/>
      <w:marBottom w:val="0"/>
      <w:divBdr>
        <w:top w:val="none" w:sz="0" w:space="0" w:color="auto"/>
        <w:left w:val="none" w:sz="0" w:space="0" w:color="auto"/>
        <w:bottom w:val="none" w:sz="0" w:space="0" w:color="auto"/>
        <w:right w:val="none" w:sz="0" w:space="0" w:color="auto"/>
      </w:divBdr>
    </w:div>
    <w:div w:id="794325168">
      <w:bodyDiv w:val="1"/>
      <w:marLeft w:val="0"/>
      <w:marRight w:val="0"/>
      <w:marTop w:val="0"/>
      <w:marBottom w:val="0"/>
      <w:divBdr>
        <w:top w:val="none" w:sz="0" w:space="0" w:color="auto"/>
        <w:left w:val="none" w:sz="0" w:space="0" w:color="auto"/>
        <w:bottom w:val="none" w:sz="0" w:space="0" w:color="auto"/>
        <w:right w:val="none" w:sz="0" w:space="0" w:color="auto"/>
      </w:divBdr>
    </w:div>
    <w:div w:id="794372910">
      <w:bodyDiv w:val="1"/>
      <w:marLeft w:val="0"/>
      <w:marRight w:val="0"/>
      <w:marTop w:val="0"/>
      <w:marBottom w:val="0"/>
      <w:divBdr>
        <w:top w:val="none" w:sz="0" w:space="0" w:color="auto"/>
        <w:left w:val="none" w:sz="0" w:space="0" w:color="auto"/>
        <w:bottom w:val="none" w:sz="0" w:space="0" w:color="auto"/>
        <w:right w:val="none" w:sz="0" w:space="0" w:color="auto"/>
      </w:divBdr>
    </w:div>
    <w:div w:id="794447310">
      <w:bodyDiv w:val="1"/>
      <w:marLeft w:val="0"/>
      <w:marRight w:val="0"/>
      <w:marTop w:val="0"/>
      <w:marBottom w:val="0"/>
      <w:divBdr>
        <w:top w:val="none" w:sz="0" w:space="0" w:color="auto"/>
        <w:left w:val="none" w:sz="0" w:space="0" w:color="auto"/>
        <w:bottom w:val="none" w:sz="0" w:space="0" w:color="auto"/>
        <w:right w:val="none" w:sz="0" w:space="0" w:color="auto"/>
      </w:divBdr>
    </w:div>
    <w:div w:id="794716879">
      <w:bodyDiv w:val="1"/>
      <w:marLeft w:val="0"/>
      <w:marRight w:val="0"/>
      <w:marTop w:val="0"/>
      <w:marBottom w:val="0"/>
      <w:divBdr>
        <w:top w:val="none" w:sz="0" w:space="0" w:color="auto"/>
        <w:left w:val="none" w:sz="0" w:space="0" w:color="auto"/>
        <w:bottom w:val="none" w:sz="0" w:space="0" w:color="auto"/>
        <w:right w:val="none" w:sz="0" w:space="0" w:color="auto"/>
      </w:divBdr>
    </w:div>
    <w:div w:id="794911577">
      <w:bodyDiv w:val="1"/>
      <w:marLeft w:val="0"/>
      <w:marRight w:val="0"/>
      <w:marTop w:val="0"/>
      <w:marBottom w:val="0"/>
      <w:divBdr>
        <w:top w:val="none" w:sz="0" w:space="0" w:color="auto"/>
        <w:left w:val="none" w:sz="0" w:space="0" w:color="auto"/>
        <w:bottom w:val="none" w:sz="0" w:space="0" w:color="auto"/>
        <w:right w:val="none" w:sz="0" w:space="0" w:color="auto"/>
      </w:divBdr>
    </w:div>
    <w:div w:id="795291619">
      <w:bodyDiv w:val="1"/>
      <w:marLeft w:val="0"/>
      <w:marRight w:val="0"/>
      <w:marTop w:val="0"/>
      <w:marBottom w:val="0"/>
      <w:divBdr>
        <w:top w:val="none" w:sz="0" w:space="0" w:color="auto"/>
        <w:left w:val="none" w:sz="0" w:space="0" w:color="auto"/>
        <w:bottom w:val="none" w:sz="0" w:space="0" w:color="auto"/>
        <w:right w:val="none" w:sz="0" w:space="0" w:color="auto"/>
      </w:divBdr>
    </w:div>
    <w:div w:id="795417961">
      <w:bodyDiv w:val="1"/>
      <w:marLeft w:val="0"/>
      <w:marRight w:val="0"/>
      <w:marTop w:val="0"/>
      <w:marBottom w:val="0"/>
      <w:divBdr>
        <w:top w:val="none" w:sz="0" w:space="0" w:color="auto"/>
        <w:left w:val="none" w:sz="0" w:space="0" w:color="auto"/>
        <w:bottom w:val="none" w:sz="0" w:space="0" w:color="auto"/>
        <w:right w:val="none" w:sz="0" w:space="0" w:color="auto"/>
      </w:divBdr>
    </w:div>
    <w:div w:id="797070270">
      <w:bodyDiv w:val="1"/>
      <w:marLeft w:val="0"/>
      <w:marRight w:val="0"/>
      <w:marTop w:val="0"/>
      <w:marBottom w:val="0"/>
      <w:divBdr>
        <w:top w:val="none" w:sz="0" w:space="0" w:color="auto"/>
        <w:left w:val="none" w:sz="0" w:space="0" w:color="auto"/>
        <w:bottom w:val="none" w:sz="0" w:space="0" w:color="auto"/>
        <w:right w:val="none" w:sz="0" w:space="0" w:color="auto"/>
      </w:divBdr>
    </w:div>
    <w:div w:id="797141095">
      <w:bodyDiv w:val="1"/>
      <w:marLeft w:val="0"/>
      <w:marRight w:val="0"/>
      <w:marTop w:val="0"/>
      <w:marBottom w:val="0"/>
      <w:divBdr>
        <w:top w:val="none" w:sz="0" w:space="0" w:color="auto"/>
        <w:left w:val="none" w:sz="0" w:space="0" w:color="auto"/>
        <w:bottom w:val="none" w:sz="0" w:space="0" w:color="auto"/>
        <w:right w:val="none" w:sz="0" w:space="0" w:color="auto"/>
      </w:divBdr>
    </w:div>
    <w:div w:id="797182502">
      <w:bodyDiv w:val="1"/>
      <w:marLeft w:val="0"/>
      <w:marRight w:val="0"/>
      <w:marTop w:val="0"/>
      <w:marBottom w:val="0"/>
      <w:divBdr>
        <w:top w:val="none" w:sz="0" w:space="0" w:color="auto"/>
        <w:left w:val="none" w:sz="0" w:space="0" w:color="auto"/>
        <w:bottom w:val="none" w:sz="0" w:space="0" w:color="auto"/>
        <w:right w:val="none" w:sz="0" w:space="0" w:color="auto"/>
      </w:divBdr>
    </w:div>
    <w:div w:id="797331794">
      <w:bodyDiv w:val="1"/>
      <w:marLeft w:val="0"/>
      <w:marRight w:val="0"/>
      <w:marTop w:val="0"/>
      <w:marBottom w:val="0"/>
      <w:divBdr>
        <w:top w:val="none" w:sz="0" w:space="0" w:color="auto"/>
        <w:left w:val="none" w:sz="0" w:space="0" w:color="auto"/>
        <w:bottom w:val="none" w:sz="0" w:space="0" w:color="auto"/>
        <w:right w:val="none" w:sz="0" w:space="0" w:color="auto"/>
      </w:divBdr>
    </w:div>
    <w:div w:id="797646945">
      <w:bodyDiv w:val="1"/>
      <w:marLeft w:val="0"/>
      <w:marRight w:val="0"/>
      <w:marTop w:val="0"/>
      <w:marBottom w:val="0"/>
      <w:divBdr>
        <w:top w:val="none" w:sz="0" w:space="0" w:color="auto"/>
        <w:left w:val="none" w:sz="0" w:space="0" w:color="auto"/>
        <w:bottom w:val="none" w:sz="0" w:space="0" w:color="auto"/>
        <w:right w:val="none" w:sz="0" w:space="0" w:color="auto"/>
      </w:divBdr>
    </w:div>
    <w:div w:id="797727043">
      <w:bodyDiv w:val="1"/>
      <w:marLeft w:val="0"/>
      <w:marRight w:val="0"/>
      <w:marTop w:val="0"/>
      <w:marBottom w:val="0"/>
      <w:divBdr>
        <w:top w:val="none" w:sz="0" w:space="0" w:color="auto"/>
        <w:left w:val="none" w:sz="0" w:space="0" w:color="auto"/>
        <w:bottom w:val="none" w:sz="0" w:space="0" w:color="auto"/>
        <w:right w:val="none" w:sz="0" w:space="0" w:color="auto"/>
      </w:divBdr>
    </w:div>
    <w:div w:id="797993549">
      <w:bodyDiv w:val="1"/>
      <w:marLeft w:val="0"/>
      <w:marRight w:val="0"/>
      <w:marTop w:val="0"/>
      <w:marBottom w:val="0"/>
      <w:divBdr>
        <w:top w:val="none" w:sz="0" w:space="0" w:color="auto"/>
        <w:left w:val="none" w:sz="0" w:space="0" w:color="auto"/>
        <w:bottom w:val="none" w:sz="0" w:space="0" w:color="auto"/>
        <w:right w:val="none" w:sz="0" w:space="0" w:color="auto"/>
      </w:divBdr>
    </w:div>
    <w:div w:id="798113866">
      <w:bodyDiv w:val="1"/>
      <w:marLeft w:val="0"/>
      <w:marRight w:val="0"/>
      <w:marTop w:val="0"/>
      <w:marBottom w:val="0"/>
      <w:divBdr>
        <w:top w:val="none" w:sz="0" w:space="0" w:color="auto"/>
        <w:left w:val="none" w:sz="0" w:space="0" w:color="auto"/>
        <w:bottom w:val="none" w:sz="0" w:space="0" w:color="auto"/>
        <w:right w:val="none" w:sz="0" w:space="0" w:color="auto"/>
      </w:divBdr>
    </w:div>
    <w:div w:id="798374301">
      <w:bodyDiv w:val="1"/>
      <w:marLeft w:val="0"/>
      <w:marRight w:val="0"/>
      <w:marTop w:val="0"/>
      <w:marBottom w:val="0"/>
      <w:divBdr>
        <w:top w:val="none" w:sz="0" w:space="0" w:color="auto"/>
        <w:left w:val="none" w:sz="0" w:space="0" w:color="auto"/>
        <w:bottom w:val="none" w:sz="0" w:space="0" w:color="auto"/>
        <w:right w:val="none" w:sz="0" w:space="0" w:color="auto"/>
      </w:divBdr>
    </w:div>
    <w:div w:id="798643366">
      <w:bodyDiv w:val="1"/>
      <w:marLeft w:val="0"/>
      <w:marRight w:val="0"/>
      <w:marTop w:val="0"/>
      <w:marBottom w:val="0"/>
      <w:divBdr>
        <w:top w:val="none" w:sz="0" w:space="0" w:color="auto"/>
        <w:left w:val="none" w:sz="0" w:space="0" w:color="auto"/>
        <w:bottom w:val="none" w:sz="0" w:space="0" w:color="auto"/>
        <w:right w:val="none" w:sz="0" w:space="0" w:color="auto"/>
      </w:divBdr>
    </w:div>
    <w:div w:id="798762051">
      <w:bodyDiv w:val="1"/>
      <w:marLeft w:val="0"/>
      <w:marRight w:val="0"/>
      <w:marTop w:val="0"/>
      <w:marBottom w:val="0"/>
      <w:divBdr>
        <w:top w:val="none" w:sz="0" w:space="0" w:color="auto"/>
        <w:left w:val="none" w:sz="0" w:space="0" w:color="auto"/>
        <w:bottom w:val="none" w:sz="0" w:space="0" w:color="auto"/>
        <w:right w:val="none" w:sz="0" w:space="0" w:color="auto"/>
      </w:divBdr>
    </w:div>
    <w:div w:id="798837017">
      <w:bodyDiv w:val="1"/>
      <w:marLeft w:val="0"/>
      <w:marRight w:val="0"/>
      <w:marTop w:val="0"/>
      <w:marBottom w:val="0"/>
      <w:divBdr>
        <w:top w:val="none" w:sz="0" w:space="0" w:color="auto"/>
        <w:left w:val="none" w:sz="0" w:space="0" w:color="auto"/>
        <w:bottom w:val="none" w:sz="0" w:space="0" w:color="auto"/>
        <w:right w:val="none" w:sz="0" w:space="0" w:color="auto"/>
      </w:divBdr>
    </w:div>
    <w:div w:id="798954366">
      <w:bodyDiv w:val="1"/>
      <w:marLeft w:val="0"/>
      <w:marRight w:val="0"/>
      <w:marTop w:val="0"/>
      <w:marBottom w:val="0"/>
      <w:divBdr>
        <w:top w:val="none" w:sz="0" w:space="0" w:color="auto"/>
        <w:left w:val="none" w:sz="0" w:space="0" w:color="auto"/>
        <w:bottom w:val="none" w:sz="0" w:space="0" w:color="auto"/>
        <w:right w:val="none" w:sz="0" w:space="0" w:color="auto"/>
      </w:divBdr>
    </w:div>
    <w:div w:id="798961122">
      <w:bodyDiv w:val="1"/>
      <w:marLeft w:val="0"/>
      <w:marRight w:val="0"/>
      <w:marTop w:val="0"/>
      <w:marBottom w:val="0"/>
      <w:divBdr>
        <w:top w:val="none" w:sz="0" w:space="0" w:color="auto"/>
        <w:left w:val="none" w:sz="0" w:space="0" w:color="auto"/>
        <w:bottom w:val="none" w:sz="0" w:space="0" w:color="auto"/>
        <w:right w:val="none" w:sz="0" w:space="0" w:color="auto"/>
      </w:divBdr>
    </w:div>
    <w:div w:id="799030576">
      <w:bodyDiv w:val="1"/>
      <w:marLeft w:val="0"/>
      <w:marRight w:val="0"/>
      <w:marTop w:val="0"/>
      <w:marBottom w:val="0"/>
      <w:divBdr>
        <w:top w:val="none" w:sz="0" w:space="0" w:color="auto"/>
        <w:left w:val="none" w:sz="0" w:space="0" w:color="auto"/>
        <w:bottom w:val="none" w:sz="0" w:space="0" w:color="auto"/>
        <w:right w:val="none" w:sz="0" w:space="0" w:color="auto"/>
      </w:divBdr>
    </w:div>
    <w:div w:id="799224607">
      <w:bodyDiv w:val="1"/>
      <w:marLeft w:val="0"/>
      <w:marRight w:val="0"/>
      <w:marTop w:val="0"/>
      <w:marBottom w:val="0"/>
      <w:divBdr>
        <w:top w:val="none" w:sz="0" w:space="0" w:color="auto"/>
        <w:left w:val="none" w:sz="0" w:space="0" w:color="auto"/>
        <w:bottom w:val="none" w:sz="0" w:space="0" w:color="auto"/>
        <w:right w:val="none" w:sz="0" w:space="0" w:color="auto"/>
      </w:divBdr>
    </w:div>
    <w:div w:id="799495452">
      <w:bodyDiv w:val="1"/>
      <w:marLeft w:val="0"/>
      <w:marRight w:val="0"/>
      <w:marTop w:val="0"/>
      <w:marBottom w:val="0"/>
      <w:divBdr>
        <w:top w:val="none" w:sz="0" w:space="0" w:color="auto"/>
        <w:left w:val="none" w:sz="0" w:space="0" w:color="auto"/>
        <w:bottom w:val="none" w:sz="0" w:space="0" w:color="auto"/>
        <w:right w:val="none" w:sz="0" w:space="0" w:color="auto"/>
      </w:divBdr>
    </w:div>
    <w:div w:id="799500182">
      <w:bodyDiv w:val="1"/>
      <w:marLeft w:val="0"/>
      <w:marRight w:val="0"/>
      <w:marTop w:val="0"/>
      <w:marBottom w:val="0"/>
      <w:divBdr>
        <w:top w:val="none" w:sz="0" w:space="0" w:color="auto"/>
        <w:left w:val="none" w:sz="0" w:space="0" w:color="auto"/>
        <w:bottom w:val="none" w:sz="0" w:space="0" w:color="auto"/>
        <w:right w:val="none" w:sz="0" w:space="0" w:color="auto"/>
      </w:divBdr>
    </w:div>
    <w:div w:id="799688110">
      <w:bodyDiv w:val="1"/>
      <w:marLeft w:val="0"/>
      <w:marRight w:val="0"/>
      <w:marTop w:val="0"/>
      <w:marBottom w:val="0"/>
      <w:divBdr>
        <w:top w:val="none" w:sz="0" w:space="0" w:color="auto"/>
        <w:left w:val="none" w:sz="0" w:space="0" w:color="auto"/>
        <w:bottom w:val="none" w:sz="0" w:space="0" w:color="auto"/>
        <w:right w:val="none" w:sz="0" w:space="0" w:color="auto"/>
      </w:divBdr>
    </w:div>
    <w:div w:id="799960821">
      <w:bodyDiv w:val="1"/>
      <w:marLeft w:val="0"/>
      <w:marRight w:val="0"/>
      <w:marTop w:val="0"/>
      <w:marBottom w:val="0"/>
      <w:divBdr>
        <w:top w:val="none" w:sz="0" w:space="0" w:color="auto"/>
        <w:left w:val="none" w:sz="0" w:space="0" w:color="auto"/>
        <w:bottom w:val="none" w:sz="0" w:space="0" w:color="auto"/>
        <w:right w:val="none" w:sz="0" w:space="0" w:color="auto"/>
      </w:divBdr>
    </w:div>
    <w:div w:id="799999734">
      <w:bodyDiv w:val="1"/>
      <w:marLeft w:val="0"/>
      <w:marRight w:val="0"/>
      <w:marTop w:val="0"/>
      <w:marBottom w:val="0"/>
      <w:divBdr>
        <w:top w:val="none" w:sz="0" w:space="0" w:color="auto"/>
        <w:left w:val="none" w:sz="0" w:space="0" w:color="auto"/>
        <w:bottom w:val="none" w:sz="0" w:space="0" w:color="auto"/>
        <w:right w:val="none" w:sz="0" w:space="0" w:color="auto"/>
      </w:divBdr>
    </w:div>
    <w:div w:id="800151884">
      <w:bodyDiv w:val="1"/>
      <w:marLeft w:val="0"/>
      <w:marRight w:val="0"/>
      <w:marTop w:val="0"/>
      <w:marBottom w:val="0"/>
      <w:divBdr>
        <w:top w:val="none" w:sz="0" w:space="0" w:color="auto"/>
        <w:left w:val="none" w:sz="0" w:space="0" w:color="auto"/>
        <w:bottom w:val="none" w:sz="0" w:space="0" w:color="auto"/>
        <w:right w:val="none" w:sz="0" w:space="0" w:color="auto"/>
      </w:divBdr>
    </w:div>
    <w:div w:id="800731075">
      <w:bodyDiv w:val="1"/>
      <w:marLeft w:val="0"/>
      <w:marRight w:val="0"/>
      <w:marTop w:val="0"/>
      <w:marBottom w:val="0"/>
      <w:divBdr>
        <w:top w:val="none" w:sz="0" w:space="0" w:color="auto"/>
        <w:left w:val="none" w:sz="0" w:space="0" w:color="auto"/>
        <w:bottom w:val="none" w:sz="0" w:space="0" w:color="auto"/>
        <w:right w:val="none" w:sz="0" w:space="0" w:color="auto"/>
      </w:divBdr>
    </w:div>
    <w:div w:id="800882591">
      <w:bodyDiv w:val="1"/>
      <w:marLeft w:val="0"/>
      <w:marRight w:val="0"/>
      <w:marTop w:val="0"/>
      <w:marBottom w:val="0"/>
      <w:divBdr>
        <w:top w:val="none" w:sz="0" w:space="0" w:color="auto"/>
        <w:left w:val="none" w:sz="0" w:space="0" w:color="auto"/>
        <w:bottom w:val="none" w:sz="0" w:space="0" w:color="auto"/>
        <w:right w:val="none" w:sz="0" w:space="0" w:color="auto"/>
      </w:divBdr>
    </w:div>
    <w:div w:id="800919453">
      <w:bodyDiv w:val="1"/>
      <w:marLeft w:val="0"/>
      <w:marRight w:val="0"/>
      <w:marTop w:val="0"/>
      <w:marBottom w:val="0"/>
      <w:divBdr>
        <w:top w:val="none" w:sz="0" w:space="0" w:color="auto"/>
        <w:left w:val="none" w:sz="0" w:space="0" w:color="auto"/>
        <w:bottom w:val="none" w:sz="0" w:space="0" w:color="auto"/>
        <w:right w:val="none" w:sz="0" w:space="0" w:color="auto"/>
      </w:divBdr>
    </w:div>
    <w:div w:id="801002129">
      <w:bodyDiv w:val="1"/>
      <w:marLeft w:val="0"/>
      <w:marRight w:val="0"/>
      <w:marTop w:val="0"/>
      <w:marBottom w:val="0"/>
      <w:divBdr>
        <w:top w:val="none" w:sz="0" w:space="0" w:color="auto"/>
        <w:left w:val="none" w:sz="0" w:space="0" w:color="auto"/>
        <w:bottom w:val="none" w:sz="0" w:space="0" w:color="auto"/>
        <w:right w:val="none" w:sz="0" w:space="0" w:color="auto"/>
      </w:divBdr>
    </w:div>
    <w:div w:id="801118054">
      <w:bodyDiv w:val="1"/>
      <w:marLeft w:val="0"/>
      <w:marRight w:val="0"/>
      <w:marTop w:val="0"/>
      <w:marBottom w:val="0"/>
      <w:divBdr>
        <w:top w:val="none" w:sz="0" w:space="0" w:color="auto"/>
        <w:left w:val="none" w:sz="0" w:space="0" w:color="auto"/>
        <w:bottom w:val="none" w:sz="0" w:space="0" w:color="auto"/>
        <w:right w:val="none" w:sz="0" w:space="0" w:color="auto"/>
      </w:divBdr>
    </w:div>
    <w:div w:id="801120199">
      <w:bodyDiv w:val="1"/>
      <w:marLeft w:val="0"/>
      <w:marRight w:val="0"/>
      <w:marTop w:val="0"/>
      <w:marBottom w:val="0"/>
      <w:divBdr>
        <w:top w:val="none" w:sz="0" w:space="0" w:color="auto"/>
        <w:left w:val="none" w:sz="0" w:space="0" w:color="auto"/>
        <w:bottom w:val="none" w:sz="0" w:space="0" w:color="auto"/>
        <w:right w:val="none" w:sz="0" w:space="0" w:color="auto"/>
      </w:divBdr>
    </w:div>
    <w:div w:id="801732231">
      <w:bodyDiv w:val="1"/>
      <w:marLeft w:val="0"/>
      <w:marRight w:val="0"/>
      <w:marTop w:val="0"/>
      <w:marBottom w:val="0"/>
      <w:divBdr>
        <w:top w:val="none" w:sz="0" w:space="0" w:color="auto"/>
        <w:left w:val="none" w:sz="0" w:space="0" w:color="auto"/>
        <w:bottom w:val="none" w:sz="0" w:space="0" w:color="auto"/>
        <w:right w:val="none" w:sz="0" w:space="0" w:color="auto"/>
      </w:divBdr>
    </w:div>
    <w:div w:id="801850162">
      <w:bodyDiv w:val="1"/>
      <w:marLeft w:val="0"/>
      <w:marRight w:val="0"/>
      <w:marTop w:val="0"/>
      <w:marBottom w:val="0"/>
      <w:divBdr>
        <w:top w:val="none" w:sz="0" w:space="0" w:color="auto"/>
        <w:left w:val="none" w:sz="0" w:space="0" w:color="auto"/>
        <w:bottom w:val="none" w:sz="0" w:space="0" w:color="auto"/>
        <w:right w:val="none" w:sz="0" w:space="0" w:color="auto"/>
      </w:divBdr>
    </w:div>
    <w:div w:id="801966006">
      <w:bodyDiv w:val="1"/>
      <w:marLeft w:val="0"/>
      <w:marRight w:val="0"/>
      <w:marTop w:val="0"/>
      <w:marBottom w:val="0"/>
      <w:divBdr>
        <w:top w:val="none" w:sz="0" w:space="0" w:color="auto"/>
        <w:left w:val="none" w:sz="0" w:space="0" w:color="auto"/>
        <w:bottom w:val="none" w:sz="0" w:space="0" w:color="auto"/>
        <w:right w:val="none" w:sz="0" w:space="0" w:color="auto"/>
      </w:divBdr>
    </w:div>
    <w:div w:id="801995716">
      <w:bodyDiv w:val="1"/>
      <w:marLeft w:val="0"/>
      <w:marRight w:val="0"/>
      <w:marTop w:val="0"/>
      <w:marBottom w:val="0"/>
      <w:divBdr>
        <w:top w:val="none" w:sz="0" w:space="0" w:color="auto"/>
        <w:left w:val="none" w:sz="0" w:space="0" w:color="auto"/>
        <w:bottom w:val="none" w:sz="0" w:space="0" w:color="auto"/>
        <w:right w:val="none" w:sz="0" w:space="0" w:color="auto"/>
      </w:divBdr>
    </w:div>
    <w:div w:id="802502187">
      <w:bodyDiv w:val="1"/>
      <w:marLeft w:val="0"/>
      <w:marRight w:val="0"/>
      <w:marTop w:val="0"/>
      <w:marBottom w:val="0"/>
      <w:divBdr>
        <w:top w:val="none" w:sz="0" w:space="0" w:color="auto"/>
        <w:left w:val="none" w:sz="0" w:space="0" w:color="auto"/>
        <w:bottom w:val="none" w:sz="0" w:space="0" w:color="auto"/>
        <w:right w:val="none" w:sz="0" w:space="0" w:color="auto"/>
      </w:divBdr>
    </w:div>
    <w:div w:id="802625825">
      <w:bodyDiv w:val="1"/>
      <w:marLeft w:val="0"/>
      <w:marRight w:val="0"/>
      <w:marTop w:val="0"/>
      <w:marBottom w:val="0"/>
      <w:divBdr>
        <w:top w:val="none" w:sz="0" w:space="0" w:color="auto"/>
        <w:left w:val="none" w:sz="0" w:space="0" w:color="auto"/>
        <w:bottom w:val="none" w:sz="0" w:space="0" w:color="auto"/>
        <w:right w:val="none" w:sz="0" w:space="0" w:color="auto"/>
      </w:divBdr>
    </w:div>
    <w:div w:id="802693600">
      <w:bodyDiv w:val="1"/>
      <w:marLeft w:val="0"/>
      <w:marRight w:val="0"/>
      <w:marTop w:val="0"/>
      <w:marBottom w:val="0"/>
      <w:divBdr>
        <w:top w:val="none" w:sz="0" w:space="0" w:color="auto"/>
        <w:left w:val="none" w:sz="0" w:space="0" w:color="auto"/>
        <w:bottom w:val="none" w:sz="0" w:space="0" w:color="auto"/>
        <w:right w:val="none" w:sz="0" w:space="0" w:color="auto"/>
      </w:divBdr>
    </w:div>
    <w:div w:id="802817904">
      <w:bodyDiv w:val="1"/>
      <w:marLeft w:val="0"/>
      <w:marRight w:val="0"/>
      <w:marTop w:val="0"/>
      <w:marBottom w:val="0"/>
      <w:divBdr>
        <w:top w:val="none" w:sz="0" w:space="0" w:color="auto"/>
        <w:left w:val="none" w:sz="0" w:space="0" w:color="auto"/>
        <w:bottom w:val="none" w:sz="0" w:space="0" w:color="auto"/>
        <w:right w:val="none" w:sz="0" w:space="0" w:color="auto"/>
      </w:divBdr>
    </w:div>
    <w:div w:id="802888528">
      <w:bodyDiv w:val="1"/>
      <w:marLeft w:val="0"/>
      <w:marRight w:val="0"/>
      <w:marTop w:val="0"/>
      <w:marBottom w:val="0"/>
      <w:divBdr>
        <w:top w:val="none" w:sz="0" w:space="0" w:color="auto"/>
        <w:left w:val="none" w:sz="0" w:space="0" w:color="auto"/>
        <w:bottom w:val="none" w:sz="0" w:space="0" w:color="auto"/>
        <w:right w:val="none" w:sz="0" w:space="0" w:color="auto"/>
      </w:divBdr>
    </w:div>
    <w:div w:id="803085715">
      <w:bodyDiv w:val="1"/>
      <w:marLeft w:val="0"/>
      <w:marRight w:val="0"/>
      <w:marTop w:val="0"/>
      <w:marBottom w:val="0"/>
      <w:divBdr>
        <w:top w:val="none" w:sz="0" w:space="0" w:color="auto"/>
        <w:left w:val="none" w:sz="0" w:space="0" w:color="auto"/>
        <w:bottom w:val="none" w:sz="0" w:space="0" w:color="auto"/>
        <w:right w:val="none" w:sz="0" w:space="0" w:color="auto"/>
      </w:divBdr>
    </w:div>
    <w:div w:id="803157646">
      <w:bodyDiv w:val="1"/>
      <w:marLeft w:val="0"/>
      <w:marRight w:val="0"/>
      <w:marTop w:val="0"/>
      <w:marBottom w:val="0"/>
      <w:divBdr>
        <w:top w:val="none" w:sz="0" w:space="0" w:color="auto"/>
        <w:left w:val="none" w:sz="0" w:space="0" w:color="auto"/>
        <w:bottom w:val="none" w:sz="0" w:space="0" w:color="auto"/>
        <w:right w:val="none" w:sz="0" w:space="0" w:color="auto"/>
      </w:divBdr>
    </w:div>
    <w:div w:id="803229325">
      <w:bodyDiv w:val="1"/>
      <w:marLeft w:val="0"/>
      <w:marRight w:val="0"/>
      <w:marTop w:val="0"/>
      <w:marBottom w:val="0"/>
      <w:divBdr>
        <w:top w:val="none" w:sz="0" w:space="0" w:color="auto"/>
        <w:left w:val="none" w:sz="0" w:space="0" w:color="auto"/>
        <w:bottom w:val="none" w:sz="0" w:space="0" w:color="auto"/>
        <w:right w:val="none" w:sz="0" w:space="0" w:color="auto"/>
      </w:divBdr>
    </w:div>
    <w:div w:id="803349365">
      <w:bodyDiv w:val="1"/>
      <w:marLeft w:val="0"/>
      <w:marRight w:val="0"/>
      <w:marTop w:val="0"/>
      <w:marBottom w:val="0"/>
      <w:divBdr>
        <w:top w:val="none" w:sz="0" w:space="0" w:color="auto"/>
        <w:left w:val="none" w:sz="0" w:space="0" w:color="auto"/>
        <w:bottom w:val="none" w:sz="0" w:space="0" w:color="auto"/>
        <w:right w:val="none" w:sz="0" w:space="0" w:color="auto"/>
      </w:divBdr>
    </w:div>
    <w:div w:id="803350090">
      <w:bodyDiv w:val="1"/>
      <w:marLeft w:val="0"/>
      <w:marRight w:val="0"/>
      <w:marTop w:val="0"/>
      <w:marBottom w:val="0"/>
      <w:divBdr>
        <w:top w:val="none" w:sz="0" w:space="0" w:color="auto"/>
        <w:left w:val="none" w:sz="0" w:space="0" w:color="auto"/>
        <w:bottom w:val="none" w:sz="0" w:space="0" w:color="auto"/>
        <w:right w:val="none" w:sz="0" w:space="0" w:color="auto"/>
      </w:divBdr>
    </w:div>
    <w:div w:id="803622105">
      <w:bodyDiv w:val="1"/>
      <w:marLeft w:val="0"/>
      <w:marRight w:val="0"/>
      <w:marTop w:val="0"/>
      <w:marBottom w:val="0"/>
      <w:divBdr>
        <w:top w:val="none" w:sz="0" w:space="0" w:color="auto"/>
        <w:left w:val="none" w:sz="0" w:space="0" w:color="auto"/>
        <w:bottom w:val="none" w:sz="0" w:space="0" w:color="auto"/>
        <w:right w:val="none" w:sz="0" w:space="0" w:color="auto"/>
      </w:divBdr>
    </w:div>
    <w:div w:id="803692247">
      <w:bodyDiv w:val="1"/>
      <w:marLeft w:val="0"/>
      <w:marRight w:val="0"/>
      <w:marTop w:val="0"/>
      <w:marBottom w:val="0"/>
      <w:divBdr>
        <w:top w:val="none" w:sz="0" w:space="0" w:color="auto"/>
        <w:left w:val="none" w:sz="0" w:space="0" w:color="auto"/>
        <w:bottom w:val="none" w:sz="0" w:space="0" w:color="auto"/>
        <w:right w:val="none" w:sz="0" w:space="0" w:color="auto"/>
      </w:divBdr>
    </w:div>
    <w:div w:id="803817527">
      <w:bodyDiv w:val="1"/>
      <w:marLeft w:val="0"/>
      <w:marRight w:val="0"/>
      <w:marTop w:val="0"/>
      <w:marBottom w:val="0"/>
      <w:divBdr>
        <w:top w:val="none" w:sz="0" w:space="0" w:color="auto"/>
        <w:left w:val="none" w:sz="0" w:space="0" w:color="auto"/>
        <w:bottom w:val="none" w:sz="0" w:space="0" w:color="auto"/>
        <w:right w:val="none" w:sz="0" w:space="0" w:color="auto"/>
      </w:divBdr>
    </w:div>
    <w:div w:id="804086254">
      <w:bodyDiv w:val="1"/>
      <w:marLeft w:val="0"/>
      <w:marRight w:val="0"/>
      <w:marTop w:val="0"/>
      <w:marBottom w:val="0"/>
      <w:divBdr>
        <w:top w:val="none" w:sz="0" w:space="0" w:color="auto"/>
        <w:left w:val="none" w:sz="0" w:space="0" w:color="auto"/>
        <w:bottom w:val="none" w:sz="0" w:space="0" w:color="auto"/>
        <w:right w:val="none" w:sz="0" w:space="0" w:color="auto"/>
      </w:divBdr>
    </w:div>
    <w:div w:id="804130102">
      <w:bodyDiv w:val="1"/>
      <w:marLeft w:val="0"/>
      <w:marRight w:val="0"/>
      <w:marTop w:val="0"/>
      <w:marBottom w:val="0"/>
      <w:divBdr>
        <w:top w:val="none" w:sz="0" w:space="0" w:color="auto"/>
        <w:left w:val="none" w:sz="0" w:space="0" w:color="auto"/>
        <w:bottom w:val="none" w:sz="0" w:space="0" w:color="auto"/>
        <w:right w:val="none" w:sz="0" w:space="0" w:color="auto"/>
      </w:divBdr>
    </w:div>
    <w:div w:id="804154048">
      <w:bodyDiv w:val="1"/>
      <w:marLeft w:val="0"/>
      <w:marRight w:val="0"/>
      <w:marTop w:val="0"/>
      <w:marBottom w:val="0"/>
      <w:divBdr>
        <w:top w:val="none" w:sz="0" w:space="0" w:color="auto"/>
        <w:left w:val="none" w:sz="0" w:space="0" w:color="auto"/>
        <w:bottom w:val="none" w:sz="0" w:space="0" w:color="auto"/>
        <w:right w:val="none" w:sz="0" w:space="0" w:color="auto"/>
      </w:divBdr>
    </w:div>
    <w:div w:id="804618103">
      <w:bodyDiv w:val="1"/>
      <w:marLeft w:val="0"/>
      <w:marRight w:val="0"/>
      <w:marTop w:val="0"/>
      <w:marBottom w:val="0"/>
      <w:divBdr>
        <w:top w:val="none" w:sz="0" w:space="0" w:color="auto"/>
        <w:left w:val="none" w:sz="0" w:space="0" w:color="auto"/>
        <w:bottom w:val="none" w:sz="0" w:space="0" w:color="auto"/>
        <w:right w:val="none" w:sz="0" w:space="0" w:color="auto"/>
      </w:divBdr>
    </w:div>
    <w:div w:id="805051294">
      <w:bodyDiv w:val="1"/>
      <w:marLeft w:val="0"/>
      <w:marRight w:val="0"/>
      <w:marTop w:val="0"/>
      <w:marBottom w:val="0"/>
      <w:divBdr>
        <w:top w:val="none" w:sz="0" w:space="0" w:color="auto"/>
        <w:left w:val="none" w:sz="0" w:space="0" w:color="auto"/>
        <w:bottom w:val="none" w:sz="0" w:space="0" w:color="auto"/>
        <w:right w:val="none" w:sz="0" w:space="0" w:color="auto"/>
      </w:divBdr>
    </w:div>
    <w:div w:id="805197004">
      <w:bodyDiv w:val="1"/>
      <w:marLeft w:val="0"/>
      <w:marRight w:val="0"/>
      <w:marTop w:val="0"/>
      <w:marBottom w:val="0"/>
      <w:divBdr>
        <w:top w:val="none" w:sz="0" w:space="0" w:color="auto"/>
        <w:left w:val="none" w:sz="0" w:space="0" w:color="auto"/>
        <w:bottom w:val="none" w:sz="0" w:space="0" w:color="auto"/>
        <w:right w:val="none" w:sz="0" w:space="0" w:color="auto"/>
      </w:divBdr>
    </w:div>
    <w:div w:id="805244348">
      <w:bodyDiv w:val="1"/>
      <w:marLeft w:val="0"/>
      <w:marRight w:val="0"/>
      <w:marTop w:val="0"/>
      <w:marBottom w:val="0"/>
      <w:divBdr>
        <w:top w:val="none" w:sz="0" w:space="0" w:color="auto"/>
        <w:left w:val="none" w:sz="0" w:space="0" w:color="auto"/>
        <w:bottom w:val="none" w:sz="0" w:space="0" w:color="auto"/>
        <w:right w:val="none" w:sz="0" w:space="0" w:color="auto"/>
      </w:divBdr>
    </w:div>
    <w:div w:id="805314742">
      <w:bodyDiv w:val="1"/>
      <w:marLeft w:val="0"/>
      <w:marRight w:val="0"/>
      <w:marTop w:val="0"/>
      <w:marBottom w:val="0"/>
      <w:divBdr>
        <w:top w:val="none" w:sz="0" w:space="0" w:color="auto"/>
        <w:left w:val="none" w:sz="0" w:space="0" w:color="auto"/>
        <w:bottom w:val="none" w:sz="0" w:space="0" w:color="auto"/>
        <w:right w:val="none" w:sz="0" w:space="0" w:color="auto"/>
      </w:divBdr>
    </w:div>
    <w:div w:id="805438066">
      <w:bodyDiv w:val="1"/>
      <w:marLeft w:val="0"/>
      <w:marRight w:val="0"/>
      <w:marTop w:val="0"/>
      <w:marBottom w:val="0"/>
      <w:divBdr>
        <w:top w:val="none" w:sz="0" w:space="0" w:color="auto"/>
        <w:left w:val="none" w:sz="0" w:space="0" w:color="auto"/>
        <w:bottom w:val="none" w:sz="0" w:space="0" w:color="auto"/>
        <w:right w:val="none" w:sz="0" w:space="0" w:color="auto"/>
      </w:divBdr>
    </w:div>
    <w:div w:id="805583202">
      <w:bodyDiv w:val="1"/>
      <w:marLeft w:val="0"/>
      <w:marRight w:val="0"/>
      <w:marTop w:val="0"/>
      <w:marBottom w:val="0"/>
      <w:divBdr>
        <w:top w:val="none" w:sz="0" w:space="0" w:color="auto"/>
        <w:left w:val="none" w:sz="0" w:space="0" w:color="auto"/>
        <w:bottom w:val="none" w:sz="0" w:space="0" w:color="auto"/>
        <w:right w:val="none" w:sz="0" w:space="0" w:color="auto"/>
      </w:divBdr>
    </w:div>
    <w:div w:id="805704878">
      <w:bodyDiv w:val="1"/>
      <w:marLeft w:val="0"/>
      <w:marRight w:val="0"/>
      <w:marTop w:val="0"/>
      <w:marBottom w:val="0"/>
      <w:divBdr>
        <w:top w:val="none" w:sz="0" w:space="0" w:color="auto"/>
        <w:left w:val="none" w:sz="0" w:space="0" w:color="auto"/>
        <w:bottom w:val="none" w:sz="0" w:space="0" w:color="auto"/>
        <w:right w:val="none" w:sz="0" w:space="0" w:color="auto"/>
      </w:divBdr>
    </w:div>
    <w:div w:id="805968847">
      <w:bodyDiv w:val="1"/>
      <w:marLeft w:val="0"/>
      <w:marRight w:val="0"/>
      <w:marTop w:val="0"/>
      <w:marBottom w:val="0"/>
      <w:divBdr>
        <w:top w:val="none" w:sz="0" w:space="0" w:color="auto"/>
        <w:left w:val="none" w:sz="0" w:space="0" w:color="auto"/>
        <w:bottom w:val="none" w:sz="0" w:space="0" w:color="auto"/>
        <w:right w:val="none" w:sz="0" w:space="0" w:color="auto"/>
      </w:divBdr>
    </w:div>
    <w:div w:id="806045889">
      <w:bodyDiv w:val="1"/>
      <w:marLeft w:val="0"/>
      <w:marRight w:val="0"/>
      <w:marTop w:val="0"/>
      <w:marBottom w:val="0"/>
      <w:divBdr>
        <w:top w:val="none" w:sz="0" w:space="0" w:color="auto"/>
        <w:left w:val="none" w:sz="0" w:space="0" w:color="auto"/>
        <w:bottom w:val="none" w:sz="0" w:space="0" w:color="auto"/>
        <w:right w:val="none" w:sz="0" w:space="0" w:color="auto"/>
      </w:divBdr>
    </w:div>
    <w:div w:id="806435201">
      <w:bodyDiv w:val="1"/>
      <w:marLeft w:val="0"/>
      <w:marRight w:val="0"/>
      <w:marTop w:val="0"/>
      <w:marBottom w:val="0"/>
      <w:divBdr>
        <w:top w:val="none" w:sz="0" w:space="0" w:color="auto"/>
        <w:left w:val="none" w:sz="0" w:space="0" w:color="auto"/>
        <w:bottom w:val="none" w:sz="0" w:space="0" w:color="auto"/>
        <w:right w:val="none" w:sz="0" w:space="0" w:color="auto"/>
      </w:divBdr>
    </w:div>
    <w:div w:id="806708288">
      <w:bodyDiv w:val="1"/>
      <w:marLeft w:val="0"/>
      <w:marRight w:val="0"/>
      <w:marTop w:val="0"/>
      <w:marBottom w:val="0"/>
      <w:divBdr>
        <w:top w:val="none" w:sz="0" w:space="0" w:color="auto"/>
        <w:left w:val="none" w:sz="0" w:space="0" w:color="auto"/>
        <w:bottom w:val="none" w:sz="0" w:space="0" w:color="auto"/>
        <w:right w:val="none" w:sz="0" w:space="0" w:color="auto"/>
      </w:divBdr>
    </w:div>
    <w:div w:id="806899671">
      <w:bodyDiv w:val="1"/>
      <w:marLeft w:val="0"/>
      <w:marRight w:val="0"/>
      <w:marTop w:val="0"/>
      <w:marBottom w:val="0"/>
      <w:divBdr>
        <w:top w:val="none" w:sz="0" w:space="0" w:color="auto"/>
        <w:left w:val="none" w:sz="0" w:space="0" w:color="auto"/>
        <w:bottom w:val="none" w:sz="0" w:space="0" w:color="auto"/>
        <w:right w:val="none" w:sz="0" w:space="0" w:color="auto"/>
      </w:divBdr>
    </w:div>
    <w:div w:id="807012112">
      <w:bodyDiv w:val="1"/>
      <w:marLeft w:val="0"/>
      <w:marRight w:val="0"/>
      <w:marTop w:val="0"/>
      <w:marBottom w:val="0"/>
      <w:divBdr>
        <w:top w:val="none" w:sz="0" w:space="0" w:color="auto"/>
        <w:left w:val="none" w:sz="0" w:space="0" w:color="auto"/>
        <w:bottom w:val="none" w:sz="0" w:space="0" w:color="auto"/>
        <w:right w:val="none" w:sz="0" w:space="0" w:color="auto"/>
      </w:divBdr>
    </w:div>
    <w:div w:id="807168882">
      <w:bodyDiv w:val="1"/>
      <w:marLeft w:val="0"/>
      <w:marRight w:val="0"/>
      <w:marTop w:val="0"/>
      <w:marBottom w:val="0"/>
      <w:divBdr>
        <w:top w:val="none" w:sz="0" w:space="0" w:color="auto"/>
        <w:left w:val="none" w:sz="0" w:space="0" w:color="auto"/>
        <w:bottom w:val="none" w:sz="0" w:space="0" w:color="auto"/>
        <w:right w:val="none" w:sz="0" w:space="0" w:color="auto"/>
      </w:divBdr>
    </w:div>
    <w:div w:id="807213091">
      <w:bodyDiv w:val="1"/>
      <w:marLeft w:val="0"/>
      <w:marRight w:val="0"/>
      <w:marTop w:val="0"/>
      <w:marBottom w:val="0"/>
      <w:divBdr>
        <w:top w:val="none" w:sz="0" w:space="0" w:color="auto"/>
        <w:left w:val="none" w:sz="0" w:space="0" w:color="auto"/>
        <w:bottom w:val="none" w:sz="0" w:space="0" w:color="auto"/>
        <w:right w:val="none" w:sz="0" w:space="0" w:color="auto"/>
      </w:divBdr>
    </w:div>
    <w:div w:id="807862578">
      <w:bodyDiv w:val="1"/>
      <w:marLeft w:val="0"/>
      <w:marRight w:val="0"/>
      <w:marTop w:val="0"/>
      <w:marBottom w:val="0"/>
      <w:divBdr>
        <w:top w:val="none" w:sz="0" w:space="0" w:color="auto"/>
        <w:left w:val="none" w:sz="0" w:space="0" w:color="auto"/>
        <w:bottom w:val="none" w:sz="0" w:space="0" w:color="auto"/>
        <w:right w:val="none" w:sz="0" w:space="0" w:color="auto"/>
      </w:divBdr>
    </w:div>
    <w:div w:id="808015223">
      <w:bodyDiv w:val="1"/>
      <w:marLeft w:val="0"/>
      <w:marRight w:val="0"/>
      <w:marTop w:val="0"/>
      <w:marBottom w:val="0"/>
      <w:divBdr>
        <w:top w:val="none" w:sz="0" w:space="0" w:color="auto"/>
        <w:left w:val="none" w:sz="0" w:space="0" w:color="auto"/>
        <w:bottom w:val="none" w:sz="0" w:space="0" w:color="auto"/>
        <w:right w:val="none" w:sz="0" w:space="0" w:color="auto"/>
      </w:divBdr>
    </w:div>
    <w:div w:id="808060868">
      <w:bodyDiv w:val="1"/>
      <w:marLeft w:val="0"/>
      <w:marRight w:val="0"/>
      <w:marTop w:val="0"/>
      <w:marBottom w:val="0"/>
      <w:divBdr>
        <w:top w:val="none" w:sz="0" w:space="0" w:color="auto"/>
        <w:left w:val="none" w:sz="0" w:space="0" w:color="auto"/>
        <w:bottom w:val="none" w:sz="0" w:space="0" w:color="auto"/>
        <w:right w:val="none" w:sz="0" w:space="0" w:color="auto"/>
      </w:divBdr>
    </w:div>
    <w:div w:id="808211711">
      <w:bodyDiv w:val="1"/>
      <w:marLeft w:val="0"/>
      <w:marRight w:val="0"/>
      <w:marTop w:val="0"/>
      <w:marBottom w:val="0"/>
      <w:divBdr>
        <w:top w:val="none" w:sz="0" w:space="0" w:color="auto"/>
        <w:left w:val="none" w:sz="0" w:space="0" w:color="auto"/>
        <w:bottom w:val="none" w:sz="0" w:space="0" w:color="auto"/>
        <w:right w:val="none" w:sz="0" w:space="0" w:color="auto"/>
      </w:divBdr>
    </w:div>
    <w:div w:id="808279859">
      <w:bodyDiv w:val="1"/>
      <w:marLeft w:val="0"/>
      <w:marRight w:val="0"/>
      <w:marTop w:val="0"/>
      <w:marBottom w:val="0"/>
      <w:divBdr>
        <w:top w:val="none" w:sz="0" w:space="0" w:color="auto"/>
        <w:left w:val="none" w:sz="0" w:space="0" w:color="auto"/>
        <w:bottom w:val="none" w:sz="0" w:space="0" w:color="auto"/>
        <w:right w:val="none" w:sz="0" w:space="0" w:color="auto"/>
      </w:divBdr>
    </w:div>
    <w:div w:id="808281920">
      <w:bodyDiv w:val="1"/>
      <w:marLeft w:val="0"/>
      <w:marRight w:val="0"/>
      <w:marTop w:val="0"/>
      <w:marBottom w:val="0"/>
      <w:divBdr>
        <w:top w:val="none" w:sz="0" w:space="0" w:color="auto"/>
        <w:left w:val="none" w:sz="0" w:space="0" w:color="auto"/>
        <w:bottom w:val="none" w:sz="0" w:space="0" w:color="auto"/>
        <w:right w:val="none" w:sz="0" w:space="0" w:color="auto"/>
      </w:divBdr>
    </w:div>
    <w:div w:id="808283255">
      <w:bodyDiv w:val="1"/>
      <w:marLeft w:val="0"/>
      <w:marRight w:val="0"/>
      <w:marTop w:val="0"/>
      <w:marBottom w:val="0"/>
      <w:divBdr>
        <w:top w:val="none" w:sz="0" w:space="0" w:color="auto"/>
        <w:left w:val="none" w:sz="0" w:space="0" w:color="auto"/>
        <w:bottom w:val="none" w:sz="0" w:space="0" w:color="auto"/>
        <w:right w:val="none" w:sz="0" w:space="0" w:color="auto"/>
      </w:divBdr>
    </w:div>
    <w:div w:id="808664859">
      <w:bodyDiv w:val="1"/>
      <w:marLeft w:val="0"/>
      <w:marRight w:val="0"/>
      <w:marTop w:val="0"/>
      <w:marBottom w:val="0"/>
      <w:divBdr>
        <w:top w:val="none" w:sz="0" w:space="0" w:color="auto"/>
        <w:left w:val="none" w:sz="0" w:space="0" w:color="auto"/>
        <w:bottom w:val="none" w:sz="0" w:space="0" w:color="auto"/>
        <w:right w:val="none" w:sz="0" w:space="0" w:color="auto"/>
      </w:divBdr>
    </w:div>
    <w:div w:id="808669542">
      <w:bodyDiv w:val="1"/>
      <w:marLeft w:val="0"/>
      <w:marRight w:val="0"/>
      <w:marTop w:val="0"/>
      <w:marBottom w:val="0"/>
      <w:divBdr>
        <w:top w:val="none" w:sz="0" w:space="0" w:color="auto"/>
        <w:left w:val="none" w:sz="0" w:space="0" w:color="auto"/>
        <w:bottom w:val="none" w:sz="0" w:space="0" w:color="auto"/>
        <w:right w:val="none" w:sz="0" w:space="0" w:color="auto"/>
      </w:divBdr>
    </w:div>
    <w:div w:id="808785643">
      <w:bodyDiv w:val="1"/>
      <w:marLeft w:val="0"/>
      <w:marRight w:val="0"/>
      <w:marTop w:val="0"/>
      <w:marBottom w:val="0"/>
      <w:divBdr>
        <w:top w:val="none" w:sz="0" w:space="0" w:color="auto"/>
        <w:left w:val="none" w:sz="0" w:space="0" w:color="auto"/>
        <w:bottom w:val="none" w:sz="0" w:space="0" w:color="auto"/>
        <w:right w:val="none" w:sz="0" w:space="0" w:color="auto"/>
      </w:divBdr>
    </w:div>
    <w:div w:id="808787852">
      <w:bodyDiv w:val="1"/>
      <w:marLeft w:val="0"/>
      <w:marRight w:val="0"/>
      <w:marTop w:val="0"/>
      <w:marBottom w:val="0"/>
      <w:divBdr>
        <w:top w:val="none" w:sz="0" w:space="0" w:color="auto"/>
        <w:left w:val="none" w:sz="0" w:space="0" w:color="auto"/>
        <w:bottom w:val="none" w:sz="0" w:space="0" w:color="auto"/>
        <w:right w:val="none" w:sz="0" w:space="0" w:color="auto"/>
      </w:divBdr>
    </w:div>
    <w:div w:id="808977437">
      <w:bodyDiv w:val="1"/>
      <w:marLeft w:val="0"/>
      <w:marRight w:val="0"/>
      <w:marTop w:val="0"/>
      <w:marBottom w:val="0"/>
      <w:divBdr>
        <w:top w:val="none" w:sz="0" w:space="0" w:color="auto"/>
        <w:left w:val="none" w:sz="0" w:space="0" w:color="auto"/>
        <w:bottom w:val="none" w:sz="0" w:space="0" w:color="auto"/>
        <w:right w:val="none" w:sz="0" w:space="0" w:color="auto"/>
      </w:divBdr>
    </w:div>
    <w:div w:id="809055970">
      <w:bodyDiv w:val="1"/>
      <w:marLeft w:val="0"/>
      <w:marRight w:val="0"/>
      <w:marTop w:val="0"/>
      <w:marBottom w:val="0"/>
      <w:divBdr>
        <w:top w:val="none" w:sz="0" w:space="0" w:color="auto"/>
        <w:left w:val="none" w:sz="0" w:space="0" w:color="auto"/>
        <w:bottom w:val="none" w:sz="0" w:space="0" w:color="auto"/>
        <w:right w:val="none" w:sz="0" w:space="0" w:color="auto"/>
      </w:divBdr>
    </w:div>
    <w:div w:id="809059176">
      <w:bodyDiv w:val="1"/>
      <w:marLeft w:val="0"/>
      <w:marRight w:val="0"/>
      <w:marTop w:val="0"/>
      <w:marBottom w:val="0"/>
      <w:divBdr>
        <w:top w:val="none" w:sz="0" w:space="0" w:color="auto"/>
        <w:left w:val="none" w:sz="0" w:space="0" w:color="auto"/>
        <w:bottom w:val="none" w:sz="0" w:space="0" w:color="auto"/>
        <w:right w:val="none" w:sz="0" w:space="0" w:color="auto"/>
      </w:divBdr>
    </w:div>
    <w:div w:id="809443407">
      <w:bodyDiv w:val="1"/>
      <w:marLeft w:val="0"/>
      <w:marRight w:val="0"/>
      <w:marTop w:val="0"/>
      <w:marBottom w:val="0"/>
      <w:divBdr>
        <w:top w:val="none" w:sz="0" w:space="0" w:color="auto"/>
        <w:left w:val="none" w:sz="0" w:space="0" w:color="auto"/>
        <w:bottom w:val="none" w:sz="0" w:space="0" w:color="auto"/>
        <w:right w:val="none" w:sz="0" w:space="0" w:color="auto"/>
      </w:divBdr>
    </w:div>
    <w:div w:id="809514078">
      <w:bodyDiv w:val="1"/>
      <w:marLeft w:val="0"/>
      <w:marRight w:val="0"/>
      <w:marTop w:val="0"/>
      <w:marBottom w:val="0"/>
      <w:divBdr>
        <w:top w:val="none" w:sz="0" w:space="0" w:color="auto"/>
        <w:left w:val="none" w:sz="0" w:space="0" w:color="auto"/>
        <w:bottom w:val="none" w:sz="0" w:space="0" w:color="auto"/>
        <w:right w:val="none" w:sz="0" w:space="0" w:color="auto"/>
      </w:divBdr>
    </w:div>
    <w:div w:id="809515196">
      <w:bodyDiv w:val="1"/>
      <w:marLeft w:val="0"/>
      <w:marRight w:val="0"/>
      <w:marTop w:val="0"/>
      <w:marBottom w:val="0"/>
      <w:divBdr>
        <w:top w:val="none" w:sz="0" w:space="0" w:color="auto"/>
        <w:left w:val="none" w:sz="0" w:space="0" w:color="auto"/>
        <w:bottom w:val="none" w:sz="0" w:space="0" w:color="auto"/>
        <w:right w:val="none" w:sz="0" w:space="0" w:color="auto"/>
      </w:divBdr>
    </w:div>
    <w:div w:id="809858468">
      <w:bodyDiv w:val="1"/>
      <w:marLeft w:val="0"/>
      <w:marRight w:val="0"/>
      <w:marTop w:val="0"/>
      <w:marBottom w:val="0"/>
      <w:divBdr>
        <w:top w:val="none" w:sz="0" w:space="0" w:color="auto"/>
        <w:left w:val="none" w:sz="0" w:space="0" w:color="auto"/>
        <w:bottom w:val="none" w:sz="0" w:space="0" w:color="auto"/>
        <w:right w:val="none" w:sz="0" w:space="0" w:color="auto"/>
      </w:divBdr>
    </w:div>
    <w:div w:id="810100772">
      <w:bodyDiv w:val="1"/>
      <w:marLeft w:val="0"/>
      <w:marRight w:val="0"/>
      <w:marTop w:val="0"/>
      <w:marBottom w:val="0"/>
      <w:divBdr>
        <w:top w:val="none" w:sz="0" w:space="0" w:color="auto"/>
        <w:left w:val="none" w:sz="0" w:space="0" w:color="auto"/>
        <w:bottom w:val="none" w:sz="0" w:space="0" w:color="auto"/>
        <w:right w:val="none" w:sz="0" w:space="0" w:color="auto"/>
      </w:divBdr>
    </w:div>
    <w:div w:id="810244448">
      <w:bodyDiv w:val="1"/>
      <w:marLeft w:val="0"/>
      <w:marRight w:val="0"/>
      <w:marTop w:val="0"/>
      <w:marBottom w:val="0"/>
      <w:divBdr>
        <w:top w:val="none" w:sz="0" w:space="0" w:color="auto"/>
        <w:left w:val="none" w:sz="0" w:space="0" w:color="auto"/>
        <w:bottom w:val="none" w:sz="0" w:space="0" w:color="auto"/>
        <w:right w:val="none" w:sz="0" w:space="0" w:color="auto"/>
      </w:divBdr>
    </w:div>
    <w:div w:id="810562459">
      <w:bodyDiv w:val="1"/>
      <w:marLeft w:val="0"/>
      <w:marRight w:val="0"/>
      <w:marTop w:val="0"/>
      <w:marBottom w:val="0"/>
      <w:divBdr>
        <w:top w:val="none" w:sz="0" w:space="0" w:color="auto"/>
        <w:left w:val="none" w:sz="0" w:space="0" w:color="auto"/>
        <w:bottom w:val="none" w:sz="0" w:space="0" w:color="auto"/>
        <w:right w:val="none" w:sz="0" w:space="0" w:color="auto"/>
      </w:divBdr>
    </w:div>
    <w:div w:id="810903514">
      <w:bodyDiv w:val="1"/>
      <w:marLeft w:val="0"/>
      <w:marRight w:val="0"/>
      <w:marTop w:val="0"/>
      <w:marBottom w:val="0"/>
      <w:divBdr>
        <w:top w:val="none" w:sz="0" w:space="0" w:color="auto"/>
        <w:left w:val="none" w:sz="0" w:space="0" w:color="auto"/>
        <w:bottom w:val="none" w:sz="0" w:space="0" w:color="auto"/>
        <w:right w:val="none" w:sz="0" w:space="0" w:color="auto"/>
      </w:divBdr>
    </w:div>
    <w:div w:id="810945280">
      <w:bodyDiv w:val="1"/>
      <w:marLeft w:val="0"/>
      <w:marRight w:val="0"/>
      <w:marTop w:val="0"/>
      <w:marBottom w:val="0"/>
      <w:divBdr>
        <w:top w:val="none" w:sz="0" w:space="0" w:color="auto"/>
        <w:left w:val="none" w:sz="0" w:space="0" w:color="auto"/>
        <w:bottom w:val="none" w:sz="0" w:space="0" w:color="auto"/>
        <w:right w:val="none" w:sz="0" w:space="0" w:color="auto"/>
      </w:divBdr>
    </w:div>
    <w:div w:id="811018235">
      <w:bodyDiv w:val="1"/>
      <w:marLeft w:val="0"/>
      <w:marRight w:val="0"/>
      <w:marTop w:val="0"/>
      <w:marBottom w:val="0"/>
      <w:divBdr>
        <w:top w:val="none" w:sz="0" w:space="0" w:color="auto"/>
        <w:left w:val="none" w:sz="0" w:space="0" w:color="auto"/>
        <w:bottom w:val="none" w:sz="0" w:space="0" w:color="auto"/>
        <w:right w:val="none" w:sz="0" w:space="0" w:color="auto"/>
      </w:divBdr>
    </w:div>
    <w:div w:id="811018439">
      <w:bodyDiv w:val="1"/>
      <w:marLeft w:val="0"/>
      <w:marRight w:val="0"/>
      <w:marTop w:val="0"/>
      <w:marBottom w:val="0"/>
      <w:divBdr>
        <w:top w:val="none" w:sz="0" w:space="0" w:color="auto"/>
        <w:left w:val="none" w:sz="0" w:space="0" w:color="auto"/>
        <w:bottom w:val="none" w:sz="0" w:space="0" w:color="auto"/>
        <w:right w:val="none" w:sz="0" w:space="0" w:color="auto"/>
      </w:divBdr>
    </w:div>
    <w:div w:id="811368058">
      <w:bodyDiv w:val="1"/>
      <w:marLeft w:val="0"/>
      <w:marRight w:val="0"/>
      <w:marTop w:val="0"/>
      <w:marBottom w:val="0"/>
      <w:divBdr>
        <w:top w:val="none" w:sz="0" w:space="0" w:color="auto"/>
        <w:left w:val="none" w:sz="0" w:space="0" w:color="auto"/>
        <w:bottom w:val="none" w:sz="0" w:space="0" w:color="auto"/>
        <w:right w:val="none" w:sz="0" w:space="0" w:color="auto"/>
      </w:divBdr>
    </w:div>
    <w:div w:id="811599300">
      <w:bodyDiv w:val="1"/>
      <w:marLeft w:val="0"/>
      <w:marRight w:val="0"/>
      <w:marTop w:val="0"/>
      <w:marBottom w:val="0"/>
      <w:divBdr>
        <w:top w:val="none" w:sz="0" w:space="0" w:color="auto"/>
        <w:left w:val="none" w:sz="0" w:space="0" w:color="auto"/>
        <w:bottom w:val="none" w:sz="0" w:space="0" w:color="auto"/>
        <w:right w:val="none" w:sz="0" w:space="0" w:color="auto"/>
      </w:divBdr>
    </w:div>
    <w:div w:id="811753783">
      <w:bodyDiv w:val="1"/>
      <w:marLeft w:val="0"/>
      <w:marRight w:val="0"/>
      <w:marTop w:val="0"/>
      <w:marBottom w:val="0"/>
      <w:divBdr>
        <w:top w:val="none" w:sz="0" w:space="0" w:color="auto"/>
        <w:left w:val="none" w:sz="0" w:space="0" w:color="auto"/>
        <w:bottom w:val="none" w:sz="0" w:space="0" w:color="auto"/>
        <w:right w:val="none" w:sz="0" w:space="0" w:color="auto"/>
      </w:divBdr>
    </w:div>
    <w:div w:id="811867020">
      <w:bodyDiv w:val="1"/>
      <w:marLeft w:val="0"/>
      <w:marRight w:val="0"/>
      <w:marTop w:val="0"/>
      <w:marBottom w:val="0"/>
      <w:divBdr>
        <w:top w:val="none" w:sz="0" w:space="0" w:color="auto"/>
        <w:left w:val="none" w:sz="0" w:space="0" w:color="auto"/>
        <w:bottom w:val="none" w:sz="0" w:space="0" w:color="auto"/>
        <w:right w:val="none" w:sz="0" w:space="0" w:color="auto"/>
      </w:divBdr>
    </w:div>
    <w:div w:id="811992773">
      <w:bodyDiv w:val="1"/>
      <w:marLeft w:val="0"/>
      <w:marRight w:val="0"/>
      <w:marTop w:val="0"/>
      <w:marBottom w:val="0"/>
      <w:divBdr>
        <w:top w:val="none" w:sz="0" w:space="0" w:color="auto"/>
        <w:left w:val="none" w:sz="0" w:space="0" w:color="auto"/>
        <w:bottom w:val="none" w:sz="0" w:space="0" w:color="auto"/>
        <w:right w:val="none" w:sz="0" w:space="0" w:color="auto"/>
      </w:divBdr>
    </w:div>
    <w:div w:id="812022187">
      <w:bodyDiv w:val="1"/>
      <w:marLeft w:val="0"/>
      <w:marRight w:val="0"/>
      <w:marTop w:val="0"/>
      <w:marBottom w:val="0"/>
      <w:divBdr>
        <w:top w:val="none" w:sz="0" w:space="0" w:color="auto"/>
        <w:left w:val="none" w:sz="0" w:space="0" w:color="auto"/>
        <w:bottom w:val="none" w:sz="0" w:space="0" w:color="auto"/>
        <w:right w:val="none" w:sz="0" w:space="0" w:color="auto"/>
      </w:divBdr>
    </w:div>
    <w:div w:id="812258870">
      <w:bodyDiv w:val="1"/>
      <w:marLeft w:val="0"/>
      <w:marRight w:val="0"/>
      <w:marTop w:val="0"/>
      <w:marBottom w:val="0"/>
      <w:divBdr>
        <w:top w:val="none" w:sz="0" w:space="0" w:color="auto"/>
        <w:left w:val="none" w:sz="0" w:space="0" w:color="auto"/>
        <w:bottom w:val="none" w:sz="0" w:space="0" w:color="auto"/>
        <w:right w:val="none" w:sz="0" w:space="0" w:color="auto"/>
      </w:divBdr>
    </w:div>
    <w:div w:id="812411614">
      <w:bodyDiv w:val="1"/>
      <w:marLeft w:val="0"/>
      <w:marRight w:val="0"/>
      <w:marTop w:val="0"/>
      <w:marBottom w:val="0"/>
      <w:divBdr>
        <w:top w:val="none" w:sz="0" w:space="0" w:color="auto"/>
        <w:left w:val="none" w:sz="0" w:space="0" w:color="auto"/>
        <w:bottom w:val="none" w:sz="0" w:space="0" w:color="auto"/>
        <w:right w:val="none" w:sz="0" w:space="0" w:color="auto"/>
      </w:divBdr>
    </w:div>
    <w:div w:id="812525832">
      <w:bodyDiv w:val="1"/>
      <w:marLeft w:val="0"/>
      <w:marRight w:val="0"/>
      <w:marTop w:val="0"/>
      <w:marBottom w:val="0"/>
      <w:divBdr>
        <w:top w:val="none" w:sz="0" w:space="0" w:color="auto"/>
        <w:left w:val="none" w:sz="0" w:space="0" w:color="auto"/>
        <w:bottom w:val="none" w:sz="0" w:space="0" w:color="auto"/>
        <w:right w:val="none" w:sz="0" w:space="0" w:color="auto"/>
      </w:divBdr>
    </w:div>
    <w:div w:id="812673714">
      <w:bodyDiv w:val="1"/>
      <w:marLeft w:val="0"/>
      <w:marRight w:val="0"/>
      <w:marTop w:val="0"/>
      <w:marBottom w:val="0"/>
      <w:divBdr>
        <w:top w:val="none" w:sz="0" w:space="0" w:color="auto"/>
        <w:left w:val="none" w:sz="0" w:space="0" w:color="auto"/>
        <w:bottom w:val="none" w:sz="0" w:space="0" w:color="auto"/>
        <w:right w:val="none" w:sz="0" w:space="0" w:color="auto"/>
      </w:divBdr>
    </w:div>
    <w:div w:id="812987662">
      <w:bodyDiv w:val="1"/>
      <w:marLeft w:val="0"/>
      <w:marRight w:val="0"/>
      <w:marTop w:val="0"/>
      <w:marBottom w:val="0"/>
      <w:divBdr>
        <w:top w:val="none" w:sz="0" w:space="0" w:color="auto"/>
        <w:left w:val="none" w:sz="0" w:space="0" w:color="auto"/>
        <w:bottom w:val="none" w:sz="0" w:space="0" w:color="auto"/>
        <w:right w:val="none" w:sz="0" w:space="0" w:color="auto"/>
      </w:divBdr>
    </w:div>
    <w:div w:id="813181563">
      <w:bodyDiv w:val="1"/>
      <w:marLeft w:val="0"/>
      <w:marRight w:val="0"/>
      <w:marTop w:val="0"/>
      <w:marBottom w:val="0"/>
      <w:divBdr>
        <w:top w:val="none" w:sz="0" w:space="0" w:color="auto"/>
        <w:left w:val="none" w:sz="0" w:space="0" w:color="auto"/>
        <w:bottom w:val="none" w:sz="0" w:space="0" w:color="auto"/>
        <w:right w:val="none" w:sz="0" w:space="0" w:color="auto"/>
      </w:divBdr>
    </w:div>
    <w:div w:id="813569911">
      <w:bodyDiv w:val="1"/>
      <w:marLeft w:val="0"/>
      <w:marRight w:val="0"/>
      <w:marTop w:val="0"/>
      <w:marBottom w:val="0"/>
      <w:divBdr>
        <w:top w:val="none" w:sz="0" w:space="0" w:color="auto"/>
        <w:left w:val="none" w:sz="0" w:space="0" w:color="auto"/>
        <w:bottom w:val="none" w:sz="0" w:space="0" w:color="auto"/>
        <w:right w:val="none" w:sz="0" w:space="0" w:color="auto"/>
      </w:divBdr>
    </w:div>
    <w:div w:id="813643356">
      <w:bodyDiv w:val="1"/>
      <w:marLeft w:val="0"/>
      <w:marRight w:val="0"/>
      <w:marTop w:val="0"/>
      <w:marBottom w:val="0"/>
      <w:divBdr>
        <w:top w:val="none" w:sz="0" w:space="0" w:color="auto"/>
        <w:left w:val="none" w:sz="0" w:space="0" w:color="auto"/>
        <w:bottom w:val="none" w:sz="0" w:space="0" w:color="auto"/>
        <w:right w:val="none" w:sz="0" w:space="0" w:color="auto"/>
      </w:divBdr>
    </w:div>
    <w:div w:id="813717740">
      <w:bodyDiv w:val="1"/>
      <w:marLeft w:val="0"/>
      <w:marRight w:val="0"/>
      <w:marTop w:val="0"/>
      <w:marBottom w:val="0"/>
      <w:divBdr>
        <w:top w:val="none" w:sz="0" w:space="0" w:color="auto"/>
        <w:left w:val="none" w:sz="0" w:space="0" w:color="auto"/>
        <w:bottom w:val="none" w:sz="0" w:space="0" w:color="auto"/>
        <w:right w:val="none" w:sz="0" w:space="0" w:color="auto"/>
      </w:divBdr>
    </w:div>
    <w:div w:id="814176331">
      <w:bodyDiv w:val="1"/>
      <w:marLeft w:val="0"/>
      <w:marRight w:val="0"/>
      <w:marTop w:val="0"/>
      <w:marBottom w:val="0"/>
      <w:divBdr>
        <w:top w:val="none" w:sz="0" w:space="0" w:color="auto"/>
        <w:left w:val="none" w:sz="0" w:space="0" w:color="auto"/>
        <w:bottom w:val="none" w:sz="0" w:space="0" w:color="auto"/>
        <w:right w:val="none" w:sz="0" w:space="0" w:color="auto"/>
      </w:divBdr>
    </w:div>
    <w:div w:id="814176543">
      <w:bodyDiv w:val="1"/>
      <w:marLeft w:val="0"/>
      <w:marRight w:val="0"/>
      <w:marTop w:val="0"/>
      <w:marBottom w:val="0"/>
      <w:divBdr>
        <w:top w:val="none" w:sz="0" w:space="0" w:color="auto"/>
        <w:left w:val="none" w:sz="0" w:space="0" w:color="auto"/>
        <w:bottom w:val="none" w:sz="0" w:space="0" w:color="auto"/>
        <w:right w:val="none" w:sz="0" w:space="0" w:color="auto"/>
      </w:divBdr>
    </w:div>
    <w:div w:id="814184099">
      <w:bodyDiv w:val="1"/>
      <w:marLeft w:val="0"/>
      <w:marRight w:val="0"/>
      <w:marTop w:val="0"/>
      <w:marBottom w:val="0"/>
      <w:divBdr>
        <w:top w:val="none" w:sz="0" w:space="0" w:color="auto"/>
        <w:left w:val="none" w:sz="0" w:space="0" w:color="auto"/>
        <w:bottom w:val="none" w:sz="0" w:space="0" w:color="auto"/>
        <w:right w:val="none" w:sz="0" w:space="0" w:color="auto"/>
      </w:divBdr>
    </w:div>
    <w:div w:id="814223698">
      <w:bodyDiv w:val="1"/>
      <w:marLeft w:val="0"/>
      <w:marRight w:val="0"/>
      <w:marTop w:val="0"/>
      <w:marBottom w:val="0"/>
      <w:divBdr>
        <w:top w:val="none" w:sz="0" w:space="0" w:color="auto"/>
        <w:left w:val="none" w:sz="0" w:space="0" w:color="auto"/>
        <w:bottom w:val="none" w:sz="0" w:space="0" w:color="auto"/>
        <w:right w:val="none" w:sz="0" w:space="0" w:color="auto"/>
      </w:divBdr>
    </w:div>
    <w:div w:id="814302716">
      <w:bodyDiv w:val="1"/>
      <w:marLeft w:val="0"/>
      <w:marRight w:val="0"/>
      <w:marTop w:val="0"/>
      <w:marBottom w:val="0"/>
      <w:divBdr>
        <w:top w:val="none" w:sz="0" w:space="0" w:color="auto"/>
        <w:left w:val="none" w:sz="0" w:space="0" w:color="auto"/>
        <w:bottom w:val="none" w:sz="0" w:space="0" w:color="auto"/>
        <w:right w:val="none" w:sz="0" w:space="0" w:color="auto"/>
      </w:divBdr>
    </w:div>
    <w:div w:id="814567744">
      <w:bodyDiv w:val="1"/>
      <w:marLeft w:val="0"/>
      <w:marRight w:val="0"/>
      <w:marTop w:val="0"/>
      <w:marBottom w:val="0"/>
      <w:divBdr>
        <w:top w:val="none" w:sz="0" w:space="0" w:color="auto"/>
        <w:left w:val="none" w:sz="0" w:space="0" w:color="auto"/>
        <w:bottom w:val="none" w:sz="0" w:space="0" w:color="auto"/>
        <w:right w:val="none" w:sz="0" w:space="0" w:color="auto"/>
      </w:divBdr>
    </w:div>
    <w:div w:id="814681160">
      <w:bodyDiv w:val="1"/>
      <w:marLeft w:val="0"/>
      <w:marRight w:val="0"/>
      <w:marTop w:val="0"/>
      <w:marBottom w:val="0"/>
      <w:divBdr>
        <w:top w:val="none" w:sz="0" w:space="0" w:color="auto"/>
        <w:left w:val="none" w:sz="0" w:space="0" w:color="auto"/>
        <w:bottom w:val="none" w:sz="0" w:space="0" w:color="auto"/>
        <w:right w:val="none" w:sz="0" w:space="0" w:color="auto"/>
      </w:divBdr>
    </w:div>
    <w:div w:id="814686657">
      <w:bodyDiv w:val="1"/>
      <w:marLeft w:val="0"/>
      <w:marRight w:val="0"/>
      <w:marTop w:val="0"/>
      <w:marBottom w:val="0"/>
      <w:divBdr>
        <w:top w:val="none" w:sz="0" w:space="0" w:color="auto"/>
        <w:left w:val="none" w:sz="0" w:space="0" w:color="auto"/>
        <w:bottom w:val="none" w:sz="0" w:space="0" w:color="auto"/>
        <w:right w:val="none" w:sz="0" w:space="0" w:color="auto"/>
      </w:divBdr>
    </w:div>
    <w:div w:id="814761766">
      <w:bodyDiv w:val="1"/>
      <w:marLeft w:val="0"/>
      <w:marRight w:val="0"/>
      <w:marTop w:val="0"/>
      <w:marBottom w:val="0"/>
      <w:divBdr>
        <w:top w:val="none" w:sz="0" w:space="0" w:color="auto"/>
        <w:left w:val="none" w:sz="0" w:space="0" w:color="auto"/>
        <w:bottom w:val="none" w:sz="0" w:space="0" w:color="auto"/>
        <w:right w:val="none" w:sz="0" w:space="0" w:color="auto"/>
      </w:divBdr>
    </w:div>
    <w:div w:id="814835211">
      <w:bodyDiv w:val="1"/>
      <w:marLeft w:val="0"/>
      <w:marRight w:val="0"/>
      <w:marTop w:val="0"/>
      <w:marBottom w:val="0"/>
      <w:divBdr>
        <w:top w:val="none" w:sz="0" w:space="0" w:color="auto"/>
        <w:left w:val="none" w:sz="0" w:space="0" w:color="auto"/>
        <w:bottom w:val="none" w:sz="0" w:space="0" w:color="auto"/>
        <w:right w:val="none" w:sz="0" w:space="0" w:color="auto"/>
      </w:divBdr>
    </w:div>
    <w:div w:id="814882527">
      <w:bodyDiv w:val="1"/>
      <w:marLeft w:val="0"/>
      <w:marRight w:val="0"/>
      <w:marTop w:val="0"/>
      <w:marBottom w:val="0"/>
      <w:divBdr>
        <w:top w:val="none" w:sz="0" w:space="0" w:color="auto"/>
        <w:left w:val="none" w:sz="0" w:space="0" w:color="auto"/>
        <w:bottom w:val="none" w:sz="0" w:space="0" w:color="auto"/>
        <w:right w:val="none" w:sz="0" w:space="0" w:color="auto"/>
      </w:divBdr>
    </w:div>
    <w:div w:id="815226537">
      <w:bodyDiv w:val="1"/>
      <w:marLeft w:val="0"/>
      <w:marRight w:val="0"/>
      <w:marTop w:val="0"/>
      <w:marBottom w:val="0"/>
      <w:divBdr>
        <w:top w:val="none" w:sz="0" w:space="0" w:color="auto"/>
        <w:left w:val="none" w:sz="0" w:space="0" w:color="auto"/>
        <w:bottom w:val="none" w:sz="0" w:space="0" w:color="auto"/>
        <w:right w:val="none" w:sz="0" w:space="0" w:color="auto"/>
      </w:divBdr>
    </w:div>
    <w:div w:id="815414626">
      <w:bodyDiv w:val="1"/>
      <w:marLeft w:val="0"/>
      <w:marRight w:val="0"/>
      <w:marTop w:val="0"/>
      <w:marBottom w:val="0"/>
      <w:divBdr>
        <w:top w:val="none" w:sz="0" w:space="0" w:color="auto"/>
        <w:left w:val="none" w:sz="0" w:space="0" w:color="auto"/>
        <w:bottom w:val="none" w:sz="0" w:space="0" w:color="auto"/>
        <w:right w:val="none" w:sz="0" w:space="0" w:color="auto"/>
      </w:divBdr>
    </w:div>
    <w:div w:id="815490624">
      <w:bodyDiv w:val="1"/>
      <w:marLeft w:val="0"/>
      <w:marRight w:val="0"/>
      <w:marTop w:val="0"/>
      <w:marBottom w:val="0"/>
      <w:divBdr>
        <w:top w:val="none" w:sz="0" w:space="0" w:color="auto"/>
        <w:left w:val="none" w:sz="0" w:space="0" w:color="auto"/>
        <w:bottom w:val="none" w:sz="0" w:space="0" w:color="auto"/>
        <w:right w:val="none" w:sz="0" w:space="0" w:color="auto"/>
      </w:divBdr>
    </w:div>
    <w:div w:id="815755728">
      <w:bodyDiv w:val="1"/>
      <w:marLeft w:val="0"/>
      <w:marRight w:val="0"/>
      <w:marTop w:val="0"/>
      <w:marBottom w:val="0"/>
      <w:divBdr>
        <w:top w:val="none" w:sz="0" w:space="0" w:color="auto"/>
        <w:left w:val="none" w:sz="0" w:space="0" w:color="auto"/>
        <w:bottom w:val="none" w:sz="0" w:space="0" w:color="auto"/>
        <w:right w:val="none" w:sz="0" w:space="0" w:color="auto"/>
      </w:divBdr>
    </w:div>
    <w:div w:id="815798076">
      <w:bodyDiv w:val="1"/>
      <w:marLeft w:val="0"/>
      <w:marRight w:val="0"/>
      <w:marTop w:val="0"/>
      <w:marBottom w:val="0"/>
      <w:divBdr>
        <w:top w:val="none" w:sz="0" w:space="0" w:color="auto"/>
        <w:left w:val="none" w:sz="0" w:space="0" w:color="auto"/>
        <w:bottom w:val="none" w:sz="0" w:space="0" w:color="auto"/>
        <w:right w:val="none" w:sz="0" w:space="0" w:color="auto"/>
      </w:divBdr>
    </w:div>
    <w:div w:id="815802547">
      <w:bodyDiv w:val="1"/>
      <w:marLeft w:val="0"/>
      <w:marRight w:val="0"/>
      <w:marTop w:val="0"/>
      <w:marBottom w:val="0"/>
      <w:divBdr>
        <w:top w:val="none" w:sz="0" w:space="0" w:color="auto"/>
        <w:left w:val="none" w:sz="0" w:space="0" w:color="auto"/>
        <w:bottom w:val="none" w:sz="0" w:space="0" w:color="auto"/>
        <w:right w:val="none" w:sz="0" w:space="0" w:color="auto"/>
      </w:divBdr>
    </w:div>
    <w:div w:id="815995517">
      <w:bodyDiv w:val="1"/>
      <w:marLeft w:val="0"/>
      <w:marRight w:val="0"/>
      <w:marTop w:val="0"/>
      <w:marBottom w:val="0"/>
      <w:divBdr>
        <w:top w:val="none" w:sz="0" w:space="0" w:color="auto"/>
        <w:left w:val="none" w:sz="0" w:space="0" w:color="auto"/>
        <w:bottom w:val="none" w:sz="0" w:space="0" w:color="auto"/>
        <w:right w:val="none" w:sz="0" w:space="0" w:color="auto"/>
      </w:divBdr>
    </w:div>
    <w:div w:id="816067581">
      <w:bodyDiv w:val="1"/>
      <w:marLeft w:val="0"/>
      <w:marRight w:val="0"/>
      <w:marTop w:val="0"/>
      <w:marBottom w:val="0"/>
      <w:divBdr>
        <w:top w:val="none" w:sz="0" w:space="0" w:color="auto"/>
        <w:left w:val="none" w:sz="0" w:space="0" w:color="auto"/>
        <w:bottom w:val="none" w:sz="0" w:space="0" w:color="auto"/>
        <w:right w:val="none" w:sz="0" w:space="0" w:color="auto"/>
      </w:divBdr>
    </w:div>
    <w:div w:id="816188494">
      <w:bodyDiv w:val="1"/>
      <w:marLeft w:val="0"/>
      <w:marRight w:val="0"/>
      <w:marTop w:val="0"/>
      <w:marBottom w:val="0"/>
      <w:divBdr>
        <w:top w:val="none" w:sz="0" w:space="0" w:color="auto"/>
        <w:left w:val="none" w:sz="0" w:space="0" w:color="auto"/>
        <w:bottom w:val="none" w:sz="0" w:space="0" w:color="auto"/>
        <w:right w:val="none" w:sz="0" w:space="0" w:color="auto"/>
      </w:divBdr>
    </w:div>
    <w:div w:id="816338163">
      <w:bodyDiv w:val="1"/>
      <w:marLeft w:val="0"/>
      <w:marRight w:val="0"/>
      <w:marTop w:val="0"/>
      <w:marBottom w:val="0"/>
      <w:divBdr>
        <w:top w:val="none" w:sz="0" w:space="0" w:color="auto"/>
        <w:left w:val="none" w:sz="0" w:space="0" w:color="auto"/>
        <w:bottom w:val="none" w:sz="0" w:space="0" w:color="auto"/>
        <w:right w:val="none" w:sz="0" w:space="0" w:color="auto"/>
      </w:divBdr>
    </w:div>
    <w:div w:id="816343601">
      <w:bodyDiv w:val="1"/>
      <w:marLeft w:val="0"/>
      <w:marRight w:val="0"/>
      <w:marTop w:val="0"/>
      <w:marBottom w:val="0"/>
      <w:divBdr>
        <w:top w:val="none" w:sz="0" w:space="0" w:color="auto"/>
        <w:left w:val="none" w:sz="0" w:space="0" w:color="auto"/>
        <w:bottom w:val="none" w:sz="0" w:space="0" w:color="auto"/>
        <w:right w:val="none" w:sz="0" w:space="0" w:color="auto"/>
      </w:divBdr>
    </w:div>
    <w:div w:id="816532558">
      <w:bodyDiv w:val="1"/>
      <w:marLeft w:val="0"/>
      <w:marRight w:val="0"/>
      <w:marTop w:val="0"/>
      <w:marBottom w:val="0"/>
      <w:divBdr>
        <w:top w:val="none" w:sz="0" w:space="0" w:color="auto"/>
        <w:left w:val="none" w:sz="0" w:space="0" w:color="auto"/>
        <w:bottom w:val="none" w:sz="0" w:space="0" w:color="auto"/>
        <w:right w:val="none" w:sz="0" w:space="0" w:color="auto"/>
      </w:divBdr>
    </w:div>
    <w:div w:id="817065763">
      <w:bodyDiv w:val="1"/>
      <w:marLeft w:val="0"/>
      <w:marRight w:val="0"/>
      <w:marTop w:val="0"/>
      <w:marBottom w:val="0"/>
      <w:divBdr>
        <w:top w:val="none" w:sz="0" w:space="0" w:color="auto"/>
        <w:left w:val="none" w:sz="0" w:space="0" w:color="auto"/>
        <w:bottom w:val="none" w:sz="0" w:space="0" w:color="auto"/>
        <w:right w:val="none" w:sz="0" w:space="0" w:color="auto"/>
      </w:divBdr>
    </w:div>
    <w:div w:id="817115246">
      <w:bodyDiv w:val="1"/>
      <w:marLeft w:val="0"/>
      <w:marRight w:val="0"/>
      <w:marTop w:val="0"/>
      <w:marBottom w:val="0"/>
      <w:divBdr>
        <w:top w:val="none" w:sz="0" w:space="0" w:color="auto"/>
        <w:left w:val="none" w:sz="0" w:space="0" w:color="auto"/>
        <w:bottom w:val="none" w:sz="0" w:space="0" w:color="auto"/>
        <w:right w:val="none" w:sz="0" w:space="0" w:color="auto"/>
      </w:divBdr>
    </w:div>
    <w:div w:id="817695597">
      <w:bodyDiv w:val="1"/>
      <w:marLeft w:val="0"/>
      <w:marRight w:val="0"/>
      <w:marTop w:val="0"/>
      <w:marBottom w:val="0"/>
      <w:divBdr>
        <w:top w:val="none" w:sz="0" w:space="0" w:color="auto"/>
        <w:left w:val="none" w:sz="0" w:space="0" w:color="auto"/>
        <w:bottom w:val="none" w:sz="0" w:space="0" w:color="auto"/>
        <w:right w:val="none" w:sz="0" w:space="0" w:color="auto"/>
      </w:divBdr>
    </w:div>
    <w:div w:id="817763505">
      <w:bodyDiv w:val="1"/>
      <w:marLeft w:val="0"/>
      <w:marRight w:val="0"/>
      <w:marTop w:val="0"/>
      <w:marBottom w:val="0"/>
      <w:divBdr>
        <w:top w:val="none" w:sz="0" w:space="0" w:color="auto"/>
        <w:left w:val="none" w:sz="0" w:space="0" w:color="auto"/>
        <w:bottom w:val="none" w:sz="0" w:space="0" w:color="auto"/>
        <w:right w:val="none" w:sz="0" w:space="0" w:color="auto"/>
      </w:divBdr>
    </w:div>
    <w:div w:id="817957875">
      <w:bodyDiv w:val="1"/>
      <w:marLeft w:val="0"/>
      <w:marRight w:val="0"/>
      <w:marTop w:val="0"/>
      <w:marBottom w:val="0"/>
      <w:divBdr>
        <w:top w:val="none" w:sz="0" w:space="0" w:color="auto"/>
        <w:left w:val="none" w:sz="0" w:space="0" w:color="auto"/>
        <w:bottom w:val="none" w:sz="0" w:space="0" w:color="auto"/>
        <w:right w:val="none" w:sz="0" w:space="0" w:color="auto"/>
      </w:divBdr>
    </w:div>
    <w:div w:id="818151546">
      <w:bodyDiv w:val="1"/>
      <w:marLeft w:val="0"/>
      <w:marRight w:val="0"/>
      <w:marTop w:val="0"/>
      <w:marBottom w:val="0"/>
      <w:divBdr>
        <w:top w:val="none" w:sz="0" w:space="0" w:color="auto"/>
        <w:left w:val="none" w:sz="0" w:space="0" w:color="auto"/>
        <w:bottom w:val="none" w:sz="0" w:space="0" w:color="auto"/>
        <w:right w:val="none" w:sz="0" w:space="0" w:color="auto"/>
      </w:divBdr>
    </w:div>
    <w:div w:id="818225272">
      <w:bodyDiv w:val="1"/>
      <w:marLeft w:val="0"/>
      <w:marRight w:val="0"/>
      <w:marTop w:val="0"/>
      <w:marBottom w:val="0"/>
      <w:divBdr>
        <w:top w:val="none" w:sz="0" w:space="0" w:color="auto"/>
        <w:left w:val="none" w:sz="0" w:space="0" w:color="auto"/>
        <w:bottom w:val="none" w:sz="0" w:space="0" w:color="auto"/>
        <w:right w:val="none" w:sz="0" w:space="0" w:color="auto"/>
      </w:divBdr>
    </w:div>
    <w:div w:id="818230081">
      <w:bodyDiv w:val="1"/>
      <w:marLeft w:val="0"/>
      <w:marRight w:val="0"/>
      <w:marTop w:val="0"/>
      <w:marBottom w:val="0"/>
      <w:divBdr>
        <w:top w:val="none" w:sz="0" w:space="0" w:color="auto"/>
        <w:left w:val="none" w:sz="0" w:space="0" w:color="auto"/>
        <w:bottom w:val="none" w:sz="0" w:space="0" w:color="auto"/>
        <w:right w:val="none" w:sz="0" w:space="0" w:color="auto"/>
      </w:divBdr>
    </w:div>
    <w:div w:id="818422243">
      <w:bodyDiv w:val="1"/>
      <w:marLeft w:val="0"/>
      <w:marRight w:val="0"/>
      <w:marTop w:val="0"/>
      <w:marBottom w:val="0"/>
      <w:divBdr>
        <w:top w:val="none" w:sz="0" w:space="0" w:color="auto"/>
        <w:left w:val="none" w:sz="0" w:space="0" w:color="auto"/>
        <w:bottom w:val="none" w:sz="0" w:space="0" w:color="auto"/>
        <w:right w:val="none" w:sz="0" w:space="0" w:color="auto"/>
      </w:divBdr>
    </w:div>
    <w:div w:id="818766014">
      <w:bodyDiv w:val="1"/>
      <w:marLeft w:val="0"/>
      <w:marRight w:val="0"/>
      <w:marTop w:val="0"/>
      <w:marBottom w:val="0"/>
      <w:divBdr>
        <w:top w:val="none" w:sz="0" w:space="0" w:color="auto"/>
        <w:left w:val="none" w:sz="0" w:space="0" w:color="auto"/>
        <w:bottom w:val="none" w:sz="0" w:space="0" w:color="auto"/>
        <w:right w:val="none" w:sz="0" w:space="0" w:color="auto"/>
      </w:divBdr>
    </w:div>
    <w:div w:id="818766867">
      <w:bodyDiv w:val="1"/>
      <w:marLeft w:val="0"/>
      <w:marRight w:val="0"/>
      <w:marTop w:val="0"/>
      <w:marBottom w:val="0"/>
      <w:divBdr>
        <w:top w:val="none" w:sz="0" w:space="0" w:color="auto"/>
        <w:left w:val="none" w:sz="0" w:space="0" w:color="auto"/>
        <w:bottom w:val="none" w:sz="0" w:space="0" w:color="auto"/>
        <w:right w:val="none" w:sz="0" w:space="0" w:color="auto"/>
      </w:divBdr>
    </w:div>
    <w:div w:id="818838559">
      <w:bodyDiv w:val="1"/>
      <w:marLeft w:val="0"/>
      <w:marRight w:val="0"/>
      <w:marTop w:val="0"/>
      <w:marBottom w:val="0"/>
      <w:divBdr>
        <w:top w:val="none" w:sz="0" w:space="0" w:color="auto"/>
        <w:left w:val="none" w:sz="0" w:space="0" w:color="auto"/>
        <w:bottom w:val="none" w:sz="0" w:space="0" w:color="auto"/>
        <w:right w:val="none" w:sz="0" w:space="0" w:color="auto"/>
      </w:divBdr>
    </w:div>
    <w:div w:id="819006245">
      <w:bodyDiv w:val="1"/>
      <w:marLeft w:val="0"/>
      <w:marRight w:val="0"/>
      <w:marTop w:val="0"/>
      <w:marBottom w:val="0"/>
      <w:divBdr>
        <w:top w:val="none" w:sz="0" w:space="0" w:color="auto"/>
        <w:left w:val="none" w:sz="0" w:space="0" w:color="auto"/>
        <w:bottom w:val="none" w:sz="0" w:space="0" w:color="auto"/>
        <w:right w:val="none" w:sz="0" w:space="0" w:color="auto"/>
      </w:divBdr>
    </w:div>
    <w:div w:id="819007905">
      <w:bodyDiv w:val="1"/>
      <w:marLeft w:val="0"/>
      <w:marRight w:val="0"/>
      <w:marTop w:val="0"/>
      <w:marBottom w:val="0"/>
      <w:divBdr>
        <w:top w:val="none" w:sz="0" w:space="0" w:color="auto"/>
        <w:left w:val="none" w:sz="0" w:space="0" w:color="auto"/>
        <w:bottom w:val="none" w:sz="0" w:space="0" w:color="auto"/>
        <w:right w:val="none" w:sz="0" w:space="0" w:color="auto"/>
      </w:divBdr>
    </w:div>
    <w:div w:id="819466455">
      <w:bodyDiv w:val="1"/>
      <w:marLeft w:val="0"/>
      <w:marRight w:val="0"/>
      <w:marTop w:val="0"/>
      <w:marBottom w:val="0"/>
      <w:divBdr>
        <w:top w:val="none" w:sz="0" w:space="0" w:color="auto"/>
        <w:left w:val="none" w:sz="0" w:space="0" w:color="auto"/>
        <w:bottom w:val="none" w:sz="0" w:space="0" w:color="auto"/>
        <w:right w:val="none" w:sz="0" w:space="0" w:color="auto"/>
      </w:divBdr>
    </w:div>
    <w:div w:id="819804881">
      <w:bodyDiv w:val="1"/>
      <w:marLeft w:val="0"/>
      <w:marRight w:val="0"/>
      <w:marTop w:val="0"/>
      <w:marBottom w:val="0"/>
      <w:divBdr>
        <w:top w:val="none" w:sz="0" w:space="0" w:color="auto"/>
        <w:left w:val="none" w:sz="0" w:space="0" w:color="auto"/>
        <w:bottom w:val="none" w:sz="0" w:space="0" w:color="auto"/>
        <w:right w:val="none" w:sz="0" w:space="0" w:color="auto"/>
      </w:divBdr>
    </w:div>
    <w:div w:id="819807659">
      <w:bodyDiv w:val="1"/>
      <w:marLeft w:val="0"/>
      <w:marRight w:val="0"/>
      <w:marTop w:val="0"/>
      <w:marBottom w:val="0"/>
      <w:divBdr>
        <w:top w:val="none" w:sz="0" w:space="0" w:color="auto"/>
        <w:left w:val="none" w:sz="0" w:space="0" w:color="auto"/>
        <w:bottom w:val="none" w:sz="0" w:space="0" w:color="auto"/>
        <w:right w:val="none" w:sz="0" w:space="0" w:color="auto"/>
      </w:divBdr>
    </w:div>
    <w:div w:id="819923615">
      <w:bodyDiv w:val="1"/>
      <w:marLeft w:val="0"/>
      <w:marRight w:val="0"/>
      <w:marTop w:val="0"/>
      <w:marBottom w:val="0"/>
      <w:divBdr>
        <w:top w:val="none" w:sz="0" w:space="0" w:color="auto"/>
        <w:left w:val="none" w:sz="0" w:space="0" w:color="auto"/>
        <w:bottom w:val="none" w:sz="0" w:space="0" w:color="auto"/>
        <w:right w:val="none" w:sz="0" w:space="0" w:color="auto"/>
      </w:divBdr>
    </w:div>
    <w:div w:id="819928422">
      <w:bodyDiv w:val="1"/>
      <w:marLeft w:val="0"/>
      <w:marRight w:val="0"/>
      <w:marTop w:val="0"/>
      <w:marBottom w:val="0"/>
      <w:divBdr>
        <w:top w:val="none" w:sz="0" w:space="0" w:color="auto"/>
        <w:left w:val="none" w:sz="0" w:space="0" w:color="auto"/>
        <w:bottom w:val="none" w:sz="0" w:space="0" w:color="auto"/>
        <w:right w:val="none" w:sz="0" w:space="0" w:color="auto"/>
      </w:divBdr>
    </w:div>
    <w:div w:id="820001643">
      <w:bodyDiv w:val="1"/>
      <w:marLeft w:val="0"/>
      <w:marRight w:val="0"/>
      <w:marTop w:val="0"/>
      <w:marBottom w:val="0"/>
      <w:divBdr>
        <w:top w:val="none" w:sz="0" w:space="0" w:color="auto"/>
        <w:left w:val="none" w:sz="0" w:space="0" w:color="auto"/>
        <w:bottom w:val="none" w:sz="0" w:space="0" w:color="auto"/>
        <w:right w:val="none" w:sz="0" w:space="0" w:color="auto"/>
      </w:divBdr>
    </w:div>
    <w:div w:id="820079640">
      <w:bodyDiv w:val="1"/>
      <w:marLeft w:val="0"/>
      <w:marRight w:val="0"/>
      <w:marTop w:val="0"/>
      <w:marBottom w:val="0"/>
      <w:divBdr>
        <w:top w:val="none" w:sz="0" w:space="0" w:color="auto"/>
        <w:left w:val="none" w:sz="0" w:space="0" w:color="auto"/>
        <w:bottom w:val="none" w:sz="0" w:space="0" w:color="auto"/>
        <w:right w:val="none" w:sz="0" w:space="0" w:color="auto"/>
      </w:divBdr>
    </w:div>
    <w:div w:id="820384996">
      <w:bodyDiv w:val="1"/>
      <w:marLeft w:val="0"/>
      <w:marRight w:val="0"/>
      <w:marTop w:val="0"/>
      <w:marBottom w:val="0"/>
      <w:divBdr>
        <w:top w:val="none" w:sz="0" w:space="0" w:color="auto"/>
        <w:left w:val="none" w:sz="0" w:space="0" w:color="auto"/>
        <w:bottom w:val="none" w:sz="0" w:space="0" w:color="auto"/>
        <w:right w:val="none" w:sz="0" w:space="0" w:color="auto"/>
      </w:divBdr>
    </w:div>
    <w:div w:id="820388802">
      <w:bodyDiv w:val="1"/>
      <w:marLeft w:val="0"/>
      <w:marRight w:val="0"/>
      <w:marTop w:val="0"/>
      <w:marBottom w:val="0"/>
      <w:divBdr>
        <w:top w:val="none" w:sz="0" w:space="0" w:color="auto"/>
        <w:left w:val="none" w:sz="0" w:space="0" w:color="auto"/>
        <w:bottom w:val="none" w:sz="0" w:space="0" w:color="auto"/>
        <w:right w:val="none" w:sz="0" w:space="0" w:color="auto"/>
      </w:divBdr>
    </w:div>
    <w:div w:id="820654412">
      <w:bodyDiv w:val="1"/>
      <w:marLeft w:val="0"/>
      <w:marRight w:val="0"/>
      <w:marTop w:val="0"/>
      <w:marBottom w:val="0"/>
      <w:divBdr>
        <w:top w:val="none" w:sz="0" w:space="0" w:color="auto"/>
        <w:left w:val="none" w:sz="0" w:space="0" w:color="auto"/>
        <w:bottom w:val="none" w:sz="0" w:space="0" w:color="auto"/>
        <w:right w:val="none" w:sz="0" w:space="0" w:color="auto"/>
      </w:divBdr>
    </w:div>
    <w:div w:id="820997037">
      <w:bodyDiv w:val="1"/>
      <w:marLeft w:val="0"/>
      <w:marRight w:val="0"/>
      <w:marTop w:val="0"/>
      <w:marBottom w:val="0"/>
      <w:divBdr>
        <w:top w:val="none" w:sz="0" w:space="0" w:color="auto"/>
        <w:left w:val="none" w:sz="0" w:space="0" w:color="auto"/>
        <w:bottom w:val="none" w:sz="0" w:space="0" w:color="auto"/>
        <w:right w:val="none" w:sz="0" w:space="0" w:color="auto"/>
      </w:divBdr>
    </w:div>
    <w:div w:id="821241396">
      <w:bodyDiv w:val="1"/>
      <w:marLeft w:val="0"/>
      <w:marRight w:val="0"/>
      <w:marTop w:val="0"/>
      <w:marBottom w:val="0"/>
      <w:divBdr>
        <w:top w:val="none" w:sz="0" w:space="0" w:color="auto"/>
        <w:left w:val="none" w:sz="0" w:space="0" w:color="auto"/>
        <w:bottom w:val="none" w:sz="0" w:space="0" w:color="auto"/>
        <w:right w:val="none" w:sz="0" w:space="0" w:color="auto"/>
      </w:divBdr>
    </w:div>
    <w:div w:id="821429022">
      <w:bodyDiv w:val="1"/>
      <w:marLeft w:val="0"/>
      <w:marRight w:val="0"/>
      <w:marTop w:val="0"/>
      <w:marBottom w:val="0"/>
      <w:divBdr>
        <w:top w:val="none" w:sz="0" w:space="0" w:color="auto"/>
        <w:left w:val="none" w:sz="0" w:space="0" w:color="auto"/>
        <w:bottom w:val="none" w:sz="0" w:space="0" w:color="auto"/>
        <w:right w:val="none" w:sz="0" w:space="0" w:color="auto"/>
      </w:divBdr>
    </w:div>
    <w:div w:id="821433113">
      <w:bodyDiv w:val="1"/>
      <w:marLeft w:val="0"/>
      <w:marRight w:val="0"/>
      <w:marTop w:val="0"/>
      <w:marBottom w:val="0"/>
      <w:divBdr>
        <w:top w:val="none" w:sz="0" w:space="0" w:color="auto"/>
        <w:left w:val="none" w:sz="0" w:space="0" w:color="auto"/>
        <w:bottom w:val="none" w:sz="0" w:space="0" w:color="auto"/>
        <w:right w:val="none" w:sz="0" w:space="0" w:color="auto"/>
      </w:divBdr>
    </w:div>
    <w:div w:id="821459750">
      <w:bodyDiv w:val="1"/>
      <w:marLeft w:val="0"/>
      <w:marRight w:val="0"/>
      <w:marTop w:val="0"/>
      <w:marBottom w:val="0"/>
      <w:divBdr>
        <w:top w:val="none" w:sz="0" w:space="0" w:color="auto"/>
        <w:left w:val="none" w:sz="0" w:space="0" w:color="auto"/>
        <w:bottom w:val="none" w:sz="0" w:space="0" w:color="auto"/>
        <w:right w:val="none" w:sz="0" w:space="0" w:color="auto"/>
      </w:divBdr>
    </w:div>
    <w:div w:id="821578144">
      <w:bodyDiv w:val="1"/>
      <w:marLeft w:val="0"/>
      <w:marRight w:val="0"/>
      <w:marTop w:val="0"/>
      <w:marBottom w:val="0"/>
      <w:divBdr>
        <w:top w:val="none" w:sz="0" w:space="0" w:color="auto"/>
        <w:left w:val="none" w:sz="0" w:space="0" w:color="auto"/>
        <w:bottom w:val="none" w:sz="0" w:space="0" w:color="auto"/>
        <w:right w:val="none" w:sz="0" w:space="0" w:color="auto"/>
      </w:divBdr>
    </w:div>
    <w:div w:id="821628647">
      <w:bodyDiv w:val="1"/>
      <w:marLeft w:val="0"/>
      <w:marRight w:val="0"/>
      <w:marTop w:val="0"/>
      <w:marBottom w:val="0"/>
      <w:divBdr>
        <w:top w:val="none" w:sz="0" w:space="0" w:color="auto"/>
        <w:left w:val="none" w:sz="0" w:space="0" w:color="auto"/>
        <w:bottom w:val="none" w:sz="0" w:space="0" w:color="auto"/>
        <w:right w:val="none" w:sz="0" w:space="0" w:color="auto"/>
      </w:divBdr>
    </w:div>
    <w:div w:id="821696704">
      <w:bodyDiv w:val="1"/>
      <w:marLeft w:val="0"/>
      <w:marRight w:val="0"/>
      <w:marTop w:val="0"/>
      <w:marBottom w:val="0"/>
      <w:divBdr>
        <w:top w:val="none" w:sz="0" w:space="0" w:color="auto"/>
        <w:left w:val="none" w:sz="0" w:space="0" w:color="auto"/>
        <w:bottom w:val="none" w:sz="0" w:space="0" w:color="auto"/>
        <w:right w:val="none" w:sz="0" w:space="0" w:color="auto"/>
      </w:divBdr>
    </w:div>
    <w:div w:id="821845898">
      <w:bodyDiv w:val="1"/>
      <w:marLeft w:val="0"/>
      <w:marRight w:val="0"/>
      <w:marTop w:val="0"/>
      <w:marBottom w:val="0"/>
      <w:divBdr>
        <w:top w:val="none" w:sz="0" w:space="0" w:color="auto"/>
        <w:left w:val="none" w:sz="0" w:space="0" w:color="auto"/>
        <w:bottom w:val="none" w:sz="0" w:space="0" w:color="auto"/>
        <w:right w:val="none" w:sz="0" w:space="0" w:color="auto"/>
      </w:divBdr>
    </w:div>
    <w:div w:id="822235224">
      <w:bodyDiv w:val="1"/>
      <w:marLeft w:val="0"/>
      <w:marRight w:val="0"/>
      <w:marTop w:val="0"/>
      <w:marBottom w:val="0"/>
      <w:divBdr>
        <w:top w:val="none" w:sz="0" w:space="0" w:color="auto"/>
        <w:left w:val="none" w:sz="0" w:space="0" w:color="auto"/>
        <w:bottom w:val="none" w:sz="0" w:space="0" w:color="auto"/>
        <w:right w:val="none" w:sz="0" w:space="0" w:color="auto"/>
      </w:divBdr>
    </w:div>
    <w:div w:id="822477627">
      <w:bodyDiv w:val="1"/>
      <w:marLeft w:val="0"/>
      <w:marRight w:val="0"/>
      <w:marTop w:val="0"/>
      <w:marBottom w:val="0"/>
      <w:divBdr>
        <w:top w:val="none" w:sz="0" w:space="0" w:color="auto"/>
        <w:left w:val="none" w:sz="0" w:space="0" w:color="auto"/>
        <w:bottom w:val="none" w:sz="0" w:space="0" w:color="auto"/>
        <w:right w:val="none" w:sz="0" w:space="0" w:color="auto"/>
      </w:divBdr>
    </w:div>
    <w:div w:id="822551145">
      <w:bodyDiv w:val="1"/>
      <w:marLeft w:val="0"/>
      <w:marRight w:val="0"/>
      <w:marTop w:val="0"/>
      <w:marBottom w:val="0"/>
      <w:divBdr>
        <w:top w:val="none" w:sz="0" w:space="0" w:color="auto"/>
        <w:left w:val="none" w:sz="0" w:space="0" w:color="auto"/>
        <w:bottom w:val="none" w:sz="0" w:space="0" w:color="auto"/>
        <w:right w:val="none" w:sz="0" w:space="0" w:color="auto"/>
      </w:divBdr>
    </w:div>
    <w:div w:id="822623144">
      <w:bodyDiv w:val="1"/>
      <w:marLeft w:val="0"/>
      <w:marRight w:val="0"/>
      <w:marTop w:val="0"/>
      <w:marBottom w:val="0"/>
      <w:divBdr>
        <w:top w:val="none" w:sz="0" w:space="0" w:color="auto"/>
        <w:left w:val="none" w:sz="0" w:space="0" w:color="auto"/>
        <w:bottom w:val="none" w:sz="0" w:space="0" w:color="auto"/>
        <w:right w:val="none" w:sz="0" w:space="0" w:color="auto"/>
      </w:divBdr>
    </w:div>
    <w:div w:id="822698539">
      <w:bodyDiv w:val="1"/>
      <w:marLeft w:val="0"/>
      <w:marRight w:val="0"/>
      <w:marTop w:val="0"/>
      <w:marBottom w:val="0"/>
      <w:divBdr>
        <w:top w:val="none" w:sz="0" w:space="0" w:color="auto"/>
        <w:left w:val="none" w:sz="0" w:space="0" w:color="auto"/>
        <w:bottom w:val="none" w:sz="0" w:space="0" w:color="auto"/>
        <w:right w:val="none" w:sz="0" w:space="0" w:color="auto"/>
      </w:divBdr>
    </w:div>
    <w:div w:id="822816577">
      <w:bodyDiv w:val="1"/>
      <w:marLeft w:val="0"/>
      <w:marRight w:val="0"/>
      <w:marTop w:val="0"/>
      <w:marBottom w:val="0"/>
      <w:divBdr>
        <w:top w:val="none" w:sz="0" w:space="0" w:color="auto"/>
        <w:left w:val="none" w:sz="0" w:space="0" w:color="auto"/>
        <w:bottom w:val="none" w:sz="0" w:space="0" w:color="auto"/>
        <w:right w:val="none" w:sz="0" w:space="0" w:color="auto"/>
      </w:divBdr>
    </w:div>
    <w:div w:id="822893893">
      <w:bodyDiv w:val="1"/>
      <w:marLeft w:val="0"/>
      <w:marRight w:val="0"/>
      <w:marTop w:val="0"/>
      <w:marBottom w:val="0"/>
      <w:divBdr>
        <w:top w:val="none" w:sz="0" w:space="0" w:color="auto"/>
        <w:left w:val="none" w:sz="0" w:space="0" w:color="auto"/>
        <w:bottom w:val="none" w:sz="0" w:space="0" w:color="auto"/>
        <w:right w:val="none" w:sz="0" w:space="0" w:color="auto"/>
      </w:divBdr>
    </w:div>
    <w:div w:id="823282083">
      <w:bodyDiv w:val="1"/>
      <w:marLeft w:val="0"/>
      <w:marRight w:val="0"/>
      <w:marTop w:val="0"/>
      <w:marBottom w:val="0"/>
      <w:divBdr>
        <w:top w:val="none" w:sz="0" w:space="0" w:color="auto"/>
        <w:left w:val="none" w:sz="0" w:space="0" w:color="auto"/>
        <w:bottom w:val="none" w:sz="0" w:space="0" w:color="auto"/>
        <w:right w:val="none" w:sz="0" w:space="0" w:color="auto"/>
      </w:divBdr>
    </w:div>
    <w:div w:id="823474816">
      <w:bodyDiv w:val="1"/>
      <w:marLeft w:val="0"/>
      <w:marRight w:val="0"/>
      <w:marTop w:val="0"/>
      <w:marBottom w:val="0"/>
      <w:divBdr>
        <w:top w:val="none" w:sz="0" w:space="0" w:color="auto"/>
        <w:left w:val="none" w:sz="0" w:space="0" w:color="auto"/>
        <w:bottom w:val="none" w:sz="0" w:space="0" w:color="auto"/>
        <w:right w:val="none" w:sz="0" w:space="0" w:color="auto"/>
      </w:divBdr>
    </w:div>
    <w:div w:id="823476602">
      <w:bodyDiv w:val="1"/>
      <w:marLeft w:val="0"/>
      <w:marRight w:val="0"/>
      <w:marTop w:val="0"/>
      <w:marBottom w:val="0"/>
      <w:divBdr>
        <w:top w:val="none" w:sz="0" w:space="0" w:color="auto"/>
        <w:left w:val="none" w:sz="0" w:space="0" w:color="auto"/>
        <w:bottom w:val="none" w:sz="0" w:space="0" w:color="auto"/>
        <w:right w:val="none" w:sz="0" w:space="0" w:color="auto"/>
      </w:divBdr>
    </w:div>
    <w:div w:id="823594800">
      <w:bodyDiv w:val="1"/>
      <w:marLeft w:val="0"/>
      <w:marRight w:val="0"/>
      <w:marTop w:val="0"/>
      <w:marBottom w:val="0"/>
      <w:divBdr>
        <w:top w:val="none" w:sz="0" w:space="0" w:color="auto"/>
        <w:left w:val="none" w:sz="0" w:space="0" w:color="auto"/>
        <w:bottom w:val="none" w:sz="0" w:space="0" w:color="auto"/>
        <w:right w:val="none" w:sz="0" w:space="0" w:color="auto"/>
      </w:divBdr>
    </w:div>
    <w:div w:id="823737482">
      <w:bodyDiv w:val="1"/>
      <w:marLeft w:val="0"/>
      <w:marRight w:val="0"/>
      <w:marTop w:val="0"/>
      <w:marBottom w:val="0"/>
      <w:divBdr>
        <w:top w:val="none" w:sz="0" w:space="0" w:color="auto"/>
        <w:left w:val="none" w:sz="0" w:space="0" w:color="auto"/>
        <w:bottom w:val="none" w:sz="0" w:space="0" w:color="auto"/>
        <w:right w:val="none" w:sz="0" w:space="0" w:color="auto"/>
      </w:divBdr>
    </w:div>
    <w:div w:id="824056572">
      <w:bodyDiv w:val="1"/>
      <w:marLeft w:val="0"/>
      <w:marRight w:val="0"/>
      <w:marTop w:val="0"/>
      <w:marBottom w:val="0"/>
      <w:divBdr>
        <w:top w:val="none" w:sz="0" w:space="0" w:color="auto"/>
        <w:left w:val="none" w:sz="0" w:space="0" w:color="auto"/>
        <w:bottom w:val="none" w:sz="0" w:space="0" w:color="auto"/>
        <w:right w:val="none" w:sz="0" w:space="0" w:color="auto"/>
      </w:divBdr>
    </w:div>
    <w:div w:id="824128441">
      <w:bodyDiv w:val="1"/>
      <w:marLeft w:val="0"/>
      <w:marRight w:val="0"/>
      <w:marTop w:val="0"/>
      <w:marBottom w:val="0"/>
      <w:divBdr>
        <w:top w:val="none" w:sz="0" w:space="0" w:color="auto"/>
        <w:left w:val="none" w:sz="0" w:space="0" w:color="auto"/>
        <w:bottom w:val="none" w:sz="0" w:space="0" w:color="auto"/>
        <w:right w:val="none" w:sz="0" w:space="0" w:color="auto"/>
      </w:divBdr>
    </w:div>
    <w:div w:id="824277167">
      <w:bodyDiv w:val="1"/>
      <w:marLeft w:val="0"/>
      <w:marRight w:val="0"/>
      <w:marTop w:val="0"/>
      <w:marBottom w:val="0"/>
      <w:divBdr>
        <w:top w:val="none" w:sz="0" w:space="0" w:color="auto"/>
        <w:left w:val="none" w:sz="0" w:space="0" w:color="auto"/>
        <w:bottom w:val="none" w:sz="0" w:space="0" w:color="auto"/>
        <w:right w:val="none" w:sz="0" w:space="0" w:color="auto"/>
      </w:divBdr>
    </w:div>
    <w:div w:id="824475562">
      <w:bodyDiv w:val="1"/>
      <w:marLeft w:val="0"/>
      <w:marRight w:val="0"/>
      <w:marTop w:val="0"/>
      <w:marBottom w:val="0"/>
      <w:divBdr>
        <w:top w:val="none" w:sz="0" w:space="0" w:color="auto"/>
        <w:left w:val="none" w:sz="0" w:space="0" w:color="auto"/>
        <w:bottom w:val="none" w:sz="0" w:space="0" w:color="auto"/>
        <w:right w:val="none" w:sz="0" w:space="0" w:color="auto"/>
      </w:divBdr>
    </w:div>
    <w:div w:id="824511340">
      <w:bodyDiv w:val="1"/>
      <w:marLeft w:val="0"/>
      <w:marRight w:val="0"/>
      <w:marTop w:val="0"/>
      <w:marBottom w:val="0"/>
      <w:divBdr>
        <w:top w:val="none" w:sz="0" w:space="0" w:color="auto"/>
        <w:left w:val="none" w:sz="0" w:space="0" w:color="auto"/>
        <w:bottom w:val="none" w:sz="0" w:space="0" w:color="auto"/>
        <w:right w:val="none" w:sz="0" w:space="0" w:color="auto"/>
      </w:divBdr>
    </w:div>
    <w:div w:id="824973256">
      <w:bodyDiv w:val="1"/>
      <w:marLeft w:val="0"/>
      <w:marRight w:val="0"/>
      <w:marTop w:val="0"/>
      <w:marBottom w:val="0"/>
      <w:divBdr>
        <w:top w:val="none" w:sz="0" w:space="0" w:color="auto"/>
        <w:left w:val="none" w:sz="0" w:space="0" w:color="auto"/>
        <w:bottom w:val="none" w:sz="0" w:space="0" w:color="auto"/>
        <w:right w:val="none" w:sz="0" w:space="0" w:color="auto"/>
      </w:divBdr>
    </w:div>
    <w:div w:id="825437172">
      <w:bodyDiv w:val="1"/>
      <w:marLeft w:val="0"/>
      <w:marRight w:val="0"/>
      <w:marTop w:val="0"/>
      <w:marBottom w:val="0"/>
      <w:divBdr>
        <w:top w:val="none" w:sz="0" w:space="0" w:color="auto"/>
        <w:left w:val="none" w:sz="0" w:space="0" w:color="auto"/>
        <w:bottom w:val="none" w:sz="0" w:space="0" w:color="auto"/>
        <w:right w:val="none" w:sz="0" w:space="0" w:color="auto"/>
      </w:divBdr>
    </w:div>
    <w:div w:id="825509168">
      <w:bodyDiv w:val="1"/>
      <w:marLeft w:val="0"/>
      <w:marRight w:val="0"/>
      <w:marTop w:val="0"/>
      <w:marBottom w:val="0"/>
      <w:divBdr>
        <w:top w:val="none" w:sz="0" w:space="0" w:color="auto"/>
        <w:left w:val="none" w:sz="0" w:space="0" w:color="auto"/>
        <w:bottom w:val="none" w:sz="0" w:space="0" w:color="auto"/>
        <w:right w:val="none" w:sz="0" w:space="0" w:color="auto"/>
      </w:divBdr>
    </w:div>
    <w:div w:id="825587557">
      <w:bodyDiv w:val="1"/>
      <w:marLeft w:val="0"/>
      <w:marRight w:val="0"/>
      <w:marTop w:val="0"/>
      <w:marBottom w:val="0"/>
      <w:divBdr>
        <w:top w:val="none" w:sz="0" w:space="0" w:color="auto"/>
        <w:left w:val="none" w:sz="0" w:space="0" w:color="auto"/>
        <w:bottom w:val="none" w:sz="0" w:space="0" w:color="auto"/>
        <w:right w:val="none" w:sz="0" w:space="0" w:color="auto"/>
      </w:divBdr>
    </w:div>
    <w:div w:id="825702849">
      <w:bodyDiv w:val="1"/>
      <w:marLeft w:val="0"/>
      <w:marRight w:val="0"/>
      <w:marTop w:val="0"/>
      <w:marBottom w:val="0"/>
      <w:divBdr>
        <w:top w:val="none" w:sz="0" w:space="0" w:color="auto"/>
        <w:left w:val="none" w:sz="0" w:space="0" w:color="auto"/>
        <w:bottom w:val="none" w:sz="0" w:space="0" w:color="auto"/>
        <w:right w:val="none" w:sz="0" w:space="0" w:color="auto"/>
      </w:divBdr>
    </w:div>
    <w:div w:id="825778801">
      <w:bodyDiv w:val="1"/>
      <w:marLeft w:val="0"/>
      <w:marRight w:val="0"/>
      <w:marTop w:val="0"/>
      <w:marBottom w:val="0"/>
      <w:divBdr>
        <w:top w:val="none" w:sz="0" w:space="0" w:color="auto"/>
        <w:left w:val="none" w:sz="0" w:space="0" w:color="auto"/>
        <w:bottom w:val="none" w:sz="0" w:space="0" w:color="auto"/>
        <w:right w:val="none" w:sz="0" w:space="0" w:color="auto"/>
      </w:divBdr>
    </w:div>
    <w:div w:id="825974852">
      <w:bodyDiv w:val="1"/>
      <w:marLeft w:val="0"/>
      <w:marRight w:val="0"/>
      <w:marTop w:val="0"/>
      <w:marBottom w:val="0"/>
      <w:divBdr>
        <w:top w:val="none" w:sz="0" w:space="0" w:color="auto"/>
        <w:left w:val="none" w:sz="0" w:space="0" w:color="auto"/>
        <w:bottom w:val="none" w:sz="0" w:space="0" w:color="auto"/>
        <w:right w:val="none" w:sz="0" w:space="0" w:color="auto"/>
      </w:divBdr>
    </w:div>
    <w:div w:id="826165363">
      <w:bodyDiv w:val="1"/>
      <w:marLeft w:val="0"/>
      <w:marRight w:val="0"/>
      <w:marTop w:val="0"/>
      <w:marBottom w:val="0"/>
      <w:divBdr>
        <w:top w:val="none" w:sz="0" w:space="0" w:color="auto"/>
        <w:left w:val="none" w:sz="0" w:space="0" w:color="auto"/>
        <w:bottom w:val="none" w:sz="0" w:space="0" w:color="auto"/>
        <w:right w:val="none" w:sz="0" w:space="0" w:color="auto"/>
      </w:divBdr>
    </w:div>
    <w:div w:id="826240832">
      <w:bodyDiv w:val="1"/>
      <w:marLeft w:val="0"/>
      <w:marRight w:val="0"/>
      <w:marTop w:val="0"/>
      <w:marBottom w:val="0"/>
      <w:divBdr>
        <w:top w:val="none" w:sz="0" w:space="0" w:color="auto"/>
        <w:left w:val="none" w:sz="0" w:space="0" w:color="auto"/>
        <w:bottom w:val="none" w:sz="0" w:space="0" w:color="auto"/>
        <w:right w:val="none" w:sz="0" w:space="0" w:color="auto"/>
      </w:divBdr>
    </w:div>
    <w:div w:id="826282198">
      <w:bodyDiv w:val="1"/>
      <w:marLeft w:val="0"/>
      <w:marRight w:val="0"/>
      <w:marTop w:val="0"/>
      <w:marBottom w:val="0"/>
      <w:divBdr>
        <w:top w:val="none" w:sz="0" w:space="0" w:color="auto"/>
        <w:left w:val="none" w:sz="0" w:space="0" w:color="auto"/>
        <w:bottom w:val="none" w:sz="0" w:space="0" w:color="auto"/>
        <w:right w:val="none" w:sz="0" w:space="0" w:color="auto"/>
      </w:divBdr>
    </w:div>
    <w:div w:id="826557536">
      <w:bodyDiv w:val="1"/>
      <w:marLeft w:val="0"/>
      <w:marRight w:val="0"/>
      <w:marTop w:val="0"/>
      <w:marBottom w:val="0"/>
      <w:divBdr>
        <w:top w:val="none" w:sz="0" w:space="0" w:color="auto"/>
        <w:left w:val="none" w:sz="0" w:space="0" w:color="auto"/>
        <w:bottom w:val="none" w:sz="0" w:space="0" w:color="auto"/>
        <w:right w:val="none" w:sz="0" w:space="0" w:color="auto"/>
      </w:divBdr>
    </w:div>
    <w:div w:id="826627360">
      <w:bodyDiv w:val="1"/>
      <w:marLeft w:val="0"/>
      <w:marRight w:val="0"/>
      <w:marTop w:val="0"/>
      <w:marBottom w:val="0"/>
      <w:divBdr>
        <w:top w:val="none" w:sz="0" w:space="0" w:color="auto"/>
        <w:left w:val="none" w:sz="0" w:space="0" w:color="auto"/>
        <w:bottom w:val="none" w:sz="0" w:space="0" w:color="auto"/>
        <w:right w:val="none" w:sz="0" w:space="0" w:color="auto"/>
      </w:divBdr>
    </w:div>
    <w:div w:id="826627429">
      <w:bodyDiv w:val="1"/>
      <w:marLeft w:val="0"/>
      <w:marRight w:val="0"/>
      <w:marTop w:val="0"/>
      <w:marBottom w:val="0"/>
      <w:divBdr>
        <w:top w:val="none" w:sz="0" w:space="0" w:color="auto"/>
        <w:left w:val="none" w:sz="0" w:space="0" w:color="auto"/>
        <w:bottom w:val="none" w:sz="0" w:space="0" w:color="auto"/>
        <w:right w:val="none" w:sz="0" w:space="0" w:color="auto"/>
      </w:divBdr>
    </w:div>
    <w:div w:id="827135281">
      <w:bodyDiv w:val="1"/>
      <w:marLeft w:val="0"/>
      <w:marRight w:val="0"/>
      <w:marTop w:val="0"/>
      <w:marBottom w:val="0"/>
      <w:divBdr>
        <w:top w:val="none" w:sz="0" w:space="0" w:color="auto"/>
        <w:left w:val="none" w:sz="0" w:space="0" w:color="auto"/>
        <w:bottom w:val="none" w:sz="0" w:space="0" w:color="auto"/>
        <w:right w:val="none" w:sz="0" w:space="0" w:color="auto"/>
      </w:divBdr>
    </w:div>
    <w:div w:id="827135849">
      <w:bodyDiv w:val="1"/>
      <w:marLeft w:val="0"/>
      <w:marRight w:val="0"/>
      <w:marTop w:val="0"/>
      <w:marBottom w:val="0"/>
      <w:divBdr>
        <w:top w:val="none" w:sz="0" w:space="0" w:color="auto"/>
        <w:left w:val="none" w:sz="0" w:space="0" w:color="auto"/>
        <w:bottom w:val="none" w:sz="0" w:space="0" w:color="auto"/>
        <w:right w:val="none" w:sz="0" w:space="0" w:color="auto"/>
      </w:divBdr>
    </w:div>
    <w:div w:id="827213139">
      <w:bodyDiv w:val="1"/>
      <w:marLeft w:val="0"/>
      <w:marRight w:val="0"/>
      <w:marTop w:val="0"/>
      <w:marBottom w:val="0"/>
      <w:divBdr>
        <w:top w:val="none" w:sz="0" w:space="0" w:color="auto"/>
        <w:left w:val="none" w:sz="0" w:space="0" w:color="auto"/>
        <w:bottom w:val="none" w:sz="0" w:space="0" w:color="auto"/>
        <w:right w:val="none" w:sz="0" w:space="0" w:color="auto"/>
      </w:divBdr>
    </w:div>
    <w:div w:id="827214671">
      <w:bodyDiv w:val="1"/>
      <w:marLeft w:val="0"/>
      <w:marRight w:val="0"/>
      <w:marTop w:val="0"/>
      <w:marBottom w:val="0"/>
      <w:divBdr>
        <w:top w:val="none" w:sz="0" w:space="0" w:color="auto"/>
        <w:left w:val="none" w:sz="0" w:space="0" w:color="auto"/>
        <w:bottom w:val="none" w:sz="0" w:space="0" w:color="auto"/>
        <w:right w:val="none" w:sz="0" w:space="0" w:color="auto"/>
      </w:divBdr>
    </w:div>
    <w:div w:id="827405766">
      <w:bodyDiv w:val="1"/>
      <w:marLeft w:val="0"/>
      <w:marRight w:val="0"/>
      <w:marTop w:val="0"/>
      <w:marBottom w:val="0"/>
      <w:divBdr>
        <w:top w:val="none" w:sz="0" w:space="0" w:color="auto"/>
        <w:left w:val="none" w:sz="0" w:space="0" w:color="auto"/>
        <w:bottom w:val="none" w:sz="0" w:space="0" w:color="auto"/>
        <w:right w:val="none" w:sz="0" w:space="0" w:color="auto"/>
      </w:divBdr>
    </w:div>
    <w:div w:id="827476495">
      <w:bodyDiv w:val="1"/>
      <w:marLeft w:val="0"/>
      <w:marRight w:val="0"/>
      <w:marTop w:val="0"/>
      <w:marBottom w:val="0"/>
      <w:divBdr>
        <w:top w:val="none" w:sz="0" w:space="0" w:color="auto"/>
        <w:left w:val="none" w:sz="0" w:space="0" w:color="auto"/>
        <w:bottom w:val="none" w:sz="0" w:space="0" w:color="auto"/>
        <w:right w:val="none" w:sz="0" w:space="0" w:color="auto"/>
      </w:divBdr>
    </w:div>
    <w:div w:id="827750346">
      <w:bodyDiv w:val="1"/>
      <w:marLeft w:val="0"/>
      <w:marRight w:val="0"/>
      <w:marTop w:val="0"/>
      <w:marBottom w:val="0"/>
      <w:divBdr>
        <w:top w:val="none" w:sz="0" w:space="0" w:color="auto"/>
        <w:left w:val="none" w:sz="0" w:space="0" w:color="auto"/>
        <w:bottom w:val="none" w:sz="0" w:space="0" w:color="auto"/>
        <w:right w:val="none" w:sz="0" w:space="0" w:color="auto"/>
      </w:divBdr>
    </w:div>
    <w:div w:id="827986681">
      <w:bodyDiv w:val="1"/>
      <w:marLeft w:val="0"/>
      <w:marRight w:val="0"/>
      <w:marTop w:val="0"/>
      <w:marBottom w:val="0"/>
      <w:divBdr>
        <w:top w:val="none" w:sz="0" w:space="0" w:color="auto"/>
        <w:left w:val="none" w:sz="0" w:space="0" w:color="auto"/>
        <w:bottom w:val="none" w:sz="0" w:space="0" w:color="auto"/>
        <w:right w:val="none" w:sz="0" w:space="0" w:color="auto"/>
      </w:divBdr>
    </w:div>
    <w:div w:id="828055975">
      <w:bodyDiv w:val="1"/>
      <w:marLeft w:val="0"/>
      <w:marRight w:val="0"/>
      <w:marTop w:val="0"/>
      <w:marBottom w:val="0"/>
      <w:divBdr>
        <w:top w:val="none" w:sz="0" w:space="0" w:color="auto"/>
        <w:left w:val="none" w:sz="0" w:space="0" w:color="auto"/>
        <w:bottom w:val="none" w:sz="0" w:space="0" w:color="auto"/>
        <w:right w:val="none" w:sz="0" w:space="0" w:color="auto"/>
      </w:divBdr>
    </w:div>
    <w:div w:id="828132167">
      <w:bodyDiv w:val="1"/>
      <w:marLeft w:val="0"/>
      <w:marRight w:val="0"/>
      <w:marTop w:val="0"/>
      <w:marBottom w:val="0"/>
      <w:divBdr>
        <w:top w:val="none" w:sz="0" w:space="0" w:color="auto"/>
        <w:left w:val="none" w:sz="0" w:space="0" w:color="auto"/>
        <w:bottom w:val="none" w:sz="0" w:space="0" w:color="auto"/>
        <w:right w:val="none" w:sz="0" w:space="0" w:color="auto"/>
      </w:divBdr>
    </w:div>
    <w:div w:id="828134516">
      <w:bodyDiv w:val="1"/>
      <w:marLeft w:val="0"/>
      <w:marRight w:val="0"/>
      <w:marTop w:val="0"/>
      <w:marBottom w:val="0"/>
      <w:divBdr>
        <w:top w:val="none" w:sz="0" w:space="0" w:color="auto"/>
        <w:left w:val="none" w:sz="0" w:space="0" w:color="auto"/>
        <w:bottom w:val="none" w:sz="0" w:space="0" w:color="auto"/>
        <w:right w:val="none" w:sz="0" w:space="0" w:color="auto"/>
      </w:divBdr>
    </w:div>
    <w:div w:id="828137783">
      <w:bodyDiv w:val="1"/>
      <w:marLeft w:val="0"/>
      <w:marRight w:val="0"/>
      <w:marTop w:val="0"/>
      <w:marBottom w:val="0"/>
      <w:divBdr>
        <w:top w:val="none" w:sz="0" w:space="0" w:color="auto"/>
        <w:left w:val="none" w:sz="0" w:space="0" w:color="auto"/>
        <w:bottom w:val="none" w:sz="0" w:space="0" w:color="auto"/>
        <w:right w:val="none" w:sz="0" w:space="0" w:color="auto"/>
      </w:divBdr>
    </w:div>
    <w:div w:id="828247590">
      <w:bodyDiv w:val="1"/>
      <w:marLeft w:val="0"/>
      <w:marRight w:val="0"/>
      <w:marTop w:val="0"/>
      <w:marBottom w:val="0"/>
      <w:divBdr>
        <w:top w:val="none" w:sz="0" w:space="0" w:color="auto"/>
        <w:left w:val="none" w:sz="0" w:space="0" w:color="auto"/>
        <w:bottom w:val="none" w:sz="0" w:space="0" w:color="auto"/>
        <w:right w:val="none" w:sz="0" w:space="0" w:color="auto"/>
      </w:divBdr>
    </w:div>
    <w:div w:id="828711625">
      <w:bodyDiv w:val="1"/>
      <w:marLeft w:val="0"/>
      <w:marRight w:val="0"/>
      <w:marTop w:val="0"/>
      <w:marBottom w:val="0"/>
      <w:divBdr>
        <w:top w:val="none" w:sz="0" w:space="0" w:color="auto"/>
        <w:left w:val="none" w:sz="0" w:space="0" w:color="auto"/>
        <w:bottom w:val="none" w:sz="0" w:space="0" w:color="auto"/>
        <w:right w:val="none" w:sz="0" w:space="0" w:color="auto"/>
      </w:divBdr>
    </w:div>
    <w:div w:id="828793335">
      <w:bodyDiv w:val="1"/>
      <w:marLeft w:val="0"/>
      <w:marRight w:val="0"/>
      <w:marTop w:val="0"/>
      <w:marBottom w:val="0"/>
      <w:divBdr>
        <w:top w:val="none" w:sz="0" w:space="0" w:color="auto"/>
        <w:left w:val="none" w:sz="0" w:space="0" w:color="auto"/>
        <w:bottom w:val="none" w:sz="0" w:space="0" w:color="auto"/>
        <w:right w:val="none" w:sz="0" w:space="0" w:color="auto"/>
      </w:divBdr>
    </w:div>
    <w:div w:id="828907602">
      <w:bodyDiv w:val="1"/>
      <w:marLeft w:val="0"/>
      <w:marRight w:val="0"/>
      <w:marTop w:val="0"/>
      <w:marBottom w:val="0"/>
      <w:divBdr>
        <w:top w:val="none" w:sz="0" w:space="0" w:color="auto"/>
        <w:left w:val="none" w:sz="0" w:space="0" w:color="auto"/>
        <w:bottom w:val="none" w:sz="0" w:space="0" w:color="auto"/>
        <w:right w:val="none" w:sz="0" w:space="0" w:color="auto"/>
      </w:divBdr>
    </w:div>
    <w:div w:id="828979856">
      <w:bodyDiv w:val="1"/>
      <w:marLeft w:val="0"/>
      <w:marRight w:val="0"/>
      <w:marTop w:val="0"/>
      <w:marBottom w:val="0"/>
      <w:divBdr>
        <w:top w:val="none" w:sz="0" w:space="0" w:color="auto"/>
        <w:left w:val="none" w:sz="0" w:space="0" w:color="auto"/>
        <w:bottom w:val="none" w:sz="0" w:space="0" w:color="auto"/>
        <w:right w:val="none" w:sz="0" w:space="0" w:color="auto"/>
      </w:divBdr>
    </w:div>
    <w:div w:id="829057357">
      <w:bodyDiv w:val="1"/>
      <w:marLeft w:val="0"/>
      <w:marRight w:val="0"/>
      <w:marTop w:val="0"/>
      <w:marBottom w:val="0"/>
      <w:divBdr>
        <w:top w:val="none" w:sz="0" w:space="0" w:color="auto"/>
        <w:left w:val="none" w:sz="0" w:space="0" w:color="auto"/>
        <w:bottom w:val="none" w:sz="0" w:space="0" w:color="auto"/>
        <w:right w:val="none" w:sz="0" w:space="0" w:color="auto"/>
      </w:divBdr>
    </w:div>
    <w:div w:id="829060947">
      <w:bodyDiv w:val="1"/>
      <w:marLeft w:val="0"/>
      <w:marRight w:val="0"/>
      <w:marTop w:val="0"/>
      <w:marBottom w:val="0"/>
      <w:divBdr>
        <w:top w:val="none" w:sz="0" w:space="0" w:color="auto"/>
        <w:left w:val="none" w:sz="0" w:space="0" w:color="auto"/>
        <w:bottom w:val="none" w:sz="0" w:space="0" w:color="auto"/>
        <w:right w:val="none" w:sz="0" w:space="0" w:color="auto"/>
      </w:divBdr>
    </w:div>
    <w:div w:id="829062377">
      <w:bodyDiv w:val="1"/>
      <w:marLeft w:val="0"/>
      <w:marRight w:val="0"/>
      <w:marTop w:val="0"/>
      <w:marBottom w:val="0"/>
      <w:divBdr>
        <w:top w:val="none" w:sz="0" w:space="0" w:color="auto"/>
        <w:left w:val="none" w:sz="0" w:space="0" w:color="auto"/>
        <w:bottom w:val="none" w:sz="0" w:space="0" w:color="auto"/>
        <w:right w:val="none" w:sz="0" w:space="0" w:color="auto"/>
      </w:divBdr>
    </w:div>
    <w:div w:id="829102659">
      <w:bodyDiv w:val="1"/>
      <w:marLeft w:val="0"/>
      <w:marRight w:val="0"/>
      <w:marTop w:val="0"/>
      <w:marBottom w:val="0"/>
      <w:divBdr>
        <w:top w:val="none" w:sz="0" w:space="0" w:color="auto"/>
        <w:left w:val="none" w:sz="0" w:space="0" w:color="auto"/>
        <w:bottom w:val="none" w:sz="0" w:space="0" w:color="auto"/>
        <w:right w:val="none" w:sz="0" w:space="0" w:color="auto"/>
      </w:divBdr>
    </w:div>
    <w:div w:id="829102984">
      <w:bodyDiv w:val="1"/>
      <w:marLeft w:val="0"/>
      <w:marRight w:val="0"/>
      <w:marTop w:val="0"/>
      <w:marBottom w:val="0"/>
      <w:divBdr>
        <w:top w:val="none" w:sz="0" w:space="0" w:color="auto"/>
        <w:left w:val="none" w:sz="0" w:space="0" w:color="auto"/>
        <w:bottom w:val="none" w:sz="0" w:space="0" w:color="auto"/>
        <w:right w:val="none" w:sz="0" w:space="0" w:color="auto"/>
      </w:divBdr>
    </w:div>
    <w:div w:id="829369577">
      <w:bodyDiv w:val="1"/>
      <w:marLeft w:val="0"/>
      <w:marRight w:val="0"/>
      <w:marTop w:val="0"/>
      <w:marBottom w:val="0"/>
      <w:divBdr>
        <w:top w:val="none" w:sz="0" w:space="0" w:color="auto"/>
        <w:left w:val="none" w:sz="0" w:space="0" w:color="auto"/>
        <w:bottom w:val="none" w:sz="0" w:space="0" w:color="auto"/>
        <w:right w:val="none" w:sz="0" w:space="0" w:color="auto"/>
      </w:divBdr>
    </w:div>
    <w:div w:id="829560846">
      <w:bodyDiv w:val="1"/>
      <w:marLeft w:val="0"/>
      <w:marRight w:val="0"/>
      <w:marTop w:val="0"/>
      <w:marBottom w:val="0"/>
      <w:divBdr>
        <w:top w:val="none" w:sz="0" w:space="0" w:color="auto"/>
        <w:left w:val="none" w:sz="0" w:space="0" w:color="auto"/>
        <w:bottom w:val="none" w:sz="0" w:space="0" w:color="auto"/>
        <w:right w:val="none" w:sz="0" w:space="0" w:color="auto"/>
      </w:divBdr>
    </w:div>
    <w:div w:id="829710149">
      <w:bodyDiv w:val="1"/>
      <w:marLeft w:val="0"/>
      <w:marRight w:val="0"/>
      <w:marTop w:val="0"/>
      <w:marBottom w:val="0"/>
      <w:divBdr>
        <w:top w:val="none" w:sz="0" w:space="0" w:color="auto"/>
        <w:left w:val="none" w:sz="0" w:space="0" w:color="auto"/>
        <w:bottom w:val="none" w:sz="0" w:space="0" w:color="auto"/>
        <w:right w:val="none" w:sz="0" w:space="0" w:color="auto"/>
      </w:divBdr>
    </w:div>
    <w:div w:id="829752790">
      <w:bodyDiv w:val="1"/>
      <w:marLeft w:val="0"/>
      <w:marRight w:val="0"/>
      <w:marTop w:val="0"/>
      <w:marBottom w:val="0"/>
      <w:divBdr>
        <w:top w:val="none" w:sz="0" w:space="0" w:color="auto"/>
        <w:left w:val="none" w:sz="0" w:space="0" w:color="auto"/>
        <w:bottom w:val="none" w:sz="0" w:space="0" w:color="auto"/>
        <w:right w:val="none" w:sz="0" w:space="0" w:color="auto"/>
      </w:divBdr>
    </w:div>
    <w:div w:id="829831133">
      <w:bodyDiv w:val="1"/>
      <w:marLeft w:val="0"/>
      <w:marRight w:val="0"/>
      <w:marTop w:val="0"/>
      <w:marBottom w:val="0"/>
      <w:divBdr>
        <w:top w:val="none" w:sz="0" w:space="0" w:color="auto"/>
        <w:left w:val="none" w:sz="0" w:space="0" w:color="auto"/>
        <w:bottom w:val="none" w:sz="0" w:space="0" w:color="auto"/>
        <w:right w:val="none" w:sz="0" w:space="0" w:color="auto"/>
      </w:divBdr>
    </w:div>
    <w:div w:id="830221235">
      <w:bodyDiv w:val="1"/>
      <w:marLeft w:val="0"/>
      <w:marRight w:val="0"/>
      <w:marTop w:val="0"/>
      <w:marBottom w:val="0"/>
      <w:divBdr>
        <w:top w:val="none" w:sz="0" w:space="0" w:color="auto"/>
        <w:left w:val="none" w:sz="0" w:space="0" w:color="auto"/>
        <w:bottom w:val="none" w:sz="0" w:space="0" w:color="auto"/>
        <w:right w:val="none" w:sz="0" w:space="0" w:color="auto"/>
      </w:divBdr>
    </w:div>
    <w:div w:id="830365052">
      <w:bodyDiv w:val="1"/>
      <w:marLeft w:val="0"/>
      <w:marRight w:val="0"/>
      <w:marTop w:val="0"/>
      <w:marBottom w:val="0"/>
      <w:divBdr>
        <w:top w:val="none" w:sz="0" w:space="0" w:color="auto"/>
        <w:left w:val="none" w:sz="0" w:space="0" w:color="auto"/>
        <w:bottom w:val="none" w:sz="0" w:space="0" w:color="auto"/>
        <w:right w:val="none" w:sz="0" w:space="0" w:color="auto"/>
      </w:divBdr>
    </w:div>
    <w:div w:id="830560208">
      <w:bodyDiv w:val="1"/>
      <w:marLeft w:val="0"/>
      <w:marRight w:val="0"/>
      <w:marTop w:val="0"/>
      <w:marBottom w:val="0"/>
      <w:divBdr>
        <w:top w:val="none" w:sz="0" w:space="0" w:color="auto"/>
        <w:left w:val="none" w:sz="0" w:space="0" w:color="auto"/>
        <w:bottom w:val="none" w:sz="0" w:space="0" w:color="auto"/>
        <w:right w:val="none" w:sz="0" w:space="0" w:color="auto"/>
      </w:divBdr>
    </w:div>
    <w:div w:id="830676851">
      <w:bodyDiv w:val="1"/>
      <w:marLeft w:val="0"/>
      <w:marRight w:val="0"/>
      <w:marTop w:val="0"/>
      <w:marBottom w:val="0"/>
      <w:divBdr>
        <w:top w:val="none" w:sz="0" w:space="0" w:color="auto"/>
        <w:left w:val="none" w:sz="0" w:space="0" w:color="auto"/>
        <w:bottom w:val="none" w:sz="0" w:space="0" w:color="auto"/>
        <w:right w:val="none" w:sz="0" w:space="0" w:color="auto"/>
      </w:divBdr>
    </w:div>
    <w:div w:id="830944773">
      <w:bodyDiv w:val="1"/>
      <w:marLeft w:val="0"/>
      <w:marRight w:val="0"/>
      <w:marTop w:val="0"/>
      <w:marBottom w:val="0"/>
      <w:divBdr>
        <w:top w:val="none" w:sz="0" w:space="0" w:color="auto"/>
        <w:left w:val="none" w:sz="0" w:space="0" w:color="auto"/>
        <w:bottom w:val="none" w:sz="0" w:space="0" w:color="auto"/>
        <w:right w:val="none" w:sz="0" w:space="0" w:color="auto"/>
      </w:divBdr>
    </w:div>
    <w:div w:id="831140670">
      <w:bodyDiv w:val="1"/>
      <w:marLeft w:val="0"/>
      <w:marRight w:val="0"/>
      <w:marTop w:val="0"/>
      <w:marBottom w:val="0"/>
      <w:divBdr>
        <w:top w:val="none" w:sz="0" w:space="0" w:color="auto"/>
        <w:left w:val="none" w:sz="0" w:space="0" w:color="auto"/>
        <w:bottom w:val="none" w:sz="0" w:space="0" w:color="auto"/>
        <w:right w:val="none" w:sz="0" w:space="0" w:color="auto"/>
      </w:divBdr>
    </w:div>
    <w:div w:id="831482043">
      <w:bodyDiv w:val="1"/>
      <w:marLeft w:val="0"/>
      <w:marRight w:val="0"/>
      <w:marTop w:val="0"/>
      <w:marBottom w:val="0"/>
      <w:divBdr>
        <w:top w:val="none" w:sz="0" w:space="0" w:color="auto"/>
        <w:left w:val="none" w:sz="0" w:space="0" w:color="auto"/>
        <w:bottom w:val="none" w:sz="0" w:space="0" w:color="auto"/>
        <w:right w:val="none" w:sz="0" w:space="0" w:color="auto"/>
      </w:divBdr>
    </w:div>
    <w:div w:id="831527839">
      <w:bodyDiv w:val="1"/>
      <w:marLeft w:val="0"/>
      <w:marRight w:val="0"/>
      <w:marTop w:val="0"/>
      <w:marBottom w:val="0"/>
      <w:divBdr>
        <w:top w:val="none" w:sz="0" w:space="0" w:color="auto"/>
        <w:left w:val="none" w:sz="0" w:space="0" w:color="auto"/>
        <w:bottom w:val="none" w:sz="0" w:space="0" w:color="auto"/>
        <w:right w:val="none" w:sz="0" w:space="0" w:color="auto"/>
      </w:divBdr>
    </w:div>
    <w:div w:id="831792440">
      <w:bodyDiv w:val="1"/>
      <w:marLeft w:val="0"/>
      <w:marRight w:val="0"/>
      <w:marTop w:val="0"/>
      <w:marBottom w:val="0"/>
      <w:divBdr>
        <w:top w:val="none" w:sz="0" w:space="0" w:color="auto"/>
        <w:left w:val="none" w:sz="0" w:space="0" w:color="auto"/>
        <w:bottom w:val="none" w:sz="0" w:space="0" w:color="auto"/>
        <w:right w:val="none" w:sz="0" w:space="0" w:color="auto"/>
      </w:divBdr>
    </w:div>
    <w:div w:id="831871852">
      <w:bodyDiv w:val="1"/>
      <w:marLeft w:val="0"/>
      <w:marRight w:val="0"/>
      <w:marTop w:val="0"/>
      <w:marBottom w:val="0"/>
      <w:divBdr>
        <w:top w:val="none" w:sz="0" w:space="0" w:color="auto"/>
        <w:left w:val="none" w:sz="0" w:space="0" w:color="auto"/>
        <w:bottom w:val="none" w:sz="0" w:space="0" w:color="auto"/>
        <w:right w:val="none" w:sz="0" w:space="0" w:color="auto"/>
      </w:divBdr>
    </w:div>
    <w:div w:id="831989793">
      <w:bodyDiv w:val="1"/>
      <w:marLeft w:val="0"/>
      <w:marRight w:val="0"/>
      <w:marTop w:val="0"/>
      <w:marBottom w:val="0"/>
      <w:divBdr>
        <w:top w:val="none" w:sz="0" w:space="0" w:color="auto"/>
        <w:left w:val="none" w:sz="0" w:space="0" w:color="auto"/>
        <w:bottom w:val="none" w:sz="0" w:space="0" w:color="auto"/>
        <w:right w:val="none" w:sz="0" w:space="0" w:color="auto"/>
      </w:divBdr>
    </w:div>
    <w:div w:id="832065628">
      <w:bodyDiv w:val="1"/>
      <w:marLeft w:val="0"/>
      <w:marRight w:val="0"/>
      <w:marTop w:val="0"/>
      <w:marBottom w:val="0"/>
      <w:divBdr>
        <w:top w:val="none" w:sz="0" w:space="0" w:color="auto"/>
        <w:left w:val="none" w:sz="0" w:space="0" w:color="auto"/>
        <w:bottom w:val="none" w:sz="0" w:space="0" w:color="auto"/>
        <w:right w:val="none" w:sz="0" w:space="0" w:color="auto"/>
      </w:divBdr>
    </w:div>
    <w:div w:id="832067401">
      <w:bodyDiv w:val="1"/>
      <w:marLeft w:val="0"/>
      <w:marRight w:val="0"/>
      <w:marTop w:val="0"/>
      <w:marBottom w:val="0"/>
      <w:divBdr>
        <w:top w:val="none" w:sz="0" w:space="0" w:color="auto"/>
        <w:left w:val="none" w:sz="0" w:space="0" w:color="auto"/>
        <w:bottom w:val="none" w:sz="0" w:space="0" w:color="auto"/>
        <w:right w:val="none" w:sz="0" w:space="0" w:color="auto"/>
      </w:divBdr>
    </w:div>
    <w:div w:id="832067765">
      <w:bodyDiv w:val="1"/>
      <w:marLeft w:val="0"/>
      <w:marRight w:val="0"/>
      <w:marTop w:val="0"/>
      <w:marBottom w:val="0"/>
      <w:divBdr>
        <w:top w:val="none" w:sz="0" w:space="0" w:color="auto"/>
        <w:left w:val="none" w:sz="0" w:space="0" w:color="auto"/>
        <w:bottom w:val="none" w:sz="0" w:space="0" w:color="auto"/>
        <w:right w:val="none" w:sz="0" w:space="0" w:color="auto"/>
      </w:divBdr>
    </w:div>
    <w:div w:id="832137638">
      <w:bodyDiv w:val="1"/>
      <w:marLeft w:val="0"/>
      <w:marRight w:val="0"/>
      <w:marTop w:val="0"/>
      <w:marBottom w:val="0"/>
      <w:divBdr>
        <w:top w:val="none" w:sz="0" w:space="0" w:color="auto"/>
        <w:left w:val="none" w:sz="0" w:space="0" w:color="auto"/>
        <w:bottom w:val="none" w:sz="0" w:space="0" w:color="auto"/>
        <w:right w:val="none" w:sz="0" w:space="0" w:color="auto"/>
      </w:divBdr>
    </w:div>
    <w:div w:id="832139206">
      <w:bodyDiv w:val="1"/>
      <w:marLeft w:val="0"/>
      <w:marRight w:val="0"/>
      <w:marTop w:val="0"/>
      <w:marBottom w:val="0"/>
      <w:divBdr>
        <w:top w:val="none" w:sz="0" w:space="0" w:color="auto"/>
        <w:left w:val="none" w:sz="0" w:space="0" w:color="auto"/>
        <w:bottom w:val="none" w:sz="0" w:space="0" w:color="auto"/>
        <w:right w:val="none" w:sz="0" w:space="0" w:color="auto"/>
      </w:divBdr>
    </w:div>
    <w:div w:id="832187953">
      <w:bodyDiv w:val="1"/>
      <w:marLeft w:val="0"/>
      <w:marRight w:val="0"/>
      <w:marTop w:val="0"/>
      <w:marBottom w:val="0"/>
      <w:divBdr>
        <w:top w:val="none" w:sz="0" w:space="0" w:color="auto"/>
        <w:left w:val="none" w:sz="0" w:space="0" w:color="auto"/>
        <w:bottom w:val="none" w:sz="0" w:space="0" w:color="auto"/>
        <w:right w:val="none" w:sz="0" w:space="0" w:color="auto"/>
      </w:divBdr>
    </w:div>
    <w:div w:id="832724987">
      <w:bodyDiv w:val="1"/>
      <w:marLeft w:val="0"/>
      <w:marRight w:val="0"/>
      <w:marTop w:val="0"/>
      <w:marBottom w:val="0"/>
      <w:divBdr>
        <w:top w:val="none" w:sz="0" w:space="0" w:color="auto"/>
        <w:left w:val="none" w:sz="0" w:space="0" w:color="auto"/>
        <w:bottom w:val="none" w:sz="0" w:space="0" w:color="auto"/>
        <w:right w:val="none" w:sz="0" w:space="0" w:color="auto"/>
      </w:divBdr>
    </w:div>
    <w:div w:id="832837675">
      <w:bodyDiv w:val="1"/>
      <w:marLeft w:val="0"/>
      <w:marRight w:val="0"/>
      <w:marTop w:val="0"/>
      <w:marBottom w:val="0"/>
      <w:divBdr>
        <w:top w:val="none" w:sz="0" w:space="0" w:color="auto"/>
        <w:left w:val="none" w:sz="0" w:space="0" w:color="auto"/>
        <w:bottom w:val="none" w:sz="0" w:space="0" w:color="auto"/>
        <w:right w:val="none" w:sz="0" w:space="0" w:color="auto"/>
      </w:divBdr>
    </w:div>
    <w:div w:id="832985220">
      <w:bodyDiv w:val="1"/>
      <w:marLeft w:val="0"/>
      <w:marRight w:val="0"/>
      <w:marTop w:val="0"/>
      <w:marBottom w:val="0"/>
      <w:divBdr>
        <w:top w:val="none" w:sz="0" w:space="0" w:color="auto"/>
        <w:left w:val="none" w:sz="0" w:space="0" w:color="auto"/>
        <w:bottom w:val="none" w:sz="0" w:space="0" w:color="auto"/>
        <w:right w:val="none" w:sz="0" w:space="0" w:color="auto"/>
      </w:divBdr>
    </w:div>
    <w:div w:id="833110763">
      <w:bodyDiv w:val="1"/>
      <w:marLeft w:val="0"/>
      <w:marRight w:val="0"/>
      <w:marTop w:val="0"/>
      <w:marBottom w:val="0"/>
      <w:divBdr>
        <w:top w:val="none" w:sz="0" w:space="0" w:color="auto"/>
        <w:left w:val="none" w:sz="0" w:space="0" w:color="auto"/>
        <w:bottom w:val="none" w:sz="0" w:space="0" w:color="auto"/>
        <w:right w:val="none" w:sz="0" w:space="0" w:color="auto"/>
      </w:divBdr>
    </w:div>
    <w:div w:id="833111032">
      <w:bodyDiv w:val="1"/>
      <w:marLeft w:val="0"/>
      <w:marRight w:val="0"/>
      <w:marTop w:val="0"/>
      <w:marBottom w:val="0"/>
      <w:divBdr>
        <w:top w:val="none" w:sz="0" w:space="0" w:color="auto"/>
        <w:left w:val="none" w:sz="0" w:space="0" w:color="auto"/>
        <w:bottom w:val="none" w:sz="0" w:space="0" w:color="auto"/>
        <w:right w:val="none" w:sz="0" w:space="0" w:color="auto"/>
      </w:divBdr>
    </w:div>
    <w:div w:id="833302417">
      <w:bodyDiv w:val="1"/>
      <w:marLeft w:val="0"/>
      <w:marRight w:val="0"/>
      <w:marTop w:val="0"/>
      <w:marBottom w:val="0"/>
      <w:divBdr>
        <w:top w:val="none" w:sz="0" w:space="0" w:color="auto"/>
        <w:left w:val="none" w:sz="0" w:space="0" w:color="auto"/>
        <w:bottom w:val="none" w:sz="0" w:space="0" w:color="auto"/>
        <w:right w:val="none" w:sz="0" w:space="0" w:color="auto"/>
      </w:divBdr>
    </w:div>
    <w:div w:id="833837274">
      <w:bodyDiv w:val="1"/>
      <w:marLeft w:val="0"/>
      <w:marRight w:val="0"/>
      <w:marTop w:val="0"/>
      <w:marBottom w:val="0"/>
      <w:divBdr>
        <w:top w:val="none" w:sz="0" w:space="0" w:color="auto"/>
        <w:left w:val="none" w:sz="0" w:space="0" w:color="auto"/>
        <w:bottom w:val="none" w:sz="0" w:space="0" w:color="auto"/>
        <w:right w:val="none" w:sz="0" w:space="0" w:color="auto"/>
      </w:divBdr>
    </w:div>
    <w:div w:id="833840355">
      <w:bodyDiv w:val="1"/>
      <w:marLeft w:val="0"/>
      <w:marRight w:val="0"/>
      <w:marTop w:val="0"/>
      <w:marBottom w:val="0"/>
      <w:divBdr>
        <w:top w:val="none" w:sz="0" w:space="0" w:color="auto"/>
        <w:left w:val="none" w:sz="0" w:space="0" w:color="auto"/>
        <w:bottom w:val="none" w:sz="0" w:space="0" w:color="auto"/>
        <w:right w:val="none" w:sz="0" w:space="0" w:color="auto"/>
      </w:divBdr>
    </w:div>
    <w:div w:id="833841385">
      <w:bodyDiv w:val="1"/>
      <w:marLeft w:val="0"/>
      <w:marRight w:val="0"/>
      <w:marTop w:val="0"/>
      <w:marBottom w:val="0"/>
      <w:divBdr>
        <w:top w:val="none" w:sz="0" w:space="0" w:color="auto"/>
        <w:left w:val="none" w:sz="0" w:space="0" w:color="auto"/>
        <w:bottom w:val="none" w:sz="0" w:space="0" w:color="auto"/>
        <w:right w:val="none" w:sz="0" w:space="0" w:color="auto"/>
      </w:divBdr>
    </w:div>
    <w:div w:id="834027879">
      <w:bodyDiv w:val="1"/>
      <w:marLeft w:val="0"/>
      <w:marRight w:val="0"/>
      <w:marTop w:val="0"/>
      <w:marBottom w:val="0"/>
      <w:divBdr>
        <w:top w:val="none" w:sz="0" w:space="0" w:color="auto"/>
        <w:left w:val="none" w:sz="0" w:space="0" w:color="auto"/>
        <w:bottom w:val="none" w:sz="0" w:space="0" w:color="auto"/>
        <w:right w:val="none" w:sz="0" w:space="0" w:color="auto"/>
      </w:divBdr>
    </w:div>
    <w:div w:id="834077985">
      <w:bodyDiv w:val="1"/>
      <w:marLeft w:val="0"/>
      <w:marRight w:val="0"/>
      <w:marTop w:val="0"/>
      <w:marBottom w:val="0"/>
      <w:divBdr>
        <w:top w:val="none" w:sz="0" w:space="0" w:color="auto"/>
        <w:left w:val="none" w:sz="0" w:space="0" w:color="auto"/>
        <w:bottom w:val="none" w:sz="0" w:space="0" w:color="auto"/>
        <w:right w:val="none" w:sz="0" w:space="0" w:color="auto"/>
      </w:divBdr>
    </w:div>
    <w:div w:id="834103455">
      <w:bodyDiv w:val="1"/>
      <w:marLeft w:val="0"/>
      <w:marRight w:val="0"/>
      <w:marTop w:val="0"/>
      <w:marBottom w:val="0"/>
      <w:divBdr>
        <w:top w:val="none" w:sz="0" w:space="0" w:color="auto"/>
        <w:left w:val="none" w:sz="0" w:space="0" w:color="auto"/>
        <w:bottom w:val="none" w:sz="0" w:space="0" w:color="auto"/>
        <w:right w:val="none" w:sz="0" w:space="0" w:color="auto"/>
      </w:divBdr>
    </w:div>
    <w:div w:id="834145754">
      <w:bodyDiv w:val="1"/>
      <w:marLeft w:val="0"/>
      <w:marRight w:val="0"/>
      <w:marTop w:val="0"/>
      <w:marBottom w:val="0"/>
      <w:divBdr>
        <w:top w:val="none" w:sz="0" w:space="0" w:color="auto"/>
        <w:left w:val="none" w:sz="0" w:space="0" w:color="auto"/>
        <w:bottom w:val="none" w:sz="0" w:space="0" w:color="auto"/>
        <w:right w:val="none" w:sz="0" w:space="0" w:color="auto"/>
      </w:divBdr>
    </w:div>
    <w:div w:id="834149489">
      <w:bodyDiv w:val="1"/>
      <w:marLeft w:val="0"/>
      <w:marRight w:val="0"/>
      <w:marTop w:val="0"/>
      <w:marBottom w:val="0"/>
      <w:divBdr>
        <w:top w:val="none" w:sz="0" w:space="0" w:color="auto"/>
        <w:left w:val="none" w:sz="0" w:space="0" w:color="auto"/>
        <w:bottom w:val="none" w:sz="0" w:space="0" w:color="auto"/>
        <w:right w:val="none" w:sz="0" w:space="0" w:color="auto"/>
      </w:divBdr>
    </w:div>
    <w:div w:id="834152857">
      <w:bodyDiv w:val="1"/>
      <w:marLeft w:val="0"/>
      <w:marRight w:val="0"/>
      <w:marTop w:val="0"/>
      <w:marBottom w:val="0"/>
      <w:divBdr>
        <w:top w:val="none" w:sz="0" w:space="0" w:color="auto"/>
        <w:left w:val="none" w:sz="0" w:space="0" w:color="auto"/>
        <w:bottom w:val="none" w:sz="0" w:space="0" w:color="auto"/>
        <w:right w:val="none" w:sz="0" w:space="0" w:color="auto"/>
      </w:divBdr>
    </w:div>
    <w:div w:id="834343878">
      <w:bodyDiv w:val="1"/>
      <w:marLeft w:val="0"/>
      <w:marRight w:val="0"/>
      <w:marTop w:val="0"/>
      <w:marBottom w:val="0"/>
      <w:divBdr>
        <w:top w:val="none" w:sz="0" w:space="0" w:color="auto"/>
        <w:left w:val="none" w:sz="0" w:space="0" w:color="auto"/>
        <w:bottom w:val="none" w:sz="0" w:space="0" w:color="auto"/>
        <w:right w:val="none" w:sz="0" w:space="0" w:color="auto"/>
      </w:divBdr>
    </w:div>
    <w:div w:id="834414427">
      <w:bodyDiv w:val="1"/>
      <w:marLeft w:val="0"/>
      <w:marRight w:val="0"/>
      <w:marTop w:val="0"/>
      <w:marBottom w:val="0"/>
      <w:divBdr>
        <w:top w:val="none" w:sz="0" w:space="0" w:color="auto"/>
        <w:left w:val="none" w:sz="0" w:space="0" w:color="auto"/>
        <w:bottom w:val="none" w:sz="0" w:space="0" w:color="auto"/>
        <w:right w:val="none" w:sz="0" w:space="0" w:color="auto"/>
      </w:divBdr>
    </w:div>
    <w:div w:id="834537230">
      <w:bodyDiv w:val="1"/>
      <w:marLeft w:val="0"/>
      <w:marRight w:val="0"/>
      <w:marTop w:val="0"/>
      <w:marBottom w:val="0"/>
      <w:divBdr>
        <w:top w:val="none" w:sz="0" w:space="0" w:color="auto"/>
        <w:left w:val="none" w:sz="0" w:space="0" w:color="auto"/>
        <w:bottom w:val="none" w:sz="0" w:space="0" w:color="auto"/>
        <w:right w:val="none" w:sz="0" w:space="0" w:color="auto"/>
      </w:divBdr>
    </w:div>
    <w:div w:id="834608081">
      <w:bodyDiv w:val="1"/>
      <w:marLeft w:val="0"/>
      <w:marRight w:val="0"/>
      <w:marTop w:val="0"/>
      <w:marBottom w:val="0"/>
      <w:divBdr>
        <w:top w:val="none" w:sz="0" w:space="0" w:color="auto"/>
        <w:left w:val="none" w:sz="0" w:space="0" w:color="auto"/>
        <w:bottom w:val="none" w:sz="0" w:space="0" w:color="auto"/>
        <w:right w:val="none" w:sz="0" w:space="0" w:color="auto"/>
      </w:divBdr>
    </w:div>
    <w:div w:id="834802009">
      <w:bodyDiv w:val="1"/>
      <w:marLeft w:val="0"/>
      <w:marRight w:val="0"/>
      <w:marTop w:val="0"/>
      <w:marBottom w:val="0"/>
      <w:divBdr>
        <w:top w:val="none" w:sz="0" w:space="0" w:color="auto"/>
        <w:left w:val="none" w:sz="0" w:space="0" w:color="auto"/>
        <w:bottom w:val="none" w:sz="0" w:space="0" w:color="auto"/>
        <w:right w:val="none" w:sz="0" w:space="0" w:color="auto"/>
      </w:divBdr>
    </w:div>
    <w:div w:id="834803427">
      <w:bodyDiv w:val="1"/>
      <w:marLeft w:val="0"/>
      <w:marRight w:val="0"/>
      <w:marTop w:val="0"/>
      <w:marBottom w:val="0"/>
      <w:divBdr>
        <w:top w:val="none" w:sz="0" w:space="0" w:color="auto"/>
        <w:left w:val="none" w:sz="0" w:space="0" w:color="auto"/>
        <w:bottom w:val="none" w:sz="0" w:space="0" w:color="auto"/>
        <w:right w:val="none" w:sz="0" w:space="0" w:color="auto"/>
      </w:divBdr>
    </w:div>
    <w:div w:id="834950949">
      <w:bodyDiv w:val="1"/>
      <w:marLeft w:val="0"/>
      <w:marRight w:val="0"/>
      <w:marTop w:val="0"/>
      <w:marBottom w:val="0"/>
      <w:divBdr>
        <w:top w:val="none" w:sz="0" w:space="0" w:color="auto"/>
        <w:left w:val="none" w:sz="0" w:space="0" w:color="auto"/>
        <w:bottom w:val="none" w:sz="0" w:space="0" w:color="auto"/>
        <w:right w:val="none" w:sz="0" w:space="0" w:color="auto"/>
      </w:divBdr>
    </w:div>
    <w:div w:id="834996072">
      <w:bodyDiv w:val="1"/>
      <w:marLeft w:val="0"/>
      <w:marRight w:val="0"/>
      <w:marTop w:val="0"/>
      <w:marBottom w:val="0"/>
      <w:divBdr>
        <w:top w:val="none" w:sz="0" w:space="0" w:color="auto"/>
        <w:left w:val="none" w:sz="0" w:space="0" w:color="auto"/>
        <w:bottom w:val="none" w:sz="0" w:space="0" w:color="auto"/>
        <w:right w:val="none" w:sz="0" w:space="0" w:color="auto"/>
      </w:divBdr>
    </w:div>
    <w:div w:id="835075987">
      <w:bodyDiv w:val="1"/>
      <w:marLeft w:val="0"/>
      <w:marRight w:val="0"/>
      <w:marTop w:val="0"/>
      <w:marBottom w:val="0"/>
      <w:divBdr>
        <w:top w:val="none" w:sz="0" w:space="0" w:color="auto"/>
        <w:left w:val="none" w:sz="0" w:space="0" w:color="auto"/>
        <w:bottom w:val="none" w:sz="0" w:space="0" w:color="auto"/>
        <w:right w:val="none" w:sz="0" w:space="0" w:color="auto"/>
      </w:divBdr>
    </w:div>
    <w:div w:id="835264345">
      <w:bodyDiv w:val="1"/>
      <w:marLeft w:val="0"/>
      <w:marRight w:val="0"/>
      <w:marTop w:val="0"/>
      <w:marBottom w:val="0"/>
      <w:divBdr>
        <w:top w:val="none" w:sz="0" w:space="0" w:color="auto"/>
        <w:left w:val="none" w:sz="0" w:space="0" w:color="auto"/>
        <w:bottom w:val="none" w:sz="0" w:space="0" w:color="auto"/>
        <w:right w:val="none" w:sz="0" w:space="0" w:color="auto"/>
      </w:divBdr>
    </w:div>
    <w:div w:id="835389225">
      <w:bodyDiv w:val="1"/>
      <w:marLeft w:val="0"/>
      <w:marRight w:val="0"/>
      <w:marTop w:val="0"/>
      <w:marBottom w:val="0"/>
      <w:divBdr>
        <w:top w:val="none" w:sz="0" w:space="0" w:color="auto"/>
        <w:left w:val="none" w:sz="0" w:space="0" w:color="auto"/>
        <w:bottom w:val="none" w:sz="0" w:space="0" w:color="auto"/>
        <w:right w:val="none" w:sz="0" w:space="0" w:color="auto"/>
      </w:divBdr>
    </w:div>
    <w:div w:id="835609353">
      <w:bodyDiv w:val="1"/>
      <w:marLeft w:val="0"/>
      <w:marRight w:val="0"/>
      <w:marTop w:val="0"/>
      <w:marBottom w:val="0"/>
      <w:divBdr>
        <w:top w:val="none" w:sz="0" w:space="0" w:color="auto"/>
        <w:left w:val="none" w:sz="0" w:space="0" w:color="auto"/>
        <w:bottom w:val="none" w:sz="0" w:space="0" w:color="auto"/>
        <w:right w:val="none" w:sz="0" w:space="0" w:color="auto"/>
      </w:divBdr>
    </w:div>
    <w:div w:id="836120011">
      <w:bodyDiv w:val="1"/>
      <w:marLeft w:val="0"/>
      <w:marRight w:val="0"/>
      <w:marTop w:val="0"/>
      <w:marBottom w:val="0"/>
      <w:divBdr>
        <w:top w:val="none" w:sz="0" w:space="0" w:color="auto"/>
        <w:left w:val="none" w:sz="0" w:space="0" w:color="auto"/>
        <w:bottom w:val="none" w:sz="0" w:space="0" w:color="auto"/>
        <w:right w:val="none" w:sz="0" w:space="0" w:color="auto"/>
      </w:divBdr>
    </w:div>
    <w:div w:id="836270835">
      <w:bodyDiv w:val="1"/>
      <w:marLeft w:val="0"/>
      <w:marRight w:val="0"/>
      <w:marTop w:val="0"/>
      <w:marBottom w:val="0"/>
      <w:divBdr>
        <w:top w:val="none" w:sz="0" w:space="0" w:color="auto"/>
        <w:left w:val="none" w:sz="0" w:space="0" w:color="auto"/>
        <w:bottom w:val="none" w:sz="0" w:space="0" w:color="auto"/>
        <w:right w:val="none" w:sz="0" w:space="0" w:color="auto"/>
      </w:divBdr>
    </w:div>
    <w:div w:id="836306496">
      <w:bodyDiv w:val="1"/>
      <w:marLeft w:val="0"/>
      <w:marRight w:val="0"/>
      <w:marTop w:val="0"/>
      <w:marBottom w:val="0"/>
      <w:divBdr>
        <w:top w:val="none" w:sz="0" w:space="0" w:color="auto"/>
        <w:left w:val="none" w:sz="0" w:space="0" w:color="auto"/>
        <w:bottom w:val="none" w:sz="0" w:space="0" w:color="auto"/>
        <w:right w:val="none" w:sz="0" w:space="0" w:color="auto"/>
      </w:divBdr>
    </w:div>
    <w:div w:id="836386682">
      <w:bodyDiv w:val="1"/>
      <w:marLeft w:val="0"/>
      <w:marRight w:val="0"/>
      <w:marTop w:val="0"/>
      <w:marBottom w:val="0"/>
      <w:divBdr>
        <w:top w:val="none" w:sz="0" w:space="0" w:color="auto"/>
        <w:left w:val="none" w:sz="0" w:space="0" w:color="auto"/>
        <w:bottom w:val="none" w:sz="0" w:space="0" w:color="auto"/>
        <w:right w:val="none" w:sz="0" w:space="0" w:color="auto"/>
      </w:divBdr>
    </w:div>
    <w:div w:id="836728573">
      <w:bodyDiv w:val="1"/>
      <w:marLeft w:val="0"/>
      <w:marRight w:val="0"/>
      <w:marTop w:val="0"/>
      <w:marBottom w:val="0"/>
      <w:divBdr>
        <w:top w:val="none" w:sz="0" w:space="0" w:color="auto"/>
        <w:left w:val="none" w:sz="0" w:space="0" w:color="auto"/>
        <w:bottom w:val="none" w:sz="0" w:space="0" w:color="auto"/>
        <w:right w:val="none" w:sz="0" w:space="0" w:color="auto"/>
      </w:divBdr>
    </w:div>
    <w:div w:id="836770077">
      <w:bodyDiv w:val="1"/>
      <w:marLeft w:val="0"/>
      <w:marRight w:val="0"/>
      <w:marTop w:val="0"/>
      <w:marBottom w:val="0"/>
      <w:divBdr>
        <w:top w:val="none" w:sz="0" w:space="0" w:color="auto"/>
        <w:left w:val="none" w:sz="0" w:space="0" w:color="auto"/>
        <w:bottom w:val="none" w:sz="0" w:space="0" w:color="auto"/>
        <w:right w:val="none" w:sz="0" w:space="0" w:color="auto"/>
      </w:divBdr>
    </w:div>
    <w:div w:id="837578273">
      <w:bodyDiv w:val="1"/>
      <w:marLeft w:val="0"/>
      <w:marRight w:val="0"/>
      <w:marTop w:val="0"/>
      <w:marBottom w:val="0"/>
      <w:divBdr>
        <w:top w:val="none" w:sz="0" w:space="0" w:color="auto"/>
        <w:left w:val="none" w:sz="0" w:space="0" w:color="auto"/>
        <w:bottom w:val="none" w:sz="0" w:space="0" w:color="auto"/>
        <w:right w:val="none" w:sz="0" w:space="0" w:color="auto"/>
      </w:divBdr>
    </w:div>
    <w:div w:id="837771264">
      <w:bodyDiv w:val="1"/>
      <w:marLeft w:val="0"/>
      <w:marRight w:val="0"/>
      <w:marTop w:val="0"/>
      <w:marBottom w:val="0"/>
      <w:divBdr>
        <w:top w:val="none" w:sz="0" w:space="0" w:color="auto"/>
        <w:left w:val="none" w:sz="0" w:space="0" w:color="auto"/>
        <w:bottom w:val="none" w:sz="0" w:space="0" w:color="auto"/>
        <w:right w:val="none" w:sz="0" w:space="0" w:color="auto"/>
      </w:divBdr>
    </w:div>
    <w:div w:id="838034389">
      <w:bodyDiv w:val="1"/>
      <w:marLeft w:val="0"/>
      <w:marRight w:val="0"/>
      <w:marTop w:val="0"/>
      <w:marBottom w:val="0"/>
      <w:divBdr>
        <w:top w:val="none" w:sz="0" w:space="0" w:color="auto"/>
        <w:left w:val="none" w:sz="0" w:space="0" w:color="auto"/>
        <w:bottom w:val="none" w:sz="0" w:space="0" w:color="auto"/>
        <w:right w:val="none" w:sz="0" w:space="0" w:color="auto"/>
      </w:divBdr>
    </w:div>
    <w:div w:id="838271138">
      <w:bodyDiv w:val="1"/>
      <w:marLeft w:val="0"/>
      <w:marRight w:val="0"/>
      <w:marTop w:val="0"/>
      <w:marBottom w:val="0"/>
      <w:divBdr>
        <w:top w:val="none" w:sz="0" w:space="0" w:color="auto"/>
        <w:left w:val="none" w:sz="0" w:space="0" w:color="auto"/>
        <w:bottom w:val="none" w:sz="0" w:space="0" w:color="auto"/>
        <w:right w:val="none" w:sz="0" w:space="0" w:color="auto"/>
      </w:divBdr>
    </w:div>
    <w:div w:id="838302979">
      <w:bodyDiv w:val="1"/>
      <w:marLeft w:val="0"/>
      <w:marRight w:val="0"/>
      <w:marTop w:val="0"/>
      <w:marBottom w:val="0"/>
      <w:divBdr>
        <w:top w:val="none" w:sz="0" w:space="0" w:color="auto"/>
        <w:left w:val="none" w:sz="0" w:space="0" w:color="auto"/>
        <w:bottom w:val="none" w:sz="0" w:space="0" w:color="auto"/>
        <w:right w:val="none" w:sz="0" w:space="0" w:color="auto"/>
      </w:divBdr>
    </w:div>
    <w:div w:id="838303502">
      <w:bodyDiv w:val="1"/>
      <w:marLeft w:val="0"/>
      <w:marRight w:val="0"/>
      <w:marTop w:val="0"/>
      <w:marBottom w:val="0"/>
      <w:divBdr>
        <w:top w:val="none" w:sz="0" w:space="0" w:color="auto"/>
        <w:left w:val="none" w:sz="0" w:space="0" w:color="auto"/>
        <w:bottom w:val="none" w:sz="0" w:space="0" w:color="auto"/>
        <w:right w:val="none" w:sz="0" w:space="0" w:color="auto"/>
      </w:divBdr>
    </w:div>
    <w:div w:id="838737910">
      <w:bodyDiv w:val="1"/>
      <w:marLeft w:val="0"/>
      <w:marRight w:val="0"/>
      <w:marTop w:val="0"/>
      <w:marBottom w:val="0"/>
      <w:divBdr>
        <w:top w:val="none" w:sz="0" w:space="0" w:color="auto"/>
        <w:left w:val="none" w:sz="0" w:space="0" w:color="auto"/>
        <w:bottom w:val="none" w:sz="0" w:space="0" w:color="auto"/>
        <w:right w:val="none" w:sz="0" w:space="0" w:color="auto"/>
      </w:divBdr>
    </w:div>
    <w:div w:id="838888583">
      <w:bodyDiv w:val="1"/>
      <w:marLeft w:val="0"/>
      <w:marRight w:val="0"/>
      <w:marTop w:val="0"/>
      <w:marBottom w:val="0"/>
      <w:divBdr>
        <w:top w:val="none" w:sz="0" w:space="0" w:color="auto"/>
        <w:left w:val="none" w:sz="0" w:space="0" w:color="auto"/>
        <w:bottom w:val="none" w:sz="0" w:space="0" w:color="auto"/>
        <w:right w:val="none" w:sz="0" w:space="0" w:color="auto"/>
      </w:divBdr>
    </w:div>
    <w:div w:id="839194813">
      <w:bodyDiv w:val="1"/>
      <w:marLeft w:val="0"/>
      <w:marRight w:val="0"/>
      <w:marTop w:val="0"/>
      <w:marBottom w:val="0"/>
      <w:divBdr>
        <w:top w:val="none" w:sz="0" w:space="0" w:color="auto"/>
        <w:left w:val="none" w:sz="0" w:space="0" w:color="auto"/>
        <w:bottom w:val="none" w:sz="0" w:space="0" w:color="auto"/>
        <w:right w:val="none" w:sz="0" w:space="0" w:color="auto"/>
      </w:divBdr>
    </w:div>
    <w:div w:id="839202709">
      <w:bodyDiv w:val="1"/>
      <w:marLeft w:val="0"/>
      <w:marRight w:val="0"/>
      <w:marTop w:val="0"/>
      <w:marBottom w:val="0"/>
      <w:divBdr>
        <w:top w:val="none" w:sz="0" w:space="0" w:color="auto"/>
        <w:left w:val="none" w:sz="0" w:space="0" w:color="auto"/>
        <w:bottom w:val="none" w:sz="0" w:space="0" w:color="auto"/>
        <w:right w:val="none" w:sz="0" w:space="0" w:color="auto"/>
      </w:divBdr>
    </w:div>
    <w:div w:id="839348660">
      <w:bodyDiv w:val="1"/>
      <w:marLeft w:val="0"/>
      <w:marRight w:val="0"/>
      <w:marTop w:val="0"/>
      <w:marBottom w:val="0"/>
      <w:divBdr>
        <w:top w:val="none" w:sz="0" w:space="0" w:color="auto"/>
        <w:left w:val="none" w:sz="0" w:space="0" w:color="auto"/>
        <w:bottom w:val="none" w:sz="0" w:space="0" w:color="auto"/>
        <w:right w:val="none" w:sz="0" w:space="0" w:color="auto"/>
      </w:divBdr>
    </w:div>
    <w:div w:id="839545974">
      <w:bodyDiv w:val="1"/>
      <w:marLeft w:val="0"/>
      <w:marRight w:val="0"/>
      <w:marTop w:val="0"/>
      <w:marBottom w:val="0"/>
      <w:divBdr>
        <w:top w:val="none" w:sz="0" w:space="0" w:color="auto"/>
        <w:left w:val="none" w:sz="0" w:space="0" w:color="auto"/>
        <w:bottom w:val="none" w:sz="0" w:space="0" w:color="auto"/>
        <w:right w:val="none" w:sz="0" w:space="0" w:color="auto"/>
      </w:divBdr>
    </w:div>
    <w:div w:id="839931618">
      <w:bodyDiv w:val="1"/>
      <w:marLeft w:val="0"/>
      <w:marRight w:val="0"/>
      <w:marTop w:val="0"/>
      <w:marBottom w:val="0"/>
      <w:divBdr>
        <w:top w:val="none" w:sz="0" w:space="0" w:color="auto"/>
        <w:left w:val="none" w:sz="0" w:space="0" w:color="auto"/>
        <w:bottom w:val="none" w:sz="0" w:space="0" w:color="auto"/>
        <w:right w:val="none" w:sz="0" w:space="0" w:color="auto"/>
      </w:divBdr>
    </w:div>
    <w:div w:id="840118346">
      <w:bodyDiv w:val="1"/>
      <w:marLeft w:val="0"/>
      <w:marRight w:val="0"/>
      <w:marTop w:val="0"/>
      <w:marBottom w:val="0"/>
      <w:divBdr>
        <w:top w:val="none" w:sz="0" w:space="0" w:color="auto"/>
        <w:left w:val="none" w:sz="0" w:space="0" w:color="auto"/>
        <w:bottom w:val="none" w:sz="0" w:space="0" w:color="auto"/>
        <w:right w:val="none" w:sz="0" w:space="0" w:color="auto"/>
      </w:divBdr>
    </w:div>
    <w:div w:id="840196321">
      <w:bodyDiv w:val="1"/>
      <w:marLeft w:val="0"/>
      <w:marRight w:val="0"/>
      <w:marTop w:val="0"/>
      <w:marBottom w:val="0"/>
      <w:divBdr>
        <w:top w:val="none" w:sz="0" w:space="0" w:color="auto"/>
        <w:left w:val="none" w:sz="0" w:space="0" w:color="auto"/>
        <w:bottom w:val="none" w:sz="0" w:space="0" w:color="auto"/>
        <w:right w:val="none" w:sz="0" w:space="0" w:color="auto"/>
      </w:divBdr>
    </w:div>
    <w:div w:id="840200391">
      <w:bodyDiv w:val="1"/>
      <w:marLeft w:val="0"/>
      <w:marRight w:val="0"/>
      <w:marTop w:val="0"/>
      <w:marBottom w:val="0"/>
      <w:divBdr>
        <w:top w:val="none" w:sz="0" w:space="0" w:color="auto"/>
        <w:left w:val="none" w:sz="0" w:space="0" w:color="auto"/>
        <w:bottom w:val="none" w:sz="0" w:space="0" w:color="auto"/>
        <w:right w:val="none" w:sz="0" w:space="0" w:color="auto"/>
      </w:divBdr>
    </w:div>
    <w:div w:id="840388968">
      <w:bodyDiv w:val="1"/>
      <w:marLeft w:val="0"/>
      <w:marRight w:val="0"/>
      <w:marTop w:val="0"/>
      <w:marBottom w:val="0"/>
      <w:divBdr>
        <w:top w:val="none" w:sz="0" w:space="0" w:color="auto"/>
        <w:left w:val="none" w:sz="0" w:space="0" w:color="auto"/>
        <w:bottom w:val="none" w:sz="0" w:space="0" w:color="auto"/>
        <w:right w:val="none" w:sz="0" w:space="0" w:color="auto"/>
      </w:divBdr>
    </w:div>
    <w:div w:id="840390979">
      <w:bodyDiv w:val="1"/>
      <w:marLeft w:val="0"/>
      <w:marRight w:val="0"/>
      <w:marTop w:val="0"/>
      <w:marBottom w:val="0"/>
      <w:divBdr>
        <w:top w:val="none" w:sz="0" w:space="0" w:color="auto"/>
        <w:left w:val="none" w:sz="0" w:space="0" w:color="auto"/>
        <w:bottom w:val="none" w:sz="0" w:space="0" w:color="auto"/>
        <w:right w:val="none" w:sz="0" w:space="0" w:color="auto"/>
      </w:divBdr>
    </w:div>
    <w:div w:id="840437493">
      <w:bodyDiv w:val="1"/>
      <w:marLeft w:val="0"/>
      <w:marRight w:val="0"/>
      <w:marTop w:val="0"/>
      <w:marBottom w:val="0"/>
      <w:divBdr>
        <w:top w:val="none" w:sz="0" w:space="0" w:color="auto"/>
        <w:left w:val="none" w:sz="0" w:space="0" w:color="auto"/>
        <w:bottom w:val="none" w:sz="0" w:space="0" w:color="auto"/>
        <w:right w:val="none" w:sz="0" w:space="0" w:color="auto"/>
      </w:divBdr>
    </w:div>
    <w:div w:id="840466000">
      <w:bodyDiv w:val="1"/>
      <w:marLeft w:val="0"/>
      <w:marRight w:val="0"/>
      <w:marTop w:val="0"/>
      <w:marBottom w:val="0"/>
      <w:divBdr>
        <w:top w:val="none" w:sz="0" w:space="0" w:color="auto"/>
        <w:left w:val="none" w:sz="0" w:space="0" w:color="auto"/>
        <w:bottom w:val="none" w:sz="0" w:space="0" w:color="auto"/>
        <w:right w:val="none" w:sz="0" w:space="0" w:color="auto"/>
      </w:divBdr>
    </w:div>
    <w:div w:id="840584860">
      <w:bodyDiv w:val="1"/>
      <w:marLeft w:val="0"/>
      <w:marRight w:val="0"/>
      <w:marTop w:val="0"/>
      <w:marBottom w:val="0"/>
      <w:divBdr>
        <w:top w:val="none" w:sz="0" w:space="0" w:color="auto"/>
        <w:left w:val="none" w:sz="0" w:space="0" w:color="auto"/>
        <w:bottom w:val="none" w:sz="0" w:space="0" w:color="auto"/>
        <w:right w:val="none" w:sz="0" w:space="0" w:color="auto"/>
      </w:divBdr>
    </w:div>
    <w:div w:id="840699745">
      <w:bodyDiv w:val="1"/>
      <w:marLeft w:val="0"/>
      <w:marRight w:val="0"/>
      <w:marTop w:val="0"/>
      <w:marBottom w:val="0"/>
      <w:divBdr>
        <w:top w:val="none" w:sz="0" w:space="0" w:color="auto"/>
        <w:left w:val="none" w:sz="0" w:space="0" w:color="auto"/>
        <w:bottom w:val="none" w:sz="0" w:space="0" w:color="auto"/>
        <w:right w:val="none" w:sz="0" w:space="0" w:color="auto"/>
      </w:divBdr>
    </w:div>
    <w:div w:id="840853133">
      <w:bodyDiv w:val="1"/>
      <w:marLeft w:val="0"/>
      <w:marRight w:val="0"/>
      <w:marTop w:val="0"/>
      <w:marBottom w:val="0"/>
      <w:divBdr>
        <w:top w:val="none" w:sz="0" w:space="0" w:color="auto"/>
        <w:left w:val="none" w:sz="0" w:space="0" w:color="auto"/>
        <w:bottom w:val="none" w:sz="0" w:space="0" w:color="auto"/>
        <w:right w:val="none" w:sz="0" w:space="0" w:color="auto"/>
      </w:divBdr>
    </w:div>
    <w:div w:id="841044222">
      <w:bodyDiv w:val="1"/>
      <w:marLeft w:val="0"/>
      <w:marRight w:val="0"/>
      <w:marTop w:val="0"/>
      <w:marBottom w:val="0"/>
      <w:divBdr>
        <w:top w:val="none" w:sz="0" w:space="0" w:color="auto"/>
        <w:left w:val="none" w:sz="0" w:space="0" w:color="auto"/>
        <w:bottom w:val="none" w:sz="0" w:space="0" w:color="auto"/>
        <w:right w:val="none" w:sz="0" w:space="0" w:color="auto"/>
      </w:divBdr>
    </w:div>
    <w:div w:id="841430560">
      <w:bodyDiv w:val="1"/>
      <w:marLeft w:val="0"/>
      <w:marRight w:val="0"/>
      <w:marTop w:val="0"/>
      <w:marBottom w:val="0"/>
      <w:divBdr>
        <w:top w:val="none" w:sz="0" w:space="0" w:color="auto"/>
        <w:left w:val="none" w:sz="0" w:space="0" w:color="auto"/>
        <w:bottom w:val="none" w:sz="0" w:space="0" w:color="auto"/>
        <w:right w:val="none" w:sz="0" w:space="0" w:color="auto"/>
      </w:divBdr>
    </w:div>
    <w:div w:id="841433968">
      <w:bodyDiv w:val="1"/>
      <w:marLeft w:val="0"/>
      <w:marRight w:val="0"/>
      <w:marTop w:val="0"/>
      <w:marBottom w:val="0"/>
      <w:divBdr>
        <w:top w:val="none" w:sz="0" w:space="0" w:color="auto"/>
        <w:left w:val="none" w:sz="0" w:space="0" w:color="auto"/>
        <w:bottom w:val="none" w:sz="0" w:space="0" w:color="auto"/>
        <w:right w:val="none" w:sz="0" w:space="0" w:color="auto"/>
      </w:divBdr>
    </w:div>
    <w:div w:id="841816366">
      <w:bodyDiv w:val="1"/>
      <w:marLeft w:val="0"/>
      <w:marRight w:val="0"/>
      <w:marTop w:val="0"/>
      <w:marBottom w:val="0"/>
      <w:divBdr>
        <w:top w:val="none" w:sz="0" w:space="0" w:color="auto"/>
        <w:left w:val="none" w:sz="0" w:space="0" w:color="auto"/>
        <w:bottom w:val="none" w:sz="0" w:space="0" w:color="auto"/>
        <w:right w:val="none" w:sz="0" w:space="0" w:color="auto"/>
      </w:divBdr>
    </w:div>
    <w:div w:id="842014169">
      <w:bodyDiv w:val="1"/>
      <w:marLeft w:val="0"/>
      <w:marRight w:val="0"/>
      <w:marTop w:val="0"/>
      <w:marBottom w:val="0"/>
      <w:divBdr>
        <w:top w:val="none" w:sz="0" w:space="0" w:color="auto"/>
        <w:left w:val="none" w:sz="0" w:space="0" w:color="auto"/>
        <w:bottom w:val="none" w:sz="0" w:space="0" w:color="auto"/>
        <w:right w:val="none" w:sz="0" w:space="0" w:color="auto"/>
      </w:divBdr>
    </w:div>
    <w:div w:id="842282932">
      <w:bodyDiv w:val="1"/>
      <w:marLeft w:val="0"/>
      <w:marRight w:val="0"/>
      <w:marTop w:val="0"/>
      <w:marBottom w:val="0"/>
      <w:divBdr>
        <w:top w:val="none" w:sz="0" w:space="0" w:color="auto"/>
        <w:left w:val="none" w:sz="0" w:space="0" w:color="auto"/>
        <w:bottom w:val="none" w:sz="0" w:space="0" w:color="auto"/>
        <w:right w:val="none" w:sz="0" w:space="0" w:color="auto"/>
      </w:divBdr>
    </w:div>
    <w:div w:id="842357843">
      <w:bodyDiv w:val="1"/>
      <w:marLeft w:val="0"/>
      <w:marRight w:val="0"/>
      <w:marTop w:val="0"/>
      <w:marBottom w:val="0"/>
      <w:divBdr>
        <w:top w:val="none" w:sz="0" w:space="0" w:color="auto"/>
        <w:left w:val="none" w:sz="0" w:space="0" w:color="auto"/>
        <w:bottom w:val="none" w:sz="0" w:space="0" w:color="auto"/>
        <w:right w:val="none" w:sz="0" w:space="0" w:color="auto"/>
      </w:divBdr>
    </w:div>
    <w:div w:id="842361714">
      <w:bodyDiv w:val="1"/>
      <w:marLeft w:val="0"/>
      <w:marRight w:val="0"/>
      <w:marTop w:val="0"/>
      <w:marBottom w:val="0"/>
      <w:divBdr>
        <w:top w:val="none" w:sz="0" w:space="0" w:color="auto"/>
        <w:left w:val="none" w:sz="0" w:space="0" w:color="auto"/>
        <w:bottom w:val="none" w:sz="0" w:space="0" w:color="auto"/>
        <w:right w:val="none" w:sz="0" w:space="0" w:color="auto"/>
      </w:divBdr>
    </w:div>
    <w:div w:id="842478248">
      <w:bodyDiv w:val="1"/>
      <w:marLeft w:val="0"/>
      <w:marRight w:val="0"/>
      <w:marTop w:val="0"/>
      <w:marBottom w:val="0"/>
      <w:divBdr>
        <w:top w:val="none" w:sz="0" w:space="0" w:color="auto"/>
        <w:left w:val="none" w:sz="0" w:space="0" w:color="auto"/>
        <w:bottom w:val="none" w:sz="0" w:space="0" w:color="auto"/>
        <w:right w:val="none" w:sz="0" w:space="0" w:color="auto"/>
      </w:divBdr>
    </w:div>
    <w:div w:id="842664292">
      <w:bodyDiv w:val="1"/>
      <w:marLeft w:val="0"/>
      <w:marRight w:val="0"/>
      <w:marTop w:val="0"/>
      <w:marBottom w:val="0"/>
      <w:divBdr>
        <w:top w:val="none" w:sz="0" w:space="0" w:color="auto"/>
        <w:left w:val="none" w:sz="0" w:space="0" w:color="auto"/>
        <w:bottom w:val="none" w:sz="0" w:space="0" w:color="auto"/>
        <w:right w:val="none" w:sz="0" w:space="0" w:color="auto"/>
      </w:divBdr>
    </w:div>
    <w:div w:id="842665626">
      <w:bodyDiv w:val="1"/>
      <w:marLeft w:val="0"/>
      <w:marRight w:val="0"/>
      <w:marTop w:val="0"/>
      <w:marBottom w:val="0"/>
      <w:divBdr>
        <w:top w:val="none" w:sz="0" w:space="0" w:color="auto"/>
        <w:left w:val="none" w:sz="0" w:space="0" w:color="auto"/>
        <w:bottom w:val="none" w:sz="0" w:space="0" w:color="auto"/>
        <w:right w:val="none" w:sz="0" w:space="0" w:color="auto"/>
      </w:divBdr>
    </w:div>
    <w:div w:id="842933340">
      <w:bodyDiv w:val="1"/>
      <w:marLeft w:val="0"/>
      <w:marRight w:val="0"/>
      <w:marTop w:val="0"/>
      <w:marBottom w:val="0"/>
      <w:divBdr>
        <w:top w:val="none" w:sz="0" w:space="0" w:color="auto"/>
        <w:left w:val="none" w:sz="0" w:space="0" w:color="auto"/>
        <w:bottom w:val="none" w:sz="0" w:space="0" w:color="auto"/>
        <w:right w:val="none" w:sz="0" w:space="0" w:color="auto"/>
      </w:divBdr>
    </w:div>
    <w:div w:id="843082918">
      <w:bodyDiv w:val="1"/>
      <w:marLeft w:val="0"/>
      <w:marRight w:val="0"/>
      <w:marTop w:val="0"/>
      <w:marBottom w:val="0"/>
      <w:divBdr>
        <w:top w:val="none" w:sz="0" w:space="0" w:color="auto"/>
        <w:left w:val="none" w:sz="0" w:space="0" w:color="auto"/>
        <w:bottom w:val="none" w:sz="0" w:space="0" w:color="auto"/>
        <w:right w:val="none" w:sz="0" w:space="0" w:color="auto"/>
      </w:divBdr>
    </w:div>
    <w:div w:id="843134967">
      <w:bodyDiv w:val="1"/>
      <w:marLeft w:val="0"/>
      <w:marRight w:val="0"/>
      <w:marTop w:val="0"/>
      <w:marBottom w:val="0"/>
      <w:divBdr>
        <w:top w:val="none" w:sz="0" w:space="0" w:color="auto"/>
        <w:left w:val="none" w:sz="0" w:space="0" w:color="auto"/>
        <w:bottom w:val="none" w:sz="0" w:space="0" w:color="auto"/>
        <w:right w:val="none" w:sz="0" w:space="0" w:color="auto"/>
      </w:divBdr>
    </w:div>
    <w:div w:id="843202593">
      <w:bodyDiv w:val="1"/>
      <w:marLeft w:val="0"/>
      <w:marRight w:val="0"/>
      <w:marTop w:val="0"/>
      <w:marBottom w:val="0"/>
      <w:divBdr>
        <w:top w:val="none" w:sz="0" w:space="0" w:color="auto"/>
        <w:left w:val="none" w:sz="0" w:space="0" w:color="auto"/>
        <w:bottom w:val="none" w:sz="0" w:space="0" w:color="auto"/>
        <w:right w:val="none" w:sz="0" w:space="0" w:color="auto"/>
      </w:divBdr>
    </w:div>
    <w:div w:id="843279742">
      <w:bodyDiv w:val="1"/>
      <w:marLeft w:val="0"/>
      <w:marRight w:val="0"/>
      <w:marTop w:val="0"/>
      <w:marBottom w:val="0"/>
      <w:divBdr>
        <w:top w:val="none" w:sz="0" w:space="0" w:color="auto"/>
        <w:left w:val="none" w:sz="0" w:space="0" w:color="auto"/>
        <w:bottom w:val="none" w:sz="0" w:space="0" w:color="auto"/>
        <w:right w:val="none" w:sz="0" w:space="0" w:color="auto"/>
      </w:divBdr>
    </w:div>
    <w:div w:id="843395776">
      <w:bodyDiv w:val="1"/>
      <w:marLeft w:val="0"/>
      <w:marRight w:val="0"/>
      <w:marTop w:val="0"/>
      <w:marBottom w:val="0"/>
      <w:divBdr>
        <w:top w:val="none" w:sz="0" w:space="0" w:color="auto"/>
        <w:left w:val="none" w:sz="0" w:space="0" w:color="auto"/>
        <w:bottom w:val="none" w:sz="0" w:space="0" w:color="auto"/>
        <w:right w:val="none" w:sz="0" w:space="0" w:color="auto"/>
      </w:divBdr>
    </w:div>
    <w:div w:id="843399655">
      <w:bodyDiv w:val="1"/>
      <w:marLeft w:val="0"/>
      <w:marRight w:val="0"/>
      <w:marTop w:val="0"/>
      <w:marBottom w:val="0"/>
      <w:divBdr>
        <w:top w:val="none" w:sz="0" w:space="0" w:color="auto"/>
        <w:left w:val="none" w:sz="0" w:space="0" w:color="auto"/>
        <w:bottom w:val="none" w:sz="0" w:space="0" w:color="auto"/>
        <w:right w:val="none" w:sz="0" w:space="0" w:color="auto"/>
      </w:divBdr>
    </w:div>
    <w:div w:id="843469969">
      <w:bodyDiv w:val="1"/>
      <w:marLeft w:val="0"/>
      <w:marRight w:val="0"/>
      <w:marTop w:val="0"/>
      <w:marBottom w:val="0"/>
      <w:divBdr>
        <w:top w:val="none" w:sz="0" w:space="0" w:color="auto"/>
        <w:left w:val="none" w:sz="0" w:space="0" w:color="auto"/>
        <w:bottom w:val="none" w:sz="0" w:space="0" w:color="auto"/>
        <w:right w:val="none" w:sz="0" w:space="0" w:color="auto"/>
      </w:divBdr>
    </w:div>
    <w:div w:id="843478948">
      <w:bodyDiv w:val="1"/>
      <w:marLeft w:val="0"/>
      <w:marRight w:val="0"/>
      <w:marTop w:val="0"/>
      <w:marBottom w:val="0"/>
      <w:divBdr>
        <w:top w:val="none" w:sz="0" w:space="0" w:color="auto"/>
        <w:left w:val="none" w:sz="0" w:space="0" w:color="auto"/>
        <w:bottom w:val="none" w:sz="0" w:space="0" w:color="auto"/>
        <w:right w:val="none" w:sz="0" w:space="0" w:color="auto"/>
      </w:divBdr>
    </w:div>
    <w:div w:id="843519815">
      <w:bodyDiv w:val="1"/>
      <w:marLeft w:val="0"/>
      <w:marRight w:val="0"/>
      <w:marTop w:val="0"/>
      <w:marBottom w:val="0"/>
      <w:divBdr>
        <w:top w:val="none" w:sz="0" w:space="0" w:color="auto"/>
        <w:left w:val="none" w:sz="0" w:space="0" w:color="auto"/>
        <w:bottom w:val="none" w:sz="0" w:space="0" w:color="auto"/>
        <w:right w:val="none" w:sz="0" w:space="0" w:color="auto"/>
      </w:divBdr>
    </w:div>
    <w:div w:id="843671532">
      <w:bodyDiv w:val="1"/>
      <w:marLeft w:val="0"/>
      <w:marRight w:val="0"/>
      <w:marTop w:val="0"/>
      <w:marBottom w:val="0"/>
      <w:divBdr>
        <w:top w:val="none" w:sz="0" w:space="0" w:color="auto"/>
        <w:left w:val="none" w:sz="0" w:space="0" w:color="auto"/>
        <w:bottom w:val="none" w:sz="0" w:space="0" w:color="auto"/>
        <w:right w:val="none" w:sz="0" w:space="0" w:color="auto"/>
      </w:divBdr>
    </w:div>
    <w:div w:id="843738304">
      <w:bodyDiv w:val="1"/>
      <w:marLeft w:val="0"/>
      <w:marRight w:val="0"/>
      <w:marTop w:val="0"/>
      <w:marBottom w:val="0"/>
      <w:divBdr>
        <w:top w:val="none" w:sz="0" w:space="0" w:color="auto"/>
        <w:left w:val="none" w:sz="0" w:space="0" w:color="auto"/>
        <w:bottom w:val="none" w:sz="0" w:space="0" w:color="auto"/>
        <w:right w:val="none" w:sz="0" w:space="0" w:color="auto"/>
      </w:divBdr>
    </w:div>
    <w:div w:id="843738748">
      <w:bodyDiv w:val="1"/>
      <w:marLeft w:val="0"/>
      <w:marRight w:val="0"/>
      <w:marTop w:val="0"/>
      <w:marBottom w:val="0"/>
      <w:divBdr>
        <w:top w:val="none" w:sz="0" w:space="0" w:color="auto"/>
        <w:left w:val="none" w:sz="0" w:space="0" w:color="auto"/>
        <w:bottom w:val="none" w:sz="0" w:space="0" w:color="auto"/>
        <w:right w:val="none" w:sz="0" w:space="0" w:color="auto"/>
      </w:divBdr>
    </w:div>
    <w:div w:id="843738999">
      <w:bodyDiv w:val="1"/>
      <w:marLeft w:val="0"/>
      <w:marRight w:val="0"/>
      <w:marTop w:val="0"/>
      <w:marBottom w:val="0"/>
      <w:divBdr>
        <w:top w:val="none" w:sz="0" w:space="0" w:color="auto"/>
        <w:left w:val="none" w:sz="0" w:space="0" w:color="auto"/>
        <w:bottom w:val="none" w:sz="0" w:space="0" w:color="auto"/>
        <w:right w:val="none" w:sz="0" w:space="0" w:color="auto"/>
      </w:divBdr>
    </w:div>
    <w:div w:id="843937764">
      <w:bodyDiv w:val="1"/>
      <w:marLeft w:val="0"/>
      <w:marRight w:val="0"/>
      <w:marTop w:val="0"/>
      <w:marBottom w:val="0"/>
      <w:divBdr>
        <w:top w:val="none" w:sz="0" w:space="0" w:color="auto"/>
        <w:left w:val="none" w:sz="0" w:space="0" w:color="auto"/>
        <w:bottom w:val="none" w:sz="0" w:space="0" w:color="auto"/>
        <w:right w:val="none" w:sz="0" w:space="0" w:color="auto"/>
      </w:divBdr>
    </w:div>
    <w:div w:id="844172815">
      <w:bodyDiv w:val="1"/>
      <w:marLeft w:val="0"/>
      <w:marRight w:val="0"/>
      <w:marTop w:val="0"/>
      <w:marBottom w:val="0"/>
      <w:divBdr>
        <w:top w:val="none" w:sz="0" w:space="0" w:color="auto"/>
        <w:left w:val="none" w:sz="0" w:space="0" w:color="auto"/>
        <w:bottom w:val="none" w:sz="0" w:space="0" w:color="auto"/>
        <w:right w:val="none" w:sz="0" w:space="0" w:color="auto"/>
      </w:divBdr>
    </w:div>
    <w:div w:id="844398450">
      <w:bodyDiv w:val="1"/>
      <w:marLeft w:val="0"/>
      <w:marRight w:val="0"/>
      <w:marTop w:val="0"/>
      <w:marBottom w:val="0"/>
      <w:divBdr>
        <w:top w:val="none" w:sz="0" w:space="0" w:color="auto"/>
        <w:left w:val="none" w:sz="0" w:space="0" w:color="auto"/>
        <w:bottom w:val="none" w:sz="0" w:space="0" w:color="auto"/>
        <w:right w:val="none" w:sz="0" w:space="0" w:color="auto"/>
      </w:divBdr>
    </w:div>
    <w:div w:id="844435897">
      <w:bodyDiv w:val="1"/>
      <w:marLeft w:val="0"/>
      <w:marRight w:val="0"/>
      <w:marTop w:val="0"/>
      <w:marBottom w:val="0"/>
      <w:divBdr>
        <w:top w:val="none" w:sz="0" w:space="0" w:color="auto"/>
        <w:left w:val="none" w:sz="0" w:space="0" w:color="auto"/>
        <w:bottom w:val="none" w:sz="0" w:space="0" w:color="auto"/>
        <w:right w:val="none" w:sz="0" w:space="0" w:color="auto"/>
      </w:divBdr>
    </w:div>
    <w:div w:id="844587678">
      <w:bodyDiv w:val="1"/>
      <w:marLeft w:val="0"/>
      <w:marRight w:val="0"/>
      <w:marTop w:val="0"/>
      <w:marBottom w:val="0"/>
      <w:divBdr>
        <w:top w:val="none" w:sz="0" w:space="0" w:color="auto"/>
        <w:left w:val="none" w:sz="0" w:space="0" w:color="auto"/>
        <w:bottom w:val="none" w:sz="0" w:space="0" w:color="auto"/>
        <w:right w:val="none" w:sz="0" w:space="0" w:color="auto"/>
      </w:divBdr>
    </w:div>
    <w:div w:id="844594305">
      <w:bodyDiv w:val="1"/>
      <w:marLeft w:val="0"/>
      <w:marRight w:val="0"/>
      <w:marTop w:val="0"/>
      <w:marBottom w:val="0"/>
      <w:divBdr>
        <w:top w:val="none" w:sz="0" w:space="0" w:color="auto"/>
        <w:left w:val="none" w:sz="0" w:space="0" w:color="auto"/>
        <w:bottom w:val="none" w:sz="0" w:space="0" w:color="auto"/>
        <w:right w:val="none" w:sz="0" w:space="0" w:color="auto"/>
      </w:divBdr>
    </w:div>
    <w:div w:id="844631500">
      <w:bodyDiv w:val="1"/>
      <w:marLeft w:val="0"/>
      <w:marRight w:val="0"/>
      <w:marTop w:val="0"/>
      <w:marBottom w:val="0"/>
      <w:divBdr>
        <w:top w:val="none" w:sz="0" w:space="0" w:color="auto"/>
        <w:left w:val="none" w:sz="0" w:space="0" w:color="auto"/>
        <w:bottom w:val="none" w:sz="0" w:space="0" w:color="auto"/>
        <w:right w:val="none" w:sz="0" w:space="0" w:color="auto"/>
      </w:divBdr>
    </w:div>
    <w:div w:id="844635137">
      <w:bodyDiv w:val="1"/>
      <w:marLeft w:val="0"/>
      <w:marRight w:val="0"/>
      <w:marTop w:val="0"/>
      <w:marBottom w:val="0"/>
      <w:divBdr>
        <w:top w:val="none" w:sz="0" w:space="0" w:color="auto"/>
        <w:left w:val="none" w:sz="0" w:space="0" w:color="auto"/>
        <w:bottom w:val="none" w:sz="0" w:space="0" w:color="auto"/>
        <w:right w:val="none" w:sz="0" w:space="0" w:color="auto"/>
      </w:divBdr>
    </w:div>
    <w:div w:id="844636335">
      <w:bodyDiv w:val="1"/>
      <w:marLeft w:val="0"/>
      <w:marRight w:val="0"/>
      <w:marTop w:val="0"/>
      <w:marBottom w:val="0"/>
      <w:divBdr>
        <w:top w:val="none" w:sz="0" w:space="0" w:color="auto"/>
        <w:left w:val="none" w:sz="0" w:space="0" w:color="auto"/>
        <w:bottom w:val="none" w:sz="0" w:space="0" w:color="auto"/>
        <w:right w:val="none" w:sz="0" w:space="0" w:color="auto"/>
      </w:divBdr>
    </w:div>
    <w:div w:id="844855475">
      <w:bodyDiv w:val="1"/>
      <w:marLeft w:val="0"/>
      <w:marRight w:val="0"/>
      <w:marTop w:val="0"/>
      <w:marBottom w:val="0"/>
      <w:divBdr>
        <w:top w:val="none" w:sz="0" w:space="0" w:color="auto"/>
        <w:left w:val="none" w:sz="0" w:space="0" w:color="auto"/>
        <w:bottom w:val="none" w:sz="0" w:space="0" w:color="auto"/>
        <w:right w:val="none" w:sz="0" w:space="0" w:color="auto"/>
      </w:divBdr>
    </w:div>
    <w:div w:id="845366340">
      <w:bodyDiv w:val="1"/>
      <w:marLeft w:val="0"/>
      <w:marRight w:val="0"/>
      <w:marTop w:val="0"/>
      <w:marBottom w:val="0"/>
      <w:divBdr>
        <w:top w:val="none" w:sz="0" w:space="0" w:color="auto"/>
        <w:left w:val="none" w:sz="0" w:space="0" w:color="auto"/>
        <w:bottom w:val="none" w:sz="0" w:space="0" w:color="auto"/>
        <w:right w:val="none" w:sz="0" w:space="0" w:color="auto"/>
      </w:divBdr>
    </w:div>
    <w:div w:id="845436666">
      <w:bodyDiv w:val="1"/>
      <w:marLeft w:val="0"/>
      <w:marRight w:val="0"/>
      <w:marTop w:val="0"/>
      <w:marBottom w:val="0"/>
      <w:divBdr>
        <w:top w:val="none" w:sz="0" w:space="0" w:color="auto"/>
        <w:left w:val="none" w:sz="0" w:space="0" w:color="auto"/>
        <w:bottom w:val="none" w:sz="0" w:space="0" w:color="auto"/>
        <w:right w:val="none" w:sz="0" w:space="0" w:color="auto"/>
      </w:divBdr>
    </w:div>
    <w:div w:id="845441041">
      <w:bodyDiv w:val="1"/>
      <w:marLeft w:val="0"/>
      <w:marRight w:val="0"/>
      <w:marTop w:val="0"/>
      <w:marBottom w:val="0"/>
      <w:divBdr>
        <w:top w:val="none" w:sz="0" w:space="0" w:color="auto"/>
        <w:left w:val="none" w:sz="0" w:space="0" w:color="auto"/>
        <w:bottom w:val="none" w:sz="0" w:space="0" w:color="auto"/>
        <w:right w:val="none" w:sz="0" w:space="0" w:color="auto"/>
      </w:divBdr>
    </w:div>
    <w:div w:id="845556309">
      <w:bodyDiv w:val="1"/>
      <w:marLeft w:val="0"/>
      <w:marRight w:val="0"/>
      <w:marTop w:val="0"/>
      <w:marBottom w:val="0"/>
      <w:divBdr>
        <w:top w:val="none" w:sz="0" w:space="0" w:color="auto"/>
        <w:left w:val="none" w:sz="0" w:space="0" w:color="auto"/>
        <w:bottom w:val="none" w:sz="0" w:space="0" w:color="auto"/>
        <w:right w:val="none" w:sz="0" w:space="0" w:color="auto"/>
      </w:divBdr>
    </w:div>
    <w:div w:id="845704350">
      <w:bodyDiv w:val="1"/>
      <w:marLeft w:val="0"/>
      <w:marRight w:val="0"/>
      <w:marTop w:val="0"/>
      <w:marBottom w:val="0"/>
      <w:divBdr>
        <w:top w:val="none" w:sz="0" w:space="0" w:color="auto"/>
        <w:left w:val="none" w:sz="0" w:space="0" w:color="auto"/>
        <w:bottom w:val="none" w:sz="0" w:space="0" w:color="auto"/>
        <w:right w:val="none" w:sz="0" w:space="0" w:color="auto"/>
      </w:divBdr>
    </w:div>
    <w:div w:id="846140930">
      <w:bodyDiv w:val="1"/>
      <w:marLeft w:val="0"/>
      <w:marRight w:val="0"/>
      <w:marTop w:val="0"/>
      <w:marBottom w:val="0"/>
      <w:divBdr>
        <w:top w:val="none" w:sz="0" w:space="0" w:color="auto"/>
        <w:left w:val="none" w:sz="0" w:space="0" w:color="auto"/>
        <w:bottom w:val="none" w:sz="0" w:space="0" w:color="auto"/>
        <w:right w:val="none" w:sz="0" w:space="0" w:color="auto"/>
      </w:divBdr>
    </w:div>
    <w:div w:id="846141356">
      <w:bodyDiv w:val="1"/>
      <w:marLeft w:val="0"/>
      <w:marRight w:val="0"/>
      <w:marTop w:val="0"/>
      <w:marBottom w:val="0"/>
      <w:divBdr>
        <w:top w:val="none" w:sz="0" w:space="0" w:color="auto"/>
        <w:left w:val="none" w:sz="0" w:space="0" w:color="auto"/>
        <w:bottom w:val="none" w:sz="0" w:space="0" w:color="auto"/>
        <w:right w:val="none" w:sz="0" w:space="0" w:color="auto"/>
      </w:divBdr>
    </w:div>
    <w:div w:id="846410719">
      <w:bodyDiv w:val="1"/>
      <w:marLeft w:val="0"/>
      <w:marRight w:val="0"/>
      <w:marTop w:val="0"/>
      <w:marBottom w:val="0"/>
      <w:divBdr>
        <w:top w:val="none" w:sz="0" w:space="0" w:color="auto"/>
        <w:left w:val="none" w:sz="0" w:space="0" w:color="auto"/>
        <w:bottom w:val="none" w:sz="0" w:space="0" w:color="auto"/>
        <w:right w:val="none" w:sz="0" w:space="0" w:color="auto"/>
      </w:divBdr>
    </w:div>
    <w:div w:id="846410959">
      <w:bodyDiv w:val="1"/>
      <w:marLeft w:val="0"/>
      <w:marRight w:val="0"/>
      <w:marTop w:val="0"/>
      <w:marBottom w:val="0"/>
      <w:divBdr>
        <w:top w:val="none" w:sz="0" w:space="0" w:color="auto"/>
        <w:left w:val="none" w:sz="0" w:space="0" w:color="auto"/>
        <w:bottom w:val="none" w:sz="0" w:space="0" w:color="auto"/>
        <w:right w:val="none" w:sz="0" w:space="0" w:color="auto"/>
      </w:divBdr>
    </w:div>
    <w:div w:id="846479971">
      <w:bodyDiv w:val="1"/>
      <w:marLeft w:val="0"/>
      <w:marRight w:val="0"/>
      <w:marTop w:val="0"/>
      <w:marBottom w:val="0"/>
      <w:divBdr>
        <w:top w:val="none" w:sz="0" w:space="0" w:color="auto"/>
        <w:left w:val="none" w:sz="0" w:space="0" w:color="auto"/>
        <w:bottom w:val="none" w:sz="0" w:space="0" w:color="auto"/>
        <w:right w:val="none" w:sz="0" w:space="0" w:color="auto"/>
      </w:divBdr>
    </w:div>
    <w:div w:id="846599474">
      <w:bodyDiv w:val="1"/>
      <w:marLeft w:val="0"/>
      <w:marRight w:val="0"/>
      <w:marTop w:val="0"/>
      <w:marBottom w:val="0"/>
      <w:divBdr>
        <w:top w:val="none" w:sz="0" w:space="0" w:color="auto"/>
        <w:left w:val="none" w:sz="0" w:space="0" w:color="auto"/>
        <w:bottom w:val="none" w:sz="0" w:space="0" w:color="auto"/>
        <w:right w:val="none" w:sz="0" w:space="0" w:color="auto"/>
      </w:divBdr>
    </w:div>
    <w:div w:id="846602388">
      <w:bodyDiv w:val="1"/>
      <w:marLeft w:val="0"/>
      <w:marRight w:val="0"/>
      <w:marTop w:val="0"/>
      <w:marBottom w:val="0"/>
      <w:divBdr>
        <w:top w:val="none" w:sz="0" w:space="0" w:color="auto"/>
        <w:left w:val="none" w:sz="0" w:space="0" w:color="auto"/>
        <w:bottom w:val="none" w:sz="0" w:space="0" w:color="auto"/>
        <w:right w:val="none" w:sz="0" w:space="0" w:color="auto"/>
      </w:divBdr>
    </w:div>
    <w:div w:id="846752040">
      <w:bodyDiv w:val="1"/>
      <w:marLeft w:val="0"/>
      <w:marRight w:val="0"/>
      <w:marTop w:val="0"/>
      <w:marBottom w:val="0"/>
      <w:divBdr>
        <w:top w:val="none" w:sz="0" w:space="0" w:color="auto"/>
        <w:left w:val="none" w:sz="0" w:space="0" w:color="auto"/>
        <w:bottom w:val="none" w:sz="0" w:space="0" w:color="auto"/>
        <w:right w:val="none" w:sz="0" w:space="0" w:color="auto"/>
      </w:divBdr>
    </w:div>
    <w:div w:id="846753247">
      <w:bodyDiv w:val="1"/>
      <w:marLeft w:val="0"/>
      <w:marRight w:val="0"/>
      <w:marTop w:val="0"/>
      <w:marBottom w:val="0"/>
      <w:divBdr>
        <w:top w:val="none" w:sz="0" w:space="0" w:color="auto"/>
        <w:left w:val="none" w:sz="0" w:space="0" w:color="auto"/>
        <w:bottom w:val="none" w:sz="0" w:space="0" w:color="auto"/>
        <w:right w:val="none" w:sz="0" w:space="0" w:color="auto"/>
      </w:divBdr>
    </w:div>
    <w:div w:id="847057693">
      <w:bodyDiv w:val="1"/>
      <w:marLeft w:val="0"/>
      <w:marRight w:val="0"/>
      <w:marTop w:val="0"/>
      <w:marBottom w:val="0"/>
      <w:divBdr>
        <w:top w:val="none" w:sz="0" w:space="0" w:color="auto"/>
        <w:left w:val="none" w:sz="0" w:space="0" w:color="auto"/>
        <w:bottom w:val="none" w:sz="0" w:space="0" w:color="auto"/>
        <w:right w:val="none" w:sz="0" w:space="0" w:color="auto"/>
      </w:divBdr>
    </w:div>
    <w:div w:id="847057962">
      <w:bodyDiv w:val="1"/>
      <w:marLeft w:val="0"/>
      <w:marRight w:val="0"/>
      <w:marTop w:val="0"/>
      <w:marBottom w:val="0"/>
      <w:divBdr>
        <w:top w:val="none" w:sz="0" w:space="0" w:color="auto"/>
        <w:left w:val="none" w:sz="0" w:space="0" w:color="auto"/>
        <w:bottom w:val="none" w:sz="0" w:space="0" w:color="auto"/>
        <w:right w:val="none" w:sz="0" w:space="0" w:color="auto"/>
      </w:divBdr>
    </w:div>
    <w:div w:id="847139525">
      <w:bodyDiv w:val="1"/>
      <w:marLeft w:val="0"/>
      <w:marRight w:val="0"/>
      <w:marTop w:val="0"/>
      <w:marBottom w:val="0"/>
      <w:divBdr>
        <w:top w:val="none" w:sz="0" w:space="0" w:color="auto"/>
        <w:left w:val="none" w:sz="0" w:space="0" w:color="auto"/>
        <w:bottom w:val="none" w:sz="0" w:space="0" w:color="auto"/>
        <w:right w:val="none" w:sz="0" w:space="0" w:color="auto"/>
      </w:divBdr>
    </w:div>
    <w:div w:id="847400869">
      <w:bodyDiv w:val="1"/>
      <w:marLeft w:val="0"/>
      <w:marRight w:val="0"/>
      <w:marTop w:val="0"/>
      <w:marBottom w:val="0"/>
      <w:divBdr>
        <w:top w:val="none" w:sz="0" w:space="0" w:color="auto"/>
        <w:left w:val="none" w:sz="0" w:space="0" w:color="auto"/>
        <w:bottom w:val="none" w:sz="0" w:space="0" w:color="auto"/>
        <w:right w:val="none" w:sz="0" w:space="0" w:color="auto"/>
      </w:divBdr>
    </w:div>
    <w:div w:id="847523660">
      <w:bodyDiv w:val="1"/>
      <w:marLeft w:val="0"/>
      <w:marRight w:val="0"/>
      <w:marTop w:val="0"/>
      <w:marBottom w:val="0"/>
      <w:divBdr>
        <w:top w:val="none" w:sz="0" w:space="0" w:color="auto"/>
        <w:left w:val="none" w:sz="0" w:space="0" w:color="auto"/>
        <w:bottom w:val="none" w:sz="0" w:space="0" w:color="auto"/>
        <w:right w:val="none" w:sz="0" w:space="0" w:color="auto"/>
      </w:divBdr>
    </w:div>
    <w:div w:id="847527795">
      <w:bodyDiv w:val="1"/>
      <w:marLeft w:val="0"/>
      <w:marRight w:val="0"/>
      <w:marTop w:val="0"/>
      <w:marBottom w:val="0"/>
      <w:divBdr>
        <w:top w:val="none" w:sz="0" w:space="0" w:color="auto"/>
        <w:left w:val="none" w:sz="0" w:space="0" w:color="auto"/>
        <w:bottom w:val="none" w:sz="0" w:space="0" w:color="auto"/>
        <w:right w:val="none" w:sz="0" w:space="0" w:color="auto"/>
      </w:divBdr>
    </w:div>
    <w:div w:id="847715717">
      <w:bodyDiv w:val="1"/>
      <w:marLeft w:val="0"/>
      <w:marRight w:val="0"/>
      <w:marTop w:val="0"/>
      <w:marBottom w:val="0"/>
      <w:divBdr>
        <w:top w:val="none" w:sz="0" w:space="0" w:color="auto"/>
        <w:left w:val="none" w:sz="0" w:space="0" w:color="auto"/>
        <w:bottom w:val="none" w:sz="0" w:space="0" w:color="auto"/>
        <w:right w:val="none" w:sz="0" w:space="0" w:color="auto"/>
      </w:divBdr>
    </w:div>
    <w:div w:id="847862860">
      <w:bodyDiv w:val="1"/>
      <w:marLeft w:val="0"/>
      <w:marRight w:val="0"/>
      <w:marTop w:val="0"/>
      <w:marBottom w:val="0"/>
      <w:divBdr>
        <w:top w:val="none" w:sz="0" w:space="0" w:color="auto"/>
        <w:left w:val="none" w:sz="0" w:space="0" w:color="auto"/>
        <w:bottom w:val="none" w:sz="0" w:space="0" w:color="auto"/>
        <w:right w:val="none" w:sz="0" w:space="0" w:color="auto"/>
      </w:divBdr>
    </w:div>
    <w:div w:id="847867620">
      <w:bodyDiv w:val="1"/>
      <w:marLeft w:val="0"/>
      <w:marRight w:val="0"/>
      <w:marTop w:val="0"/>
      <w:marBottom w:val="0"/>
      <w:divBdr>
        <w:top w:val="none" w:sz="0" w:space="0" w:color="auto"/>
        <w:left w:val="none" w:sz="0" w:space="0" w:color="auto"/>
        <w:bottom w:val="none" w:sz="0" w:space="0" w:color="auto"/>
        <w:right w:val="none" w:sz="0" w:space="0" w:color="auto"/>
      </w:divBdr>
    </w:div>
    <w:div w:id="847909284">
      <w:bodyDiv w:val="1"/>
      <w:marLeft w:val="0"/>
      <w:marRight w:val="0"/>
      <w:marTop w:val="0"/>
      <w:marBottom w:val="0"/>
      <w:divBdr>
        <w:top w:val="none" w:sz="0" w:space="0" w:color="auto"/>
        <w:left w:val="none" w:sz="0" w:space="0" w:color="auto"/>
        <w:bottom w:val="none" w:sz="0" w:space="0" w:color="auto"/>
        <w:right w:val="none" w:sz="0" w:space="0" w:color="auto"/>
      </w:divBdr>
    </w:div>
    <w:div w:id="848183328">
      <w:bodyDiv w:val="1"/>
      <w:marLeft w:val="0"/>
      <w:marRight w:val="0"/>
      <w:marTop w:val="0"/>
      <w:marBottom w:val="0"/>
      <w:divBdr>
        <w:top w:val="none" w:sz="0" w:space="0" w:color="auto"/>
        <w:left w:val="none" w:sz="0" w:space="0" w:color="auto"/>
        <w:bottom w:val="none" w:sz="0" w:space="0" w:color="auto"/>
        <w:right w:val="none" w:sz="0" w:space="0" w:color="auto"/>
      </w:divBdr>
    </w:div>
    <w:div w:id="848255922">
      <w:bodyDiv w:val="1"/>
      <w:marLeft w:val="0"/>
      <w:marRight w:val="0"/>
      <w:marTop w:val="0"/>
      <w:marBottom w:val="0"/>
      <w:divBdr>
        <w:top w:val="none" w:sz="0" w:space="0" w:color="auto"/>
        <w:left w:val="none" w:sz="0" w:space="0" w:color="auto"/>
        <w:bottom w:val="none" w:sz="0" w:space="0" w:color="auto"/>
        <w:right w:val="none" w:sz="0" w:space="0" w:color="auto"/>
      </w:divBdr>
    </w:div>
    <w:div w:id="848368293">
      <w:bodyDiv w:val="1"/>
      <w:marLeft w:val="0"/>
      <w:marRight w:val="0"/>
      <w:marTop w:val="0"/>
      <w:marBottom w:val="0"/>
      <w:divBdr>
        <w:top w:val="none" w:sz="0" w:space="0" w:color="auto"/>
        <w:left w:val="none" w:sz="0" w:space="0" w:color="auto"/>
        <w:bottom w:val="none" w:sz="0" w:space="0" w:color="auto"/>
        <w:right w:val="none" w:sz="0" w:space="0" w:color="auto"/>
      </w:divBdr>
    </w:div>
    <w:div w:id="848569848">
      <w:bodyDiv w:val="1"/>
      <w:marLeft w:val="0"/>
      <w:marRight w:val="0"/>
      <w:marTop w:val="0"/>
      <w:marBottom w:val="0"/>
      <w:divBdr>
        <w:top w:val="none" w:sz="0" w:space="0" w:color="auto"/>
        <w:left w:val="none" w:sz="0" w:space="0" w:color="auto"/>
        <w:bottom w:val="none" w:sz="0" w:space="0" w:color="auto"/>
        <w:right w:val="none" w:sz="0" w:space="0" w:color="auto"/>
      </w:divBdr>
    </w:div>
    <w:div w:id="849373061">
      <w:bodyDiv w:val="1"/>
      <w:marLeft w:val="0"/>
      <w:marRight w:val="0"/>
      <w:marTop w:val="0"/>
      <w:marBottom w:val="0"/>
      <w:divBdr>
        <w:top w:val="none" w:sz="0" w:space="0" w:color="auto"/>
        <w:left w:val="none" w:sz="0" w:space="0" w:color="auto"/>
        <w:bottom w:val="none" w:sz="0" w:space="0" w:color="auto"/>
        <w:right w:val="none" w:sz="0" w:space="0" w:color="auto"/>
      </w:divBdr>
    </w:div>
    <w:div w:id="849686253">
      <w:bodyDiv w:val="1"/>
      <w:marLeft w:val="0"/>
      <w:marRight w:val="0"/>
      <w:marTop w:val="0"/>
      <w:marBottom w:val="0"/>
      <w:divBdr>
        <w:top w:val="none" w:sz="0" w:space="0" w:color="auto"/>
        <w:left w:val="none" w:sz="0" w:space="0" w:color="auto"/>
        <w:bottom w:val="none" w:sz="0" w:space="0" w:color="auto"/>
        <w:right w:val="none" w:sz="0" w:space="0" w:color="auto"/>
      </w:divBdr>
    </w:div>
    <w:div w:id="849878698">
      <w:bodyDiv w:val="1"/>
      <w:marLeft w:val="0"/>
      <w:marRight w:val="0"/>
      <w:marTop w:val="0"/>
      <w:marBottom w:val="0"/>
      <w:divBdr>
        <w:top w:val="none" w:sz="0" w:space="0" w:color="auto"/>
        <w:left w:val="none" w:sz="0" w:space="0" w:color="auto"/>
        <w:bottom w:val="none" w:sz="0" w:space="0" w:color="auto"/>
        <w:right w:val="none" w:sz="0" w:space="0" w:color="auto"/>
      </w:divBdr>
    </w:div>
    <w:div w:id="850028220">
      <w:bodyDiv w:val="1"/>
      <w:marLeft w:val="0"/>
      <w:marRight w:val="0"/>
      <w:marTop w:val="0"/>
      <w:marBottom w:val="0"/>
      <w:divBdr>
        <w:top w:val="none" w:sz="0" w:space="0" w:color="auto"/>
        <w:left w:val="none" w:sz="0" w:space="0" w:color="auto"/>
        <w:bottom w:val="none" w:sz="0" w:space="0" w:color="auto"/>
        <w:right w:val="none" w:sz="0" w:space="0" w:color="auto"/>
      </w:divBdr>
    </w:div>
    <w:div w:id="850147812">
      <w:bodyDiv w:val="1"/>
      <w:marLeft w:val="0"/>
      <w:marRight w:val="0"/>
      <w:marTop w:val="0"/>
      <w:marBottom w:val="0"/>
      <w:divBdr>
        <w:top w:val="none" w:sz="0" w:space="0" w:color="auto"/>
        <w:left w:val="none" w:sz="0" w:space="0" w:color="auto"/>
        <w:bottom w:val="none" w:sz="0" w:space="0" w:color="auto"/>
        <w:right w:val="none" w:sz="0" w:space="0" w:color="auto"/>
      </w:divBdr>
    </w:div>
    <w:div w:id="850224989">
      <w:bodyDiv w:val="1"/>
      <w:marLeft w:val="0"/>
      <w:marRight w:val="0"/>
      <w:marTop w:val="0"/>
      <w:marBottom w:val="0"/>
      <w:divBdr>
        <w:top w:val="none" w:sz="0" w:space="0" w:color="auto"/>
        <w:left w:val="none" w:sz="0" w:space="0" w:color="auto"/>
        <w:bottom w:val="none" w:sz="0" w:space="0" w:color="auto"/>
        <w:right w:val="none" w:sz="0" w:space="0" w:color="auto"/>
      </w:divBdr>
    </w:div>
    <w:div w:id="850797262">
      <w:bodyDiv w:val="1"/>
      <w:marLeft w:val="0"/>
      <w:marRight w:val="0"/>
      <w:marTop w:val="0"/>
      <w:marBottom w:val="0"/>
      <w:divBdr>
        <w:top w:val="none" w:sz="0" w:space="0" w:color="auto"/>
        <w:left w:val="none" w:sz="0" w:space="0" w:color="auto"/>
        <w:bottom w:val="none" w:sz="0" w:space="0" w:color="auto"/>
        <w:right w:val="none" w:sz="0" w:space="0" w:color="auto"/>
      </w:divBdr>
    </w:div>
    <w:div w:id="850797377">
      <w:bodyDiv w:val="1"/>
      <w:marLeft w:val="0"/>
      <w:marRight w:val="0"/>
      <w:marTop w:val="0"/>
      <w:marBottom w:val="0"/>
      <w:divBdr>
        <w:top w:val="none" w:sz="0" w:space="0" w:color="auto"/>
        <w:left w:val="none" w:sz="0" w:space="0" w:color="auto"/>
        <w:bottom w:val="none" w:sz="0" w:space="0" w:color="auto"/>
        <w:right w:val="none" w:sz="0" w:space="0" w:color="auto"/>
      </w:divBdr>
    </w:div>
    <w:div w:id="850947725">
      <w:bodyDiv w:val="1"/>
      <w:marLeft w:val="0"/>
      <w:marRight w:val="0"/>
      <w:marTop w:val="0"/>
      <w:marBottom w:val="0"/>
      <w:divBdr>
        <w:top w:val="none" w:sz="0" w:space="0" w:color="auto"/>
        <w:left w:val="none" w:sz="0" w:space="0" w:color="auto"/>
        <w:bottom w:val="none" w:sz="0" w:space="0" w:color="auto"/>
        <w:right w:val="none" w:sz="0" w:space="0" w:color="auto"/>
      </w:divBdr>
    </w:div>
    <w:div w:id="851065108">
      <w:bodyDiv w:val="1"/>
      <w:marLeft w:val="0"/>
      <w:marRight w:val="0"/>
      <w:marTop w:val="0"/>
      <w:marBottom w:val="0"/>
      <w:divBdr>
        <w:top w:val="none" w:sz="0" w:space="0" w:color="auto"/>
        <w:left w:val="none" w:sz="0" w:space="0" w:color="auto"/>
        <w:bottom w:val="none" w:sz="0" w:space="0" w:color="auto"/>
        <w:right w:val="none" w:sz="0" w:space="0" w:color="auto"/>
      </w:divBdr>
    </w:div>
    <w:div w:id="851141407">
      <w:bodyDiv w:val="1"/>
      <w:marLeft w:val="0"/>
      <w:marRight w:val="0"/>
      <w:marTop w:val="0"/>
      <w:marBottom w:val="0"/>
      <w:divBdr>
        <w:top w:val="none" w:sz="0" w:space="0" w:color="auto"/>
        <w:left w:val="none" w:sz="0" w:space="0" w:color="auto"/>
        <w:bottom w:val="none" w:sz="0" w:space="0" w:color="auto"/>
        <w:right w:val="none" w:sz="0" w:space="0" w:color="auto"/>
      </w:divBdr>
    </w:div>
    <w:div w:id="851454073">
      <w:bodyDiv w:val="1"/>
      <w:marLeft w:val="0"/>
      <w:marRight w:val="0"/>
      <w:marTop w:val="0"/>
      <w:marBottom w:val="0"/>
      <w:divBdr>
        <w:top w:val="none" w:sz="0" w:space="0" w:color="auto"/>
        <w:left w:val="none" w:sz="0" w:space="0" w:color="auto"/>
        <w:bottom w:val="none" w:sz="0" w:space="0" w:color="auto"/>
        <w:right w:val="none" w:sz="0" w:space="0" w:color="auto"/>
      </w:divBdr>
    </w:div>
    <w:div w:id="851795898">
      <w:bodyDiv w:val="1"/>
      <w:marLeft w:val="0"/>
      <w:marRight w:val="0"/>
      <w:marTop w:val="0"/>
      <w:marBottom w:val="0"/>
      <w:divBdr>
        <w:top w:val="none" w:sz="0" w:space="0" w:color="auto"/>
        <w:left w:val="none" w:sz="0" w:space="0" w:color="auto"/>
        <w:bottom w:val="none" w:sz="0" w:space="0" w:color="auto"/>
        <w:right w:val="none" w:sz="0" w:space="0" w:color="auto"/>
      </w:divBdr>
    </w:div>
    <w:div w:id="852063711">
      <w:bodyDiv w:val="1"/>
      <w:marLeft w:val="0"/>
      <w:marRight w:val="0"/>
      <w:marTop w:val="0"/>
      <w:marBottom w:val="0"/>
      <w:divBdr>
        <w:top w:val="none" w:sz="0" w:space="0" w:color="auto"/>
        <w:left w:val="none" w:sz="0" w:space="0" w:color="auto"/>
        <w:bottom w:val="none" w:sz="0" w:space="0" w:color="auto"/>
        <w:right w:val="none" w:sz="0" w:space="0" w:color="auto"/>
      </w:divBdr>
    </w:div>
    <w:div w:id="852065665">
      <w:bodyDiv w:val="1"/>
      <w:marLeft w:val="0"/>
      <w:marRight w:val="0"/>
      <w:marTop w:val="0"/>
      <w:marBottom w:val="0"/>
      <w:divBdr>
        <w:top w:val="none" w:sz="0" w:space="0" w:color="auto"/>
        <w:left w:val="none" w:sz="0" w:space="0" w:color="auto"/>
        <w:bottom w:val="none" w:sz="0" w:space="0" w:color="auto"/>
        <w:right w:val="none" w:sz="0" w:space="0" w:color="auto"/>
      </w:divBdr>
    </w:div>
    <w:div w:id="852190136">
      <w:bodyDiv w:val="1"/>
      <w:marLeft w:val="0"/>
      <w:marRight w:val="0"/>
      <w:marTop w:val="0"/>
      <w:marBottom w:val="0"/>
      <w:divBdr>
        <w:top w:val="none" w:sz="0" w:space="0" w:color="auto"/>
        <w:left w:val="none" w:sz="0" w:space="0" w:color="auto"/>
        <w:bottom w:val="none" w:sz="0" w:space="0" w:color="auto"/>
        <w:right w:val="none" w:sz="0" w:space="0" w:color="auto"/>
      </w:divBdr>
    </w:div>
    <w:div w:id="852259803">
      <w:bodyDiv w:val="1"/>
      <w:marLeft w:val="0"/>
      <w:marRight w:val="0"/>
      <w:marTop w:val="0"/>
      <w:marBottom w:val="0"/>
      <w:divBdr>
        <w:top w:val="none" w:sz="0" w:space="0" w:color="auto"/>
        <w:left w:val="none" w:sz="0" w:space="0" w:color="auto"/>
        <w:bottom w:val="none" w:sz="0" w:space="0" w:color="auto"/>
        <w:right w:val="none" w:sz="0" w:space="0" w:color="auto"/>
      </w:divBdr>
    </w:div>
    <w:div w:id="852302227">
      <w:bodyDiv w:val="1"/>
      <w:marLeft w:val="0"/>
      <w:marRight w:val="0"/>
      <w:marTop w:val="0"/>
      <w:marBottom w:val="0"/>
      <w:divBdr>
        <w:top w:val="none" w:sz="0" w:space="0" w:color="auto"/>
        <w:left w:val="none" w:sz="0" w:space="0" w:color="auto"/>
        <w:bottom w:val="none" w:sz="0" w:space="0" w:color="auto"/>
        <w:right w:val="none" w:sz="0" w:space="0" w:color="auto"/>
      </w:divBdr>
    </w:div>
    <w:div w:id="852457257">
      <w:bodyDiv w:val="1"/>
      <w:marLeft w:val="0"/>
      <w:marRight w:val="0"/>
      <w:marTop w:val="0"/>
      <w:marBottom w:val="0"/>
      <w:divBdr>
        <w:top w:val="none" w:sz="0" w:space="0" w:color="auto"/>
        <w:left w:val="none" w:sz="0" w:space="0" w:color="auto"/>
        <w:bottom w:val="none" w:sz="0" w:space="0" w:color="auto"/>
        <w:right w:val="none" w:sz="0" w:space="0" w:color="auto"/>
      </w:divBdr>
    </w:div>
    <w:div w:id="852842779">
      <w:bodyDiv w:val="1"/>
      <w:marLeft w:val="0"/>
      <w:marRight w:val="0"/>
      <w:marTop w:val="0"/>
      <w:marBottom w:val="0"/>
      <w:divBdr>
        <w:top w:val="none" w:sz="0" w:space="0" w:color="auto"/>
        <w:left w:val="none" w:sz="0" w:space="0" w:color="auto"/>
        <w:bottom w:val="none" w:sz="0" w:space="0" w:color="auto"/>
        <w:right w:val="none" w:sz="0" w:space="0" w:color="auto"/>
      </w:divBdr>
    </w:div>
    <w:div w:id="853105125">
      <w:bodyDiv w:val="1"/>
      <w:marLeft w:val="0"/>
      <w:marRight w:val="0"/>
      <w:marTop w:val="0"/>
      <w:marBottom w:val="0"/>
      <w:divBdr>
        <w:top w:val="none" w:sz="0" w:space="0" w:color="auto"/>
        <w:left w:val="none" w:sz="0" w:space="0" w:color="auto"/>
        <w:bottom w:val="none" w:sz="0" w:space="0" w:color="auto"/>
        <w:right w:val="none" w:sz="0" w:space="0" w:color="auto"/>
      </w:divBdr>
    </w:div>
    <w:div w:id="853301511">
      <w:bodyDiv w:val="1"/>
      <w:marLeft w:val="0"/>
      <w:marRight w:val="0"/>
      <w:marTop w:val="0"/>
      <w:marBottom w:val="0"/>
      <w:divBdr>
        <w:top w:val="none" w:sz="0" w:space="0" w:color="auto"/>
        <w:left w:val="none" w:sz="0" w:space="0" w:color="auto"/>
        <w:bottom w:val="none" w:sz="0" w:space="0" w:color="auto"/>
        <w:right w:val="none" w:sz="0" w:space="0" w:color="auto"/>
      </w:divBdr>
    </w:div>
    <w:div w:id="853344832">
      <w:bodyDiv w:val="1"/>
      <w:marLeft w:val="0"/>
      <w:marRight w:val="0"/>
      <w:marTop w:val="0"/>
      <w:marBottom w:val="0"/>
      <w:divBdr>
        <w:top w:val="none" w:sz="0" w:space="0" w:color="auto"/>
        <w:left w:val="none" w:sz="0" w:space="0" w:color="auto"/>
        <w:bottom w:val="none" w:sz="0" w:space="0" w:color="auto"/>
        <w:right w:val="none" w:sz="0" w:space="0" w:color="auto"/>
      </w:divBdr>
    </w:div>
    <w:div w:id="853424364">
      <w:bodyDiv w:val="1"/>
      <w:marLeft w:val="0"/>
      <w:marRight w:val="0"/>
      <w:marTop w:val="0"/>
      <w:marBottom w:val="0"/>
      <w:divBdr>
        <w:top w:val="none" w:sz="0" w:space="0" w:color="auto"/>
        <w:left w:val="none" w:sz="0" w:space="0" w:color="auto"/>
        <w:bottom w:val="none" w:sz="0" w:space="0" w:color="auto"/>
        <w:right w:val="none" w:sz="0" w:space="0" w:color="auto"/>
      </w:divBdr>
    </w:div>
    <w:div w:id="853689264">
      <w:bodyDiv w:val="1"/>
      <w:marLeft w:val="0"/>
      <w:marRight w:val="0"/>
      <w:marTop w:val="0"/>
      <w:marBottom w:val="0"/>
      <w:divBdr>
        <w:top w:val="none" w:sz="0" w:space="0" w:color="auto"/>
        <w:left w:val="none" w:sz="0" w:space="0" w:color="auto"/>
        <w:bottom w:val="none" w:sz="0" w:space="0" w:color="auto"/>
        <w:right w:val="none" w:sz="0" w:space="0" w:color="auto"/>
      </w:divBdr>
    </w:div>
    <w:div w:id="853809679">
      <w:bodyDiv w:val="1"/>
      <w:marLeft w:val="0"/>
      <w:marRight w:val="0"/>
      <w:marTop w:val="0"/>
      <w:marBottom w:val="0"/>
      <w:divBdr>
        <w:top w:val="none" w:sz="0" w:space="0" w:color="auto"/>
        <w:left w:val="none" w:sz="0" w:space="0" w:color="auto"/>
        <w:bottom w:val="none" w:sz="0" w:space="0" w:color="auto"/>
        <w:right w:val="none" w:sz="0" w:space="0" w:color="auto"/>
      </w:divBdr>
    </w:div>
    <w:div w:id="853811518">
      <w:bodyDiv w:val="1"/>
      <w:marLeft w:val="0"/>
      <w:marRight w:val="0"/>
      <w:marTop w:val="0"/>
      <w:marBottom w:val="0"/>
      <w:divBdr>
        <w:top w:val="none" w:sz="0" w:space="0" w:color="auto"/>
        <w:left w:val="none" w:sz="0" w:space="0" w:color="auto"/>
        <w:bottom w:val="none" w:sz="0" w:space="0" w:color="auto"/>
        <w:right w:val="none" w:sz="0" w:space="0" w:color="auto"/>
      </w:divBdr>
    </w:div>
    <w:div w:id="854080242">
      <w:bodyDiv w:val="1"/>
      <w:marLeft w:val="0"/>
      <w:marRight w:val="0"/>
      <w:marTop w:val="0"/>
      <w:marBottom w:val="0"/>
      <w:divBdr>
        <w:top w:val="none" w:sz="0" w:space="0" w:color="auto"/>
        <w:left w:val="none" w:sz="0" w:space="0" w:color="auto"/>
        <w:bottom w:val="none" w:sz="0" w:space="0" w:color="auto"/>
        <w:right w:val="none" w:sz="0" w:space="0" w:color="auto"/>
      </w:divBdr>
    </w:div>
    <w:div w:id="854149909">
      <w:bodyDiv w:val="1"/>
      <w:marLeft w:val="0"/>
      <w:marRight w:val="0"/>
      <w:marTop w:val="0"/>
      <w:marBottom w:val="0"/>
      <w:divBdr>
        <w:top w:val="none" w:sz="0" w:space="0" w:color="auto"/>
        <w:left w:val="none" w:sz="0" w:space="0" w:color="auto"/>
        <w:bottom w:val="none" w:sz="0" w:space="0" w:color="auto"/>
        <w:right w:val="none" w:sz="0" w:space="0" w:color="auto"/>
      </w:divBdr>
    </w:div>
    <w:div w:id="854425118">
      <w:bodyDiv w:val="1"/>
      <w:marLeft w:val="0"/>
      <w:marRight w:val="0"/>
      <w:marTop w:val="0"/>
      <w:marBottom w:val="0"/>
      <w:divBdr>
        <w:top w:val="none" w:sz="0" w:space="0" w:color="auto"/>
        <w:left w:val="none" w:sz="0" w:space="0" w:color="auto"/>
        <w:bottom w:val="none" w:sz="0" w:space="0" w:color="auto"/>
        <w:right w:val="none" w:sz="0" w:space="0" w:color="auto"/>
      </w:divBdr>
    </w:div>
    <w:div w:id="854542280">
      <w:bodyDiv w:val="1"/>
      <w:marLeft w:val="0"/>
      <w:marRight w:val="0"/>
      <w:marTop w:val="0"/>
      <w:marBottom w:val="0"/>
      <w:divBdr>
        <w:top w:val="none" w:sz="0" w:space="0" w:color="auto"/>
        <w:left w:val="none" w:sz="0" w:space="0" w:color="auto"/>
        <w:bottom w:val="none" w:sz="0" w:space="0" w:color="auto"/>
        <w:right w:val="none" w:sz="0" w:space="0" w:color="auto"/>
      </w:divBdr>
    </w:div>
    <w:div w:id="854612089">
      <w:bodyDiv w:val="1"/>
      <w:marLeft w:val="0"/>
      <w:marRight w:val="0"/>
      <w:marTop w:val="0"/>
      <w:marBottom w:val="0"/>
      <w:divBdr>
        <w:top w:val="none" w:sz="0" w:space="0" w:color="auto"/>
        <w:left w:val="none" w:sz="0" w:space="0" w:color="auto"/>
        <w:bottom w:val="none" w:sz="0" w:space="0" w:color="auto"/>
        <w:right w:val="none" w:sz="0" w:space="0" w:color="auto"/>
      </w:divBdr>
    </w:div>
    <w:div w:id="854727848">
      <w:bodyDiv w:val="1"/>
      <w:marLeft w:val="0"/>
      <w:marRight w:val="0"/>
      <w:marTop w:val="0"/>
      <w:marBottom w:val="0"/>
      <w:divBdr>
        <w:top w:val="none" w:sz="0" w:space="0" w:color="auto"/>
        <w:left w:val="none" w:sz="0" w:space="0" w:color="auto"/>
        <w:bottom w:val="none" w:sz="0" w:space="0" w:color="auto"/>
        <w:right w:val="none" w:sz="0" w:space="0" w:color="auto"/>
      </w:divBdr>
    </w:div>
    <w:div w:id="854925092">
      <w:bodyDiv w:val="1"/>
      <w:marLeft w:val="0"/>
      <w:marRight w:val="0"/>
      <w:marTop w:val="0"/>
      <w:marBottom w:val="0"/>
      <w:divBdr>
        <w:top w:val="none" w:sz="0" w:space="0" w:color="auto"/>
        <w:left w:val="none" w:sz="0" w:space="0" w:color="auto"/>
        <w:bottom w:val="none" w:sz="0" w:space="0" w:color="auto"/>
        <w:right w:val="none" w:sz="0" w:space="0" w:color="auto"/>
      </w:divBdr>
    </w:div>
    <w:div w:id="854999900">
      <w:bodyDiv w:val="1"/>
      <w:marLeft w:val="0"/>
      <w:marRight w:val="0"/>
      <w:marTop w:val="0"/>
      <w:marBottom w:val="0"/>
      <w:divBdr>
        <w:top w:val="none" w:sz="0" w:space="0" w:color="auto"/>
        <w:left w:val="none" w:sz="0" w:space="0" w:color="auto"/>
        <w:bottom w:val="none" w:sz="0" w:space="0" w:color="auto"/>
        <w:right w:val="none" w:sz="0" w:space="0" w:color="auto"/>
      </w:divBdr>
    </w:div>
    <w:div w:id="855193660">
      <w:bodyDiv w:val="1"/>
      <w:marLeft w:val="0"/>
      <w:marRight w:val="0"/>
      <w:marTop w:val="0"/>
      <w:marBottom w:val="0"/>
      <w:divBdr>
        <w:top w:val="none" w:sz="0" w:space="0" w:color="auto"/>
        <w:left w:val="none" w:sz="0" w:space="0" w:color="auto"/>
        <w:bottom w:val="none" w:sz="0" w:space="0" w:color="auto"/>
        <w:right w:val="none" w:sz="0" w:space="0" w:color="auto"/>
      </w:divBdr>
    </w:div>
    <w:div w:id="855196887">
      <w:bodyDiv w:val="1"/>
      <w:marLeft w:val="0"/>
      <w:marRight w:val="0"/>
      <w:marTop w:val="0"/>
      <w:marBottom w:val="0"/>
      <w:divBdr>
        <w:top w:val="none" w:sz="0" w:space="0" w:color="auto"/>
        <w:left w:val="none" w:sz="0" w:space="0" w:color="auto"/>
        <w:bottom w:val="none" w:sz="0" w:space="0" w:color="auto"/>
        <w:right w:val="none" w:sz="0" w:space="0" w:color="auto"/>
      </w:divBdr>
    </w:div>
    <w:div w:id="855267465">
      <w:bodyDiv w:val="1"/>
      <w:marLeft w:val="0"/>
      <w:marRight w:val="0"/>
      <w:marTop w:val="0"/>
      <w:marBottom w:val="0"/>
      <w:divBdr>
        <w:top w:val="none" w:sz="0" w:space="0" w:color="auto"/>
        <w:left w:val="none" w:sz="0" w:space="0" w:color="auto"/>
        <w:bottom w:val="none" w:sz="0" w:space="0" w:color="auto"/>
        <w:right w:val="none" w:sz="0" w:space="0" w:color="auto"/>
      </w:divBdr>
    </w:div>
    <w:div w:id="855385690">
      <w:bodyDiv w:val="1"/>
      <w:marLeft w:val="0"/>
      <w:marRight w:val="0"/>
      <w:marTop w:val="0"/>
      <w:marBottom w:val="0"/>
      <w:divBdr>
        <w:top w:val="none" w:sz="0" w:space="0" w:color="auto"/>
        <w:left w:val="none" w:sz="0" w:space="0" w:color="auto"/>
        <w:bottom w:val="none" w:sz="0" w:space="0" w:color="auto"/>
        <w:right w:val="none" w:sz="0" w:space="0" w:color="auto"/>
      </w:divBdr>
    </w:div>
    <w:div w:id="855458131">
      <w:bodyDiv w:val="1"/>
      <w:marLeft w:val="0"/>
      <w:marRight w:val="0"/>
      <w:marTop w:val="0"/>
      <w:marBottom w:val="0"/>
      <w:divBdr>
        <w:top w:val="none" w:sz="0" w:space="0" w:color="auto"/>
        <w:left w:val="none" w:sz="0" w:space="0" w:color="auto"/>
        <w:bottom w:val="none" w:sz="0" w:space="0" w:color="auto"/>
        <w:right w:val="none" w:sz="0" w:space="0" w:color="auto"/>
      </w:divBdr>
    </w:div>
    <w:div w:id="855534543">
      <w:bodyDiv w:val="1"/>
      <w:marLeft w:val="0"/>
      <w:marRight w:val="0"/>
      <w:marTop w:val="0"/>
      <w:marBottom w:val="0"/>
      <w:divBdr>
        <w:top w:val="none" w:sz="0" w:space="0" w:color="auto"/>
        <w:left w:val="none" w:sz="0" w:space="0" w:color="auto"/>
        <w:bottom w:val="none" w:sz="0" w:space="0" w:color="auto"/>
        <w:right w:val="none" w:sz="0" w:space="0" w:color="auto"/>
      </w:divBdr>
    </w:div>
    <w:div w:id="855535274">
      <w:bodyDiv w:val="1"/>
      <w:marLeft w:val="0"/>
      <w:marRight w:val="0"/>
      <w:marTop w:val="0"/>
      <w:marBottom w:val="0"/>
      <w:divBdr>
        <w:top w:val="none" w:sz="0" w:space="0" w:color="auto"/>
        <w:left w:val="none" w:sz="0" w:space="0" w:color="auto"/>
        <w:bottom w:val="none" w:sz="0" w:space="0" w:color="auto"/>
        <w:right w:val="none" w:sz="0" w:space="0" w:color="auto"/>
      </w:divBdr>
    </w:div>
    <w:div w:id="855849847">
      <w:bodyDiv w:val="1"/>
      <w:marLeft w:val="0"/>
      <w:marRight w:val="0"/>
      <w:marTop w:val="0"/>
      <w:marBottom w:val="0"/>
      <w:divBdr>
        <w:top w:val="none" w:sz="0" w:space="0" w:color="auto"/>
        <w:left w:val="none" w:sz="0" w:space="0" w:color="auto"/>
        <w:bottom w:val="none" w:sz="0" w:space="0" w:color="auto"/>
        <w:right w:val="none" w:sz="0" w:space="0" w:color="auto"/>
      </w:divBdr>
    </w:div>
    <w:div w:id="855970192">
      <w:bodyDiv w:val="1"/>
      <w:marLeft w:val="0"/>
      <w:marRight w:val="0"/>
      <w:marTop w:val="0"/>
      <w:marBottom w:val="0"/>
      <w:divBdr>
        <w:top w:val="none" w:sz="0" w:space="0" w:color="auto"/>
        <w:left w:val="none" w:sz="0" w:space="0" w:color="auto"/>
        <w:bottom w:val="none" w:sz="0" w:space="0" w:color="auto"/>
        <w:right w:val="none" w:sz="0" w:space="0" w:color="auto"/>
      </w:divBdr>
    </w:div>
    <w:div w:id="856042300">
      <w:bodyDiv w:val="1"/>
      <w:marLeft w:val="0"/>
      <w:marRight w:val="0"/>
      <w:marTop w:val="0"/>
      <w:marBottom w:val="0"/>
      <w:divBdr>
        <w:top w:val="none" w:sz="0" w:space="0" w:color="auto"/>
        <w:left w:val="none" w:sz="0" w:space="0" w:color="auto"/>
        <w:bottom w:val="none" w:sz="0" w:space="0" w:color="auto"/>
        <w:right w:val="none" w:sz="0" w:space="0" w:color="auto"/>
      </w:divBdr>
    </w:div>
    <w:div w:id="856116980">
      <w:bodyDiv w:val="1"/>
      <w:marLeft w:val="0"/>
      <w:marRight w:val="0"/>
      <w:marTop w:val="0"/>
      <w:marBottom w:val="0"/>
      <w:divBdr>
        <w:top w:val="none" w:sz="0" w:space="0" w:color="auto"/>
        <w:left w:val="none" w:sz="0" w:space="0" w:color="auto"/>
        <w:bottom w:val="none" w:sz="0" w:space="0" w:color="auto"/>
        <w:right w:val="none" w:sz="0" w:space="0" w:color="auto"/>
      </w:divBdr>
    </w:div>
    <w:div w:id="856119474">
      <w:bodyDiv w:val="1"/>
      <w:marLeft w:val="0"/>
      <w:marRight w:val="0"/>
      <w:marTop w:val="0"/>
      <w:marBottom w:val="0"/>
      <w:divBdr>
        <w:top w:val="none" w:sz="0" w:space="0" w:color="auto"/>
        <w:left w:val="none" w:sz="0" w:space="0" w:color="auto"/>
        <w:bottom w:val="none" w:sz="0" w:space="0" w:color="auto"/>
        <w:right w:val="none" w:sz="0" w:space="0" w:color="auto"/>
      </w:divBdr>
    </w:div>
    <w:div w:id="856432052">
      <w:bodyDiv w:val="1"/>
      <w:marLeft w:val="0"/>
      <w:marRight w:val="0"/>
      <w:marTop w:val="0"/>
      <w:marBottom w:val="0"/>
      <w:divBdr>
        <w:top w:val="none" w:sz="0" w:space="0" w:color="auto"/>
        <w:left w:val="none" w:sz="0" w:space="0" w:color="auto"/>
        <w:bottom w:val="none" w:sz="0" w:space="0" w:color="auto"/>
        <w:right w:val="none" w:sz="0" w:space="0" w:color="auto"/>
      </w:divBdr>
    </w:div>
    <w:div w:id="856698170">
      <w:bodyDiv w:val="1"/>
      <w:marLeft w:val="0"/>
      <w:marRight w:val="0"/>
      <w:marTop w:val="0"/>
      <w:marBottom w:val="0"/>
      <w:divBdr>
        <w:top w:val="none" w:sz="0" w:space="0" w:color="auto"/>
        <w:left w:val="none" w:sz="0" w:space="0" w:color="auto"/>
        <w:bottom w:val="none" w:sz="0" w:space="0" w:color="auto"/>
        <w:right w:val="none" w:sz="0" w:space="0" w:color="auto"/>
      </w:divBdr>
    </w:div>
    <w:div w:id="856819157">
      <w:bodyDiv w:val="1"/>
      <w:marLeft w:val="0"/>
      <w:marRight w:val="0"/>
      <w:marTop w:val="0"/>
      <w:marBottom w:val="0"/>
      <w:divBdr>
        <w:top w:val="none" w:sz="0" w:space="0" w:color="auto"/>
        <w:left w:val="none" w:sz="0" w:space="0" w:color="auto"/>
        <w:bottom w:val="none" w:sz="0" w:space="0" w:color="auto"/>
        <w:right w:val="none" w:sz="0" w:space="0" w:color="auto"/>
      </w:divBdr>
    </w:div>
    <w:div w:id="856964772">
      <w:bodyDiv w:val="1"/>
      <w:marLeft w:val="0"/>
      <w:marRight w:val="0"/>
      <w:marTop w:val="0"/>
      <w:marBottom w:val="0"/>
      <w:divBdr>
        <w:top w:val="none" w:sz="0" w:space="0" w:color="auto"/>
        <w:left w:val="none" w:sz="0" w:space="0" w:color="auto"/>
        <w:bottom w:val="none" w:sz="0" w:space="0" w:color="auto"/>
        <w:right w:val="none" w:sz="0" w:space="0" w:color="auto"/>
      </w:divBdr>
    </w:div>
    <w:div w:id="857083987">
      <w:bodyDiv w:val="1"/>
      <w:marLeft w:val="0"/>
      <w:marRight w:val="0"/>
      <w:marTop w:val="0"/>
      <w:marBottom w:val="0"/>
      <w:divBdr>
        <w:top w:val="none" w:sz="0" w:space="0" w:color="auto"/>
        <w:left w:val="none" w:sz="0" w:space="0" w:color="auto"/>
        <w:bottom w:val="none" w:sz="0" w:space="0" w:color="auto"/>
        <w:right w:val="none" w:sz="0" w:space="0" w:color="auto"/>
      </w:divBdr>
    </w:div>
    <w:div w:id="857235550">
      <w:bodyDiv w:val="1"/>
      <w:marLeft w:val="0"/>
      <w:marRight w:val="0"/>
      <w:marTop w:val="0"/>
      <w:marBottom w:val="0"/>
      <w:divBdr>
        <w:top w:val="none" w:sz="0" w:space="0" w:color="auto"/>
        <w:left w:val="none" w:sz="0" w:space="0" w:color="auto"/>
        <w:bottom w:val="none" w:sz="0" w:space="0" w:color="auto"/>
        <w:right w:val="none" w:sz="0" w:space="0" w:color="auto"/>
      </w:divBdr>
    </w:div>
    <w:div w:id="857424819">
      <w:bodyDiv w:val="1"/>
      <w:marLeft w:val="0"/>
      <w:marRight w:val="0"/>
      <w:marTop w:val="0"/>
      <w:marBottom w:val="0"/>
      <w:divBdr>
        <w:top w:val="none" w:sz="0" w:space="0" w:color="auto"/>
        <w:left w:val="none" w:sz="0" w:space="0" w:color="auto"/>
        <w:bottom w:val="none" w:sz="0" w:space="0" w:color="auto"/>
        <w:right w:val="none" w:sz="0" w:space="0" w:color="auto"/>
      </w:divBdr>
    </w:div>
    <w:div w:id="857425092">
      <w:bodyDiv w:val="1"/>
      <w:marLeft w:val="0"/>
      <w:marRight w:val="0"/>
      <w:marTop w:val="0"/>
      <w:marBottom w:val="0"/>
      <w:divBdr>
        <w:top w:val="none" w:sz="0" w:space="0" w:color="auto"/>
        <w:left w:val="none" w:sz="0" w:space="0" w:color="auto"/>
        <w:bottom w:val="none" w:sz="0" w:space="0" w:color="auto"/>
        <w:right w:val="none" w:sz="0" w:space="0" w:color="auto"/>
      </w:divBdr>
    </w:div>
    <w:div w:id="857428852">
      <w:bodyDiv w:val="1"/>
      <w:marLeft w:val="0"/>
      <w:marRight w:val="0"/>
      <w:marTop w:val="0"/>
      <w:marBottom w:val="0"/>
      <w:divBdr>
        <w:top w:val="none" w:sz="0" w:space="0" w:color="auto"/>
        <w:left w:val="none" w:sz="0" w:space="0" w:color="auto"/>
        <w:bottom w:val="none" w:sz="0" w:space="0" w:color="auto"/>
        <w:right w:val="none" w:sz="0" w:space="0" w:color="auto"/>
      </w:divBdr>
    </w:div>
    <w:div w:id="857625514">
      <w:bodyDiv w:val="1"/>
      <w:marLeft w:val="0"/>
      <w:marRight w:val="0"/>
      <w:marTop w:val="0"/>
      <w:marBottom w:val="0"/>
      <w:divBdr>
        <w:top w:val="none" w:sz="0" w:space="0" w:color="auto"/>
        <w:left w:val="none" w:sz="0" w:space="0" w:color="auto"/>
        <w:bottom w:val="none" w:sz="0" w:space="0" w:color="auto"/>
        <w:right w:val="none" w:sz="0" w:space="0" w:color="auto"/>
      </w:divBdr>
    </w:div>
    <w:div w:id="857815992">
      <w:bodyDiv w:val="1"/>
      <w:marLeft w:val="0"/>
      <w:marRight w:val="0"/>
      <w:marTop w:val="0"/>
      <w:marBottom w:val="0"/>
      <w:divBdr>
        <w:top w:val="none" w:sz="0" w:space="0" w:color="auto"/>
        <w:left w:val="none" w:sz="0" w:space="0" w:color="auto"/>
        <w:bottom w:val="none" w:sz="0" w:space="0" w:color="auto"/>
        <w:right w:val="none" w:sz="0" w:space="0" w:color="auto"/>
      </w:divBdr>
    </w:div>
    <w:div w:id="857818336">
      <w:bodyDiv w:val="1"/>
      <w:marLeft w:val="0"/>
      <w:marRight w:val="0"/>
      <w:marTop w:val="0"/>
      <w:marBottom w:val="0"/>
      <w:divBdr>
        <w:top w:val="none" w:sz="0" w:space="0" w:color="auto"/>
        <w:left w:val="none" w:sz="0" w:space="0" w:color="auto"/>
        <w:bottom w:val="none" w:sz="0" w:space="0" w:color="auto"/>
        <w:right w:val="none" w:sz="0" w:space="0" w:color="auto"/>
      </w:divBdr>
    </w:div>
    <w:div w:id="857936442">
      <w:bodyDiv w:val="1"/>
      <w:marLeft w:val="0"/>
      <w:marRight w:val="0"/>
      <w:marTop w:val="0"/>
      <w:marBottom w:val="0"/>
      <w:divBdr>
        <w:top w:val="none" w:sz="0" w:space="0" w:color="auto"/>
        <w:left w:val="none" w:sz="0" w:space="0" w:color="auto"/>
        <w:bottom w:val="none" w:sz="0" w:space="0" w:color="auto"/>
        <w:right w:val="none" w:sz="0" w:space="0" w:color="auto"/>
      </w:divBdr>
    </w:div>
    <w:div w:id="857936519">
      <w:bodyDiv w:val="1"/>
      <w:marLeft w:val="0"/>
      <w:marRight w:val="0"/>
      <w:marTop w:val="0"/>
      <w:marBottom w:val="0"/>
      <w:divBdr>
        <w:top w:val="none" w:sz="0" w:space="0" w:color="auto"/>
        <w:left w:val="none" w:sz="0" w:space="0" w:color="auto"/>
        <w:bottom w:val="none" w:sz="0" w:space="0" w:color="auto"/>
        <w:right w:val="none" w:sz="0" w:space="0" w:color="auto"/>
      </w:divBdr>
    </w:div>
    <w:div w:id="857963745">
      <w:bodyDiv w:val="1"/>
      <w:marLeft w:val="0"/>
      <w:marRight w:val="0"/>
      <w:marTop w:val="0"/>
      <w:marBottom w:val="0"/>
      <w:divBdr>
        <w:top w:val="none" w:sz="0" w:space="0" w:color="auto"/>
        <w:left w:val="none" w:sz="0" w:space="0" w:color="auto"/>
        <w:bottom w:val="none" w:sz="0" w:space="0" w:color="auto"/>
        <w:right w:val="none" w:sz="0" w:space="0" w:color="auto"/>
      </w:divBdr>
    </w:div>
    <w:div w:id="858349273">
      <w:bodyDiv w:val="1"/>
      <w:marLeft w:val="0"/>
      <w:marRight w:val="0"/>
      <w:marTop w:val="0"/>
      <w:marBottom w:val="0"/>
      <w:divBdr>
        <w:top w:val="none" w:sz="0" w:space="0" w:color="auto"/>
        <w:left w:val="none" w:sz="0" w:space="0" w:color="auto"/>
        <w:bottom w:val="none" w:sz="0" w:space="0" w:color="auto"/>
        <w:right w:val="none" w:sz="0" w:space="0" w:color="auto"/>
      </w:divBdr>
    </w:div>
    <w:div w:id="858467835">
      <w:bodyDiv w:val="1"/>
      <w:marLeft w:val="0"/>
      <w:marRight w:val="0"/>
      <w:marTop w:val="0"/>
      <w:marBottom w:val="0"/>
      <w:divBdr>
        <w:top w:val="none" w:sz="0" w:space="0" w:color="auto"/>
        <w:left w:val="none" w:sz="0" w:space="0" w:color="auto"/>
        <w:bottom w:val="none" w:sz="0" w:space="0" w:color="auto"/>
        <w:right w:val="none" w:sz="0" w:space="0" w:color="auto"/>
      </w:divBdr>
    </w:div>
    <w:div w:id="858545618">
      <w:bodyDiv w:val="1"/>
      <w:marLeft w:val="0"/>
      <w:marRight w:val="0"/>
      <w:marTop w:val="0"/>
      <w:marBottom w:val="0"/>
      <w:divBdr>
        <w:top w:val="none" w:sz="0" w:space="0" w:color="auto"/>
        <w:left w:val="none" w:sz="0" w:space="0" w:color="auto"/>
        <w:bottom w:val="none" w:sz="0" w:space="0" w:color="auto"/>
        <w:right w:val="none" w:sz="0" w:space="0" w:color="auto"/>
      </w:divBdr>
    </w:div>
    <w:div w:id="858617718">
      <w:bodyDiv w:val="1"/>
      <w:marLeft w:val="0"/>
      <w:marRight w:val="0"/>
      <w:marTop w:val="0"/>
      <w:marBottom w:val="0"/>
      <w:divBdr>
        <w:top w:val="none" w:sz="0" w:space="0" w:color="auto"/>
        <w:left w:val="none" w:sz="0" w:space="0" w:color="auto"/>
        <w:bottom w:val="none" w:sz="0" w:space="0" w:color="auto"/>
        <w:right w:val="none" w:sz="0" w:space="0" w:color="auto"/>
      </w:divBdr>
    </w:div>
    <w:div w:id="858661317">
      <w:bodyDiv w:val="1"/>
      <w:marLeft w:val="0"/>
      <w:marRight w:val="0"/>
      <w:marTop w:val="0"/>
      <w:marBottom w:val="0"/>
      <w:divBdr>
        <w:top w:val="none" w:sz="0" w:space="0" w:color="auto"/>
        <w:left w:val="none" w:sz="0" w:space="0" w:color="auto"/>
        <w:bottom w:val="none" w:sz="0" w:space="0" w:color="auto"/>
        <w:right w:val="none" w:sz="0" w:space="0" w:color="auto"/>
      </w:divBdr>
    </w:div>
    <w:div w:id="858664205">
      <w:bodyDiv w:val="1"/>
      <w:marLeft w:val="0"/>
      <w:marRight w:val="0"/>
      <w:marTop w:val="0"/>
      <w:marBottom w:val="0"/>
      <w:divBdr>
        <w:top w:val="none" w:sz="0" w:space="0" w:color="auto"/>
        <w:left w:val="none" w:sz="0" w:space="0" w:color="auto"/>
        <w:bottom w:val="none" w:sz="0" w:space="0" w:color="auto"/>
        <w:right w:val="none" w:sz="0" w:space="0" w:color="auto"/>
      </w:divBdr>
    </w:div>
    <w:div w:id="858665616">
      <w:bodyDiv w:val="1"/>
      <w:marLeft w:val="0"/>
      <w:marRight w:val="0"/>
      <w:marTop w:val="0"/>
      <w:marBottom w:val="0"/>
      <w:divBdr>
        <w:top w:val="none" w:sz="0" w:space="0" w:color="auto"/>
        <w:left w:val="none" w:sz="0" w:space="0" w:color="auto"/>
        <w:bottom w:val="none" w:sz="0" w:space="0" w:color="auto"/>
        <w:right w:val="none" w:sz="0" w:space="0" w:color="auto"/>
      </w:divBdr>
    </w:div>
    <w:div w:id="858853487">
      <w:bodyDiv w:val="1"/>
      <w:marLeft w:val="0"/>
      <w:marRight w:val="0"/>
      <w:marTop w:val="0"/>
      <w:marBottom w:val="0"/>
      <w:divBdr>
        <w:top w:val="none" w:sz="0" w:space="0" w:color="auto"/>
        <w:left w:val="none" w:sz="0" w:space="0" w:color="auto"/>
        <w:bottom w:val="none" w:sz="0" w:space="0" w:color="auto"/>
        <w:right w:val="none" w:sz="0" w:space="0" w:color="auto"/>
      </w:divBdr>
    </w:div>
    <w:div w:id="859052562">
      <w:bodyDiv w:val="1"/>
      <w:marLeft w:val="0"/>
      <w:marRight w:val="0"/>
      <w:marTop w:val="0"/>
      <w:marBottom w:val="0"/>
      <w:divBdr>
        <w:top w:val="none" w:sz="0" w:space="0" w:color="auto"/>
        <w:left w:val="none" w:sz="0" w:space="0" w:color="auto"/>
        <w:bottom w:val="none" w:sz="0" w:space="0" w:color="auto"/>
        <w:right w:val="none" w:sz="0" w:space="0" w:color="auto"/>
      </w:divBdr>
    </w:div>
    <w:div w:id="859054700">
      <w:bodyDiv w:val="1"/>
      <w:marLeft w:val="0"/>
      <w:marRight w:val="0"/>
      <w:marTop w:val="0"/>
      <w:marBottom w:val="0"/>
      <w:divBdr>
        <w:top w:val="none" w:sz="0" w:space="0" w:color="auto"/>
        <w:left w:val="none" w:sz="0" w:space="0" w:color="auto"/>
        <w:bottom w:val="none" w:sz="0" w:space="0" w:color="auto"/>
        <w:right w:val="none" w:sz="0" w:space="0" w:color="auto"/>
      </w:divBdr>
    </w:div>
    <w:div w:id="859195909">
      <w:bodyDiv w:val="1"/>
      <w:marLeft w:val="0"/>
      <w:marRight w:val="0"/>
      <w:marTop w:val="0"/>
      <w:marBottom w:val="0"/>
      <w:divBdr>
        <w:top w:val="none" w:sz="0" w:space="0" w:color="auto"/>
        <w:left w:val="none" w:sz="0" w:space="0" w:color="auto"/>
        <w:bottom w:val="none" w:sz="0" w:space="0" w:color="auto"/>
        <w:right w:val="none" w:sz="0" w:space="0" w:color="auto"/>
      </w:divBdr>
    </w:div>
    <w:div w:id="859245067">
      <w:bodyDiv w:val="1"/>
      <w:marLeft w:val="0"/>
      <w:marRight w:val="0"/>
      <w:marTop w:val="0"/>
      <w:marBottom w:val="0"/>
      <w:divBdr>
        <w:top w:val="none" w:sz="0" w:space="0" w:color="auto"/>
        <w:left w:val="none" w:sz="0" w:space="0" w:color="auto"/>
        <w:bottom w:val="none" w:sz="0" w:space="0" w:color="auto"/>
        <w:right w:val="none" w:sz="0" w:space="0" w:color="auto"/>
      </w:divBdr>
    </w:div>
    <w:div w:id="859321953">
      <w:bodyDiv w:val="1"/>
      <w:marLeft w:val="0"/>
      <w:marRight w:val="0"/>
      <w:marTop w:val="0"/>
      <w:marBottom w:val="0"/>
      <w:divBdr>
        <w:top w:val="none" w:sz="0" w:space="0" w:color="auto"/>
        <w:left w:val="none" w:sz="0" w:space="0" w:color="auto"/>
        <w:bottom w:val="none" w:sz="0" w:space="0" w:color="auto"/>
        <w:right w:val="none" w:sz="0" w:space="0" w:color="auto"/>
      </w:divBdr>
    </w:div>
    <w:div w:id="859661140">
      <w:bodyDiv w:val="1"/>
      <w:marLeft w:val="0"/>
      <w:marRight w:val="0"/>
      <w:marTop w:val="0"/>
      <w:marBottom w:val="0"/>
      <w:divBdr>
        <w:top w:val="none" w:sz="0" w:space="0" w:color="auto"/>
        <w:left w:val="none" w:sz="0" w:space="0" w:color="auto"/>
        <w:bottom w:val="none" w:sz="0" w:space="0" w:color="auto"/>
        <w:right w:val="none" w:sz="0" w:space="0" w:color="auto"/>
      </w:divBdr>
    </w:div>
    <w:div w:id="859662615">
      <w:bodyDiv w:val="1"/>
      <w:marLeft w:val="0"/>
      <w:marRight w:val="0"/>
      <w:marTop w:val="0"/>
      <w:marBottom w:val="0"/>
      <w:divBdr>
        <w:top w:val="none" w:sz="0" w:space="0" w:color="auto"/>
        <w:left w:val="none" w:sz="0" w:space="0" w:color="auto"/>
        <w:bottom w:val="none" w:sz="0" w:space="0" w:color="auto"/>
        <w:right w:val="none" w:sz="0" w:space="0" w:color="auto"/>
      </w:divBdr>
    </w:div>
    <w:div w:id="859663578">
      <w:bodyDiv w:val="1"/>
      <w:marLeft w:val="0"/>
      <w:marRight w:val="0"/>
      <w:marTop w:val="0"/>
      <w:marBottom w:val="0"/>
      <w:divBdr>
        <w:top w:val="none" w:sz="0" w:space="0" w:color="auto"/>
        <w:left w:val="none" w:sz="0" w:space="0" w:color="auto"/>
        <w:bottom w:val="none" w:sz="0" w:space="0" w:color="auto"/>
        <w:right w:val="none" w:sz="0" w:space="0" w:color="auto"/>
      </w:divBdr>
    </w:div>
    <w:div w:id="859781577">
      <w:bodyDiv w:val="1"/>
      <w:marLeft w:val="0"/>
      <w:marRight w:val="0"/>
      <w:marTop w:val="0"/>
      <w:marBottom w:val="0"/>
      <w:divBdr>
        <w:top w:val="none" w:sz="0" w:space="0" w:color="auto"/>
        <w:left w:val="none" w:sz="0" w:space="0" w:color="auto"/>
        <w:bottom w:val="none" w:sz="0" w:space="0" w:color="auto"/>
        <w:right w:val="none" w:sz="0" w:space="0" w:color="auto"/>
      </w:divBdr>
    </w:div>
    <w:div w:id="859784733">
      <w:bodyDiv w:val="1"/>
      <w:marLeft w:val="0"/>
      <w:marRight w:val="0"/>
      <w:marTop w:val="0"/>
      <w:marBottom w:val="0"/>
      <w:divBdr>
        <w:top w:val="none" w:sz="0" w:space="0" w:color="auto"/>
        <w:left w:val="none" w:sz="0" w:space="0" w:color="auto"/>
        <w:bottom w:val="none" w:sz="0" w:space="0" w:color="auto"/>
        <w:right w:val="none" w:sz="0" w:space="0" w:color="auto"/>
      </w:divBdr>
    </w:div>
    <w:div w:id="859856641">
      <w:bodyDiv w:val="1"/>
      <w:marLeft w:val="0"/>
      <w:marRight w:val="0"/>
      <w:marTop w:val="0"/>
      <w:marBottom w:val="0"/>
      <w:divBdr>
        <w:top w:val="none" w:sz="0" w:space="0" w:color="auto"/>
        <w:left w:val="none" w:sz="0" w:space="0" w:color="auto"/>
        <w:bottom w:val="none" w:sz="0" w:space="0" w:color="auto"/>
        <w:right w:val="none" w:sz="0" w:space="0" w:color="auto"/>
      </w:divBdr>
    </w:div>
    <w:div w:id="860314146">
      <w:bodyDiv w:val="1"/>
      <w:marLeft w:val="0"/>
      <w:marRight w:val="0"/>
      <w:marTop w:val="0"/>
      <w:marBottom w:val="0"/>
      <w:divBdr>
        <w:top w:val="none" w:sz="0" w:space="0" w:color="auto"/>
        <w:left w:val="none" w:sz="0" w:space="0" w:color="auto"/>
        <w:bottom w:val="none" w:sz="0" w:space="0" w:color="auto"/>
        <w:right w:val="none" w:sz="0" w:space="0" w:color="auto"/>
      </w:divBdr>
    </w:div>
    <w:div w:id="860582209">
      <w:bodyDiv w:val="1"/>
      <w:marLeft w:val="0"/>
      <w:marRight w:val="0"/>
      <w:marTop w:val="0"/>
      <w:marBottom w:val="0"/>
      <w:divBdr>
        <w:top w:val="none" w:sz="0" w:space="0" w:color="auto"/>
        <w:left w:val="none" w:sz="0" w:space="0" w:color="auto"/>
        <w:bottom w:val="none" w:sz="0" w:space="0" w:color="auto"/>
        <w:right w:val="none" w:sz="0" w:space="0" w:color="auto"/>
      </w:divBdr>
    </w:div>
    <w:div w:id="860632307">
      <w:bodyDiv w:val="1"/>
      <w:marLeft w:val="0"/>
      <w:marRight w:val="0"/>
      <w:marTop w:val="0"/>
      <w:marBottom w:val="0"/>
      <w:divBdr>
        <w:top w:val="none" w:sz="0" w:space="0" w:color="auto"/>
        <w:left w:val="none" w:sz="0" w:space="0" w:color="auto"/>
        <w:bottom w:val="none" w:sz="0" w:space="0" w:color="auto"/>
        <w:right w:val="none" w:sz="0" w:space="0" w:color="auto"/>
      </w:divBdr>
    </w:div>
    <w:div w:id="860749960">
      <w:bodyDiv w:val="1"/>
      <w:marLeft w:val="0"/>
      <w:marRight w:val="0"/>
      <w:marTop w:val="0"/>
      <w:marBottom w:val="0"/>
      <w:divBdr>
        <w:top w:val="none" w:sz="0" w:space="0" w:color="auto"/>
        <w:left w:val="none" w:sz="0" w:space="0" w:color="auto"/>
        <w:bottom w:val="none" w:sz="0" w:space="0" w:color="auto"/>
        <w:right w:val="none" w:sz="0" w:space="0" w:color="auto"/>
      </w:divBdr>
    </w:div>
    <w:div w:id="860895457">
      <w:bodyDiv w:val="1"/>
      <w:marLeft w:val="0"/>
      <w:marRight w:val="0"/>
      <w:marTop w:val="0"/>
      <w:marBottom w:val="0"/>
      <w:divBdr>
        <w:top w:val="none" w:sz="0" w:space="0" w:color="auto"/>
        <w:left w:val="none" w:sz="0" w:space="0" w:color="auto"/>
        <w:bottom w:val="none" w:sz="0" w:space="0" w:color="auto"/>
        <w:right w:val="none" w:sz="0" w:space="0" w:color="auto"/>
      </w:divBdr>
    </w:div>
    <w:div w:id="860900853">
      <w:bodyDiv w:val="1"/>
      <w:marLeft w:val="0"/>
      <w:marRight w:val="0"/>
      <w:marTop w:val="0"/>
      <w:marBottom w:val="0"/>
      <w:divBdr>
        <w:top w:val="none" w:sz="0" w:space="0" w:color="auto"/>
        <w:left w:val="none" w:sz="0" w:space="0" w:color="auto"/>
        <w:bottom w:val="none" w:sz="0" w:space="0" w:color="auto"/>
        <w:right w:val="none" w:sz="0" w:space="0" w:color="auto"/>
      </w:divBdr>
    </w:div>
    <w:div w:id="861405972">
      <w:bodyDiv w:val="1"/>
      <w:marLeft w:val="0"/>
      <w:marRight w:val="0"/>
      <w:marTop w:val="0"/>
      <w:marBottom w:val="0"/>
      <w:divBdr>
        <w:top w:val="none" w:sz="0" w:space="0" w:color="auto"/>
        <w:left w:val="none" w:sz="0" w:space="0" w:color="auto"/>
        <w:bottom w:val="none" w:sz="0" w:space="0" w:color="auto"/>
        <w:right w:val="none" w:sz="0" w:space="0" w:color="auto"/>
      </w:divBdr>
    </w:div>
    <w:div w:id="861668372">
      <w:bodyDiv w:val="1"/>
      <w:marLeft w:val="0"/>
      <w:marRight w:val="0"/>
      <w:marTop w:val="0"/>
      <w:marBottom w:val="0"/>
      <w:divBdr>
        <w:top w:val="none" w:sz="0" w:space="0" w:color="auto"/>
        <w:left w:val="none" w:sz="0" w:space="0" w:color="auto"/>
        <w:bottom w:val="none" w:sz="0" w:space="0" w:color="auto"/>
        <w:right w:val="none" w:sz="0" w:space="0" w:color="auto"/>
      </w:divBdr>
    </w:div>
    <w:div w:id="861749456">
      <w:bodyDiv w:val="1"/>
      <w:marLeft w:val="0"/>
      <w:marRight w:val="0"/>
      <w:marTop w:val="0"/>
      <w:marBottom w:val="0"/>
      <w:divBdr>
        <w:top w:val="none" w:sz="0" w:space="0" w:color="auto"/>
        <w:left w:val="none" w:sz="0" w:space="0" w:color="auto"/>
        <w:bottom w:val="none" w:sz="0" w:space="0" w:color="auto"/>
        <w:right w:val="none" w:sz="0" w:space="0" w:color="auto"/>
      </w:divBdr>
    </w:div>
    <w:div w:id="862086943">
      <w:bodyDiv w:val="1"/>
      <w:marLeft w:val="0"/>
      <w:marRight w:val="0"/>
      <w:marTop w:val="0"/>
      <w:marBottom w:val="0"/>
      <w:divBdr>
        <w:top w:val="none" w:sz="0" w:space="0" w:color="auto"/>
        <w:left w:val="none" w:sz="0" w:space="0" w:color="auto"/>
        <w:bottom w:val="none" w:sz="0" w:space="0" w:color="auto"/>
        <w:right w:val="none" w:sz="0" w:space="0" w:color="auto"/>
      </w:divBdr>
    </w:div>
    <w:div w:id="862593794">
      <w:bodyDiv w:val="1"/>
      <w:marLeft w:val="0"/>
      <w:marRight w:val="0"/>
      <w:marTop w:val="0"/>
      <w:marBottom w:val="0"/>
      <w:divBdr>
        <w:top w:val="none" w:sz="0" w:space="0" w:color="auto"/>
        <w:left w:val="none" w:sz="0" w:space="0" w:color="auto"/>
        <w:bottom w:val="none" w:sz="0" w:space="0" w:color="auto"/>
        <w:right w:val="none" w:sz="0" w:space="0" w:color="auto"/>
      </w:divBdr>
    </w:div>
    <w:div w:id="862672292">
      <w:bodyDiv w:val="1"/>
      <w:marLeft w:val="0"/>
      <w:marRight w:val="0"/>
      <w:marTop w:val="0"/>
      <w:marBottom w:val="0"/>
      <w:divBdr>
        <w:top w:val="none" w:sz="0" w:space="0" w:color="auto"/>
        <w:left w:val="none" w:sz="0" w:space="0" w:color="auto"/>
        <w:bottom w:val="none" w:sz="0" w:space="0" w:color="auto"/>
        <w:right w:val="none" w:sz="0" w:space="0" w:color="auto"/>
      </w:divBdr>
    </w:div>
    <w:div w:id="862742673">
      <w:bodyDiv w:val="1"/>
      <w:marLeft w:val="0"/>
      <w:marRight w:val="0"/>
      <w:marTop w:val="0"/>
      <w:marBottom w:val="0"/>
      <w:divBdr>
        <w:top w:val="none" w:sz="0" w:space="0" w:color="auto"/>
        <w:left w:val="none" w:sz="0" w:space="0" w:color="auto"/>
        <w:bottom w:val="none" w:sz="0" w:space="0" w:color="auto"/>
        <w:right w:val="none" w:sz="0" w:space="0" w:color="auto"/>
      </w:divBdr>
    </w:div>
    <w:div w:id="862745207">
      <w:bodyDiv w:val="1"/>
      <w:marLeft w:val="0"/>
      <w:marRight w:val="0"/>
      <w:marTop w:val="0"/>
      <w:marBottom w:val="0"/>
      <w:divBdr>
        <w:top w:val="none" w:sz="0" w:space="0" w:color="auto"/>
        <w:left w:val="none" w:sz="0" w:space="0" w:color="auto"/>
        <w:bottom w:val="none" w:sz="0" w:space="0" w:color="auto"/>
        <w:right w:val="none" w:sz="0" w:space="0" w:color="auto"/>
      </w:divBdr>
    </w:div>
    <w:div w:id="862784742">
      <w:bodyDiv w:val="1"/>
      <w:marLeft w:val="0"/>
      <w:marRight w:val="0"/>
      <w:marTop w:val="0"/>
      <w:marBottom w:val="0"/>
      <w:divBdr>
        <w:top w:val="none" w:sz="0" w:space="0" w:color="auto"/>
        <w:left w:val="none" w:sz="0" w:space="0" w:color="auto"/>
        <w:bottom w:val="none" w:sz="0" w:space="0" w:color="auto"/>
        <w:right w:val="none" w:sz="0" w:space="0" w:color="auto"/>
      </w:divBdr>
    </w:div>
    <w:div w:id="862792014">
      <w:bodyDiv w:val="1"/>
      <w:marLeft w:val="0"/>
      <w:marRight w:val="0"/>
      <w:marTop w:val="0"/>
      <w:marBottom w:val="0"/>
      <w:divBdr>
        <w:top w:val="none" w:sz="0" w:space="0" w:color="auto"/>
        <w:left w:val="none" w:sz="0" w:space="0" w:color="auto"/>
        <w:bottom w:val="none" w:sz="0" w:space="0" w:color="auto"/>
        <w:right w:val="none" w:sz="0" w:space="0" w:color="auto"/>
      </w:divBdr>
    </w:div>
    <w:div w:id="862934182">
      <w:bodyDiv w:val="1"/>
      <w:marLeft w:val="0"/>
      <w:marRight w:val="0"/>
      <w:marTop w:val="0"/>
      <w:marBottom w:val="0"/>
      <w:divBdr>
        <w:top w:val="none" w:sz="0" w:space="0" w:color="auto"/>
        <w:left w:val="none" w:sz="0" w:space="0" w:color="auto"/>
        <w:bottom w:val="none" w:sz="0" w:space="0" w:color="auto"/>
        <w:right w:val="none" w:sz="0" w:space="0" w:color="auto"/>
      </w:divBdr>
    </w:div>
    <w:div w:id="863247516">
      <w:bodyDiv w:val="1"/>
      <w:marLeft w:val="0"/>
      <w:marRight w:val="0"/>
      <w:marTop w:val="0"/>
      <w:marBottom w:val="0"/>
      <w:divBdr>
        <w:top w:val="none" w:sz="0" w:space="0" w:color="auto"/>
        <w:left w:val="none" w:sz="0" w:space="0" w:color="auto"/>
        <w:bottom w:val="none" w:sz="0" w:space="0" w:color="auto"/>
        <w:right w:val="none" w:sz="0" w:space="0" w:color="auto"/>
      </w:divBdr>
    </w:div>
    <w:div w:id="863249066">
      <w:bodyDiv w:val="1"/>
      <w:marLeft w:val="0"/>
      <w:marRight w:val="0"/>
      <w:marTop w:val="0"/>
      <w:marBottom w:val="0"/>
      <w:divBdr>
        <w:top w:val="none" w:sz="0" w:space="0" w:color="auto"/>
        <w:left w:val="none" w:sz="0" w:space="0" w:color="auto"/>
        <w:bottom w:val="none" w:sz="0" w:space="0" w:color="auto"/>
        <w:right w:val="none" w:sz="0" w:space="0" w:color="auto"/>
      </w:divBdr>
    </w:div>
    <w:div w:id="863327411">
      <w:bodyDiv w:val="1"/>
      <w:marLeft w:val="0"/>
      <w:marRight w:val="0"/>
      <w:marTop w:val="0"/>
      <w:marBottom w:val="0"/>
      <w:divBdr>
        <w:top w:val="none" w:sz="0" w:space="0" w:color="auto"/>
        <w:left w:val="none" w:sz="0" w:space="0" w:color="auto"/>
        <w:bottom w:val="none" w:sz="0" w:space="0" w:color="auto"/>
        <w:right w:val="none" w:sz="0" w:space="0" w:color="auto"/>
      </w:divBdr>
    </w:div>
    <w:div w:id="863403376">
      <w:bodyDiv w:val="1"/>
      <w:marLeft w:val="0"/>
      <w:marRight w:val="0"/>
      <w:marTop w:val="0"/>
      <w:marBottom w:val="0"/>
      <w:divBdr>
        <w:top w:val="none" w:sz="0" w:space="0" w:color="auto"/>
        <w:left w:val="none" w:sz="0" w:space="0" w:color="auto"/>
        <w:bottom w:val="none" w:sz="0" w:space="0" w:color="auto"/>
        <w:right w:val="none" w:sz="0" w:space="0" w:color="auto"/>
      </w:divBdr>
    </w:div>
    <w:div w:id="863591425">
      <w:bodyDiv w:val="1"/>
      <w:marLeft w:val="0"/>
      <w:marRight w:val="0"/>
      <w:marTop w:val="0"/>
      <w:marBottom w:val="0"/>
      <w:divBdr>
        <w:top w:val="none" w:sz="0" w:space="0" w:color="auto"/>
        <w:left w:val="none" w:sz="0" w:space="0" w:color="auto"/>
        <w:bottom w:val="none" w:sz="0" w:space="0" w:color="auto"/>
        <w:right w:val="none" w:sz="0" w:space="0" w:color="auto"/>
      </w:divBdr>
    </w:div>
    <w:div w:id="863716279">
      <w:bodyDiv w:val="1"/>
      <w:marLeft w:val="0"/>
      <w:marRight w:val="0"/>
      <w:marTop w:val="0"/>
      <w:marBottom w:val="0"/>
      <w:divBdr>
        <w:top w:val="none" w:sz="0" w:space="0" w:color="auto"/>
        <w:left w:val="none" w:sz="0" w:space="0" w:color="auto"/>
        <w:bottom w:val="none" w:sz="0" w:space="0" w:color="auto"/>
        <w:right w:val="none" w:sz="0" w:space="0" w:color="auto"/>
      </w:divBdr>
    </w:div>
    <w:div w:id="863792101">
      <w:bodyDiv w:val="1"/>
      <w:marLeft w:val="0"/>
      <w:marRight w:val="0"/>
      <w:marTop w:val="0"/>
      <w:marBottom w:val="0"/>
      <w:divBdr>
        <w:top w:val="none" w:sz="0" w:space="0" w:color="auto"/>
        <w:left w:val="none" w:sz="0" w:space="0" w:color="auto"/>
        <w:bottom w:val="none" w:sz="0" w:space="0" w:color="auto"/>
        <w:right w:val="none" w:sz="0" w:space="0" w:color="auto"/>
      </w:divBdr>
    </w:div>
    <w:div w:id="863904963">
      <w:bodyDiv w:val="1"/>
      <w:marLeft w:val="0"/>
      <w:marRight w:val="0"/>
      <w:marTop w:val="0"/>
      <w:marBottom w:val="0"/>
      <w:divBdr>
        <w:top w:val="none" w:sz="0" w:space="0" w:color="auto"/>
        <w:left w:val="none" w:sz="0" w:space="0" w:color="auto"/>
        <w:bottom w:val="none" w:sz="0" w:space="0" w:color="auto"/>
        <w:right w:val="none" w:sz="0" w:space="0" w:color="auto"/>
      </w:divBdr>
    </w:div>
    <w:div w:id="863979984">
      <w:bodyDiv w:val="1"/>
      <w:marLeft w:val="0"/>
      <w:marRight w:val="0"/>
      <w:marTop w:val="0"/>
      <w:marBottom w:val="0"/>
      <w:divBdr>
        <w:top w:val="none" w:sz="0" w:space="0" w:color="auto"/>
        <w:left w:val="none" w:sz="0" w:space="0" w:color="auto"/>
        <w:bottom w:val="none" w:sz="0" w:space="0" w:color="auto"/>
        <w:right w:val="none" w:sz="0" w:space="0" w:color="auto"/>
      </w:divBdr>
    </w:div>
    <w:div w:id="864051346">
      <w:bodyDiv w:val="1"/>
      <w:marLeft w:val="0"/>
      <w:marRight w:val="0"/>
      <w:marTop w:val="0"/>
      <w:marBottom w:val="0"/>
      <w:divBdr>
        <w:top w:val="none" w:sz="0" w:space="0" w:color="auto"/>
        <w:left w:val="none" w:sz="0" w:space="0" w:color="auto"/>
        <w:bottom w:val="none" w:sz="0" w:space="0" w:color="auto"/>
        <w:right w:val="none" w:sz="0" w:space="0" w:color="auto"/>
      </w:divBdr>
    </w:div>
    <w:div w:id="864059144">
      <w:bodyDiv w:val="1"/>
      <w:marLeft w:val="0"/>
      <w:marRight w:val="0"/>
      <w:marTop w:val="0"/>
      <w:marBottom w:val="0"/>
      <w:divBdr>
        <w:top w:val="none" w:sz="0" w:space="0" w:color="auto"/>
        <w:left w:val="none" w:sz="0" w:space="0" w:color="auto"/>
        <w:bottom w:val="none" w:sz="0" w:space="0" w:color="auto"/>
        <w:right w:val="none" w:sz="0" w:space="0" w:color="auto"/>
      </w:divBdr>
    </w:div>
    <w:div w:id="864295690">
      <w:bodyDiv w:val="1"/>
      <w:marLeft w:val="0"/>
      <w:marRight w:val="0"/>
      <w:marTop w:val="0"/>
      <w:marBottom w:val="0"/>
      <w:divBdr>
        <w:top w:val="none" w:sz="0" w:space="0" w:color="auto"/>
        <w:left w:val="none" w:sz="0" w:space="0" w:color="auto"/>
        <w:bottom w:val="none" w:sz="0" w:space="0" w:color="auto"/>
        <w:right w:val="none" w:sz="0" w:space="0" w:color="auto"/>
      </w:divBdr>
    </w:div>
    <w:div w:id="864486181">
      <w:bodyDiv w:val="1"/>
      <w:marLeft w:val="0"/>
      <w:marRight w:val="0"/>
      <w:marTop w:val="0"/>
      <w:marBottom w:val="0"/>
      <w:divBdr>
        <w:top w:val="none" w:sz="0" w:space="0" w:color="auto"/>
        <w:left w:val="none" w:sz="0" w:space="0" w:color="auto"/>
        <w:bottom w:val="none" w:sz="0" w:space="0" w:color="auto"/>
        <w:right w:val="none" w:sz="0" w:space="0" w:color="auto"/>
      </w:divBdr>
    </w:div>
    <w:div w:id="864558285">
      <w:bodyDiv w:val="1"/>
      <w:marLeft w:val="0"/>
      <w:marRight w:val="0"/>
      <w:marTop w:val="0"/>
      <w:marBottom w:val="0"/>
      <w:divBdr>
        <w:top w:val="none" w:sz="0" w:space="0" w:color="auto"/>
        <w:left w:val="none" w:sz="0" w:space="0" w:color="auto"/>
        <w:bottom w:val="none" w:sz="0" w:space="0" w:color="auto"/>
        <w:right w:val="none" w:sz="0" w:space="0" w:color="auto"/>
      </w:divBdr>
    </w:div>
    <w:div w:id="864708730">
      <w:bodyDiv w:val="1"/>
      <w:marLeft w:val="0"/>
      <w:marRight w:val="0"/>
      <w:marTop w:val="0"/>
      <w:marBottom w:val="0"/>
      <w:divBdr>
        <w:top w:val="none" w:sz="0" w:space="0" w:color="auto"/>
        <w:left w:val="none" w:sz="0" w:space="0" w:color="auto"/>
        <w:bottom w:val="none" w:sz="0" w:space="0" w:color="auto"/>
        <w:right w:val="none" w:sz="0" w:space="0" w:color="auto"/>
      </w:divBdr>
    </w:div>
    <w:div w:id="864825930">
      <w:bodyDiv w:val="1"/>
      <w:marLeft w:val="0"/>
      <w:marRight w:val="0"/>
      <w:marTop w:val="0"/>
      <w:marBottom w:val="0"/>
      <w:divBdr>
        <w:top w:val="none" w:sz="0" w:space="0" w:color="auto"/>
        <w:left w:val="none" w:sz="0" w:space="0" w:color="auto"/>
        <w:bottom w:val="none" w:sz="0" w:space="0" w:color="auto"/>
        <w:right w:val="none" w:sz="0" w:space="0" w:color="auto"/>
      </w:divBdr>
    </w:div>
    <w:div w:id="864830878">
      <w:bodyDiv w:val="1"/>
      <w:marLeft w:val="0"/>
      <w:marRight w:val="0"/>
      <w:marTop w:val="0"/>
      <w:marBottom w:val="0"/>
      <w:divBdr>
        <w:top w:val="none" w:sz="0" w:space="0" w:color="auto"/>
        <w:left w:val="none" w:sz="0" w:space="0" w:color="auto"/>
        <w:bottom w:val="none" w:sz="0" w:space="0" w:color="auto"/>
        <w:right w:val="none" w:sz="0" w:space="0" w:color="auto"/>
      </w:divBdr>
    </w:div>
    <w:div w:id="864904130">
      <w:bodyDiv w:val="1"/>
      <w:marLeft w:val="0"/>
      <w:marRight w:val="0"/>
      <w:marTop w:val="0"/>
      <w:marBottom w:val="0"/>
      <w:divBdr>
        <w:top w:val="none" w:sz="0" w:space="0" w:color="auto"/>
        <w:left w:val="none" w:sz="0" w:space="0" w:color="auto"/>
        <w:bottom w:val="none" w:sz="0" w:space="0" w:color="auto"/>
        <w:right w:val="none" w:sz="0" w:space="0" w:color="auto"/>
      </w:divBdr>
    </w:div>
    <w:div w:id="865018022">
      <w:bodyDiv w:val="1"/>
      <w:marLeft w:val="0"/>
      <w:marRight w:val="0"/>
      <w:marTop w:val="0"/>
      <w:marBottom w:val="0"/>
      <w:divBdr>
        <w:top w:val="none" w:sz="0" w:space="0" w:color="auto"/>
        <w:left w:val="none" w:sz="0" w:space="0" w:color="auto"/>
        <w:bottom w:val="none" w:sz="0" w:space="0" w:color="auto"/>
        <w:right w:val="none" w:sz="0" w:space="0" w:color="auto"/>
      </w:divBdr>
    </w:div>
    <w:div w:id="865018450">
      <w:bodyDiv w:val="1"/>
      <w:marLeft w:val="0"/>
      <w:marRight w:val="0"/>
      <w:marTop w:val="0"/>
      <w:marBottom w:val="0"/>
      <w:divBdr>
        <w:top w:val="none" w:sz="0" w:space="0" w:color="auto"/>
        <w:left w:val="none" w:sz="0" w:space="0" w:color="auto"/>
        <w:bottom w:val="none" w:sz="0" w:space="0" w:color="auto"/>
        <w:right w:val="none" w:sz="0" w:space="0" w:color="auto"/>
      </w:divBdr>
    </w:div>
    <w:div w:id="865170118">
      <w:bodyDiv w:val="1"/>
      <w:marLeft w:val="0"/>
      <w:marRight w:val="0"/>
      <w:marTop w:val="0"/>
      <w:marBottom w:val="0"/>
      <w:divBdr>
        <w:top w:val="none" w:sz="0" w:space="0" w:color="auto"/>
        <w:left w:val="none" w:sz="0" w:space="0" w:color="auto"/>
        <w:bottom w:val="none" w:sz="0" w:space="0" w:color="auto"/>
        <w:right w:val="none" w:sz="0" w:space="0" w:color="auto"/>
      </w:divBdr>
    </w:div>
    <w:div w:id="865362273">
      <w:bodyDiv w:val="1"/>
      <w:marLeft w:val="0"/>
      <w:marRight w:val="0"/>
      <w:marTop w:val="0"/>
      <w:marBottom w:val="0"/>
      <w:divBdr>
        <w:top w:val="none" w:sz="0" w:space="0" w:color="auto"/>
        <w:left w:val="none" w:sz="0" w:space="0" w:color="auto"/>
        <w:bottom w:val="none" w:sz="0" w:space="0" w:color="auto"/>
        <w:right w:val="none" w:sz="0" w:space="0" w:color="auto"/>
      </w:divBdr>
    </w:div>
    <w:div w:id="865409615">
      <w:bodyDiv w:val="1"/>
      <w:marLeft w:val="0"/>
      <w:marRight w:val="0"/>
      <w:marTop w:val="0"/>
      <w:marBottom w:val="0"/>
      <w:divBdr>
        <w:top w:val="none" w:sz="0" w:space="0" w:color="auto"/>
        <w:left w:val="none" w:sz="0" w:space="0" w:color="auto"/>
        <w:bottom w:val="none" w:sz="0" w:space="0" w:color="auto"/>
        <w:right w:val="none" w:sz="0" w:space="0" w:color="auto"/>
      </w:divBdr>
    </w:div>
    <w:div w:id="865484048">
      <w:bodyDiv w:val="1"/>
      <w:marLeft w:val="0"/>
      <w:marRight w:val="0"/>
      <w:marTop w:val="0"/>
      <w:marBottom w:val="0"/>
      <w:divBdr>
        <w:top w:val="none" w:sz="0" w:space="0" w:color="auto"/>
        <w:left w:val="none" w:sz="0" w:space="0" w:color="auto"/>
        <w:bottom w:val="none" w:sz="0" w:space="0" w:color="auto"/>
        <w:right w:val="none" w:sz="0" w:space="0" w:color="auto"/>
      </w:divBdr>
    </w:div>
    <w:div w:id="865487045">
      <w:bodyDiv w:val="1"/>
      <w:marLeft w:val="0"/>
      <w:marRight w:val="0"/>
      <w:marTop w:val="0"/>
      <w:marBottom w:val="0"/>
      <w:divBdr>
        <w:top w:val="none" w:sz="0" w:space="0" w:color="auto"/>
        <w:left w:val="none" w:sz="0" w:space="0" w:color="auto"/>
        <w:bottom w:val="none" w:sz="0" w:space="0" w:color="auto"/>
        <w:right w:val="none" w:sz="0" w:space="0" w:color="auto"/>
      </w:divBdr>
    </w:div>
    <w:div w:id="865606369">
      <w:bodyDiv w:val="1"/>
      <w:marLeft w:val="0"/>
      <w:marRight w:val="0"/>
      <w:marTop w:val="0"/>
      <w:marBottom w:val="0"/>
      <w:divBdr>
        <w:top w:val="none" w:sz="0" w:space="0" w:color="auto"/>
        <w:left w:val="none" w:sz="0" w:space="0" w:color="auto"/>
        <w:bottom w:val="none" w:sz="0" w:space="0" w:color="auto"/>
        <w:right w:val="none" w:sz="0" w:space="0" w:color="auto"/>
      </w:divBdr>
    </w:div>
    <w:div w:id="866022781">
      <w:bodyDiv w:val="1"/>
      <w:marLeft w:val="0"/>
      <w:marRight w:val="0"/>
      <w:marTop w:val="0"/>
      <w:marBottom w:val="0"/>
      <w:divBdr>
        <w:top w:val="none" w:sz="0" w:space="0" w:color="auto"/>
        <w:left w:val="none" w:sz="0" w:space="0" w:color="auto"/>
        <w:bottom w:val="none" w:sz="0" w:space="0" w:color="auto"/>
        <w:right w:val="none" w:sz="0" w:space="0" w:color="auto"/>
      </w:divBdr>
    </w:div>
    <w:div w:id="866064556">
      <w:bodyDiv w:val="1"/>
      <w:marLeft w:val="0"/>
      <w:marRight w:val="0"/>
      <w:marTop w:val="0"/>
      <w:marBottom w:val="0"/>
      <w:divBdr>
        <w:top w:val="none" w:sz="0" w:space="0" w:color="auto"/>
        <w:left w:val="none" w:sz="0" w:space="0" w:color="auto"/>
        <w:bottom w:val="none" w:sz="0" w:space="0" w:color="auto"/>
        <w:right w:val="none" w:sz="0" w:space="0" w:color="auto"/>
      </w:divBdr>
    </w:div>
    <w:div w:id="866135414">
      <w:bodyDiv w:val="1"/>
      <w:marLeft w:val="0"/>
      <w:marRight w:val="0"/>
      <w:marTop w:val="0"/>
      <w:marBottom w:val="0"/>
      <w:divBdr>
        <w:top w:val="none" w:sz="0" w:space="0" w:color="auto"/>
        <w:left w:val="none" w:sz="0" w:space="0" w:color="auto"/>
        <w:bottom w:val="none" w:sz="0" w:space="0" w:color="auto"/>
        <w:right w:val="none" w:sz="0" w:space="0" w:color="auto"/>
      </w:divBdr>
    </w:div>
    <w:div w:id="866211360">
      <w:bodyDiv w:val="1"/>
      <w:marLeft w:val="0"/>
      <w:marRight w:val="0"/>
      <w:marTop w:val="0"/>
      <w:marBottom w:val="0"/>
      <w:divBdr>
        <w:top w:val="none" w:sz="0" w:space="0" w:color="auto"/>
        <w:left w:val="none" w:sz="0" w:space="0" w:color="auto"/>
        <w:bottom w:val="none" w:sz="0" w:space="0" w:color="auto"/>
        <w:right w:val="none" w:sz="0" w:space="0" w:color="auto"/>
      </w:divBdr>
    </w:div>
    <w:div w:id="866334063">
      <w:bodyDiv w:val="1"/>
      <w:marLeft w:val="0"/>
      <w:marRight w:val="0"/>
      <w:marTop w:val="0"/>
      <w:marBottom w:val="0"/>
      <w:divBdr>
        <w:top w:val="none" w:sz="0" w:space="0" w:color="auto"/>
        <w:left w:val="none" w:sz="0" w:space="0" w:color="auto"/>
        <w:bottom w:val="none" w:sz="0" w:space="0" w:color="auto"/>
        <w:right w:val="none" w:sz="0" w:space="0" w:color="auto"/>
      </w:divBdr>
    </w:div>
    <w:div w:id="866407598">
      <w:bodyDiv w:val="1"/>
      <w:marLeft w:val="0"/>
      <w:marRight w:val="0"/>
      <w:marTop w:val="0"/>
      <w:marBottom w:val="0"/>
      <w:divBdr>
        <w:top w:val="none" w:sz="0" w:space="0" w:color="auto"/>
        <w:left w:val="none" w:sz="0" w:space="0" w:color="auto"/>
        <w:bottom w:val="none" w:sz="0" w:space="0" w:color="auto"/>
        <w:right w:val="none" w:sz="0" w:space="0" w:color="auto"/>
      </w:divBdr>
    </w:div>
    <w:div w:id="866678720">
      <w:bodyDiv w:val="1"/>
      <w:marLeft w:val="0"/>
      <w:marRight w:val="0"/>
      <w:marTop w:val="0"/>
      <w:marBottom w:val="0"/>
      <w:divBdr>
        <w:top w:val="none" w:sz="0" w:space="0" w:color="auto"/>
        <w:left w:val="none" w:sz="0" w:space="0" w:color="auto"/>
        <w:bottom w:val="none" w:sz="0" w:space="0" w:color="auto"/>
        <w:right w:val="none" w:sz="0" w:space="0" w:color="auto"/>
      </w:divBdr>
    </w:div>
    <w:div w:id="866716437">
      <w:bodyDiv w:val="1"/>
      <w:marLeft w:val="0"/>
      <w:marRight w:val="0"/>
      <w:marTop w:val="0"/>
      <w:marBottom w:val="0"/>
      <w:divBdr>
        <w:top w:val="none" w:sz="0" w:space="0" w:color="auto"/>
        <w:left w:val="none" w:sz="0" w:space="0" w:color="auto"/>
        <w:bottom w:val="none" w:sz="0" w:space="0" w:color="auto"/>
        <w:right w:val="none" w:sz="0" w:space="0" w:color="auto"/>
      </w:divBdr>
    </w:div>
    <w:div w:id="866865823">
      <w:bodyDiv w:val="1"/>
      <w:marLeft w:val="0"/>
      <w:marRight w:val="0"/>
      <w:marTop w:val="0"/>
      <w:marBottom w:val="0"/>
      <w:divBdr>
        <w:top w:val="none" w:sz="0" w:space="0" w:color="auto"/>
        <w:left w:val="none" w:sz="0" w:space="0" w:color="auto"/>
        <w:bottom w:val="none" w:sz="0" w:space="0" w:color="auto"/>
        <w:right w:val="none" w:sz="0" w:space="0" w:color="auto"/>
      </w:divBdr>
    </w:div>
    <w:div w:id="866913687">
      <w:bodyDiv w:val="1"/>
      <w:marLeft w:val="0"/>
      <w:marRight w:val="0"/>
      <w:marTop w:val="0"/>
      <w:marBottom w:val="0"/>
      <w:divBdr>
        <w:top w:val="none" w:sz="0" w:space="0" w:color="auto"/>
        <w:left w:val="none" w:sz="0" w:space="0" w:color="auto"/>
        <w:bottom w:val="none" w:sz="0" w:space="0" w:color="auto"/>
        <w:right w:val="none" w:sz="0" w:space="0" w:color="auto"/>
      </w:divBdr>
    </w:div>
    <w:div w:id="866915306">
      <w:bodyDiv w:val="1"/>
      <w:marLeft w:val="0"/>
      <w:marRight w:val="0"/>
      <w:marTop w:val="0"/>
      <w:marBottom w:val="0"/>
      <w:divBdr>
        <w:top w:val="none" w:sz="0" w:space="0" w:color="auto"/>
        <w:left w:val="none" w:sz="0" w:space="0" w:color="auto"/>
        <w:bottom w:val="none" w:sz="0" w:space="0" w:color="auto"/>
        <w:right w:val="none" w:sz="0" w:space="0" w:color="auto"/>
      </w:divBdr>
    </w:div>
    <w:div w:id="867108337">
      <w:bodyDiv w:val="1"/>
      <w:marLeft w:val="0"/>
      <w:marRight w:val="0"/>
      <w:marTop w:val="0"/>
      <w:marBottom w:val="0"/>
      <w:divBdr>
        <w:top w:val="none" w:sz="0" w:space="0" w:color="auto"/>
        <w:left w:val="none" w:sz="0" w:space="0" w:color="auto"/>
        <w:bottom w:val="none" w:sz="0" w:space="0" w:color="auto"/>
        <w:right w:val="none" w:sz="0" w:space="0" w:color="auto"/>
      </w:divBdr>
    </w:div>
    <w:div w:id="867137121">
      <w:bodyDiv w:val="1"/>
      <w:marLeft w:val="0"/>
      <w:marRight w:val="0"/>
      <w:marTop w:val="0"/>
      <w:marBottom w:val="0"/>
      <w:divBdr>
        <w:top w:val="none" w:sz="0" w:space="0" w:color="auto"/>
        <w:left w:val="none" w:sz="0" w:space="0" w:color="auto"/>
        <w:bottom w:val="none" w:sz="0" w:space="0" w:color="auto"/>
        <w:right w:val="none" w:sz="0" w:space="0" w:color="auto"/>
      </w:divBdr>
    </w:div>
    <w:div w:id="867138738">
      <w:bodyDiv w:val="1"/>
      <w:marLeft w:val="0"/>
      <w:marRight w:val="0"/>
      <w:marTop w:val="0"/>
      <w:marBottom w:val="0"/>
      <w:divBdr>
        <w:top w:val="none" w:sz="0" w:space="0" w:color="auto"/>
        <w:left w:val="none" w:sz="0" w:space="0" w:color="auto"/>
        <w:bottom w:val="none" w:sz="0" w:space="0" w:color="auto"/>
        <w:right w:val="none" w:sz="0" w:space="0" w:color="auto"/>
      </w:divBdr>
    </w:div>
    <w:div w:id="867253678">
      <w:bodyDiv w:val="1"/>
      <w:marLeft w:val="0"/>
      <w:marRight w:val="0"/>
      <w:marTop w:val="0"/>
      <w:marBottom w:val="0"/>
      <w:divBdr>
        <w:top w:val="none" w:sz="0" w:space="0" w:color="auto"/>
        <w:left w:val="none" w:sz="0" w:space="0" w:color="auto"/>
        <w:bottom w:val="none" w:sz="0" w:space="0" w:color="auto"/>
        <w:right w:val="none" w:sz="0" w:space="0" w:color="auto"/>
      </w:divBdr>
    </w:div>
    <w:div w:id="867373442">
      <w:bodyDiv w:val="1"/>
      <w:marLeft w:val="0"/>
      <w:marRight w:val="0"/>
      <w:marTop w:val="0"/>
      <w:marBottom w:val="0"/>
      <w:divBdr>
        <w:top w:val="none" w:sz="0" w:space="0" w:color="auto"/>
        <w:left w:val="none" w:sz="0" w:space="0" w:color="auto"/>
        <w:bottom w:val="none" w:sz="0" w:space="0" w:color="auto"/>
        <w:right w:val="none" w:sz="0" w:space="0" w:color="auto"/>
      </w:divBdr>
    </w:div>
    <w:div w:id="867448895">
      <w:bodyDiv w:val="1"/>
      <w:marLeft w:val="0"/>
      <w:marRight w:val="0"/>
      <w:marTop w:val="0"/>
      <w:marBottom w:val="0"/>
      <w:divBdr>
        <w:top w:val="none" w:sz="0" w:space="0" w:color="auto"/>
        <w:left w:val="none" w:sz="0" w:space="0" w:color="auto"/>
        <w:bottom w:val="none" w:sz="0" w:space="0" w:color="auto"/>
        <w:right w:val="none" w:sz="0" w:space="0" w:color="auto"/>
      </w:divBdr>
    </w:div>
    <w:div w:id="867570490">
      <w:bodyDiv w:val="1"/>
      <w:marLeft w:val="0"/>
      <w:marRight w:val="0"/>
      <w:marTop w:val="0"/>
      <w:marBottom w:val="0"/>
      <w:divBdr>
        <w:top w:val="none" w:sz="0" w:space="0" w:color="auto"/>
        <w:left w:val="none" w:sz="0" w:space="0" w:color="auto"/>
        <w:bottom w:val="none" w:sz="0" w:space="0" w:color="auto"/>
        <w:right w:val="none" w:sz="0" w:space="0" w:color="auto"/>
      </w:divBdr>
    </w:div>
    <w:div w:id="867642597">
      <w:bodyDiv w:val="1"/>
      <w:marLeft w:val="0"/>
      <w:marRight w:val="0"/>
      <w:marTop w:val="0"/>
      <w:marBottom w:val="0"/>
      <w:divBdr>
        <w:top w:val="none" w:sz="0" w:space="0" w:color="auto"/>
        <w:left w:val="none" w:sz="0" w:space="0" w:color="auto"/>
        <w:bottom w:val="none" w:sz="0" w:space="0" w:color="auto"/>
        <w:right w:val="none" w:sz="0" w:space="0" w:color="auto"/>
      </w:divBdr>
    </w:div>
    <w:div w:id="867841410">
      <w:bodyDiv w:val="1"/>
      <w:marLeft w:val="0"/>
      <w:marRight w:val="0"/>
      <w:marTop w:val="0"/>
      <w:marBottom w:val="0"/>
      <w:divBdr>
        <w:top w:val="none" w:sz="0" w:space="0" w:color="auto"/>
        <w:left w:val="none" w:sz="0" w:space="0" w:color="auto"/>
        <w:bottom w:val="none" w:sz="0" w:space="0" w:color="auto"/>
        <w:right w:val="none" w:sz="0" w:space="0" w:color="auto"/>
      </w:divBdr>
    </w:div>
    <w:div w:id="867907602">
      <w:bodyDiv w:val="1"/>
      <w:marLeft w:val="0"/>
      <w:marRight w:val="0"/>
      <w:marTop w:val="0"/>
      <w:marBottom w:val="0"/>
      <w:divBdr>
        <w:top w:val="none" w:sz="0" w:space="0" w:color="auto"/>
        <w:left w:val="none" w:sz="0" w:space="0" w:color="auto"/>
        <w:bottom w:val="none" w:sz="0" w:space="0" w:color="auto"/>
        <w:right w:val="none" w:sz="0" w:space="0" w:color="auto"/>
      </w:divBdr>
    </w:div>
    <w:div w:id="867910006">
      <w:bodyDiv w:val="1"/>
      <w:marLeft w:val="0"/>
      <w:marRight w:val="0"/>
      <w:marTop w:val="0"/>
      <w:marBottom w:val="0"/>
      <w:divBdr>
        <w:top w:val="none" w:sz="0" w:space="0" w:color="auto"/>
        <w:left w:val="none" w:sz="0" w:space="0" w:color="auto"/>
        <w:bottom w:val="none" w:sz="0" w:space="0" w:color="auto"/>
        <w:right w:val="none" w:sz="0" w:space="0" w:color="auto"/>
      </w:divBdr>
    </w:div>
    <w:div w:id="868227035">
      <w:bodyDiv w:val="1"/>
      <w:marLeft w:val="0"/>
      <w:marRight w:val="0"/>
      <w:marTop w:val="0"/>
      <w:marBottom w:val="0"/>
      <w:divBdr>
        <w:top w:val="none" w:sz="0" w:space="0" w:color="auto"/>
        <w:left w:val="none" w:sz="0" w:space="0" w:color="auto"/>
        <w:bottom w:val="none" w:sz="0" w:space="0" w:color="auto"/>
        <w:right w:val="none" w:sz="0" w:space="0" w:color="auto"/>
      </w:divBdr>
    </w:div>
    <w:div w:id="868444897">
      <w:bodyDiv w:val="1"/>
      <w:marLeft w:val="0"/>
      <w:marRight w:val="0"/>
      <w:marTop w:val="0"/>
      <w:marBottom w:val="0"/>
      <w:divBdr>
        <w:top w:val="none" w:sz="0" w:space="0" w:color="auto"/>
        <w:left w:val="none" w:sz="0" w:space="0" w:color="auto"/>
        <w:bottom w:val="none" w:sz="0" w:space="0" w:color="auto"/>
        <w:right w:val="none" w:sz="0" w:space="0" w:color="auto"/>
      </w:divBdr>
    </w:div>
    <w:div w:id="868445019">
      <w:bodyDiv w:val="1"/>
      <w:marLeft w:val="0"/>
      <w:marRight w:val="0"/>
      <w:marTop w:val="0"/>
      <w:marBottom w:val="0"/>
      <w:divBdr>
        <w:top w:val="none" w:sz="0" w:space="0" w:color="auto"/>
        <w:left w:val="none" w:sz="0" w:space="0" w:color="auto"/>
        <w:bottom w:val="none" w:sz="0" w:space="0" w:color="auto"/>
        <w:right w:val="none" w:sz="0" w:space="0" w:color="auto"/>
      </w:divBdr>
    </w:div>
    <w:div w:id="868562938">
      <w:bodyDiv w:val="1"/>
      <w:marLeft w:val="0"/>
      <w:marRight w:val="0"/>
      <w:marTop w:val="0"/>
      <w:marBottom w:val="0"/>
      <w:divBdr>
        <w:top w:val="none" w:sz="0" w:space="0" w:color="auto"/>
        <w:left w:val="none" w:sz="0" w:space="0" w:color="auto"/>
        <w:bottom w:val="none" w:sz="0" w:space="0" w:color="auto"/>
        <w:right w:val="none" w:sz="0" w:space="0" w:color="auto"/>
      </w:divBdr>
    </w:div>
    <w:div w:id="868564858">
      <w:bodyDiv w:val="1"/>
      <w:marLeft w:val="0"/>
      <w:marRight w:val="0"/>
      <w:marTop w:val="0"/>
      <w:marBottom w:val="0"/>
      <w:divBdr>
        <w:top w:val="none" w:sz="0" w:space="0" w:color="auto"/>
        <w:left w:val="none" w:sz="0" w:space="0" w:color="auto"/>
        <w:bottom w:val="none" w:sz="0" w:space="0" w:color="auto"/>
        <w:right w:val="none" w:sz="0" w:space="0" w:color="auto"/>
      </w:divBdr>
    </w:div>
    <w:div w:id="868570934">
      <w:bodyDiv w:val="1"/>
      <w:marLeft w:val="0"/>
      <w:marRight w:val="0"/>
      <w:marTop w:val="0"/>
      <w:marBottom w:val="0"/>
      <w:divBdr>
        <w:top w:val="none" w:sz="0" w:space="0" w:color="auto"/>
        <w:left w:val="none" w:sz="0" w:space="0" w:color="auto"/>
        <w:bottom w:val="none" w:sz="0" w:space="0" w:color="auto"/>
        <w:right w:val="none" w:sz="0" w:space="0" w:color="auto"/>
      </w:divBdr>
    </w:div>
    <w:div w:id="868642944">
      <w:bodyDiv w:val="1"/>
      <w:marLeft w:val="0"/>
      <w:marRight w:val="0"/>
      <w:marTop w:val="0"/>
      <w:marBottom w:val="0"/>
      <w:divBdr>
        <w:top w:val="none" w:sz="0" w:space="0" w:color="auto"/>
        <w:left w:val="none" w:sz="0" w:space="0" w:color="auto"/>
        <w:bottom w:val="none" w:sz="0" w:space="0" w:color="auto"/>
        <w:right w:val="none" w:sz="0" w:space="0" w:color="auto"/>
      </w:divBdr>
    </w:div>
    <w:div w:id="868689580">
      <w:bodyDiv w:val="1"/>
      <w:marLeft w:val="0"/>
      <w:marRight w:val="0"/>
      <w:marTop w:val="0"/>
      <w:marBottom w:val="0"/>
      <w:divBdr>
        <w:top w:val="none" w:sz="0" w:space="0" w:color="auto"/>
        <w:left w:val="none" w:sz="0" w:space="0" w:color="auto"/>
        <w:bottom w:val="none" w:sz="0" w:space="0" w:color="auto"/>
        <w:right w:val="none" w:sz="0" w:space="0" w:color="auto"/>
      </w:divBdr>
    </w:div>
    <w:div w:id="868832189">
      <w:bodyDiv w:val="1"/>
      <w:marLeft w:val="0"/>
      <w:marRight w:val="0"/>
      <w:marTop w:val="0"/>
      <w:marBottom w:val="0"/>
      <w:divBdr>
        <w:top w:val="none" w:sz="0" w:space="0" w:color="auto"/>
        <w:left w:val="none" w:sz="0" w:space="0" w:color="auto"/>
        <w:bottom w:val="none" w:sz="0" w:space="0" w:color="auto"/>
        <w:right w:val="none" w:sz="0" w:space="0" w:color="auto"/>
      </w:divBdr>
    </w:div>
    <w:div w:id="868955819">
      <w:bodyDiv w:val="1"/>
      <w:marLeft w:val="0"/>
      <w:marRight w:val="0"/>
      <w:marTop w:val="0"/>
      <w:marBottom w:val="0"/>
      <w:divBdr>
        <w:top w:val="none" w:sz="0" w:space="0" w:color="auto"/>
        <w:left w:val="none" w:sz="0" w:space="0" w:color="auto"/>
        <w:bottom w:val="none" w:sz="0" w:space="0" w:color="auto"/>
        <w:right w:val="none" w:sz="0" w:space="0" w:color="auto"/>
      </w:divBdr>
    </w:div>
    <w:div w:id="869028396">
      <w:bodyDiv w:val="1"/>
      <w:marLeft w:val="0"/>
      <w:marRight w:val="0"/>
      <w:marTop w:val="0"/>
      <w:marBottom w:val="0"/>
      <w:divBdr>
        <w:top w:val="none" w:sz="0" w:space="0" w:color="auto"/>
        <w:left w:val="none" w:sz="0" w:space="0" w:color="auto"/>
        <w:bottom w:val="none" w:sz="0" w:space="0" w:color="auto"/>
        <w:right w:val="none" w:sz="0" w:space="0" w:color="auto"/>
      </w:divBdr>
    </w:div>
    <w:div w:id="869029934">
      <w:bodyDiv w:val="1"/>
      <w:marLeft w:val="0"/>
      <w:marRight w:val="0"/>
      <w:marTop w:val="0"/>
      <w:marBottom w:val="0"/>
      <w:divBdr>
        <w:top w:val="none" w:sz="0" w:space="0" w:color="auto"/>
        <w:left w:val="none" w:sz="0" w:space="0" w:color="auto"/>
        <w:bottom w:val="none" w:sz="0" w:space="0" w:color="auto"/>
        <w:right w:val="none" w:sz="0" w:space="0" w:color="auto"/>
      </w:divBdr>
    </w:div>
    <w:div w:id="869103135">
      <w:bodyDiv w:val="1"/>
      <w:marLeft w:val="0"/>
      <w:marRight w:val="0"/>
      <w:marTop w:val="0"/>
      <w:marBottom w:val="0"/>
      <w:divBdr>
        <w:top w:val="none" w:sz="0" w:space="0" w:color="auto"/>
        <w:left w:val="none" w:sz="0" w:space="0" w:color="auto"/>
        <w:bottom w:val="none" w:sz="0" w:space="0" w:color="auto"/>
        <w:right w:val="none" w:sz="0" w:space="0" w:color="auto"/>
      </w:divBdr>
    </w:div>
    <w:div w:id="869104294">
      <w:bodyDiv w:val="1"/>
      <w:marLeft w:val="0"/>
      <w:marRight w:val="0"/>
      <w:marTop w:val="0"/>
      <w:marBottom w:val="0"/>
      <w:divBdr>
        <w:top w:val="none" w:sz="0" w:space="0" w:color="auto"/>
        <w:left w:val="none" w:sz="0" w:space="0" w:color="auto"/>
        <w:bottom w:val="none" w:sz="0" w:space="0" w:color="auto"/>
        <w:right w:val="none" w:sz="0" w:space="0" w:color="auto"/>
      </w:divBdr>
    </w:div>
    <w:div w:id="869218519">
      <w:bodyDiv w:val="1"/>
      <w:marLeft w:val="0"/>
      <w:marRight w:val="0"/>
      <w:marTop w:val="0"/>
      <w:marBottom w:val="0"/>
      <w:divBdr>
        <w:top w:val="none" w:sz="0" w:space="0" w:color="auto"/>
        <w:left w:val="none" w:sz="0" w:space="0" w:color="auto"/>
        <w:bottom w:val="none" w:sz="0" w:space="0" w:color="auto"/>
        <w:right w:val="none" w:sz="0" w:space="0" w:color="auto"/>
      </w:divBdr>
    </w:div>
    <w:div w:id="869491305">
      <w:bodyDiv w:val="1"/>
      <w:marLeft w:val="0"/>
      <w:marRight w:val="0"/>
      <w:marTop w:val="0"/>
      <w:marBottom w:val="0"/>
      <w:divBdr>
        <w:top w:val="none" w:sz="0" w:space="0" w:color="auto"/>
        <w:left w:val="none" w:sz="0" w:space="0" w:color="auto"/>
        <w:bottom w:val="none" w:sz="0" w:space="0" w:color="auto"/>
        <w:right w:val="none" w:sz="0" w:space="0" w:color="auto"/>
      </w:divBdr>
    </w:div>
    <w:div w:id="869608980">
      <w:bodyDiv w:val="1"/>
      <w:marLeft w:val="0"/>
      <w:marRight w:val="0"/>
      <w:marTop w:val="0"/>
      <w:marBottom w:val="0"/>
      <w:divBdr>
        <w:top w:val="none" w:sz="0" w:space="0" w:color="auto"/>
        <w:left w:val="none" w:sz="0" w:space="0" w:color="auto"/>
        <w:bottom w:val="none" w:sz="0" w:space="0" w:color="auto"/>
        <w:right w:val="none" w:sz="0" w:space="0" w:color="auto"/>
      </w:divBdr>
    </w:div>
    <w:div w:id="869681959">
      <w:bodyDiv w:val="1"/>
      <w:marLeft w:val="0"/>
      <w:marRight w:val="0"/>
      <w:marTop w:val="0"/>
      <w:marBottom w:val="0"/>
      <w:divBdr>
        <w:top w:val="none" w:sz="0" w:space="0" w:color="auto"/>
        <w:left w:val="none" w:sz="0" w:space="0" w:color="auto"/>
        <w:bottom w:val="none" w:sz="0" w:space="0" w:color="auto"/>
        <w:right w:val="none" w:sz="0" w:space="0" w:color="auto"/>
      </w:divBdr>
    </w:div>
    <w:div w:id="869729120">
      <w:bodyDiv w:val="1"/>
      <w:marLeft w:val="0"/>
      <w:marRight w:val="0"/>
      <w:marTop w:val="0"/>
      <w:marBottom w:val="0"/>
      <w:divBdr>
        <w:top w:val="none" w:sz="0" w:space="0" w:color="auto"/>
        <w:left w:val="none" w:sz="0" w:space="0" w:color="auto"/>
        <w:bottom w:val="none" w:sz="0" w:space="0" w:color="auto"/>
        <w:right w:val="none" w:sz="0" w:space="0" w:color="auto"/>
      </w:divBdr>
    </w:div>
    <w:div w:id="870188370">
      <w:bodyDiv w:val="1"/>
      <w:marLeft w:val="0"/>
      <w:marRight w:val="0"/>
      <w:marTop w:val="0"/>
      <w:marBottom w:val="0"/>
      <w:divBdr>
        <w:top w:val="none" w:sz="0" w:space="0" w:color="auto"/>
        <w:left w:val="none" w:sz="0" w:space="0" w:color="auto"/>
        <w:bottom w:val="none" w:sz="0" w:space="0" w:color="auto"/>
        <w:right w:val="none" w:sz="0" w:space="0" w:color="auto"/>
      </w:divBdr>
    </w:div>
    <w:div w:id="870337822">
      <w:bodyDiv w:val="1"/>
      <w:marLeft w:val="0"/>
      <w:marRight w:val="0"/>
      <w:marTop w:val="0"/>
      <w:marBottom w:val="0"/>
      <w:divBdr>
        <w:top w:val="none" w:sz="0" w:space="0" w:color="auto"/>
        <w:left w:val="none" w:sz="0" w:space="0" w:color="auto"/>
        <w:bottom w:val="none" w:sz="0" w:space="0" w:color="auto"/>
        <w:right w:val="none" w:sz="0" w:space="0" w:color="auto"/>
      </w:divBdr>
    </w:div>
    <w:div w:id="870532626">
      <w:bodyDiv w:val="1"/>
      <w:marLeft w:val="0"/>
      <w:marRight w:val="0"/>
      <w:marTop w:val="0"/>
      <w:marBottom w:val="0"/>
      <w:divBdr>
        <w:top w:val="none" w:sz="0" w:space="0" w:color="auto"/>
        <w:left w:val="none" w:sz="0" w:space="0" w:color="auto"/>
        <w:bottom w:val="none" w:sz="0" w:space="0" w:color="auto"/>
        <w:right w:val="none" w:sz="0" w:space="0" w:color="auto"/>
      </w:divBdr>
    </w:div>
    <w:div w:id="870727999">
      <w:bodyDiv w:val="1"/>
      <w:marLeft w:val="0"/>
      <w:marRight w:val="0"/>
      <w:marTop w:val="0"/>
      <w:marBottom w:val="0"/>
      <w:divBdr>
        <w:top w:val="none" w:sz="0" w:space="0" w:color="auto"/>
        <w:left w:val="none" w:sz="0" w:space="0" w:color="auto"/>
        <w:bottom w:val="none" w:sz="0" w:space="0" w:color="auto"/>
        <w:right w:val="none" w:sz="0" w:space="0" w:color="auto"/>
      </w:divBdr>
    </w:div>
    <w:div w:id="870803532">
      <w:bodyDiv w:val="1"/>
      <w:marLeft w:val="0"/>
      <w:marRight w:val="0"/>
      <w:marTop w:val="0"/>
      <w:marBottom w:val="0"/>
      <w:divBdr>
        <w:top w:val="none" w:sz="0" w:space="0" w:color="auto"/>
        <w:left w:val="none" w:sz="0" w:space="0" w:color="auto"/>
        <w:bottom w:val="none" w:sz="0" w:space="0" w:color="auto"/>
        <w:right w:val="none" w:sz="0" w:space="0" w:color="auto"/>
      </w:divBdr>
    </w:div>
    <w:div w:id="870916668">
      <w:bodyDiv w:val="1"/>
      <w:marLeft w:val="0"/>
      <w:marRight w:val="0"/>
      <w:marTop w:val="0"/>
      <w:marBottom w:val="0"/>
      <w:divBdr>
        <w:top w:val="none" w:sz="0" w:space="0" w:color="auto"/>
        <w:left w:val="none" w:sz="0" w:space="0" w:color="auto"/>
        <w:bottom w:val="none" w:sz="0" w:space="0" w:color="auto"/>
        <w:right w:val="none" w:sz="0" w:space="0" w:color="auto"/>
      </w:divBdr>
    </w:div>
    <w:div w:id="871310995">
      <w:bodyDiv w:val="1"/>
      <w:marLeft w:val="0"/>
      <w:marRight w:val="0"/>
      <w:marTop w:val="0"/>
      <w:marBottom w:val="0"/>
      <w:divBdr>
        <w:top w:val="none" w:sz="0" w:space="0" w:color="auto"/>
        <w:left w:val="none" w:sz="0" w:space="0" w:color="auto"/>
        <w:bottom w:val="none" w:sz="0" w:space="0" w:color="auto"/>
        <w:right w:val="none" w:sz="0" w:space="0" w:color="auto"/>
      </w:divBdr>
    </w:div>
    <w:div w:id="871460224">
      <w:bodyDiv w:val="1"/>
      <w:marLeft w:val="0"/>
      <w:marRight w:val="0"/>
      <w:marTop w:val="0"/>
      <w:marBottom w:val="0"/>
      <w:divBdr>
        <w:top w:val="none" w:sz="0" w:space="0" w:color="auto"/>
        <w:left w:val="none" w:sz="0" w:space="0" w:color="auto"/>
        <w:bottom w:val="none" w:sz="0" w:space="0" w:color="auto"/>
        <w:right w:val="none" w:sz="0" w:space="0" w:color="auto"/>
      </w:divBdr>
    </w:div>
    <w:div w:id="871572441">
      <w:bodyDiv w:val="1"/>
      <w:marLeft w:val="0"/>
      <w:marRight w:val="0"/>
      <w:marTop w:val="0"/>
      <w:marBottom w:val="0"/>
      <w:divBdr>
        <w:top w:val="none" w:sz="0" w:space="0" w:color="auto"/>
        <w:left w:val="none" w:sz="0" w:space="0" w:color="auto"/>
        <w:bottom w:val="none" w:sz="0" w:space="0" w:color="auto"/>
        <w:right w:val="none" w:sz="0" w:space="0" w:color="auto"/>
      </w:divBdr>
    </w:div>
    <w:div w:id="871763899">
      <w:bodyDiv w:val="1"/>
      <w:marLeft w:val="0"/>
      <w:marRight w:val="0"/>
      <w:marTop w:val="0"/>
      <w:marBottom w:val="0"/>
      <w:divBdr>
        <w:top w:val="none" w:sz="0" w:space="0" w:color="auto"/>
        <w:left w:val="none" w:sz="0" w:space="0" w:color="auto"/>
        <w:bottom w:val="none" w:sz="0" w:space="0" w:color="auto"/>
        <w:right w:val="none" w:sz="0" w:space="0" w:color="auto"/>
      </w:divBdr>
    </w:div>
    <w:div w:id="872033075">
      <w:bodyDiv w:val="1"/>
      <w:marLeft w:val="0"/>
      <w:marRight w:val="0"/>
      <w:marTop w:val="0"/>
      <w:marBottom w:val="0"/>
      <w:divBdr>
        <w:top w:val="none" w:sz="0" w:space="0" w:color="auto"/>
        <w:left w:val="none" w:sz="0" w:space="0" w:color="auto"/>
        <w:bottom w:val="none" w:sz="0" w:space="0" w:color="auto"/>
        <w:right w:val="none" w:sz="0" w:space="0" w:color="auto"/>
      </w:divBdr>
    </w:div>
    <w:div w:id="872153287">
      <w:bodyDiv w:val="1"/>
      <w:marLeft w:val="0"/>
      <w:marRight w:val="0"/>
      <w:marTop w:val="0"/>
      <w:marBottom w:val="0"/>
      <w:divBdr>
        <w:top w:val="none" w:sz="0" w:space="0" w:color="auto"/>
        <w:left w:val="none" w:sz="0" w:space="0" w:color="auto"/>
        <w:bottom w:val="none" w:sz="0" w:space="0" w:color="auto"/>
        <w:right w:val="none" w:sz="0" w:space="0" w:color="auto"/>
      </w:divBdr>
    </w:div>
    <w:div w:id="872185631">
      <w:bodyDiv w:val="1"/>
      <w:marLeft w:val="0"/>
      <w:marRight w:val="0"/>
      <w:marTop w:val="0"/>
      <w:marBottom w:val="0"/>
      <w:divBdr>
        <w:top w:val="none" w:sz="0" w:space="0" w:color="auto"/>
        <w:left w:val="none" w:sz="0" w:space="0" w:color="auto"/>
        <w:bottom w:val="none" w:sz="0" w:space="0" w:color="auto"/>
        <w:right w:val="none" w:sz="0" w:space="0" w:color="auto"/>
      </w:divBdr>
    </w:div>
    <w:div w:id="872302848">
      <w:bodyDiv w:val="1"/>
      <w:marLeft w:val="0"/>
      <w:marRight w:val="0"/>
      <w:marTop w:val="0"/>
      <w:marBottom w:val="0"/>
      <w:divBdr>
        <w:top w:val="none" w:sz="0" w:space="0" w:color="auto"/>
        <w:left w:val="none" w:sz="0" w:space="0" w:color="auto"/>
        <w:bottom w:val="none" w:sz="0" w:space="0" w:color="auto"/>
        <w:right w:val="none" w:sz="0" w:space="0" w:color="auto"/>
      </w:divBdr>
    </w:div>
    <w:div w:id="872350470">
      <w:bodyDiv w:val="1"/>
      <w:marLeft w:val="0"/>
      <w:marRight w:val="0"/>
      <w:marTop w:val="0"/>
      <w:marBottom w:val="0"/>
      <w:divBdr>
        <w:top w:val="none" w:sz="0" w:space="0" w:color="auto"/>
        <w:left w:val="none" w:sz="0" w:space="0" w:color="auto"/>
        <w:bottom w:val="none" w:sz="0" w:space="0" w:color="auto"/>
        <w:right w:val="none" w:sz="0" w:space="0" w:color="auto"/>
      </w:divBdr>
    </w:div>
    <w:div w:id="872497940">
      <w:bodyDiv w:val="1"/>
      <w:marLeft w:val="0"/>
      <w:marRight w:val="0"/>
      <w:marTop w:val="0"/>
      <w:marBottom w:val="0"/>
      <w:divBdr>
        <w:top w:val="none" w:sz="0" w:space="0" w:color="auto"/>
        <w:left w:val="none" w:sz="0" w:space="0" w:color="auto"/>
        <w:bottom w:val="none" w:sz="0" w:space="0" w:color="auto"/>
        <w:right w:val="none" w:sz="0" w:space="0" w:color="auto"/>
      </w:divBdr>
    </w:div>
    <w:div w:id="872614257">
      <w:bodyDiv w:val="1"/>
      <w:marLeft w:val="0"/>
      <w:marRight w:val="0"/>
      <w:marTop w:val="0"/>
      <w:marBottom w:val="0"/>
      <w:divBdr>
        <w:top w:val="none" w:sz="0" w:space="0" w:color="auto"/>
        <w:left w:val="none" w:sz="0" w:space="0" w:color="auto"/>
        <w:bottom w:val="none" w:sz="0" w:space="0" w:color="auto"/>
        <w:right w:val="none" w:sz="0" w:space="0" w:color="auto"/>
      </w:divBdr>
    </w:div>
    <w:div w:id="873081776">
      <w:bodyDiv w:val="1"/>
      <w:marLeft w:val="0"/>
      <w:marRight w:val="0"/>
      <w:marTop w:val="0"/>
      <w:marBottom w:val="0"/>
      <w:divBdr>
        <w:top w:val="none" w:sz="0" w:space="0" w:color="auto"/>
        <w:left w:val="none" w:sz="0" w:space="0" w:color="auto"/>
        <w:bottom w:val="none" w:sz="0" w:space="0" w:color="auto"/>
        <w:right w:val="none" w:sz="0" w:space="0" w:color="auto"/>
      </w:divBdr>
    </w:div>
    <w:div w:id="873150542">
      <w:bodyDiv w:val="1"/>
      <w:marLeft w:val="0"/>
      <w:marRight w:val="0"/>
      <w:marTop w:val="0"/>
      <w:marBottom w:val="0"/>
      <w:divBdr>
        <w:top w:val="none" w:sz="0" w:space="0" w:color="auto"/>
        <w:left w:val="none" w:sz="0" w:space="0" w:color="auto"/>
        <w:bottom w:val="none" w:sz="0" w:space="0" w:color="auto"/>
        <w:right w:val="none" w:sz="0" w:space="0" w:color="auto"/>
      </w:divBdr>
    </w:div>
    <w:div w:id="873273726">
      <w:bodyDiv w:val="1"/>
      <w:marLeft w:val="0"/>
      <w:marRight w:val="0"/>
      <w:marTop w:val="0"/>
      <w:marBottom w:val="0"/>
      <w:divBdr>
        <w:top w:val="none" w:sz="0" w:space="0" w:color="auto"/>
        <w:left w:val="none" w:sz="0" w:space="0" w:color="auto"/>
        <w:bottom w:val="none" w:sz="0" w:space="0" w:color="auto"/>
        <w:right w:val="none" w:sz="0" w:space="0" w:color="auto"/>
      </w:divBdr>
    </w:div>
    <w:div w:id="873348402">
      <w:bodyDiv w:val="1"/>
      <w:marLeft w:val="0"/>
      <w:marRight w:val="0"/>
      <w:marTop w:val="0"/>
      <w:marBottom w:val="0"/>
      <w:divBdr>
        <w:top w:val="none" w:sz="0" w:space="0" w:color="auto"/>
        <w:left w:val="none" w:sz="0" w:space="0" w:color="auto"/>
        <w:bottom w:val="none" w:sz="0" w:space="0" w:color="auto"/>
        <w:right w:val="none" w:sz="0" w:space="0" w:color="auto"/>
      </w:divBdr>
    </w:div>
    <w:div w:id="873615925">
      <w:bodyDiv w:val="1"/>
      <w:marLeft w:val="0"/>
      <w:marRight w:val="0"/>
      <w:marTop w:val="0"/>
      <w:marBottom w:val="0"/>
      <w:divBdr>
        <w:top w:val="none" w:sz="0" w:space="0" w:color="auto"/>
        <w:left w:val="none" w:sz="0" w:space="0" w:color="auto"/>
        <w:bottom w:val="none" w:sz="0" w:space="0" w:color="auto"/>
        <w:right w:val="none" w:sz="0" w:space="0" w:color="auto"/>
      </w:divBdr>
    </w:div>
    <w:div w:id="873805584">
      <w:bodyDiv w:val="1"/>
      <w:marLeft w:val="0"/>
      <w:marRight w:val="0"/>
      <w:marTop w:val="0"/>
      <w:marBottom w:val="0"/>
      <w:divBdr>
        <w:top w:val="none" w:sz="0" w:space="0" w:color="auto"/>
        <w:left w:val="none" w:sz="0" w:space="0" w:color="auto"/>
        <w:bottom w:val="none" w:sz="0" w:space="0" w:color="auto"/>
        <w:right w:val="none" w:sz="0" w:space="0" w:color="auto"/>
      </w:divBdr>
    </w:div>
    <w:div w:id="873885274">
      <w:bodyDiv w:val="1"/>
      <w:marLeft w:val="0"/>
      <w:marRight w:val="0"/>
      <w:marTop w:val="0"/>
      <w:marBottom w:val="0"/>
      <w:divBdr>
        <w:top w:val="none" w:sz="0" w:space="0" w:color="auto"/>
        <w:left w:val="none" w:sz="0" w:space="0" w:color="auto"/>
        <w:bottom w:val="none" w:sz="0" w:space="0" w:color="auto"/>
        <w:right w:val="none" w:sz="0" w:space="0" w:color="auto"/>
      </w:divBdr>
    </w:div>
    <w:div w:id="874005071">
      <w:bodyDiv w:val="1"/>
      <w:marLeft w:val="0"/>
      <w:marRight w:val="0"/>
      <w:marTop w:val="0"/>
      <w:marBottom w:val="0"/>
      <w:divBdr>
        <w:top w:val="none" w:sz="0" w:space="0" w:color="auto"/>
        <w:left w:val="none" w:sz="0" w:space="0" w:color="auto"/>
        <w:bottom w:val="none" w:sz="0" w:space="0" w:color="auto"/>
        <w:right w:val="none" w:sz="0" w:space="0" w:color="auto"/>
      </w:divBdr>
    </w:div>
    <w:div w:id="874076146">
      <w:bodyDiv w:val="1"/>
      <w:marLeft w:val="0"/>
      <w:marRight w:val="0"/>
      <w:marTop w:val="0"/>
      <w:marBottom w:val="0"/>
      <w:divBdr>
        <w:top w:val="none" w:sz="0" w:space="0" w:color="auto"/>
        <w:left w:val="none" w:sz="0" w:space="0" w:color="auto"/>
        <w:bottom w:val="none" w:sz="0" w:space="0" w:color="auto"/>
        <w:right w:val="none" w:sz="0" w:space="0" w:color="auto"/>
      </w:divBdr>
    </w:div>
    <w:div w:id="874125457">
      <w:bodyDiv w:val="1"/>
      <w:marLeft w:val="0"/>
      <w:marRight w:val="0"/>
      <w:marTop w:val="0"/>
      <w:marBottom w:val="0"/>
      <w:divBdr>
        <w:top w:val="none" w:sz="0" w:space="0" w:color="auto"/>
        <w:left w:val="none" w:sz="0" w:space="0" w:color="auto"/>
        <w:bottom w:val="none" w:sz="0" w:space="0" w:color="auto"/>
        <w:right w:val="none" w:sz="0" w:space="0" w:color="auto"/>
      </w:divBdr>
    </w:div>
    <w:div w:id="874191927">
      <w:bodyDiv w:val="1"/>
      <w:marLeft w:val="0"/>
      <w:marRight w:val="0"/>
      <w:marTop w:val="0"/>
      <w:marBottom w:val="0"/>
      <w:divBdr>
        <w:top w:val="none" w:sz="0" w:space="0" w:color="auto"/>
        <w:left w:val="none" w:sz="0" w:space="0" w:color="auto"/>
        <w:bottom w:val="none" w:sz="0" w:space="0" w:color="auto"/>
        <w:right w:val="none" w:sz="0" w:space="0" w:color="auto"/>
      </w:divBdr>
    </w:div>
    <w:div w:id="874386675">
      <w:bodyDiv w:val="1"/>
      <w:marLeft w:val="0"/>
      <w:marRight w:val="0"/>
      <w:marTop w:val="0"/>
      <w:marBottom w:val="0"/>
      <w:divBdr>
        <w:top w:val="none" w:sz="0" w:space="0" w:color="auto"/>
        <w:left w:val="none" w:sz="0" w:space="0" w:color="auto"/>
        <w:bottom w:val="none" w:sz="0" w:space="0" w:color="auto"/>
        <w:right w:val="none" w:sz="0" w:space="0" w:color="auto"/>
      </w:divBdr>
    </w:div>
    <w:div w:id="874387940">
      <w:bodyDiv w:val="1"/>
      <w:marLeft w:val="0"/>
      <w:marRight w:val="0"/>
      <w:marTop w:val="0"/>
      <w:marBottom w:val="0"/>
      <w:divBdr>
        <w:top w:val="none" w:sz="0" w:space="0" w:color="auto"/>
        <w:left w:val="none" w:sz="0" w:space="0" w:color="auto"/>
        <w:bottom w:val="none" w:sz="0" w:space="0" w:color="auto"/>
        <w:right w:val="none" w:sz="0" w:space="0" w:color="auto"/>
      </w:divBdr>
    </w:div>
    <w:div w:id="874542100">
      <w:bodyDiv w:val="1"/>
      <w:marLeft w:val="0"/>
      <w:marRight w:val="0"/>
      <w:marTop w:val="0"/>
      <w:marBottom w:val="0"/>
      <w:divBdr>
        <w:top w:val="none" w:sz="0" w:space="0" w:color="auto"/>
        <w:left w:val="none" w:sz="0" w:space="0" w:color="auto"/>
        <w:bottom w:val="none" w:sz="0" w:space="0" w:color="auto"/>
        <w:right w:val="none" w:sz="0" w:space="0" w:color="auto"/>
      </w:divBdr>
    </w:div>
    <w:div w:id="874543901">
      <w:bodyDiv w:val="1"/>
      <w:marLeft w:val="0"/>
      <w:marRight w:val="0"/>
      <w:marTop w:val="0"/>
      <w:marBottom w:val="0"/>
      <w:divBdr>
        <w:top w:val="none" w:sz="0" w:space="0" w:color="auto"/>
        <w:left w:val="none" w:sz="0" w:space="0" w:color="auto"/>
        <w:bottom w:val="none" w:sz="0" w:space="0" w:color="auto"/>
        <w:right w:val="none" w:sz="0" w:space="0" w:color="auto"/>
      </w:divBdr>
    </w:div>
    <w:div w:id="875003308">
      <w:bodyDiv w:val="1"/>
      <w:marLeft w:val="0"/>
      <w:marRight w:val="0"/>
      <w:marTop w:val="0"/>
      <w:marBottom w:val="0"/>
      <w:divBdr>
        <w:top w:val="none" w:sz="0" w:space="0" w:color="auto"/>
        <w:left w:val="none" w:sz="0" w:space="0" w:color="auto"/>
        <w:bottom w:val="none" w:sz="0" w:space="0" w:color="auto"/>
        <w:right w:val="none" w:sz="0" w:space="0" w:color="auto"/>
      </w:divBdr>
    </w:div>
    <w:div w:id="875393216">
      <w:bodyDiv w:val="1"/>
      <w:marLeft w:val="0"/>
      <w:marRight w:val="0"/>
      <w:marTop w:val="0"/>
      <w:marBottom w:val="0"/>
      <w:divBdr>
        <w:top w:val="none" w:sz="0" w:space="0" w:color="auto"/>
        <w:left w:val="none" w:sz="0" w:space="0" w:color="auto"/>
        <w:bottom w:val="none" w:sz="0" w:space="0" w:color="auto"/>
        <w:right w:val="none" w:sz="0" w:space="0" w:color="auto"/>
      </w:divBdr>
    </w:div>
    <w:div w:id="875658841">
      <w:bodyDiv w:val="1"/>
      <w:marLeft w:val="0"/>
      <w:marRight w:val="0"/>
      <w:marTop w:val="0"/>
      <w:marBottom w:val="0"/>
      <w:divBdr>
        <w:top w:val="none" w:sz="0" w:space="0" w:color="auto"/>
        <w:left w:val="none" w:sz="0" w:space="0" w:color="auto"/>
        <w:bottom w:val="none" w:sz="0" w:space="0" w:color="auto"/>
        <w:right w:val="none" w:sz="0" w:space="0" w:color="auto"/>
      </w:divBdr>
    </w:div>
    <w:div w:id="875700566">
      <w:bodyDiv w:val="1"/>
      <w:marLeft w:val="0"/>
      <w:marRight w:val="0"/>
      <w:marTop w:val="0"/>
      <w:marBottom w:val="0"/>
      <w:divBdr>
        <w:top w:val="none" w:sz="0" w:space="0" w:color="auto"/>
        <w:left w:val="none" w:sz="0" w:space="0" w:color="auto"/>
        <w:bottom w:val="none" w:sz="0" w:space="0" w:color="auto"/>
        <w:right w:val="none" w:sz="0" w:space="0" w:color="auto"/>
      </w:divBdr>
    </w:div>
    <w:div w:id="875889259">
      <w:bodyDiv w:val="1"/>
      <w:marLeft w:val="0"/>
      <w:marRight w:val="0"/>
      <w:marTop w:val="0"/>
      <w:marBottom w:val="0"/>
      <w:divBdr>
        <w:top w:val="none" w:sz="0" w:space="0" w:color="auto"/>
        <w:left w:val="none" w:sz="0" w:space="0" w:color="auto"/>
        <w:bottom w:val="none" w:sz="0" w:space="0" w:color="auto"/>
        <w:right w:val="none" w:sz="0" w:space="0" w:color="auto"/>
      </w:divBdr>
    </w:div>
    <w:div w:id="875894425">
      <w:bodyDiv w:val="1"/>
      <w:marLeft w:val="0"/>
      <w:marRight w:val="0"/>
      <w:marTop w:val="0"/>
      <w:marBottom w:val="0"/>
      <w:divBdr>
        <w:top w:val="none" w:sz="0" w:space="0" w:color="auto"/>
        <w:left w:val="none" w:sz="0" w:space="0" w:color="auto"/>
        <w:bottom w:val="none" w:sz="0" w:space="0" w:color="auto"/>
        <w:right w:val="none" w:sz="0" w:space="0" w:color="auto"/>
      </w:divBdr>
    </w:div>
    <w:div w:id="876091039">
      <w:bodyDiv w:val="1"/>
      <w:marLeft w:val="0"/>
      <w:marRight w:val="0"/>
      <w:marTop w:val="0"/>
      <w:marBottom w:val="0"/>
      <w:divBdr>
        <w:top w:val="none" w:sz="0" w:space="0" w:color="auto"/>
        <w:left w:val="none" w:sz="0" w:space="0" w:color="auto"/>
        <w:bottom w:val="none" w:sz="0" w:space="0" w:color="auto"/>
        <w:right w:val="none" w:sz="0" w:space="0" w:color="auto"/>
      </w:divBdr>
    </w:div>
    <w:div w:id="876160905">
      <w:bodyDiv w:val="1"/>
      <w:marLeft w:val="0"/>
      <w:marRight w:val="0"/>
      <w:marTop w:val="0"/>
      <w:marBottom w:val="0"/>
      <w:divBdr>
        <w:top w:val="none" w:sz="0" w:space="0" w:color="auto"/>
        <w:left w:val="none" w:sz="0" w:space="0" w:color="auto"/>
        <w:bottom w:val="none" w:sz="0" w:space="0" w:color="auto"/>
        <w:right w:val="none" w:sz="0" w:space="0" w:color="auto"/>
      </w:divBdr>
    </w:div>
    <w:div w:id="876162869">
      <w:bodyDiv w:val="1"/>
      <w:marLeft w:val="0"/>
      <w:marRight w:val="0"/>
      <w:marTop w:val="0"/>
      <w:marBottom w:val="0"/>
      <w:divBdr>
        <w:top w:val="none" w:sz="0" w:space="0" w:color="auto"/>
        <w:left w:val="none" w:sz="0" w:space="0" w:color="auto"/>
        <w:bottom w:val="none" w:sz="0" w:space="0" w:color="auto"/>
        <w:right w:val="none" w:sz="0" w:space="0" w:color="auto"/>
      </w:divBdr>
    </w:div>
    <w:div w:id="876771870">
      <w:bodyDiv w:val="1"/>
      <w:marLeft w:val="0"/>
      <w:marRight w:val="0"/>
      <w:marTop w:val="0"/>
      <w:marBottom w:val="0"/>
      <w:divBdr>
        <w:top w:val="none" w:sz="0" w:space="0" w:color="auto"/>
        <w:left w:val="none" w:sz="0" w:space="0" w:color="auto"/>
        <w:bottom w:val="none" w:sz="0" w:space="0" w:color="auto"/>
        <w:right w:val="none" w:sz="0" w:space="0" w:color="auto"/>
      </w:divBdr>
    </w:div>
    <w:div w:id="877008801">
      <w:bodyDiv w:val="1"/>
      <w:marLeft w:val="0"/>
      <w:marRight w:val="0"/>
      <w:marTop w:val="0"/>
      <w:marBottom w:val="0"/>
      <w:divBdr>
        <w:top w:val="none" w:sz="0" w:space="0" w:color="auto"/>
        <w:left w:val="none" w:sz="0" w:space="0" w:color="auto"/>
        <w:bottom w:val="none" w:sz="0" w:space="0" w:color="auto"/>
        <w:right w:val="none" w:sz="0" w:space="0" w:color="auto"/>
      </w:divBdr>
    </w:div>
    <w:div w:id="877161709">
      <w:bodyDiv w:val="1"/>
      <w:marLeft w:val="0"/>
      <w:marRight w:val="0"/>
      <w:marTop w:val="0"/>
      <w:marBottom w:val="0"/>
      <w:divBdr>
        <w:top w:val="none" w:sz="0" w:space="0" w:color="auto"/>
        <w:left w:val="none" w:sz="0" w:space="0" w:color="auto"/>
        <w:bottom w:val="none" w:sz="0" w:space="0" w:color="auto"/>
        <w:right w:val="none" w:sz="0" w:space="0" w:color="auto"/>
      </w:divBdr>
    </w:div>
    <w:div w:id="877200137">
      <w:bodyDiv w:val="1"/>
      <w:marLeft w:val="0"/>
      <w:marRight w:val="0"/>
      <w:marTop w:val="0"/>
      <w:marBottom w:val="0"/>
      <w:divBdr>
        <w:top w:val="none" w:sz="0" w:space="0" w:color="auto"/>
        <w:left w:val="none" w:sz="0" w:space="0" w:color="auto"/>
        <w:bottom w:val="none" w:sz="0" w:space="0" w:color="auto"/>
        <w:right w:val="none" w:sz="0" w:space="0" w:color="auto"/>
      </w:divBdr>
    </w:div>
    <w:div w:id="877201590">
      <w:bodyDiv w:val="1"/>
      <w:marLeft w:val="0"/>
      <w:marRight w:val="0"/>
      <w:marTop w:val="0"/>
      <w:marBottom w:val="0"/>
      <w:divBdr>
        <w:top w:val="none" w:sz="0" w:space="0" w:color="auto"/>
        <w:left w:val="none" w:sz="0" w:space="0" w:color="auto"/>
        <w:bottom w:val="none" w:sz="0" w:space="0" w:color="auto"/>
        <w:right w:val="none" w:sz="0" w:space="0" w:color="auto"/>
      </w:divBdr>
    </w:div>
    <w:div w:id="877280680">
      <w:bodyDiv w:val="1"/>
      <w:marLeft w:val="0"/>
      <w:marRight w:val="0"/>
      <w:marTop w:val="0"/>
      <w:marBottom w:val="0"/>
      <w:divBdr>
        <w:top w:val="none" w:sz="0" w:space="0" w:color="auto"/>
        <w:left w:val="none" w:sz="0" w:space="0" w:color="auto"/>
        <w:bottom w:val="none" w:sz="0" w:space="0" w:color="auto"/>
        <w:right w:val="none" w:sz="0" w:space="0" w:color="auto"/>
      </w:divBdr>
    </w:div>
    <w:div w:id="877469539">
      <w:bodyDiv w:val="1"/>
      <w:marLeft w:val="0"/>
      <w:marRight w:val="0"/>
      <w:marTop w:val="0"/>
      <w:marBottom w:val="0"/>
      <w:divBdr>
        <w:top w:val="none" w:sz="0" w:space="0" w:color="auto"/>
        <w:left w:val="none" w:sz="0" w:space="0" w:color="auto"/>
        <w:bottom w:val="none" w:sz="0" w:space="0" w:color="auto"/>
        <w:right w:val="none" w:sz="0" w:space="0" w:color="auto"/>
      </w:divBdr>
    </w:div>
    <w:div w:id="877737835">
      <w:bodyDiv w:val="1"/>
      <w:marLeft w:val="0"/>
      <w:marRight w:val="0"/>
      <w:marTop w:val="0"/>
      <w:marBottom w:val="0"/>
      <w:divBdr>
        <w:top w:val="none" w:sz="0" w:space="0" w:color="auto"/>
        <w:left w:val="none" w:sz="0" w:space="0" w:color="auto"/>
        <w:bottom w:val="none" w:sz="0" w:space="0" w:color="auto"/>
        <w:right w:val="none" w:sz="0" w:space="0" w:color="auto"/>
      </w:divBdr>
    </w:div>
    <w:div w:id="877856779">
      <w:bodyDiv w:val="1"/>
      <w:marLeft w:val="0"/>
      <w:marRight w:val="0"/>
      <w:marTop w:val="0"/>
      <w:marBottom w:val="0"/>
      <w:divBdr>
        <w:top w:val="none" w:sz="0" w:space="0" w:color="auto"/>
        <w:left w:val="none" w:sz="0" w:space="0" w:color="auto"/>
        <w:bottom w:val="none" w:sz="0" w:space="0" w:color="auto"/>
        <w:right w:val="none" w:sz="0" w:space="0" w:color="auto"/>
      </w:divBdr>
    </w:div>
    <w:div w:id="877937009">
      <w:bodyDiv w:val="1"/>
      <w:marLeft w:val="0"/>
      <w:marRight w:val="0"/>
      <w:marTop w:val="0"/>
      <w:marBottom w:val="0"/>
      <w:divBdr>
        <w:top w:val="none" w:sz="0" w:space="0" w:color="auto"/>
        <w:left w:val="none" w:sz="0" w:space="0" w:color="auto"/>
        <w:bottom w:val="none" w:sz="0" w:space="0" w:color="auto"/>
        <w:right w:val="none" w:sz="0" w:space="0" w:color="auto"/>
      </w:divBdr>
    </w:div>
    <w:div w:id="878012861">
      <w:bodyDiv w:val="1"/>
      <w:marLeft w:val="0"/>
      <w:marRight w:val="0"/>
      <w:marTop w:val="0"/>
      <w:marBottom w:val="0"/>
      <w:divBdr>
        <w:top w:val="none" w:sz="0" w:space="0" w:color="auto"/>
        <w:left w:val="none" w:sz="0" w:space="0" w:color="auto"/>
        <w:bottom w:val="none" w:sz="0" w:space="0" w:color="auto"/>
        <w:right w:val="none" w:sz="0" w:space="0" w:color="auto"/>
      </w:divBdr>
    </w:div>
    <w:div w:id="878125598">
      <w:bodyDiv w:val="1"/>
      <w:marLeft w:val="0"/>
      <w:marRight w:val="0"/>
      <w:marTop w:val="0"/>
      <w:marBottom w:val="0"/>
      <w:divBdr>
        <w:top w:val="none" w:sz="0" w:space="0" w:color="auto"/>
        <w:left w:val="none" w:sz="0" w:space="0" w:color="auto"/>
        <w:bottom w:val="none" w:sz="0" w:space="0" w:color="auto"/>
        <w:right w:val="none" w:sz="0" w:space="0" w:color="auto"/>
      </w:divBdr>
    </w:div>
    <w:div w:id="878200158">
      <w:bodyDiv w:val="1"/>
      <w:marLeft w:val="0"/>
      <w:marRight w:val="0"/>
      <w:marTop w:val="0"/>
      <w:marBottom w:val="0"/>
      <w:divBdr>
        <w:top w:val="none" w:sz="0" w:space="0" w:color="auto"/>
        <w:left w:val="none" w:sz="0" w:space="0" w:color="auto"/>
        <w:bottom w:val="none" w:sz="0" w:space="0" w:color="auto"/>
        <w:right w:val="none" w:sz="0" w:space="0" w:color="auto"/>
      </w:divBdr>
    </w:div>
    <w:div w:id="878393548">
      <w:bodyDiv w:val="1"/>
      <w:marLeft w:val="0"/>
      <w:marRight w:val="0"/>
      <w:marTop w:val="0"/>
      <w:marBottom w:val="0"/>
      <w:divBdr>
        <w:top w:val="none" w:sz="0" w:space="0" w:color="auto"/>
        <w:left w:val="none" w:sz="0" w:space="0" w:color="auto"/>
        <w:bottom w:val="none" w:sz="0" w:space="0" w:color="auto"/>
        <w:right w:val="none" w:sz="0" w:space="0" w:color="auto"/>
      </w:divBdr>
    </w:div>
    <w:div w:id="878394099">
      <w:bodyDiv w:val="1"/>
      <w:marLeft w:val="0"/>
      <w:marRight w:val="0"/>
      <w:marTop w:val="0"/>
      <w:marBottom w:val="0"/>
      <w:divBdr>
        <w:top w:val="none" w:sz="0" w:space="0" w:color="auto"/>
        <w:left w:val="none" w:sz="0" w:space="0" w:color="auto"/>
        <w:bottom w:val="none" w:sz="0" w:space="0" w:color="auto"/>
        <w:right w:val="none" w:sz="0" w:space="0" w:color="auto"/>
      </w:divBdr>
    </w:div>
    <w:div w:id="878738653">
      <w:bodyDiv w:val="1"/>
      <w:marLeft w:val="0"/>
      <w:marRight w:val="0"/>
      <w:marTop w:val="0"/>
      <w:marBottom w:val="0"/>
      <w:divBdr>
        <w:top w:val="none" w:sz="0" w:space="0" w:color="auto"/>
        <w:left w:val="none" w:sz="0" w:space="0" w:color="auto"/>
        <w:bottom w:val="none" w:sz="0" w:space="0" w:color="auto"/>
        <w:right w:val="none" w:sz="0" w:space="0" w:color="auto"/>
      </w:divBdr>
    </w:div>
    <w:div w:id="878860031">
      <w:bodyDiv w:val="1"/>
      <w:marLeft w:val="0"/>
      <w:marRight w:val="0"/>
      <w:marTop w:val="0"/>
      <w:marBottom w:val="0"/>
      <w:divBdr>
        <w:top w:val="none" w:sz="0" w:space="0" w:color="auto"/>
        <w:left w:val="none" w:sz="0" w:space="0" w:color="auto"/>
        <w:bottom w:val="none" w:sz="0" w:space="0" w:color="auto"/>
        <w:right w:val="none" w:sz="0" w:space="0" w:color="auto"/>
      </w:divBdr>
    </w:div>
    <w:div w:id="879127555">
      <w:bodyDiv w:val="1"/>
      <w:marLeft w:val="0"/>
      <w:marRight w:val="0"/>
      <w:marTop w:val="0"/>
      <w:marBottom w:val="0"/>
      <w:divBdr>
        <w:top w:val="none" w:sz="0" w:space="0" w:color="auto"/>
        <w:left w:val="none" w:sz="0" w:space="0" w:color="auto"/>
        <w:bottom w:val="none" w:sz="0" w:space="0" w:color="auto"/>
        <w:right w:val="none" w:sz="0" w:space="0" w:color="auto"/>
      </w:divBdr>
    </w:div>
    <w:div w:id="879320757">
      <w:bodyDiv w:val="1"/>
      <w:marLeft w:val="0"/>
      <w:marRight w:val="0"/>
      <w:marTop w:val="0"/>
      <w:marBottom w:val="0"/>
      <w:divBdr>
        <w:top w:val="none" w:sz="0" w:space="0" w:color="auto"/>
        <w:left w:val="none" w:sz="0" w:space="0" w:color="auto"/>
        <w:bottom w:val="none" w:sz="0" w:space="0" w:color="auto"/>
        <w:right w:val="none" w:sz="0" w:space="0" w:color="auto"/>
      </w:divBdr>
    </w:div>
    <w:div w:id="879591335">
      <w:bodyDiv w:val="1"/>
      <w:marLeft w:val="0"/>
      <w:marRight w:val="0"/>
      <w:marTop w:val="0"/>
      <w:marBottom w:val="0"/>
      <w:divBdr>
        <w:top w:val="none" w:sz="0" w:space="0" w:color="auto"/>
        <w:left w:val="none" w:sz="0" w:space="0" w:color="auto"/>
        <w:bottom w:val="none" w:sz="0" w:space="0" w:color="auto"/>
        <w:right w:val="none" w:sz="0" w:space="0" w:color="auto"/>
      </w:divBdr>
    </w:div>
    <w:div w:id="879827358">
      <w:bodyDiv w:val="1"/>
      <w:marLeft w:val="0"/>
      <w:marRight w:val="0"/>
      <w:marTop w:val="0"/>
      <w:marBottom w:val="0"/>
      <w:divBdr>
        <w:top w:val="none" w:sz="0" w:space="0" w:color="auto"/>
        <w:left w:val="none" w:sz="0" w:space="0" w:color="auto"/>
        <w:bottom w:val="none" w:sz="0" w:space="0" w:color="auto"/>
        <w:right w:val="none" w:sz="0" w:space="0" w:color="auto"/>
      </w:divBdr>
    </w:div>
    <w:div w:id="879898088">
      <w:bodyDiv w:val="1"/>
      <w:marLeft w:val="0"/>
      <w:marRight w:val="0"/>
      <w:marTop w:val="0"/>
      <w:marBottom w:val="0"/>
      <w:divBdr>
        <w:top w:val="none" w:sz="0" w:space="0" w:color="auto"/>
        <w:left w:val="none" w:sz="0" w:space="0" w:color="auto"/>
        <w:bottom w:val="none" w:sz="0" w:space="0" w:color="auto"/>
        <w:right w:val="none" w:sz="0" w:space="0" w:color="auto"/>
      </w:divBdr>
    </w:div>
    <w:div w:id="879900469">
      <w:bodyDiv w:val="1"/>
      <w:marLeft w:val="0"/>
      <w:marRight w:val="0"/>
      <w:marTop w:val="0"/>
      <w:marBottom w:val="0"/>
      <w:divBdr>
        <w:top w:val="none" w:sz="0" w:space="0" w:color="auto"/>
        <w:left w:val="none" w:sz="0" w:space="0" w:color="auto"/>
        <w:bottom w:val="none" w:sz="0" w:space="0" w:color="auto"/>
        <w:right w:val="none" w:sz="0" w:space="0" w:color="auto"/>
      </w:divBdr>
    </w:div>
    <w:div w:id="880047888">
      <w:bodyDiv w:val="1"/>
      <w:marLeft w:val="0"/>
      <w:marRight w:val="0"/>
      <w:marTop w:val="0"/>
      <w:marBottom w:val="0"/>
      <w:divBdr>
        <w:top w:val="none" w:sz="0" w:space="0" w:color="auto"/>
        <w:left w:val="none" w:sz="0" w:space="0" w:color="auto"/>
        <w:bottom w:val="none" w:sz="0" w:space="0" w:color="auto"/>
        <w:right w:val="none" w:sz="0" w:space="0" w:color="auto"/>
      </w:divBdr>
    </w:div>
    <w:div w:id="880173269">
      <w:bodyDiv w:val="1"/>
      <w:marLeft w:val="0"/>
      <w:marRight w:val="0"/>
      <w:marTop w:val="0"/>
      <w:marBottom w:val="0"/>
      <w:divBdr>
        <w:top w:val="none" w:sz="0" w:space="0" w:color="auto"/>
        <w:left w:val="none" w:sz="0" w:space="0" w:color="auto"/>
        <w:bottom w:val="none" w:sz="0" w:space="0" w:color="auto"/>
        <w:right w:val="none" w:sz="0" w:space="0" w:color="auto"/>
      </w:divBdr>
    </w:div>
    <w:div w:id="880357757">
      <w:bodyDiv w:val="1"/>
      <w:marLeft w:val="0"/>
      <w:marRight w:val="0"/>
      <w:marTop w:val="0"/>
      <w:marBottom w:val="0"/>
      <w:divBdr>
        <w:top w:val="none" w:sz="0" w:space="0" w:color="auto"/>
        <w:left w:val="none" w:sz="0" w:space="0" w:color="auto"/>
        <w:bottom w:val="none" w:sz="0" w:space="0" w:color="auto"/>
        <w:right w:val="none" w:sz="0" w:space="0" w:color="auto"/>
      </w:divBdr>
    </w:div>
    <w:div w:id="880629670">
      <w:bodyDiv w:val="1"/>
      <w:marLeft w:val="0"/>
      <w:marRight w:val="0"/>
      <w:marTop w:val="0"/>
      <w:marBottom w:val="0"/>
      <w:divBdr>
        <w:top w:val="none" w:sz="0" w:space="0" w:color="auto"/>
        <w:left w:val="none" w:sz="0" w:space="0" w:color="auto"/>
        <w:bottom w:val="none" w:sz="0" w:space="0" w:color="auto"/>
        <w:right w:val="none" w:sz="0" w:space="0" w:color="auto"/>
      </w:divBdr>
    </w:div>
    <w:div w:id="880937533">
      <w:bodyDiv w:val="1"/>
      <w:marLeft w:val="0"/>
      <w:marRight w:val="0"/>
      <w:marTop w:val="0"/>
      <w:marBottom w:val="0"/>
      <w:divBdr>
        <w:top w:val="none" w:sz="0" w:space="0" w:color="auto"/>
        <w:left w:val="none" w:sz="0" w:space="0" w:color="auto"/>
        <w:bottom w:val="none" w:sz="0" w:space="0" w:color="auto"/>
        <w:right w:val="none" w:sz="0" w:space="0" w:color="auto"/>
      </w:divBdr>
    </w:div>
    <w:div w:id="881089192">
      <w:bodyDiv w:val="1"/>
      <w:marLeft w:val="0"/>
      <w:marRight w:val="0"/>
      <w:marTop w:val="0"/>
      <w:marBottom w:val="0"/>
      <w:divBdr>
        <w:top w:val="none" w:sz="0" w:space="0" w:color="auto"/>
        <w:left w:val="none" w:sz="0" w:space="0" w:color="auto"/>
        <w:bottom w:val="none" w:sz="0" w:space="0" w:color="auto"/>
        <w:right w:val="none" w:sz="0" w:space="0" w:color="auto"/>
      </w:divBdr>
    </w:div>
    <w:div w:id="881332282">
      <w:bodyDiv w:val="1"/>
      <w:marLeft w:val="0"/>
      <w:marRight w:val="0"/>
      <w:marTop w:val="0"/>
      <w:marBottom w:val="0"/>
      <w:divBdr>
        <w:top w:val="none" w:sz="0" w:space="0" w:color="auto"/>
        <w:left w:val="none" w:sz="0" w:space="0" w:color="auto"/>
        <w:bottom w:val="none" w:sz="0" w:space="0" w:color="auto"/>
        <w:right w:val="none" w:sz="0" w:space="0" w:color="auto"/>
      </w:divBdr>
    </w:div>
    <w:div w:id="881526209">
      <w:bodyDiv w:val="1"/>
      <w:marLeft w:val="0"/>
      <w:marRight w:val="0"/>
      <w:marTop w:val="0"/>
      <w:marBottom w:val="0"/>
      <w:divBdr>
        <w:top w:val="none" w:sz="0" w:space="0" w:color="auto"/>
        <w:left w:val="none" w:sz="0" w:space="0" w:color="auto"/>
        <w:bottom w:val="none" w:sz="0" w:space="0" w:color="auto"/>
        <w:right w:val="none" w:sz="0" w:space="0" w:color="auto"/>
      </w:divBdr>
    </w:div>
    <w:div w:id="881671050">
      <w:bodyDiv w:val="1"/>
      <w:marLeft w:val="0"/>
      <w:marRight w:val="0"/>
      <w:marTop w:val="0"/>
      <w:marBottom w:val="0"/>
      <w:divBdr>
        <w:top w:val="none" w:sz="0" w:space="0" w:color="auto"/>
        <w:left w:val="none" w:sz="0" w:space="0" w:color="auto"/>
        <w:bottom w:val="none" w:sz="0" w:space="0" w:color="auto"/>
        <w:right w:val="none" w:sz="0" w:space="0" w:color="auto"/>
      </w:divBdr>
    </w:div>
    <w:div w:id="881790340">
      <w:bodyDiv w:val="1"/>
      <w:marLeft w:val="0"/>
      <w:marRight w:val="0"/>
      <w:marTop w:val="0"/>
      <w:marBottom w:val="0"/>
      <w:divBdr>
        <w:top w:val="none" w:sz="0" w:space="0" w:color="auto"/>
        <w:left w:val="none" w:sz="0" w:space="0" w:color="auto"/>
        <w:bottom w:val="none" w:sz="0" w:space="0" w:color="auto"/>
        <w:right w:val="none" w:sz="0" w:space="0" w:color="auto"/>
      </w:divBdr>
    </w:div>
    <w:div w:id="882255715">
      <w:bodyDiv w:val="1"/>
      <w:marLeft w:val="0"/>
      <w:marRight w:val="0"/>
      <w:marTop w:val="0"/>
      <w:marBottom w:val="0"/>
      <w:divBdr>
        <w:top w:val="none" w:sz="0" w:space="0" w:color="auto"/>
        <w:left w:val="none" w:sz="0" w:space="0" w:color="auto"/>
        <w:bottom w:val="none" w:sz="0" w:space="0" w:color="auto"/>
        <w:right w:val="none" w:sz="0" w:space="0" w:color="auto"/>
      </w:divBdr>
    </w:div>
    <w:div w:id="882323936">
      <w:bodyDiv w:val="1"/>
      <w:marLeft w:val="0"/>
      <w:marRight w:val="0"/>
      <w:marTop w:val="0"/>
      <w:marBottom w:val="0"/>
      <w:divBdr>
        <w:top w:val="none" w:sz="0" w:space="0" w:color="auto"/>
        <w:left w:val="none" w:sz="0" w:space="0" w:color="auto"/>
        <w:bottom w:val="none" w:sz="0" w:space="0" w:color="auto"/>
        <w:right w:val="none" w:sz="0" w:space="0" w:color="auto"/>
      </w:divBdr>
    </w:div>
    <w:div w:id="882408317">
      <w:bodyDiv w:val="1"/>
      <w:marLeft w:val="0"/>
      <w:marRight w:val="0"/>
      <w:marTop w:val="0"/>
      <w:marBottom w:val="0"/>
      <w:divBdr>
        <w:top w:val="none" w:sz="0" w:space="0" w:color="auto"/>
        <w:left w:val="none" w:sz="0" w:space="0" w:color="auto"/>
        <w:bottom w:val="none" w:sz="0" w:space="0" w:color="auto"/>
        <w:right w:val="none" w:sz="0" w:space="0" w:color="auto"/>
      </w:divBdr>
    </w:div>
    <w:div w:id="882520770">
      <w:bodyDiv w:val="1"/>
      <w:marLeft w:val="0"/>
      <w:marRight w:val="0"/>
      <w:marTop w:val="0"/>
      <w:marBottom w:val="0"/>
      <w:divBdr>
        <w:top w:val="none" w:sz="0" w:space="0" w:color="auto"/>
        <w:left w:val="none" w:sz="0" w:space="0" w:color="auto"/>
        <w:bottom w:val="none" w:sz="0" w:space="0" w:color="auto"/>
        <w:right w:val="none" w:sz="0" w:space="0" w:color="auto"/>
      </w:divBdr>
    </w:div>
    <w:div w:id="882789406">
      <w:bodyDiv w:val="1"/>
      <w:marLeft w:val="0"/>
      <w:marRight w:val="0"/>
      <w:marTop w:val="0"/>
      <w:marBottom w:val="0"/>
      <w:divBdr>
        <w:top w:val="none" w:sz="0" w:space="0" w:color="auto"/>
        <w:left w:val="none" w:sz="0" w:space="0" w:color="auto"/>
        <w:bottom w:val="none" w:sz="0" w:space="0" w:color="auto"/>
        <w:right w:val="none" w:sz="0" w:space="0" w:color="auto"/>
      </w:divBdr>
    </w:div>
    <w:div w:id="882793690">
      <w:bodyDiv w:val="1"/>
      <w:marLeft w:val="0"/>
      <w:marRight w:val="0"/>
      <w:marTop w:val="0"/>
      <w:marBottom w:val="0"/>
      <w:divBdr>
        <w:top w:val="none" w:sz="0" w:space="0" w:color="auto"/>
        <w:left w:val="none" w:sz="0" w:space="0" w:color="auto"/>
        <w:bottom w:val="none" w:sz="0" w:space="0" w:color="auto"/>
        <w:right w:val="none" w:sz="0" w:space="0" w:color="auto"/>
      </w:divBdr>
    </w:div>
    <w:div w:id="882863001">
      <w:bodyDiv w:val="1"/>
      <w:marLeft w:val="0"/>
      <w:marRight w:val="0"/>
      <w:marTop w:val="0"/>
      <w:marBottom w:val="0"/>
      <w:divBdr>
        <w:top w:val="none" w:sz="0" w:space="0" w:color="auto"/>
        <w:left w:val="none" w:sz="0" w:space="0" w:color="auto"/>
        <w:bottom w:val="none" w:sz="0" w:space="0" w:color="auto"/>
        <w:right w:val="none" w:sz="0" w:space="0" w:color="auto"/>
      </w:divBdr>
    </w:div>
    <w:div w:id="882904092">
      <w:bodyDiv w:val="1"/>
      <w:marLeft w:val="0"/>
      <w:marRight w:val="0"/>
      <w:marTop w:val="0"/>
      <w:marBottom w:val="0"/>
      <w:divBdr>
        <w:top w:val="none" w:sz="0" w:space="0" w:color="auto"/>
        <w:left w:val="none" w:sz="0" w:space="0" w:color="auto"/>
        <w:bottom w:val="none" w:sz="0" w:space="0" w:color="auto"/>
        <w:right w:val="none" w:sz="0" w:space="0" w:color="auto"/>
      </w:divBdr>
    </w:div>
    <w:div w:id="882905862">
      <w:bodyDiv w:val="1"/>
      <w:marLeft w:val="0"/>
      <w:marRight w:val="0"/>
      <w:marTop w:val="0"/>
      <w:marBottom w:val="0"/>
      <w:divBdr>
        <w:top w:val="none" w:sz="0" w:space="0" w:color="auto"/>
        <w:left w:val="none" w:sz="0" w:space="0" w:color="auto"/>
        <w:bottom w:val="none" w:sz="0" w:space="0" w:color="auto"/>
        <w:right w:val="none" w:sz="0" w:space="0" w:color="auto"/>
      </w:divBdr>
    </w:div>
    <w:div w:id="882983597">
      <w:bodyDiv w:val="1"/>
      <w:marLeft w:val="0"/>
      <w:marRight w:val="0"/>
      <w:marTop w:val="0"/>
      <w:marBottom w:val="0"/>
      <w:divBdr>
        <w:top w:val="none" w:sz="0" w:space="0" w:color="auto"/>
        <w:left w:val="none" w:sz="0" w:space="0" w:color="auto"/>
        <w:bottom w:val="none" w:sz="0" w:space="0" w:color="auto"/>
        <w:right w:val="none" w:sz="0" w:space="0" w:color="auto"/>
      </w:divBdr>
    </w:div>
    <w:div w:id="883294695">
      <w:bodyDiv w:val="1"/>
      <w:marLeft w:val="0"/>
      <w:marRight w:val="0"/>
      <w:marTop w:val="0"/>
      <w:marBottom w:val="0"/>
      <w:divBdr>
        <w:top w:val="none" w:sz="0" w:space="0" w:color="auto"/>
        <w:left w:val="none" w:sz="0" w:space="0" w:color="auto"/>
        <w:bottom w:val="none" w:sz="0" w:space="0" w:color="auto"/>
        <w:right w:val="none" w:sz="0" w:space="0" w:color="auto"/>
      </w:divBdr>
    </w:div>
    <w:div w:id="883367931">
      <w:bodyDiv w:val="1"/>
      <w:marLeft w:val="0"/>
      <w:marRight w:val="0"/>
      <w:marTop w:val="0"/>
      <w:marBottom w:val="0"/>
      <w:divBdr>
        <w:top w:val="none" w:sz="0" w:space="0" w:color="auto"/>
        <w:left w:val="none" w:sz="0" w:space="0" w:color="auto"/>
        <w:bottom w:val="none" w:sz="0" w:space="0" w:color="auto"/>
        <w:right w:val="none" w:sz="0" w:space="0" w:color="auto"/>
      </w:divBdr>
    </w:div>
    <w:div w:id="883372098">
      <w:bodyDiv w:val="1"/>
      <w:marLeft w:val="0"/>
      <w:marRight w:val="0"/>
      <w:marTop w:val="0"/>
      <w:marBottom w:val="0"/>
      <w:divBdr>
        <w:top w:val="none" w:sz="0" w:space="0" w:color="auto"/>
        <w:left w:val="none" w:sz="0" w:space="0" w:color="auto"/>
        <w:bottom w:val="none" w:sz="0" w:space="0" w:color="auto"/>
        <w:right w:val="none" w:sz="0" w:space="0" w:color="auto"/>
      </w:divBdr>
    </w:div>
    <w:div w:id="883448428">
      <w:bodyDiv w:val="1"/>
      <w:marLeft w:val="0"/>
      <w:marRight w:val="0"/>
      <w:marTop w:val="0"/>
      <w:marBottom w:val="0"/>
      <w:divBdr>
        <w:top w:val="none" w:sz="0" w:space="0" w:color="auto"/>
        <w:left w:val="none" w:sz="0" w:space="0" w:color="auto"/>
        <w:bottom w:val="none" w:sz="0" w:space="0" w:color="auto"/>
        <w:right w:val="none" w:sz="0" w:space="0" w:color="auto"/>
      </w:divBdr>
    </w:div>
    <w:div w:id="883448801">
      <w:bodyDiv w:val="1"/>
      <w:marLeft w:val="0"/>
      <w:marRight w:val="0"/>
      <w:marTop w:val="0"/>
      <w:marBottom w:val="0"/>
      <w:divBdr>
        <w:top w:val="none" w:sz="0" w:space="0" w:color="auto"/>
        <w:left w:val="none" w:sz="0" w:space="0" w:color="auto"/>
        <w:bottom w:val="none" w:sz="0" w:space="0" w:color="auto"/>
        <w:right w:val="none" w:sz="0" w:space="0" w:color="auto"/>
      </w:divBdr>
    </w:div>
    <w:div w:id="883519069">
      <w:bodyDiv w:val="1"/>
      <w:marLeft w:val="0"/>
      <w:marRight w:val="0"/>
      <w:marTop w:val="0"/>
      <w:marBottom w:val="0"/>
      <w:divBdr>
        <w:top w:val="none" w:sz="0" w:space="0" w:color="auto"/>
        <w:left w:val="none" w:sz="0" w:space="0" w:color="auto"/>
        <w:bottom w:val="none" w:sz="0" w:space="0" w:color="auto"/>
        <w:right w:val="none" w:sz="0" w:space="0" w:color="auto"/>
      </w:divBdr>
    </w:div>
    <w:div w:id="883523414">
      <w:bodyDiv w:val="1"/>
      <w:marLeft w:val="0"/>
      <w:marRight w:val="0"/>
      <w:marTop w:val="0"/>
      <w:marBottom w:val="0"/>
      <w:divBdr>
        <w:top w:val="none" w:sz="0" w:space="0" w:color="auto"/>
        <w:left w:val="none" w:sz="0" w:space="0" w:color="auto"/>
        <w:bottom w:val="none" w:sz="0" w:space="0" w:color="auto"/>
        <w:right w:val="none" w:sz="0" w:space="0" w:color="auto"/>
      </w:divBdr>
    </w:div>
    <w:div w:id="883562396">
      <w:bodyDiv w:val="1"/>
      <w:marLeft w:val="0"/>
      <w:marRight w:val="0"/>
      <w:marTop w:val="0"/>
      <w:marBottom w:val="0"/>
      <w:divBdr>
        <w:top w:val="none" w:sz="0" w:space="0" w:color="auto"/>
        <w:left w:val="none" w:sz="0" w:space="0" w:color="auto"/>
        <w:bottom w:val="none" w:sz="0" w:space="0" w:color="auto"/>
        <w:right w:val="none" w:sz="0" w:space="0" w:color="auto"/>
      </w:divBdr>
    </w:div>
    <w:div w:id="884173158">
      <w:bodyDiv w:val="1"/>
      <w:marLeft w:val="0"/>
      <w:marRight w:val="0"/>
      <w:marTop w:val="0"/>
      <w:marBottom w:val="0"/>
      <w:divBdr>
        <w:top w:val="none" w:sz="0" w:space="0" w:color="auto"/>
        <w:left w:val="none" w:sz="0" w:space="0" w:color="auto"/>
        <w:bottom w:val="none" w:sz="0" w:space="0" w:color="auto"/>
        <w:right w:val="none" w:sz="0" w:space="0" w:color="auto"/>
      </w:divBdr>
    </w:div>
    <w:div w:id="884373903">
      <w:bodyDiv w:val="1"/>
      <w:marLeft w:val="0"/>
      <w:marRight w:val="0"/>
      <w:marTop w:val="0"/>
      <w:marBottom w:val="0"/>
      <w:divBdr>
        <w:top w:val="none" w:sz="0" w:space="0" w:color="auto"/>
        <w:left w:val="none" w:sz="0" w:space="0" w:color="auto"/>
        <w:bottom w:val="none" w:sz="0" w:space="0" w:color="auto"/>
        <w:right w:val="none" w:sz="0" w:space="0" w:color="auto"/>
      </w:divBdr>
    </w:div>
    <w:div w:id="884415681">
      <w:bodyDiv w:val="1"/>
      <w:marLeft w:val="0"/>
      <w:marRight w:val="0"/>
      <w:marTop w:val="0"/>
      <w:marBottom w:val="0"/>
      <w:divBdr>
        <w:top w:val="none" w:sz="0" w:space="0" w:color="auto"/>
        <w:left w:val="none" w:sz="0" w:space="0" w:color="auto"/>
        <w:bottom w:val="none" w:sz="0" w:space="0" w:color="auto"/>
        <w:right w:val="none" w:sz="0" w:space="0" w:color="auto"/>
      </w:divBdr>
    </w:div>
    <w:div w:id="884491250">
      <w:bodyDiv w:val="1"/>
      <w:marLeft w:val="0"/>
      <w:marRight w:val="0"/>
      <w:marTop w:val="0"/>
      <w:marBottom w:val="0"/>
      <w:divBdr>
        <w:top w:val="none" w:sz="0" w:space="0" w:color="auto"/>
        <w:left w:val="none" w:sz="0" w:space="0" w:color="auto"/>
        <w:bottom w:val="none" w:sz="0" w:space="0" w:color="auto"/>
        <w:right w:val="none" w:sz="0" w:space="0" w:color="auto"/>
      </w:divBdr>
    </w:div>
    <w:div w:id="884564468">
      <w:bodyDiv w:val="1"/>
      <w:marLeft w:val="0"/>
      <w:marRight w:val="0"/>
      <w:marTop w:val="0"/>
      <w:marBottom w:val="0"/>
      <w:divBdr>
        <w:top w:val="none" w:sz="0" w:space="0" w:color="auto"/>
        <w:left w:val="none" w:sz="0" w:space="0" w:color="auto"/>
        <w:bottom w:val="none" w:sz="0" w:space="0" w:color="auto"/>
        <w:right w:val="none" w:sz="0" w:space="0" w:color="auto"/>
      </w:divBdr>
    </w:div>
    <w:div w:id="884635662">
      <w:bodyDiv w:val="1"/>
      <w:marLeft w:val="0"/>
      <w:marRight w:val="0"/>
      <w:marTop w:val="0"/>
      <w:marBottom w:val="0"/>
      <w:divBdr>
        <w:top w:val="none" w:sz="0" w:space="0" w:color="auto"/>
        <w:left w:val="none" w:sz="0" w:space="0" w:color="auto"/>
        <w:bottom w:val="none" w:sz="0" w:space="0" w:color="auto"/>
        <w:right w:val="none" w:sz="0" w:space="0" w:color="auto"/>
      </w:divBdr>
    </w:div>
    <w:div w:id="884679578">
      <w:bodyDiv w:val="1"/>
      <w:marLeft w:val="0"/>
      <w:marRight w:val="0"/>
      <w:marTop w:val="0"/>
      <w:marBottom w:val="0"/>
      <w:divBdr>
        <w:top w:val="none" w:sz="0" w:space="0" w:color="auto"/>
        <w:left w:val="none" w:sz="0" w:space="0" w:color="auto"/>
        <w:bottom w:val="none" w:sz="0" w:space="0" w:color="auto"/>
        <w:right w:val="none" w:sz="0" w:space="0" w:color="auto"/>
      </w:divBdr>
    </w:div>
    <w:div w:id="884681234">
      <w:bodyDiv w:val="1"/>
      <w:marLeft w:val="0"/>
      <w:marRight w:val="0"/>
      <w:marTop w:val="0"/>
      <w:marBottom w:val="0"/>
      <w:divBdr>
        <w:top w:val="none" w:sz="0" w:space="0" w:color="auto"/>
        <w:left w:val="none" w:sz="0" w:space="0" w:color="auto"/>
        <w:bottom w:val="none" w:sz="0" w:space="0" w:color="auto"/>
        <w:right w:val="none" w:sz="0" w:space="0" w:color="auto"/>
      </w:divBdr>
    </w:div>
    <w:div w:id="885214789">
      <w:bodyDiv w:val="1"/>
      <w:marLeft w:val="0"/>
      <w:marRight w:val="0"/>
      <w:marTop w:val="0"/>
      <w:marBottom w:val="0"/>
      <w:divBdr>
        <w:top w:val="none" w:sz="0" w:space="0" w:color="auto"/>
        <w:left w:val="none" w:sz="0" w:space="0" w:color="auto"/>
        <w:bottom w:val="none" w:sz="0" w:space="0" w:color="auto"/>
        <w:right w:val="none" w:sz="0" w:space="0" w:color="auto"/>
      </w:divBdr>
    </w:div>
    <w:div w:id="885222814">
      <w:bodyDiv w:val="1"/>
      <w:marLeft w:val="0"/>
      <w:marRight w:val="0"/>
      <w:marTop w:val="0"/>
      <w:marBottom w:val="0"/>
      <w:divBdr>
        <w:top w:val="none" w:sz="0" w:space="0" w:color="auto"/>
        <w:left w:val="none" w:sz="0" w:space="0" w:color="auto"/>
        <w:bottom w:val="none" w:sz="0" w:space="0" w:color="auto"/>
        <w:right w:val="none" w:sz="0" w:space="0" w:color="auto"/>
      </w:divBdr>
    </w:div>
    <w:div w:id="885264231">
      <w:bodyDiv w:val="1"/>
      <w:marLeft w:val="0"/>
      <w:marRight w:val="0"/>
      <w:marTop w:val="0"/>
      <w:marBottom w:val="0"/>
      <w:divBdr>
        <w:top w:val="none" w:sz="0" w:space="0" w:color="auto"/>
        <w:left w:val="none" w:sz="0" w:space="0" w:color="auto"/>
        <w:bottom w:val="none" w:sz="0" w:space="0" w:color="auto"/>
        <w:right w:val="none" w:sz="0" w:space="0" w:color="auto"/>
      </w:divBdr>
    </w:div>
    <w:div w:id="885409758">
      <w:bodyDiv w:val="1"/>
      <w:marLeft w:val="0"/>
      <w:marRight w:val="0"/>
      <w:marTop w:val="0"/>
      <w:marBottom w:val="0"/>
      <w:divBdr>
        <w:top w:val="none" w:sz="0" w:space="0" w:color="auto"/>
        <w:left w:val="none" w:sz="0" w:space="0" w:color="auto"/>
        <w:bottom w:val="none" w:sz="0" w:space="0" w:color="auto"/>
        <w:right w:val="none" w:sz="0" w:space="0" w:color="auto"/>
      </w:divBdr>
    </w:div>
    <w:div w:id="885724317">
      <w:bodyDiv w:val="1"/>
      <w:marLeft w:val="0"/>
      <w:marRight w:val="0"/>
      <w:marTop w:val="0"/>
      <w:marBottom w:val="0"/>
      <w:divBdr>
        <w:top w:val="none" w:sz="0" w:space="0" w:color="auto"/>
        <w:left w:val="none" w:sz="0" w:space="0" w:color="auto"/>
        <w:bottom w:val="none" w:sz="0" w:space="0" w:color="auto"/>
        <w:right w:val="none" w:sz="0" w:space="0" w:color="auto"/>
      </w:divBdr>
    </w:div>
    <w:div w:id="886186952">
      <w:bodyDiv w:val="1"/>
      <w:marLeft w:val="0"/>
      <w:marRight w:val="0"/>
      <w:marTop w:val="0"/>
      <w:marBottom w:val="0"/>
      <w:divBdr>
        <w:top w:val="none" w:sz="0" w:space="0" w:color="auto"/>
        <w:left w:val="none" w:sz="0" w:space="0" w:color="auto"/>
        <w:bottom w:val="none" w:sz="0" w:space="0" w:color="auto"/>
        <w:right w:val="none" w:sz="0" w:space="0" w:color="auto"/>
      </w:divBdr>
    </w:div>
    <w:div w:id="886259012">
      <w:bodyDiv w:val="1"/>
      <w:marLeft w:val="0"/>
      <w:marRight w:val="0"/>
      <w:marTop w:val="0"/>
      <w:marBottom w:val="0"/>
      <w:divBdr>
        <w:top w:val="none" w:sz="0" w:space="0" w:color="auto"/>
        <w:left w:val="none" w:sz="0" w:space="0" w:color="auto"/>
        <w:bottom w:val="none" w:sz="0" w:space="0" w:color="auto"/>
        <w:right w:val="none" w:sz="0" w:space="0" w:color="auto"/>
      </w:divBdr>
    </w:div>
    <w:div w:id="886261406">
      <w:bodyDiv w:val="1"/>
      <w:marLeft w:val="0"/>
      <w:marRight w:val="0"/>
      <w:marTop w:val="0"/>
      <w:marBottom w:val="0"/>
      <w:divBdr>
        <w:top w:val="none" w:sz="0" w:space="0" w:color="auto"/>
        <w:left w:val="none" w:sz="0" w:space="0" w:color="auto"/>
        <w:bottom w:val="none" w:sz="0" w:space="0" w:color="auto"/>
        <w:right w:val="none" w:sz="0" w:space="0" w:color="auto"/>
      </w:divBdr>
    </w:div>
    <w:div w:id="886990837">
      <w:bodyDiv w:val="1"/>
      <w:marLeft w:val="0"/>
      <w:marRight w:val="0"/>
      <w:marTop w:val="0"/>
      <w:marBottom w:val="0"/>
      <w:divBdr>
        <w:top w:val="none" w:sz="0" w:space="0" w:color="auto"/>
        <w:left w:val="none" w:sz="0" w:space="0" w:color="auto"/>
        <w:bottom w:val="none" w:sz="0" w:space="0" w:color="auto"/>
        <w:right w:val="none" w:sz="0" w:space="0" w:color="auto"/>
      </w:divBdr>
    </w:div>
    <w:div w:id="887035574">
      <w:bodyDiv w:val="1"/>
      <w:marLeft w:val="0"/>
      <w:marRight w:val="0"/>
      <w:marTop w:val="0"/>
      <w:marBottom w:val="0"/>
      <w:divBdr>
        <w:top w:val="none" w:sz="0" w:space="0" w:color="auto"/>
        <w:left w:val="none" w:sz="0" w:space="0" w:color="auto"/>
        <w:bottom w:val="none" w:sz="0" w:space="0" w:color="auto"/>
        <w:right w:val="none" w:sz="0" w:space="0" w:color="auto"/>
      </w:divBdr>
    </w:div>
    <w:div w:id="887181640">
      <w:bodyDiv w:val="1"/>
      <w:marLeft w:val="0"/>
      <w:marRight w:val="0"/>
      <w:marTop w:val="0"/>
      <w:marBottom w:val="0"/>
      <w:divBdr>
        <w:top w:val="none" w:sz="0" w:space="0" w:color="auto"/>
        <w:left w:val="none" w:sz="0" w:space="0" w:color="auto"/>
        <w:bottom w:val="none" w:sz="0" w:space="0" w:color="auto"/>
        <w:right w:val="none" w:sz="0" w:space="0" w:color="auto"/>
      </w:divBdr>
    </w:div>
    <w:div w:id="887375981">
      <w:bodyDiv w:val="1"/>
      <w:marLeft w:val="0"/>
      <w:marRight w:val="0"/>
      <w:marTop w:val="0"/>
      <w:marBottom w:val="0"/>
      <w:divBdr>
        <w:top w:val="none" w:sz="0" w:space="0" w:color="auto"/>
        <w:left w:val="none" w:sz="0" w:space="0" w:color="auto"/>
        <w:bottom w:val="none" w:sz="0" w:space="0" w:color="auto"/>
        <w:right w:val="none" w:sz="0" w:space="0" w:color="auto"/>
      </w:divBdr>
    </w:div>
    <w:div w:id="887381215">
      <w:bodyDiv w:val="1"/>
      <w:marLeft w:val="0"/>
      <w:marRight w:val="0"/>
      <w:marTop w:val="0"/>
      <w:marBottom w:val="0"/>
      <w:divBdr>
        <w:top w:val="none" w:sz="0" w:space="0" w:color="auto"/>
        <w:left w:val="none" w:sz="0" w:space="0" w:color="auto"/>
        <w:bottom w:val="none" w:sz="0" w:space="0" w:color="auto"/>
        <w:right w:val="none" w:sz="0" w:space="0" w:color="auto"/>
      </w:divBdr>
    </w:div>
    <w:div w:id="887571692">
      <w:bodyDiv w:val="1"/>
      <w:marLeft w:val="0"/>
      <w:marRight w:val="0"/>
      <w:marTop w:val="0"/>
      <w:marBottom w:val="0"/>
      <w:divBdr>
        <w:top w:val="none" w:sz="0" w:space="0" w:color="auto"/>
        <w:left w:val="none" w:sz="0" w:space="0" w:color="auto"/>
        <w:bottom w:val="none" w:sz="0" w:space="0" w:color="auto"/>
        <w:right w:val="none" w:sz="0" w:space="0" w:color="auto"/>
      </w:divBdr>
    </w:div>
    <w:div w:id="887649377">
      <w:bodyDiv w:val="1"/>
      <w:marLeft w:val="0"/>
      <w:marRight w:val="0"/>
      <w:marTop w:val="0"/>
      <w:marBottom w:val="0"/>
      <w:divBdr>
        <w:top w:val="none" w:sz="0" w:space="0" w:color="auto"/>
        <w:left w:val="none" w:sz="0" w:space="0" w:color="auto"/>
        <w:bottom w:val="none" w:sz="0" w:space="0" w:color="auto"/>
        <w:right w:val="none" w:sz="0" w:space="0" w:color="auto"/>
      </w:divBdr>
    </w:div>
    <w:div w:id="887841742">
      <w:bodyDiv w:val="1"/>
      <w:marLeft w:val="0"/>
      <w:marRight w:val="0"/>
      <w:marTop w:val="0"/>
      <w:marBottom w:val="0"/>
      <w:divBdr>
        <w:top w:val="none" w:sz="0" w:space="0" w:color="auto"/>
        <w:left w:val="none" w:sz="0" w:space="0" w:color="auto"/>
        <w:bottom w:val="none" w:sz="0" w:space="0" w:color="auto"/>
        <w:right w:val="none" w:sz="0" w:space="0" w:color="auto"/>
      </w:divBdr>
    </w:div>
    <w:div w:id="888297814">
      <w:bodyDiv w:val="1"/>
      <w:marLeft w:val="0"/>
      <w:marRight w:val="0"/>
      <w:marTop w:val="0"/>
      <w:marBottom w:val="0"/>
      <w:divBdr>
        <w:top w:val="none" w:sz="0" w:space="0" w:color="auto"/>
        <w:left w:val="none" w:sz="0" w:space="0" w:color="auto"/>
        <w:bottom w:val="none" w:sz="0" w:space="0" w:color="auto"/>
        <w:right w:val="none" w:sz="0" w:space="0" w:color="auto"/>
      </w:divBdr>
    </w:div>
    <w:div w:id="888301946">
      <w:bodyDiv w:val="1"/>
      <w:marLeft w:val="0"/>
      <w:marRight w:val="0"/>
      <w:marTop w:val="0"/>
      <w:marBottom w:val="0"/>
      <w:divBdr>
        <w:top w:val="none" w:sz="0" w:space="0" w:color="auto"/>
        <w:left w:val="none" w:sz="0" w:space="0" w:color="auto"/>
        <w:bottom w:val="none" w:sz="0" w:space="0" w:color="auto"/>
        <w:right w:val="none" w:sz="0" w:space="0" w:color="auto"/>
      </w:divBdr>
    </w:div>
    <w:div w:id="888304319">
      <w:bodyDiv w:val="1"/>
      <w:marLeft w:val="0"/>
      <w:marRight w:val="0"/>
      <w:marTop w:val="0"/>
      <w:marBottom w:val="0"/>
      <w:divBdr>
        <w:top w:val="none" w:sz="0" w:space="0" w:color="auto"/>
        <w:left w:val="none" w:sz="0" w:space="0" w:color="auto"/>
        <w:bottom w:val="none" w:sz="0" w:space="0" w:color="auto"/>
        <w:right w:val="none" w:sz="0" w:space="0" w:color="auto"/>
      </w:divBdr>
    </w:div>
    <w:div w:id="888344713">
      <w:bodyDiv w:val="1"/>
      <w:marLeft w:val="0"/>
      <w:marRight w:val="0"/>
      <w:marTop w:val="0"/>
      <w:marBottom w:val="0"/>
      <w:divBdr>
        <w:top w:val="none" w:sz="0" w:space="0" w:color="auto"/>
        <w:left w:val="none" w:sz="0" w:space="0" w:color="auto"/>
        <w:bottom w:val="none" w:sz="0" w:space="0" w:color="auto"/>
        <w:right w:val="none" w:sz="0" w:space="0" w:color="auto"/>
      </w:divBdr>
    </w:div>
    <w:div w:id="888568755">
      <w:bodyDiv w:val="1"/>
      <w:marLeft w:val="0"/>
      <w:marRight w:val="0"/>
      <w:marTop w:val="0"/>
      <w:marBottom w:val="0"/>
      <w:divBdr>
        <w:top w:val="none" w:sz="0" w:space="0" w:color="auto"/>
        <w:left w:val="none" w:sz="0" w:space="0" w:color="auto"/>
        <w:bottom w:val="none" w:sz="0" w:space="0" w:color="auto"/>
        <w:right w:val="none" w:sz="0" w:space="0" w:color="auto"/>
      </w:divBdr>
    </w:div>
    <w:div w:id="888607523">
      <w:bodyDiv w:val="1"/>
      <w:marLeft w:val="0"/>
      <w:marRight w:val="0"/>
      <w:marTop w:val="0"/>
      <w:marBottom w:val="0"/>
      <w:divBdr>
        <w:top w:val="none" w:sz="0" w:space="0" w:color="auto"/>
        <w:left w:val="none" w:sz="0" w:space="0" w:color="auto"/>
        <w:bottom w:val="none" w:sz="0" w:space="0" w:color="auto"/>
        <w:right w:val="none" w:sz="0" w:space="0" w:color="auto"/>
      </w:divBdr>
    </w:div>
    <w:div w:id="888802097">
      <w:bodyDiv w:val="1"/>
      <w:marLeft w:val="0"/>
      <w:marRight w:val="0"/>
      <w:marTop w:val="0"/>
      <w:marBottom w:val="0"/>
      <w:divBdr>
        <w:top w:val="none" w:sz="0" w:space="0" w:color="auto"/>
        <w:left w:val="none" w:sz="0" w:space="0" w:color="auto"/>
        <w:bottom w:val="none" w:sz="0" w:space="0" w:color="auto"/>
        <w:right w:val="none" w:sz="0" w:space="0" w:color="auto"/>
      </w:divBdr>
    </w:div>
    <w:div w:id="889267399">
      <w:bodyDiv w:val="1"/>
      <w:marLeft w:val="0"/>
      <w:marRight w:val="0"/>
      <w:marTop w:val="0"/>
      <w:marBottom w:val="0"/>
      <w:divBdr>
        <w:top w:val="none" w:sz="0" w:space="0" w:color="auto"/>
        <w:left w:val="none" w:sz="0" w:space="0" w:color="auto"/>
        <w:bottom w:val="none" w:sz="0" w:space="0" w:color="auto"/>
        <w:right w:val="none" w:sz="0" w:space="0" w:color="auto"/>
      </w:divBdr>
    </w:div>
    <w:div w:id="889540690">
      <w:bodyDiv w:val="1"/>
      <w:marLeft w:val="0"/>
      <w:marRight w:val="0"/>
      <w:marTop w:val="0"/>
      <w:marBottom w:val="0"/>
      <w:divBdr>
        <w:top w:val="none" w:sz="0" w:space="0" w:color="auto"/>
        <w:left w:val="none" w:sz="0" w:space="0" w:color="auto"/>
        <w:bottom w:val="none" w:sz="0" w:space="0" w:color="auto"/>
        <w:right w:val="none" w:sz="0" w:space="0" w:color="auto"/>
      </w:divBdr>
    </w:div>
    <w:div w:id="889994014">
      <w:bodyDiv w:val="1"/>
      <w:marLeft w:val="0"/>
      <w:marRight w:val="0"/>
      <w:marTop w:val="0"/>
      <w:marBottom w:val="0"/>
      <w:divBdr>
        <w:top w:val="none" w:sz="0" w:space="0" w:color="auto"/>
        <w:left w:val="none" w:sz="0" w:space="0" w:color="auto"/>
        <w:bottom w:val="none" w:sz="0" w:space="0" w:color="auto"/>
        <w:right w:val="none" w:sz="0" w:space="0" w:color="auto"/>
      </w:divBdr>
    </w:div>
    <w:div w:id="890271634">
      <w:bodyDiv w:val="1"/>
      <w:marLeft w:val="0"/>
      <w:marRight w:val="0"/>
      <w:marTop w:val="0"/>
      <w:marBottom w:val="0"/>
      <w:divBdr>
        <w:top w:val="none" w:sz="0" w:space="0" w:color="auto"/>
        <w:left w:val="none" w:sz="0" w:space="0" w:color="auto"/>
        <w:bottom w:val="none" w:sz="0" w:space="0" w:color="auto"/>
        <w:right w:val="none" w:sz="0" w:space="0" w:color="auto"/>
      </w:divBdr>
    </w:div>
    <w:div w:id="890307832">
      <w:bodyDiv w:val="1"/>
      <w:marLeft w:val="0"/>
      <w:marRight w:val="0"/>
      <w:marTop w:val="0"/>
      <w:marBottom w:val="0"/>
      <w:divBdr>
        <w:top w:val="none" w:sz="0" w:space="0" w:color="auto"/>
        <w:left w:val="none" w:sz="0" w:space="0" w:color="auto"/>
        <w:bottom w:val="none" w:sz="0" w:space="0" w:color="auto"/>
        <w:right w:val="none" w:sz="0" w:space="0" w:color="auto"/>
      </w:divBdr>
    </w:div>
    <w:div w:id="890503809">
      <w:bodyDiv w:val="1"/>
      <w:marLeft w:val="0"/>
      <w:marRight w:val="0"/>
      <w:marTop w:val="0"/>
      <w:marBottom w:val="0"/>
      <w:divBdr>
        <w:top w:val="none" w:sz="0" w:space="0" w:color="auto"/>
        <w:left w:val="none" w:sz="0" w:space="0" w:color="auto"/>
        <w:bottom w:val="none" w:sz="0" w:space="0" w:color="auto"/>
        <w:right w:val="none" w:sz="0" w:space="0" w:color="auto"/>
      </w:divBdr>
    </w:div>
    <w:div w:id="890533611">
      <w:bodyDiv w:val="1"/>
      <w:marLeft w:val="0"/>
      <w:marRight w:val="0"/>
      <w:marTop w:val="0"/>
      <w:marBottom w:val="0"/>
      <w:divBdr>
        <w:top w:val="none" w:sz="0" w:space="0" w:color="auto"/>
        <w:left w:val="none" w:sz="0" w:space="0" w:color="auto"/>
        <w:bottom w:val="none" w:sz="0" w:space="0" w:color="auto"/>
        <w:right w:val="none" w:sz="0" w:space="0" w:color="auto"/>
      </w:divBdr>
    </w:div>
    <w:div w:id="890923357">
      <w:bodyDiv w:val="1"/>
      <w:marLeft w:val="0"/>
      <w:marRight w:val="0"/>
      <w:marTop w:val="0"/>
      <w:marBottom w:val="0"/>
      <w:divBdr>
        <w:top w:val="none" w:sz="0" w:space="0" w:color="auto"/>
        <w:left w:val="none" w:sz="0" w:space="0" w:color="auto"/>
        <w:bottom w:val="none" w:sz="0" w:space="0" w:color="auto"/>
        <w:right w:val="none" w:sz="0" w:space="0" w:color="auto"/>
      </w:divBdr>
    </w:div>
    <w:div w:id="890965167">
      <w:bodyDiv w:val="1"/>
      <w:marLeft w:val="0"/>
      <w:marRight w:val="0"/>
      <w:marTop w:val="0"/>
      <w:marBottom w:val="0"/>
      <w:divBdr>
        <w:top w:val="none" w:sz="0" w:space="0" w:color="auto"/>
        <w:left w:val="none" w:sz="0" w:space="0" w:color="auto"/>
        <w:bottom w:val="none" w:sz="0" w:space="0" w:color="auto"/>
        <w:right w:val="none" w:sz="0" w:space="0" w:color="auto"/>
      </w:divBdr>
    </w:div>
    <w:div w:id="891044341">
      <w:bodyDiv w:val="1"/>
      <w:marLeft w:val="0"/>
      <w:marRight w:val="0"/>
      <w:marTop w:val="0"/>
      <w:marBottom w:val="0"/>
      <w:divBdr>
        <w:top w:val="none" w:sz="0" w:space="0" w:color="auto"/>
        <w:left w:val="none" w:sz="0" w:space="0" w:color="auto"/>
        <w:bottom w:val="none" w:sz="0" w:space="0" w:color="auto"/>
        <w:right w:val="none" w:sz="0" w:space="0" w:color="auto"/>
      </w:divBdr>
    </w:div>
    <w:div w:id="891617906">
      <w:bodyDiv w:val="1"/>
      <w:marLeft w:val="0"/>
      <w:marRight w:val="0"/>
      <w:marTop w:val="0"/>
      <w:marBottom w:val="0"/>
      <w:divBdr>
        <w:top w:val="none" w:sz="0" w:space="0" w:color="auto"/>
        <w:left w:val="none" w:sz="0" w:space="0" w:color="auto"/>
        <w:bottom w:val="none" w:sz="0" w:space="0" w:color="auto"/>
        <w:right w:val="none" w:sz="0" w:space="0" w:color="auto"/>
      </w:divBdr>
    </w:div>
    <w:div w:id="891618181">
      <w:bodyDiv w:val="1"/>
      <w:marLeft w:val="0"/>
      <w:marRight w:val="0"/>
      <w:marTop w:val="0"/>
      <w:marBottom w:val="0"/>
      <w:divBdr>
        <w:top w:val="none" w:sz="0" w:space="0" w:color="auto"/>
        <w:left w:val="none" w:sz="0" w:space="0" w:color="auto"/>
        <w:bottom w:val="none" w:sz="0" w:space="0" w:color="auto"/>
        <w:right w:val="none" w:sz="0" w:space="0" w:color="auto"/>
      </w:divBdr>
    </w:div>
    <w:div w:id="891765980">
      <w:bodyDiv w:val="1"/>
      <w:marLeft w:val="0"/>
      <w:marRight w:val="0"/>
      <w:marTop w:val="0"/>
      <w:marBottom w:val="0"/>
      <w:divBdr>
        <w:top w:val="none" w:sz="0" w:space="0" w:color="auto"/>
        <w:left w:val="none" w:sz="0" w:space="0" w:color="auto"/>
        <w:bottom w:val="none" w:sz="0" w:space="0" w:color="auto"/>
        <w:right w:val="none" w:sz="0" w:space="0" w:color="auto"/>
      </w:divBdr>
    </w:div>
    <w:div w:id="891841671">
      <w:bodyDiv w:val="1"/>
      <w:marLeft w:val="0"/>
      <w:marRight w:val="0"/>
      <w:marTop w:val="0"/>
      <w:marBottom w:val="0"/>
      <w:divBdr>
        <w:top w:val="none" w:sz="0" w:space="0" w:color="auto"/>
        <w:left w:val="none" w:sz="0" w:space="0" w:color="auto"/>
        <w:bottom w:val="none" w:sz="0" w:space="0" w:color="auto"/>
        <w:right w:val="none" w:sz="0" w:space="0" w:color="auto"/>
      </w:divBdr>
    </w:div>
    <w:div w:id="891843540">
      <w:bodyDiv w:val="1"/>
      <w:marLeft w:val="0"/>
      <w:marRight w:val="0"/>
      <w:marTop w:val="0"/>
      <w:marBottom w:val="0"/>
      <w:divBdr>
        <w:top w:val="none" w:sz="0" w:space="0" w:color="auto"/>
        <w:left w:val="none" w:sz="0" w:space="0" w:color="auto"/>
        <w:bottom w:val="none" w:sz="0" w:space="0" w:color="auto"/>
        <w:right w:val="none" w:sz="0" w:space="0" w:color="auto"/>
      </w:divBdr>
    </w:div>
    <w:div w:id="891962413">
      <w:bodyDiv w:val="1"/>
      <w:marLeft w:val="0"/>
      <w:marRight w:val="0"/>
      <w:marTop w:val="0"/>
      <w:marBottom w:val="0"/>
      <w:divBdr>
        <w:top w:val="none" w:sz="0" w:space="0" w:color="auto"/>
        <w:left w:val="none" w:sz="0" w:space="0" w:color="auto"/>
        <w:bottom w:val="none" w:sz="0" w:space="0" w:color="auto"/>
        <w:right w:val="none" w:sz="0" w:space="0" w:color="auto"/>
      </w:divBdr>
    </w:div>
    <w:div w:id="892037127">
      <w:bodyDiv w:val="1"/>
      <w:marLeft w:val="0"/>
      <w:marRight w:val="0"/>
      <w:marTop w:val="0"/>
      <w:marBottom w:val="0"/>
      <w:divBdr>
        <w:top w:val="none" w:sz="0" w:space="0" w:color="auto"/>
        <w:left w:val="none" w:sz="0" w:space="0" w:color="auto"/>
        <w:bottom w:val="none" w:sz="0" w:space="0" w:color="auto"/>
        <w:right w:val="none" w:sz="0" w:space="0" w:color="auto"/>
      </w:divBdr>
    </w:div>
    <w:div w:id="892351663">
      <w:bodyDiv w:val="1"/>
      <w:marLeft w:val="0"/>
      <w:marRight w:val="0"/>
      <w:marTop w:val="0"/>
      <w:marBottom w:val="0"/>
      <w:divBdr>
        <w:top w:val="none" w:sz="0" w:space="0" w:color="auto"/>
        <w:left w:val="none" w:sz="0" w:space="0" w:color="auto"/>
        <w:bottom w:val="none" w:sz="0" w:space="0" w:color="auto"/>
        <w:right w:val="none" w:sz="0" w:space="0" w:color="auto"/>
      </w:divBdr>
    </w:div>
    <w:div w:id="892354647">
      <w:bodyDiv w:val="1"/>
      <w:marLeft w:val="0"/>
      <w:marRight w:val="0"/>
      <w:marTop w:val="0"/>
      <w:marBottom w:val="0"/>
      <w:divBdr>
        <w:top w:val="none" w:sz="0" w:space="0" w:color="auto"/>
        <w:left w:val="none" w:sz="0" w:space="0" w:color="auto"/>
        <w:bottom w:val="none" w:sz="0" w:space="0" w:color="auto"/>
        <w:right w:val="none" w:sz="0" w:space="0" w:color="auto"/>
      </w:divBdr>
    </w:div>
    <w:div w:id="892426991">
      <w:bodyDiv w:val="1"/>
      <w:marLeft w:val="0"/>
      <w:marRight w:val="0"/>
      <w:marTop w:val="0"/>
      <w:marBottom w:val="0"/>
      <w:divBdr>
        <w:top w:val="none" w:sz="0" w:space="0" w:color="auto"/>
        <w:left w:val="none" w:sz="0" w:space="0" w:color="auto"/>
        <w:bottom w:val="none" w:sz="0" w:space="0" w:color="auto"/>
        <w:right w:val="none" w:sz="0" w:space="0" w:color="auto"/>
      </w:divBdr>
    </w:div>
    <w:div w:id="892427910">
      <w:bodyDiv w:val="1"/>
      <w:marLeft w:val="0"/>
      <w:marRight w:val="0"/>
      <w:marTop w:val="0"/>
      <w:marBottom w:val="0"/>
      <w:divBdr>
        <w:top w:val="none" w:sz="0" w:space="0" w:color="auto"/>
        <w:left w:val="none" w:sz="0" w:space="0" w:color="auto"/>
        <w:bottom w:val="none" w:sz="0" w:space="0" w:color="auto"/>
        <w:right w:val="none" w:sz="0" w:space="0" w:color="auto"/>
      </w:divBdr>
    </w:div>
    <w:div w:id="892469367">
      <w:bodyDiv w:val="1"/>
      <w:marLeft w:val="0"/>
      <w:marRight w:val="0"/>
      <w:marTop w:val="0"/>
      <w:marBottom w:val="0"/>
      <w:divBdr>
        <w:top w:val="none" w:sz="0" w:space="0" w:color="auto"/>
        <w:left w:val="none" w:sz="0" w:space="0" w:color="auto"/>
        <w:bottom w:val="none" w:sz="0" w:space="0" w:color="auto"/>
        <w:right w:val="none" w:sz="0" w:space="0" w:color="auto"/>
      </w:divBdr>
    </w:div>
    <w:div w:id="892546818">
      <w:bodyDiv w:val="1"/>
      <w:marLeft w:val="0"/>
      <w:marRight w:val="0"/>
      <w:marTop w:val="0"/>
      <w:marBottom w:val="0"/>
      <w:divBdr>
        <w:top w:val="none" w:sz="0" w:space="0" w:color="auto"/>
        <w:left w:val="none" w:sz="0" w:space="0" w:color="auto"/>
        <w:bottom w:val="none" w:sz="0" w:space="0" w:color="auto"/>
        <w:right w:val="none" w:sz="0" w:space="0" w:color="auto"/>
      </w:divBdr>
    </w:div>
    <w:div w:id="892623160">
      <w:bodyDiv w:val="1"/>
      <w:marLeft w:val="0"/>
      <w:marRight w:val="0"/>
      <w:marTop w:val="0"/>
      <w:marBottom w:val="0"/>
      <w:divBdr>
        <w:top w:val="none" w:sz="0" w:space="0" w:color="auto"/>
        <w:left w:val="none" w:sz="0" w:space="0" w:color="auto"/>
        <w:bottom w:val="none" w:sz="0" w:space="0" w:color="auto"/>
        <w:right w:val="none" w:sz="0" w:space="0" w:color="auto"/>
      </w:divBdr>
    </w:div>
    <w:div w:id="892698046">
      <w:bodyDiv w:val="1"/>
      <w:marLeft w:val="0"/>
      <w:marRight w:val="0"/>
      <w:marTop w:val="0"/>
      <w:marBottom w:val="0"/>
      <w:divBdr>
        <w:top w:val="none" w:sz="0" w:space="0" w:color="auto"/>
        <w:left w:val="none" w:sz="0" w:space="0" w:color="auto"/>
        <w:bottom w:val="none" w:sz="0" w:space="0" w:color="auto"/>
        <w:right w:val="none" w:sz="0" w:space="0" w:color="auto"/>
      </w:divBdr>
    </w:div>
    <w:div w:id="892737444">
      <w:bodyDiv w:val="1"/>
      <w:marLeft w:val="0"/>
      <w:marRight w:val="0"/>
      <w:marTop w:val="0"/>
      <w:marBottom w:val="0"/>
      <w:divBdr>
        <w:top w:val="none" w:sz="0" w:space="0" w:color="auto"/>
        <w:left w:val="none" w:sz="0" w:space="0" w:color="auto"/>
        <w:bottom w:val="none" w:sz="0" w:space="0" w:color="auto"/>
        <w:right w:val="none" w:sz="0" w:space="0" w:color="auto"/>
      </w:divBdr>
    </w:div>
    <w:div w:id="892738758">
      <w:bodyDiv w:val="1"/>
      <w:marLeft w:val="0"/>
      <w:marRight w:val="0"/>
      <w:marTop w:val="0"/>
      <w:marBottom w:val="0"/>
      <w:divBdr>
        <w:top w:val="none" w:sz="0" w:space="0" w:color="auto"/>
        <w:left w:val="none" w:sz="0" w:space="0" w:color="auto"/>
        <w:bottom w:val="none" w:sz="0" w:space="0" w:color="auto"/>
        <w:right w:val="none" w:sz="0" w:space="0" w:color="auto"/>
      </w:divBdr>
    </w:div>
    <w:div w:id="892887020">
      <w:bodyDiv w:val="1"/>
      <w:marLeft w:val="0"/>
      <w:marRight w:val="0"/>
      <w:marTop w:val="0"/>
      <w:marBottom w:val="0"/>
      <w:divBdr>
        <w:top w:val="none" w:sz="0" w:space="0" w:color="auto"/>
        <w:left w:val="none" w:sz="0" w:space="0" w:color="auto"/>
        <w:bottom w:val="none" w:sz="0" w:space="0" w:color="auto"/>
        <w:right w:val="none" w:sz="0" w:space="0" w:color="auto"/>
      </w:divBdr>
    </w:div>
    <w:div w:id="892959715">
      <w:bodyDiv w:val="1"/>
      <w:marLeft w:val="0"/>
      <w:marRight w:val="0"/>
      <w:marTop w:val="0"/>
      <w:marBottom w:val="0"/>
      <w:divBdr>
        <w:top w:val="none" w:sz="0" w:space="0" w:color="auto"/>
        <w:left w:val="none" w:sz="0" w:space="0" w:color="auto"/>
        <w:bottom w:val="none" w:sz="0" w:space="0" w:color="auto"/>
        <w:right w:val="none" w:sz="0" w:space="0" w:color="auto"/>
      </w:divBdr>
    </w:div>
    <w:div w:id="893197577">
      <w:bodyDiv w:val="1"/>
      <w:marLeft w:val="0"/>
      <w:marRight w:val="0"/>
      <w:marTop w:val="0"/>
      <w:marBottom w:val="0"/>
      <w:divBdr>
        <w:top w:val="none" w:sz="0" w:space="0" w:color="auto"/>
        <w:left w:val="none" w:sz="0" w:space="0" w:color="auto"/>
        <w:bottom w:val="none" w:sz="0" w:space="0" w:color="auto"/>
        <w:right w:val="none" w:sz="0" w:space="0" w:color="auto"/>
      </w:divBdr>
    </w:div>
    <w:div w:id="893347278">
      <w:bodyDiv w:val="1"/>
      <w:marLeft w:val="0"/>
      <w:marRight w:val="0"/>
      <w:marTop w:val="0"/>
      <w:marBottom w:val="0"/>
      <w:divBdr>
        <w:top w:val="none" w:sz="0" w:space="0" w:color="auto"/>
        <w:left w:val="none" w:sz="0" w:space="0" w:color="auto"/>
        <w:bottom w:val="none" w:sz="0" w:space="0" w:color="auto"/>
        <w:right w:val="none" w:sz="0" w:space="0" w:color="auto"/>
      </w:divBdr>
    </w:div>
    <w:div w:id="893348671">
      <w:bodyDiv w:val="1"/>
      <w:marLeft w:val="0"/>
      <w:marRight w:val="0"/>
      <w:marTop w:val="0"/>
      <w:marBottom w:val="0"/>
      <w:divBdr>
        <w:top w:val="none" w:sz="0" w:space="0" w:color="auto"/>
        <w:left w:val="none" w:sz="0" w:space="0" w:color="auto"/>
        <w:bottom w:val="none" w:sz="0" w:space="0" w:color="auto"/>
        <w:right w:val="none" w:sz="0" w:space="0" w:color="auto"/>
      </w:divBdr>
    </w:div>
    <w:div w:id="893396452">
      <w:bodyDiv w:val="1"/>
      <w:marLeft w:val="0"/>
      <w:marRight w:val="0"/>
      <w:marTop w:val="0"/>
      <w:marBottom w:val="0"/>
      <w:divBdr>
        <w:top w:val="none" w:sz="0" w:space="0" w:color="auto"/>
        <w:left w:val="none" w:sz="0" w:space="0" w:color="auto"/>
        <w:bottom w:val="none" w:sz="0" w:space="0" w:color="auto"/>
        <w:right w:val="none" w:sz="0" w:space="0" w:color="auto"/>
      </w:divBdr>
    </w:div>
    <w:div w:id="893661108">
      <w:bodyDiv w:val="1"/>
      <w:marLeft w:val="0"/>
      <w:marRight w:val="0"/>
      <w:marTop w:val="0"/>
      <w:marBottom w:val="0"/>
      <w:divBdr>
        <w:top w:val="none" w:sz="0" w:space="0" w:color="auto"/>
        <w:left w:val="none" w:sz="0" w:space="0" w:color="auto"/>
        <w:bottom w:val="none" w:sz="0" w:space="0" w:color="auto"/>
        <w:right w:val="none" w:sz="0" w:space="0" w:color="auto"/>
      </w:divBdr>
    </w:div>
    <w:div w:id="893731686">
      <w:bodyDiv w:val="1"/>
      <w:marLeft w:val="0"/>
      <w:marRight w:val="0"/>
      <w:marTop w:val="0"/>
      <w:marBottom w:val="0"/>
      <w:divBdr>
        <w:top w:val="none" w:sz="0" w:space="0" w:color="auto"/>
        <w:left w:val="none" w:sz="0" w:space="0" w:color="auto"/>
        <w:bottom w:val="none" w:sz="0" w:space="0" w:color="auto"/>
        <w:right w:val="none" w:sz="0" w:space="0" w:color="auto"/>
      </w:divBdr>
    </w:div>
    <w:div w:id="894047575">
      <w:bodyDiv w:val="1"/>
      <w:marLeft w:val="0"/>
      <w:marRight w:val="0"/>
      <w:marTop w:val="0"/>
      <w:marBottom w:val="0"/>
      <w:divBdr>
        <w:top w:val="none" w:sz="0" w:space="0" w:color="auto"/>
        <w:left w:val="none" w:sz="0" w:space="0" w:color="auto"/>
        <w:bottom w:val="none" w:sz="0" w:space="0" w:color="auto"/>
        <w:right w:val="none" w:sz="0" w:space="0" w:color="auto"/>
      </w:divBdr>
    </w:div>
    <w:div w:id="894315438">
      <w:bodyDiv w:val="1"/>
      <w:marLeft w:val="0"/>
      <w:marRight w:val="0"/>
      <w:marTop w:val="0"/>
      <w:marBottom w:val="0"/>
      <w:divBdr>
        <w:top w:val="none" w:sz="0" w:space="0" w:color="auto"/>
        <w:left w:val="none" w:sz="0" w:space="0" w:color="auto"/>
        <w:bottom w:val="none" w:sz="0" w:space="0" w:color="auto"/>
        <w:right w:val="none" w:sz="0" w:space="0" w:color="auto"/>
      </w:divBdr>
    </w:div>
    <w:div w:id="894702585">
      <w:bodyDiv w:val="1"/>
      <w:marLeft w:val="0"/>
      <w:marRight w:val="0"/>
      <w:marTop w:val="0"/>
      <w:marBottom w:val="0"/>
      <w:divBdr>
        <w:top w:val="none" w:sz="0" w:space="0" w:color="auto"/>
        <w:left w:val="none" w:sz="0" w:space="0" w:color="auto"/>
        <w:bottom w:val="none" w:sz="0" w:space="0" w:color="auto"/>
        <w:right w:val="none" w:sz="0" w:space="0" w:color="auto"/>
      </w:divBdr>
    </w:div>
    <w:div w:id="894778185">
      <w:bodyDiv w:val="1"/>
      <w:marLeft w:val="0"/>
      <w:marRight w:val="0"/>
      <w:marTop w:val="0"/>
      <w:marBottom w:val="0"/>
      <w:divBdr>
        <w:top w:val="none" w:sz="0" w:space="0" w:color="auto"/>
        <w:left w:val="none" w:sz="0" w:space="0" w:color="auto"/>
        <w:bottom w:val="none" w:sz="0" w:space="0" w:color="auto"/>
        <w:right w:val="none" w:sz="0" w:space="0" w:color="auto"/>
      </w:divBdr>
    </w:div>
    <w:div w:id="895045366">
      <w:bodyDiv w:val="1"/>
      <w:marLeft w:val="0"/>
      <w:marRight w:val="0"/>
      <w:marTop w:val="0"/>
      <w:marBottom w:val="0"/>
      <w:divBdr>
        <w:top w:val="none" w:sz="0" w:space="0" w:color="auto"/>
        <w:left w:val="none" w:sz="0" w:space="0" w:color="auto"/>
        <w:bottom w:val="none" w:sz="0" w:space="0" w:color="auto"/>
        <w:right w:val="none" w:sz="0" w:space="0" w:color="auto"/>
      </w:divBdr>
    </w:div>
    <w:div w:id="895092317">
      <w:bodyDiv w:val="1"/>
      <w:marLeft w:val="0"/>
      <w:marRight w:val="0"/>
      <w:marTop w:val="0"/>
      <w:marBottom w:val="0"/>
      <w:divBdr>
        <w:top w:val="none" w:sz="0" w:space="0" w:color="auto"/>
        <w:left w:val="none" w:sz="0" w:space="0" w:color="auto"/>
        <w:bottom w:val="none" w:sz="0" w:space="0" w:color="auto"/>
        <w:right w:val="none" w:sz="0" w:space="0" w:color="auto"/>
      </w:divBdr>
    </w:div>
    <w:div w:id="895118869">
      <w:bodyDiv w:val="1"/>
      <w:marLeft w:val="0"/>
      <w:marRight w:val="0"/>
      <w:marTop w:val="0"/>
      <w:marBottom w:val="0"/>
      <w:divBdr>
        <w:top w:val="none" w:sz="0" w:space="0" w:color="auto"/>
        <w:left w:val="none" w:sz="0" w:space="0" w:color="auto"/>
        <w:bottom w:val="none" w:sz="0" w:space="0" w:color="auto"/>
        <w:right w:val="none" w:sz="0" w:space="0" w:color="auto"/>
      </w:divBdr>
    </w:div>
    <w:div w:id="895511049">
      <w:bodyDiv w:val="1"/>
      <w:marLeft w:val="0"/>
      <w:marRight w:val="0"/>
      <w:marTop w:val="0"/>
      <w:marBottom w:val="0"/>
      <w:divBdr>
        <w:top w:val="none" w:sz="0" w:space="0" w:color="auto"/>
        <w:left w:val="none" w:sz="0" w:space="0" w:color="auto"/>
        <w:bottom w:val="none" w:sz="0" w:space="0" w:color="auto"/>
        <w:right w:val="none" w:sz="0" w:space="0" w:color="auto"/>
      </w:divBdr>
    </w:div>
    <w:div w:id="895747748">
      <w:bodyDiv w:val="1"/>
      <w:marLeft w:val="0"/>
      <w:marRight w:val="0"/>
      <w:marTop w:val="0"/>
      <w:marBottom w:val="0"/>
      <w:divBdr>
        <w:top w:val="none" w:sz="0" w:space="0" w:color="auto"/>
        <w:left w:val="none" w:sz="0" w:space="0" w:color="auto"/>
        <w:bottom w:val="none" w:sz="0" w:space="0" w:color="auto"/>
        <w:right w:val="none" w:sz="0" w:space="0" w:color="auto"/>
      </w:divBdr>
    </w:div>
    <w:div w:id="895749625">
      <w:bodyDiv w:val="1"/>
      <w:marLeft w:val="0"/>
      <w:marRight w:val="0"/>
      <w:marTop w:val="0"/>
      <w:marBottom w:val="0"/>
      <w:divBdr>
        <w:top w:val="none" w:sz="0" w:space="0" w:color="auto"/>
        <w:left w:val="none" w:sz="0" w:space="0" w:color="auto"/>
        <w:bottom w:val="none" w:sz="0" w:space="0" w:color="auto"/>
        <w:right w:val="none" w:sz="0" w:space="0" w:color="auto"/>
      </w:divBdr>
    </w:div>
    <w:div w:id="896403257">
      <w:bodyDiv w:val="1"/>
      <w:marLeft w:val="0"/>
      <w:marRight w:val="0"/>
      <w:marTop w:val="0"/>
      <w:marBottom w:val="0"/>
      <w:divBdr>
        <w:top w:val="none" w:sz="0" w:space="0" w:color="auto"/>
        <w:left w:val="none" w:sz="0" w:space="0" w:color="auto"/>
        <w:bottom w:val="none" w:sz="0" w:space="0" w:color="auto"/>
        <w:right w:val="none" w:sz="0" w:space="0" w:color="auto"/>
      </w:divBdr>
    </w:div>
    <w:div w:id="896431124">
      <w:bodyDiv w:val="1"/>
      <w:marLeft w:val="0"/>
      <w:marRight w:val="0"/>
      <w:marTop w:val="0"/>
      <w:marBottom w:val="0"/>
      <w:divBdr>
        <w:top w:val="none" w:sz="0" w:space="0" w:color="auto"/>
        <w:left w:val="none" w:sz="0" w:space="0" w:color="auto"/>
        <w:bottom w:val="none" w:sz="0" w:space="0" w:color="auto"/>
        <w:right w:val="none" w:sz="0" w:space="0" w:color="auto"/>
      </w:divBdr>
    </w:div>
    <w:div w:id="896598133">
      <w:bodyDiv w:val="1"/>
      <w:marLeft w:val="0"/>
      <w:marRight w:val="0"/>
      <w:marTop w:val="0"/>
      <w:marBottom w:val="0"/>
      <w:divBdr>
        <w:top w:val="none" w:sz="0" w:space="0" w:color="auto"/>
        <w:left w:val="none" w:sz="0" w:space="0" w:color="auto"/>
        <w:bottom w:val="none" w:sz="0" w:space="0" w:color="auto"/>
        <w:right w:val="none" w:sz="0" w:space="0" w:color="auto"/>
      </w:divBdr>
    </w:div>
    <w:div w:id="896673735">
      <w:bodyDiv w:val="1"/>
      <w:marLeft w:val="0"/>
      <w:marRight w:val="0"/>
      <w:marTop w:val="0"/>
      <w:marBottom w:val="0"/>
      <w:divBdr>
        <w:top w:val="none" w:sz="0" w:space="0" w:color="auto"/>
        <w:left w:val="none" w:sz="0" w:space="0" w:color="auto"/>
        <w:bottom w:val="none" w:sz="0" w:space="0" w:color="auto"/>
        <w:right w:val="none" w:sz="0" w:space="0" w:color="auto"/>
      </w:divBdr>
    </w:div>
    <w:div w:id="896866925">
      <w:bodyDiv w:val="1"/>
      <w:marLeft w:val="0"/>
      <w:marRight w:val="0"/>
      <w:marTop w:val="0"/>
      <w:marBottom w:val="0"/>
      <w:divBdr>
        <w:top w:val="none" w:sz="0" w:space="0" w:color="auto"/>
        <w:left w:val="none" w:sz="0" w:space="0" w:color="auto"/>
        <w:bottom w:val="none" w:sz="0" w:space="0" w:color="auto"/>
        <w:right w:val="none" w:sz="0" w:space="0" w:color="auto"/>
      </w:divBdr>
    </w:div>
    <w:div w:id="897009408">
      <w:bodyDiv w:val="1"/>
      <w:marLeft w:val="0"/>
      <w:marRight w:val="0"/>
      <w:marTop w:val="0"/>
      <w:marBottom w:val="0"/>
      <w:divBdr>
        <w:top w:val="none" w:sz="0" w:space="0" w:color="auto"/>
        <w:left w:val="none" w:sz="0" w:space="0" w:color="auto"/>
        <w:bottom w:val="none" w:sz="0" w:space="0" w:color="auto"/>
        <w:right w:val="none" w:sz="0" w:space="0" w:color="auto"/>
      </w:divBdr>
    </w:div>
    <w:div w:id="897060151">
      <w:bodyDiv w:val="1"/>
      <w:marLeft w:val="0"/>
      <w:marRight w:val="0"/>
      <w:marTop w:val="0"/>
      <w:marBottom w:val="0"/>
      <w:divBdr>
        <w:top w:val="none" w:sz="0" w:space="0" w:color="auto"/>
        <w:left w:val="none" w:sz="0" w:space="0" w:color="auto"/>
        <w:bottom w:val="none" w:sz="0" w:space="0" w:color="auto"/>
        <w:right w:val="none" w:sz="0" w:space="0" w:color="auto"/>
      </w:divBdr>
    </w:div>
    <w:div w:id="897664718">
      <w:bodyDiv w:val="1"/>
      <w:marLeft w:val="0"/>
      <w:marRight w:val="0"/>
      <w:marTop w:val="0"/>
      <w:marBottom w:val="0"/>
      <w:divBdr>
        <w:top w:val="none" w:sz="0" w:space="0" w:color="auto"/>
        <w:left w:val="none" w:sz="0" w:space="0" w:color="auto"/>
        <w:bottom w:val="none" w:sz="0" w:space="0" w:color="auto"/>
        <w:right w:val="none" w:sz="0" w:space="0" w:color="auto"/>
      </w:divBdr>
    </w:div>
    <w:div w:id="897667753">
      <w:bodyDiv w:val="1"/>
      <w:marLeft w:val="0"/>
      <w:marRight w:val="0"/>
      <w:marTop w:val="0"/>
      <w:marBottom w:val="0"/>
      <w:divBdr>
        <w:top w:val="none" w:sz="0" w:space="0" w:color="auto"/>
        <w:left w:val="none" w:sz="0" w:space="0" w:color="auto"/>
        <w:bottom w:val="none" w:sz="0" w:space="0" w:color="auto"/>
        <w:right w:val="none" w:sz="0" w:space="0" w:color="auto"/>
      </w:divBdr>
    </w:div>
    <w:div w:id="897671179">
      <w:bodyDiv w:val="1"/>
      <w:marLeft w:val="0"/>
      <w:marRight w:val="0"/>
      <w:marTop w:val="0"/>
      <w:marBottom w:val="0"/>
      <w:divBdr>
        <w:top w:val="none" w:sz="0" w:space="0" w:color="auto"/>
        <w:left w:val="none" w:sz="0" w:space="0" w:color="auto"/>
        <w:bottom w:val="none" w:sz="0" w:space="0" w:color="auto"/>
        <w:right w:val="none" w:sz="0" w:space="0" w:color="auto"/>
      </w:divBdr>
    </w:div>
    <w:div w:id="897787018">
      <w:bodyDiv w:val="1"/>
      <w:marLeft w:val="0"/>
      <w:marRight w:val="0"/>
      <w:marTop w:val="0"/>
      <w:marBottom w:val="0"/>
      <w:divBdr>
        <w:top w:val="none" w:sz="0" w:space="0" w:color="auto"/>
        <w:left w:val="none" w:sz="0" w:space="0" w:color="auto"/>
        <w:bottom w:val="none" w:sz="0" w:space="0" w:color="auto"/>
        <w:right w:val="none" w:sz="0" w:space="0" w:color="auto"/>
      </w:divBdr>
    </w:div>
    <w:div w:id="897936276">
      <w:bodyDiv w:val="1"/>
      <w:marLeft w:val="0"/>
      <w:marRight w:val="0"/>
      <w:marTop w:val="0"/>
      <w:marBottom w:val="0"/>
      <w:divBdr>
        <w:top w:val="none" w:sz="0" w:space="0" w:color="auto"/>
        <w:left w:val="none" w:sz="0" w:space="0" w:color="auto"/>
        <w:bottom w:val="none" w:sz="0" w:space="0" w:color="auto"/>
        <w:right w:val="none" w:sz="0" w:space="0" w:color="auto"/>
      </w:divBdr>
    </w:div>
    <w:div w:id="898907950">
      <w:bodyDiv w:val="1"/>
      <w:marLeft w:val="0"/>
      <w:marRight w:val="0"/>
      <w:marTop w:val="0"/>
      <w:marBottom w:val="0"/>
      <w:divBdr>
        <w:top w:val="none" w:sz="0" w:space="0" w:color="auto"/>
        <w:left w:val="none" w:sz="0" w:space="0" w:color="auto"/>
        <w:bottom w:val="none" w:sz="0" w:space="0" w:color="auto"/>
        <w:right w:val="none" w:sz="0" w:space="0" w:color="auto"/>
      </w:divBdr>
    </w:div>
    <w:div w:id="899558769">
      <w:bodyDiv w:val="1"/>
      <w:marLeft w:val="0"/>
      <w:marRight w:val="0"/>
      <w:marTop w:val="0"/>
      <w:marBottom w:val="0"/>
      <w:divBdr>
        <w:top w:val="none" w:sz="0" w:space="0" w:color="auto"/>
        <w:left w:val="none" w:sz="0" w:space="0" w:color="auto"/>
        <w:bottom w:val="none" w:sz="0" w:space="0" w:color="auto"/>
        <w:right w:val="none" w:sz="0" w:space="0" w:color="auto"/>
      </w:divBdr>
    </w:div>
    <w:div w:id="899941125">
      <w:bodyDiv w:val="1"/>
      <w:marLeft w:val="0"/>
      <w:marRight w:val="0"/>
      <w:marTop w:val="0"/>
      <w:marBottom w:val="0"/>
      <w:divBdr>
        <w:top w:val="none" w:sz="0" w:space="0" w:color="auto"/>
        <w:left w:val="none" w:sz="0" w:space="0" w:color="auto"/>
        <w:bottom w:val="none" w:sz="0" w:space="0" w:color="auto"/>
        <w:right w:val="none" w:sz="0" w:space="0" w:color="auto"/>
      </w:divBdr>
    </w:div>
    <w:div w:id="899948492">
      <w:bodyDiv w:val="1"/>
      <w:marLeft w:val="0"/>
      <w:marRight w:val="0"/>
      <w:marTop w:val="0"/>
      <w:marBottom w:val="0"/>
      <w:divBdr>
        <w:top w:val="none" w:sz="0" w:space="0" w:color="auto"/>
        <w:left w:val="none" w:sz="0" w:space="0" w:color="auto"/>
        <w:bottom w:val="none" w:sz="0" w:space="0" w:color="auto"/>
        <w:right w:val="none" w:sz="0" w:space="0" w:color="auto"/>
      </w:divBdr>
    </w:div>
    <w:div w:id="900020082">
      <w:bodyDiv w:val="1"/>
      <w:marLeft w:val="0"/>
      <w:marRight w:val="0"/>
      <w:marTop w:val="0"/>
      <w:marBottom w:val="0"/>
      <w:divBdr>
        <w:top w:val="none" w:sz="0" w:space="0" w:color="auto"/>
        <w:left w:val="none" w:sz="0" w:space="0" w:color="auto"/>
        <w:bottom w:val="none" w:sz="0" w:space="0" w:color="auto"/>
        <w:right w:val="none" w:sz="0" w:space="0" w:color="auto"/>
      </w:divBdr>
    </w:div>
    <w:div w:id="900214349">
      <w:bodyDiv w:val="1"/>
      <w:marLeft w:val="0"/>
      <w:marRight w:val="0"/>
      <w:marTop w:val="0"/>
      <w:marBottom w:val="0"/>
      <w:divBdr>
        <w:top w:val="none" w:sz="0" w:space="0" w:color="auto"/>
        <w:left w:val="none" w:sz="0" w:space="0" w:color="auto"/>
        <w:bottom w:val="none" w:sz="0" w:space="0" w:color="auto"/>
        <w:right w:val="none" w:sz="0" w:space="0" w:color="auto"/>
      </w:divBdr>
    </w:div>
    <w:div w:id="900293877">
      <w:bodyDiv w:val="1"/>
      <w:marLeft w:val="0"/>
      <w:marRight w:val="0"/>
      <w:marTop w:val="0"/>
      <w:marBottom w:val="0"/>
      <w:divBdr>
        <w:top w:val="none" w:sz="0" w:space="0" w:color="auto"/>
        <w:left w:val="none" w:sz="0" w:space="0" w:color="auto"/>
        <w:bottom w:val="none" w:sz="0" w:space="0" w:color="auto"/>
        <w:right w:val="none" w:sz="0" w:space="0" w:color="auto"/>
      </w:divBdr>
    </w:div>
    <w:div w:id="900364791">
      <w:bodyDiv w:val="1"/>
      <w:marLeft w:val="0"/>
      <w:marRight w:val="0"/>
      <w:marTop w:val="0"/>
      <w:marBottom w:val="0"/>
      <w:divBdr>
        <w:top w:val="none" w:sz="0" w:space="0" w:color="auto"/>
        <w:left w:val="none" w:sz="0" w:space="0" w:color="auto"/>
        <w:bottom w:val="none" w:sz="0" w:space="0" w:color="auto"/>
        <w:right w:val="none" w:sz="0" w:space="0" w:color="auto"/>
      </w:divBdr>
    </w:div>
    <w:div w:id="900749021">
      <w:bodyDiv w:val="1"/>
      <w:marLeft w:val="0"/>
      <w:marRight w:val="0"/>
      <w:marTop w:val="0"/>
      <w:marBottom w:val="0"/>
      <w:divBdr>
        <w:top w:val="none" w:sz="0" w:space="0" w:color="auto"/>
        <w:left w:val="none" w:sz="0" w:space="0" w:color="auto"/>
        <w:bottom w:val="none" w:sz="0" w:space="0" w:color="auto"/>
        <w:right w:val="none" w:sz="0" w:space="0" w:color="auto"/>
      </w:divBdr>
    </w:div>
    <w:div w:id="900823775">
      <w:bodyDiv w:val="1"/>
      <w:marLeft w:val="0"/>
      <w:marRight w:val="0"/>
      <w:marTop w:val="0"/>
      <w:marBottom w:val="0"/>
      <w:divBdr>
        <w:top w:val="none" w:sz="0" w:space="0" w:color="auto"/>
        <w:left w:val="none" w:sz="0" w:space="0" w:color="auto"/>
        <w:bottom w:val="none" w:sz="0" w:space="0" w:color="auto"/>
        <w:right w:val="none" w:sz="0" w:space="0" w:color="auto"/>
      </w:divBdr>
    </w:div>
    <w:div w:id="900867076">
      <w:bodyDiv w:val="1"/>
      <w:marLeft w:val="0"/>
      <w:marRight w:val="0"/>
      <w:marTop w:val="0"/>
      <w:marBottom w:val="0"/>
      <w:divBdr>
        <w:top w:val="none" w:sz="0" w:space="0" w:color="auto"/>
        <w:left w:val="none" w:sz="0" w:space="0" w:color="auto"/>
        <w:bottom w:val="none" w:sz="0" w:space="0" w:color="auto"/>
        <w:right w:val="none" w:sz="0" w:space="0" w:color="auto"/>
      </w:divBdr>
    </w:div>
    <w:div w:id="900939867">
      <w:bodyDiv w:val="1"/>
      <w:marLeft w:val="0"/>
      <w:marRight w:val="0"/>
      <w:marTop w:val="0"/>
      <w:marBottom w:val="0"/>
      <w:divBdr>
        <w:top w:val="none" w:sz="0" w:space="0" w:color="auto"/>
        <w:left w:val="none" w:sz="0" w:space="0" w:color="auto"/>
        <w:bottom w:val="none" w:sz="0" w:space="0" w:color="auto"/>
        <w:right w:val="none" w:sz="0" w:space="0" w:color="auto"/>
      </w:divBdr>
    </w:div>
    <w:div w:id="900943853">
      <w:bodyDiv w:val="1"/>
      <w:marLeft w:val="0"/>
      <w:marRight w:val="0"/>
      <w:marTop w:val="0"/>
      <w:marBottom w:val="0"/>
      <w:divBdr>
        <w:top w:val="none" w:sz="0" w:space="0" w:color="auto"/>
        <w:left w:val="none" w:sz="0" w:space="0" w:color="auto"/>
        <w:bottom w:val="none" w:sz="0" w:space="0" w:color="auto"/>
        <w:right w:val="none" w:sz="0" w:space="0" w:color="auto"/>
      </w:divBdr>
    </w:div>
    <w:div w:id="901017143">
      <w:bodyDiv w:val="1"/>
      <w:marLeft w:val="0"/>
      <w:marRight w:val="0"/>
      <w:marTop w:val="0"/>
      <w:marBottom w:val="0"/>
      <w:divBdr>
        <w:top w:val="none" w:sz="0" w:space="0" w:color="auto"/>
        <w:left w:val="none" w:sz="0" w:space="0" w:color="auto"/>
        <w:bottom w:val="none" w:sz="0" w:space="0" w:color="auto"/>
        <w:right w:val="none" w:sz="0" w:space="0" w:color="auto"/>
      </w:divBdr>
    </w:div>
    <w:div w:id="901256411">
      <w:bodyDiv w:val="1"/>
      <w:marLeft w:val="0"/>
      <w:marRight w:val="0"/>
      <w:marTop w:val="0"/>
      <w:marBottom w:val="0"/>
      <w:divBdr>
        <w:top w:val="none" w:sz="0" w:space="0" w:color="auto"/>
        <w:left w:val="none" w:sz="0" w:space="0" w:color="auto"/>
        <w:bottom w:val="none" w:sz="0" w:space="0" w:color="auto"/>
        <w:right w:val="none" w:sz="0" w:space="0" w:color="auto"/>
      </w:divBdr>
    </w:div>
    <w:div w:id="901256436">
      <w:bodyDiv w:val="1"/>
      <w:marLeft w:val="0"/>
      <w:marRight w:val="0"/>
      <w:marTop w:val="0"/>
      <w:marBottom w:val="0"/>
      <w:divBdr>
        <w:top w:val="none" w:sz="0" w:space="0" w:color="auto"/>
        <w:left w:val="none" w:sz="0" w:space="0" w:color="auto"/>
        <w:bottom w:val="none" w:sz="0" w:space="0" w:color="auto"/>
        <w:right w:val="none" w:sz="0" w:space="0" w:color="auto"/>
      </w:divBdr>
    </w:div>
    <w:div w:id="901329137">
      <w:bodyDiv w:val="1"/>
      <w:marLeft w:val="0"/>
      <w:marRight w:val="0"/>
      <w:marTop w:val="0"/>
      <w:marBottom w:val="0"/>
      <w:divBdr>
        <w:top w:val="none" w:sz="0" w:space="0" w:color="auto"/>
        <w:left w:val="none" w:sz="0" w:space="0" w:color="auto"/>
        <w:bottom w:val="none" w:sz="0" w:space="0" w:color="auto"/>
        <w:right w:val="none" w:sz="0" w:space="0" w:color="auto"/>
      </w:divBdr>
    </w:div>
    <w:div w:id="901523405">
      <w:bodyDiv w:val="1"/>
      <w:marLeft w:val="0"/>
      <w:marRight w:val="0"/>
      <w:marTop w:val="0"/>
      <w:marBottom w:val="0"/>
      <w:divBdr>
        <w:top w:val="none" w:sz="0" w:space="0" w:color="auto"/>
        <w:left w:val="none" w:sz="0" w:space="0" w:color="auto"/>
        <w:bottom w:val="none" w:sz="0" w:space="0" w:color="auto"/>
        <w:right w:val="none" w:sz="0" w:space="0" w:color="auto"/>
      </w:divBdr>
    </w:div>
    <w:div w:id="901526654">
      <w:bodyDiv w:val="1"/>
      <w:marLeft w:val="0"/>
      <w:marRight w:val="0"/>
      <w:marTop w:val="0"/>
      <w:marBottom w:val="0"/>
      <w:divBdr>
        <w:top w:val="none" w:sz="0" w:space="0" w:color="auto"/>
        <w:left w:val="none" w:sz="0" w:space="0" w:color="auto"/>
        <w:bottom w:val="none" w:sz="0" w:space="0" w:color="auto"/>
        <w:right w:val="none" w:sz="0" w:space="0" w:color="auto"/>
      </w:divBdr>
    </w:div>
    <w:div w:id="901676766">
      <w:bodyDiv w:val="1"/>
      <w:marLeft w:val="0"/>
      <w:marRight w:val="0"/>
      <w:marTop w:val="0"/>
      <w:marBottom w:val="0"/>
      <w:divBdr>
        <w:top w:val="none" w:sz="0" w:space="0" w:color="auto"/>
        <w:left w:val="none" w:sz="0" w:space="0" w:color="auto"/>
        <w:bottom w:val="none" w:sz="0" w:space="0" w:color="auto"/>
        <w:right w:val="none" w:sz="0" w:space="0" w:color="auto"/>
      </w:divBdr>
    </w:div>
    <w:div w:id="902108500">
      <w:bodyDiv w:val="1"/>
      <w:marLeft w:val="0"/>
      <w:marRight w:val="0"/>
      <w:marTop w:val="0"/>
      <w:marBottom w:val="0"/>
      <w:divBdr>
        <w:top w:val="none" w:sz="0" w:space="0" w:color="auto"/>
        <w:left w:val="none" w:sz="0" w:space="0" w:color="auto"/>
        <w:bottom w:val="none" w:sz="0" w:space="0" w:color="auto"/>
        <w:right w:val="none" w:sz="0" w:space="0" w:color="auto"/>
      </w:divBdr>
    </w:div>
    <w:div w:id="902180613">
      <w:bodyDiv w:val="1"/>
      <w:marLeft w:val="0"/>
      <w:marRight w:val="0"/>
      <w:marTop w:val="0"/>
      <w:marBottom w:val="0"/>
      <w:divBdr>
        <w:top w:val="none" w:sz="0" w:space="0" w:color="auto"/>
        <w:left w:val="none" w:sz="0" w:space="0" w:color="auto"/>
        <w:bottom w:val="none" w:sz="0" w:space="0" w:color="auto"/>
        <w:right w:val="none" w:sz="0" w:space="0" w:color="auto"/>
      </w:divBdr>
    </w:div>
    <w:div w:id="902258195">
      <w:bodyDiv w:val="1"/>
      <w:marLeft w:val="0"/>
      <w:marRight w:val="0"/>
      <w:marTop w:val="0"/>
      <w:marBottom w:val="0"/>
      <w:divBdr>
        <w:top w:val="none" w:sz="0" w:space="0" w:color="auto"/>
        <w:left w:val="none" w:sz="0" w:space="0" w:color="auto"/>
        <w:bottom w:val="none" w:sz="0" w:space="0" w:color="auto"/>
        <w:right w:val="none" w:sz="0" w:space="0" w:color="auto"/>
      </w:divBdr>
    </w:div>
    <w:div w:id="902368491">
      <w:bodyDiv w:val="1"/>
      <w:marLeft w:val="0"/>
      <w:marRight w:val="0"/>
      <w:marTop w:val="0"/>
      <w:marBottom w:val="0"/>
      <w:divBdr>
        <w:top w:val="none" w:sz="0" w:space="0" w:color="auto"/>
        <w:left w:val="none" w:sz="0" w:space="0" w:color="auto"/>
        <w:bottom w:val="none" w:sz="0" w:space="0" w:color="auto"/>
        <w:right w:val="none" w:sz="0" w:space="0" w:color="auto"/>
      </w:divBdr>
    </w:div>
    <w:div w:id="902376023">
      <w:bodyDiv w:val="1"/>
      <w:marLeft w:val="0"/>
      <w:marRight w:val="0"/>
      <w:marTop w:val="0"/>
      <w:marBottom w:val="0"/>
      <w:divBdr>
        <w:top w:val="none" w:sz="0" w:space="0" w:color="auto"/>
        <w:left w:val="none" w:sz="0" w:space="0" w:color="auto"/>
        <w:bottom w:val="none" w:sz="0" w:space="0" w:color="auto"/>
        <w:right w:val="none" w:sz="0" w:space="0" w:color="auto"/>
      </w:divBdr>
    </w:div>
    <w:div w:id="902450302">
      <w:bodyDiv w:val="1"/>
      <w:marLeft w:val="0"/>
      <w:marRight w:val="0"/>
      <w:marTop w:val="0"/>
      <w:marBottom w:val="0"/>
      <w:divBdr>
        <w:top w:val="none" w:sz="0" w:space="0" w:color="auto"/>
        <w:left w:val="none" w:sz="0" w:space="0" w:color="auto"/>
        <w:bottom w:val="none" w:sz="0" w:space="0" w:color="auto"/>
        <w:right w:val="none" w:sz="0" w:space="0" w:color="auto"/>
      </w:divBdr>
    </w:div>
    <w:div w:id="902639465">
      <w:bodyDiv w:val="1"/>
      <w:marLeft w:val="0"/>
      <w:marRight w:val="0"/>
      <w:marTop w:val="0"/>
      <w:marBottom w:val="0"/>
      <w:divBdr>
        <w:top w:val="none" w:sz="0" w:space="0" w:color="auto"/>
        <w:left w:val="none" w:sz="0" w:space="0" w:color="auto"/>
        <w:bottom w:val="none" w:sz="0" w:space="0" w:color="auto"/>
        <w:right w:val="none" w:sz="0" w:space="0" w:color="auto"/>
      </w:divBdr>
    </w:div>
    <w:div w:id="902718758">
      <w:bodyDiv w:val="1"/>
      <w:marLeft w:val="0"/>
      <w:marRight w:val="0"/>
      <w:marTop w:val="0"/>
      <w:marBottom w:val="0"/>
      <w:divBdr>
        <w:top w:val="none" w:sz="0" w:space="0" w:color="auto"/>
        <w:left w:val="none" w:sz="0" w:space="0" w:color="auto"/>
        <w:bottom w:val="none" w:sz="0" w:space="0" w:color="auto"/>
        <w:right w:val="none" w:sz="0" w:space="0" w:color="auto"/>
      </w:divBdr>
    </w:div>
    <w:div w:id="902759610">
      <w:bodyDiv w:val="1"/>
      <w:marLeft w:val="0"/>
      <w:marRight w:val="0"/>
      <w:marTop w:val="0"/>
      <w:marBottom w:val="0"/>
      <w:divBdr>
        <w:top w:val="none" w:sz="0" w:space="0" w:color="auto"/>
        <w:left w:val="none" w:sz="0" w:space="0" w:color="auto"/>
        <w:bottom w:val="none" w:sz="0" w:space="0" w:color="auto"/>
        <w:right w:val="none" w:sz="0" w:space="0" w:color="auto"/>
      </w:divBdr>
    </w:div>
    <w:div w:id="903102173">
      <w:bodyDiv w:val="1"/>
      <w:marLeft w:val="0"/>
      <w:marRight w:val="0"/>
      <w:marTop w:val="0"/>
      <w:marBottom w:val="0"/>
      <w:divBdr>
        <w:top w:val="none" w:sz="0" w:space="0" w:color="auto"/>
        <w:left w:val="none" w:sz="0" w:space="0" w:color="auto"/>
        <w:bottom w:val="none" w:sz="0" w:space="0" w:color="auto"/>
        <w:right w:val="none" w:sz="0" w:space="0" w:color="auto"/>
      </w:divBdr>
    </w:div>
    <w:div w:id="903104749">
      <w:bodyDiv w:val="1"/>
      <w:marLeft w:val="0"/>
      <w:marRight w:val="0"/>
      <w:marTop w:val="0"/>
      <w:marBottom w:val="0"/>
      <w:divBdr>
        <w:top w:val="none" w:sz="0" w:space="0" w:color="auto"/>
        <w:left w:val="none" w:sz="0" w:space="0" w:color="auto"/>
        <w:bottom w:val="none" w:sz="0" w:space="0" w:color="auto"/>
        <w:right w:val="none" w:sz="0" w:space="0" w:color="auto"/>
      </w:divBdr>
    </w:div>
    <w:div w:id="903489644">
      <w:bodyDiv w:val="1"/>
      <w:marLeft w:val="0"/>
      <w:marRight w:val="0"/>
      <w:marTop w:val="0"/>
      <w:marBottom w:val="0"/>
      <w:divBdr>
        <w:top w:val="none" w:sz="0" w:space="0" w:color="auto"/>
        <w:left w:val="none" w:sz="0" w:space="0" w:color="auto"/>
        <w:bottom w:val="none" w:sz="0" w:space="0" w:color="auto"/>
        <w:right w:val="none" w:sz="0" w:space="0" w:color="auto"/>
      </w:divBdr>
    </w:div>
    <w:div w:id="903570121">
      <w:bodyDiv w:val="1"/>
      <w:marLeft w:val="0"/>
      <w:marRight w:val="0"/>
      <w:marTop w:val="0"/>
      <w:marBottom w:val="0"/>
      <w:divBdr>
        <w:top w:val="none" w:sz="0" w:space="0" w:color="auto"/>
        <w:left w:val="none" w:sz="0" w:space="0" w:color="auto"/>
        <w:bottom w:val="none" w:sz="0" w:space="0" w:color="auto"/>
        <w:right w:val="none" w:sz="0" w:space="0" w:color="auto"/>
      </w:divBdr>
    </w:div>
    <w:div w:id="903758208">
      <w:bodyDiv w:val="1"/>
      <w:marLeft w:val="0"/>
      <w:marRight w:val="0"/>
      <w:marTop w:val="0"/>
      <w:marBottom w:val="0"/>
      <w:divBdr>
        <w:top w:val="none" w:sz="0" w:space="0" w:color="auto"/>
        <w:left w:val="none" w:sz="0" w:space="0" w:color="auto"/>
        <w:bottom w:val="none" w:sz="0" w:space="0" w:color="auto"/>
        <w:right w:val="none" w:sz="0" w:space="0" w:color="auto"/>
      </w:divBdr>
    </w:div>
    <w:div w:id="904101716">
      <w:bodyDiv w:val="1"/>
      <w:marLeft w:val="0"/>
      <w:marRight w:val="0"/>
      <w:marTop w:val="0"/>
      <w:marBottom w:val="0"/>
      <w:divBdr>
        <w:top w:val="none" w:sz="0" w:space="0" w:color="auto"/>
        <w:left w:val="none" w:sz="0" w:space="0" w:color="auto"/>
        <w:bottom w:val="none" w:sz="0" w:space="0" w:color="auto"/>
        <w:right w:val="none" w:sz="0" w:space="0" w:color="auto"/>
      </w:divBdr>
    </w:div>
    <w:div w:id="904149212">
      <w:bodyDiv w:val="1"/>
      <w:marLeft w:val="0"/>
      <w:marRight w:val="0"/>
      <w:marTop w:val="0"/>
      <w:marBottom w:val="0"/>
      <w:divBdr>
        <w:top w:val="none" w:sz="0" w:space="0" w:color="auto"/>
        <w:left w:val="none" w:sz="0" w:space="0" w:color="auto"/>
        <w:bottom w:val="none" w:sz="0" w:space="0" w:color="auto"/>
        <w:right w:val="none" w:sz="0" w:space="0" w:color="auto"/>
      </w:divBdr>
    </w:div>
    <w:div w:id="904149571">
      <w:bodyDiv w:val="1"/>
      <w:marLeft w:val="0"/>
      <w:marRight w:val="0"/>
      <w:marTop w:val="0"/>
      <w:marBottom w:val="0"/>
      <w:divBdr>
        <w:top w:val="none" w:sz="0" w:space="0" w:color="auto"/>
        <w:left w:val="none" w:sz="0" w:space="0" w:color="auto"/>
        <w:bottom w:val="none" w:sz="0" w:space="0" w:color="auto"/>
        <w:right w:val="none" w:sz="0" w:space="0" w:color="auto"/>
      </w:divBdr>
    </w:div>
    <w:div w:id="904293276">
      <w:bodyDiv w:val="1"/>
      <w:marLeft w:val="0"/>
      <w:marRight w:val="0"/>
      <w:marTop w:val="0"/>
      <w:marBottom w:val="0"/>
      <w:divBdr>
        <w:top w:val="none" w:sz="0" w:space="0" w:color="auto"/>
        <w:left w:val="none" w:sz="0" w:space="0" w:color="auto"/>
        <w:bottom w:val="none" w:sz="0" w:space="0" w:color="auto"/>
        <w:right w:val="none" w:sz="0" w:space="0" w:color="auto"/>
      </w:divBdr>
    </w:div>
    <w:div w:id="904294713">
      <w:bodyDiv w:val="1"/>
      <w:marLeft w:val="0"/>
      <w:marRight w:val="0"/>
      <w:marTop w:val="0"/>
      <w:marBottom w:val="0"/>
      <w:divBdr>
        <w:top w:val="none" w:sz="0" w:space="0" w:color="auto"/>
        <w:left w:val="none" w:sz="0" w:space="0" w:color="auto"/>
        <w:bottom w:val="none" w:sz="0" w:space="0" w:color="auto"/>
        <w:right w:val="none" w:sz="0" w:space="0" w:color="auto"/>
      </w:divBdr>
    </w:div>
    <w:div w:id="904295947">
      <w:bodyDiv w:val="1"/>
      <w:marLeft w:val="0"/>
      <w:marRight w:val="0"/>
      <w:marTop w:val="0"/>
      <w:marBottom w:val="0"/>
      <w:divBdr>
        <w:top w:val="none" w:sz="0" w:space="0" w:color="auto"/>
        <w:left w:val="none" w:sz="0" w:space="0" w:color="auto"/>
        <w:bottom w:val="none" w:sz="0" w:space="0" w:color="auto"/>
        <w:right w:val="none" w:sz="0" w:space="0" w:color="auto"/>
      </w:divBdr>
    </w:div>
    <w:div w:id="904297719">
      <w:bodyDiv w:val="1"/>
      <w:marLeft w:val="0"/>
      <w:marRight w:val="0"/>
      <w:marTop w:val="0"/>
      <w:marBottom w:val="0"/>
      <w:divBdr>
        <w:top w:val="none" w:sz="0" w:space="0" w:color="auto"/>
        <w:left w:val="none" w:sz="0" w:space="0" w:color="auto"/>
        <w:bottom w:val="none" w:sz="0" w:space="0" w:color="auto"/>
        <w:right w:val="none" w:sz="0" w:space="0" w:color="auto"/>
      </w:divBdr>
    </w:div>
    <w:div w:id="904533974">
      <w:bodyDiv w:val="1"/>
      <w:marLeft w:val="0"/>
      <w:marRight w:val="0"/>
      <w:marTop w:val="0"/>
      <w:marBottom w:val="0"/>
      <w:divBdr>
        <w:top w:val="none" w:sz="0" w:space="0" w:color="auto"/>
        <w:left w:val="none" w:sz="0" w:space="0" w:color="auto"/>
        <w:bottom w:val="none" w:sz="0" w:space="0" w:color="auto"/>
        <w:right w:val="none" w:sz="0" w:space="0" w:color="auto"/>
      </w:divBdr>
    </w:div>
    <w:div w:id="904685971">
      <w:bodyDiv w:val="1"/>
      <w:marLeft w:val="0"/>
      <w:marRight w:val="0"/>
      <w:marTop w:val="0"/>
      <w:marBottom w:val="0"/>
      <w:divBdr>
        <w:top w:val="none" w:sz="0" w:space="0" w:color="auto"/>
        <w:left w:val="none" w:sz="0" w:space="0" w:color="auto"/>
        <w:bottom w:val="none" w:sz="0" w:space="0" w:color="auto"/>
        <w:right w:val="none" w:sz="0" w:space="0" w:color="auto"/>
      </w:divBdr>
    </w:div>
    <w:div w:id="904726755">
      <w:bodyDiv w:val="1"/>
      <w:marLeft w:val="0"/>
      <w:marRight w:val="0"/>
      <w:marTop w:val="0"/>
      <w:marBottom w:val="0"/>
      <w:divBdr>
        <w:top w:val="none" w:sz="0" w:space="0" w:color="auto"/>
        <w:left w:val="none" w:sz="0" w:space="0" w:color="auto"/>
        <w:bottom w:val="none" w:sz="0" w:space="0" w:color="auto"/>
        <w:right w:val="none" w:sz="0" w:space="0" w:color="auto"/>
      </w:divBdr>
    </w:div>
    <w:div w:id="904728580">
      <w:bodyDiv w:val="1"/>
      <w:marLeft w:val="0"/>
      <w:marRight w:val="0"/>
      <w:marTop w:val="0"/>
      <w:marBottom w:val="0"/>
      <w:divBdr>
        <w:top w:val="none" w:sz="0" w:space="0" w:color="auto"/>
        <w:left w:val="none" w:sz="0" w:space="0" w:color="auto"/>
        <w:bottom w:val="none" w:sz="0" w:space="0" w:color="auto"/>
        <w:right w:val="none" w:sz="0" w:space="0" w:color="auto"/>
      </w:divBdr>
    </w:div>
    <w:div w:id="904998252">
      <w:bodyDiv w:val="1"/>
      <w:marLeft w:val="0"/>
      <w:marRight w:val="0"/>
      <w:marTop w:val="0"/>
      <w:marBottom w:val="0"/>
      <w:divBdr>
        <w:top w:val="none" w:sz="0" w:space="0" w:color="auto"/>
        <w:left w:val="none" w:sz="0" w:space="0" w:color="auto"/>
        <w:bottom w:val="none" w:sz="0" w:space="0" w:color="auto"/>
        <w:right w:val="none" w:sz="0" w:space="0" w:color="auto"/>
      </w:divBdr>
    </w:div>
    <w:div w:id="905069779">
      <w:bodyDiv w:val="1"/>
      <w:marLeft w:val="0"/>
      <w:marRight w:val="0"/>
      <w:marTop w:val="0"/>
      <w:marBottom w:val="0"/>
      <w:divBdr>
        <w:top w:val="none" w:sz="0" w:space="0" w:color="auto"/>
        <w:left w:val="none" w:sz="0" w:space="0" w:color="auto"/>
        <w:bottom w:val="none" w:sz="0" w:space="0" w:color="auto"/>
        <w:right w:val="none" w:sz="0" w:space="0" w:color="auto"/>
      </w:divBdr>
    </w:div>
    <w:div w:id="905188490">
      <w:bodyDiv w:val="1"/>
      <w:marLeft w:val="0"/>
      <w:marRight w:val="0"/>
      <w:marTop w:val="0"/>
      <w:marBottom w:val="0"/>
      <w:divBdr>
        <w:top w:val="none" w:sz="0" w:space="0" w:color="auto"/>
        <w:left w:val="none" w:sz="0" w:space="0" w:color="auto"/>
        <w:bottom w:val="none" w:sz="0" w:space="0" w:color="auto"/>
        <w:right w:val="none" w:sz="0" w:space="0" w:color="auto"/>
      </w:divBdr>
    </w:div>
    <w:div w:id="905453388">
      <w:bodyDiv w:val="1"/>
      <w:marLeft w:val="0"/>
      <w:marRight w:val="0"/>
      <w:marTop w:val="0"/>
      <w:marBottom w:val="0"/>
      <w:divBdr>
        <w:top w:val="none" w:sz="0" w:space="0" w:color="auto"/>
        <w:left w:val="none" w:sz="0" w:space="0" w:color="auto"/>
        <w:bottom w:val="none" w:sz="0" w:space="0" w:color="auto"/>
        <w:right w:val="none" w:sz="0" w:space="0" w:color="auto"/>
      </w:divBdr>
    </w:div>
    <w:div w:id="905458735">
      <w:bodyDiv w:val="1"/>
      <w:marLeft w:val="0"/>
      <w:marRight w:val="0"/>
      <w:marTop w:val="0"/>
      <w:marBottom w:val="0"/>
      <w:divBdr>
        <w:top w:val="none" w:sz="0" w:space="0" w:color="auto"/>
        <w:left w:val="none" w:sz="0" w:space="0" w:color="auto"/>
        <w:bottom w:val="none" w:sz="0" w:space="0" w:color="auto"/>
        <w:right w:val="none" w:sz="0" w:space="0" w:color="auto"/>
      </w:divBdr>
    </w:div>
    <w:div w:id="905729462">
      <w:bodyDiv w:val="1"/>
      <w:marLeft w:val="0"/>
      <w:marRight w:val="0"/>
      <w:marTop w:val="0"/>
      <w:marBottom w:val="0"/>
      <w:divBdr>
        <w:top w:val="none" w:sz="0" w:space="0" w:color="auto"/>
        <w:left w:val="none" w:sz="0" w:space="0" w:color="auto"/>
        <w:bottom w:val="none" w:sz="0" w:space="0" w:color="auto"/>
        <w:right w:val="none" w:sz="0" w:space="0" w:color="auto"/>
      </w:divBdr>
    </w:div>
    <w:div w:id="905800812">
      <w:bodyDiv w:val="1"/>
      <w:marLeft w:val="0"/>
      <w:marRight w:val="0"/>
      <w:marTop w:val="0"/>
      <w:marBottom w:val="0"/>
      <w:divBdr>
        <w:top w:val="none" w:sz="0" w:space="0" w:color="auto"/>
        <w:left w:val="none" w:sz="0" w:space="0" w:color="auto"/>
        <w:bottom w:val="none" w:sz="0" w:space="0" w:color="auto"/>
        <w:right w:val="none" w:sz="0" w:space="0" w:color="auto"/>
      </w:divBdr>
    </w:div>
    <w:div w:id="905845601">
      <w:bodyDiv w:val="1"/>
      <w:marLeft w:val="0"/>
      <w:marRight w:val="0"/>
      <w:marTop w:val="0"/>
      <w:marBottom w:val="0"/>
      <w:divBdr>
        <w:top w:val="none" w:sz="0" w:space="0" w:color="auto"/>
        <w:left w:val="none" w:sz="0" w:space="0" w:color="auto"/>
        <w:bottom w:val="none" w:sz="0" w:space="0" w:color="auto"/>
        <w:right w:val="none" w:sz="0" w:space="0" w:color="auto"/>
      </w:divBdr>
    </w:div>
    <w:div w:id="905992684">
      <w:bodyDiv w:val="1"/>
      <w:marLeft w:val="0"/>
      <w:marRight w:val="0"/>
      <w:marTop w:val="0"/>
      <w:marBottom w:val="0"/>
      <w:divBdr>
        <w:top w:val="none" w:sz="0" w:space="0" w:color="auto"/>
        <w:left w:val="none" w:sz="0" w:space="0" w:color="auto"/>
        <w:bottom w:val="none" w:sz="0" w:space="0" w:color="auto"/>
        <w:right w:val="none" w:sz="0" w:space="0" w:color="auto"/>
      </w:divBdr>
    </w:div>
    <w:div w:id="906184886">
      <w:bodyDiv w:val="1"/>
      <w:marLeft w:val="0"/>
      <w:marRight w:val="0"/>
      <w:marTop w:val="0"/>
      <w:marBottom w:val="0"/>
      <w:divBdr>
        <w:top w:val="none" w:sz="0" w:space="0" w:color="auto"/>
        <w:left w:val="none" w:sz="0" w:space="0" w:color="auto"/>
        <w:bottom w:val="none" w:sz="0" w:space="0" w:color="auto"/>
        <w:right w:val="none" w:sz="0" w:space="0" w:color="auto"/>
      </w:divBdr>
    </w:div>
    <w:div w:id="906304808">
      <w:bodyDiv w:val="1"/>
      <w:marLeft w:val="0"/>
      <w:marRight w:val="0"/>
      <w:marTop w:val="0"/>
      <w:marBottom w:val="0"/>
      <w:divBdr>
        <w:top w:val="none" w:sz="0" w:space="0" w:color="auto"/>
        <w:left w:val="none" w:sz="0" w:space="0" w:color="auto"/>
        <w:bottom w:val="none" w:sz="0" w:space="0" w:color="auto"/>
        <w:right w:val="none" w:sz="0" w:space="0" w:color="auto"/>
      </w:divBdr>
    </w:div>
    <w:div w:id="906305720">
      <w:bodyDiv w:val="1"/>
      <w:marLeft w:val="0"/>
      <w:marRight w:val="0"/>
      <w:marTop w:val="0"/>
      <w:marBottom w:val="0"/>
      <w:divBdr>
        <w:top w:val="none" w:sz="0" w:space="0" w:color="auto"/>
        <w:left w:val="none" w:sz="0" w:space="0" w:color="auto"/>
        <w:bottom w:val="none" w:sz="0" w:space="0" w:color="auto"/>
        <w:right w:val="none" w:sz="0" w:space="0" w:color="auto"/>
      </w:divBdr>
    </w:div>
    <w:div w:id="906837197">
      <w:bodyDiv w:val="1"/>
      <w:marLeft w:val="0"/>
      <w:marRight w:val="0"/>
      <w:marTop w:val="0"/>
      <w:marBottom w:val="0"/>
      <w:divBdr>
        <w:top w:val="none" w:sz="0" w:space="0" w:color="auto"/>
        <w:left w:val="none" w:sz="0" w:space="0" w:color="auto"/>
        <w:bottom w:val="none" w:sz="0" w:space="0" w:color="auto"/>
        <w:right w:val="none" w:sz="0" w:space="0" w:color="auto"/>
      </w:divBdr>
    </w:div>
    <w:div w:id="906914809">
      <w:bodyDiv w:val="1"/>
      <w:marLeft w:val="0"/>
      <w:marRight w:val="0"/>
      <w:marTop w:val="0"/>
      <w:marBottom w:val="0"/>
      <w:divBdr>
        <w:top w:val="none" w:sz="0" w:space="0" w:color="auto"/>
        <w:left w:val="none" w:sz="0" w:space="0" w:color="auto"/>
        <w:bottom w:val="none" w:sz="0" w:space="0" w:color="auto"/>
        <w:right w:val="none" w:sz="0" w:space="0" w:color="auto"/>
      </w:divBdr>
    </w:div>
    <w:div w:id="906915853">
      <w:bodyDiv w:val="1"/>
      <w:marLeft w:val="0"/>
      <w:marRight w:val="0"/>
      <w:marTop w:val="0"/>
      <w:marBottom w:val="0"/>
      <w:divBdr>
        <w:top w:val="none" w:sz="0" w:space="0" w:color="auto"/>
        <w:left w:val="none" w:sz="0" w:space="0" w:color="auto"/>
        <w:bottom w:val="none" w:sz="0" w:space="0" w:color="auto"/>
        <w:right w:val="none" w:sz="0" w:space="0" w:color="auto"/>
      </w:divBdr>
    </w:div>
    <w:div w:id="906919248">
      <w:bodyDiv w:val="1"/>
      <w:marLeft w:val="0"/>
      <w:marRight w:val="0"/>
      <w:marTop w:val="0"/>
      <w:marBottom w:val="0"/>
      <w:divBdr>
        <w:top w:val="none" w:sz="0" w:space="0" w:color="auto"/>
        <w:left w:val="none" w:sz="0" w:space="0" w:color="auto"/>
        <w:bottom w:val="none" w:sz="0" w:space="0" w:color="auto"/>
        <w:right w:val="none" w:sz="0" w:space="0" w:color="auto"/>
      </w:divBdr>
    </w:div>
    <w:div w:id="907112011">
      <w:bodyDiv w:val="1"/>
      <w:marLeft w:val="0"/>
      <w:marRight w:val="0"/>
      <w:marTop w:val="0"/>
      <w:marBottom w:val="0"/>
      <w:divBdr>
        <w:top w:val="none" w:sz="0" w:space="0" w:color="auto"/>
        <w:left w:val="none" w:sz="0" w:space="0" w:color="auto"/>
        <w:bottom w:val="none" w:sz="0" w:space="0" w:color="auto"/>
        <w:right w:val="none" w:sz="0" w:space="0" w:color="auto"/>
      </w:divBdr>
    </w:div>
    <w:div w:id="907115096">
      <w:bodyDiv w:val="1"/>
      <w:marLeft w:val="0"/>
      <w:marRight w:val="0"/>
      <w:marTop w:val="0"/>
      <w:marBottom w:val="0"/>
      <w:divBdr>
        <w:top w:val="none" w:sz="0" w:space="0" w:color="auto"/>
        <w:left w:val="none" w:sz="0" w:space="0" w:color="auto"/>
        <w:bottom w:val="none" w:sz="0" w:space="0" w:color="auto"/>
        <w:right w:val="none" w:sz="0" w:space="0" w:color="auto"/>
      </w:divBdr>
    </w:div>
    <w:div w:id="907155239">
      <w:bodyDiv w:val="1"/>
      <w:marLeft w:val="0"/>
      <w:marRight w:val="0"/>
      <w:marTop w:val="0"/>
      <w:marBottom w:val="0"/>
      <w:divBdr>
        <w:top w:val="none" w:sz="0" w:space="0" w:color="auto"/>
        <w:left w:val="none" w:sz="0" w:space="0" w:color="auto"/>
        <w:bottom w:val="none" w:sz="0" w:space="0" w:color="auto"/>
        <w:right w:val="none" w:sz="0" w:space="0" w:color="auto"/>
      </w:divBdr>
    </w:div>
    <w:div w:id="907301722">
      <w:bodyDiv w:val="1"/>
      <w:marLeft w:val="0"/>
      <w:marRight w:val="0"/>
      <w:marTop w:val="0"/>
      <w:marBottom w:val="0"/>
      <w:divBdr>
        <w:top w:val="none" w:sz="0" w:space="0" w:color="auto"/>
        <w:left w:val="none" w:sz="0" w:space="0" w:color="auto"/>
        <w:bottom w:val="none" w:sz="0" w:space="0" w:color="auto"/>
        <w:right w:val="none" w:sz="0" w:space="0" w:color="auto"/>
      </w:divBdr>
    </w:div>
    <w:div w:id="907420575">
      <w:bodyDiv w:val="1"/>
      <w:marLeft w:val="0"/>
      <w:marRight w:val="0"/>
      <w:marTop w:val="0"/>
      <w:marBottom w:val="0"/>
      <w:divBdr>
        <w:top w:val="none" w:sz="0" w:space="0" w:color="auto"/>
        <w:left w:val="none" w:sz="0" w:space="0" w:color="auto"/>
        <w:bottom w:val="none" w:sz="0" w:space="0" w:color="auto"/>
        <w:right w:val="none" w:sz="0" w:space="0" w:color="auto"/>
      </w:divBdr>
    </w:div>
    <w:div w:id="907424573">
      <w:bodyDiv w:val="1"/>
      <w:marLeft w:val="0"/>
      <w:marRight w:val="0"/>
      <w:marTop w:val="0"/>
      <w:marBottom w:val="0"/>
      <w:divBdr>
        <w:top w:val="none" w:sz="0" w:space="0" w:color="auto"/>
        <w:left w:val="none" w:sz="0" w:space="0" w:color="auto"/>
        <w:bottom w:val="none" w:sz="0" w:space="0" w:color="auto"/>
        <w:right w:val="none" w:sz="0" w:space="0" w:color="auto"/>
      </w:divBdr>
    </w:div>
    <w:div w:id="907618844">
      <w:bodyDiv w:val="1"/>
      <w:marLeft w:val="0"/>
      <w:marRight w:val="0"/>
      <w:marTop w:val="0"/>
      <w:marBottom w:val="0"/>
      <w:divBdr>
        <w:top w:val="none" w:sz="0" w:space="0" w:color="auto"/>
        <w:left w:val="none" w:sz="0" w:space="0" w:color="auto"/>
        <w:bottom w:val="none" w:sz="0" w:space="0" w:color="auto"/>
        <w:right w:val="none" w:sz="0" w:space="0" w:color="auto"/>
      </w:divBdr>
    </w:div>
    <w:div w:id="907763344">
      <w:bodyDiv w:val="1"/>
      <w:marLeft w:val="0"/>
      <w:marRight w:val="0"/>
      <w:marTop w:val="0"/>
      <w:marBottom w:val="0"/>
      <w:divBdr>
        <w:top w:val="none" w:sz="0" w:space="0" w:color="auto"/>
        <w:left w:val="none" w:sz="0" w:space="0" w:color="auto"/>
        <w:bottom w:val="none" w:sz="0" w:space="0" w:color="auto"/>
        <w:right w:val="none" w:sz="0" w:space="0" w:color="auto"/>
      </w:divBdr>
    </w:div>
    <w:div w:id="907806581">
      <w:bodyDiv w:val="1"/>
      <w:marLeft w:val="0"/>
      <w:marRight w:val="0"/>
      <w:marTop w:val="0"/>
      <w:marBottom w:val="0"/>
      <w:divBdr>
        <w:top w:val="none" w:sz="0" w:space="0" w:color="auto"/>
        <w:left w:val="none" w:sz="0" w:space="0" w:color="auto"/>
        <w:bottom w:val="none" w:sz="0" w:space="0" w:color="auto"/>
        <w:right w:val="none" w:sz="0" w:space="0" w:color="auto"/>
      </w:divBdr>
    </w:div>
    <w:div w:id="907809127">
      <w:bodyDiv w:val="1"/>
      <w:marLeft w:val="0"/>
      <w:marRight w:val="0"/>
      <w:marTop w:val="0"/>
      <w:marBottom w:val="0"/>
      <w:divBdr>
        <w:top w:val="none" w:sz="0" w:space="0" w:color="auto"/>
        <w:left w:val="none" w:sz="0" w:space="0" w:color="auto"/>
        <w:bottom w:val="none" w:sz="0" w:space="0" w:color="auto"/>
        <w:right w:val="none" w:sz="0" w:space="0" w:color="auto"/>
      </w:divBdr>
    </w:div>
    <w:div w:id="907881600">
      <w:bodyDiv w:val="1"/>
      <w:marLeft w:val="0"/>
      <w:marRight w:val="0"/>
      <w:marTop w:val="0"/>
      <w:marBottom w:val="0"/>
      <w:divBdr>
        <w:top w:val="none" w:sz="0" w:space="0" w:color="auto"/>
        <w:left w:val="none" w:sz="0" w:space="0" w:color="auto"/>
        <w:bottom w:val="none" w:sz="0" w:space="0" w:color="auto"/>
        <w:right w:val="none" w:sz="0" w:space="0" w:color="auto"/>
      </w:divBdr>
    </w:div>
    <w:div w:id="907958594">
      <w:bodyDiv w:val="1"/>
      <w:marLeft w:val="0"/>
      <w:marRight w:val="0"/>
      <w:marTop w:val="0"/>
      <w:marBottom w:val="0"/>
      <w:divBdr>
        <w:top w:val="none" w:sz="0" w:space="0" w:color="auto"/>
        <w:left w:val="none" w:sz="0" w:space="0" w:color="auto"/>
        <w:bottom w:val="none" w:sz="0" w:space="0" w:color="auto"/>
        <w:right w:val="none" w:sz="0" w:space="0" w:color="auto"/>
      </w:divBdr>
    </w:div>
    <w:div w:id="908156401">
      <w:bodyDiv w:val="1"/>
      <w:marLeft w:val="0"/>
      <w:marRight w:val="0"/>
      <w:marTop w:val="0"/>
      <w:marBottom w:val="0"/>
      <w:divBdr>
        <w:top w:val="none" w:sz="0" w:space="0" w:color="auto"/>
        <w:left w:val="none" w:sz="0" w:space="0" w:color="auto"/>
        <w:bottom w:val="none" w:sz="0" w:space="0" w:color="auto"/>
        <w:right w:val="none" w:sz="0" w:space="0" w:color="auto"/>
      </w:divBdr>
    </w:div>
    <w:div w:id="908418285">
      <w:bodyDiv w:val="1"/>
      <w:marLeft w:val="0"/>
      <w:marRight w:val="0"/>
      <w:marTop w:val="0"/>
      <w:marBottom w:val="0"/>
      <w:divBdr>
        <w:top w:val="none" w:sz="0" w:space="0" w:color="auto"/>
        <w:left w:val="none" w:sz="0" w:space="0" w:color="auto"/>
        <w:bottom w:val="none" w:sz="0" w:space="0" w:color="auto"/>
        <w:right w:val="none" w:sz="0" w:space="0" w:color="auto"/>
      </w:divBdr>
    </w:div>
    <w:div w:id="908619136">
      <w:bodyDiv w:val="1"/>
      <w:marLeft w:val="0"/>
      <w:marRight w:val="0"/>
      <w:marTop w:val="0"/>
      <w:marBottom w:val="0"/>
      <w:divBdr>
        <w:top w:val="none" w:sz="0" w:space="0" w:color="auto"/>
        <w:left w:val="none" w:sz="0" w:space="0" w:color="auto"/>
        <w:bottom w:val="none" w:sz="0" w:space="0" w:color="auto"/>
        <w:right w:val="none" w:sz="0" w:space="0" w:color="auto"/>
      </w:divBdr>
    </w:div>
    <w:div w:id="908731871">
      <w:bodyDiv w:val="1"/>
      <w:marLeft w:val="0"/>
      <w:marRight w:val="0"/>
      <w:marTop w:val="0"/>
      <w:marBottom w:val="0"/>
      <w:divBdr>
        <w:top w:val="none" w:sz="0" w:space="0" w:color="auto"/>
        <w:left w:val="none" w:sz="0" w:space="0" w:color="auto"/>
        <w:bottom w:val="none" w:sz="0" w:space="0" w:color="auto"/>
        <w:right w:val="none" w:sz="0" w:space="0" w:color="auto"/>
      </w:divBdr>
    </w:div>
    <w:div w:id="908805015">
      <w:bodyDiv w:val="1"/>
      <w:marLeft w:val="0"/>
      <w:marRight w:val="0"/>
      <w:marTop w:val="0"/>
      <w:marBottom w:val="0"/>
      <w:divBdr>
        <w:top w:val="none" w:sz="0" w:space="0" w:color="auto"/>
        <w:left w:val="none" w:sz="0" w:space="0" w:color="auto"/>
        <w:bottom w:val="none" w:sz="0" w:space="0" w:color="auto"/>
        <w:right w:val="none" w:sz="0" w:space="0" w:color="auto"/>
      </w:divBdr>
    </w:div>
    <w:div w:id="908880626">
      <w:bodyDiv w:val="1"/>
      <w:marLeft w:val="0"/>
      <w:marRight w:val="0"/>
      <w:marTop w:val="0"/>
      <w:marBottom w:val="0"/>
      <w:divBdr>
        <w:top w:val="none" w:sz="0" w:space="0" w:color="auto"/>
        <w:left w:val="none" w:sz="0" w:space="0" w:color="auto"/>
        <w:bottom w:val="none" w:sz="0" w:space="0" w:color="auto"/>
        <w:right w:val="none" w:sz="0" w:space="0" w:color="auto"/>
      </w:divBdr>
    </w:div>
    <w:div w:id="909195864">
      <w:bodyDiv w:val="1"/>
      <w:marLeft w:val="0"/>
      <w:marRight w:val="0"/>
      <w:marTop w:val="0"/>
      <w:marBottom w:val="0"/>
      <w:divBdr>
        <w:top w:val="none" w:sz="0" w:space="0" w:color="auto"/>
        <w:left w:val="none" w:sz="0" w:space="0" w:color="auto"/>
        <w:bottom w:val="none" w:sz="0" w:space="0" w:color="auto"/>
        <w:right w:val="none" w:sz="0" w:space="0" w:color="auto"/>
      </w:divBdr>
    </w:div>
    <w:div w:id="909265068">
      <w:bodyDiv w:val="1"/>
      <w:marLeft w:val="0"/>
      <w:marRight w:val="0"/>
      <w:marTop w:val="0"/>
      <w:marBottom w:val="0"/>
      <w:divBdr>
        <w:top w:val="none" w:sz="0" w:space="0" w:color="auto"/>
        <w:left w:val="none" w:sz="0" w:space="0" w:color="auto"/>
        <w:bottom w:val="none" w:sz="0" w:space="0" w:color="auto"/>
        <w:right w:val="none" w:sz="0" w:space="0" w:color="auto"/>
      </w:divBdr>
    </w:div>
    <w:div w:id="909267370">
      <w:bodyDiv w:val="1"/>
      <w:marLeft w:val="0"/>
      <w:marRight w:val="0"/>
      <w:marTop w:val="0"/>
      <w:marBottom w:val="0"/>
      <w:divBdr>
        <w:top w:val="none" w:sz="0" w:space="0" w:color="auto"/>
        <w:left w:val="none" w:sz="0" w:space="0" w:color="auto"/>
        <w:bottom w:val="none" w:sz="0" w:space="0" w:color="auto"/>
        <w:right w:val="none" w:sz="0" w:space="0" w:color="auto"/>
      </w:divBdr>
    </w:div>
    <w:div w:id="909577729">
      <w:bodyDiv w:val="1"/>
      <w:marLeft w:val="0"/>
      <w:marRight w:val="0"/>
      <w:marTop w:val="0"/>
      <w:marBottom w:val="0"/>
      <w:divBdr>
        <w:top w:val="none" w:sz="0" w:space="0" w:color="auto"/>
        <w:left w:val="none" w:sz="0" w:space="0" w:color="auto"/>
        <w:bottom w:val="none" w:sz="0" w:space="0" w:color="auto"/>
        <w:right w:val="none" w:sz="0" w:space="0" w:color="auto"/>
      </w:divBdr>
    </w:div>
    <w:div w:id="909656019">
      <w:bodyDiv w:val="1"/>
      <w:marLeft w:val="0"/>
      <w:marRight w:val="0"/>
      <w:marTop w:val="0"/>
      <w:marBottom w:val="0"/>
      <w:divBdr>
        <w:top w:val="none" w:sz="0" w:space="0" w:color="auto"/>
        <w:left w:val="none" w:sz="0" w:space="0" w:color="auto"/>
        <w:bottom w:val="none" w:sz="0" w:space="0" w:color="auto"/>
        <w:right w:val="none" w:sz="0" w:space="0" w:color="auto"/>
      </w:divBdr>
    </w:div>
    <w:div w:id="909734950">
      <w:bodyDiv w:val="1"/>
      <w:marLeft w:val="0"/>
      <w:marRight w:val="0"/>
      <w:marTop w:val="0"/>
      <w:marBottom w:val="0"/>
      <w:divBdr>
        <w:top w:val="none" w:sz="0" w:space="0" w:color="auto"/>
        <w:left w:val="none" w:sz="0" w:space="0" w:color="auto"/>
        <w:bottom w:val="none" w:sz="0" w:space="0" w:color="auto"/>
        <w:right w:val="none" w:sz="0" w:space="0" w:color="auto"/>
      </w:divBdr>
    </w:div>
    <w:div w:id="909778040">
      <w:bodyDiv w:val="1"/>
      <w:marLeft w:val="0"/>
      <w:marRight w:val="0"/>
      <w:marTop w:val="0"/>
      <w:marBottom w:val="0"/>
      <w:divBdr>
        <w:top w:val="none" w:sz="0" w:space="0" w:color="auto"/>
        <w:left w:val="none" w:sz="0" w:space="0" w:color="auto"/>
        <w:bottom w:val="none" w:sz="0" w:space="0" w:color="auto"/>
        <w:right w:val="none" w:sz="0" w:space="0" w:color="auto"/>
      </w:divBdr>
    </w:div>
    <w:div w:id="909849795">
      <w:bodyDiv w:val="1"/>
      <w:marLeft w:val="0"/>
      <w:marRight w:val="0"/>
      <w:marTop w:val="0"/>
      <w:marBottom w:val="0"/>
      <w:divBdr>
        <w:top w:val="none" w:sz="0" w:space="0" w:color="auto"/>
        <w:left w:val="none" w:sz="0" w:space="0" w:color="auto"/>
        <w:bottom w:val="none" w:sz="0" w:space="0" w:color="auto"/>
        <w:right w:val="none" w:sz="0" w:space="0" w:color="auto"/>
      </w:divBdr>
    </w:div>
    <w:div w:id="909923207">
      <w:bodyDiv w:val="1"/>
      <w:marLeft w:val="0"/>
      <w:marRight w:val="0"/>
      <w:marTop w:val="0"/>
      <w:marBottom w:val="0"/>
      <w:divBdr>
        <w:top w:val="none" w:sz="0" w:space="0" w:color="auto"/>
        <w:left w:val="none" w:sz="0" w:space="0" w:color="auto"/>
        <w:bottom w:val="none" w:sz="0" w:space="0" w:color="auto"/>
        <w:right w:val="none" w:sz="0" w:space="0" w:color="auto"/>
      </w:divBdr>
    </w:div>
    <w:div w:id="910114490">
      <w:bodyDiv w:val="1"/>
      <w:marLeft w:val="0"/>
      <w:marRight w:val="0"/>
      <w:marTop w:val="0"/>
      <w:marBottom w:val="0"/>
      <w:divBdr>
        <w:top w:val="none" w:sz="0" w:space="0" w:color="auto"/>
        <w:left w:val="none" w:sz="0" w:space="0" w:color="auto"/>
        <w:bottom w:val="none" w:sz="0" w:space="0" w:color="auto"/>
        <w:right w:val="none" w:sz="0" w:space="0" w:color="auto"/>
      </w:divBdr>
    </w:div>
    <w:div w:id="910119879">
      <w:bodyDiv w:val="1"/>
      <w:marLeft w:val="0"/>
      <w:marRight w:val="0"/>
      <w:marTop w:val="0"/>
      <w:marBottom w:val="0"/>
      <w:divBdr>
        <w:top w:val="none" w:sz="0" w:space="0" w:color="auto"/>
        <w:left w:val="none" w:sz="0" w:space="0" w:color="auto"/>
        <w:bottom w:val="none" w:sz="0" w:space="0" w:color="auto"/>
        <w:right w:val="none" w:sz="0" w:space="0" w:color="auto"/>
      </w:divBdr>
    </w:div>
    <w:div w:id="910231610">
      <w:bodyDiv w:val="1"/>
      <w:marLeft w:val="0"/>
      <w:marRight w:val="0"/>
      <w:marTop w:val="0"/>
      <w:marBottom w:val="0"/>
      <w:divBdr>
        <w:top w:val="none" w:sz="0" w:space="0" w:color="auto"/>
        <w:left w:val="none" w:sz="0" w:space="0" w:color="auto"/>
        <w:bottom w:val="none" w:sz="0" w:space="0" w:color="auto"/>
        <w:right w:val="none" w:sz="0" w:space="0" w:color="auto"/>
      </w:divBdr>
    </w:div>
    <w:div w:id="910237564">
      <w:bodyDiv w:val="1"/>
      <w:marLeft w:val="0"/>
      <w:marRight w:val="0"/>
      <w:marTop w:val="0"/>
      <w:marBottom w:val="0"/>
      <w:divBdr>
        <w:top w:val="none" w:sz="0" w:space="0" w:color="auto"/>
        <w:left w:val="none" w:sz="0" w:space="0" w:color="auto"/>
        <w:bottom w:val="none" w:sz="0" w:space="0" w:color="auto"/>
        <w:right w:val="none" w:sz="0" w:space="0" w:color="auto"/>
      </w:divBdr>
    </w:div>
    <w:div w:id="910238549">
      <w:bodyDiv w:val="1"/>
      <w:marLeft w:val="0"/>
      <w:marRight w:val="0"/>
      <w:marTop w:val="0"/>
      <w:marBottom w:val="0"/>
      <w:divBdr>
        <w:top w:val="none" w:sz="0" w:space="0" w:color="auto"/>
        <w:left w:val="none" w:sz="0" w:space="0" w:color="auto"/>
        <w:bottom w:val="none" w:sz="0" w:space="0" w:color="auto"/>
        <w:right w:val="none" w:sz="0" w:space="0" w:color="auto"/>
      </w:divBdr>
    </w:div>
    <w:div w:id="910309278">
      <w:bodyDiv w:val="1"/>
      <w:marLeft w:val="0"/>
      <w:marRight w:val="0"/>
      <w:marTop w:val="0"/>
      <w:marBottom w:val="0"/>
      <w:divBdr>
        <w:top w:val="none" w:sz="0" w:space="0" w:color="auto"/>
        <w:left w:val="none" w:sz="0" w:space="0" w:color="auto"/>
        <w:bottom w:val="none" w:sz="0" w:space="0" w:color="auto"/>
        <w:right w:val="none" w:sz="0" w:space="0" w:color="auto"/>
      </w:divBdr>
    </w:div>
    <w:div w:id="910310953">
      <w:bodyDiv w:val="1"/>
      <w:marLeft w:val="0"/>
      <w:marRight w:val="0"/>
      <w:marTop w:val="0"/>
      <w:marBottom w:val="0"/>
      <w:divBdr>
        <w:top w:val="none" w:sz="0" w:space="0" w:color="auto"/>
        <w:left w:val="none" w:sz="0" w:space="0" w:color="auto"/>
        <w:bottom w:val="none" w:sz="0" w:space="0" w:color="auto"/>
        <w:right w:val="none" w:sz="0" w:space="0" w:color="auto"/>
      </w:divBdr>
    </w:div>
    <w:div w:id="910385991">
      <w:bodyDiv w:val="1"/>
      <w:marLeft w:val="0"/>
      <w:marRight w:val="0"/>
      <w:marTop w:val="0"/>
      <w:marBottom w:val="0"/>
      <w:divBdr>
        <w:top w:val="none" w:sz="0" w:space="0" w:color="auto"/>
        <w:left w:val="none" w:sz="0" w:space="0" w:color="auto"/>
        <w:bottom w:val="none" w:sz="0" w:space="0" w:color="auto"/>
        <w:right w:val="none" w:sz="0" w:space="0" w:color="auto"/>
      </w:divBdr>
    </w:div>
    <w:div w:id="910504655">
      <w:bodyDiv w:val="1"/>
      <w:marLeft w:val="0"/>
      <w:marRight w:val="0"/>
      <w:marTop w:val="0"/>
      <w:marBottom w:val="0"/>
      <w:divBdr>
        <w:top w:val="none" w:sz="0" w:space="0" w:color="auto"/>
        <w:left w:val="none" w:sz="0" w:space="0" w:color="auto"/>
        <w:bottom w:val="none" w:sz="0" w:space="0" w:color="auto"/>
        <w:right w:val="none" w:sz="0" w:space="0" w:color="auto"/>
      </w:divBdr>
    </w:div>
    <w:div w:id="910625557">
      <w:bodyDiv w:val="1"/>
      <w:marLeft w:val="0"/>
      <w:marRight w:val="0"/>
      <w:marTop w:val="0"/>
      <w:marBottom w:val="0"/>
      <w:divBdr>
        <w:top w:val="none" w:sz="0" w:space="0" w:color="auto"/>
        <w:left w:val="none" w:sz="0" w:space="0" w:color="auto"/>
        <w:bottom w:val="none" w:sz="0" w:space="0" w:color="auto"/>
        <w:right w:val="none" w:sz="0" w:space="0" w:color="auto"/>
      </w:divBdr>
    </w:div>
    <w:div w:id="910700156">
      <w:bodyDiv w:val="1"/>
      <w:marLeft w:val="0"/>
      <w:marRight w:val="0"/>
      <w:marTop w:val="0"/>
      <w:marBottom w:val="0"/>
      <w:divBdr>
        <w:top w:val="none" w:sz="0" w:space="0" w:color="auto"/>
        <w:left w:val="none" w:sz="0" w:space="0" w:color="auto"/>
        <w:bottom w:val="none" w:sz="0" w:space="0" w:color="auto"/>
        <w:right w:val="none" w:sz="0" w:space="0" w:color="auto"/>
      </w:divBdr>
    </w:div>
    <w:div w:id="910776041">
      <w:bodyDiv w:val="1"/>
      <w:marLeft w:val="0"/>
      <w:marRight w:val="0"/>
      <w:marTop w:val="0"/>
      <w:marBottom w:val="0"/>
      <w:divBdr>
        <w:top w:val="none" w:sz="0" w:space="0" w:color="auto"/>
        <w:left w:val="none" w:sz="0" w:space="0" w:color="auto"/>
        <w:bottom w:val="none" w:sz="0" w:space="0" w:color="auto"/>
        <w:right w:val="none" w:sz="0" w:space="0" w:color="auto"/>
      </w:divBdr>
    </w:div>
    <w:div w:id="911112883">
      <w:bodyDiv w:val="1"/>
      <w:marLeft w:val="0"/>
      <w:marRight w:val="0"/>
      <w:marTop w:val="0"/>
      <w:marBottom w:val="0"/>
      <w:divBdr>
        <w:top w:val="none" w:sz="0" w:space="0" w:color="auto"/>
        <w:left w:val="none" w:sz="0" w:space="0" w:color="auto"/>
        <w:bottom w:val="none" w:sz="0" w:space="0" w:color="auto"/>
        <w:right w:val="none" w:sz="0" w:space="0" w:color="auto"/>
      </w:divBdr>
    </w:div>
    <w:div w:id="911281636">
      <w:bodyDiv w:val="1"/>
      <w:marLeft w:val="0"/>
      <w:marRight w:val="0"/>
      <w:marTop w:val="0"/>
      <w:marBottom w:val="0"/>
      <w:divBdr>
        <w:top w:val="none" w:sz="0" w:space="0" w:color="auto"/>
        <w:left w:val="none" w:sz="0" w:space="0" w:color="auto"/>
        <w:bottom w:val="none" w:sz="0" w:space="0" w:color="auto"/>
        <w:right w:val="none" w:sz="0" w:space="0" w:color="auto"/>
      </w:divBdr>
    </w:div>
    <w:div w:id="911740741">
      <w:bodyDiv w:val="1"/>
      <w:marLeft w:val="0"/>
      <w:marRight w:val="0"/>
      <w:marTop w:val="0"/>
      <w:marBottom w:val="0"/>
      <w:divBdr>
        <w:top w:val="none" w:sz="0" w:space="0" w:color="auto"/>
        <w:left w:val="none" w:sz="0" w:space="0" w:color="auto"/>
        <w:bottom w:val="none" w:sz="0" w:space="0" w:color="auto"/>
        <w:right w:val="none" w:sz="0" w:space="0" w:color="auto"/>
      </w:divBdr>
    </w:div>
    <w:div w:id="912005499">
      <w:bodyDiv w:val="1"/>
      <w:marLeft w:val="0"/>
      <w:marRight w:val="0"/>
      <w:marTop w:val="0"/>
      <w:marBottom w:val="0"/>
      <w:divBdr>
        <w:top w:val="none" w:sz="0" w:space="0" w:color="auto"/>
        <w:left w:val="none" w:sz="0" w:space="0" w:color="auto"/>
        <w:bottom w:val="none" w:sz="0" w:space="0" w:color="auto"/>
        <w:right w:val="none" w:sz="0" w:space="0" w:color="auto"/>
      </w:divBdr>
    </w:div>
    <w:div w:id="912008592">
      <w:bodyDiv w:val="1"/>
      <w:marLeft w:val="0"/>
      <w:marRight w:val="0"/>
      <w:marTop w:val="0"/>
      <w:marBottom w:val="0"/>
      <w:divBdr>
        <w:top w:val="none" w:sz="0" w:space="0" w:color="auto"/>
        <w:left w:val="none" w:sz="0" w:space="0" w:color="auto"/>
        <w:bottom w:val="none" w:sz="0" w:space="0" w:color="auto"/>
        <w:right w:val="none" w:sz="0" w:space="0" w:color="auto"/>
      </w:divBdr>
    </w:div>
    <w:div w:id="912084744">
      <w:bodyDiv w:val="1"/>
      <w:marLeft w:val="0"/>
      <w:marRight w:val="0"/>
      <w:marTop w:val="0"/>
      <w:marBottom w:val="0"/>
      <w:divBdr>
        <w:top w:val="none" w:sz="0" w:space="0" w:color="auto"/>
        <w:left w:val="none" w:sz="0" w:space="0" w:color="auto"/>
        <w:bottom w:val="none" w:sz="0" w:space="0" w:color="auto"/>
        <w:right w:val="none" w:sz="0" w:space="0" w:color="auto"/>
      </w:divBdr>
    </w:div>
    <w:div w:id="912206214">
      <w:bodyDiv w:val="1"/>
      <w:marLeft w:val="0"/>
      <w:marRight w:val="0"/>
      <w:marTop w:val="0"/>
      <w:marBottom w:val="0"/>
      <w:divBdr>
        <w:top w:val="none" w:sz="0" w:space="0" w:color="auto"/>
        <w:left w:val="none" w:sz="0" w:space="0" w:color="auto"/>
        <w:bottom w:val="none" w:sz="0" w:space="0" w:color="auto"/>
        <w:right w:val="none" w:sz="0" w:space="0" w:color="auto"/>
      </w:divBdr>
    </w:div>
    <w:div w:id="912275984">
      <w:bodyDiv w:val="1"/>
      <w:marLeft w:val="0"/>
      <w:marRight w:val="0"/>
      <w:marTop w:val="0"/>
      <w:marBottom w:val="0"/>
      <w:divBdr>
        <w:top w:val="none" w:sz="0" w:space="0" w:color="auto"/>
        <w:left w:val="none" w:sz="0" w:space="0" w:color="auto"/>
        <w:bottom w:val="none" w:sz="0" w:space="0" w:color="auto"/>
        <w:right w:val="none" w:sz="0" w:space="0" w:color="auto"/>
      </w:divBdr>
    </w:div>
    <w:div w:id="912280338">
      <w:bodyDiv w:val="1"/>
      <w:marLeft w:val="0"/>
      <w:marRight w:val="0"/>
      <w:marTop w:val="0"/>
      <w:marBottom w:val="0"/>
      <w:divBdr>
        <w:top w:val="none" w:sz="0" w:space="0" w:color="auto"/>
        <w:left w:val="none" w:sz="0" w:space="0" w:color="auto"/>
        <w:bottom w:val="none" w:sz="0" w:space="0" w:color="auto"/>
        <w:right w:val="none" w:sz="0" w:space="0" w:color="auto"/>
      </w:divBdr>
    </w:div>
    <w:div w:id="912474763">
      <w:bodyDiv w:val="1"/>
      <w:marLeft w:val="0"/>
      <w:marRight w:val="0"/>
      <w:marTop w:val="0"/>
      <w:marBottom w:val="0"/>
      <w:divBdr>
        <w:top w:val="none" w:sz="0" w:space="0" w:color="auto"/>
        <w:left w:val="none" w:sz="0" w:space="0" w:color="auto"/>
        <w:bottom w:val="none" w:sz="0" w:space="0" w:color="auto"/>
        <w:right w:val="none" w:sz="0" w:space="0" w:color="auto"/>
      </w:divBdr>
    </w:div>
    <w:div w:id="913204000">
      <w:bodyDiv w:val="1"/>
      <w:marLeft w:val="0"/>
      <w:marRight w:val="0"/>
      <w:marTop w:val="0"/>
      <w:marBottom w:val="0"/>
      <w:divBdr>
        <w:top w:val="none" w:sz="0" w:space="0" w:color="auto"/>
        <w:left w:val="none" w:sz="0" w:space="0" w:color="auto"/>
        <w:bottom w:val="none" w:sz="0" w:space="0" w:color="auto"/>
        <w:right w:val="none" w:sz="0" w:space="0" w:color="auto"/>
      </w:divBdr>
    </w:div>
    <w:div w:id="913205389">
      <w:bodyDiv w:val="1"/>
      <w:marLeft w:val="0"/>
      <w:marRight w:val="0"/>
      <w:marTop w:val="0"/>
      <w:marBottom w:val="0"/>
      <w:divBdr>
        <w:top w:val="none" w:sz="0" w:space="0" w:color="auto"/>
        <w:left w:val="none" w:sz="0" w:space="0" w:color="auto"/>
        <w:bottom w:val="none" w:sz="0" w:space="0" w:color="auto"/>
        <w:right w:val="none" w:sz="0" w:space="0" w:color="auto"/>
      </w:divBdr>
    </w:div>
    <w:div w:id="913244249">
      <w:bodyDiv w:val="1"/>
      <w:marLeft w:val="0"/>
      <w:marRight w:val="0"/>
      <w:marTop w:val="0"/>
      <w:marBottom w:val="0"/>
      <w:divBdr>
        <w:top w:val="none" w:sz="0" w:space="0" w:color="auto"/>
        <w:left w:val="none" w:sz="0" w:space="0" w:color="auto"/>
        <w:bottom w:val="none" w:sz="0" w:space="0" w:color="auto"/>
        <w:right w:val="none" w:sz="0" w:space="0" w:color="auto"/>
      </w:divBdr>
    </w:div>
    <w:div w:id="913394045">
      <w:bodyDiv w:val="1"/>
      <w:marLeft w:val="0"/>
      <w:marRight w:val="0"/>
      <w:marTop w:val="0"/>
      <w:marBottom w:val="0"/>
      <w:divBdr>
        <w:top w:val="none" w:sz="0" w:space="0" w:color="auto"/>
        <w:left w:val="none" w:sz="0" w:space="0" w:color="auto"/>
        <w:bottom w:val="none" w:sz="0" w:space="0" w:color="auto"/>
        <w:right w:val="none" w:sz="0" w:space="0" w:color="auto"/>
      </w:divBdr>
    </w:div>
    <w:div w:id="913396970">
      <w:bodyDiv w:val="1"/>
      <w:marLeft w:val="0"/>
      <w:marRight w:val="0"/>
      <w:marTop w:val="0"/>
      <w:marBottom w:val="0"/>
      <w:divBdr>
        <w:top w:val="none" w:sz="0" w:space="0" w:color="auto"/>
        <w:left w:val="none" w:sz="0" w:space="0" w:color="auto"/>
        <w:bottom w:val="none" w:sz="0" w:space="0" w:color="auto"/>
        <w:right w:val="none" w:sz="0" w:space="0" w:color="auto"/>
      </w:divBdr>
    </w:div>
    <w:div w:id="913465507">
      <w:bodyDiv w:val="1"/>
      <w:marLeft w:val="0"/>
      <w:marRight w:val="0"/>
      <w:marTop w:val="0"/>
      <w:marBottom w:val="0"/>
      <w:divBdr>
        <w:top w:val="none" w:sz="0" w:space="0" w:color="auto"/>
        <w:left w:val="none" w:sz="0" w:space="0" w:color="auto"/>
        <w:bottom w:val="none" w:sz="0" w:space="0" w:color="auto"/>
        <w:right w:val="none" w:sz="0" w:space="0" w:color="auto"/>
      </w:divBdr>
    </w:div>
    <w:div w:id="914360761">
      <w:bodyDiv w:val="1"/>
      <w:marLeft w:val="0"/>
      <w:marRight w:val="0"/>
      <w:marTop w:val="0"/>
      <w:marBottom w:val="0"/>
      <w:divBdr>
        <w:top w:val="none" w:sz="0" w:space="0" w:color="auto"/>
        <w:left w:val="none" w:sz="0" w:space="0" w:color="auto"/>
        <w:bottom w:val="none" w:sz="0" w:space="0" w:color="auto"/>
        <w:right w:val="none" w:sz="0" w:space="0" w:color="auto"/>
      </w:divBdr>
    </w:div>
    <w:div w:id="914555504">
      <w:bodyDiv w:val="1"/>
      <w:marLeft w:val="0"/>
      <w:marRight w:val="0"/>
      <w:marTop w:val="0"/>
      <w:marBottom w:val="0"/>
      <w:divBdr>
        <w:top w:val="none" w:sz="0" w:space="0" w:color="auto"/>
        <w:left w:val="none" w:sz="0" w:space="0" w:color="auto"/>
        <w:bottom w:val="none" w:sz="0" w:space="0" w:color="auto"/>
        <w:right w:val="none" w:sz="0" w:space="0" w:color="auto"/>
      </w:divBdr>
    </w:div>
    <w:div w:id="914583341">
      <w:bodyDiv w:val="1"/>
      <w:marLeft w:val="0"/>
      <w:marRight w:val="0"/>
      <w:marTop w:val="0"/>
      <w:marBottom w:val="0"/>
      <w:divBdr>
        <w:top w:val="none" w:sz="0" w:space="0" w:color="auto"/>
        <w:left w:val="none" w:sz="0" w:space="0" w:color="auto"/>
        <w:bottom w:val="none" w:sz="0" w:space="0" w:color="auto"/>
        <w:right w:val="none" w:sz="0" w:space="0" w:color="auto"/>
      </w:divBdr>
    </w:div>
    <w:div w:id="914583354">
      <w:bodyDiv w:val="1"/>
      <w:marLeft w:val="0"/>
      <w:marRight w:val="0"/>
      <w:marTop w:val="0"/>
      <w:marBottom w:val="0"/>
      <w:divBdr>
        <w:top w:val="none" w:sz="0" w:space="0" w:color="auto"/>
        <w:left w:val="none" w:sz="0" w:space="0" w:color="auto"/>
        <w:bottom w:val="none" w:sz="0" w:space="0" w:color="auto"/>
        <w:right w:val="none" w:sz="0" w:space="0" w:color="auto"/>
      </w:divBdr>
    </w:div>
    <w:div w:id="914703919">
      <w:bodyDiv w:val="1"/>
      <w:marLeft w:val="0"/>
      <w:marRight w:val="0"/>
      <w:marTop w:val="0"/>
      <w:marBottom w:val="0"/>
      <w:divBdr>
        <w:top w:val="none" w:sz="0" w:space="0" w:color="auto"/>
        <w:left w:val="none" w:sz="0" w:space="0" w:color="auto"/>
        <w:bottom w:val="none" w:sz="0" w:space="0" w:color="auto"/>
        <w:right w:val="none" w:sz="0" w:space="0" w:color="auto"/>
      </w:divBdr>
    </w:div>
    <w:div w:id="914899612">
      <w:bodyDiv w:val="1"/>
      <w:marLeft w:val="0"/>
      <w:marRight w:val="0"/>
      <w:marTop w:val="0"/>
      <w:marBottom w:val="0"/>
      <w:divBdr>
        <w:top w:val="none" w:sz="0" w:space="0" w:color="auto"/>
        <w:left w:val="none" w:sz="0" w:space="0" w:color="auto"/>
        <w:bottom w:val="none" w:sz="0" w:space="0" w:color="auto"/>
        <w:right w:val="none" w:sz="0" w:space="0" w:color="auto"/>
      </w:divBdr>
    </w:div>
    <w:div w:id="914971971">
      <w:bodyDiv w:val="1"/>
      <w:marLeft w:val="0"/>
      <w:marRight w:val="0"/>
      <w:marTop w:val="0"/>
      <w:marBottom w:val="0"/>
      <w:divBdr>
        <w:top w:val="none" w:sz="0" w:space="0" w:color="auto"/>
        <w:left w:val="none" w:sz="0" w:space="0" w:color="auto"/>
        <w:bottom w:val="none" w:sz="0" w:space="0" w:color="auto"/>
        <w:right w:val="none" w:sz="0" w:space="0" w:color="auto"/>
      </w:divBdr>
    </w:div>
    <w:div w:id="915210406">
      <w:bodyDiv w:val="1"/>
      <w:marLeft w:val="0"/>
      <w:marRight w:val="0"/>
      <w:marTop w:val="0"/>
      <w:marBottom w:val="0"/>
      <w:divBdr>
        <w:top w:val="none" w:sz="0" w:space="0" w:color="auto"/>
        <w:left w:val="none" w:sz="0" w:space="0" w:color="auto"/>
        <w:bottom w:val="none" w:sz="0" w:space="0" w:color="auto"/>
        <w:right w:val="none" w:sz="0" w:space="0" w:color="auto"/>
      </w:divBdr>
    </w:div>
    <w:div w:id="915363269">
      <w:bodyDiv w:val="1"/>
      <w:marLeft w:val="0"/>
      <w:marRight w:val="0"/>
      <w:marTop w:val="0"/>
      <w:marBottom w:val="0"/>
      <w:divBdr>
        <w:top w:val="none" w:sz="0" w:space="0" w:color="auto"/>
        <w:left w:val="none" w:sz="0" w:space="0" w:color="auto"/>
        <w:bottom w:val="none" w:sz="0" w:space="0" w:color="auto"/>
        <w:right w:val="none" w:sz="0" w:space="0" w:color="auto"/>
      </w:divBdr>
    </w:div>
    <w:div w:id="915437286">
      <w:bodyDiv w:val="1"/>
      <w:marLeft w:val="0"/>
      <w:marRight w:val="0"/>
      <w:marTop w:val="0"/>
      <w:marBottom w:val="0"/>
      <w:divBdr>
        <w:top w:val="none" w:sz="0" w:space="0" w:color="auto"/>
        <w:left w:val="none" w:sz="0" w:space="0" w:color="auto"/>
        <w:bottom w:val="none" w:sz="0" w:space="0" w:color="auto"/>
        <w:right w:val="none" w:sz="0" w:space="0" w:color="auto"/>
      </w:divBdr>
    </w:div>
    <w:div w:id="915624660">
      <w:bodyDiv w:val="1"/>
      <w:marLeft w:val="0"/>
      <w:marRight w:val="0"/>
      <w:marTop w:val="0"/>
      <w:marBottom w:val="0"/>
      <w:divBdr>
        <w:top w:val="none" w:sz="0" w:space="0" w:color="auto"/>
        <w:left w:val="none" w:sz="0" w:space="0" w:color="auto"/>
        <w:bottom w:val="none" w:sz="0" w:space="0" w:color="auto"/>
        <w:right w:val="none" w:sz="0" w:space="0" w:color="auto"/>
      </w:divBdr>
    </w:div>
    <w:div w:id="915743729">
      <w:bodyDiv w:val="1"/>
      <w:marLeft w:val="0"/>
      <w:marRight w:val="0"/>
      <w:marTop w:val="0"/>
      <w:marBottom w:val="0"/>
      <w:divBdr>
        <w:top w:val="none" w:sz="0" w:space="0" w:color="auto"/>
        <w:left w:val="none" w:sz="0" w:space="0" w:color="auto"/>
        <w:bottom w:val="none" w:sz="0" w:space="0" w:color="auto"/>
        <w:right w:val="none" w:sz="0" w:space="0" w:color="auto"/>
      </w:divBdr>
    </w:div>
    <w:div w:id="915746061">
      <w:bodyDiv w:val="1"/>
      <w:marLeft w:val="0"/>
      <w:marRight w:val="0"/>
      <w:marTop w:val="0"/>
      <w:marBottom w:val="0"/>
      <w:divBdr>
        <w:top w:val="none" w:sz="0" w:space="0" w:color="auto"/>
        <w:left w:val="none" w:sz="0" w:space="0" w:color="auto"/>
        <w:bottom w:val="none" w:sz="0" w:space="0" w:color="auto"/>
        <w:right w:val="none" w:sz="0" w:space="0" w:color="auto"/>
      </w:divBdr>
    </w:div>
    <w:div w:id="915825636">
      <w:bodyDiv w:val="1"/>
      <w:marLeft w:val="0"/>
      <w:marRight w:val="0"/>
      <w:marTop w:val="0"/>
      <w:marBottom w:val="0"/>
      <w:divBdr>
        <w:top w:val="none" w:sz="0" w:space="0" w:color="auto"/>
        <w:left w:val="none" w:sz="0" w:space="0" w:color="auto"/>
        <w:bottom w:val="none" w:sz="0" w:space="0" w:color="auto"/>
        <w:right w:val="none" w:sz="0" w:space="0" w:color="auto"/>
      </w:divBdr>
    </w:div>
    <w:div w:id="916016407">
      <w:bodyDiv w:val="1"/>
      <w:marLeft w:val="0"/>
      <w:marRight w:val="0"/>
      <w:marTop w:val="0"/>
      <w:marBottom w:val="0"/>
      <w:divBdr>
        <w:top w:val="none" w:sz="0" w:space="0" w:color="auto"/>
        <w:left w:val="none" w:sz="0" w:space="0" w:color="auto"/>
        <w:bottom w:val="none" w:sz="0" w:space="0" w:color="auto"/>
        <w:right w:val="none" w:sz="0" w:space="0" w:color="auto"/>
      </w:divBdr>
    </w:div>
    <w:div w:id="916090635">
      <w:bodyDiv w:val="1"/>
      <w:marLeft w:val="0"/>
      <w:marRight w:val="0"/>
      <w:marTop w:val="0"/>
      <w:marBottom w:val="0"/>
      <w:divBdr>
        <w:top w:val="none" w:sz="0" w:space="0" w:color="auto"/>
        <w:left w:val="none" w:sz="0" w:space="0" w:color="auto"/>
        <w:bottom w:val="none" w:sz="0" w:space="0" w:color="auto"/>
        <w:right w:val="none" w:sz="0" w:space="0" w:color="auto"/>
      </w:divBdr>
    </w:div>
    <w:div w:id="916205311">
      <w:bodyDiv w:val="1"/>
      <w:marLeft w:val="0"/>
      <w:marRight w:val="0"/>
      <w:marTop w:val="0"/>
      <w:marBottom w:val="0"/>
      <w:divBdr>
        <w:top w:val="none" w:sz="0" w:space="0" w:color="auto"/>
        <w:left w:val="none" w:sz="0" w:space="0" w:color="auto"/>
        <w:bottom w:val="none" w:sz="0" w:space="0" w:color="auto"/>
        <w:right w:val="none" w:sz="0" w:space="0" w:color="auto"/>
      </w:divBdr>
    </w:div>
    <w:div w:id="916286813">
      <w:bodyDiv w:val="1"/>
      <w:marLeft w:val="0"/>
      <w:marRight w:val="0"/>
      <w:marTop w:val="0"/>
      <w:marBottom w:val="0"/>
      <w:divBdr>
        <w:top w:val="none" w:sz="0" w:space="0" w:color="auto"/>
        <w:left w:val="none" w:sz="0" w:space="0" w:color="auto"/>
        <w:bottom w:val="none" w:sz="0" w:space="0" w:color="auto"/>
        <w:right w:val="none" w:sz="0" w:space="0" w:color="auto"/>
      </w:divBdr>
    </w:div>
    <w:div w:id="916400996">
      <w:bodyDiv w:val="1"/>
      <w:marLeft w:val="0"/>
      <w:marRight w:val="0"/>
      <w:marTop w:val="0"/>
      <w:marBottom w:val="0"/>
      <w:divBdr>
        <w:top w:val="none" w:sz="0" w:space="0" w:color="auto"/>
        <w:left w:val="none" w:sz="0" w:space="0" w:color="auto"/>
        <w:bottom w:val="none" w:sz="0" w:space="0" w:color="auto"/>
        <w:right w:val="none" w:sz="0" w:space="0" w:color="auto"/>
      </w:divBdr>
    </w:div>
    <w:div w:id="916402040">
      <w:bodyDiv w:val="1"/>
      <w:marLeft w:val="0"/>
      <w:marRight w:val="0"/>
      <w:marTop w:val="0"/>
      <w:marBottom w:val="0"/>
      <w:divBdr>
        <w:top w:val="none" w:sz="0" w:space="0" w:color="auto"/>
        <w:left w:val="none" w:sz="0" w:space="0" w:color="auto"/>
        <w:bottom w:val="none" w:sz="0" w:space="0" w:color="auto"/>
        <w:right w:val="none" w:sz="0" w:space="0" w:color="auto"/>
      </w:divBdr>
    </w:div>
    <w:div w:id="916864825">
      <w:bodyDiv w:val="1"/>
      <w:marLeft w:val="0"/>
      <w:marRight w:val="0"/>
      <w:marTop w:val="0"/>
      <w:marBottom w:val="0"/>
      <w:divBdr>
        <w:top w:val="none" w:sz="0" w:space="0" w:color="auto"/>
        <w:left w:val="none" w:sz="0" w:space="0" w:color="auto"/>
        <w:bottom w:val="none" w:sz="0" w:space="0" w:color="auto"/>
        <w:right w:val="none" w:sz="0" w:space="0" w:color="auto"/>
      </w:divBdr>
    </w:div>
    <w:div w:id="917128074">
      <w:bodyDiv w:val="1"/>
      <w:marLeft w:val="0"/>
      <w:marRight w:val="0"/>
      <w:marTop w:val="0"/>
      <w:marBottom w:val="0"/>
      <w:divBdr>
        <w:top w:val="none" w:sz="0" w:space="0" w:color="auto"/>
        <w:left w:val="none" w:sz="0" w:space="0" w:color="auto"/>
        <w:bottom w:val="none" w:sz="0" w:space="0" w:color="auto"/>
        <w:right w:val="none" w:sz="0" w:space="0" w:color="auto"/>
      </w:divBdr>
    </w:div>
    <w:div w:id="917176567">
      <w:bodyDiv w:val="1"/>
      <w:marLeft w:val="0"/>
      <w:marRight w:val="0"/>
      <w:marTop w:val="0"/>
      <w:marBottom w:val="0"/>
      <w:divBdr>
        <w:top w:val="none" w:sz="0" w:space="0" w:color="auto"/>
        <w:left w:val="none" w:sz="0" w:space="0" w:color="auto"/>
        <w:bottom w:val="none" w:sz="0" w:space="0" w:color="auto"/>
        <w:right w:val="none" w:sz="0" w:space="0" w:color="auto"/>
      </w:divBdr>
    </w:div>
    <w:div w:id="917594382">
      <w:bodyDiv w:val="1"/>
      <w:marLeft w:val="0"/>
      <w:marRight w:val="0"/>
      <w:marTop w:val="0"/>
      <w:marBottom w:val="0"/>
      <w:divBdr>
        <w:top w:val="none" w:sz="0" w:space="0" w:color="auto"/>
        <w:left w:val="none" w:sz="0" w:space="0" w:color="auto"/>
        <w:bottom w:val="none" w:sz="0" w:space="0" w:color="auto"/>
        <w:right w:val="none" w:sz="0" w:space="0" w:color="auto"/>
      </w:divBdr>
    </w:div>
    <w:div w:id="917596627">
      <w:bodyDiv w:val="1"/>
      <w:marLeft w:val="0"/>
      <w:marRight w:val="0"/>
      <w:marTop w:val="0"/>
      <w:marBottom w:val="0"/>
      <w:divBdr>
        <w:top w:val="none" w:sz="0" w:space="0" w:color="auto"/>
        <w:left w:val="none" w:sz="0" w:space="0" w:color="auto"/>
        <w:bottom w:val="none" w:sz="0" w:space="0" w:color="auto"/>
        <w:right w:val="none" w:sz="0" w:space="0" w:color="auto"/>
      </w:divBdr>
    </w:div>
    <w:div w:id="917640389">
      <w:bodyDiv w:val="1"/>
      <w:marLeft w:val="0"/>
      <w:marRight w:val="0"/>
      <w:marTop w:val="0"/>
      <w:marBottom w:val="0"/>
      <w:divBdr>
        <w:top w:val="none" w:sz="0" w:space="0" w:color="auto"/>
        <w:left w:val="none" w:sz="0" w:space="0" w:color="auto"/>
        <w:bottom w:val="none" w:sz="0" w:space="0" w:color="auto"/>
        <w:right w:val="none" w:sz="0" w:space="0" w:color="auto"/>
      </w:divBdr>
    </w:div>
    <w:div w:id="917710777">
      <w:bodyDiv w:val="1"/>
      <w:marLeft w:val="0"/>
      <w:marRight w:val="0"/>
      <w:marTop w:val="0"/>
      <w:marBottom w:val="0"/>
      <w:divBdr>
        <w:top w:val="none" w:sz="0" w:space="0" w:color="auto"/>
        <w:left w:val="none" w:sz="0" w:space="0" w:color="auto"/>
        <w:bottom w:val="none" w:sz="0" w:space="0" w:color="auto"/>
        <w:right w:val="none" w:sz="0" w:space="0" w:color="auto"/>
      </w:divBdr>
    </w:div>
    <w:div w:id="917712667">
      <w:bodyDiv w:val="1"/>
      <w:marLeft w:val="0"/>
      <w:marRight w:val="0"/>
      <w:marTop w:val="0"/>
      <w:marBottom w:val="0"/>
      <w:divBdr>
        <w:top w:val="none" w:sz="0" w:space="0" w:color="auto"/>
        <w:left w:val="none" w:sz="0" w:space="0" w:color="auto"/>
        <w:bottom w:val="none" w:sz="0" w:space="0" w:color="auto"/>
        <w:right w:val="none" w:sz="0" w:space="0" w:color="auto"/>
      </w:divBdr>
    </w:div>
    <w:div w:id="918176412">
      <w:bodyDiv w:val="1"/>
      <w:marLeft w:val="0"/>
      <w:marRight w:val="0"/>
      <w:marTop w:val="0"/>
      <w:marBottom w:val="0"/>
      <w:divBdr>
        <w:top w:val="none" w:sz="0" w:space="0" w:color="auto"/>
        <w:left w:val="none" w:sz="0" w:space="0" w:color="auto"/>
        <w:bottom w:val="none" w:sz="0" w:space="0" w:color="auto"/>
        <w:right w:val="none" w:sz="0" w:space="0" w:color="auto"/>
      </w:divBdr>
    </w:div>
    <w:div w:id="918559258">
      <w:bodyDiv w:val="1"/>
      <w:marLeft w:val="0"/>
      <w:marRight w:val="0"/>
      <w:marTop w:val="0"/>
      <w:marBottom w:val="0"/>
      <w:divBdr>
        <w:top w:val="none" w:sz="0" w:space="0" w:color="auto"/>
        <w:left w:val="none" w:sz="0" w:space="0" w:color="auto"/>
        <w:bottom w:val="none" w:sz="0" w:space="0" w:color="auto"/>
        <w:right w:val="none" w:sz="0" w:space="0" w:color="auto"/>
      </w:divBdr>
    </w:div>
    <w:div w:id="918712991">
      <w:bodyDiv w:val="1"/>
      <w:marLeft w:val="0"/>
      <w:marRight w:val="0"/>
      <w:marTop w:val="0"/>
      <w:marBottom w:val="0"/>
      <w:divBdr>
        <w:top w:val="none" w:sz="0" w:space="0" w:color="auto"/>
        <w:left w:val="none" w:sz="0" w:space="0" w:color="auto"/>
        <w:bottom w:val="none" w:sz="0" w:space="0" w:color="auto"/>
        <w:right w:val="none" w:sz="0" w:space="0" w:color="auto"/>
      </w:divBdr>
    </w:div>
    <w:div w:id="918753460">
      <w:bodyDiv w:val="1"/>
      <w:marLeft w:val="0"/>
      <w:marRight w:val="0"/>
      <w:marTop w:val="0"/>
      <w:marBottom w:val="0"/>
      <w:divBdr>
        <w:top w:val="none" w:sz="0" w:space="0" w:color="auto"/>
        <w:left w:val="none" w:sz="0" w:space="0" w:color="auto"/>
        <w:bottom w:val="none" w:sz="0" w:space="0" w:color="auto"/>
        <w:right w:val="none" w:sz="0" w:space="0" w:color="auto"/>
      </w:divBdr>
    </w:div>
    <w:div w:id="919099991">
      <w:bodyDiv w:val="1"/>
      <w:marLeft w:val="0"/>
      <w:marRight w:val="0"/>
      <w:marTop w:val="0"/>
      <w:marBottom w:val="0"/>
      <w:divBdr>
        <w:top w:val="none" w:sz="0" w:space="0" w:color="auto"/>
        <w:left w:val="none" w:sz="0" w:space="0" w:color="auto"/>
        <w:bottom w:val="none" w:sz="0" w:space="0" w:color="auto"/>
        <w:right w:val="none" w:sz="0" w:space="0" w:color="auto"/>
      </w:divBdr>
    </w:div>
    <w:div w:id="919100870">
      <w:bodyDiv w:val="1"/>
      <w:marLeft w:val="0"/>
      <w:marRight w:val="0"/>
      <w:marTop w:val="0"/>
      <w:marBottom w:val="0"/>
      <w:divBdr>
        <w:top w:val="none" w:sz="0" w:space="0" w:color="auto"/>
        <w:left w:val="none" w:sz="0" w:space="0" w:color="auto"/>
        <w:bottom w:val="none" w:sz="0" w:space="0" w:color="auto"/>
        <w:right w:val="none" w:sz="0" w:space="0" w:color="auto"/>
      </w:divBdr>
    </w:div>
    <w:div w:id="919215923">
      <w:bodyDiv w:val="1"/>
      <w:marLeft w:val="0"/>
      <w:marRight w:val="0"/>
      <w:marTop w:val="0"/>
      <w:marBottom w:val="0"/>
      <w:divBdr>
        <w:top w:val="none" w:sz="0" w:space="0" w:color="auto"/>
        <w:left w:val="none" w:sz="0" w:space="0" w:color="auto"/>
        <w:bottom w:val="none" w:sz="0" w:space="0" w:color="auto"/>
        <w:right w:val="none" w:sz="0" w:space="0" w:color="auto"/>
      </w:divBdr>
    </w:div>
    <w:div w:id="919288288">
      <w:bodyDiv w:val="1"/>
      <w:marLeft w:val="0"/>
      <w:marRight w:val="0"/>
      <w:marTop w:val="0"/>
      <w:marBottom w:val="0"/>
      <w:divBdr>
        <w:top w:val="none" w:sz="0" w:space="0" w:color="auto"/>
        <w:left w:val="none" w:sz="0" w:space="0" w:color="auto"/>
        <w:bottom w:val="none" w:sz="0" w:space="0" w:color="auto"/>
        <w:right w:val="none" w:sz="0" w:space="0" w:color="auto"/>
      </w:divBdr>
    </w:div>
    <w:div w:id="919290719">
      <w:bodyDiv w:val="1"/>
      <w:marLeft w:val="0"/>
      <w:marRight w:val="0"/>
      <w:marTop w:val="0"/>
      <w:marBottom w:val="0"/>
      <w:divBdr>
        <w:top w:val="none" w:sz="0" w:space="0" w:color="auto"/>
        <w:left w:val="none" w:sz="0" w:space="0" w:color="auto"/>
        <w:bottom w:val="none" w:sz="0" w:space="0" w:color="auto"/>
        <w:right w:val="none" w:sz="0" w:space="0" w:color="auto"/>
      </w:divBdr>
    </w:div>
    <w:div w:id="919410959">
      <w:bodyDiv w:val="1"/>
      <w:marLeft w:val="0"/>
      <w:marRight w:val="0"/>
      <w:marTop w:val="0"/>
      <w:marBottom w:val="0"/>
      <w:divBdr>
        <w:top w:val="none" w:sz="0" w:space="0" w:color="auto"/>
        <w:left w:val="none" w:sz="0" w:space="0" w:color="auto"/>
        <w:bottom w:val="none" w:sz="0" w:space="0" w:color="auto"/>
        <w:right w:val="none" w:sz="0" w:space="0" w:color="auto"/>
      </w:divBdr>
    </w:div>
    <w:div w:id="919943957">
      <w:bodyDiv w:val="1"/>
      <w:marLeft w:val="0"/>
      <w:marRight w:val="0"/>
      <w:marTop w:val="0"/>
      <w:marBottom w:val="0"/>
      <w:divBdr>
        <w:top w:val="none" w:sz="0" w:space="0" w:color="auto"/>
        <w:left w:val="none" w:sz="0" w:space="0" w:color="auto"/>
        <w:bottom w:val="none" w:sz="0" w:space="0" w:color="auto"/>
        <w:right w:val="none" w:sz="0" w:space="0" w:color="auto"/>
      </w:divBdr>
    </w:div>
    <w:div w:id="919947220">
      <w:bodyDiv w:val="1"/>
      <w:marLeft w:val="0"/>
      <w:marRight w:val="0"/>
      <w:marTop w:val="0"/>
      <w:marBottom w:val="0"/>
      <w:divBdr>
        <w:top w:val="none" w:sz="0" w:space="0" w:color="auto"/>
        <w:left w:val="none" w:sz="0" w:space="0" w:color="auto"/>
        <w:bottom w:val="none" w:sz="0" w:space="0" w:color="auto"/>
        <w:right w:val="none" w:sz="0" w:space="0" w:color="auto"/>
      </w:divBdr>
    </w:div>
    <w:div w:id="920218070">
      <w:bodyDiv w:val="1"/>
      <w:marLeft w:val="0"/>
      <w:marRight w:val="0"/>
      <w:marTop w:val="0"/>
      <w:marBottom w:val="0"/>
      <w:divBdr>
        <w:top w:val="none" w:sz="0" w:space="0" w:color="auto"/>
        <w:left w:val="none" w:sz="0" w:space="0" w:color="auto"/>
        <w:bottom w:val="none" w:sz="0" w:space="0" w:color="auto"/>
        <w:right w:val="none" w:sz="0" w:space="0" w:color="auto"/>
      </w:divBdr>
    </w:div>
    <w:div w:id="920480070">
      <w:bodyDiv w:val="1"/>
      <w:marLeft w:val="0"/>
      <w:marRight w:val="0"/>
      <w:marTop w:val="0"/>
      <w:marBottom w:val="0"/>
      <w:divBdr>
        <w:top w:val="none" w:sz="0" w:space="0" w:color="auto"/>
        <w:left w:val="none" w:sz="0" w:space="0" w:color="auto"/>
        <w:bottom w:val="none" w:sz="0" w:space="0" w:color="auto"/>
        <w:right w:val="none" w:sz="0" w:space="0" w:color="auto"/>
      </w:divBdr>
    </w:div>
    <w:div w:id="920525736">
      <w:bodyDiv w:val="1"/>
      <w:marLeft w:val="0"/>
      <w:marRight w:val="0"/>
      <w:marTop w:val="0"/>
      <w:marBottom w:val="0"/>
      <w:divBdr>
        <w:top w:val="none" w:sz="0" w:space="0" w:color="auto"/>
        <w:left w:val="none" w:sz="0" w:space="0" w:color="auto"/>
        <w:bottom w:val="none" w:sz="0" w:space="0" w:color="auto"/>
        <w:right w:val="none" w:sz="0" w:space="0" w:color="auto"/>
      </w:divBdr>
    </w:div>
    <w:div w:id="920604694">
      <w:bodyDiv w:val="1"/>
      <w:marLeft w:val="0"/>
      <w:marRight w:val="0"/>
      <w:marTop w:val="0"/>
      <w:marBottom w:val="0"/>
      <w:divBdr>
        <w:top w:val="none" w:sz="0" w:space="0" w:color="auto"/>
        <w:left w:val="none" w:sz="0" w:space="0" w:color="auto"/>
        <w:bottom w:val="none" w:sz="0" w:space="0" w:color="auto"/>
        <w:right w:val="none" w:sz="0" w:space="0" w:color="auto"/>
      </w:divBdr>
    </w:div>
    <w:div w:id="920680120">
      <w:bodyDiv w:val="1"/>
      <w:marLeft w:val="0"/>
      <w:marRight w:val="0"/>
      <w:marTop w:val="0"/>
      <w:marBottom w:val="0"/>
      <w:divBdr>
        <w:top w:val="none" w:sz="0" w:space="0" w:color="auto"/>
        <w:left w:val="none" w:sz="0" w:space="0" w:color="auto"/>
        <w:bottom w:val="none" w:sz="0" w:space="0" w:color="auto"/>
        <w:right w:val="none" w:sz="0" w:space="0" w:color="auto"/>
      </w:divBdr>
    </w:div>
    <w:div w:id="920795116">
      <w:bodyDiv w:val="1"/>
      <w:marLeft w:val="0"/>
      <w:marRight w:val="0"/>
      <w:marTop w:val="0"/>
      <w:marBottom w:val="0"/>
      <w:divBdr>
        <w:top w:val="none" w:sz="0" w:space="0" w:color="auto"/>
        <w:left w:val="none" w:sz="0" w:space="0" w:color="auto"/>
        <w:bottom w:val="none" w:sz="0" w:space="0" w:color="auto"/>
        <w:right w:val="none" w:sz="0" w:space="0" w:color="auto"/>
      </w:divBdr>
    </w:div>
    <w:div w:id="920799815">
      <w:bodyDiv w:val="1"/>
      <w:marLeft w:val="0"/>
      <w:marRight w:val="0"/>
      <w:marTop w:val="0"/>
      <w:marBottom w:val="0"/>
      <w:divBdr>
        <w:top w:val="none" w:sz="0" w:space="0" w:color="auto"/>
        <w:left w:val="none" w:sz="0" w:space="0" w:color="auto"/>
        <w:bottom w:val="none" w:sz="0" w:space="0" w:color="auto"/>
        <w:right w:val="none" w:sz="0" w:space="0" w:color="auto"/>
      </w:divBdr>
    </w:div>
    <w:div w:id="920867006">
      <w:bodyDiv w:val="1"/>
      <w:marLeft w:val="0"/>
      <w:marRight w:val="0"/>
      <w:marTop w:val="0"/>
      <w:marBottom w:val="0"/>
      <w:divBdr>
        <w:top w:val="none" w:sz="0" w:space="0" w:color="auto"/>
        <w:left w:val="none" w:sz="0" w:space="0" w:color="auto"/>
        <w:bottom w:val="none" w:sz="0" w:space="0" w:color="auto"/>
        <w:right w:val="none" w:sz="0" w:space="0" w:color="auto"/>
      </w:divBdr>
    </w:div>
    <w:div w:id="920943806">
      <w:bodyDiv w:val="1"/>
      <w:marLeft w:val="0"/>
      <w:marRight w:val="0"/>
      <w:marTop w:val="0"/>
      <w:marBottom w:val="0"/>
      <w:divBdr>
        <w:top w:val="none" w:sz="0" w:space="0" w:color="auto"/>
        <w:left w:val="none" w:sz="0" w:space="0" w:color="auto"/>
        <w:bottom w:val="none" w:sz="0" w:space="0" w:color="auto"/>
        <w:right w:val="none" w:sz="0" w:space="0" w:color="auto"/>
      </w:divBdr>
    </w:div>
    <w:div w:id="920987857">
      <w:bodyDiv w:val="1"/>
      <w:marLeft w:val="0"/>
      <w:marRight w:val="0"/>
      <w:marTop w:val="0"/>
      <w:marBottom w:val="0"/>
      <w:divBdr>
        <w:top w:val="none" w:sz="0" w:space="0" w:color="auto"/>
        <w:left w:val="none" w:sz="0" w:space="0" w:color="auto"/>
        <w:bottom w:val="none" w:sz="0" w:space="0" w:color="auto"/>
        <w:right w:val="none" w:sz="0" w:space="0" w:color="auto"/>
      </w:divBdr>
    </w:div>
    <w:div w:id="920989526">
      <w:bodyDiv w:val="1"/>
      <w:marLeft w:val="0"/>
      <w:marRight w:val="0"/>
      <w:marTop w:val="0"/>
      <w:marBottom w:val="0"/>
      <w:divBdr>
        <w:top w:val="none" w:sz="0" w:space="0" w:color="auto"/>
        <w:left w:val="none" w:sz="0" w:space="0" w:color="auto"/>
        <w:bottom w:val="none" w:sz="0" w:space="0" w:color="auto"/>
        <w:right w:val="none" w:sz="0" w:space="0" w:color="auto"/>
      </w:divBdr>
    </w:div>
    <w:div w:id="921062808">
      <w:bodyDiv w:val="1"/>
      <w:marLeft w:val="0"/>
      <w:marRight w:val="0"/>
      <w:marTop w:val="0"/>
      <w:marBottom w:val="0"/>
      <w:divBdr>
        <w:top w:val="none" w:sz="0" w:space="0" w:color="auto"/>
        <w:left w:val="none" w:sz="0" w:space="0" w:color="auto"/>
        <w:bottom w:val="none" w:sz="0" w:space="0" w:color="auto"/>
        <w:right w:val="none" w:sz="0" w:space="0" w:color="auto"/>
      </w:divBdr>
    </w:div>
    <w:div w:id="921450600">
      <w:bodyDiv w:val="1"/>
      <w:marLeft w:val="0"/>
      <w:marRight w:val="0"/>
      <w:marTop w:val="0"/>
      <w:marBottom w:val="0"/>
      <w:divBdr>
        <w:top w:val="none" w:sz="0" w:space="0" w:color="auto"/>
        <w:left w:val="none" w:sz="0" w:space="0" w:color="auto"/>
        <w:bottom w:val="none" w:sz="0" w:space="0" w:color="auto"/>
        <w:right w:val="none" w:sz="0" w:space="0" w:color="auto"/>
      </w:divBdr>
    </w:div>
    <w:div w:id="921721639">
      <w:bodyDiv w:val="1"/>
      <w:marLeft w:val="0"/>
      <w:marRight w:val="0"/>
      <w:marTop w:val="0"/>
      <w:marBottom w:val="0"/>
      <w:divBdr>
        <w:top w:val="none" w:sz="0" w:space="0" w:color="auto"/>
        <w:left w:val="none" w:sz="0" w:space="0" w:color="auto"/>
        <w:bottom w:val="none" w:sz="0" w:space="0" w:color="auto"/>
        <w:right w:val="none" w:sz="0" w:space="0" w:color="auto"/>
      </w:divBdr>
    </w:div>
    <w:div w:id="921984515">
      <w:bodyDiv w:val="1"/>
      <w:marLeft w:val="0"/>
      <w:marRight w:val="0"/>
      <w:marTop w:val="0"/>
      <w:marBottom w:val="0"/>
      <w:divBdr>
        <w:top w:val="none" w:sz="0" w:space="0" w:color="auto"/>
        <w:left w:val="none" w:sz="0" w:space="0" w:color="auto"/>
        <w:bottom w:val="none" w:sz="0" w:space="0" w:color="auto"/>
        <w:right w:val="none" w:sz="0" w:space="0" w:color="auto"/>
      </w:divBdr>
    </w:div>
    <w:div w:id="922223038">
      <w:bodyDiv w:val="1"/>
      <w:marLeft w:val="0"/>
      <w:marRight w:val="0"/>
      <w:marTop w:val="0"/>
      <w:marBottom w:val="0"/>
      <w:divBdr>
        <w:top w:val="none" w:sz="0" w:space="0" w:color="auto"/>
        <w:left w:val="none" w:sz="0" w:space="0" w:color="auto"/>
        <w:bottom w:val="none" w:sz="0" w:space="0" w:color="auto"/>
        <w:right w:val="none" w:sz="0" w:space="0" w:color="auto"/>
      </w:divBdr>
    </w:div>
    <w:div w:id="922300240">
      <w:bodyDiv w:val="1"/>
      <w:marLeft w:val="0"/>
      <w:marRight w:val="0"/>
      <w:marTop w:val="0"/>
      <w:marBottom w:val="0"/>
      <w:divBdr>
        <w:top w:val="none" w:sz="0" w:space="0" w:color="auto"/>
        <w:left w:val="none" w:sz="0" w:space="0" w:color="auto"/>
        <w:bottom w:val="none" w:sz="0" w:space="0" w:color="auto"/>
        <w:right w:val="none" w:sz="0" w:space="0" w:color="auto"/>
      </w:divBdr>
    </w:div>
    <w:div w:id="922421502">
      <w:bodyDiv w:val="1"/>
      <w:marLeft w:val="0"/>
      <w:marRight w:val="0"/>
      <w:marTop w:val="0"/>
      <w:marBottom w:val="0"/>
      <w:divBdr>
        <w:top w:val="none" w:sz="0" w:space="0" w:color="auto"/>
        <w:left w:val="none" w:sz="0" w:space="0" w:color="auto"/>
        <w:bottom w:val="none" w:sz="0" w:space="0" w:color="auto"/>
        <w:right w:val="none" w:sz="0" w:space="0" w:color="auto"/>
      </w:divBdr>
    </w:div>
    <w:div w:id="922492734">
      <w:bodyDiv w:val="1"/>
      <w:marLeft w:val="0"/>
      <w:marRight w:val="0"/>
      <w:marTop w:val="0"/>
      <w:marBottom w:val="0"/>
      <w:divBdr>
        <w:top w:val="none" w:sz="0" w:space="0" w:color="auto"/>
        <w:left w:val="none" w:sz="0" w:space="0" w:color="auto"/>
        <w:bottom w:val="none" w:sz="0" w:space="0" w:color="auto"/>
        <w:right w:val="none" w:sz="0" w:space="0" w:color="auto"/>
      </w:divBdr>
    </w:div>
    <w:div w:id="922642188">
      <w:bodyDiv w:val="1"/>
      <w:marLeft w:val="0"/>
      <w:marRight w:val="0"/>
      <w:marTop w:val="0"/>
      <w:marBottom w:val="0"/>
      <w:divBdr>
        <w:top w:val="none" w:sz="0" w:space="0" w:color="auto"/>
        <w:left w:val="none" w:sz="0" w:space="0" w:color="auto"/>
        <w:bottom w:val="none" w:sz="0" w:space="0" w:color="auto"/>
        <w:right w:val="none" w:sz="0" w:space="0" w:color="auto"/>
      </w:divBdr>
    </w:div>
    <w:div w:id="922689031">
      <w:bodyDiv w:val="1"/>
      <w:marLeft w:val="0"/>
      <w:marRight w:val="0"/>
      <w:marTop w:val="0"/>
      <w:marBottom w:val="0"/>
      <w:divBdr>
        <w:top w:val="none" w:sz="0" w:space="0" w:color="auto"/>
        <w:left w:val="none" w:sz="0" w:space="0" w:color="auto"/>
        <w:bottom w:val="none" w:sz="0" w:space="0" w:color="auto"/>
        <w:right w:val="none" w:sz="0" w:space="0" w:color="auto"/>
      </w:divBdr>
    </w:div>
    <w:div w:id="923034789">
      <w:bodyDiv w:val="1"/>
      <w:marLeft w:val="0"/>
      <w:marRight w:val="0"/>
      <w:marTop w:val="0"/>
      <w:marBottom w:val="0"/>
      <w:divBdr>
        <w:top w:val="none" w:sz="0" w:space="0" w:color="auto"/>
        <w:left w:val="none" w:sz="0" w:space="0" w:color="auto"/>
        <w:bottom w:val="none" w:sz="0" w:space="0" w:color="auto"/>
        <w:right w:val="none" w:sz="0" w:space="0" w:color="auto"/>
      </w:divBdr>
    </w:div>
    <w:div w:id="923104880">
      <w:bodyDiv w:val="1"/>
      <w:marLeft w:val="0"/>
      <w:marRight w:val="0"/>
      <w:marTop w:val="0"/>
      <w:marBottom w:val="0"/>
      <w:divBdr>
        <w:top w:val="none" w:sz="0" w:space="0" w:color="auto"/>
        <w:left w:val="none" w:sz="0" w:space="0" w:color="auto"/>
        <w:bottom w:val="none" w:sz="0" w:space="0" w:color="auto"/>
        <w:right w:val="none" w:sz="0" w:space="0" w:color="auto"/>
      </w:divBdr>
    </w:div>
    <w:div w:id="923145056">
      <w:bodyDiv w:val="1"/>
      <w:marLeft w:val="0"/>
      <w:marRight w:val="0"/>
      <w:marTop w:val="0"/>
      <w:marBottom w:val="0"/>
      <w:divBdr>
        <w:top w:val="none" w:sz="0" w:space="0" w:color="auto"/>
        <w:left w:val="none" w:sz="0" w:space="0" w:color="auto"/>
        <w:bottom w:val="none" w:sz="0" w:space="0" w:color="auto"/>
        <w:right w:val="none" w:sz="0" w:space="0" w:color="auto"/>
      </w:divBdr>
    </w:div>
    <w:div w:id="923337879">
      <w:bodyDiv w:val="1"/>
      <w:marLeft w:val="0"/>
      <w:marRight w:val="0"/>
      <w:marTop w:val="0"/>
      <w:marBottom w:val="0"/>
      <w:divBdr>
        <w:top w:val="none" w:sz="0" w:space="0" w:color="auto"/>
        <w:left w:val="none" w:sz="0" w:space="0" w:color="auto"/>
        <w:bottom w:val="none" w:sz="0" w:space="0" w:color="auto"/>
        <w:right w:val="none" w:sz="0" w:space="0" w:color="auto"/>
      </w:divBdr>
    </w:div>
    <w:div w:id="923491809">
      <w:bodyDiv w:val="1"/>
      <w:marLeft w:val="0"/>
      <w:marRight w:val="0"/>
      <w:marTop w:val="0"/>
      <w:marBottom w:val="0"/>
      <w:divBdr>
        <w:top w:val="none" w:sz="0" w:space="0" w:color="auto"/>
        <w:left w:val="none" w:sz="0" w:space="0" w:color="auto"/>
        <w:bottom w:val="none" w:sz="0" w:space="0" w:color="auto"/>
        <w:right w:val="none" w:sz="0" w:space="0" w:color="auto"/>
      </w:divBdr>
    </w:div>
    <w:div w:id="923609535">
      <w:bodyDiv w:val="1"/>
      <w:marLeft w:val="0"/>
      <w:marRight w:val="0"/>
      <w:marTop w:val="0"/>
      <w:marBottom w:val="0"/>
      <w:divBdr>
        <w:top w:val="none" w:sz="0" w:space="0" w:color="auto"/>
        <w:left w:val="none" w:sz="0" w:space="0" w:color="auto"/>
        <w:bottom w:val="none" w:sz="0" w:space="0" w:color="auto"/>
        <w:right w:val="none" w:sz="0" w:space="0" w:color="auto"/>
      </w:divBdr>
    </w:div>
    <w:div w:id="923761050">
      <w:bodyDiv w:val="1"/>
      <w:marLeft w:val="0"/>
      <w:marRight w:val="0"/>
      <w:marTop w:val="0"/>
      <w:marBottom w:val="0"/>
      <w:divBdr>
        <w:top w:val="none" w:sz="0" w:space="0" w:color="auto"/>
        <w:left w:val="none" w:sz="0" w:space="0" w:color="auto"/>
        <w:bottom w:val="none" w:sz="0" w:space="0" w:color="auto"/>
        <w:right w:val="none" w:sz="0" w:space="0" w:color="auto"/>
      </w:divBdr>
    </w:div>
    <w:div w:id="923800975">
      <w:bodyDiv w:val="1"/>
      <w:marLeft w:val="0"/>
      <w:marRight w:val="0"/>
      <w:marTop w:val="0"/>
      <w:marBottom w:val="0"/>
      <w:divBdr>
        <w:top w:val="none" w:sz="0" w:space="0" w:color="auto"/>
        <w:left w:val="none" w:sz="0" w:space="0" w:color="auto"/>
        <w:bottom w:val="none" w:sz="0" w:space="0" w:color="auto"/>
        <w:right w:val="none" w:sz="0" w:space="0" w:color="auto"/>
      </w:divBdr>
    </w:div>
    <w:div w:id="923994157">
      <w:bodyDiv w:val="1"/>
      <w:marLeft w:val="0"/>
      <w:marRight w:val="0"/>
      <w:marTop w:val="0"/>
      <w:marBottom w:val="0"/>
      <w:divBdr>
        <w:top w:val="none" w:sz="0" w:space="0" w:color="auto"/>
        <w:left w:val="none" w:sz="0" w:space="0" w:color="auto"/>
        <w:bottom w:val="none" w:sz="0" w:space="0" w:color="auto"/>
        <w:right w:val="none" w:sz="0" w:space="0" w:color="auto"/>
      </w:divBdr>
    </w:div>
    <w:div w:id="924338934">
      <w:bodyDiv w:val="1"/>
      <w:marLeft w:val="0"/>
      <w:marRight w:val="0"/>
      <w:marTop w:val="0"/>
      <w:marBottom w:val="0"/>
      <w:divBdr>
        <w:top w:val="none" w:sz="0" w:space="0" w:color="auto"/>
        <w:left w:val="none" w:sz="0" w:space="0" w:color="auto"/>
        <w:bottom w:val="none" w:sz="0" w:space="0" w:color="auto"/>
        <w:right w:val="none" w:sz="0" w:space="0" w:color="auto"/>
      </w:divBdr>
    </w:div>
    <w:div w:id="924340458">
      <w:bodyDiv w:val="1"/>
      <w:marLeft w:val="0"/>
      <w:marRight w:val="0"/>
      <w:marTop w:val="0"/>
      <w:marBottom w:val="0"/>
      <w:divBdr>
        <w:top w:val="none" w:sz="0" w:space="0" w:color="auto"/>
        <w:left w:val="none" w:sz="0" w:space="0" w:color="auto"/>
        <w:bottom w:val="none" w:sz="0" w:space="0" w:color="auto"/>
        <w:right w:val="none" w:sz="0" w:space="0" w:color="auto"/>
      </w:divBdr>
    </w:div>
    <w:div w:id="924343100">
      <w:bodyDiv w:val="1"/>
      <w:marLeft w:val="0"/>
      <w:marRight w:val="0"/>
      <w:marTop w:val="0"/>
      <w:marBottom w:val="0"/>
      <w:divBdr>
        <w:top w:val="none" w:sz="0" w:space="0" w:color="auto"/>
        <w:left w:val="none" w:sz="0" w:space="0" w:color="auto"/>
        <w:bottom w:val="none" w:sz="0" w:space="0" w:color="auto"/>
        <w:right w:val="none" w:sz="0" w:space="0" w:color="auto"/>
      </w:divBdr>
    </w:div>
    <w:div w:id="924412787">
      <w:bodyDiv w:val="1"/>
      <w:marLeft w:val="0"/>
      <w:marRight w:val="0"/>
      <w:marTop w:val="0"/>
      <w:marBottom w:val="0"/>
      <w:divBdr>
        <w:top w:val="none" w:sz="0" w:space="0" w:color="auto"/>
        <w:left w:val="none" w:sz="0" w:space="0" w:color="auto"/>
        <w:bottom w:val="none" w:sz="0" w:space="0" w:color="auto"/>
        <w:right w:val="none" w:sz="0" w:space="0" w:color="auto"/>
      </w:divBdr>
    </w:div>
    <w:div w:id="924415650">
      <w:bodyDiv w:val="1"/>
      <w:marLeft w:val="0"/>
      <w:marRight w:val="0"/>
      <w:marTop w:val="0"/>
      <w:marBottom w:val="0"/>
      <w:divBdr>
        <w:top w:val="none" w:sz="0" w:space="0" w:color="auto"/>
        <w:left w:val="none" w:sz="0" w:space="0" w:color="auto"/>
        <w:bottom w:val="none" w:sz="0" w:space="0" w:color="auto"/>
        <w:right w:val="none" w:sz="0" w:space="0" w:color="auto"/>
      </w:divBdr>
    </w:div>
    <w:div w:id="924455826">
      <w:bodyDiv w:val="1"/>
      <w:marLeft w:val="0"/>
      <w:marRight w:val="0"/>
      <w:marTop w:val="0"/>
      <w:marBottom w:val="0"/>
      <w:divBdr>
        <w:top w:val="none" w:sz="0" w:space="0" w:color="auto"/>
        <w:left w:val="none" w:sz="0" w:space="0" w:color="auto"/>
        <w:bottom w:val="none" w:sz="0" w:space="0" w:color="auto"/>
        <w:right w:val="none" w:sz="0" w:space="0" w:color="auto"/>
      </w:divBdr>
    </w:div>
    <w:div w:id="924458696">
      <w:bodyDiv w:val="1"/>
      <w:marLeft w:val="0"/>
      <w:marRight w:val="0"/>
      <w:marTop w:val="0"/>
      <w:marBottom w:val="0"/>
      <w:divBdr>
        <w:top w:val="none" w:sz="0" w:space="0" w:color="auto"/>
        <w:left w:val="none" w:sz="0" w:space="0" w:color="auto"/>
        <w:bottom w:val="none" w:sz="0" w:space="0" w:color="auto"/>
        <w:right w:val="none" w:sz="0" w:space="0" w:color="auto"/>
      </w:divBdr>
    </w:div>
    <w:div w:id="924732024">
      <w:bodyDiv w:val="1"/>
      <w:marLeft w:val="0"/>
      <w:marRight w:val="0"/>
      <w:marTop w:val="0"/>
      <w:marBottom w:val="0"/>
      <w:divBdr>
        <w:top w:val="none" w:sz="0" w:space="0" w:color="auto"/>
        <w:left w:val="none" w:sz="0" w:space="0" w:color="auto"/>
        <w:bottom w:val="none" w:sz="0" w:space="0" w:color="auto"/>
        <w:right w:val="none" w:sz="0" w:space="0" w:color="auto"/>
      </w:divBdr>
    </w:div>
    <w:div w:id="924805987">
      <w:bodyDiv w:val="1"/>
      <w:marLeft w:val="0"/>
      <w:marRight w:val="0"/>
      <w:marTop w:val="0"/>
      <w:marBottom w:val="0"/>
      <w:divBdr>
        <w:top w:val="none" w:sz="0" w:space="0" w:color="auto"/>
        <w:left w:val="none" w:sz="0" w:space="0" w:color="auto"/>
        <w:bottom w:val="none" w:sz="0" w:space="0" w:color="auto"/>
        <w:right w:val="none" w:sz="0" w:space="0" w:color="auto"/>
      </w:divBdr>
    </w:div>
    <w:div w:id="924846325">
      <w:bodyDiv w:val="1"/>
      <w:marLeft w:val="0"/>
      <w:marRight w:val="0"/>
      <w:marTop w:val="0"/>
      <w:marBottom w:val="0"/>
      <w:divBdr>
        <w:top w:val="none" w:sz="0" w:space="0" w:color="auto"/>
        <w:left w:val="none" w:sz="0" w:space="0" w:color="auto"/>
        <w:bottom w:val="none" w:sz="0" w:space="0" w:color="auto"/>
        <w:right w:val="none" w:sz="0" w:space="0" w:color="auto"/>
      </w:divBdr>
    </w:div>
    <w:div w:id="924847958">
      <w:bodyDiv w:val="1"/>
      <w:marLeft w:val="0"/>
      <w:marRight w:val="0"/>
      <w:marTop w:val="0"/>
      <w:marBottom w:val="0"/>
      <w:divBdr>
        <w:top w:val="none" w:sz="0" w:space="0" w:color="auto"/>
        <w:left w:val="none" w:sz="0" w:space="0" w:color="auto"/>
        <w:bottom w:val="none" w:sz="0" w:space="0" w:color="auto"/>
        <w:right w:val="none" w:sz="0" w:space="0" w:color="auto"/>
      </w:divBdr>
    </w:div>
    <w:div w:id="924993273">
      <w:bodyDiv w:val="1"/>
      <w:marLeft w:val="0"/>
      <w:marRight w:val="0"/>
      <w:marTop w:val="0"/>
      <w:marBottom w:val="0"/>
      <w:divBdr>
        <w:top w:val="none" w:sz="0" w:space="0" w:color="auto"/>
        <w:left w:val="none" w:sz="0" w:space="0" w:color="auto"/>
        <w:bottom w:val="none" w:sz="0" w:space="0" w:color="auto"/>
        <w:right w:val="none" w:sz="0" w:space="0" w:color="auto"/>
      </w:divBdr>
    </w:div>
    <w:div w:id="925114159">
      <w:bodyDiv w:val="1"/>
      <w:marLeft w:val="0"/>
      <w:marRight w:val="0"/>
      <w:marTop w:val="0"/>
      <w:marBottom w:val="0"/>
      <w:divBdr>
        <w:top w:val="none" w:sz="0" w:space="0" w:color="auto"/>
        <w:left w:val="none" w:sz="0" w:space="0" w:color="auto"/>
        <w:bottom w:val="none" w:sz="0" w:space="0" w:color="auto"/>
        <w:right w:val="none" w:sz="0" w:space="0" w:color="auto"/>
      </w:divBdr>
    </w:div>
    <w:div w:id="925114248">
      <w:bodyDiv w:val="1"/>
      <w:marLeft w:val="0"/>
      <w:marRight w:val="0"/>
      <w:marTop w:val="0"/>
      <w:marBottom w:val="0"/>
      <w:divBdr>
        <w:top w:val="none" w:sz="0" w:space="0" w:color="auto"/>
        <w:left w:val="none" w:sz="0" w:space="0" w:color="auto"/>
        <w:bottom w:val="none" w:sz="0" w:space="0" w:color="auto"/>
        <w:right w:val="none" w:sz="0" w:space="0" w:color="auto"/>
      </w:divBdr>
    </w:div>
    <w:div w:id="925307148">
      <w:bodyDiv w:val="1"/>
      <w:marLeft w:val="0"/>
      <w:marRight w:val="0"/>
      <w:marTop w:val="0"/>
      <w:marBottom w:val="0"/>
      <w:divBdr>
        <w:top w:val="none" w:sz="0" w:space="0" w:color="auto"/>
        <w:left w:val="none" w:sz="0" w:space="0" w:color="auto"/>
        <w:bottom w:val="none" w:sz="0" w:space="0" w:color="auto"/>
        <w:right w:val="none" w:sz="0" w:space="0" w:color="auto"/>
      </w:divBdr>
    </w:div>
    <w:div w:id="925386612">
      <w:bodyDiv w:val="1"/>
      <w:marLeft w:val="0"/>
      <w:marRight w:val="0"/>
      <w:marTop w:val="0"/>
      <w:marBottom w:val="0"/>
      <w:divBdr>
        <w:top w:val="none" w:sz="0" w:space="0" w:color="auto"/>
        <w:left w:val="none" w:sz="0" w:space="0" w:color="auto"/>
        <w:bottom w:val="none" w:sz="0" w:space="0" w:color="auto"/>
        <w:right w:val="none" w:sz="0" w:space="0" w:color="auto"/>
      </w:divBdr>
    </w:div>
    <w:div w:id="925650029">
      <w:bodyDiv w:val="1"/>
      <w:marLeft w:val="0"/>
      <w:marRight w:val="0"/>
      <w:marTop w:val="0"/>
      <w:marBottom w:val="0"/>
      <w:divBdr>
        <w:top w:val="none" w:sz="0" w:space="0" w:color="auto"/>
        <w:left w:val="none" w:sz="0" w:space="0" w:color="auto"/>
        <w:bottom w:val="none" w:sz="0" w:space="0" w:color="auto"/>
        <w:right w:val="none" w:sz="0" w:space="0" w:color="auto"/>
      </w:divBdr>
    </w:div>
    <w:div w:id="925655270">
      <w:bodyDiv w:val="1"/>
      <w:marLeft w:val="0"/>
      <w:marRight w:val="0"/>
      <w:marTop w:val="0"/>
      <w:marBottom w:val="0"/>
      <w:divBdr>
        <w:top w:val="none" w:sz="0" w:space="0" w:color="auto"/>
        <w:left w:val="none" w:sz="0" w:space="0" w:color="auto"/>
        <w:bottom w:val="none" w:sz="0" w:space="0" w:color="auto"/>
        <w:right w:val="none" w:sz="0" w:space="0" w:color="auto"/>
      </w:divBdr>
    </w:div>
    <w:div w:id="925765337">
      <w:bodyDiv w:val="1"/>
      <w:marLeft w:val="0"/>
      <w:marRight w:val="0"/>
      <w:marTop w:val="0"/>
      <w:marBottom w:val="0"/>
      <w:divBdr>
        <w:top w:val="none" w:sz="0" w:space="0" w:color="auto"/>
        <w:left w:val="none" w:sz="0" w:space="0" w:color="auto"/>
        <w:bottom w:val="none" w:sz="0" w:space="0" w:color="auto"/>
        <w:right w:val="none" w:sz="0" w:space="0" w:color="auto"/>
      </w:divBdr>
    </w:div>
    <w:div w:id="925958955">
      <w:bodyDiv w:val="1"/>
      <w:marLeft w:val="0"/>
      <w:marRight w:val="0"/>
      <w:marTop w:val="0"/>
      <w:marBottom w:val="0"/>
      <w:divBdr>
        <w:top w:val="none" w:sz="0" w:space="0" w:color="auto"/>
        <w:left w:val="none" w:sz="0" w:space="0" w:color="auto"/>
        <w:bottom w:val="none" w:sz="0" w:space="0" w:color="auto"/>
        <w:right w:val="none" w:sz="0" w:space="0" w:color="auto"/>
      </w:divBdr>
    </w:div>
    <w:div w:id="926109332">
      <w:bodyDiv w:val="1"/>
      <w:marLeft w:val="0"/>
      <w:marRight w:val="0"/>
      <w:marTop w:val="0"/>
      <w:marBottom w:val="0"/>
      <w:divBdr>
        <w:top w:val="none" w:sz="0" w:space="0" w:color="auto"/>
        <w:left w:val="none" w:sz="0" w:space="0" w:color="auto"/>
        <w:bottom w:val="none" w:sz="0" w:space="0" w:color="auto"/>
        <w:right w:val="none" w:sz="0" w:space="0" w:color="auto"/>
      </w:divBdr>
    </w:div>
    <w:div w:id="926382258">
      <w:bodyDiv w:val="1"/>
      <w:marLeft w:val="0"/>
      <w:marRight w:val="0"/>
      <w:marTop w:val="0"/>
      <w:marBottom w:val="0"/>
      <w:divBdr>
        <w:top w:val="none" w:sz="0" w:space="0" w:color="auto"/>
        <w:left w:val="none" w:sz="0" w:space="0" w:color="auto"/>
        <w:bottom w:val="none" w:sz="0" w:space="0" w:color="auto"/>
        <w:right w:val="none" w:sz="0" w:space="0" w:color="auto"/>
      </w:divBdr>
    </w:div>
    <w:div w:id="926498734">
      <w:bodyDiv w:val="1"/>
      <w:marLeft w:val="0"/>
      <w:marRight w:val="0"/>
      <w:marTop w:val="0"/>
      <w:marBottom w:val="0"/>
      <w:divBdr>
        <w:top w:val="none" w:sz="0" w:space="0" w:color="auto"/>
        <w:left w:val="none" w:sz="0" w:space="0" w:color="auto"/>
        <w:bottom w:val="none" w:sz="0" w:space="0" w:color="auto"/>
        <w:right w:val="none" w:sz="0" w:space="0" w:color="auto"/>
      </w:divBdr>
    </w:div>
    <w:div w:id="926616335">
      <w:bodyDiv w:val="1"/>
      <w:marLeft w:val="0"/>
      <w:marRight w:val="0"/>
      <w:marTop w:val="0"/>
      <w:marBottom w:val="0"/>
      <w:divBdr>
        <w:top w:val="none" w:sz="0" w:space="0" w:color="auto"/>
        <w:left w:val="none" w:sz="0" w:space="0" w:color="auto"/>
        <w:bottom w:val="none" w:sz="0" w:space="0" w:color="auto"/>
        <w:right w:val="none" w:sz="0" w:space="0" w:color="auto"/>
      </w:divBdr>
    </w:div>
    <w:div w:id="926768999">
      <w:bodyDiv w:val="1"/>
      <w:marLeft w:val="0"/>
      <w:marRight w:val="0"/>
      <w:marTop w:val="0"/>
      <w:marBottom w:val="0"/>
      <w:divBdr>
        <w:top w:val="none" w:sz="0" w:space="0" w:color="auto"/>
        <w:left w:val="none" w:sz="0" w:space="0" w:color="auto"/>
        <w:bottom w:val="none" w:sz="0" w:space="0" w:color="auto"/>
        <w:right w:val="none" w:sz="0" w:space="0" w:color="auto"/>
      </w:divBdr>
    </w:div>
    <w:div w:id="926814911">
      <w:bodyDiv w:val="1"/>
      <w:marLeft w:val="0"/>
      <w:marRight w:val="0"/>
      <w:marTop w:val="0"/>
      <w:marBottom w:val="0"/>
      <w:divBdr>
        <w:top w:val="none" w:sz="0" w:space="0" w:color="auto"/>
        <w:left w:val="none" w:sz="0" w:space="0" w:color="auto"/>
        <w:bottom w:val="none" w:sz="0" w:space="0" w:color="auto"/>
        <w:right w:val="none" w:sz="0" w:space="0" w:color="auto"/>
      </w:divBdr>
    </w:div>
    <w:div w:id="926959300">
      <w:bodyDiv w:val="1"/>
      <w:marLeft w:val="0"/>
      <w:marRight w:val="0"/>
      <w:marTop w:val="0"/>
      <w:marBottom w:val="0"/>
      <w:divBdr>
        <w:top w:val="none" w:sz="0" w:space="0" w:color="auto"/>
        <w:left w:val="none" w:sz="0" w:space="0" w:color="auto"/>
        <w:bottom w:val="none" w:sz="0" w:space="0" w:color="auto"/>
        <w:right w:val="none" w:sz="0" w:space="0" w:color="auto"/>
      </w:divBdr>
    </w:div>
    <w:div w:id="927232188">
      <w:bodyDiv w:val="1"/>
      <w:marLeft w:val="0"/>
      <w:marRight w:val="0"/>
      <w:marTop w:val="0"/>
      <w:marBottom w:val="0"/>
      <w:divBdr>
        <w:top w:val="none" w:sz="0" w:space="0" w:color="auto"/>
        <w:left w:val="none" w:sz="0" w:space="0" w:color="auto"/>
        <w:bottom w:val="none" w:sz="0" w:space="0" w:color="auto"/>
        <w:right w:val="none" w:sz="0" w:space="0" w:color="auto"/>
      </w:divBdr>
    </w:div>
    <w:div w:id="927735566">
      <w:bodyDiv w:val="1"/>
      <w:marLeft w:val="0"/>
      <w:marRight w:val="0"/>
      <w:marTop w:val="0"/>
      <w:marBottom w:val="0"/>
      <w:divBdr>
        <w:top w:val="none" w:sz="0" w:space="0" w:color="auto"/>
        <w:left w:val="none" w:sz="0" w:space="0" w:color="auto"/>
        <w:bottom w:val="none" w:sz="0" w:space="0" w:color="auto"/>
        <w:right w:val="none" w:sz="0" w:space="0" w:color="auto"/>
      </w:divBdr>
    </w:div>
    <w:div w:id="927812018">
      <w:bodyDiv w:val="1"/>
      <w:marLeft w:val="0"/>
      <w:marRight w:val="0"/>
      <w:marTop w:val="0"/>
      <w:marBottom w:val="0"/>
      <w:divBdr>
        <w:top w:val="none" w:sz="0" w:space="0" w:color="auto"/>
        <w:left w:val="none" w:sz="0" w:space="0" w:color="auto"/>
        <w:bottom w:val="none" w:sz="0" w:space="0" w:color="auto"/>
        <w:right w:val="none" w:sz="0" w:space="0" w:color="auto"/>
      </w:divBdr>
    </w:div>
    <w:div w:id="927925954">
      <w:bodyDiv w:val="1"/>
      <w:marLeft w:val="0"/>
      <w:marRight w:val="0"/>
      <w:marTop w:val="0"/>
      <w:marBottom w:val="0"/>
      <w:divBdr>
        <w:top w:val="none" w:sz="0" w:space="0" w:color="auto"/>
        <w:left w:val="none" w:sz="0" w:space="0" w:color="auto"/>
        <w:bottom w:val="none" w:sz="0" w:space="0" w:color="auto"/>
        <w:right w:val="none" w:sz="0" w:space="0" w:color="auto"/>
      </w:divBdr>
    </w:div>
    <w:div w:id="928003415">
      <w:bodyDiv w:val="1"/>
      <w:marLeft w:val="0"/>
      <w:marRight w:val="0"/>
      <w:marTop w:val="0"/>
      <w:marBottom w:val="0"/>
      <w:divBdr>
        <w:top w:val="none" w:sz="0" w:space="0" w:color="auto"/>
        <w:left w:val="none" w:sz="0" w:space="0" w:color="auto"/>
        <w:bottom w:val="none" w:sz="0" w:space="0" w:color="auto"/>
        <w:right w:val="none" w:sz="0" w:space="0" w:color="auto"/>
      </w:divBdr>
    </w:div>
    <w:div w:id="928201199">
      <w:bodyDiv w:val="1"/>
      <w:marLeft w:val="0"/>
      <w:marRight w:val="0"/>
      <w:marTop w:val="0"/>
      <w:marBottom w:val="0"/>
      <w:divBdr>
        <w:top w:val="none" w:sz="0" w:space="0" w:color="auto"/>
        <w:left w:val="none" w:sz="0" w:space="0" w:color="auto"/>
        <w:bottom w:val="none" w:sz="0" w:space="0" w:color="auto"/>
        <w:right w:val="none" w:sz="0" w:space="0" w:color="auto"/>
      </w:divBdr>
    </w:div>
    <w:div w:id="928390510">
      <w:bodyDiv w:val="1"/>
      <w:marLeft w:val="0"/>
      <w:marRight w:val="0"/>
      <w:marTop w:val="0"/>
      <w:marBottom w:val="0"/>
      <w:divBdr>
        <w:top w:val="none" w:sz="0" w:space="0" w:color="auto"/>
        <w:left w:val="none" w:sz="0" w:space="0" w:color="auto"/>
        <w:bottom w:val="none" w:sz="0" w:space="0" w:color="auto"/>
        <w:right w:val="none" w:sz="0" w:space="0" w:color="auto"/>
      </w:divBdr>
    </w:div>
    <w:div w:id="928391492">
      <w:bodyDiv w:val="1"/>
      <w:marLeft w:val="0"/>
      <w:marRight w:val="0"/>
      <w:marTop w:val="0"/>
      <w:marBottom w:val="0"/>
      <w:divBdr>
        <w:top w:val="none" w:sz="0" w:space="0" w:color="auto"/>
        <w:left w:val="none" w:sz="0" w:space="0" w:color="auto"/>
        <w:bottom w:val="none" w:sz="0" w:space="0" w:color="auto"/>
        <w:right w:val="none" w:sz="0" w:space="0" w:color="auto"/>
      </w:divBdr>
    </w:div>
    <w:div w:id="928807628">
      <w:bodyDiv w:val="1"/>
      <w:marLeft w:val="0"/>
      <w:marRight w:val="0"/>
      <w:marTop w:val="0"/>
      <w:marBottom w:val="0"/>
      <w:divBdr>
        <w:top w:val="none" w:sz="0" w:space="0" w:color="auto"/>
        <w:left w:val="none" w:sz="0" w:space="0" w:color="auto"/>
        <w:bottom w:val="none" w:sz="0" w:space="0" w:color="auto"/>
        <w:right w:val="none" w:sz="0" w:space="0" w:color="auto"/>
      </w:divBdr>
    </w:div>
    <w:div w:id="928808034">
      <w:bodyDiv w:val="1"/>
      <w:marLeft w:val="0"/>
      <w:marRight w:val="0"/>
      <w:marTop w:val="0"/>
      <w:marBottom w:val="0"/>
      <w:divBdr>
        <w:top w:val="none" w:sz="0" w:space="0" w:color="auto"/>
        <w:left w:val="none" w:sz="0" w:space="0" w:color="auto"/>
        <w:bottom w:val="none" w:sz="0" w:space="0" w:color="auto"/>
        <w:right w:val="none" w:sz="0" w:space="0" w:color="auto"/>
      </w:divBdr>
    </w:div>
    <w:div w:id="928923029">
      <w:bodyDiv w:val="1"/>
      <w:marLeft w:val="0"/>
      <w:marRight w:val="0"/>
      <w:marTop w:val="0"/>
      <w:marBottom w:val="0"/>
      <w:divBdr>
        <w:top w:val="none" w:sz="0" w:space="0" w:color="auto"/>
        <w:left w:val="none" w:sz="0" w:space="0" w:color="auto"/>
        <w:bottom w:val="none" w:sz="0" w:space="0" w:color="auto"/>
        <w:right w:val="none" w:sz="0" w:space="0" w:color="auto"/>
      </w:divBdr>
    </w:div>
    <w:div w:id="928932193">
      <w:bodyDiv w:val="1"/>
      <w:marLeft w:val="0"/>
      <w:marRight w:val="0"/>
      <w:marTop w:val="0"/>
      <w:marBottom w:val="0"/>
      <w:divBdr>
        <w:top w:val="none" w:sz="0" w:space="0" w:color="auto"/>
        <w:left w:val="none" w:sz="0" w:space="0" w:color="auto"/>
        <w:bottom w:val="none" w:sz="0" w:space="0" w:color="auto"/>
        <w:right w:val="none" w:sz="0" w:space="0" w:color="auto"/>
      </w:divBdr>
    </w:div>
    <w:div w:id="929122127">
      <w:bodyDiv w:val="1"/>
      <w:marLeft w:val="0"/>
      <w:marRight w:val="0"/>
      <w:marTop w:val="0"/>
      <w:marBottom w:val="0"/>
      <w:divBdr>
        <w:top w:val="none" w:sz="0" w:space="0" w:color="auto"/>
        <w:left w:val="none" w:sz="0" w:space="0" w:color="auto"/>
        <w:bottom w:val="none" w:sz="0" w:space="0" w:color="auto"/>
        <w:right w:val="none" w:sz="0" w:space="0" w:color="auto"/>
      </w:divBdr>
    </w:div>
    <w:div w:id="929197995">
      <w:bodyDiv w:val="1"/>
      <w:marLeft w:val="0"/>
      <w:marRight w:val="0"/>
      <w:marTop w:val="0"/>
      <w:marBottom w:val="0"/>
      <w:divBdr>
        <w:top w:val="none" w:sz="0" w:space="0" w:color="auto"/>
        <w:left w:val="none" w:sz="0" w:space="0" w:color="auto"/>
        <w:bottom w:val="none" w:sz="0" w:space="0" w:color="auto"/>
        <w:right w:val="none" w:sz="0" w:space="0" w:color="auto"/>
      </w:divBdr>
    </w:div>
    <w:div w:id="929240842">
      <w:bodyDiv w:val="1"/>
      <w:marLeft w:val="0"/>
      <w:marRight w:val="0"/>
      <w:marTop w:val="0"/>
      <w:marBottom w:val="0"/>
      <w:divBdr>
        <w:top w:val="none" w:sz="0" w:space="0" w:color="auto"/>
        <w:left w:val="none" w:sz="0" w:space="0" w:color="auto"/>
        <w:bottom w:val="none" w:sz="0" w:space="0" w:color="auto"/>
        <w:right w:val="none" w:sz="0" w:space="0" w:color="auto"/>
      </w:divBdr>
    </w:div>
    <w:div w:id="929393911">
      <w:bodyDiv w:val="1"/>
      <w:marLeft w:val="0"/>
      <w:marRight w:val="0"/>
      <w:marTop w:val="0"/>
      <w:marBottom w:val="0"/>
      <w:divBdr>
        <w:top w:val="none" w:sz="0" w:space="0" w:color="auto"/>
        <w:left w:val="none" w:sz="0" w:space="0" w:color="auto"/>
        <w:bottom w:val="none" w:sz="0" w:space="0" w:color="auto"/>
        <w:right w:val="none" w:sz="0" w:space="0" w:color="auto"/>
      </w:divBdr>
    </w:div>
    <w:div w:id="929699535">
      <w:bodyDiv w:val="1"/>
      <w:marLeft w:val="0"/>
      <w:marRight w:val="0"/>
      <w:marTop w:val="0"/>
      <w:marBottom w:val="0"/>
      <w:divBdr>
        <w:top w:val="none" w:sz="0" w:space="0" w:color="auto"/>
        <w:left w:val="none" w:sz="0" w:space="0" w:color="auto"/>
        <w:bottom w:val="none" w:sz="0" w:space="0" w:color="auto"/>
        <w:right w:val="none" w:sz="0" w:space="0" w:color="auto"/>
      </w:divBdr>
    </w:div>
    <w:div w:id="929973086">
      <w:bodyDiv w:val="1"/>
      <w:marLeft w:val="0"/>
      <w:marRight w:val="0"/>
      <w:marTop w:val="0"/>
      <w:marBottom w:val="0"/>
      <w:divBdr>
        <w:top w:val="none" w:sz="0" w:space="0" w:color="auto"/>
        <w:left w:val="none" w:sz="0" w:space="0" w:color="auto"/>
        <w:bottom w:val="none" w:sz="0" w:space="0" w:color="auto"/>
        <w:right w:val="none" w:sz="0" w:space="0" w:color="auto"/>
      </w:divBdr>
    </w:div>
    <w:div w:id="930047895">
      <w:bodyDiv w:val="1"/>
      <w:marLeft w:val="0"/>
      <w:marRight w:val="0"/>
      <w:marTop w:val="0"/>
      <w:marBottom w:val="0"/>
      <w:divBdr>
        <w:top w:val="none" w:sz="0" w:space="0" w:color="auto"/>
        <w:left w:val="none" w:sz="0" w:space="0" w:color="auto"/>
        <w:bottom w:val="none" w:sz="0" w:space="0" w:color="auto"/>
        <w:right w:val="none" w:sz="0" w:space="0" w:color="auto"/>
      </w:divBdr>
    </w:div>
    <w:div w:id="930161246">
      <w:bodyDiv w:val="1"/>
      <w:marLeft w:val="0"/>
      <w:marRight w:val="0"/>
      <w:marTop w:val="0"/>
      <w:marBottom w:val="0"/>
      <w:divBdr>
        <w:top w:val="none" w:sz="0" w:space="0" w:color="auto"/>
        <w:left w:val="none" w:sz="0" w:space="0" w:color="auto"/>
        <w:bottom w:val="none" w:sz="0" w:space="0" w:color="auto"/>
        <w:right w:val="none" w:sz="0" w:space="0" w:color="auto"/>
      </w:divBdr>
    </w:div>
    <w:div w:id="930428926">
      <w:bodyDiv w:val="1"/>
      <w:marLeft w:val="0"/>
      <w:marRight w:val="0"/>
      <w:marTop w:val="0"/>
      <w:marBottom w:val="0"/>
      <w:divBdr>
        <w:top w:val="none" w:sz="0" w:space="0" w:color="auto"/>
        <w:left w:val="none" w:sz="0" w:space="0" w:color="auto"/>
        <w:bottom w:val="none" w:sz="0" w:space="0" w:color="auto"/>
        <w:right w:val="none" w:sz="0" w:space="0" w:color="auto"/>
      </w:divBdr>
    </w:div>
    <w:div w:id="930506687">
      <w:bodyDiv w:val="1"/>
      <w:marLeft w:val="0"/>
      <w:marRight w:val="0"/>
      <w:marTop w:val="0"/>
      <w:marBottom w:val="0"/>
      <w:divBdr>
        <w:top w:val="none" w:sz="0" w:space="0" w:color="auto"/>
        <w:left w:val="none" w:sz="0" w:space="0" w:color="auto"/>
        <w:bottom w:val="none" w:sz="0" w:space="0" w:color="auto"/>
        <w:right w:val="none" w:sz="0" w:space="0" w:color="auto"/>
      </w:divBdr>
    </w:div>
    <w:div w:id="930510921">
      <w:bodyDiv w:val="1"/>
      <w:marLeft w:val="0"/>
      <w:marRight w:val="0"/>
      <w:marTop w:val="0"/>
      <w:marBottom w:val="0"/>
      <w:divBdr>
        <w:top w:val="none" w:sz="0" w:space="0" w:color="auto"/>
        <w:left w:val="none" w:sz="0" w:space="0" w:color="auto"/>
        <w:bottom w:val="none" w:sz="0" w:space="0" w:color="auto"/>
        <w:right w:val="none" w:sz="0" w:space="0" w:color="auto"/>
      </w:divBdr>
    </w:div>
    <w:div w:id="930889412">
      <w:bodyDiv w:val="1"/>
      <w:marLeft w:val="0"/>
      <w:marRight w:val="0"/>
      <w:marTop w:val="0"/>
      <w:marBottom w:val="0"/>
      <w:divBdr>
        <w:top w:val="none" w:sz="0" w:space="0" w:color="auto"/>
        <w:left w:val="none" w:sz="0" w:space="0" w:color="auto"/>
        <w:bottom w:val="none" w:sz="0" w:space="0" w:color="auto"/>
        <w:right w:val="none" w:sz="0" w:space="0" w:color="auto"/>
      </w:divBdr>
    </w:div>
    <w:div w:id="931011797">
      <w:bodyDiv w:val="1"/>
      <w:marLeft w:val="0"/>
      <w:marRight w:val="0"/>
      <w:marTop w:val="0"/>
      <w:marBottom w:val="0"/>
      <w:divBdr>
        <w:top w:val="none" w:sz="0" w:space="0" w:color="auto"/>
        <w:left w:val="none" w:sz="0" w:space="0" w:color="auto"/>
        <w:bottom w:val="none" w:sz="0" w:space="0" w:color="auto"/>
        <w:right w:val="none" w:sz="0" w:space="0" w:color="auto"/>
      </w:divBdr>
    </w:div>
    <w:div w:id="931159496">
      <w:bodyDiv w:val="1"/>
      <w:marLeft w:val="0"/>
      <w:marRight w:val="0"/>
      <w:marTop w:val="0"/>
      <w:marBottom w:val="0"/>
      <w:divBdr>
        <w:top w:val="none" w:sz="0" w:space="0" w:color="auto"/>
        <w:left w:val="none" w:sz="0" w:space="0" w:color="auto"/>
        <w:bottom w:val="none" w:sz="0" w:space="0" w:color="auto"/>
        <w:right w:val="none" w:sz="0" w:space="0" w:color="auto"/>
      </w:divBdr>
    </w:div>
    <w:div w:id="931548663">
      <w:bodyDiv w:val="1"/>
      <w:marLeft w:val="0"/>
      <w:marRight w:val="0"/>
      <w:marTop w:val="0"/>
      <w:marBottom w:val="0"/>
      <w:divBdr>
        <w:top w:val="none" w:sz="0" w:space="0" w:color="auto"/>
        <w:left w:val="none" w:sz="0" w:space="0" w:color="auto"/>
        <w:bottom w:val="none" w:sz="0" w:space="0" w:color="auto"/>
        <w:right w:val="none" w:sz="0" w:space="0" w:color="auto"/>
      </w:divBdr>
    </w:div>
    <w:div w:id="931551283">
      <w:bodyDiv w:val="1"/>
      <w:marLeft w:val="0"/>
      <w:marRight w:val="0"/>
      <w:marTop w:val="0"/>
      <w:marBottom w:val="0"/>
      <w:divBdr>
        <w:top w:val="none" w:sz="0" w:space="0" w:color="auto"/>
        <w:left w:val="none" w:sz="0" w:space="0" w:color="auto"/>
        <w:bottom w:val="none" w:sz="0" w:space="0" w:color="auto"/>
        <w:right w:val="none" w:sz="0" w:space="0" w:color="auto"/>
      </w:divBdr>
    </w:div>
    <w:div w:id="931619678">
      <w:bodyDiv w:val="1"/>
      <w:marLeft w:val="0"/>
      <w:marRight w:val="0"/>
      <w:marTop w:val="0"/>
      <w:marBottom w:val="0"/>
      <w:divBdr>
        <w:top w:val="none" w:sz="0" w:space="0" w:color="auto"/>
        <w:left w:val="none" w:sz="0" w:space="0" w:color="auto"/>
        <w:bottom w:val="none" w:sz="0" w:space="0" w:color="auto"/>
        <w:right w:val="none" w:sz="0" w:space="0" w:color="auto"/>
      </w:divBdr>
    </w:div>
    <w:div w:id="931620420">
      <w:bodyDiv w:val="1"/>
      <w:marLeft w:val="0"/>
      <w:marRight w:val="0"/>
      <w:marTop w:val="0"/>
      <w:marBottom w:val="0"/>
      <w:divBdr>
        <w:top w:val="none" w:sz="0" w:space="0" w:color="auto"/>
        <w:left w:val="none" w:sz="0" w:space="0" w:color="auto"/>
        <w:bottom w:val="none" w:sz="0" w:space="0" w:color="auto"/>
        <w:right w:val="none" w:sz="0" w:space="0" w:color="auto"/>
      </w:divBdr>
    </w:div>
    <w:div w:id="931671266">
      <w:bodyDiv w:val="1"/>
      <w:marLeft w:val="0"/>
      <w:marRight w:val="0"/>
      <w:marTop w:val="0"/>
      <w:marBottom w:val="0"/>
      <w:divBdr>
        <w:top w:val="none" w:sz="0" w:space="0" w:color="auto"/>
        <w:left w:val="none" w:sz="0" w:space="0" w:color="auto"/>
        <w:bottom w:val="none" w:sz="0" w:space="0" w:color="auto"/>
        <w:right w:val="none" w:sz="0" w:space="0" w:color="auto"/>
      </w:divBdr>
    </w:div>
    <w:div w:id="931862345">
      <w:bodyDiv w:val="1"/>
      <w:marLeft w:val="0"/>
      <w:marRight w:val="0"/>
      <w:marTop w:val="0"/>
      <w:marBottom w:val="0"/>
      <w:divBdr>
        <w:top w:val="none" w:sz="0" w:space="0" w:color="auto"/>
        <w:left w:val="none" w:sz="0" w:space="0" w:color="auto"/>
        <w:bottom w:val="none" w:sz="0" w:space="0" w:color="auto"/>
        <w:right w:val="none" w:sz="0" w:space="0" w:color="auto"/>
      </w:divBdr>
    </w:div>
    <w:div w:id="932082415">
      <w:bodyDiv w:val="1"/>
      <w:marLeft w:val="0"/>
      <w:marRight w:val="0"/>
      <w:marTop w:val="0"/>
      <w:marBottom w:val="0"/>
      <w:divBdr>
        <w:top w:val="none" w:sz="0" w:space="0" w:color="auto"/>
        <w:left w:val="none" w:sz="0" w:space="0" w:color="auto"/>
        <w:bottom w:val="none" w:sz="0" w:space="0" w:color="auto"/>
        <w:right w:val="none" w:sz="0" w:space="0" w:color="auto"/>
      </w:divBdr>
    </w:div>
    <w:div w:id="932474992">
      <w:bodyDiv w:val="1"/>
      <w:marLeft w:val="0"/>
      <w:marRight w:val="0"/>
      <w:marTop w:val="0"/>
      <w:marBottom w:val="0"/>
      <w:divBdr>
        <w:top w:val="none" w:sz="0" w:space="0" w:color="auto"/>
        <w:left w:val="none" w:sz="0" w:space="0" w:color="auto"/>
        <w:bottom w:val="none" w:sz="0" w:space="0" w:color="auto"/>
        <w:right w:val="none" w:sz="0" w:space="0" w:color="auto"/>
      </w:divBdr>
    </w:div>
    <w:div w:id="932782020">
      <w:bodyDiv w:val="1"/>
      <w:marLeft w:val="0"/>
      <w:marRight w:val="0"/>
      <w:marTop w:val="0"/>
      <w:marBottom w:val="0"/>
      <w:divBdr>
        <w:top w:val="none" w:sz="0" w:space="0" w:color="auto"/>
        <w:left w:val="none" w:sz="0" w:space="0" w:color="auto"/>
        <w:bottom w:val="none" w:sz="0" w:space="0" w:color="auto"/>
        <w:right w:val="none" w:sz="0" w:space="0" w:color="auto"/>
      </w:divBdr>
    </w:div>
    <w:div w:id="932786560">
      <w:bodyDiv w:val="1"/>
      <w:marLeft w:val="0"/>
      <w:marRight w:val="0"/>
      <w:marTop w:val="0"/>
      <w:marBottom w:val="0"/>
      <w:divBdr>
        <w:top w:val="none" w:sz="0" w:space="0" w:color="auto"/>
        <w:left w:val="none" w:sz="0" w:space="0" w:color="auto"/>
        <w:bottom w:val="none" w:sz="0" w:space="0" w:color="auto"/>
        <w:right w:val="none" w:sz="0" w:space="0" w:color="auto"/>
      </w:divBdr>
    </w:div>
    <w:div w:id="932864095">
      <w:bodyDiv w:val="1"/>
      <w:marLeft w:val="0"/>
      <w:marRight w:val="0"/>
      <w:marTop w:val="0"/>
      <w:marBottom w:val="0"/>
      <w:divBdr>
        <w:top w:val="none" w:sz="0" w:space="0" w:color="auto"/>
        <w:left w:val="none" w:sz="0" w:space="0" w:color="auto"/>
        <w:bottom w:val="none" w:sz="0" w:space="0" w:color="auto"/>
        <w:right w:val="none" w:sz="0" w:space="0" w:color="auto"/>
      </w:divBdr>
    </w:div>
    <w:div w:id="932933445">
      <w:bodyDiv w:val="1"/>
      <w:marLeft w:val="0"/>
      <w:marRight w:val="0"/>
      <w:marTop w:val="0"/>
      <w:marBottom w:val="0"/>
      <w:divBdr>
        <w:top w:val="none" w:sz="0" w:space="0" w:color="auto"/>
        <w:left w:val="none" w:sz="0" w:space="0" w:color="auto"/>
        <w:bottom w:val="none" w:sz="0" w:space="0" w:color="auto"/>
        <w:right w:val="none" w:sz="0" w:space="0" w:color="auto"/>
      </w:divBdr>
    </w:div>
    <w:div w:id="932937537">
      <w:bodyDiv w:val="1"/>
      <w:marLeft w:val="0"/>
      <w:marRight w:val="0"/>
      <w:marTop w:val="0"/>
      <w:marBottom w:val="0"/>
      <w:divBdr>
        <w:top w:val="none" w:sz="0" w:space="0" w:color="auto"/>
        <w:left w:val="none" w:sz="0" w:space="0" w:color="auto"/>
        <w:bottom w:val="none" w:sz="0" w:space="0" w:color="auto"/>
        <w:right w:val="none" w:sz="0" w:space="0" w:color="auto"/>
      </w:divBdr>
    </w:div>
    <w:div w:id="933054411">
      <w:bodyDiv w:val="1"/>
      <w:marLeft w:val="0"/>
      <w:marRight w:val="0"/>
      <w:marTop w:val="0"/>
      <w:marBottom w:val="0"/>
      <w:divBdr>
        <w:top w:val="none" w:sz="0" w:space="0" w:color="auto"/>
        <w:left w:val="none" w:sz="0" w:space="0" w:color="auto"/>
        <w:bottom w:val="none" w:sz="0" w:space="0" w:color="auto"/>
        <w:right w:val="none" w:sz="0" w:space="0" w:color="auto"/>
      </w:divBdr>
    </w:div>
    <w:div w:id="933055879">
      <w:bodyDiv w:val="1"/>
      <w:marLeft w:val="0"/>
      <w:marRight w:val="0"/>
      <w:marTop w:val="0"/>
      <w:marBottom w:val="0"/>
      <w:divBdr>
        <w:top w:val="none" w:sz="0" w:space="0" w:color="auto"/>
        <w:left w:val="none" w:sz="0" w:space="0" w:color="auto"/>
        <w:bottom w:val="none" w:sz="0" w:space="0" w:color="auto"/>
        <w:right w:val="none" w:sz="0" w:space="0" w:color="auto"/>
      </w:divBdr>
    </w:div>
    <w:div w:id="933325119">
      <w:bodyDiv w:val="1"/>
      <w:marLeft w:val="0"/>
      <w:marRight w:val="0"/>
      <w:marTop w:val="0"/>
      <w:marBottom w:val="0"/>
      <w:divBdr>
        <w:top w:val="none" w:sz="0" w:space="0" w:color="auto"/>
        <w:left w:val="none" w:sz="0" w:space="0" w:color="auto"/>
        <w:bottom w:val="none" w:sz="0" w:space="0" w:color="auto"/>
        <w:right w:val="none" w:sz="0" w:space="0" w:color="auto"/>
      </w:divBdr>
    </w:div>
    <w:div w:id="933367164">
      <w:bodyDiv w:val="1"/>
      <w:marLeft w:val="0"/>
      <w:marRight w:val="0"/>
      <w:marTop w:val="0"/>
      <w:marBottom w:val="0"/>
      <w:divBdr>
        <w:top w:val="none" w:sz="0" w:space="0" w:color="auto"/>
        <w:left w:val="none" w:sz="0" w:space="0" w:color="auto"/>
        <w:bottom w:val="none" w:sz="0" w:space="0" w:color="auto"/>
        <w:right w:val="none" w:sz="0" w:space="0" w:color="auto"/>
      </w:divBdr>
    </w:div>
    <w:div w:id="933511528">
      <w:bodyDiv w:val="1"/>
      <w:marLeft w:val="0"/>
      <w:marRight w:val="0"/>
      <w:marTop w:val="0"/>
      <w:marBottom w:val="0"/>
      <w:divBdr>
        <w:top w:val="none" w:sz="0" w:space="0" w:color="auto"/>
        <w:left w:val="none" w:sz="0" w:space="0" w:color="auto"/>
        <w:bottom w:val="none" w:sz="0" w:space="0" w:color="auto"/>
        <w:right w:val="none" w:sz="0" w:space="0" w:color="auto"/>
      </w:divBdr>
    </w:div>
    <w:div w:id="933628039">
      <w:bodyDiv w:val="1"/>
      <w:marLeft w:val="0"/>
      <w:marRight w:val="0"/>
      <w:marTop w:val="0"/>
      <w:marBottom w:val="0"/>
      <w:divBdr>
        <w:top w:val="none" w:sz="0" w:space="0" w:color="auto"/>
        <w:left w:val="none" w:sz="0" w:space="0" w:color="auto"/>
        <w:bottom w:val="none" w:sz="0" w:space="0" w:color="auto"/>
        <w:right w:val="none" w:sz="0" w:space="0" w:color="auto"/>
      </w:divBdr>
    </w:div>
    <w:div w:id="933629548">
      <w:bodyDiv w:val="1"/>
      <w:marLeft w:val="0"/>
      <w:marRight w:val="0"/>
      <w:marTop w:val="0"/>
      <w:marBottom w:val="0"/>
      <w:divBdr>
        <w:top w:val="none" w:sz="0" w:space="0" w:color="auto"/>
        <w:left w:val="none" w:sz="0" w:space="0" w:color="auto"/>
        <w:bottom w:val="none" w:sz="0" w:space="0" w:color="auto"/>
        <w:right w:val="none" w:sz="0" w:space="0" w:color="auto"/>
      </w:divBdr>
    </w:div>
    <w:div w:id="933704125">
      <w:bodyDiv w:val="1"/>
      <w:marLeft w:val="0"/>
      <w:marRight w:val="0"/>
      <w:marTop w:val="0"/>
      <w:marBottom w:val="0"/>
      <w:divBdr>
        <w:top w:val="none" w:sz="0" w:space="0" w:color="auto"/>
        <w:left w:val="none" w:sz="0" w:space="0" w:color="auto"/>
        <w:bottom w:val="none" w:sz="0" w:space="0" w:color="auto"/>
        <w:right w:val="none" w:sz="0" w:space="0" w:color="auto"/>
      </w:divBdr>
    </w:div>
    <w:div w:id="933707780">
      <w:bodyDiv w:val="1"/>
      <w:marLeft w:val="0"/>
      <w:marRight w:val="0"/>
      <w:marTop w:val="0"/>
      <w:marBottom w:val="0"/>
      <w:divBdr>
        <w:top w:val="none" w:sz="0" w:space="0" w:color="auto"/>
        <w:left w:val="none" w:sz="0" w:space="0" w:color="auto"/>
        <w:bottom w:val="none" w:sz="0" w:space="0" w:color="auto"/>
        <w:right w:val="none" w:sz="0" w:space="0" w:color="auto"/>
      </w:divBdr>
    </w:div>
    <w:div w:id="933979780">
      <w:bodyDiv w:val="1"/>
      <w:marLeft w:val="0"/>
      <w:marRight w:val="0"/>
      <w:marTop w:val="0"/>
      <w:marBottom w:val="0"/>
      <w:divBdr>
        <w:top w:val="none" w:sz="0" w:space="0" w:color="auto"/>
        <w:left w:val="none" w:sz="0" w:space="0" w:color="auto"/>
        <w:bottom w:val="none" w:sz="0" w:space="0" w:color="auto"/>
        <w:right w:val="none" w:sz="0" w:space="0" w:color="auto"/>
      </w:divBdr>
    </w:div>
    <w:div w:id="934094106">
      <w:bodyDiv w:val="1"/>
      <w:marLeft w:val="0"/>
      <w:marRight w:val="0"/>
      <w:marTop w:val="0"/>
      <w:marBottom w:val="0"/>
      <w:divBdr>
        <w:top w:val="none" w:sz="0" w:space="0" w:color="auto"/>
        <w:left w:val="none" w:sz="0" w:space="0" w:color="auto"/>
        <w:bottom w:val="none" w:sz="0" w:space="0" w:color="auto"/>
        <w:right w:val="none" w:sz="0" w:space="0" w:color="auto"/>
      </w:divBdr>
    </w:div>
    <w:div w:id="934174210">
      <w:bodyDiv w:val="1"/>
      <w:marLeft w:val="0"/>
      <w:marRight w:val="0"/>
      <w:marTop w:val="0"/>
      <w:marBottom w:val="0"/>
      <w:divBdr>
        <w:top w:val="none" w:sz="0" w:space="0" w:color="auto"/>
        <w:left w:val="none" w:sz="0" w:space="0" w:color="auto"/>
        <w:bottom w:val="none" w:sz="0" w:space="0" w:color="auto"/>
        <w:right w:val="none" w:sz="0" w:space="0" w:color="auto"/>
      </w:divBdr>
    </w:div>
    <w:div w:id="934284185">
      <w:bodyDiv w:val="1"/>
      <w:marLeft w:val="0"/>
      <w:marRight w:val="0"/>
      <w:marTop w:val="0"/>
      <w:marBottom w:val="0"/>
      <w:divBdr>
        <w:top w:val="none" w:sz="0" w:space="0" w:color="auto"/>
        <w:left w:val="none" w:sz="0" w:space="0" w:color="auto"/>
        <w:bottom w:val="none" w:sz="0" w:space="0" w:color="auto"/>
        <w:right w:val="none" w:sz="0" w:space="0" w:color="auto"/>
      </w:divBdr>
    </w:div>
    <w:div w:id="934284610">
      <w:bodyDiv w:val="1"/>
      <w:marLeft w:val="0"/>
      <w:marRight w:val="0"/>
      <w:marTop w:val="0"/>
      <w:marBottom w:val="0"/>
      <w:divBdr>
        <w:top w:val="none" w:sz="0" w:space="0" w:color="auto"/>
        <w:left w:val="none" w:sz="0" w:space="0" w:color="auto"/>
        <w:bottom w:val="none" w:sz="0" w:space="0" w:color="auto"/>
        <w:right w:val="none" w:sz="0" w:space="0" w:color="auto"/>
      </w:divBdr>
    </w:div>
    <w:div w:id="934434012">
      <w:bodyDiv w:val="1"/>
      <w:marLeft w:val="0"/>
      <w:marRight w:val="0"/>
      <w:marTop w:val="0"/>
      <w:marBottom w:val="0"/>
      <w:divBdr>
        <w:top w:val="none" w:sz="0" w:space="0" w:color="auto"/>
        <w:left w:val="none" w:sz="0" w:space="0" w:color="auto"/>
        <w:bottom w:val="none" w:sz="0" w:space="0" w:color="auto"/>
        <w:right w:val="none" w:sz="0" w:space="0" w:color="auto"/>
      </w:divBdr>
    </w:div>
    <w:div w:id="934436195">
      <w:bodyDiv w:val="1"/>
      <w:marLeft w:val="0"/>
      <w:marRight w:val="0"/>
      <w:marTop w:val="0"/>
      <w:marBottom w:val="0"/>
      <w:divBdr>
        <w:top w:val="none" w:sz="0" w:space="0" w:color="auto"/>
        <w:left w:val="none" w:sz="0" w:space="0" w:color="auto"/>
        <w:bottom w:val="none" w:sz="0" w:space="0" w:color="auto"/>
        <w:right w:val="none" w:sz="0" w:space="0" w:color="auto"/>
      </w:divBdr>
    </w:div>
    <w:div w:id="934482915">
      <w:bodyDiv w:val="1"/>
      <w:marLeft w:val="0"/>
      <w:marRight w:val="0"/>
      <w:marTop w:val="0"/>
      <w:marBottom w:val="0"/>
      <w:divBdr>
        <w:top w:val="none" w:sz="0" w:space="0" w:color="auto"/>
        <w:left w:val="none" w:sz="0" w:space="0" w:color="auto"/>
        <w:bottom w:val="none" w:sz="0" w:space="0" w:color="auto"/>
        <w:right w:val="none" w:sz="0" w:space="0" w:color="auto"/>
      </w:divBdr>
    </w:div>
    <w:div w:id="934509667">
      <w:bodyDiv w:val="1"/>
      <w:marLeft w:val="0"/>
      <w:marRight w:val="0"/>
      <w:marTop w:val="0"/>
      <w:marBottom w:val="0"/>
      <w:divBdr>
        <w:top w:val="none" w:sz="0" w:space="0" w:color="auto"/>
        <w:left w:val="none" w:sz="0" w:space="0" w:color="auto"/>
        <w:bottom w:val="none" w:sz="0" w:space="0" w:color="auto"/>
        <w:right w:val="none" w:sz="0" w:space="0" w:color="auto"/>
      </w:divBdr>
    </w:div>
    <w:div w:id="934703502">
      <w:bodyDiv w:val="1"/>
      <w:marLeft w:val="0"/>
      <w:marRight w:val="0"/>
      <w:marTop w:val="0"/>
      <w:marBottom w:val="0"/>
      <w:divBdr>
        <w:top w:val="none" w:sz="0" w:space="0" w:color="auto"/>
        <w:left w:val="none" w:sz="0" w:space="0" w:color="auto"/>
        <w:bottom w:val="none" w:sz="0" w:space="0" w:color="auto"/>
        <w:right w:val="none" w:sz="0" w:space="0" w:color="auto"/>
      </w:divBdr>
    </w:div>
    <w:div w:id="935211254">
      <w:bodyDiv w:val="1"/>
      <w:marLeft w:val="0"/>
      <w:marRight w:val="0"/>
      <w:marTop w:val="0"/>
      <w:marBottom w:val="0"/>
      <w:divBdr>
        <w:top w:val="none" w:sz="0" w:space="0" w:color="auto"/>
        <w:left w:val="none" w:sz="0" w:space="0" w:color="auto"/>
        <w:bottom w:val="none" w:sz="0" w:space="0" w:color="auto"/>
        <w:right w:val="none" w:sz="0" w:space="0" w:color="auto"/>
      </w:divBdr>
    </w:div>
    <w:div w:id="935212249">
      <w:bodyDiv w:val="1"/>
      <w:marLeft w:val="0"/>
      <w:marRight w:val="0"/>
      <w:marTop w:val="0"/>
      <w:marBottom w:val="0"/>
      <w:divBdr>
        <w:top w:val="none" w:sz="0" w:space="0" w:color="auto"/>
        <w:left w:val="none" w:sz="0" w:space="0" w:color="auto"/>
        <w:bottom w:val="none" w:sz="0" w:space="0" w:color="auto"/>
        <w:right w:val="none" w:sz="0" w:space="0" w:color="auto"/>
      </w:divBdr>
    </w:div>
    <w:div w:id="935287495">
      <w:bodyDiv w:val="1"/>
      <w:marLeft w:val="0"/>
      <w:marRight w:val="0"/>
      <w:marTop w:val="0"/>
      <w:marBottom w:val="0"/>
      <w:divBdr>
        <w:top w:val="none" w:sz="0" w:space="0" w:color="auto"/>
        <w:left w:val="none" w:sz="0" w:space="0" w:color="auto"/>
        <w:bottom w:val="none" w:sz="0" w:space="0" w:color="auto"/>
        <w:right w:val="none" w:sz="0" w:space="0" w:color="auto"/>
      </w:divBdr>
    </w:div>
    <w:div w:id="935330663">
      <w:bodyDiv w:val="1"/>
      <w:marLeft w:val="0"/>
      <w:marRight w:val="0"/>
      <w:marTop w:val="0"/>
      <w:marBottom w:val="0"/>
      <w:divBdr>
        <w:top w:val="none" w:sz="0" w:space="0" w:color="auto"/>
        <w:left w:val="none" w:sz="0" w:space="0" w:color="auto"/>
        <w:bottom w:val="none" w:sz="0" w:space="0" w:color="auto"/>
        <w:right w:val="none" w:sz="0" w:space="0" w:color="auto"/>
      </w:divBdr>
    </w:div>
    <w:div w:id="935333039">
      <w:bodyDiv w:val="1"/>
      <w:marLeft w:val="0"/>
      <w:marRight w:val="0"/>
      <w:marTop w:val="0"/>
      <w:marBottom w:val="0"/>
      <w:divBdr>
        <w:top w:val="none" w:sz="0" w:space="0" w:color="auto"/>
        <w:left w:val="none" w:sz="0" w:space="0" w:color="auto"/>
        <w:bottom w:val="none" w:sz="0" w:space="0" w:color="auto"/>
        <w:right w:val="none" w:sz="0" w:space="0" w:color="auto"/>
      </w:divBdr>
    </w:div>
    <w:div w:id="935477695">
      <w:bodyDiv w:val="1"/>
      <w:marLeft w:val="0"/>
      <w:marRight w:val="0"/>
      <w:marTop w:val="0"/>
      <w:marBottom w:val="0"/>
      <w:divBdr>
        <w:top w:val="none" w:sz="0" w:space="0" w:color="auto"/>
        <w:left w:val="none" w:sz="0" w:space="0" w:color="auto"/>
        <w:bottom w:val="none" w:sz="0" w:space="0" w:color="auto"/>
        <w:right w:val="none" w:sz="0" w:space="0" w:color="auto"/>
      </w:divBdr>
    </w:div>
    <w:div w:id="935597404">
      <w:bodyDiv w:val="1"/>
      <w:marLeft w:val="0"/>
      <w:marRight w:val="0"/>
      <w:marTop w:val="0"/>
      <w:marBottom w:val="0"/>
      <w:divBdr>
        <w:top w:val="none" w:sz="0" w:space="0" w:color="auto"/>
        <w:left w:val="none" w:sz="0" w:space="0" w:color="auto"/>
        <w:bottom w:val="none" w:sz="0" w:space="0" w:color="auto"/>
        <w:right w:val="none" w:sz="0" w:space="0" w:color="auto"/>
      </w:divBdr>
    </w:div>
    <w:div w:id="936862226">
      <w:bodyDiv w:val="1"/>
      <w:marLeft w:val="0"/>
      <w:marRight w:val="0"/>
      <w:marTop w:val="0"/>
      <w:marBottom w:val="0"/>
      <w:divBdr>
        <w:top w:val="none" w:sz="0" w:space="0" w:color="auto"/>
        <w:left w:val="none" w:sz="0" w:space="0" w:color="auto"/>
        <w:bottom w:val="none" w:sz="0" w:space="0" w:color="auto"/>
        <w:right w:val="none" w:sz="0" w:space="0" w:color="auto"/>
      </w:divBdr>
    </w:div>
    <w:div w:id="936904185">
      <w:bodyDiv w:val="1"/>
      <w:marLeft w:val="0"/>
      <w:marRight w:val="0"/>
      <w:marTop w:val="0"/>
      <w:marBottom w:val="0"/>
      <w:divBdr>
        <w:top w:val="none" w:sz="0" w:space="0" w:color="auto"/>
        <w:left w:val="none" w:sz="0" w:space="0" w:color="auto"/>
        <w:bottom w:val="none" w:sz="0" w:space="0" w:color="auto"/>
        <w:right w:val="none" w:sz="0" w:space="0" w:color="auto"/>
      </w:divBdr>
    </w:div>
    <w:div w:id="937106938">
      <w:bodyDiv w:val="1"/>
      <w:marLeft w:val="0"/>
      <w:marRight w:val="0"/>
      <w:marTop w:val="0"/>
      <w:marBottom w:val="0"/>
      <w:divBdr>
        <w:top w:val="none" w:sz="0" w:space="0" w:color="auto"/>
        <w:left w:val="none" w:sz="0" w:space="0" w:color="auto"/>
        <w:bottom w:val="none" w:sz="0" w:space="0" w:color="auto"/>
        <w:right w:val="none" w:sz="0" w:space="0" w:color="auto"/>
      </w:divBdr>
    </w:div>
    <w:div w:id="937562294">
      <w:bodyDiv w:val="1"/>
      <w:marLeft w:val="0"/>
      <w:marRight w:val="0"/>
      <w:marTop w:val="0"/>
      <w:marBottom w:val="0"/>
      <w:divBdr>
        <w:top w:val="none" w:sz="0" w:space="0" w:color="auto"/>
        <w:left w:val="none" w:sz="0" w:space="0" w:color="auto"/>
        <w:bottom w:val="none" w:sz="0" w:space="0" w:color="auto"/>
        <w:right w:val="none" w:sz="0" w:space="0" w:color="auto"/>
      </w:divBdr>
    </w:div>
    <w:div w:id="937756664">
      <w:bodyDiv w:val="1"/>
      <w:marLeft w:val="0"/>
      <w:marRight w:val="0"/>
      <w:marTop w:val="0"/>
      <w:marBottom w:val="0"/>
      <w:divBdr>
        <w:top w:val="none" w:sz="0" w:space="0" w:color="auto"/>
        <w:left w:val="none" w:sz="0" w:space="0" w:color="auto"/>
        <w:bottom w:val="none" w:sz="0" w:space="0" w:color="auto"/>
        <w:right w:val="none" w:sz="0" w:space="0" w:color="auto"/>
      </w:divBdr>
    </w:div>
    <w:div w:id="937836992">
      <w:bodyDiv w:val="1"/>
      <w:marLeft w:val="0"/>
      <w:marRight w:val="0"/>
      <w:marTop w:val="0"/>
      <w:marBottom w:val="0"/>
      <w:divBdr>
        <w:top w:val="none" w:sz="0" w:space="0" w:color="auto"/>
        <w:left w:val="none" w:sz="0" w:space="0" w:color="auto"/>
        <w:bottom w:val="none" w:sz="0" w:space="0" w:color="auto"/>
        <w:right w:val="none" w:sz="0" w:space="0" w:color="auto"/>
      </w:divBdr>
    </w:div>
    <w:div w:id="938096962">
      <w:bodyDiv w:val="1"/>
      <w:marLeft w:val="0"/>
      <w:marRight w:val="0"/>
      <w:marTop w:val="0"/>
      <w:marBottom w:val="0"/>
      <w:divBdr>
        <w:top w:val="none" w:sz="0" w:space="0" w:color="auto"/>
        <w:left w:val="none" w:sz="0" w:space="0" w:color="auto"/>
        <w:bottom w:val="none" w:sz="0" w:space="0" w:color="auto"/>
        <w:right w:val="none" w:sz="0" w:space="0" w:color="auto"/>
      </w:divBdr>
    </w:div>
    <w:div w:id="938100878">
      <w:bodyDiv w:val="1"/>
      <w:marLeft w:val="0"/>
      <w:marRight w:val="0"/>
      <w:marTop w:val="0"/>
      <w:marBottom w:val="0"/>
      <w:divBdr>
        <w:top w:val="none" w:sz="0" w:space="0" w:color="auto"/>
        <w:left w:val="none" w:sz="0" w:space="0" w:color="auto"/>
        <w:bottom w:val="none" w:sz="0" w:space="0" w:color="auto"/>
        <w:right w:val="none" w:sz="0" w:space="0" w:color="auto"/>
      </w:divBdr>
    </w:div>
    <w:div w:id="938177072">
      <w:bodyDiv w:val="1"/>
      <w:marLeft w:val="0"/>
      <w:marRight w:val="0"/>
      <w:marTop w:val="0"/>
      <w:marBottom w:val="0"/>
      <w:divBdr>
        <w:top w:val="none" w:sz="0" w:space="0" w:color="auto"/>
        <w:left w:val="none" w:sz="0" w:space="0" w:color="auto"/>
        <w:bottom w:val="none" w:sz="0" w:space="0" w:color="auto"/>
        <w:right w:val="none" w:sz="0" w:space="0" w:color="auto"/>
      </w:divBdr>
    </w:div>
    <w:div w:id="938290980">
      <w:bodyDiv w:val="1"/>
      <w:marLeft w:val="0"/>
      <w:marRight w:val="0"/>
      <w:marTop w:val="0"/>
      <w:marBottom w:val="0"/>
      <w:divBdr>
        <w:top w:val="none" w:sz="0" w:space="0" w:color="auto"/>
        <w:left w:val="none" w:sz="0" w:space="0" w:color="auto"/>
        <w:bottom w:val="none" w:sz="0" w:space="0" w:color="auto"/>
        <w:right w:val="none" w:sz="0" w:space="0" w:color="auto"/>
      </w:divBdr>
    </w:div>
    <w:div w:id="938294348">
      <w:bodyDiv w:val="1"/>
      <w:marLeft w:val="0"/>
      <w:marRight w:val="0"/>
      <w:marTop w:val="0"/>
      <w:marBottom w:val="0"/>
      <w:divBdr>
        <w:top w:val="none" w:sz="0" w:space="0" w:color="auto"/>
        <w:left w:val="none" w:sz="0" w:space="0" w:color="auto"/>
        <w:bottom w:val="none" w:sz="0" w:space="0" w:color="auto"/>
        <w:right w:val="none" w:sz="0" w:space="0" w:color="auto"/>
      </w:divBdr>
    </w:div>
    <w:div w:id="938372809">
      <w:bodyDiv w:val="1"/>
      <w:marLeft w:val="0"/>
      <w:marRight w:val="0"/>
      <w:marTop w:val="0"/>
      <w:marBottom w:val="0"/>
      <w:divBdr>
        <w:top w:val="none" w:sz="0" w:space="0" w:color="auto"/>
        <w:left w:val="none" w:sz="0" w:space="0" w:color="auto"/>
        <w:bottom w:val="none" w:sz="0" w:space="0" w:color="auto"/>
        <w:right w:val="none" w:sz="0" w:space="0" w:color="auto"/>
      </w:divBdr>
    </w:div>
    <w:div w:id="938484453">
      <w:bodyDiv w:val="1"/>
      <w:marLeft w:val="0"/>
      <w:marRight w:val="0"/>
      <w:marTop w:val="0"/>
      <w:marBottom w:val="0"/>
      <w:divBdr>
        <w:top w:val="none" w:sz="0" w:space="0" w:color="auto"/>
        <w:left w:val="none" w:sz="0" w:space="0" w:color="auto"/>
        <w:bottom w:val="none" w:sz="0" w:space="0" w:color="auto"/>
        <w:right w:val="none" w:sz="0" w:space="0" w:color="auto"/>
      </w:divBdr>
    </w:div>
    <w:div w:id="938486155">
      <w:bodyDiv w:val="1"/>
      <w:marLeft w:val="0"/>
      <w:marRight w:val="0"/>
      <w:marTop w:val="0"/>
      <w:marBottom w:val="0"/>
      <w:divBdr>
        <w:top w:val="none" w:sz="0" w:space="0" w:color="auto"/>
        <w:left w:val="none" w:sz="0" w:space="0" w:color="auto"/>
        <w:bottom w:val="none" w:sz="0" w:space="0" w:color="auto"/>
        <w:right w:val="none" w:sz="0" w:space="0" w:color="auto"/>
      </w:divBdr>
    </w:div>
    <w:div w:id="938489330">
      <w:bodyDiv w:val="1"/>
      <w:marLeft w:val="0"/>
      <w:marRight w:val="0"/>
      <w:marTop w:val="0"/>
      <w:marBottom w:val="0"/>
      <w:divBdr>
        <w:top w:val="none" w:sz="0" w:space="0" w:color="auto"/>
        <w:left w:val="none" w:sz="0" w:space="0" w:color="auto"/>
        <w:bottom w:val="none" w:sz="0" w:space="0" w:color="auto"/>
        <w:right w:val="none" w:sz="0" w:space="0" w:color="auto"/>
      </w:divBdr>
    </w:div>
    <w:div w:id="938678070">
      <w:bodyDiv w:val="1"/>
      <w:marLeft w:val="0"/>
      <w:marRight w:val="0"/>
      <w:marTop w:val="0"/>
      <w:marBottom w:val="0"/>
      <w:divBdr>
        <w:top w:val="none" w:sz="0" w:space="0" w:color="auto"/>
        <w:left w:val="none" w:sz="0" w:space="0" w:color="auto"/>
        <w:bottom w:val="none" w:sz="0" w:space="0" w:color="auto"/>
        <w:right w:val="none" w:sz="0" w:space="0" w:color="auto"/>
      </w:divBdr>
    </w:div>
    <w:div w:id="938685590">
      <w:bodyDiv w:val="1"/>
      <w:marLeft w:val="0"/>
      <w:marRight w:val="0"/>
      <w:marTop w:val="0"/>
      <w:marBottom w:val="0"/>
      <w:divBdr>
        <w:top w:val="none" w:sz="0" w:space="0" w:color="auto"/>
        <w:left w:val="none" w:sz="0" w:space="0" w:color="auto"/>
        <w:bottom w:val="none" w:sz="0" w:space="0" w:color="auto"/>
        <w:right w:val="none" w:sz="0" w:space="0" w:color="auto"/>
      </w:divBdr>
    </w:div>
    <w:div w:id="938753177">
      <w:bodyDiv w:val="1"/>
      <w:marLeft w:val="0"/>
      <w:marRight w:val="0"/>
      <w:marTop w:val="0"/>
      <w:marBottom w:val="0"/>
      <w:divBdr>
        <w:top w:val="none" w:sz="0" w:space="0" w:color="auto"/>
        <w:left w:val="none" w:sz="0" w:space="0" w:color="auto"/>
        <w:bottom w:val="none" w:sz="0" w:space="0" w:color="auto"/>
        <w:right w:val="none" w:sz="0" w:space="0" w:color="auto"/>
      </w:divBdr>
    </w:div>
    <w:div w:id="938753819">
      <w:bodyDiv w:val="1"/>
      <w:marLeft w:val="0"/>
      <w:marRight w:val="0"/>
      <w:marTop w:val="0"/>
      <w:marBottom w:val="0"/>
      <w:divBdr>
        <w:top w:val="none" w:sz="0" w:space="0" w:color="auto"/>
        <w:left w:val="none" w:sz="0" w:space="0" w:color="auto"/>
        <w:bottom w:val="none" w:sz="0" w:space="0" w:color="auto"/>
        <w:right w:val="none" w:sz="0" w:space="0" w:color="auto"/>
      </w:divBdr>
    </w:div>
    <w:div w:id="938759237">
      <w:bodyDiv w:val="1"/>
      <w:marLeft w:val="0"/>
      <w:marRight w:val="0"/>
      <w:marTop w:val="0"/>
      <w:marBottom w:val="0"/>
      <w:divBdr>
        <w:top w:val="none" w:sz="0" w:space="0" w:color="auto"/>
        <w:left w:val="none" w:sz="0" w:space="0" w:color="auto"/>
        <w:bottom w:val="none" w:sz="0" w:space="0" w:color="auto"/>
        <w:right w:val="none" w:sz="0" w:space="0" w:color="auto"/>
      </w:divBdr>
    </w:div>
    <w:div w:id="938872037">
      <w:bodyDiv w:val="1"/>
      <w:marLeft w:val="0"/>
      <w:marRight w:val="0"/>
      <w:marTop w:val="0"/>
      <w:marBottom w:val="0"/>
      <w:divBdr>
        <w:top w:val="none" w:sz="0" w:space="0" w:color="auto"/>
        <w:left w:val="none" w:sz="0" w:space="0" w:color="auto"/>
        <w:bottom w:val="none" w:sz="0" w:space="0" w:color="auto"/>
        <w:right w:val="none" w:sz="0" w:space="0" w:color="auto"/>
      </w:divBdr>
    </w:div>
    <w:div w:id="938953066">
      <w:bodyDiv w:val="1"/>
      <w:marLeft w:val="0"/>
      <w:marRight w:val="0"/>
      <w:marTop w:val="0"/>
      <w:marBottom w:val="0"/>
      <w:divBdr>
        <w:top w:val="none" w:sz="0" w:space="0" w:color="auto"/>
        <w:left w:val="none" w:sz="0" w:space="0" w:color="auto"/>
        <w:bottom w:val="none" w:sz="0" w:space="0" w:color="auto"/>
        <w:right w:val="none" w:sz="0" w:space="0" w:color="auto"/>
      </w:divBdr>
    </w:div>
    <w:div w:id="939097236">
      <w:bodyDiv w:val="1"/>
      <w:marLeft w:val="0"/>
      <w:marRight w:val="0"/>
      <w:marTop w:val="0"/>
      <w:marBottom w:val="0"/>
      <w:divBdr>
        <w:top w:val="none" w:sz="0" w:space="0" w:color="auto"/>
        <w:left w:val="none" w:sz="0" w:space="0" w:color="auto"/>
        <w:bottom w:val="none" w:sz="0" w:space="0" w:color="auto"/>
        <w:right w:val="none" w:sz="0" w:space="0" w:color="auto"/>
      </w:divBdr>
    </w:div>
    <w:div w:id="939139707">
      <w:bodyDiv w:val="1"/>
      <w:marLeft w:val="0"/>
      <w:marRight w:val="0"/>
      <w:marTop w:val="0"/>
      <w:marBottom w:val="0"/>
      <w:divBdr>
        <w:top w:val="none" w:sz="0" w:space="0" w:color="auto"/>
        <w:left w:val="none" w:sz="0" w:space="0" w:color="auto"/>
        <w:bottom w:val="none" w:sz="0" w:space="0" w:color="auto"/>
        <w:right w:val="none" w:sz="0" w:space="0" w:color="auto"/>
      </w:divBdr>
    </w:div>
    <w:div w:id="939142591">
      <w:bodyDiv w:val="1"/>
      <w:marLeft w:val="0"/>
      <w:marRight w:val="0"/>
      <w:marTop w:val="0"/>
      <w:marBottom w:val="0"/>
      <w:divBdr>
        <w:top w:val="none" w:sz="0" w:space="0" w:color="auto"/>
        <w:left w:val="none" w:sz="0" w:space="0" w:color="auto"/>
        <w:bottom w:val="none" w:sz="0" w:space="0" w:color="auto"/>
        <w:right w:val="none" w:sz="0" w:space="0" w:color="auto"/>
      </w:divBdr>
    </w:div>
    <w:div w:id="939534341">
      <w:bodyDiv w:val="1"/>
      <w:marLeft w:val="0"/>
      <w:marRight w:val="0"/>
      <w:marTop w:val="0"/>
      <w:marBottom w:val="0"/>
      <w:divBdr>
        <w:top w:val="none" w:sz="0" w:space="0" w:color="auto"/>
        <w:left w:val="none" w:sz="0" w:space="0" w:color="auto"/>
        <w:bottom w:val="none" w:sz="0" w:space="0" w:color="auto"/>
        <w:right w:val="none" w:sz="0" w:space="0" w:color="auto"/>
      </w:divBdr>
    </w:div>
    <w:div w:id="939726570">
      <w:bodyDiv w:val="1"/>
      <w:marLeft w:val="0"/>
      <w:marRight w:val="0"/>
      <w:marTop w:val="0"/>
      <w:marBottom w:val="0"/>
      <w:divBdr>
        <w:top w:val="none" w:sz="0" w:space="0" w:color="auto"/>
        <w:left w:val="none" w:sz="0" w:space="0" w:color="auto"/>
        <w:bottom w:val="none" w:sz="0" w:space="0" w:color="auto"/>
        <w:right w:val="none" w:sz="0" w:space="0" w:color="auto"/>
      </w:divBdr>
    </w:div>
    <w:div w:id="939727896">
      <w:bodyDiv w:val="1"/>
      <w:marLeft w:val="0"/>
      <w:marRight w:val="0"/>
      <w:marTop w:val="0"/>
      <w:marBottom w:val="0"/>
      <w:divBdr>
        <w:top w:val="none" w:sz="0" w:space="0" w:color="auto"/>
        <w:left w:val="none" w:sz="0" w:space="0" w:color="auto"/>
        <w:bottom w:val="none" w:sz="0" w:space="0" w:color="auto"/>
        <w:right w:val="none" w:sz="0" w:space="0" w:color="auto"/>
      </w:divBdr>
    </w:div>
    <w:div w:id="939946025">
      <w:bodyDiv w:val="1"/>
      <w:marLeft w:val="0"/>
      <w:marRight w:val="0"/>
      <w:marTop w:val="0"/>
      <w:marBottom w:val="0"/>
      <w:divBdr>
        <w:top w:val="none" w:sz="0" w:space="0" w:color="auto"/>
        <w:left w:val="none" w:sz="0" w:space="0" w:color="auto"/>
        <w:bottom w:val="none" w:sz="0" w:space="0" w:color="auto"/>
        <w:right w:val="none" w:sz="0" w:space="0" w:color="auto"/>
      </w:divBdr>
    </w:div>
    <w:div w:id="940066026">
      <w:bodyDiv w:val="1"/>
      <w:marLeft w:val="0"/>
      <w:marRight w:val="0"/>
      <w:marTop w:val="0"/>
      <w:marBottom w:val="0"/>
      <w:divBdr>
        <w:top w:val="none" w:sz="0" w:space="0" w:color="auto"/>
        <w:left w:val="none" w:sz="0" w:space="0" w:color="auto"/>
        <w:bottom w:val="none" w:sz="0" w:space="0" w:color="auto"/>
        <w:right w:val="none" w:sz="0" w:space="0" w:color="auto"/>
      </w:divBdr>
    </w:div>
    <w:div w:id="940070170">
      <w:bodyDiv w:val="1"/>
      <w:marLeft w:val="0"/>
      <w:marRight w:val="0"/>
      <w:marTop w:val="0"/>
      <w:marBottom w:val="0"/>
      <w:divBdr>
        <w:top w:val="none" w:sz="0" w:space="0" w:color="auto"/>
        <w:left w:val="none" w:sz="0" w:space="0" w:color="auto"/>
        <w:bottom w:val="none" w:sz="0" w:space="0" w:color="auto"/>
        <w:right w:val="none" w:sz="0" w:space="0" w:color="auto"/>
      </w:divBdr>
    </w:div>
    <w:div w:id="940264889">
      <w:bodyDiv w:val="1"/>
      <w:marLeft w:val="0"/>
      <w:marRight w:val="0"/>
      <w:marTop w:val="0"/>
      <w:marBottom w:val="0"/>
      <w:divBdr>
        <w:top w:val="none" w:sz="0" w:space="0" w:color="auto"/>
        <w:left w:val="none" w:sz="0" w:space="0" w:color="auto"/>
        <w:bottom w:val="none" w:sz="0" w:space="0" w:color="auto"/>
        <w:right w:val="none" w:sz="0" w:space="0" w:color="auto"/>
      </w:divBdr>
    </w:div>
    <w:div w:id="940331194">
      <w:bodyDiv w:val="1"/>
      <w:marLeft w:val="0"/>
      <w:marRight w:val="0"/>
      <w:marTop w:val="0"/>
      <w:marBottom w:val="0"/>
      <w:divBdr>
        <w:top w:val="none" w:sz="0" w:space="0" w:color="auto"/>
        <w:left w:val="none" w:sz="0" w:space="0" w:color="auto"/>
        <w:bottom w:val="none" w:sz="0" w:space="0" w:color="auto"/>
        <w:right w:val="none" w:sz="0" w:space="0" w:color="auto"/>
      </w:divBdr>
    </w:div>
    <w:div w:id="940331698">
      <w:bodyDiv w:val="1"/>
      <w:marLeft w:val="0"/>
      <w:marRight w:val="0"/>
      <w:marTop w:val="0"/>
      <w:marBottom w:val="0"/>
      <w:divBdr>
        <w:top w:val="none" w:sz="0" w:space="0" w:color="auto"/>
        <w:left w:val="none" w:sz="0" w:space="0" w:color="auto"/>
        <w:bottom w:val="none" w:sz="0" w:space="0" w:color="auto"/>
        <w:right w:val="none" w:sz="0" w:space="0" w:color="auto"/>
      </w:divBdr>
    </w:div>
    <w:div w:id="940533296">
      <w:bodyDiv w:val="1"/>
      <w:marLeft w:val="0"/>
      <w:marRight w:val="0"/>
      <w:marTop w:val="0"/>
      <w:marBottom w:val="0"/>
      <w:divBdr>
        <w:top w:val="none" w:sz="0" w:space="0" w:color="auto"/>
        <w:left w:val="none" w:sz="0" w:space="0" w:color="auto"/>
        <w:bottom w:val="none" w:sz="0" w:space="0" w:color="auto"/>
        <w:right w:val="none" w:sz="0" w:space="0" w:color="auto"/>
      </w:divBdr>
    </w:div>
    <w:div w:id="940651967">
      <w:bodyDiv w:val="1"/>
      <w:marLeft w:val="0"/>
      <w:marRight w:val="0"/>
      <w:marTop w:val="0"/>
      <w:marBottom w:val="0"/>
      <w:divBdr>
        <w:top w:val="none" w:sz="0" w:space="0" w:color="auto"/>
        <w:left w:val="none" w:sz="0" w:space="0" w:color="auto"/>
        <w:bottom w:val="none" w:sz="0" w:space="0" w:color="auto"/>
        <w:right w:val="none" w:sz="0" w:space="0" w:color="auto"/>
      </w:divBdr>
    </w:div>
    <w:div w:id="940799364">
      <w:bodyDiv w:val="1"/>
      <w:marLeft w:val="0"/>
      <w:marRight w:val="0"/>
      <w:marTop w:val="0"/>
      <w:marBottom w:val="0"/>
      <w:divBdr>
        <w:top w:val="none" w:sz="0" w:space="0" w:color="auto"/>
        <w:left w:val="none" w:sz="0" w:space="0" w:color="auto"/>
        <w:bottom w:val="none" w:sz="0" w:space="0" w:color="auto"/>
        <w:right w:val="none" w:sz="0" w:space="0" w:color="auto"/>
      </w:divBdr>
    </w:div>
    <w:div w:id="940990402">
      <w:bodyDiv w:val="1"/>
      <w:marLeft w:val="0"/>
      <w:marRight w:val="0"/>
      <w:marTop w:val="0"/>
      <w:marBottom w:val="0"/>
      <w:divBdr>
        <w:top w:val="none" w:sz="0" w:space="0" w:color="auto"/>
        <w:left w:val="none" w:sz="0" w:space="0" w:color="auto"/>
        <w:bottom w:val="none" w:sz="0" w:space="0" w:color="auto"/>
        <w:right w:val="none" w:sz="0" w:space="0" w:color="auto"/>
      </w:divBdr>
    </w:div>
    <w:div w:id="941037634">
      <w:bodyDiv w:val="1"/>
      <w:marLeft w:val="0"/>
      <w:marRight w:val="0"/>
      <w:marTop w:val="0"/>
      <w:marBottom w:val="0"/>
      <w:divBdr>
        <w:top w:val="none" w:sz="0" w:space="0" w:color="auto"/>
        <w:left w:val="none" w:sz="0" w:space="0" w:color="auto"/>
        <w:bottom w:val="none" w:sz="0" w:space="0" w:color="auto"/>
        <w:right w:val="none" w:sz="0" w:space="0" w:color="auto"/>
      </w:divBdr>
    </w:div>
    <w:div w:id="941108183">
      <w:bodyDiv w:val="1"/>
      <w:marLeft w:val="0"/>
      <w:marRight w:val="0"/>
      <w:marTop w:val="0"/>
      <w:marBottom w:val="0"/>
      <w:divBdr>
        <w:top w:val="none" w:sz="0" w:space="0" w:color="auto"/>
        <w:left w:val="none" w:sz="0" w:space="0" w:color="auto"/>
        <w:bottom w:val="none" w:sz="0" w:space="0" w:color="auto"/>
        <w:right w:val="none" w:sz="0" w:space="0" w:color="auto"/>
      </w:divBdr>
    </w:div>
    <w:div w:id="941230006">
      <w:bodyDiv w:val="1"/>
      <w:marLeft w:val="0"/>
      <w:marRight w:val="0"/>
      <w:marTop w:val="0"/>
      <w:marBottom w:val="0"/>
      <w:divBdr>
        <w:top w:val="none" w:sz="0" w:space="0" w:color="auto"/>
        <w:left w:val="none" w:sz="0" w:space="0" w:color="auto"/>
        <w:bottom w:val="none" w:sz="0" w:space="0" w:color="auto"/>
        <w:right w:val="none" w:sz="0" w:space="0" w:color="auto"/>
      </w:divBdr>
    </w:div>
    <w:div w:id="941304337">
      <w:bodyDiv w:val="1"/>
      <w:marLeft w:val="0"/>
      <w:marRight w:val="0"/>
      <w:marTop w:val="0"/>
      <w:marBottom w:val="0"/>
      <w:divBdr>
        <w:top w:val="none" w:sz="0" w:space="0" w:color="auto"/>
        <w:left w:val="none" w:sz="0" w:space="0" w:color="auto"/>
        <w:bottom w:val="none" w:sz="0" w:space="0" w:color="auto"/>
        <w:right w:val="none" w:sz="0" w:space="0" w:color="auto"/>
      </w:divBdr>
    </w:div>
    <w:div w:id="941570221">
      <w:bodyDiv w:val="1"/>
      <w:marLeft w:val="0"/>
      <w:marRight w:val="0"/>
      <w:marTop w:val="0"/>
      <w:marBottom w:val="0"/>
      <w:divBdr>
        <w:top w:val="none" w:sz="0" w:space="0" w:color="auto"/>
        <w:left w:val="none" w:sz="0" w:space="0" w:color="auto"/>
        <w:bottom w:val="none" w:sz="0" w:space="0" w:color="auto"/>
        <w:right w:val="none" w:sz="0" w:space="0" w:color="auto"/>
      </w:divBdr>
    </w:div>
    <w:div w:id="941648009">
      <w:bodyDiv w:val="1"/>
      <w:marLeft w:val="0"/>
      <w:marRight w:val="0"/>
      <w:marTop w:val="0"/>
      <w:marBottom w:val="0"/>
      <w:divBdr>
        <w:top w:val="none" w:sz="0" w:space="0" w:color="auto"/>
        <w:left w:val="none" w:sz="0" w:space="0" w:color="auto"/>
        <w:bottom w:val="none" w:sz="0" w:space="0" w:color="auto"/>
        <w:right w:val="none" w:sz="0" w:space="0" w:color="auto"/>
      </w:divBdr>
    </w:div>
    <w:div w:id="941837730">
      <w:bodyDiv w:val="1"/>
      <w:marLeft w:val="0"/>
      <w:marRight w:val="0"/>
      <w:marTop w:val="0"/>
      <w:marBottom w:val="0"/>
      <w:divBdr>
        <w:top w:val="none" w:sz="0" w:space="0" w:color="auto"/>
        <w:left w:val="none" w:sz="0" w:space="0" w:color="auto"/>
        <w:bottom w:val="none" w:sz="0" w:space="0" w:color="auto"/>
        <w:right w:val="none" w:sz="0" w:space="0" w:color="auto"/>
      </w:divBdr>
    </w:div>
    <w:div w:id="942080193">
      <w:bodyDiv w:val="1"/>
      <w:marLeft w:val="0"/>
      <w:marRight w:val="0"/>
      <w:marTop w:val="0"/>
      <w:marBottom w:val="0"/>
      <w:divBdr>
        <w:top w:val="none" w:sz="0" w:space="0" w:color="auto"/>
        <w:left w:val="none" w:sz="0" w:space="0" w:color="auto"/>
        <w:bottom w:val="none" w:sz="0" w:space="0" w:color="auto"/>
        <w:right w:val="none" w:sz="0" w:space="0" w:color="auto"/>
      </w:divBdr>
    </w:div>
    <w:div w:id="942106391">
      <w:bodyDiv w:val="1"/>
      <w:marLeft w:val="0"/>
      <w:marRight w:val="0"/>
      <w:marTop w:val="0"/>
      <w:marBottom w:val="0"/>
      <w:divBdr>
        <w:top w:val="none" w:sz="0" w:space="0" w:color="auto"/>
        <w:left w:val="none" w:sz="0" w:space="0" w:color="auto"/>
        <w:bottom w:val="none" w:sz="0" w:space="0" w:color="auto"/>
        <w:right w:val="none" w:sz="0" w:space="0" w:color="auto"/>
      </w:divBdr>
    </w:div>
    <w:div w:id="942109287">
      <w:bodyDiv w:val="1"/>
      <w:marLeft w:val="0"/>
      <w:marRight w:val="0"/>
      <w:marTop w:val="0"/>
      <w:marBottom w:val="0"/>
      <w:divBdr>
        <w:top w:val="none" w:sz="0" w:space="0" w:color="auto"/>
        <w:left w:val="none" w:sz="0" w:space="0" w:color="auto"/>
        <w:bottom w:val="none" w:sz="0" w:space="0" w:color="auto"/>
        <w:right w:val="none" w:sz="0" w:space="0" w:color="auto"/>
      </w:divBdr>
    </w:div>
    <w:div w:id="942229825">
      <w:bodyDiv w:val="1"/>
      <w:marLeft w:val="0"/>
      <w:marRight w:val="0"/>
      <w:marTop w:val="0"/>
      <w:marBottom w:val="0"/>
      <w:divBdr>
        <w:top w:val="none" w:sz="0" w:space="0" w:color="auto"/>
        <w:left w:val="none" w:sz="0" w:space="0" w:color="auto"/>
        <w:bottom w:val="none" w:sz="0" w:space="0" w:color="auto"/>
        <w:right w:val="none" w:sz="0" w:space="0" w:color="auto"/>
      </w:divBdr>
    </w:div>
    <w:div w:id="942348726">
      <w:bodyDiv w:val="1"/>
      <w:marLeft w:val="0"/>
      <w:marRight w:val="0"/>
      <w:marTop w:val="0"/>
      <w:marBottom w:val="0"/>
      <w:divBdr>
        <w:top w:val="none" w:sz="0" w:space="0" w:color="auto"/>
        <w:left w:val="none" w:sz="0" w:space="0" w:color="auto"/>
        <w:bottom w:val="none" w:sz="0" w:space="0" w:color="auto"/>
        <w:right w:val="none" w:sz="0" w:space="0" w:color="auto"/>
      </w:divBdr>
    </w:div>
    <w:div w:id="942879813">
      <w:bodyDiv w:val="1"/>
      <w:marLeft w:val="0"/>
      <w:marRight w:val="0"/>
      <w:marTop w:val="0"/>
      <w:marBottom w:val="0"/>
      <w:divBdr>
        <w:top w:val="none" w:sz="0" w:space="0" w:color="auto"/>
        <w:left w:val="none" w:sz="0" w:space="0" w:color="auto"/>
        <w:bottom w:val="none" w:sz="0" w:space="0" w:color="auto"/>
        <w:right w:val="none" w:sz="0" w:space="0" w:color="auto"/>
      </w:divBdr>
    </w:div>
    <w:div w:id="943153984">
      <w:bodyDiv w:val="1"/>
      <w:marLeft w:val="0"/>
      <w:marRight w:val="0"/>
      <w:marTop w:val="0"/>
      <w:marBottom w:val="0"/>
      <w:divBdr>
        <w:top w:val="none" w:sz="0" w:space="0" w:color="auto"/>
        <w:left w:val="none" w:sz="0" w:space="0" w:color="auto"/>
        <w:bottom w:val="none" w:sz="0" w:space="0" w:color="auto"/>
        <w:right w:val="none" w:sz="0" w:space="0" w:color="auto"/>
      </w:divBdr>
    </w:div>
    <w:div w:id="943224112">
      <w:bodyDiv w:val="1"/>
      <w:marLeft w:val="0"/>
      <w:marRight w:val="0"/>
      <w:marTop w:val="0"/>
      <w:marBottom w:val="0"/>
      <w:divBdr>
        <w:top w:val="none" w:sz="0" w:space="0" w:color="auto"/>
        <w:left w:val="none" w:sz="0" w:space="0" w:color="auto"/>
        <w:bottom w:val="none" w:sz="0" w:space="0" w:color="auto"/>
        <w:right w:val="none" w:sz="0" w:space="0" w:color="auto"/>
      </w:divBdr>
    </w:div>
    <w:div w:id="943340048">
      <w:bodyDiv w:val="1"/>
      <w:marLeft w:val="0"/>
      <w:marRight w:val="0"/>
      <w:marTop w:val="0"/>
      <w:marBottom w:val="0"/>
      <w:divBdr>
        <w:top w:val="none" w:sz="0" w:space="0" w:color="auto"/>
        <w:left w:val="none" w:sz="0" w:space="0" w:color="auto"/>
        <w:bottom w:val="none" w:sz="0" w:space="0" w:color="auto"/>
        <w:right w:val="none" w:sz="0" w:space="0" w:color="auto"/>
      </w:divBdr>
    </w:div>
    <w:div w:id="943344803">
      <w:bodyDiv w:val="1"/>
      <w:marLeft w:val="0"/>
      <w:marRight w:val="0"/>
      <w:marTop w:val="0"/>
      <w:marBottom w:val="0"/>
      <w:divBdr>
        <w:top w:val="none" w:sz="0" w:space="0" w:color="auto"/>
        <w:left w:val="none" w:sz="0" w:space="0" w:color="auto"/>
        <w:bottom w:val="none" w:sz="0" w:space="0" w:color="auto"/>
        <w:right w:val="none" w:sz="0" w:space="0" w:color="auto"/>
      </w:divBdr>
    </w:div>
    <w:div w:id="943414640">
      <w:bodyDiv w:val="1"/>
      <w:marLeft w:val="0"/>
      <w:marRight w:val="0"/>
      <w:marTop w:val="0"/>
      <w:marBottom w:val="0"/>
      <w:divBdr>
        <w:top w:val="none" w:sz="0" w:space="0" w:color="auto"/>
        <w:left w:val="none" w:sz="0" w:space="0" w:color="auto"/>
        <w:bottom w:val="none" w:sz="0" w:space="0" w:color="auto"/>
        <w:right w:val="none" w:sz="0" w:space="0" w:color="auto"/>
      </w:divBdr>
    </w:div>
    <w:div w:id="943536904">
      <w:bodyDiv w:val="1"/>
      <w:marLeft w:val="0"/>
      <w:marRight w:val="0"/>
      <w:marTop w:val="0"/>
      <w:marBottom w:val="0"/>
      <w:divBdr>
        <w:top w:val="none" w:sz="0" w:space="0" w:color="auto"/>
        <w:left w:val="none" w:sz="0" w:space="0" w:color="auto"/>
        <w:bottom w:val="none" w:sz="0" w:space="0" w:color="auto"/>
        <w:right w:val="none" w:sz="0" w:space="0" w:color="auto"/>
      </w:divBdr>
    </w:div>
    <w:div w:id="943654421">
      <w:bodyDiv w:val="1"/>
      <w:marLeft w:val="0"/>
      <w:marRight w:val="0"/>
      <w:marTop w:val="0"/>
      <w:marBottom w:val="0"/>
      <w:divBdr>
        <w:top w:val="none" w:sz="0" w:space="0" w:color="auto"/>
        <w:left w:val="none" w:sz="0" w:space="0" w:color="auto"/>
        <w:bottom w:val="none" w:sz="0" w:space="0" w:color="auto"/>
        <w:right w:val="none" w:sz="0" w:space="0" w:color="auto"/>
      </w:divBdr>
    </w:div>
    <w:div w:id="943878578">
      <w:bodyDiv w:val="1"/>
      <w:marLeft w:val="0"/>
      <w:marRight w:val="0"/>
      <w:marTop w:val="0"/>
      <w:marBottom w:val="0"/>
      <w:divBdr>
        <w:top w:val="none" w:sz="0" w:space="0" w:color="auto"/>
        <w:left w:val="none" w:sz="0" w:space="0" w:color="auto"/>
        <w:bottom w:val="none" w:sz="0" w:space="0" w:color="auto"/>
        <w:right w:val="none" w:sz="0" w:space="0" w:color="auto"/>
      </w:divBdr>
    </w:div>
    <w:div w:id="944074376">
      <w:bodyDiv w:val="1"/>
      <w:marLeft w:val="0"/>
      <w:marRight w:val="0"/>
      <w:marTop w:val="0"/>
      <w:marBottom w:val="0"/>
      <w:divBdr>
        <w:top w:val="none" w:sz="0" w:space="0" w:color="auto"/>
        <w:left w:val="none" w:sz="0" w:space="0" w:color="auto"/>
        <w:bottom w:val="none" w:sz="0" w:space="0" w:color="auto"/>
        <w:right w:val="none" w:sz="0" w:space="0" w:color="auto"/>
      </w:divBdr>
    </w:div>
    <w:div w:id="944078169">
      <w:bodyDiv w:val="1"/>
      <w:marLeft w:val="0"/>
      <w:marRight w:val="0"/>
      <w:marTop w:val="0"/>
      <w:marBottom w:val="0"/>
      <w:divBdr>
        <w:top w:val="none" w:sz="0" w:space="0" w:color="auto"/>
        <w:left w:val="none" w:sz="0" w:space="0" w:color="auto"/>
        <w:bottom w:val="none" w:sz="0" w:space="0" w:color="auto"/>
        <w:right w:val="none" w:sz="0" w:space="0" w:color="auto"/>
      </w:divBdr>
    </w:div>
    <w:div w:id="944119477">
      <w:bodyDiv w:val="1"/>
      <w:marLeft w:val="0"/>
      <w:marRight w:val="0"/>
      <w:marTop w:val="0"/>
      <w:marBottom w:val="0"/>
      <w:divBdr>
        <w:top w:val="none" w:sz="0" w:space="0" w:color="auto"/>
        <w:left w:val="none" w:sz="0" w:space="0" w:color="auto"/>
        <w:bottom w:val="none" w:sz="0" w:space="0" w:color="auto"/>
        <w:right w:val="none" w:sz="0" w:space="0" w:color="auto"/>
      </w:divBdr>
    </w:div>
    <w:div w:id="944312068">
      <w:bodyDiv w:val="1"/>
      <w:marLeft w:val="0"/>
      <w:marRight w:val="0"/>
      <w:marTop w:val="0"/>
      <w:marBottom w:val="0"/>
      <w:divBdr>
        <w:top w:val="none" w:sz="0" w:space="0" w:color="auto"/>
        <w:left w:val="none" w:sz="0" w:space="0" w:color="auto"/>
        <w:bottom w:val="none" w:sz="0" w:space="0" w:color="auto"/>
        <w:right w:val="none" w:sz="0" w:space="0" w:color="auto"/>
      </w:divBdr>
    </w:div>
    <w:div w:id="944384157">
      <w:bodyDiv w:val="1"/>
      <w:marLeft w:val="0"/>
      <w:marRight w:val="0"/>
      <w:marTop w:val="0"/>
      <w:marBottom w:val="0"/>
      <w:divBdr>
        <w:top w:val="none" w:sz="0" w:space="0" w:color="auto"/>
        <w:left w:val="none" w:sz="0" w:space="0" w:color="auto"/>
        <w:bottom w:val="none" w:sz="0" w:space="0" w:color="auto"/>
        <w:right w:val="none" w:sz="0" w:space="0" w:color="auto"/>
      </w:divBdr>
    </w:div>
    <w:div w:id="944772634">
      <w:bodyDiv w:val="1"/>
      <w:marLeft w:val="0"/>
      <w:marRight w:val="0"/>
      <w:marTop w:val="0"/>
      <w:marBottom w:val="0"/>
      <w:divBdr>
        <w:top w:val="none" w:sz="0" w:space="0" w:color="auto"/>
        <w:left w:val="none" w:sz="0" w:space="0" w:color="auto"/>
        <w:bottom w:val="none" w:sz="0" w:space="0" w:color="auto"/>
        <w:right w:val="none" w:sz="0" w:space="0" w:color="auto"/>
      </w:divBdr>
    </w:div>
    <w:div w:id="944919201">
      <w:bodyDiv w:val="1"/>
      <w:marLeft w:val="0"/>
      <w:marRight w:val="0"/>
      <w:marTop w:val="0"/>
      <w:marBottom w:val="0"/>
      <w:divBdr>
        <w:top w:val="none" w:sz="0" w:space="0" w:color="auto"/>
        <w:left w:val="none" w:sz="0" w:space="0" w:color="auto"/>
        <w:bottom w:val="none" w:sz="0" w:space="0" w:color="auto"/>
        <w:right w:val="none" w:sz="0" w:space="0" w:color="auto"/>
      </w:divBdr>
    </w:div>
    <w:div w:id="945119824">
      <w:bodyDiv w:val="1"/>
      <w:marLeft w:val="0"/>
      <w:marRight w:val="0"/>
      <w:marTop w:val="0"/>
      <w:marBottom w:val="0"/>
      <w:divBdr>
        <w:top w:val="none" w:sz="0" w:space="0" w:color="auto"/>
        <w:left w:val="none" w:sz="0" w:space="0" w:color="auto"/>
        <w:bottom w:val="none" w:sz="0" w:space="0" w:color="auto"/>
        <w:right w:val="none" w:sz="0" w:space="0" w:color="auto"/>
      </w:divBdr>
    </w:div>
    <w:div w:id="945190839">
      <w:bodyDiv w:val="1"/>
      <w:marLeft w:val="0"/>
      <w:marRight w:val="0"/>
      <w:marTop w:val="0"/>
      <w:marBottom w:val="0"/>
      <w:divBdr>
        <w:top w:val="none" w:sz="0" w:space="0" w:color="auto"/>
        <w:left w:val="none" w:sz="0" w:space="0" w:color="auto"/>
        <w:bottom w:val="none" w:sz="0" w:space="0" w:color="auto"/>
        <w:right w:val="none" w:sz="0" w:space="0" w:color="auto"/>
      </w:divBdr>
    </w:div>
    <w:div w:id="945232549">
      <w:bodyDiv w:val="1"/>
      <w:marLeft w:val="0"/>
      <w:marRight w:val="0"/>
      <w:marTop w:val="0"/>
      <w:marBottom w:val="0"/>
      <w:divBdr>
        <w:top w:val="none" w:sz="0" w:space="0" w:color="auto"/>
        <w:left w:val="none" w:sz="0" w:space="0" w:color="auto"/>
        <w:bottom w:val="none" w:sz="0" w:space="0" w:color="auto"/>
        <w:right w:val="none" w:sz="0" w:space="0" w:color="auto"/>
      </w:divBdr>
    </w:div>
    <w:div w:id="945388497">
      <w:bodyDiv w:val="1"/>
      <w:marLeft w:val="0"/>
      <w:marRight w:val="0"/>
      <w:marTop w:val="0"/>
      <w:marBottom w:val="0"/>
      <w:divBdr>
        <w:top w:val="none" w:sz="0" w:space="0" w:color="auto"/>
        <w:left w:val="none" w:sz="0" w:space="0" w:color="auto"/>
        <w:bottom w:val="none" w:sz="0" w:space="0" w:color="auto"/>
        <w:right w:val="none" w:sz="0" w:space="0" w:color="auto"/>
      </w:divBdr>
    </w:div>
    <w:div w:id="945428154">
      <w:bodyDiv w:val="1"/>
      <w:marLeft w:val="0"/>
      <w:marRight w:val="0"/>
      <w:marTop w:val="0"/>
      <w:marBottom w:val="0"/>
      <w:divBdr>
        <w:top w:val="none" w:sz="0" w:space="0" w:color="auto"/>
        <w:left w:val="none" w:sz="0" w:space="0" w:color="auto"/>
        <w:bottom w:val="none" w:sz="0" w:space="0" w:color="auto"/>
        <w:right w:val="none" w:sz="0" w:space="0" w:color="auto"/>
      </w:divBdr>
    </w:div>
    <w:div w:id="945506607">
      <w:bodyDiv w:val="1"/>
      <w:marLeft w:val="0"/>
      <w:marRight w:val="0"/>
      <w:marTop w:val="0"/>
      <w:marBottom w:val="0"/>
      <w:divBdr>
        <w:top w:val="none" w:sz="0" w:space="0" w:color="auto"/>
        <w:left w:val="none" w:sz="0" w:space="0" w:color="auto"/>
        <w:bottom w:val="none" w:sz="0" w:space="0" w:color="auto"/>
        <w:right w:val="none" w:sz="0" w:space="0" w:color="auto"/>
      </w:divBdr>
    </w:div>
    <w:div w:id="945766981">
      <w:bodyDiv w:val="1"/>
      <w:marLeft w:val="0"/>
      <w:marRight w:val="0"/>
      <w:marTop w:val="0"/>
      <w:marBottom w:val="0"/>
      <w:divBdr>
        <w:top w:val="none" w:sz="0" w:space="0" w:color="auto"/>
        <w:left w:val="none" w:sz="0" w:space="0" w:color="auto"/>
        <w:bottom w:val="none" w:sz="0" w:space="0" w:color="auto"/>
        <w:right w:val="none" w:sz="0" w:space="0" w:color="auto"/>
      </w:divBdr>
    </w:div>
    <w:div w:id="946429287">
      <w:bodyDiv w:val="1"/>
      <w:marLeft w:val="0"/>
      <w:marRight w:val="0"/>
      <w:marTop w:val="0"/>
      <w:marBottom w:val="0"/>
      <w:divBdr>
        <w:top w:val="none" w:sz="0" w:space="0" w:color="auto"/>
        <w:left w:val="none" w:sz="0" w:space="0" w:color="auto"/>
        <w:bottom w:val="none" w:sz="0" w:space="0" w:color="auto"/>
        <w:right w:val="none" w:sz="0" w:space="0" w:color="auto"/>
      </w:divBdr>
    </w:div>
    <w:div w:id="946429536">
      <w:bodyDiv w:val="1"/>
      <w:marLeft w:val="0"/>
      <w:marRight w:val="0"/>
      <w:marTop w:val="0"/>
      <w:marBottom w:val="0"/>
      <w:divBdr>
        <w:top w:val="none" w:sz="0" w:space="0" w:color="auto"/>
        <w:left w:val="none" w:sz="0" w:space="0" w:color="auto"/>
        <w:bottom w:val="none" w:sz="0" w:space="0" w:color="auto"/>
        <w:right w:val="none" w:sz="0" w:space="0" w:color="auto"/>
      </w:divBdr>
    </w:div>
    <w:div w:id="946692725">
      <w:bodyDiv w:val="1"/>
      <w:marLeft w:val="0"/>
      <w:marRight w:val="0"/>
      <w:marTop w:val="0"/>
      <w:marBottom w:val="0"/>
      <w:divBdr>
        <w:top w:val="none" w:sz="0" w:space="0" w:color="auto"/>
        <w:left w:val="none" w:sz="0" w:space="0" w:color="auto"/>
        <w:bottom w:val="none" w:sz="0" w:space="0" w:color="auto"/>
        <w:right w:val="none" w:sz="0" w:space="0" w:color="auto"/>
      </w:divBdr>
    </w:div>
    <w:div w:id="946696750">
      <w:bodyDiv w:val="1"/>
      <w:marLeft w:val="0"/>
      <w:marRight w:val="0"/>
      <w:marTop w:val="0"/>
      <w:marBottom w:val="0"/>
      <w:divBdr>
        <w:top w:val="none" w:sz="0" w:space="0" w:color="auto"/>
        <w:left w:val="none" w:sz="0" w:space="0" w:color="auto"/>
        <w:bottom w:val="none" w:sz="0" w:space="0" w:color="auto"/>
        <w:right w:val="none" w:sz="0" w:space="0" w:color="auto"/>
      </w:divBdr>
    </w:div>
    <w:div w:id="946742125">
      <w:bodyDiv w:val="1"/>
      <w:marLeft w:val="0"/>
      <w:marRight w:val="0"/>
      <w:marTop w:val="0"/>
      <w:marBottom w:val="0"/>
      <w:divBdr>
        <w:top w:val="none" w:sz="0" w:space="0" w:color="auto"/>
        <w:left w:val="none" w:sz="0" w:space="0" w:color="auto"/>
        <w:bottom w:val="none" w:sz="0" w:space="0" w:color="auto"/>
        <w:right w:val="none" w:sz="0" w:space="0" w:color="auto"/>
      </w:divBdr>
    </w:div>
    <w:div w:id="947080169">
      <w:bodyDiv w:val="1"/>
      <w:marLeft w:val="0"/>
      <w:marRight w:val="0"/>
      <w:marTop w:val="0"/>
      <w:marBottom w:val="0"/>
      <w:divBdr>
        <w:top w:val="none" w:sz="0" w:space="0" w:color="auto"/>
        <w:left w:val="none" w:sz="0" w:space="0" w:color="auto"/>
        <w:bottom w:val="none" w:sz="0" w:space="0" w:color="auto"/>
        <w:right w:val="none" w:sz="0" w:space="0" w:color="auto"/>
      </w:divBdr>
    </w:div>
    <w:div w:id="947082833">
      <w:bodyDiv w:val="1"/>
      <w:marLeft w:val="0"/>
      <w:marRight w:val="0"/>
      <w:marTop w:val="0"/>
      <w:marBottom w:val="0"/>
      <w:divBdr>
        <w:top w:val="none" w:sz="0" w:space="0" w:color="auto"/>
        <w:left w:val="none" w:sz="0" w:space="0" w:color="auto"/>
        <w:bottom w:val="none" w:sz="0" w:space="0" w:color="auto"/>
        <w:right w:val="none" w:sz="0" w:space="0" w:color="auto"/>
      </w:divBdr>
    </w:div>
    <w:div w:id="947084494">
      <w:bodyDiv w:val="1"/>
      <w:marLeft w:val="0"/>
      <w:marRight w:val="0"/>
      <w:marTop w:val="0"/>
      <w:marBottom w:val="0"/>
      <w:divBdr>
        <w:top w:val="none" w:sz="0" w:space="0" w:color="auto"/>
        <w:left w:val="none" w:sz="0" w:space="0" w:color="auto"/>
        <w:bottom w:val="none" w:sz="0" w:space="0" w:color="auto"/>
        <w:right w:val="none" w:sz="0" w:space="0" w:color="auto"/>
      </w:divBdr>
    </w:div>
    <w:div w:id="947152940">
      <w:bodyDiv w:val="1"/>
      <w:marLeft w:val="0"/>
      <w:marRight w:val="0"/>
      <w:marTop w:val="0"/>
      <w:marBottom w:val="0"/>
      <w:divBdr>
        <w:top w:val="none" w:sz="0" w:space="0" w:color="auto"/>
        <w:left w:val="none" w:sz="0" w:space="0" w:color="auto"/>
        <w:bottom w:val="none" w:sz="0" w:space="0" w:color="auto"/>
        <w:right w:val="none" w:sz="0" w:space="0" w:color="auto"/>
      </w:divBdr>
    </w:div>
    <w:div w:id="947463777">
      <w:bodyDiv w:val="1"/>
      <w:marLeft w:val="0"/>
      <w:marRight w:val="0"/>
      <w:marTop w:val="0"/>
      <w:marBottom w:val="0"/>
      <w:divBdr>
        <w:top w:val="none" w:sz="0" w:space="0" w:color="auto"/>
        <w:left w:val="none" w:sz="0" w:space="0" w:color="auto"/>
        <w:bottom w:val="none" w:sz="0" w:space="0" w:color="auto"/>
        <w:right w:val="none" w:sz="0" w:space="0" w:color="auto"/>
      </w:divBdr>
    </w:div>
    <w:div w:id="947464127">
      <w:bodyDiv w:val="1"/>
      <w:marLeft w:val="0"/>
      <w:marRight w:val="0"/>
      <w:marTop w:val="0"/>
      <w:marBottom w:val="0"/>
      <w:divBdr>
        <w:top w:val="none" w:sz="0" w:space="0" w:color="auto"/>
        <w:left w:val="none" w:sz="0" w:space="0" w:color="auto"/>
        <w:bottom w:val="none" w:sz="0" w:space="0" w:color="auto"/>
        <w:right w:val="none" w:sz="0" w:space="0" w:color="auto"/>
      </w:divBdr>
    </w:div>
    <w:div w:id="947466694">
      <w:bodyDiv w:val="1"/>
      <w:marLeft w:val="0"/>
      <w:marRight w:val="0"/>
      <w:marTop w:val="0"/>
      <w:marBottom w:val="0"/>
      <w:divBdr>
        <w:top w:val="none" w:sz="0" w:space="0" w:color="auto"/>
        <w:left w:val="none" w:sz="0" w:space="0" w:color="auto"/>
        <w:bottom w:val="none" w:sz="0" w:space="0" w:color="auto"/>
        <w:right w:val="none" w:sz="0" w:space="0" w:color="auto"/>
      </w:divBdr>
    </w:div>
    <w:div w:id="947587671">
      <w:bodyDiv w:val="1"/>
      <w:marLeft w:val="0"/>
      <w:marRight w:val="0"/>
      <w:marTop w:val="0"/>
      <w:marBottom w:val="0"/>
      <w:divBdr>
        <w:top w:val="none" w:sz="0" w:space="0" w:color="auto"/>
        <w:left w:val="none" w:sz="0" w:space="0" w:color="auto"/>
        <w:bottom w:val="none" w:sz="0" w:space="0" w:color="auto"/>
        <w:right w:val="none" w:sz="0" w:space="0" w:color="auto"/>
      </w:divBdr>
    </w:div>
    <w:div w:id="947658905">
      <w:bodyDiv w:val="1"/>
      <w:marLeft w:val="0"/>
      <w:marRight w:val="0"/>
      <w:marTop w:val="0"/>
      <w:marBottom w:val="0"/>
      <w:divBdr>
        <w:top w:val="none" w:sz="0" w:space="0" w:color="auto"/>
        <w:left w:val="none" w:sz="0" w:space="0" w:color="auto"/>
        <w:bottom w:val="none" w:sz="0" w:space="0" w:color="auto"/>
        <w:right w:val="none" w:sz="0" w:space="0" w:color="auto"/>
      </w:divBdr>
    </w:div>
    <w:div w:id="948005532">
      <w:bodyDiv w:val="1"/>
      <w:marLeft w:val="0"/>
      <w:marRight w:val="0"/>
      <w:marTop w:val="0"/>
      <w:marBottom w:val="0"/>
      <w:divBdr>
        <w:top w:val="none" w:sz="0" w:space="0" w:color="auto"/>
        <w:left w:val="none" w:sz="0" w:space="0" w:color="auto"/>
        <w:bottom w:val="none" w:sz="0" w:space="0" w:color="auto"/>
        <w:right w:val="none" w:sz="0" w:space="0" w:color="auto"/>
      </w:divBdr>
    </w:div>
    <w:div w:id="948045751">
      <w:bodyDiv w:val="1"/>
      <w:marLeft w:val="0"/>
      <w:marRight w:val="0"/>
      <w:marTop w:val="0"/>
      <w:marBottom w:val="0"/>
      <w:divBdr>
        <w:top w:val="none" w:sz="0" w:space="0" w:color="auto"/>
        <w:left w:val="none" w:sz="0" w:space="0" w:color="auto"/>
        <w:bottom w:val="none" w:sz="0" w:space="0" w:color="auto"/>
        <w:right w:val="none" w:sz="0" w:space="0" w:color="auto"/>
      </w:divBdr>
    </w:div>
    <w:div w:id="948319817">
      <w:bodyDiv w:val="1"/>
      <w:marLeft w:val="0"/>
      <w:marRight w:val="0"/>
      <w:marTop w:val="0"/>
      <w:marBottom w:val="0"/>
      <w:divBdr>
        <w:top w:val="none" w:sz="0" w:space="0" w:color="auto"/>
        <w:left w:val="none" w:sz="0" w:space="0" w:color="auto"/>
        <w:bottom w:val="none" w:sz="0" w:space="0" w:color="auto"/>
        <w:right w:val="none" w:sz="0" w:space="0" w:color="auto"/>
      </w:divBdr>
    </w:div>
    <w:div w:id="948466971">
      <w:bodyDiv w:val="1"/>
      <w:marLeft w:val="0"/>
      <w:marRight w:val="0"/>
      <w:marTop w:val="0"/>
      <w:marBottom w:val="0"/>
      <w:divBdr>
        <w:top w:val="none" w:sz="0" w:space="0" w:color="auto"/>
        <w:left w:val="none" w:sz="0" w:space="0" w:color="auto"/>
        <w:bottom w:val="none" w:sz="0" w:space="0" w:color="auto"/>
        <w:right w:val="none" w:sz="0" w:space="0" w:color="auto"/>
      </w:divBdr>
    </w:div>
    <w:div w:id="948586859">
      <w:bodyDiv w:val="1"/>
      <w:marLeft w:val="0"/>
      <w:marRight w:val="0"/>
      <w:marTop w:val="0"/>
      <w:marBottom w:val="0"/>
      <w:divBdr>
        <w:top w:val="none" w:sz="0" w:space="0" w:color="auto"/>
        <w:left w:val="none" w:sz="0" w:space="0" w:color="auto"/>
        <w:bottom w:val="none" w:sz="0" w:space="0" w:color="auto"/>
        <w:right w:val="none" w:sz="0" w:space="0" w:color="auto"/>
      </w:divBdr>
    </w:div>
    <w:div w:id="948662589">
      <w:bodyDiv w:val="1"/>
      <w:marLeft w:val="0"/>
      <w:marRight w:val="0"/>
      <w:marTop w:val="0"/>
      <w:marBottom w:val="0"/>
      <w:divBdr>
        <w:top w:val="none" w:sz="0" w:space="0" w:color="auto"/>
        <w:left w:val="none" w:sz="0" w:space="0" w:color="auto"/>
        <w:bottom w:val="none" w:sz="0" w:space="0" w:color="auto"/>
        <w:right w:val="none" w:sz="0" w:space="0" w:color="auto"/>
      </w:divBdr>
    </w:div>
    <w:div w:id="948662813">
      <w:bodyDiv w:val="1"/>
      <w:marLeft w:val="0"/>
      <w:marRight w:val="0"/>
      <w:marTop w:val="0"/>
      <w:marBottom w:val="0"/>
      <w:divBdr>
        <w:top w:val="none" w:sz="0" w:space="0" w:color="auto"/>
        <w:left w:val="none" w:sz="0" w:space="0" w:color="auto"/>
        <w:bottom w:val="none" w:sz="0" w:space="0" w:color="auto"/>
        <w:right w:val="none" w:sz="0" w:space="0" w:color="auto"/>
      </w:divBdr>
    </w:div>
    <w:div w:id="948702477">
      <w:bodyDiv w:val="1"/>
      <w:marLeft w:val="0"/>
      <w:marRight w:val="0"/>
      <w:marTop w:val="0"/>
      <w:marBottom w:val="0"/>
      <w:divBdr>
        <w:top w:val="none" w:sz="0" w:space="0" w:color="auto"/>
        <w:left w:val="none" w:sz="0" w:space="0" w:color="auto"/>
        <w:bottom w:val="none" w:sz="0" w:space="0" w:color="auto"/>
        <w:right w:val="none" w:sz="0" w:space="0" w:color="auto"/>
      </w:divBdr>
    </w:div>
    <w:div w:id="948778648">
      <w:bodyDiv w:val="1"/>
      <w:marLeft w:val="0"/>
      <w:marRight w:val="0"/>
      <w:marTop w:val="0"/>
      <w:marBottom w:val="0"/>
      <w:divBdr>
        <w:top w:val="none" w:sz="0" w:space="0" w:color="auto"/>
        <w:left w:val="none" w:sz="0" w:space="0" w:color="auto"/>
        <w:bottom w:val="none" w:sz="0" w:space="0" w:color="auto"/>
        <w:right w:val="none" w:sz="0" w:space="0" w:color="auto"/>
      </w:divBdr>
    </w:div>
    <w:div w:id="948780303">
      <w:bodyDiv w:val="1"/>
      <w:marLeft w:val="0"/>
      <w:marRight w:val="0"/>
      <w:marTop w:val="0"/>
      <w:marBottom w:val="0"/>
      <w:divBdr>
        <w:top w:val="none" w:sz="0" w:space="0" w:color="auto"/>
        <w:left w:val="none" w:sz="0" w:space="0" w:color="auto"/>
        <w:bottom w:val="none" w:sz="0" w:space="0" w:color="auto"/>
        <w:right w:val="none" w:sz="0" w:space="0" w:color="auto"/>
      </w:divBdr>
    </w:div>
    <w:div w:id="948852852">
      <w:bodyDiv w:val="1"/>
      <w:marLeft w:val="0"/>
      <w:marRight w:val="0"/>
      <w:marTop w:val="0"/>
      <w:marBottom w:val="0"/>
      <w:divBdr>
        <w:top w:val="none" w:sz="0" w:space="0" w:color="auto"/>
        <w:left w:val="none" w:sz="0" w:space="0" w:color="auto"/>
        <w:bottom w:val="none" w:sz="0" w:space="0" w:color="auto"/>
        <w:right w:val="none" w:sz="0" w:space="0" w:color="auto"/>
      </w:divBdr>
    </w:div>
    <w:div w:id="948900293">
      <w:bodyDiv w:val="1"/>
      <w:marLeft w:val="0"/>
      <w:marRight w:val="0"/>
      <w:marTop w:val="0"/>
      <w:marBottom w:val="0"/>
      <w:divBdr>
        <w:top w:val="none" w:sz="0" w:space="0" w:color="auto"/>
        <w:left w:val="none" w:sz="0" w:space="0" w:color="auto"/>
        <w:bottom w:val="none" w:sz="0" w:space="0" w:color="auto"/>
        <w:right w:val="none" w:sz="0" w:space="0" w:color="auto"/>
      </w:divBdr>
    </w:div>
    <w:div w:id="949506189">
      <w:bodyDiv w:val="1"/>
      <w:marLeft w:val="0"/>
      <w:marRight w:val="0"/>
      <w:marTop w:val="0"/>
      <w:marBottom w:val="0"/>
      <w:divBdr>
        <w:top w:val="none" w:sz="0" w:space="0" w:color="auto"/>
        <w:left w:val="none" w:sz="0" w:space="0" w:color="auto"/>
        <w:bottom w:val="none" w:sz="0" w:space="0" w:color="auto"/>
        <w:right w:val="none" w:sz="0" w:space="0" w:color="auto"/>
      </w:divBdr>
    </w:div>
    <w:div w:id="949555403">
      <w:bodyDiv w:val="1"/>
      <w:marLeft w:val="0"/>
      <w:marRight w:val="0"/>
      <w:marTop w:val="0"/>
      <w:marBottom w:val="0"/>
      <w:divBdr>
        <w:top w:val="none" w:sz="0" w:space="0" w:color="auto"/>
        <w:left w:val="none" w:sz="0" w:space="0" w:color="auto"/>
        <w:bottom w:val="none" w:sz="0" w:space="0" w:color="auto"/>
        <w:right w:val="none" w:sz="0" w:space="0" w:color="auto"/>
      </w:divBdr>
    </w:div>
    <w:div w:id="949631458">
      <w:bodyDiv w:val="1"/>
      <w:marLeft w:val="0"/>
      <w:marRight w:val="0"/>
      <w:marTop w:val="0"/>
      <w:marBottom w:val="0"/>
      <w:divBdr>
        <w:top w:val="none" w:sz="0" w:space="0" w:color="auto"/>
        <w:left w:val="none" w:sz="0" w:space="0" w:color="auto"/>
        <w:bottom w:val="none" w:sz="0" w:space="0" w:color="auto"/>
        <w:right w:val="none" w:sz="0" w:space="0" w:color="auto"/>
      </w:divBdr>
    </w:div>
    <w:div w:id="949825401">
      <w:bodyDiv w:val="1"/>
      <w:marLeft w:val="0"/>
      <w:marRight w:val="0"/>
      <w:marTop w:val="0"/>
      <w:marBottom w:val="0"/>
      <w:divBdr>
        <w:top w:val="none" w:sz="0" w:space="0" w:color="auto"/>
        <w:left w:val="none" w:sz="0" w:space="0" w:color="auto"/>
        <w:bottom w:val="none" w:sz="0" w:space="0" w:color="auto"/>
        <w:right w:val="none" w:sz="0" w:space="0" w:color="auto"/>
      </w:divBdr>
    </w:div>
    <w:div w:id="949972309">
      <w:bodyDiv w:val="1"/>
      <w:marLeft w:val="0"/>
      <w:marRight w:val="0"/>
      <w:marTop w:val="0"/>
      <w:marBottom w:val="0"/>
      <w:divBdr>
        <w:top w:val="none" w:sz="0" w:space="0" w:color="auto"/>
        <w:left w:val="none" w:sz="0" w:space="0" w:color="auto"/>
        <w:bottom w:val="none" w:sz="0" w:space="0" w:color="auto"/>
        <w:right w:val="none" w:sz="0" w:space="0" w:color="auto"/>
      </w:divBdr>
    </w:div>
    <w:div w:id="950015837">
      <w:bodyDiv w:val="1"/>
      <w:marLeft w:val="0"/>
      <w:marRight w:val="0"/>
      <w:marTop w:val="0"/>
      <w:marBottom w:val="0"/>
      <w:divBdr>
        <w:top w:val="none" w:sz="0" w:space="0" w:color="auto"/>
        <w:left w:val="none" w:sz="0" w:space="0" w:color="auto"/>
        <w:bottom w:val="none" w:sz="0" w:space="0" w:color="auto"/>
        <w:right w:val="none" w:sz="0" w:space="0" w:color="auto"/>
      </w:divBdr>
    </w:div>
    <w:div w:id="950167498">
      <w:bodyDiv w:val="1"/>
      <w:marLeft w:val="0"/>
      <w:marRight w:val="0"/>
      <w:marTop w:val="0"/>
      <w:marBottom w:val="0"/>
      <w:divBdr>
        <w:top w:val="none" w:sz="0" w:space="0" w:color="auto"/>
        <w:left w:val="none" w:sz="0" w:space="0" w:color="auto"/>
        <w:bottom w:val="none" w:sz="0" w:space="0" w:color="auto"/>
        <w:right w:val="none" w:sz="0" w:space="0" w:color="auto"/>
      </w:divBdr>
    </w:div>
    <w:div w:id="950480300">
      <w:bodyDiv w:val="1"/>
      <w:marLeft w:val="0"/>
      <w:marRight w:val="0"/>
      <w:marTop w:val="0"/>
      <w:marBottom w:val="0"/>
      <w:divBdr>
        <w:top w:val="none" w:sz="0" w:space="0" w:color="auto"/>
        <w:left w:val="none" w:sz="0" w:space="0" w:color="auto"/>
        <w:bottom w:val="none" w:sz="0" w:space="0" w:color="auto"/>
        <w:right w:val="none" w:sz="0" w:space="0" w:color="auto"/>
      </w:divBdr>
    </w:div>
    <w:div w:id="950667916">
      <w:bodyDiv w:val="1"/>
      <w:marLeft w:val="0"/>
      <w:marRight w:val="0"/>
      <w:marTop w:val="0"/>
      <w:marBottom w:val="0"/>
      <w:divBdr>
        <w:top w:val="none" w:sz="0" w:space="0" w:color="auto"/>
        <w:left w:val="none" w:sz="0" w:space="0" w:color="auto"/>
        <w:bottom w:val="none" w:sz="0" w:space="0" w:color="auto"/>
        <w:right w:val="none" w:sz="0" w:space="0" w:color="auto"/>
      </w:divBdr>
    </w:div>
    <w:div w:id="950818535">
      <w:bodyDiv w:val="1"/>
      <w:marLeft w:val="0"/>
      <w:marRight w:val="0"/>
      <w:marTop w:val="0"/>
      <w:marBottom w:val="0"/>
      <w:divBdr>
        <w:top w:val="none" w:sz="0" w:space="0" w:color="auto"/>
        <w:left w:val="none" w:sz="0" w:space="0" w:color="auto"/>
        <w:bottom w:val="none" w:sz="0" w:space="0" w:color="auto"/>
        <w:right w:val="none" w:sz="0" w:space="0" w:color="auto"/>
      </w:divBdr>
    </w:div>
    <w:div w:id="950822910">
      <w:bodyDiv w:val="1"/>
      <w:marLeft w:val="0"/>
      <w:marRight w:val="0"/>
      <w:marTop w:val="0"/>
      <w:marBottom w:val="0"/>
      <w:divBdr>
        <w:top w:val="none" w:sz="0" w:space="0" w:color="auto"/>
        <w:left w:val="none" w:sz="0" w:space="0" w:color="auto"/>
        <w:bottom w:val="none" w:sz="0" w:space="0" w:color="auto"/>
        <w:right w:val="none" w:sz="0" w:space="0" w:color="auto"/>
      </w:divBdr>
    </w:div>
    <w:div w:id="951282349">
      <w:bodyDiv w:val="1"/>
      <w:marLeft w:val="0"/>
      <w:marRight w:val="0"/>
      <w:marTop w:val="0"/>
      <w:marBottom w:val="0"/>
      <w:divBdr>
        <w:top w:val="none" w:sz="0" w:space="0" w:color="auto"/>
        <w:left w:val="none" w:sz="0" w:space="0" w:color="auto"/>
        <w:bottom w:val="none" w:sz="0" w:space="0" w:color="auto"/>
        <w:right w:val="none" w:sz="0" w:space="0" w:color="auto"/>
      </w:divBdr>
    </w:div>
    <w:div w:id="951283159">
      <w:bodyDiv w:val="1"/>
      <w:marLeft w:val="0"/>
      <w:marRight w:val="0"/>
      <w:marTop w:val="0"/>
      <w:marBottom w:val="0"/>
      <w:divBdr>
        <w:top w:val="none" w:sz="0" w:space="0" w:color="auto"/>
        <w:left w:val="none" w:sz="0" w:space="0" w:color="auto"/>
        <w:bottom w:val="none" w:sz="0" w:space="0" w:color="auto"/>
        <w:right w:val="none" w:sz="0" w:space="0" w:color="auto"/>
      </w:divBdr>
    </w:div>
    <w:div w:id="951595207">
      <w:bodyDiv w:val="1"/>
      <w:marLeft w:val="0"/>
      <w:marRight w:val="0"/>
      <w:marTop w:val="0"/>
      <w:marBottom w:val="0"/>
      <w:divBdr>
        <w:top w:val="none" w:sz="0" w:space="0" w:color="auto"/>
        <w:left w:val="none" w:sz="0" w:space="0" w:color="auto"/>
        <w:bottom w:val="none" w:sz="0" w:space="0" w:color="auto"/>
        <w:right w:val="none" w:sz="0" w:space="0" w:color="auto"/>
      </w:divBdr>
    </w:div>
    <w:div w:id="951671356">
      <w:bodyDiv w:val="1"/>
      <w:marLeft w:val="0"/>
      <w:marRight w:val="0"/>
      <w:marTop w:val="0"/>
      <w:marBottom w:val="0"/>
      <w:divBdr>
        <w:top w:val="none" w:sz="0" w:space="0" w:color="auto"/>
        <w:left w:val="none" w:sz="0" w:space="0" w:color="auto"/>
        <w:bottom w:val="none" w:sz="0" w:space="0" w:color="auto"/>
        <w:right w:val="none" w:sz="0" w:space="0" w:color="auto"/>
      </w:divBdr>
    </w:div>
    <w:div w:id="951740418">
      <w:bodyDiv w:val="1"/>
      <w:marLeft w:val="0"/>
      <w:marRight w:val="0"/>
      <w:marTop w:val="0"/>
      <w:marBottom w:val="0"/>
      <w:divBdr>
        <w:top w:val="none" w:sz="0" w:space="0" w:color="auto"/>
        <w:left w:val="none" w:sz="0" w:space="0" w:color="auto"/>
        <w:bottom w:val="none" w:sz="0" w:space="0" w:color="auto"/>
        <w:right w:val="none" w:sz="0" w:space="0" w:color="auto"/>
      </w:divBdr>
    </w:div>
    <w:div w:id="951742322">
      <w:bodyDiv w:val="1"/>
      <w:marLeft w:val="0"/>
      <w:marRight w:val="0"/>
      <w:marTop w:val="0"/>
      <w:marBottom w:val="0"/>
      <w:divBdr>
        <w:top w:val="none" w:sz="0" w:space="0" w:color="auto"/>
        <w:left w:val="none" w:sz="0" w:space="0" w:color="auto"/>
        <w:bottom w:val="none" w:sz="0" w:space="0" w:color="auto"/>
        <w:right w:val="none" w:sz="0" w:space="0" w:color="auto"/>
      </w:divBdr>
    </w:div>
    <w:div w:id="952709915">
      <w:bodyDiv w:val="1"/>
      <w:marLeft w:val="0"/>
      <w:marRight w:val="0"/>
      <w:marTop w:val="0"/>
      <w:marBottom w:val="0"/>
      <w:divBdr>
        <w:top w:val="none" w:sz="0" w:space="0" w:color="auto"/>
        <w:left w:val="none" w:sz="0" w:space="0" w:color="auto"/>
        <w:bottom w:val="none" w:sz="0" w:space="0" w:color="auto"/>
        <w:right w:val="none" w:sz="0" w:space="0" w:color="auto"/>
      </w:divBdr>
    </w:div>
    <w:div w:id="952787719">
      <w:bodyDiv w:val="1"/>
      <w:marLeft w:val="0"/>
      <w:marRight w:val="0"/>
      <w:marTop w:val="0"/>
      <w:marBottom w:val="0"/>
      <w:divBdr>
        <w:top w:val="none" w:sz="0" w:space="0" w:color="auto"/>
        <w:left w:val="none" w:sz="0" w:space="0" w:color="auto"/>
        <w:bottom w:val="none" w:sz="0" w:space="0" w:color="auto"/>
        <w:right w:val="none" w:sz="0" w:space="0" w:color="auto"/>
      </w:divBdr>
    </w:div>
    <w:div w:id="952983894">
      <w:bodyDiv w:val="1"/>
      <w:marLeft w:val="0"/>
      <w:marRight w:val="0"/>
      <w:marTop w:val="0"/>
      <w:marBottom w:val="0"/>
      <w:divBdr>
        <w:top w:val="none" w:sz="0" w:space="0" w:color="auto"/>
        <w:left w:val="none" w:sz="0" w:space="0" w:color="auto"/>
        <w:bottom w:val="none" w:sz="0" w:space="0" w:color="auto"/>
        <w:right w:val="none" w:sz="0" w:space="0" w:color="auto"/>
      </w:divBdr>
    </w:div>
    <w:div w:id="953051379">
      <w:bodyDiv w:val="1"/>
      <w:marLeft w:val="0"/>
      <w:marRight w:val="0"/>
      <w:marTop w:val="0"/>
      <w:marBottom w:val="0"/>
      <w:divBdr>
        <w:top w:val="none" w:sz="0" w:space="0" w:color="auto"/>
        <w:left w:val="none" w:sz="0" w:space="0" w:color="auto"/>
        <w:bottom w:val="none" w:sz="0" w:space="0" w:color="auto"/>
        <w:right w:val="none" w:sz="0" w:space="0" w:color="auto"/>
      </w:divBdr>
    </w:div>
    <w:div w:id="953055187">
      <w:bodyDiv w:val="1"/>
      <w:marLeft w:val="0"/>
      <w:marRight w:val="0"/>
      <w:marTop w:val="0"/>
      <w:marBottom w:val="0"/>
      <w:divBdr>
        <w:top w:val="none" w:sz="0" w:space="0" w:color="auto"/>
        <w:left w:val="none" w:sz="0" w:space="0" w:color="auto"/>
        <w:bottom w:val="none" w:sz="0" w:space="0" w:color="auto"/>
        <w:right w:val="none" w:sz="0" w:space="0" w:color="auto"/>
      </w:divBdr>
    </w:div>
    <w:div w:id="953100065">
      <w:bodyDiv w:val="1"/>
      <w:marLeft w:val="0"/>
      <w:marRight w:val="0"/>
      <w:marTop w:val="0"/>
      <w:marBottom w:val="0"/>
      <w:divBdr>
        <w:top w:val="none" w:sz="0" w:space="0" w:color="auto"/>
        <w:left w:val="none" w:sz="0" w:space="0" w:color="auto"/>
        <w:bottom w:val="none" w:sz="0" w:space="0" w:color="auto"/>
        <w:right w:val="none" w:sz="0" w:space="0" w:color="auto"/>
      </w:divBdr>
    </w:div>
    <w:div w:id="953252215">
      <w:bodyDiv w:val="1"/>
      <w:marLeft w:val="0"/>
      <w:marRight w:val="0"/>
      <w:marTop w:val="0"/>
      <w:marBottom w:val="0"/>
      <w:divBdr>
        <w:top w:val="none" w:sz="0" w:space="0" w:color="auto"/>
        <w:left w:val="none" w:sz="0" w:space="0" w:color="auto"/>
        <w:bottom w:val="none" w:sz="0" w:space="0" w:color="auto"/>
        <w:right w:val="none" w:sz="0" w:space="0" w:color="auto"/>
      </w:divBdr>
    </w:div>
    <w:div w:id="953367839">
      <w:bodyDiv w:val="1"/>
      <w:marLeft w:val="0"/>
      <w:marRight w:val="0"/>
      <w:marTop w:val="0"/>
      <w:marBottom w:val="0"/>
      <w:divBdr>
        <w:top w:val="none" w:sz="0" w:space="0" w:color="auto"/>
        <w:left w:val="none" w:sz="0" w:space="0" w:color="auto"/>
        <w:bottom w:val="none" w:sz="0" w:space="0" w:color="auto"/>
        <w:right w:val="none" w:sz="0" w:space="0" w:color="auto"/>
      </w:divBdr>
    </w:div>
    <w:div w:id="953754455">
      <w:bodyDiv w:val="1"/>
      <w:marLeft w:val="0"/>
      <w:marRight w:val="0"/>
      <w:marTop w:val="0"/>
      <w:marBottom w:val="0"/>
      <w:divBdr>
        <w:top w:val="none" w:sz="0" w:space="0" w:color="auto"/>
        <w:left w:val="none" w:sz="0" w:space="0" w:color="auto"/>
        <w:bottom w:val="none" w:sz="0" w:space="0" w:color="auto"/>
        <w:right w:val="none" w:sz="0" w:space="0" w:color="auto"/>
      </w:divBdr>
    </w:div>
    <w:div w:id="954093520">
      <w:bodyDiv w:val="1"/>
      <w:marLeft w:val="0"/>
      <w:marRight w:val="0"/>
      <w:marTop w:val="0"/>
      <w:marBottom w:val="0"/>
      <w:divBdr>
        <w:top w:val="none" w:sz="0" w:space="0" w:color="auto"/>
        <w:left w:val="none" w:sz="0" w:space="0" w:color="auto"/>
        <w:bottom w:val="none" w:sz="0" w:space="0" w:color="auto"/>
        <w:right w:val="none" w:sz="0" w:space="0" w:color="auto"/>
      </w:divBdr>
    </w:div>
    <w:div w:id="954143005">
      <w:bodyDiv w:val="1"/>
      <w:marLeft w:val="0"/>
      <w:marRight w:val="0"/>
      <w:marTop w:val="0"/>
      <w:marBottom w:val="0"/>
      <w:divBdr>
        <w:top w:val="none" w:sz="0" w:space="0" w:color="auto"/>
        <w:left w:val="none" w:sz="0" w:space="0" w:color="auto"/>
        <w:bottom w:val="none" w:sz="0" w:space="0" w:color="auto"/>
        <w:right w:val="none" w:sz="0" w:space="0" w:color="auto"/>
      </w:divBdr>
    </w:div>
    <w:div w:id="954210015">
      <w:bodyDiv w:val="1"/>
      <w:marLeft w:val="0"/>
      <w:marRight w:val="0"/>
      <w:marTop w:val="0"/>
      <w:marBottom w:val="0"/>
      <w:divBdr>
        <w:top w:val="none" w:sz="0" w:space="0" w:color="auto"/>
        <w:left w:val="none" w:sz="0" w:space="0" w:color="auto"/>
        <w:bottom w:val="none" w:sz="0" w:space="0" w:color="auto"/>
        <w:right w:val="none" w:sz="0" w:space="0" w:color="auto"/>
      </w:divBdr>
    </w:div>
    <w:div w:id="954558627">
      <w:bodyDiv w:val="1"/>
      <w:marLeft w:val="0"/>
      <w:marRight w:val="0"/>
      <w:marTop w:val="0"/>
      <w:marBottom w:val="0"/>
      <w:divBdr>
        <w:top w:val="none" w:sz="0" w:space="0" w:color="auto"/>
        <w:left w:val="none" w:sz="0" w:space="0" w:color="auto"/>
        <w:bottom w:val="none" w:sz="0" w:space="0" w:color="auto"/>
        <w:right w:val="none" w:sz="0" w:space="0" w:color="auto"/>
      </w:divBdr>
    </w:div>
    <w:div w:id="954676063">
      <w:bodyDiv w:val="1"/>
      <w:marLeft w:val="0"/>
      <w:marRight w:val="0"/>
      <w:marTop w:val="0"/>
      <w:marBottom w:val="0"/>
      <w:divBdr>
        <w:top w:val="none" w:sz="0" w:space="0" w:color="auto"/>
        <w:left w:val="none" w:sz="0" w:space="0" w:color="auto"/>
        <w:bottom w:val="none" w:sz="0" w:space="0" w:color="auto"/>
        <w:right w:val="none" w:sz="0" w:space="0" w:color="auto"/>
      </w:divBdr>
    </w:div>
    <w:div w:id="954676128">
      <w:bodyDiv w:val="1"/>
      <w:marLeft w:val="0"/>
      <w:marRight w:val="0"/>
      <w:marTop w:val="0"/>
      <w:marBottom w:val="0"/>
      <w:divBdr>
        <w:top w:val="none" w:sz="0" w:space="0" w:color="auto"/>
        <w:left w:val="none" w:sz="0" w:space="0" w:color="auto"/>
        <w:bottom w:val="none" w:sz="0" w:space="0" w:color="auto"/>
        <w:right w:val="none" w:sz="0" w:space="0" w:color="auto"/>
      </w:divBdr>
    </w:div>
    <w:div w:id="954679901">
      <w:bodyDiv w:val="1"/>
      <w:marLeft w:val="0"/>
      <w:marRight w:val="0"/>
      <w:marTop w:val="0"/>
      <w:marBottom w:val="0"/>
      <w:divBdr>
        <w:top w:val="none" w:sz="0" w:space="0" w:color="auto"/>
        <w:left w:val="none" w:sz="0" w:space="0" w:color="auto"/>
        <w:bottom w:val="none" w:sz="0" w:space="0" w:color="auto"/>
        <w:right w:val="none" w:sz="0" w:space="0" w:color="auto"/>
      </w:divBdr>
    </w:div>
    <w:div w:id="954680050">
      <w:bodyDiv w:val="1"/>
      <w:marLeft w:val="0"/>
      <w:marRight w:val="0"/>
      <w:marTop w:val="0"/>
      <w:marBottom w:val="0"/>
      <w:divBdr>
        <w:top w:val="none" w:sz="0" w:space="0" w:color="auto"/>
        <w:left w:val="none" w:sz="0" w:space="0" w:color="auto"/>
        <w:bottom w:val="none" w:sz="0" w:space="0" w:color="auto"/>
        <w:right w:val="none" w:sz="0" w:space="0" w:color="auto"/>
      </w:divBdr>
    </w:div>
    <w:div w:id="954751355">
      <w:bodyDiv w:val="1"/>
      <w:marLeft w:val="0"/>
      <w:marRight w:val="0"/>
      <w:marTop w:val="0"/>
      <w:marBottom w:val="0"/>
      <w:divBdr>
        <w:top w:val="none" w:sz="0" w:space="0" w:color="auto"/>
        <w:left w:val="none" w:sz="0" w:space="0" w:color="auto"/>
        <w:bottom w:val="none" w:sz="0" w:space="0" w:color="auto"/>
        <w:right w:val="none" w:sz="0" w:space="0" w:color="auto"/>
      </w:divBdr>
    </w:div>
    <w:div w:id="955334738">
      <w:bodyDiv w:val="1"/>
      <w:marLeft w:val="0"/>
      <w:marRight w:val="0"/>
      <w:marTop w:val="0"/>
      <w:marBottom w:val="0"/>
      <w:divBdr>
        <w:top w:val="none" w:sz="0" w:space="0" w:color="auto"/>
        <w:left w:val="none" w:sz="0" w:space="0" w:color="auto"/>
        <w:bottom w:val="none" w:sz="0" w:space="0" w:color="auto"/>
        <w:right w:val="none" w:sz="0" w:space="0" w:color="auto"/>
      </w:divBdr>
    </w:div>
    <w:div w:id="955604076">
      <w:bodyDiv w:val="1"/>
      <w:marLeft w:val="0"/>
      <w:marRight w:val="0"/>
      <w:marTop w:val="0"/>
      <w:marBottom w:val="0"/>
      <w:divBdr>
        <w:top w:val="none" w:sz="0" w:space="0" w:color="auto"/>
        <w:left w:val="none" w:sz="0" w:space="0" w:color="auto"/>
        <w:bottom w:val="none" w:sz="0" w:space="0" w:color="auto"/>
        <w:right w:val="none" w:sz="0" w:space="0" w:color="auto"/>
      </w:divBdr>
    </w:div>
    <w:div w:id="955714009">
      <w:bodyDiv w:val="1"/>
      <w:marLeft w:val="0"/>
      <w:marRight w:val="0"/>
      <w:marTop w:val="0"/>
      <w:marBottom w:val="0"/>
      <w:divBdr>
        <w:top w:val="none" w:sz="0" w:space="0" w:color="auto"/>
        <w:left w:val="none" w:sz="0" w:space="0" w:color="auto"/>
        <w:bottom w:val="none" w:sz="0" w:space="0" w:color="auto"/>
        <w:right w:val="none" w:sz="0" w:space="0" w:color="auto"/>
      </w:divBdr>
    </w:div>
    <w:div w:id="956105995">
      <w:bodyDiv w:val="1"/>
      <w:marLeft w:val="0"/>
      <w:marRight w:val="0"/>
      <w:marTop w:val="0"/>
      <w:marBottom w:val="0"/>
      <w:divBdr>
        <w:top w:val="none" w:sz="0" w:space="0" w:color="auto"/>
        <w:left w:val="none" w:sz="0" w:space="0" w:color="auto"/>
        <w:bottom w:val="none" w:sz="0" w:space="0" w:color="auto"/>
        <w:right w:val="none" w:sz="0" w:space="0" w:color="auto"/>
      </w:divBdr>
    </w:div>
    <w:div w:id="956257894">
      <w:bodyDiv w:val="1"/>
      <w:marLeft w:val="0"/>
      <w:marRight w:val="0"/>
      <w:marTop w:val="0"/>
      <w:marBottom w:val="0"/>
      <w:divBdr>
        <w:top w:val="none" w:sz="0" w:space="0" w:color="auto"/>
        <w:left w:val="none" w:sz="0" w:space="0" w:color="auto"/>
        <w:bottom w:val="none" w:sz="0" w:space="0" w:color="auto"/>
        <w:right w:val="none" w:sz="0" w:space="0" w:color="auto"/>
      </w:divBdr>
    </w:div>
    <w:div w:id="956330820">
      <w:bodyDiv w:val="1"/>
      <w:marLeft w:val="0"/>
      <w:marRight w:val="0"/>
      <w:marTop w:val="0"/>
      <w:marBottom w:val="0"/>
      <w:divBdr>
        <w:top w:val="none" w:sz="0" w:space="0" w:color="auto"/>
        <w:left w:val="none" w:sz="0" w:space="0" w:color="auto"/>
        <w:bottom w:val="none" w:sz="0" w:space="0" w:color="auto"/>
        <w:right w:val="none" w:sz="0" w:space="0" w:color="auto"/>
      </w:divBdr>
    </w:div>
    <w:div w:id="956527025">
      <w:bodyDiv w:val="1"/>
      <w:marLeft w:val="0"/>
      <w:marRight w:val="0"/>
      <w:marTop w:val="0"/>
      <w:marBottom w:val="0"/>
      <w:divBdr>
        <w:top w:val="none" w:sz="0" w:space="0" w:color="auto"/>
        <w:left w:val="none" w:sz="0" w:space="0" w:color="auto"/>
        <w:bottom w:val="none" w:sz="0" w:space="0" w:color="auto"/>
        <w:right w:val="none" w:sz="0" w:space="0" w:color="auto"/>
      </w:divBdr>
    </w:div>
    <w:div w:id="956717189">
      <w:bodyDiv w:val="1"/>
      <w:marLeft w:val="0"/>
      <w:marRight w:val="0"/>
      <w:marTop w:val="0"/>
      <w:marBottom w:val="0"/>
      <w:divBdr>
        <w:top w:val="none" w:sz="0" w:space="0" w:color="auto"/>
        <w:left w:val="none" w:sz="0" w:space="0" w:color="auto"/>
        <w:bottom w:val="none" w:sz="0" w:space="0" w:color="auto"/>
        <w:right w:val="none" w:sz="0" w:space="0" w:color="auto"/>
      </w:divBdr>
    </w:div>
    <w:div w:id="956722010">
      <w:bodyDiv w:val="1"/>
      <w:marLeft w:val="0"/>
      <w:marRight w:val="0"/>
      <w:marTop w:val="0"/>
      <w:marBottom w:val="0"/>
      <w:divBdr>
        <w:top w:val="none" w:sz="0" w:space="0" w:color="auto"/>
        <w:left w:val="none" w:sz="0" w:space="0" w:color="auto"/>
        <w:bottom w:val="none" w:sz="0" w:space="0" w:color="auto"/>
        <w:right w:val="none" w:sz="0" w:space="0" w:color="auto"/>
      </w:divBdr>
    </w:div>
    <w:div w:id="956838386">
      <w:bodyDiv w:val="1"/>
      <w:marLeft w:val="0"/>
      <w:marRight w:val="0"/>
      <w:marTop w:val="0"/>
      <w:marBottom w:val="0"/>
      <w:divBdr>
        <w:top w:val="none" w:sz="0" w:space="0" w:color="auto"/>
        <w:left w:val="none" w:sz="0" w:space="0" w:color="auto"/>
        <w:bottom w:val="none" w:sz="0" w:space="0" w:color="auto"/>
        <w:right w:val="none" w:sz="0" w:space="0" w:color="auto"/>
      </w:divBdr>
    </w:div>
    <w:div w:id="956914531">
      <w:bodyDiv w:val="1"/>
      <w:marLeft w:val="0"/>
      <w:marRight w:val="0"/>
      <w:marTop w:val="0"/>
      <w:marBottom w:val="0"/>
      <w:divBdr>
        <w:top w:val="none" w:sz="0" w:space="0" w:color="auto"/>
        <w:left w:val="none" w:sz="0" w:space="0" w:color="auto"/>
        <w:bottom w:val="none" w:sz="0" w:space="0" w:color="auto"/>
        <w:right w:val="none" w:sz="0" w:space="0" w:color="auto"/>
      </w:divBdr>
    </w:div>
    <w:div w:id="957250907">
      <w:bodyDiv w:val="1"/>
      <w:marLeft w:val="0"/>
      <w:marRight w:val="0"/>
      <w:marTop w:val="0"/>
      <w:marBottom w:val="0"/>
      <w:divBdr>
        <w:top w:val="none" w:sz="0" w:space="0" w:color="auto"/>
        <w:left w:val="none" w:sz="0" w:space="0" w:color="auto"/>
        <w:bottom w:val="none" w:sz="0" w:space="0" w:color="auto"/>
        <w:right w:val="none" w:sz="0" w:space="0" w:color="auto"/>
      </w:divBdr>
    </w:div>
    <w:div w:id="957417492">
      <w:bodyDiv w:val="1"/>
      <w:marLeft w:val="0"/>
      <w:marRight w:val="0"/>
      <w:marTop w:val="0"/>
      <w:marBottom w:val="0"/>
      <w:divBdr>
        <w:top w:val="none" w:sz="0" w:space="0" w:color="auto"/>
        <w:left w:val="none" w:sz="0" w:space="0" w:color="auto"/>
        <w:bottom w:val="none" w:sz="0" w:space="0" w:color="auto"/>
        <w:right w:val="none" w:sz="0" w:space="0" w:color="auto"/>
      </w:divBdr>
    </w:div>
    <w:div w:id="957494159">
      <w:bodyDiv w:val="1"/>
      <w:marLeft w:val="0"/>
      <w:marRight w:val="0"/>
      <w:marTop w:val="0"/>
      <w:marBottom w:val="0"/>
      <w:divBdr>
        <w:top w:val="none" w:sz="0" w:space="0" w:color="auto"/>
        <w:left w:val="none" w:sz="0" w:space="0" w:color="auto"/>
        <w:bottom w:val="none" w:sz="0" w:space="0" w:color="auto"/>
        <w:right w:val="none" w:sz="0" w:space="0" w:color="auto"/>
      </w:divBdr>
    </w:div>
    <w:div w:id="957639816">
      <w:bodyDiv w:val="1"/>
      <w:marLeft w:val="0"/>
      <w:marRight w:val="0"/>
      <w:marTop w:val="0"/>
      <w:marBottom w:val="0"/>
      <w:divBdr>
        <w:top w:val="none" w:sz="0" w:space="0" w:color="auto"/>
        <w:left w:val="none" w:sz="0" w:space="0" w:color="auto"/>
        <w:bottom w:val="none" w:sz="0" w:space="0" w:color="auto"/>
        <w:right w:val="none" w:sz="0" w:space="0" w:color="auto"/>
      </w:divBdr>
    </w:div>
    <w:div w:id="957681758">
      <w:bodyDiv w:val="1"/>
      <w:marLeft w:val="0"/>
      <w:marRight w:val="0"/>
      <w:marTop w:val="0"/>
      <w:marBottom w:val="0"/>
      <w:divBdr>
        <w:top w:val="none" w:sz="0" w:space="0" w:color="auto"/>
        <w:left w:val="none" w:sz="0" w:space="0" w:color="auto"/>
        <w:bottom w:val="none" w:sz="0" w:space="0" w:color="auto"/>
        <w:right w:val="none" w:sz="0" w:space="0" w:color="auto"/>
      </w:divBdr>
    </w:div>
    <w:div w:id="957839449">
      <w:bodyDiv w:val="1"/>
      <w:marLeft w:val="0"/>
      <w:marRight w:val="0"/>
      <w:marTop w:val="0"/>
      <w:marBottom w:val="0"/>
      <w:divBdr>
        <w:top w:val="none" w:sz="0" w:space="0" w:color="auto"/>
        <w:left w:val="none" w:sz="0" w:space="0" w:color="auto"/>
        <w:bottom w:val="none" w:sz="0" w:space="0" w:color="auto"/>
        <w:right w:val="none" w:sz="0" w:space="0" w:color="auto"/>
      </w:divBdr>
    </w:div>
    <w:div w:id="957879686">
      <w:bodyDiv w:val="1"/>
      <w:marLeft w:val="0"/>
      <w:marRight w:val="0"/>
      <w:marTop w:val="0"/>
      <w:marBottom w:val="0"/>
      <w:divBdr>
        <w:top w:val="none" w:sz="0" w:space="0" w:color="auto"/>
        <w:left w:val="none" w:sz="0" w:space="0" w:color="auto"/>
        <w:bottom w:val="none" w:sz="0" w:space="0" w:color="auto"/>
        <w:right w:val="none" w:sz="0" w:space="0" w:color="auto"/>
      </w:divBdr>
    </w:div>
    <w:div w:id="957949669">
      <w:bodyDiv w:val="1"/>
      <w:marLeft w:val="0"/>
      <w:marRight w:val="0"/>
      <w:marTop w:val="0"/>
      <w:marBottom w:val="0"/>
      <w:divBdr>
        <w:top w:val="none" w:sz="0" w:space="0" w:color="auto"/>
        <w:left w:val="none" w:sz="0" w:space="0" w:color="auto"/>
        <w:bottom w:val="none" w:sz="0" w:space="0" w:color="auto"/>
        <w:right w:val="none" w:sz="0" w:space="0" w:color="auto"/>
      </w:divBdr>
    </w:div>
    <w:div w:id="958100746">
      <w:bodyDiv w:val="1"/>
      <w:marLeft w:val="0"/>
      <w:marRight w:val="0"/>
      <w:marTop w:val="0"/>
      <w:marBottom w:val="0"/>
      <w:divBdr>
        <w:top w:val="none" w:sz="0" w:space="0" w:color="auto"/>
        <w:left w:val="none" w:sz="0" w:space="0" w:color="auto"/>
        <w:bottom w:val="none" w:sz="0" w:space="0" w:color="auto"/>
        <w:right w:val="none" w:sz="0" w:space="0" w:color="auto"/>
      </w:divBdr>
    </w:div>
    <w:div w:id="958225551">
      <w:bodyDiv w:val="1"/>
      <w:marLeft w:val="0"/>
      <w:marRight w:val="0"/>
      <w:marTop w:val="0"/>
      <w:marBottom w:val="0"/>
      <w:divBdr>
        <w:top w:val="none" w:sz="0" w:space="0" w:color="auto"/>
        <w:left w:val="none" w:sz="0" w:space="0" w:color="auto"/>
        <w:bottom w:val="none" w:sz="0" w:space="0" w:color="auto"/>
        <w:right w:val="none" w:sz="0" w:space="0" w:color="auto"/>
      </w:divBdr>
    </w:div>
    <w:div w:id="958416120">
      <w:bodyDiv w:val="1"/>
      <w:marLeft w:val="0"/>
      <w:marRight w:val="0"/>
      <w:marTop w:val="0"/>
      <w:marBottom w:val="0"/>
      <w:divBdr>
        <w:top w:val="none" w:sz="0" w:space="0" w:color="auto"/>
        <w:left w:val="none" w:sz="0" w:space="0" w:color="auto"/>
        <w:bottom w:val="none" w:sz="0" w:space="0" w:color="auto"/>
        <w:right w:val="none" w:sz="0" w:space="0" w:color="auto"/>
      </w:divBdr>
    </w:div>
    <w:div w:id="958529755">
      <w:bodyDiv w:val="1"/>
      <w:marLeft w:val="0"/>
      <w:marRight w:val="0"/>
      <w:marTop w:val="0"/>
      <w:marBottom w:val="0"/>
      <w:divBdr>
        <w:top w:val="none" w:sz="0" w:space="0" w:color="auto"/>
        <w:left w:val="none" w:sz="0" w:space="0" w:color="auto"/>
        <w:bottom w:val="none" w:sz="0" w:space="0" w:color="auto"/>
        <w:right w:val="none" w:sz="0" w:space="0" w:color="auto"/>
      </w:divBdr>
    </w:div>
    <w:div w:id="958605383">
      <w:bodyDiv w:val="1"/>
      <w:marLeft w:val="0"/>
      <w:marRight w:val="0"/>
      <w:marTop w:val="0"/>
      <w:marBottom w:val="0"/>
      <w:divBdr>
        <w:top w:val="none" w:sz="0" w:space="0" w:color="auto"/>
        <w:left w:val="none" w:sz="0" w:space="0" w:color="auto"/>
        <w:bottom w:val="none" w:sz="0" w:space="0" w:color="auto"/>
        <w:right w:val="none" w:sz="0" w:space="0" w:color="auto"/>
      </w:divBdr>
    </w:div>
    <w:div w:id="958611864">
      <w:bodyDiv w:val="1"/>
      <w:marLeft w:val="0"/>
      <w:marRight w:val="0"/>
      <w:marTop w:val="0"/>
      <w:marBottom w:val="0"/>
      <w:divBdr>
        <w:top w:val="none" w:sz="0" w:space="0" w:color="auto"/>
        <w:left w:val="none" w:sz="0" w:space="0" w:color="auto"/>
        <w:bottom w:val="none" w:sz="0" w:space="0" w:color="auto"/>
        <w:right w:val="none" w:sz="0" w:space="0" w:color="auto"/>
      </w:divBdr>
    </w:div>
    <w:div w:id="958876342">
      <w:bodyDiv w:val="1"/>
      <w:marLeft w:val="0"/>
      <w:marRight w:val="0"/>
      <w:marTop w:val="0"/>
      <w:marBottom w:val="0"/>
      <w:divBdr>
        <w:top w:val="none" w:sz="0" w:space="0" w:color="auto"/>
        <w:left w:val="none" w:sz="0" w:space="0" w:color="auto"/>
        <w:bottom w:val="none" w:sz="0" w:space="0" w:color="auto"/>
        <w:right w:val="none" w:sz="0" w:space="0" w:color="auto"/>
      </w:divBdr>
    </w:div>
    <w:div w:id="958948075">
      <w:bodyDiv w:val="1"/>
      <w:marLeft w:val="0"/>
      <w:marRight w:val="0"/>
      <w:marTop w:val="0"/>
      <w:marBottom w:val="0"/>
      <w:divBdr>
        <w:top w:val="none" w:sz="0" w:space="0" w:color="auto"/>
        <w:left w:val="none" w:sz="0" w:space="0" w:color="auto"/>
        <w:bottom w:val="none" w:sz="0" w:space="0" w:color="auto"/>
        <w:right w:val="none" w:sz="0" w:space="0" w:color="auto"/>
      </w:divBdr>
    </w:div>
    <w:div w:id="959065259">
      <w:bodyDiv w:val="1"/>
      <w:marLeft w:val="0"/>
      <w:marRight w:val="0"/>
      <w:marTop w:val="0"/>
      <w:marBottom w:val="0"/>
      <w:divBdr>
        <w:top w:val="none" w:sz="0" w:space="0" w:color="auto"/>
        <w:left w:val="none" w:sz="0" w:space="0" w:color="auto"/>
        <w:bottom w:val="none" w:sz="0" w:space="0" w:color="auto"/>
        <w:right w:val="none" w:sz="0" w:space="0" w:color="auto"/>
      </w:divBdr>
    </w:div>
    <w:div w:id="959066554">
      <w:bodyDiv w:val="1"/>
      <w:marLeft w:val="0"/>
      <w:marRight w:val="0"/>
      <w:marTop w:val="0"/>
      <w:marBottom w:val="0"/>
      <w:divBdr>
        <w:top w:val="none" w:sz="0" w:space="0" w:color="auto"/>
        <w:left w:val="none" w:sz="0" w:space="0" w:color="auto"/>
        <w:bottom w:val="none" w:sz="0" w:space="0" w:color="auto"/>
        <w:right w:val="none" w:sz="0" w:space="0" w:color="auto"/>
      </w:divBdr>
    </w:div>
    <w:div w:id="959340239">
      <w:bodyDiv w:val="1"/>
      <w:marLeft w:val="0"/>
      <w:marRight w:val="0"/>
      <w:marTop w:val="0"/>
      <w:marBottom w:val="0"/>
      <w:divBdr>
        <w:top w:val="none" w:sz="0" w:space="0" w:color="auto"/>
        <w:left w:val="none" w:sz="0" w:space="0" w:color="auto"/>
        <w:bottom w:val="none" w:sz="0" w:space="0" w:color="auto"/>
        <w:right w:val="none" w:sz="0" w:space="0" w:color="auto"/>
      </w:divBdr>
    </w:div>
    <w:div w:id="959458819">
      <w:bodyDiv w:val="1"/>
      <w:marLeft w:val="0"/>
      <w:marRight w:val="0"/>
      <w:marTop w:val="0"/>
      <w:marBottom w:val="0"/>
      <w:divBdr>
        <w:top w:val="none" w:sz="0" w:space="0" w:color="auto"/>
        <w:left w:val="none" w:sz="0" w:space="0" w:color="auto"/>
        <w:bottom w:val="none" w:sz="0" w:space="0" w:color="auto"/>
        <w:right w:val="none" w:sz="0" w:space="0" w:color="auto"/>
      </w:divBdr>
    </w:div>
    <w:div w:id="959535624">
      <w:bodyDiv w:val="1"/>
      <w:marLeft w:val="0"/>
      <w:marRight w:val="0"/>
      <w:marTop w:val="0"/>
      <w:marBottom w:val="0"/>
      <w:divBdr>
        <w:top w:val="none" w:sz="0" w:space="0" w:color="auto"/>
        <w:left w:val="none" w:sz="0" w:space="0" w:color="auto"/>
        <w:bottom w:val="none" w:sz="0" w:space="0" w:color="auto"/>
        <w:right w:val="none" w:sz="0" w:space="0" w:color="auto"/>
      </w:divBdr>
    </w:div>
    <w:div w:id="959579032">
      <w:bodyDiv w:val="1"/>
      <w:marLeft w:val="0"/>
      <w:marRight w:val="0"/>
      <w:marTop w:val="0"/>
      <w:marBottom w:val="0"/>
      <w:divBdr>
        <w:top w:val="none" w:sz="0" w:space="0" w:color="auto"/>
        <w:left w:val="none" w:sz="0" w:space="0" w:color="auto"/>
        <w:bottom w:val="none" w:sz="0" w:space="0" w:color="auto"/>
        <w:right w:val="none" w:sz="0" w:space="0" w:color="auto"/>
      </w:divBdr>
    </w:div>
    <w:div w:id="959602561">
      <w:bodyDiv w:val="1"/>
      <w:marLeft w:val="0"/>
      <w:marRight w:val="0"/>
      <w:marTop w:val="0"/>
      <w:marBottom w:val="0"/>
      <w:divBdr>
        <w:top w:val="none" w:sz="0" w:space="0" w:color="auto"/>
        <w:left w:val="none" w:sz="0" w:space="0" w:color="auto"/>
        <w:bottom w:val="none" w:sz="0" w:space="0" w:color="auto"/>
        <w:right w:val="none" w:sz="0" w:space="0" w:color="auto"/>
      </w:divBdr>
    </w:div>
    <w:div w:id="959842933">
      <w:bodyDiv w:val="1"/>
      <w:marLeft w:val="0"/>
      <w:marRight w:val="0"/>
      <w:marTop w:val="0"/>
      <w:marBottom w:val="0"/>
      <w:divBdr>
        <w:top w:val="none" w:sz="0" w:space="0" w:color="auto"/>
        <w:left w:val="none" w:sz="0" w:space="0" w:color="auto"/>
        <w:bottom w:val="none" w:sz="0" w:space="0" w:color="auto"/>
        <w:right w:val="none" w:sz="0" w:space="0" w:color="auto"/>
      </w:divBdr>
    </w:div>
    <w:div w:id="959918115">
      <w:bodyDiv w:val="1"/>
      <w:marLeft w:val="0"/>
      <w:marRight w:val="0"/>
      <w:marTop w:val="0"/>
      <w:marBottom w:val="0"/>
      <w:divBdr>
        <w:top w:val="none" w:sz="0" w:space="0" w:color="auto"/>
        <w:left w:val="none" w:sz="0" w:space="0" w:color="auto"/>
        <w:bottom w:val="none" w:sz="0" w:space="0" w:color="auto"/>
        <w:right w:val="none" w:sz="0" w:space="0" w:color="auto"/>
      </w:divBdr>
    </w:div>
    <w:div w:id="960109479">
      <w:bodyDiv w:val="1"/>
      <w:marLeft w:val="0"/>
      <w:marRight w:val="0"/>
      <w:marTop w:val="0"/>
      <w:marBottom w:val="0"/>
      <w:divBdr>
        <w:top w:val="none" w:sz="0" w:space="0" w:color="auto"/>
        <w:left w:val="none" w:sz="0" w:space="0" w:color="auto"/>
        <w:bottom w:val="none" w:sz="0" w:space="0" w:color="auto"/>
        <w:right w:val="none" w:sz="0" w:space="0" w:color="auto"/>
      </w:divBdr>
    </w:div>
    <w:div w:id="960187013">
      <w:bodyDiv w:val="1"/>
      <w:marLeft w:val="0"/>
      <w:marRight w:val="0"/>
      <w:marTop w:val="0"/>
      <w:marBottom w:val="0"/>
      <w:divBdr>
        <w:top w:val="none" w:sz="0" w:space="0" w:color="auto"/>
        <w:left w:val="none" w:sz="0" w:space="0" w:color="auto"/>
        <w:bottom w:val="none" w:sz="0" w:space="0" w:color="auto"/>
        <w:right w:val="none" w:sz="0" w:space="0" w:color="auto"/>
      </w:divBdr>
    </w:div>
    <w:div w:id="960189281">
      <w:bodyDiv w:val="1"/>
      <w:marLeft w:val="0"/>
      <w:marRight w:val="0"/>
      <w:marTop w:val="0"/>
      <w:marBottom w:val="0"/>
      <w:divBdr>
        <w:top w:val="none" w:sz="0" w:space="0" w:color="auto"/>
        <w:left w:val="none" w:sz="0" w:space="0" w:color="auto"/>
        <w:bottom w:val="none" w:sz="0" w:space="0" w:color="auto"/>
        <w:right w:val="none" w:sz="0" w:space="0" w:color="auto"/>
      </w:divBdr>
    </w:div>
    <w:div w:id="960189656">
      <w:bodyDiv w:val="1"/>
      <w:marLeft w:val="0"/>
      <w:marRight w:val="0"/>
      <w:marTop w:val="0"/>
      <w:marBottom w:val="0"/>
      <w:divBdr>
        <w:top w:val="none" w:sz="0" w:space="0" w:color="auto"/>
        <w:left w:val="none" w:sz="0" w:space="0" w:color="auto"/>
        <w:bottom w:val="none" w:sz="0" w:space="0" w:color="auto"/>
        <w:right w:val="none" w:sz="0" w:space="0" w:color="auto"/>
      </w:divBdr>
    </w:div>
    <w:div w:id="960260204">
      <w:bodyDiv w:val="1"/>
      <w:marLeft w:val="0"/>
      <w:marRight w:val="0"/>
      <w:marTop w:val="0"/>
      <w:marBottom w:val="0"/>
      <w:divBdr>
        <w:top w:val="none" w:sz="0" w:space="0" w:color="auto"/>
        <w:left w:val="none" w:sz="0" w:space="0" w:color="auto"/>
        <w:bottom w:val="none" w:sz="0" w:space="0" w:color="auto"/>
        <w:right w:val="none" w:sz="0" w:space="0" w:color="auto"/>
      </w:divBdr>
    </w:div>
    <w:div w:id="960527716">
      <w:bodyDiv w:val="1"/>
      <w:marLeft w:val="0"/>
      <w:marRight w:val="0"/>
      <w:marTop w:val="0"/>
      <w:marBottom w:val="0"/>
      <w:divBdr>
        <w:top w:val="none" w:sz="0" w:space="0" w:color="auto"/>
        <w:left w:val="none" w:sz="0" w:space="0" w:color="auto"/>
        <w:bottom w:val="none" w:sz="0" w:space="0" w:color="auto"/>
        <w:right w:val="none" w:sz="0" w:space="0" w:color="auto"/>
      </w:divBdr>
    </w:div>
    <w:div w:id="960572710">
      <w:bodyDiv w:val="1"/>
      <w:marLeft w:val="0"/>
      <w:marRight w:val="0"/>
      <w:marTop w:val="0"/>
      <w:marBottom w:val="0"/>
      <w:divBdr>
        <w:top w:val="none" w:sz="0" w:space="0" w:color="auto"/>
        <w:left w:val="none" w:sz="0" w:space="0" w:color="auto"/>
        <w:bottom w:val="none" w:sz="0" w:space="0" w:color="auto"/>
        <w:right w:val="none" w:sz="0" w:space="0" w:color="auto"/>
      </w:divBdr>
    </w:div>
    <w:div w:id="960576054">
      <w:bodyDiv w:val="1"/>
      <w:marLeft w:val="0"/>
      <w:marRight w:val="0"/>
      <w:marTop w:val="0"/>
      <w:marBottom w:val="0"/>
      <w:divBdr>
        <w:top w:val="none" w:sz="0" w:space="0" w:color="auto"/>
        <w:left w:val="none" w:sz="0" w:space="0" w:color="auto"/>
        <w:bottom w:val="none" w:sz="0" w:space="0" w:color="auto"/>
        <w:right w:val="none" w:sz="0" w:space="0" w:color="auto"/>
      </w:divBdr>
    </w:div>
    <w:div w:id="960767215">
      <w:bodyDiv w:val="1"/>
      <w:marLeft w:val="0"/>
      <w:marRight w:val="0"/>
      <w:marTop w:val="0"/>
      <w:marBottom w:val="0"/>
      <w:divBdr>
        <w:top w:val="none" w:sz="0" w:space="0" w:color="auto"/>
        <w:left w:val="none" w:sz="0" w:space="0" w:color="auto"/>
        <w:bottom w:val="none" w:sz="0" w:space="0" w:color="auto"/>
        <w:right w:val="none" w:sz="0" w:space="0" w:color="auto"/>
      </w:divBdr>
    </w:div>
    <w:div w:id="960844553">
      <w:bodyDiv w:val="1"/>
      <w:marLeft w:val="0"/>
      <w:marRight w:val="0"/>
      <w:marTop w:val="0"/>
      <w:marBottom w:val="0"/>
      <w:divBdr>
        <w:top w:val="none" w:sz="0" w:space="0" w:color="auto"/>
        <w:left w:val="none" w:sz="0" w:space="0" w:color="auto"/>
        <w:bottom w:val="none" w:sz="0" w:space="0" w:color="auto"/>
        <w:right w:val="none" w:sz="0" w:space="0" w:color="auto"/>
      </w:divBdr>
    </w:div>
    <w:div w:id="961576818">
      <w:bodyDiv w:val="1"/>
      <w:marLeft w:val="0"/>
      <w:marRight w:val="0"/>
      <w:marTop w:val="0"/>
      <w:marBottom w:val="0"/>
      <w:divBdr>
        <w:top w:val="none" w:sz="0" w:space="0" w:color="auto"/>
        <w:left w:val="none" w:sz="0" w:space="0" w:color="auto"/>
        <w:bottom w:val="none" w:sz="0" w:space="0" w:color="auto"/>
        <w:right w:val="none" w:sz="0" w:space="0" w:color="auto"/>
      </w:divBdr>
    </w:div>
    <w:div w:id="961619163">
      <w:bodyDiv w:val="1"/>
      <w:marLeft w:val="0"/>
      <w:marRight w:val="0"/>
      <w:marTop w:val="0"/>
      <w:marBottom w:val="0"/>
      <w:divBdr>
        <w:top w:val="none" w:sz="0" w:space="0" w:color="auto"/>
        <w:left w:val="none" w:sz="0" w:space="0" w:color="auto"/>
        <w:bottom w:val="none" w:sz="0" w:space="0" w:color="auto"/>
        <w:right w:val="none" w:sz="0" w:space="0" w:color="auto"/>
      </w:divBdr>
    </w:div>
    <w:div w:id="961687356">
      <w:bodyDiv w:val="1"/>
      <w:marLeft w:val="0"/>
      <w:marRight w:val="0"/>
      <w:marTop w:val="0"/>
      <w:marBottom w:val="0"/>
      <w:divBdr>
        <w:top w:val="none" w:sz="0" w:space="0" w:color="auto"/>
        <w:left w:val="none" w:sz="0" w:space="0" w:color="auto"/>
        <w:bottom w:val="none" w:sz="0" w:space="0" w:color="auto"/>
        <w:right w:val="none" w:sz="0" w:space="0" w:color="auto"/>
      </w:divBdr>
    </w:div>
    <w:div w:id="961768112">
      <w:bodyDiv w:val="1"/>
      <w:marLeft w:val="0"/>
      <w:marRight w:val="0"/>
      <w:marTop w:val="0"/>
      <w:marBottom w:val="0"/>
      <w:divBdr>
        <w:top w:val="none" w:sz="0" w:space="0" w:color="auto"/>
        <w:left w:val="none" w:sz="0" w:space="0" w:color="auto"/>
        <w:bottom w:val="none" w:sz="0" w:space="0" w:color="auto"/>
        <w:right w:val="none" w:sz="0" w:space="0" w:color="auto"/>
      </w:divBdr>
    </w:div>
    <w:div w:id="961809564">
      <w:bodyDiv w:val="1"/>
      <w:marLeft w:val="0"/>
      <w:marRight w:val="0"/>
      <w:marTop w:val="0"/>
      <w:marBottom w:val="0"/>
      <w:divBdr>
        <w:top w:val="none" w:sz="0" w:space="0" w:color="auto"/>
        <w:left w:val="none" w:sz="0" w:space="0" w:color="auto"/>
        <w:bottom w:val="none" w:sz="0" w:space="0" w:color="auto"/>
        <w:right w:val="none" w:sz="0" w:space="0" w:color="auto"/>
      </w:divBdr>
    </w:div>
    <w:div w:id="962153479">
      <w:bodyDiv w:val="1"/>
      <w:marLeft w:val="0"/>
      <w:marRight w:val="0"/>
      <w:marTop w:val="0"/>
      <w:marBottom w:val="0"/>
      <w:divBdr>
        <w:top w:val="none" w:sz="0" w:space="0" w:color="auto"/>
        <w:left w:val="none" w:sz="0" w:space="0" w:color="auto"/>
        <w:bottom w:val="none" w:sz="0" w:space="0" w:color="auto"/>
        <w:right w:val="none" w:sz="0" w:space="0" w:color="auto"/>
      </w:divBdr>
    </w:div>
    <w:div w:id="962272200">
      <w:bodyDiv w:val="1"/>
      <w:marLeft w:val="0"/>
      <w:marRight w:val="0"/>
      <w:marTop w:val="0"/>
      <w:marBottom w:val="0"/>
      <w:divBdr>
        <w:top w:val="none" w:sz="0" w:space="0" w:color="auto"/>
        <w:left w:val="none" w:sz="0" w:space="0" w:color="auto"/>
        <w:bottom w:val="none" w:sz="0" w:space="0" w:color="auto"/>
        <w:right w:val="none" w:sz="0" w:space="0" w:color="auto"/>
      </w:divBdr>
    </w:div>
    <w:div w:id="962274717">
      <w:bodyDiv w:val="1"/>
      <w:marLeft w:val="0"/>
      <w:marRight w:val="0"/>
      <w:marTop w:val="0"/>
      <w:marBottom w:val="0"/>
      <w:divBdr>
        <w:top w:val="none" w:sz="0" w:space="0" w:color="auto"/>
        <w:left w:val="none" w:sz="0" w:space="0" w:color="auto"/>
        <w:bottom w:val="none" w:sz="0" w:space="0" w:color="auto"/>
        <w:right w:val="none" w:sz="0" w:space="0" w:color="auto"/>
      </w:divBdr>
    </w:div>
    <w:div w:id="962419777">
      <w:bodyDiv w:val="1"/>
      <w:marLeft w:val="0"/>
      <w:marRight w:val="0"/>
      <w:marTop w:val="0"/>
      <w:marBottom w:val="0"/>
      <w:divBdr>
        <w:top w:val="none" w:sz="0" w:space="0" w:color="auto"/>
        <w:left w:val="none" w:sz="0" w:space="0" w:color="auto"/>
        <w:bottom w:val="none" w:sz="0" w:space="0" w:color="auto"/>
        <w:right w:val="none" w:sz="0" w:space="0" w:color="auto"/>
      </w:divBdr>
    </w:div>
    <w:div w:id="962425355">
      <w:bodyDiv w:val="1"/>
      <w:marLeft w:val="0"/>
      <w:marRight w:val="0"/>
      <w:marTop w:val="0"/>
      <w:marBottom w:val="0"/>
      <w:divBdr>
        <w:top w:val="none" w:sz="0" w:space="0" w:color="auto"/>
        <w:left w:val="none" w:sz="0" w:space="0" w:color="auto"/>
        <w:bottom w:val="none" w:sz="0" w:space="0" w:color="auto"/>
        <w:right w:val="none" w:sz="0" w:space="0" w:color="auto"/>
      </w:divBdr>
    </w:div>
    <w:div w:id="962541995">
      <w:bodyDiv w:val="1"/>
      <w:marLeft w:val="0"/>
      <w:marRight w:val="0"/>
      <w:marTop w:val="0"/>
      <w:marBottom w:val="0"/>
      <w:divBdr>
        <w:top w:val="none" w:sz="0" w:space="0" w:color="auto"/>
        <w:left w:val="none" w:sz="0" w:space="0" w:color="auto"/>
        <w:bottom w:val="none" w:sz="0" w:space="0" w:color="auto"/>
        <w:right w:val="none" w:sz="0" w:space="0" w:color="auto"/>
      </w:divBdr>
    </w:div>
    <w:div w:id="962730682">
      <w:bodyDiv w:val="1"/>
      <w:marLeft w:val="0"/>
      <w:marRight w:val="0"/>
      <w:marTop w:val="0"/>
      <w:marBottom w:val="0"/>
      <w:divBdr>
        <w:top w:val="none" w:sz="0" w:space="0" w:color="auto"/>
        <w:left w:val="none" w:sz="0" w:space="0" w:color="auto"/>
        <w:bottom w:val="none" w:sz="0" w:space="0" w:color="auto"/>
        <w:right w:val="none" w:sz="0" w:space="0" w:color="auto"/>
      </w:divBdr>
    </w:div>
    <w:div w:id="962737869">
      <w:bodyDiv w:val="1"/>
      <w:marLeft w:val="0"/>
      <w:marRight w:val="0"/>
      <w:marTop w:val="0"/>
      <w:marBottom w:val="0"/>
      <w:divBdr>
        <w:top w:val="none" w:sz="0" w:space="0" w:color="auto"/>
        <w:left w:val="none" w:sz="0" w:space="0" w:color="auto"/>
        <w:bottom w:val="none" w:sz="0" w:space="0" w:color="auto"/>
        <w:right w:val="none" w:sz="0" w:space="0" w:color="auto"/>
      </w:divBdr>
    </w:div>
    <w:div w:id="962812323">
      <w:bodyDiv w:val="1"/>
      <w:marLeft w:val="0"/>
      <w:marRight w:val="0"/>
      <w:marTop w:val="0"/>
      <w:marBottom w:val="0"/>
      <w:divBdr>
        <w:top w:val="none" w:sz="0" w:space="0" w:color="auto"/>
        <w:left w:val="none" w:sz="0" w:space="0" w:color="auto"/>
        <w:bottom w:val="none" w:sz="0" w:space="0" w:color="auto"/>
        <w:right w:val="none" w:sz="0" w:space="0" w:color="auto"/>
      </w:divBdr>
    </w:div>
    <w:div w:id="962879854">
      <w:bodyDiv w:val="1"/>
      <w:marLeft w:val="0"/>
      <w:marRight w:val="0"/>
      <w:marTop w:val="0"/>
      <w:marBottom w:val="0"/>
      <w:divBdr>
        <w:top w:val="none" w:sz="0" w:space="0" w:color="auto"/>
        <w:left w:val="none" w:sz="0" w:space="0" w:color="auto"/>
        <w:bottom w:val="none" w:sz="0" w:space="0" w:color="auto"/>
        <w:right w:val="none" w:sz="0" w:space="0" w:color="auto"/>
      </w:divBdr>
    </w:div>
    <w:div w:id="962924056">
      <w:bodyDiv w:val="1"/>
      <w:marLeft w:val="0"/>
      <w:marRight w:val="0"/>
      <w:marTop w:val="0"/>
      <w:marBottom w:val="0"/>
      <w:divBdr>
        <w:top w:val="none" w:sz="0" w:space="0" w:color="auto"/>
        <w:left w:val="none" w:sz="0" w:space="0" w:color="auto"/>
        <w:bottom w:val="none" w:sz="0" w:space="0" w:color="auto"/>
        <w:right w:val="none" w:sz="0" w:space="0" w:color="auto"/>
      </w:divBdr>
    </w:div>
    <w:div w:id="963073038">
      <w:bodyDiv w:val="1"/>
      <w:marLeft w:val="0"/>
      <w:marRight w:val="0"/>
      <w:marTop w:val="0"/>
      <w:marBottom w:val="0"/>
      <w:divBdr>
        <w:top w:val="none" w:sz="0" w:space="0" w:color="auto"/>
        <w:left w:val="none" w:sz="0" w:space="0" w:color="auto"/>
        <w:bottom w:val="none" w:sz="0" w:space="0" w:color="auto"/>
        <w:right w:val="none" w:sz="0" w:space="0" w:color="auto"/>
      </w:divBdr>
    </w:div>
    <w:div w:id="963073742">
      <w:bodyDiv w:val="1"/>
      <w:marLeft w:val="0"/>
      <w:marRight w:val="0"/>
      <w:marTop w:val="0"/>
      <w:marBottom w:val="0"/>
      <w:divBdr>
        <w:top w:val="none" w:sz="0" w:space="0" w:color="auto"/>
        <w:left w:val="none" w:sz="0" w:space="0" w:color="auto"/>
        <w:bottom w:val="none" w:sz="0" w:space="0" w:color="auto"/>
        <w:right w:val="none" w:sz="0" w:space="0" w:color="auto"/>
      </w:divBdr>
    </w:div>
    <w:div w:id="963317632">
      <w:bodyDiv w:val="1"/>
      <w:marLeft w:val="0"/>
      <w:marRight w:val="0"/>
      <w:marTop w:val="0"/>
      <w:marBottom w:val="0"/>
      <w:divBdr>
        <w:top w:val="none" w:sz="0" w:space="0" w:color="auto"/>
        <w:left w:val="none" w:sz="0" w:space="0" w:color="auto"/>
        <w:bottom w:val="none" w:sz="0" w:space="0" w:color="auto"/>
        <w:right w:val="none" w:sz="0" w:space="0" w:color="auto"/>
      </w:divBdr>
    </w:div>
    <w:div w:id="963732451">
      <w:bodyDiv w:val="1"/>
      <w:marLeft w:val="0"/>
      <w:marRight w:val="0"/>
      <w:marTop w:val="0"/>
      <w:marBottom w:val="0"/>
      <w:divBdr>
        <w:top w:val="none" w:sz="0" w:space="0" w:color="auto"/>
        <w:left w:val="none" w:sz="0" w:space="0" w:color="auto"/>
        <w:bottom w:val="none" w:sz="0" w:space="0" w:color="auto"/>
        <w:right w:val="none" w:sz="0" w:space="0" w:color="auto"/>
      </w:divBdr>
    </w:div>
    <w:div w:id="963853001">
      <w:bodyDiv w:val="1"/>
      <w:marLeft w:val="0"/>
      <w:marRight w:val="0"/>
      <w:marTop w:val="0"/>
      <w:marBottom w:val="0"/>
      <w:divBdr>
        <w:top w:val="none" w:sz="0" w:space="0" w:color="auto"/>
        <w:left w:val="none" w:sz="0" w:space="0" w:color="auto"/>
        <w:bottom w:val="none" w:sz="0" w:space="0" w:color="auto"/>
        <w:right w:val="none" w:sz="0" w:space="0" w:color="auto"/>
      </w:divBdr>
    </w:div>
    <w:div w:id="963922617">
      <w:bodyDiv w:val="1"/>
      <w:marLeft w:val="0"/>
      <w:marRight w:val="0"/>
      <w:marTop w:val="0"/>
      <w:marBottom w:val="0"/>
      <w:divBdr>
        <w:top w:val="none" w:sz="0" w:space="0" w:color="auto"/>
        <w:left w:val="none" w:sz="0" w:space="0" w:color="auto"/>
        <w:bottom w:val="none" w:sz="0" w:space="0" w:color="auto"/>
        <w:right w:val="none" w:sz="0" w:space="0" w:color="auto"/>
      </w:divBdr>
    </w:div>
    <w:div w:id="963970714">
      <w:bodyDiv w:val="1"/>
      <w:marLeft w:val="0"/>
      <w:marRight w:val="0"/>
      <w:marTop w:val="0"/>
      <w:marBottom w:val="0"/>
      <w:divBdr>
        <w:top w:val="none" w:sz="0" w:space="0" w:color="auto"/>
        <w:left w:val="none" w:sz="0" w:space="0" w:color="auto"/>
        <w:bottom w:val="none" w:sz="0" w:space="0" w:color="auto"/>
        <w:right w:val="none" w:sz="0" w:space="0" w:color="auto"/>
      </w:divBdr>
    </w:div>
    <w:div w:id="964115645">
      <w:bodyDiv w:val="1"/>
      <w:marLeft w:val="0"/>
      <w:marRight w:val="0"/>
      <w:marTop w:val="0"/>
      <w:marBottom w:val="0"/>
      <w:divBdr>
        <w:top w:val="none" w:sz="0" w:space="0" w:color="auto"/>
        <w:left w:val="none" w:sz="0" w:space="0" w:color="auto"/>
        <w:bottom w:val="none" w:sz="0" w:space="0" w:color="auto"/>
        <w:right w:val="none" w:sz="0" w:space="0" w:color="auto"/>
      </w:divBdr>
    </w:div>
    <w:div w:id="964119837">
      <w:bodyDiv w:val="1"/>
      <w:marLeft w:val="0"/>
      <w:marRight w:val="0"/>
      <w:marTop w:val="0"/>
      <w:marBottom w:val="0"/>
      <w:divBdr>
        <w:top w:val="none" w:sz="0" w:space="0" w:color="auto"/>
        <w:left w:val="none" w:sz="0" w:space="0" w:color="auto"/>
        <w:bottom w:val="none" w:sz="0" w:space="0" w:color="auto"/>
        <w:right w:val="none" w:sz="0" w:space="0" w:color="auto"/>
      </w:divBdr>
    </w:div>
    <w:div w:id="964121351">
      <w:bodyDiv w:val="1"/>
      <w:marLeft w:val="0"/>
      <w:marRight w:val="0"/>
      <w:marTop w:val="0"/>
      <w:marBottom w:val="0"/>
      <w:divBdr>
        <w:top w:val="none" w:sz="0" w:space="0" w:color="auto"/>
        <w:left w:val="none" w:sz="0" w:space="0" w:color="auto"/>
        <w:bottom w:val="none" w:sz="0" w:space="0" w:color="auto"/>
        <w:right w:val="none" w:sz="0" w:space="0" w:color="auto"/>
      </w:divBdr>
    </w:div>
    <w:div w:id="964190186">
      <w:bodyDiv w:val="1"/>
      <w:marLeft w:val="0"/>
      <w:marRight w:val="0"/>
      <w:marTop w:val="0"/>
      <w:marBottom w:val="0"/>
      <w:divBdr>
        <w:top w:val="none" w:sz="0" w:space="0" w:color="auto"/>
        <w:left w:val="none" w:sz="0" w:space="0" w:color="auto"/>
        <w:bottom w:val="none" w:sz="0" w:space="0" w:color="auto"/>
        <w:right w:val="none" w:sz="0" w:space="0" w:color="auto"/>
      </w:divBdr>
    </w:div>
    <w:div w:id="964315917">
      <w:bodyDiv w:val="1"/>
      <w:marLeft w:val="0"/>
      <w:marRight w:val="0"/>
      <w:marTop w:val="0"/>
      <w:marBottom w:val="0"/>
      <w:divBdr>
        <w:top w:val="none" w:sz="0" w:space="0" w:color="auto"/>
        <w:left w:val="none" w:sz="0" w:space="0" w:color="auto"/>
        <w:bottom w:val="none" w:sz="0" w:space="0" w:color="auto"/>
        <w:right w:val="none" w:sz="0" w:space="0" w:color="auto"/>
      </w:divBdr>
    </w:div>
    <w:div w:id="964316039">
      <w:bodyDiv w:val="1"/>
      <w:marLeft w:val="0"/>
      <w:marRight w:val="0"/>
      <w:marTop w:val="0"/>
      <w:marBottom w:val="0"/>
      <w:divBdr>
        <w:top w:val="none" w:sz="0" w:space="0" w:color="auto"/>
        <w:left w:val="none" w:sz="0" w:space="0" w:color="auto"/>
        <w:bottom w:val="none" w:sz="0" w:space="0" w:color="auto"/>
        <w:right w:val="none" w:sz="0" w:space="0" w:color="auto"/>
      </w:divBdr>
    </w:div>
    <w:div w:id="964508812">
      <w:bodyDiv w:val="1"/>
      <w:marLeft w:val="0"/>
      <w:marRight w:val="0"/>
      <w:marTop w:val="0"/>
      <w:marBottom w:val="0"/>
      <w:divBdr>
        <w:top w:val="none" w:sz="0" w:space="0" w:color="auto"/>
        <w:left w:val="none" w:sz="0" w:space="0" w:color="auto"/>
        <w:bottom w:val="none" w:sz="0" w:space="0" w:color="auto"/>
        <w:right w:val="none" w:sz="0" w:space="0" w:color="auto"/>
      </w:divBdr>
    </w:div>
    <w:div w:id="964694512">
      <w:bodyDiv w:val="1"/>
      <w:marLeft w:val="0"/>
      <w:marRight w:val="0"/>
      <w:marTop w:val="0"/>
      <w:marBottom w:val="0"/>
      <w:divBdr>
        <w:top w:val="none" w:sz="0" w:space="0" w:color="auto"/>
        <w:left w:val="none" w:sz="0" w:space="0" w:color="auto"/>
        <w:bottom w:val="none" w:sz="0" w:space="0" w:color="auto"/>
        <w:right w:val="none" w:sz="0" w:space="0" w:color="auto"/>
      </w:divBdr>
    </w:div>
    <w:div w:id="964771151">
      <w:bodyDiv w:val="1"/>
      <w:marLeft w:val="0"/>
      <w:marRight w:val="0"/>
      <w:marTop w:val="0"/>
      <w:marBottom w:val="0"/>
      <w:divBdr>
        <w:top w:val="none" w:sz="0" w:space="0" w:color="auto"/>
        <w:left w:val="none" w:sz="0" w:space="0" w:color="auto"/>
        <w:bottom w:val="none" w:sz="0" w:space="0" w:color="auto"/>
        <w:right w:val="none" w:sz="0" w:space="0" w:color="auto"/>
      </w:divBdr>
    </w:div>
    <w:div w:id="964776807">
      <w:bodyDiv w:val="1"/>
      <w:marLeft w:val="0"/>
      <w:marRight w:val="0"/>
      <w:marTop w:val="0"/>
      <w:marBottom w:val="0"/>
      <w:divBdr>
        <w:top w:val="none" w:sz="0" w:space="0" w:color="auto"/>
        <w:left w:val="none" w:sz="0" w:space="0" w:color="auto"/>
        <w:bottom w:val="none" w:sz="0" w:space="0" w:color="auto"/>
        <w:right w:val="none" w:sz="0" w:space="0" w:color="auto"/>
      </w:divBdr>
    </w:div>
    <w:div w:id="964852352">
      <w:bodyDiv w:val="1"/>
      <w:marLeft w:val="0"/>
      <w:marRight w:val="0"/>
      <w:marTop w:val="0"/>
      <w:marBottom w:val="0"/>
      <w:divBdr>
        <w:top w:val="none" w:sz="0" w:space="0" w:color="auto"/>
        <w:left w:val="none" w:sz="0" w:space="0" w:color="auto"/>
        <w:bottom w:val="none" w:sz="0" w:space="0" w:color="auto"/>
        <w:right w:val="none" w:sz="0" w:space="0" w:color="auto"/>
      </w:divBdr>
    </w:div>
    <w:div w:id="965089378">
      <w:bodyDiv w:val="1"/>
      <w:marLeft w:val="0"/>
      <w:marRight w:val="0"/>
      <w:marTop w:val="0"/>
      <w:marBottom w:val="0"/>
      <w:divBdr>
        <w:top w:val="none" w:sz="0" w:space="0" w:color="auto"/>
        <w:left w:val="none" w:sz="0" w:space="0" w:color="auto"/>
        <w:bottom w:val="none" w:sz="0" w:space="0" w:color="auto"/>
        <w:right w:val="none" w:sz="0" w:space="0" w:color="auto"/>
      </w:divBdr>
    </w:div>
    <w:div w:id="965238681">
      <w:bodyDiv w:val="1"/>
      <w:marLeft w:val="0"/>
      <w:marRight w:val="0"/>
      <w:marTop w:val="0"/>
      <w:marBottom w:val="0"/>
      <w:divBdr>
        <w:top w:val="none" w:sz="0" w:space="0" w:color="auto"/>
        <w:left w:val="none" w:sz="0" w:space="0" w:color="auto"/>
        <w:bottom w:val="none" w:sz="0" w:space="0" w:color="auto"/>
        <w:right w:val="none" w:sz="0" w:space="0" w:color="auto"/>
      </w:divBdr>
    </w:div>
    <w:div w:id="965430611">
      <w:bodyDiv w:val="1"/>
      <w:marLeft w:val="0"/>
      <w:marRight w:val="0"/>
      <w:marTop w:val="0"/>
      <w:marBottom w:val="0"/>
      <w:divBdr>
        <w:top w:val="none" w:sz="0" w:space="0" w:color="auto"/>
        <w:left w:val="none" w:sz="0" w:space="0" w:color="auto"/>
        <w:bottom w:val="none" w:sz="0" w:space="0" w:color="auto"/>
        <w:right w:val="none" w:sz="0" w:space="0" w:color="auto"/>
      </w:divBdr>
    </w:div>
    <w:div w:id="965549189">
      <w:bodyDiv w:val="1"/>
      <w:marLeft w:val="0"/>
      <w:marRight w:val="0"/>
      <w:marTop w:val="0"/>
      <w:marBottom w:val="0"/>
      <w:divBdr>
        <w:top w:val="none" w:sz="0" w:space="0" w:color="auto"/>
        <w:left w:val="none" w:sz="0" w:space="0" w:color="auto"/>
        <w:bottom w:val="none" w:sz="0" w:space="0" w:color="auto"/>
        <w:right w:val="none" w:sz="0" w:space="0" w:color="auto"/>
      </w:divBdr>
    </w:div>
    <w:div w:id="965816161">
      <w:bodyDiv w:val="1"/>
      <w:marLeft w:val="0"/>
      <w:marRight w:val="0"/>
      <w:marTop w:val="0"/>
      <w:marBottom w:val="0"/>
      <w:divBdr>
        <w:top w:val="none" w:sz="0" w:space="0" w:color="auto"/>
        <w:left w:val="none" w:sz="0" w:space="0" w:color="auto"/>
        <w:bottom w:val="none" w:sz="0" w:space="0" w:color="auto"/>
        <w:right w:val="none" w:sz="0" w:space="0" w:color="auto"/>
      </w:divBdr>
    </w:div>
    <w:div w:id="965889089">
      <w:bodyDiv w:val="1"/>
      <w:marLeft w:val="0"/>
      <w:marRight w:val="0"/>
      <w:marTop w:val="0"/>
      <w:marBottom w:val="0"/>
      <w:divBdr>
        <w:top w:val="none" w:sz="0" w:space="0" w:color="auto"/>
        <w:left w:val="none" w:sz="0" w:space="0" w:color="auto"/>
        <w:bottom w:val="none" w:sz="0" w:space="0" w:color="auto"/>
        <w:right w:val="none" w:sz="0" w:space="0" w:color="auto"/>
      </w:divBdr>
    </w:div>
    <w:div w:id="965892403">
      <w:bodyDiv w:val="1"/>
      <w:marLeft w:val="0"/>
      <w:marRight w:val="0"/>
      <w:marTop w:val="0"/>
      <w:marBottom w:val="0"/>
      <w:divBdr>
        <w:top w:val="none" w:sz="0" w:space="0" w:color="auto"/>
        <w:left w:val="none" w:sz="0" w:space="0" w:color="auto"/>
        <w:bottom w:val="none" w:sz="0" w:space="0" w:color="auto"/>
        <w:right w:val="none" w:sz="0" w:space="0" w:color="auto"/>
      </w:divBdr>
    </w:div>
    <w:div w:id="966082414">
      <w:bodyDiv w:val="1"/>
      <w:marLeft w:val="0"/>
      <w:marRight w:val="0"/>
      <w:marTop w:val="0"/>
      <w:marBottom w:val="0"/>
      <w:divBdr>
        <w:top w:val="none" w:sz="0" w:space="0" w:color="auto"/>
        <w:left w:val="none" w:sz="0" w:space="0" w:color="auto"/>
        <w:bottom w:val="none" w:sz="0" w:space="0" w:color="auto"/>
        <w:right w:val="none" w:sz="0" w:space="0" w:color="auto"/>
      </w:divBdr>
    </w:div>
    <w:div w:id="966162048">
      <w:bodyDiv w:val="1"/>
      <w:marLeft w:val="0"/>
      <w:marRight w:val="0"/>
      <w:marTop w:val="0"/>
      <w:marBottom w:val="0"/>
      <w:divBdr>
        <w:top w:val="none" w:sz="0" w:space="0" w:color="auto"/>
        <w:left w:val="none" w:sz="0" w:space="0" w:color="auto"/>
        <w:bottom w:val="none" w:sz="0" w:space="0" w:color="auto"/>
        <w:right w:val="none" w:sz="0" w:space="0" w:color="auto"/>
      </w:divBdr>
    </w:div>
    <w:div w:id="966357220">
      <w:bodyDiv w:val="1"/>
      <w:marLeft w:val="0"/>
      <w:marRight w:val="0"/>
      <w:marTop w:val="0"/>
      <w:marBottom w:val="0"/>
      <w:divBdr>
        <w:top w:val="none" w:sz="0" w:space="0" w:color="auto"/>
        <w:left w:val="none" w:sz="0" w:space="0" w:color="auto"/>
        <w:bottom w:val="none" w:sz="0" w:space="0" w:color="auto"/>
        <w:right w:val="none" w:sz="0" w:space="0" w:color="auto"/>
      </w:divBdr>
    </w:div>
    <w:div w:id="966475232">
      <w:bodyDiv w:val="1"/>
      <w:marLeft w:val="0"/>
      <w:marRight w:val="0"/>
      <w:marTop w:val="0"/>
      <w:marBottom w:val="0"/>
      <w:divBdr>
        <w:top w:val="none" w:sz="0" w:space="0" w:color="auto"/>
        <w:left w:val="none" w:sz="0" w:space="0" w:color="auto"/>
        <w:bottom w:val="none" w:sz="0" w:space="0" w:color="auto"/>
        <w:right w:val="none" w:sz="0" w:space="0" w:color="auto"/>
      </w:divBdr>
    </w:div>
    <w:div w:id="966661494">
      <w:bodyDiv w:val="1"/>
      <w:marLeft w:val="0"/>
      <w:marRight w:val="0"/>
      <w:marTop w:val="0"/>
      <w:marBottom w:val="0"/>
      <w:divBdr>
        <w:top w:val="none" w:sz="0" w:space="0" w:color="auto"/>
        <w:left w:val="none" w:sz="0" w:space="0" w:color="auto"/>
        <w:bottom w:val="none" w:sz="0" w:space="0" w:color="auto"/>
        <w:right w:val="none" w:sz="0" w:space="0" w:color="auto"/>
      </w:divBdr>
    </w:div>
    <w:div w:id="966663839">
      <w:bodyDiv w:val="1"/>
      <w:marLeft w:val="0"/>
      <w:marRight w:val="0"/>
      <w:marTop w:val="0"/>
      <w:marBottom w:val="0"/>
      <w:divBdr>
        <w:top w:val="none" w:sz="0" w:space="0" w:color="auto"/>
        <w:left w:val="none" w:sz="0" w:space="0" w:color="auto"/>
        <w:bottom w:val="none" w:sz="0" w:space="0" w:color="auto"/>
        <w:right w:val="none" w:sz="0" w:space="0" w:color="auto"/>
      </w:divBdr>
    </w:div>
    <w:div w:id="966741269">
      <w:bodyDiv w:val="1"/>
      <w:marLeft w:val="0"/>
      <w:marRight w:val="0"/>
      <w:marTop w:val="0"/>
      <w:marBottom w:val="0"/>
      <w:divBdr>
        <w:top w:val="none" w:sz="0" w:space="0" w:color="auto"/>
        <w:left w:val="none" w:sz="0" w:space="0" w:color="auto"/>
        <w:bottom w:val="none" w:sz="0" w:space="0" w:color="auto"/>
        <w:right w:val="none" w:sz="0" w:space="0" w:color="auto"/>
      </w:divBdr>
    </w:div>
    <w:div w:id="966819589">
      <w:bodyDiv w:val="1"/>
      <w:marLeft w:val="0"/>
      <w:marRight w:val="0"/>
      <w:marTop w:val="0"/>
      <w:marBottom w:val="0"/>
      <w:divBdr>
        <w:top w:val="none" w:sz="0" w:space="0" w:color="auto"/>
        <w:left w:val="none" w:sz="0" w:space="0" w:color="auto"/>
        <w:bottom w:val="none" w:sz="0" w:space="0" w:color="auto"/>
        <w:right w:val="none" w:sz="0" w:space="0" w:color="auto"/>
      </w:divBdr>
    </w:div>
    <w:div w:id="966856834">
      <w:bodyDiv w:val="1"/>
      <w:marLeft w:val="0"/>
      <w:marRight w:val="0"/>
      <w:marTop w:val="0"/>
      <w:marBottom w:val="0"/>
      <w:divBdr>
        <w:top w:val="none" w:sz="0" w:space="0" w:color="auto"/>
        <w:left w:val="none" w:sz="0" w:space="0" w:color="auto"/>
        <w:bottom w:val="none" w:sz="0" w:space="0" w:color="auto"/>
        <w:right w:val="none" w:sz="0" w:space="0" w:color="auto"/>
      </w:divBdr>
    </w:div>
    <w:div w:id="966858441">
      <w:bodyDiv w:val="1"/>
      <w:marLeft w:val="0"/>
      <w:marRight w:val="0"/>
      <w:marTop w:val="0"/>
      <w:marBottom w:val="0"/>
      <w:divBdr>
        <w:top w:val="none" w:sz="0" w:space="0" w:color="auto"/>
        <w:left w:val="none" w:sz="0" w:space="0" w:color="auto"/>
        <w:bottom w:val="none" w:sz="0" w:space="0" w:color="auto"/>
        <w:right w:val="none" w:sz="0" w:space="0" w:color="auto"/>
      </w:divBdr>
    </w:div>
    <w:div w:id="967197921">
      <w:bodyDiv w:val="1"/>
      <w:marLeft w:val="0"/>
      <w:marRight w:val="0"/>
      <w:marTop w:val="0"/>
      <w:marBottom w:val="0"/>
      <w:divBdr>
        <w:top w:val="none" w:sz="0" w:space="0" w:color="auto"/>
        <w:left w:val="none" w:sz="0" w:space="0" w:color="auto"/>
        <w:bottom w:val="none" w:sz="0" w:space="0" w:color="auto"/>
        <w:right w:val="none" w:sz="0" w:space="0" w:color="auto"/>
      </w:divBdr>
    </w:div>
    <w:div w:id="967510720">
      <w:bodyDiv w:val="1"/>
      <w:marLeft w:val="0"/>
      <w:marRight w:val="0"/>
      <w:marTop w:val="0"/>
      <w:marBottom w:val="0"/>
      <w:divBdr>
        <w:top w:val="none" w:sz="0" w:space="0" w:color="auto"/>
        <w:left w:val="none" w:sz="0" w:space="0" w:color="auto"/>
        <w:bottom w:val="none" w:sz="0" w:space="0" w:color="auto"/>
        <w:right w:val="none" w:sz="0" w:space="0" w:color="auto"/>
      </w:divBdr>
    </w:div>
    <w:div w:id="968046149">
      <w:bodyDiv w:val="1"/>
      <w:marLeft w:val="0"/>
      <w:marRight w:val="0"/>
      <w:marTop w:val="0"/>
      <w:marBottom w:val="0"/>
      <w:divBdr>
        <w:top w:val="none" w:sz="0" w:space="0" w:color="auto"/>
        <w:left w:val="none" w:sz="0" w:space="0" w:color="auto"/>
        <w:bottom w:val="none" w:sz="0" w:space="0" w:color="auto"/>
        <w:right w:val="none" w:sz="0" w:space="0" w:color="auto"/>
      </w:divBdr>
    </w:div>
    <w:div w:id="968047155">
      <w:bodyDiv w:val="1"/>
      <w:marLeft w:val="0"/>
      <w:marRight w:val="0"/>
      <w:marTop w:val="0"/>
      <w:marBottom w:val="0"/>
      <w:divBdr>
        <w:top w:val="none" w:sz="0" w:space="0" w:color="auto"/>
        <w:left w:val="none" w:sz="0" w:space="0" w:color="auto"/>
        <w:bottom w:val="none" w:sz="0" w:space="0" w:color="auto"/>
        <w:right w:val="none" w:sz="0" w:space="0" w:color="auto"/>
      </w:divBdr>
    </w:div>
    <w:div w:id="968052432">
      <w:bodyDiv w:val="1"/>
      <w:marLeft w:val="0"/>
      <w:marRight w:val="0"/>
      <w:marTop w:val="0"/>
      <w:marBottom w:val="0"/>
      <w:divBdr>
        <w:top w:val="none" w:sz="0" w:space="0" w:color="auto"/>
        <w:left w:val="none" w:sz="0" w:space="0" w:color="auto"/>
        <w:bottom w:val="none" w:sz="0" w:space="0" w:color="auto"/>
        <w:right w:val="none" w:sz="0" w:space="0" w:color="auto"/>
      </w:divBdr>
    </w:div>
    <w:div w:id="968243932">
      <w:bodyDiv w:val="1"/>
      <w:marLeft w:val="0"/>
      <w:marRight w:val="0"/>
      <w:marTop w:val="0"/>
      <w:marBottom w:val="0"/>
      <w:divBdr>
        <w:top w:val="none" w:sz="0" w:space="0" w:color="auto"/>
        <w:left w:val="none" w:sz="0" w:space="0" w:color="auto"/>
        <w:bottom w:val="none" w:sz="0" w:space="0" w:color="auto"/>
        <w:right w:val="none" w:sz="0" w:space="0" w:color="auto"/>
      </w:divBdr>
    </w:div>
    <w:div w:id="968245573">
      <w:bodyDiv w:val="1"/>
      <w:marLeft w:val="0"/>
      <w:marRight w:val="0"/>
      <w:marTop w:val="0"/>
      <w:marBottom w:val="0"/>
      <w:divBdr>
        <w:top w:val="none" w:sz="0" w:space="0" w:color="auto"/>
        <w:left w:val="none" w:sz="0" w:space="0" w:color="auto"/>
        <w:bottom w:val="none" w:sz="0" w:space="0" w:color="auto"/>
        <w:right w:val="none" w:sz="0" w:space="0" w:color="auto"/>
      </w:divBdr>
    </w:div>
    <w:div w:id="968246233">
      <w:bodyDiv w:val="1"/>
      <w:marLeft w:val="0"/>
      <w:marRight w:val="0"/>
      <w:marTop w:val="0"/>
      <w:marBottom w:val="0"/>
      <w:divBdr>
        <w:top w:val="none" w:sz="0" w:space="0" w:color="auto"/>
        <w:left w:val="none" w:sz="0" w:space="0" w:color="auto"/>
        <w:bottom w:val="none" w:sz="0" w:space="0" w:color="auto"/>
        <w:right w:val="none" w:sz="0" w:space="0" w:color="auto"/>
      </w:divBdr>
    </w:div>
    <w:div w:id="968434447">
      <w:bodyDiv w:val="1"/>
      <w:marLeft w:val="0"/>
      <w:marRight w:val="0"/>
      <w:marTop w:val="0"/>
      <w:marBottom w:val="0"/>
      <w:divBdr>
        <w:top w:val="none" w:sz="0" w:space="0" w:color="auto"/>
        <w:left w:val="none" w:sz="0" w:space="0" w:color="auto"/>
        <w:bottom w:val="none" w:sz="0" w:space="0" w:color="auto"/>
        <w:right w:val="none" w:sz="0" w:space="0" w:color="auto"/>
      </w:divBdr>
    </w:div>
    <w:div w:id="968589011">
      <w:bodyDiv w:val="1"/>
      <w:marLeft w:val="0"/>
      <w:marRight w:val="0"/>
      <w:marTop w:val="0"/>
      <w:marBottom w:val="0"/>
      <w:divBdr>
        <w:top w:val="none" w:sz="0" w:space="0" w:color="auto"/>
        <w:left w:val="none" w:sz="0" w:space="0" w:color="auto"/>
        <w:bottom w:val="none" w:sz="0" w:space="0" w:color="auto"/>
        <w:right w:val="none" w:sz="0" w:space="0" w:color="auto"/>
      </w:divBdr>
    </w:div>
    <w:div w:id="968632567">
      <w:bodyDiv w:val="1"/>
      <w:marLeft w:val="0"/>
      <w:marRight w:val="0"/>
      <w:marTop w:val="0"/>
      <w:marBottom w:val="0"/>
      <w:divBdr>
        <w:top w:val="none" w:sz="0" w:space="0" w:color="auto"/>
        <w:left w:val="none" w:sz="0" w:space="0" w:color="auto"/>
        <w:bottom w:val="none" w:sz="0" w:space="0" w:color="auto"/>
        <w:right w:val="none" w:sz="0" w:space="0" w:color="auto"/>
      </w:divBdr>
    </w:div>
    <w:div w:id="968702303">
      <w:bodyDiv w:val="1"/>
      <w:marLeft w:val="0"/>
      <w:marRight w:val="0"/>
      <w:marTop w:val="0"/>
      <w:marBottom w:val="0"/>
      <w:divBdr>
        <w:top w:val="none" w:sz="0" w:space="0" w:color="auto"/>
        <w:left w:val="none" w:sz="0" w:space="0" w:color="auto"/>
        <w:bottom w:val="none" w:sz="0" w:space="0" w:color="auto"/>
        <w:right w:val="none" w:sz="0" w:space="0" w:color="auto"/>
      </w:divBdr>
    </w:div>
    <w:div w:id="968784328">
      <w:bodyDiv w:val="1"/>
      <w:marLeft w:val="0"/>
      <w:marRight w:val="0"/>
      <w:marTop w:val="0"/>
      <w:marBottom w:val="0"/>
      <w:divBdr>
        <w:top w:val="none" w:sz="0" w:space="0" w:color="auto"/>
        <w:left w:val="none" w:sz="0" w:space="0" w:color="auto"/>
        <w:bottom w:val="none" w:sz="0" w:space="0" w:color="auto"/>
        <w:right w:val="none" w:sz="0" w:space="0" w:color="auto"/>
      </w:divBdr>
    </w:div>
    <w:div w:id="968784766">
      <w:bodyDiv w:val="1"/>
      <w:marLeft w:val="0"/>
      <w:marRight w:val="0"/>
      <w:marTop w:val="0"/>
      <w:marBottom w:val="0"/>
      <w:divBdr>
        <w:top w:val="none" w:sz="0" w:space="0" w:color="auto"/>
        <w:left w:val="none" w:sz="0" w:space="0" w:color="auto"/>
        <w:bottom w:val="none" w:sz="0" w:space="0" w:color="auto"/>
        <w:right w:val="none" w:sz="0" w:space="0" w:color="auto"/>
      </w:divBdr>
    </w:div>
    <w:div w:id="968902879">
      <w:bodyDiv w:val="1"/>
      <w:marLeft w:val="0"/>
      <w:marRight w:val="0"/>
      <w:marTop w:val="0"/>
      <w:marBottom w:val="0"/>
      <w:divBdr>
        <w:top w:val="none" w:sz="0" w:space="0" w:color="auto"/>
        <w:left w:val="none" w:sz="0" w:space="0" w:color="auto"/>
        <w:bottom w:val="none" w:sz="0" w:space="0" w:color="auto"/>
        <w:right w:val="none" w:sz="0" w:space="0" w:color="auto"/>
      </w:divBdr>
    </w:div>
    <w:div w:id="968978613">
      <w:bodyDiv w:val="1"/>
      <w:marLeft w:val="0"/>
      <w:marRight w:val="0"/>
      <w:marTop w:val="0"/>
      <w:marBottom w:val="0"/>
      <w:divBdr>
        <w:top w:val="none" w:sz="0" w:space="0" w:color="auto"/>
        <w:left w:val="none" w:sz="0" w:space="0" w:color="auto"/>
        <w:bottom w:val="none" w:sz="0" w:space="0" w:color="auto"/>
        <w:right w:val="none" w:sz="0" w:space="0" w:color="auto"/>
      </w:divBdr>
    </w:div>
    <w:div w:id="969019188">
      <w:bodyDiv w:val="1"/>
      <w:marLeft w:val="0"/>
      <w:marRight w:val="0"/>
      <w:marTop w:val="0"/>
      <w:marBottom w:val="0"/>
      <w:divBdr>
        <w:top w:val="none" w:sz="0" w:space="0" w:color="auto"/>
        <w:left w:val="none" w:sz="0" w:space="0" w:color="auto"/>
        <w:bottom w:val="none" w:sz="0" w:space="0" w:color="auto"/>
        <w:right w:val="none" w:sz="0" w:space="0" w:color="auto"/>
      </w:divBdr>
    </w:div>
    <w:div w:id="969020268">
      <w:bodyDiv w:val="1"/>
      <w:marLeft w:val="0"/>
      <w:marRight w:val="0"/>
      <w:marTop w:val="0"/>
      <w:marBottom w:val="0"/>
      <w:divBdr>
        <w:top w:val="none" w:sz="0" w:space="0" w:color="auto"/>
        <w:left w:val="none" w:sz="0" w:space="0" w:color="auto"/>
        <w:bottom w:val="none" w:sz="0" w:space="0" w:color="auto"/>
        <w:right w:val="none" w:sz="0" w:space="0" w:color="auto"/>
      </w:divBdr>
    </w:div>
    <w:div w:id="969285104">
      <w:bodyDiv w:val="1"/>
      <w:marLeft w:val="0"/>
      <w:marRight w:val="0"/>
      <w:marTop w:val="0"/>
      <w:marBottom w:val="0"/>
      <w:divBdr>
        <w:top w:val="none" w:sz="0" w:space="0" w:color="auto"/>
        <w:left w:val="none" w:sz="0" w:space="0" w:color="auto"/>
        <w:bottom w:val="none" w:sz="0" w:space="0" w:color="auto"/>
        <w:right w:val="none" w:sz="0" w:space="0" w:color="auto"/>
      </w:divBdr>
    </w:div>
    <w:div w:id="969475557">
      <w:bodyDiv w:val="1"/>
      <w:marLeft w:val="0"/>
      <w:marRight w:val="0"/>
      <w:marTop w:val="0"/>
      <w:marBottom w:val="0"/>
      <w:divBdr>
        <w:top w:val="none" w:sz="0" w:space="0" w:color="auto"/>
        <w:left w:val="none" w:sz="0" w:space="0" w:color="auto"/>
        <w:bottom w:val="none" w:sz="0" w:space="0" w:color="auto"/>
        <w:right w:val="none" w:sz="0" w:space="0" w:color="auto"/>
      </w:divBdr>
    </w:div>
    <w:div w:id="969632321">
      <w:bodyDiv w:val="1"/>
      <w:marLeft w:val="0"/>
      <w:marRight w:val="0"/>
      <w:marTop w:val="0"/>
      <w:marBottom w:val="0"/>
      <w:divBdr>
        <w:top w:val="none" w:sz="0" w:space="0" w:color="auto"/>
        <w:left w:val="none" w:sz="0" w:space="0" w:color="auto"/>
        <w:bottom w:val="none" w:sz="0" w:space="0" w:color="auto"/>
        <w:right w:val="none" w:sz="0" w:space="0" w:color="auto"/>
      </w:divBdr>
    </w:div>
    <w:div w:id="969748602">
      <w:bodyDiv w:val="1"/>
      <w:marLeft w:val="0"/>
      <w:marRight w:val="0"/>
      <w:marTop w:val="0"/>
      <w:marBottom w:val="0"/>
      <w:divBdr>
        <w:top w:val="none" w:sz="0" w:space="0" w:color="auto"/>
        <w:left w:val="none" w:sz="0" w:space="0" w:color="auto"/>
        <w:bottom w:val="none" w:sz="0" w:space="0" w:color="auto"/>
        <w:right w:val="none" w:sz="0" w:space="0" w:color="auto"/>
      </w:divBdr>
    </w:div>
    <w:div w:id="970013541">
      <w:bodyDiv w:val="1"/>
      <w:marLeft w:val="0"/>
      <w:marRight w:val="0"/>
      <w:marTop w:val="0"/>
      <w:marBottom w:val="0"/>
      <w:divBdr>
        <w:top w:val="none" w:sz="0" w:space="0" w:color="auto"/>
        <w:left w:val="none" w:sz="0" w:space="0" w:color="auto"/>
        <w:bottom w:val="none" w:sz="0" w:space="0" w:color="auto"/>
        <w:right w:val="none" w:sz="0" w:space="0" w:color="auto"/>
      </w:divBdr>
    </w:div>
    <w:div w:id="970017104">
      <w:bodyDiv w:val="1"/>
      <w:marLeft w:val="0"/>
      <w:marRight w:val="0"/>
      <w:marTop w:val="0"/>
      <w:marBottom w:val="0"/>
      <w:divBdr>
        <w:top w:val="none" w:sz="0" w:space="0" w:color="auto"/>
        <w:left w:val="none" w:sz="0" w:space="0" w:color="auto"/>
        <w:bottom w:val="none" w:sz="0" w:space="0" w:color="auto"/>
        <w:right w:val="none" w:sz="0" w:space="0" w:color="auto"/>
      </w:divBdr>
    </w:div>
    <w:div w:id="970398766">
      <w:bodyDiv w:val="1"/>
      <w:marLeft w:val="0"/>
      <w:marRight w:val="0"/>
      <w:marTop w:val="0"/>
      <w:marBottom w:val="0"/>
      <w:divBdr>
        <w:top w:val="none" w:sz="0" w:space="0" w:color="auto"/>
        <w:left w:val="none" w:sz="0" w:space="0" w:color="auto"/>
        <w:bottom w:val="none" w:sz="0" w:space="0" w:color="auto"/>
        <w:right w:val="none" w:sz="0" w:space="0" w:color="auto"/>
      </w:divBdr>
    </w:div>
    <w:div w:id="970404962">
      <w:bodyDiv w:val="1"/>
      <w:marLeft w:val="0"/>
      <w:marRight w:val="0"/>
      <w:marTop w:val="0"/>
      <w:marBottom w:val="0"/>
      <w:divBdr>
        <w:top w:val="none" w:sz="0" w:space="0" w:color="auto"/>
        <w:left w:val="none" w:sz="0" w:space="0" w:color="auto"/>
        <w:bottom w:val="none" w:sz="0" w:space="0" w:color="auto"/>
        <w:right w:val="none" w:sz="0" w:space="0" w:color="auto"/>
      </w:divBdr>
    </w:div>
    <w:div w:id="970479227">
      <w:bodyDiv w:val="1"/>
      <w:marLeft w:val="0"/>
      <w:marRight w:val="0"/>
      <w:marTop w:val="0"/>
      <w:marBottom w:val="0"/>
      <w:divBdr>
        <w:top w:val="none" w:sz="0" w:space="0" w:color="auto"/>
        <w:left w:val="none" w:sz="0" w:space="0" w:color="auto"/>
        <w:bottom w:val="none" w:sz="0" w:space="0" w:color="auto"/>
        <w:right w:val="none" w:sz="0" w:space="0" w:color="auto"/>
      </w:divBdr>
    </w:div>
    <w:div w:id="970523038">
      <w:bodyDiv w:val="1"/>
      <w:marLeft w:val="0"/>
      <w:marRight w:val="0"/>
      <w:marTop w:val="0"/>
      <w:marBottom w:val="0"/>
      <w:divBdr>
        <w:top w:val="none" w:sz="0" w:space="0" w:color="auto"/>
        <w:left w:val="none" w:sz="0" w:space="0" w:color="auto"/>
        <w:bottom w:val="none" w:sz="0" w:space="0" w:color="auto"/>
        <w:right w:val="none" w:sz="0" w:space="0" w:color="auto"/>
      </w:divBdr>
    </w:div>
    <w:div w:id="970599005">
      <w:bodyDiv w:val="1"/>
      <w:marLeft w:val="0"/>
      <w:marRight w:val="0"/>
      <w:marTop w:val="0"/>
      <w:marBottom w:val="0"/>
      <w:divBdr>
        <w:top w:val="none" w:sz="0" w:space="0" w:color="auto"/>
        <w:left w:val="none" w:sz="0" w:space="0" w:color="auto"/>
        <w:bottom w:val="none" w:sz="0" w:space="0" w:color="auto"/>
        <w:right w:val="none" w:sz="0" w:space="0" w:color="auto"/>
      </w:divBdr>
    </w:div>
    <w:div w:id="970599399">
      <w:bodyDiv w:val="1"/>
      <w:marLeft w:val="0"/>
      <w:marRight w:val="0"/>
      <w:marTop w:val="0"/>
      <w:marBottom w:val="0"/>
      <w:divBdr>
        <w:top w:val="none" w:sz="0" w:space="0" w:color="auto"/>
        <w:left w:val="none" w:sz="0" w:space="0" w:color="auto"/>
        <w:bottom w:val="none" w:sz="0" w:space="0" w:color="auto"/>
        <w:right w:val="none" w:sz="0" w:space="0" w:color="auto"/>
      </w:divBdr>
    </w:div>
    <w:div w:id="970985568">
      <w:bodyDiv w:val="1"/>
      <w:marLeft w:val="0"/>
      <w:marRight w:val="0"/>
      <w:marTop w:val="0"/>
      <w:marBottom w:val="0"/>
      <w:divBdr>
        <w:top w:val="none" w:sz="0" w:space="0" w:color="auto"/>
        <w:left w:val="none" w:sz="0" w:space="0" w:color="auto"/>
        <w:bottom w:val="none" w:sz="0" w:space="0" w:color="auto"/>
        <w:right w:val="none" w:sz="0" w:space="0" w:color="auto"/>
      </w:divBdr>
    </w:div>
    <w:div w:id="971013733">
      <w:bodyDiv w:val="1"/>
      <w:marLeft w:val="0"/>
      <w:marRight w:val="0"/>
      <w:marTop w:val="0"/>
      <w:marBottom w:val="0"/>
      <w:divBdr>
        <w:top w:val="none" w:sz="0" w:space="0" w:color="auto"/>
        <w:left w:val="none" w:sz="0" w:space="0" w:color="auto"/>
        <w:bottom w:val="none" w:sz="0" w:space="0" w:color="auto"/>
        <w:right w:val="none" w:sz="0" w:space="0" w:color="auto"/>
      </w:divBdr>
    </w:div>
    <w:div w:id="971057509">
      <w:bodyDiv w:val="1"/>
      <w:marLeft w:val="0"/>
      <w:marRight w:val="0"/>
      <w:marTop w:val="0"/>
      <w:marBottom w:val="0"/>
      <w:divBdr>
        <w:top w:val="none" w:sz="0" w:space="0" w:color="auto"/>
        <w:left w:val="none" w:sz="0" w:space="0" w:color="auto"/>
        <w:bottom w:val="none" w:sz="0" w:space="0" w:color="auto"/>
        <w:right w:val="none" w:sz="0" w:space="0" w:color="auto"/>
      </w:divBdr>
    </w:div>
    <w:div w:id="971206723">
      <w:bodyDiv w:val="1"/>
      <w:marLeft w:val="0"/>
      <w:marRight w:val="0"/>
      <w:marTop w:val="0"/>
      <w:marBottom w:val="0"/>
      <w:divBdr>
        <w:top w:val="none" w:sz="0" w:space="0" w:color="auto"/>
        <w:left w:val="none" w:sz="0" w:space="0" w:color="auto"/>
        <w:bottom w:val="none" w:sz="0" w:space="0" w:color="auto"/>
        <w:right w:val="none" w:sz="0" w:space="0" w:color="auto"/>
      </w:divBdr>
    </w:div>
    <w:div w:id="971249865">
      <w:bodyDiv w:val="1"/>
      <w:marLeft w:val="0"/>
      <w:marRight w:val="0"/>
      <w:marTop w:val="0"/>
      <w:marBottom w:val="0"/>
      <w:divBdr>
        <w:top w:val="none" w:sz="0" w:space="0" w:color="auto"/>
        <w:left w:val="none" w:sz="0" w:space="0" w:color="auto"/>
        <w:bottom w:val="none" w:sz="0" w:space="0" w:color="auto"/>
        <w:right w:val="none" w:sz="0" w:space="0" w:color="auto"/>
      </w:divBdr>
    </w:div>
    <w:div w:id="971398349">
      <w:bodyDiv w:val="1"/>
      <w:marLeft w:val="0"/>
      <w:marRight w:val="0"/>
      <w:marTop w:val="0"/>
      <w:marBottom w:val="0"/>
      <w:divBdr>
        <w:top w:val="none" w:sz="0" w:space="0" w:color="auto"/>
        <w:left w:val="none" w:sz="0" w:space="0" w:color="auto"/>
        <w:bottom w:val="none" w:sz="0" w:space="0" w:color="auto"/>
        <w:right w:val="none" w:sz="0" w:space="0" w:color="auto"/>
      </w:divBdr>
    </w:div>
    <w:div w:id="971522034">
      <w:bodyDiv w:val="1"/>
      <w:marLeft w:val="0"/>
      <w:marRight w:val="0"/>
      <w:marTop w:val="0"/>
      <w:marBottom w:val="0"/>
      <w:divBdr>
        <w:top w:val="none" w:sz="0" w:space="0" w:color="auto"/>
        <w:left w:val="none" w:sz="0" w:space="0" w:color="auto"/>
        <w:bottom w:val="none" w:sz="0" w:space="0" w:color="auto"/>
        <w:right w:val="none" w:sz="0" w:space="0" w:color="auto"/>
      </w:divBdr>
    </w:div>
    <w:div w:id="971524303">
      <w:bodyDiv w:val="1"/>
      <w:marLeft w:val="0"/>
      <w:marRight w:val="0"/>
      <w:marTop w:val="0"/>
      <w:marBottom w:val="0"/>
      <w:divBdr>
        <w:top w:val="none" w:sz="0" w:space="0" w:color="auto"/>
        <w:left w:val="none" w:sz="0" w:space="0" w:color="auto"/>
        <w:bottom w:val="none" w:sz="0" w:space="0" w:color="auto"/>
        <w:right w:val="none" w:sz="0" w:space="0" w:color="auto"/>
      </w:divBdr>
    </w:div>
    <w:div w:id="971600046">
      <w:bodyDiv w:val="1"/>
      <w:marLeft w:val="0"/>
      <w:marRight w:val="0"/>
      <w:marTop w:val="0"/>
      <w:marBottom w:val="0"/>
      <w:divBdr>
        <w:top w:val="none" w:sz="0" w:space="0" w:color="auto"/>
        <w:left w:val="none" w:sz="0" w:space="0" w:color="auto"/>
        <w:bottom w:val="none" w:sz="0" w:space="0" w:color="auto"/>
        <w:right w:val="none" w:sz="0" w:space="0" w:color="auto"/>
      </w:divBdr>
    </w:div>
    <w:div w:id="971709171">
      <w:bodyDiv w:val="1"/>
      <w:marLeft w:val="0"/>
      <w:marRight w:val="0"/>
      <w:marTop w:val="0"/>
      <w:marBottom w:val="0"/>
      <w:divBdr>
        <w:top w:val="none" w:sz="0" w:space="0" w:color="auto"/>
        <w:left w:val="none" w:sz="0" w:space="0" w:color="auto"/>
        <w:bottom w:val="none" w:sz="0" w:space="0" w:color="auto"/>
        <w:right w:val="none" w:sz="0" w:space="0" w:color="auto"/>
      </w:divBdr>
    </w:div>
    <w:div w:id="971904665">
      <w:bodyDiv w:val="1"/>
      <w:marLeft w:val="0"/>
      <w:marRight w:val="0"/>
      <w:marTop w:val="0"/>
      <w:marBottom w:val="0"/>
      <w:divBdr>
        <w:top w:val="none" w:sz="0" w:space="0" w:color="auto"/>
        <w:left w:val="none" w:sz="0" w:space="0" w:color="auto"/>
        <w:bottom w:val="none" w:sz="0" w:space="0" w:color="auto"/>
        <w:right w:val="none" w:sz="0" w:space="0" w:color="auto"/>
      </w:divBdr>
    </w:div>
    <w:div w:id="971984712">
      <w:bodyDiv w:val="1"/>
      <w:marLeft w:val="0"/>
      <w:marRight w:val="0"/>
      <w:marTop w:val="0"/>
      <w:marBottom w:val="0"/>
      <w:divBdr>
        <w:top w:val="none" w:sz="0" w:space="0" w:color="auto"/>
        <w:left w:val="none" w:sz="0" w:space="0" w:color="auto"/>
        <w:bottom w:val="none" w:sz="0" w:space="0" w:color="auto"/>
        <w:right w:val="none" w:sz="0" w:space="0" w:color="auto"/>
      </w:divBdr>
    </w:div>
    <w:div w:id="972252768">
      <w:bodyDiv w:val="1"/>
      <w:marLeft w:val="0"/>
      <w:marRight w:val="0"/>
      <w:marTop w:val="0"/>
      <w:marBottom w:val="0"/>
      <w:divBdr>
        <w:top w:val="none" w:sz="0" w:space="0" w:color="auto"/>
        <w:left w:val="none" w:sz="0" w:space="0" w:color="auto"/>
        <w:bottom w:val="none" w:sz="0" w:space="0" w:color="auto"/>
        <w:right w:val="none" w:sz="0" w:space="0" w:color="auto"/>
      </w:divBdr>
    </w:div>
    <w:div w:id="972294192">
      <w:bodyDiv w:val="1"/>
      <w:marLeft w:val="0"/>
      <w:marRight w:val="0"/>
      <w:marTop w:val="0"/>
      <w:marBottom w:val="0"/>
      <w:divBdr>
        <w:top w:val="none" w:sz="0" w:space="0" w:color="auto"/>
        <w:left w:val="none" w:sz="0" w:space="0" w:color="auto"/>
        <w:bottom w:val="none" w:sz="0" w:space="0" w:color="auto"/>
        <w:right w:val="none" w:sz="0" w:space="0" w:color="auto"/>
      </w:divBdr>
    </w:div>
    <w:div w:id="973367743">
      <w:bodyDiv w:val="1"/>
      <w:marLeft w:val="0"/>
      <w:marRight w:val="0"/>
      <w:marTop w:val="0"/>
      <w:marBottom w:val="0"/>
      <w:divBdr>
        <w:top w:val="none" w:sz="0" w:space="0" w:color="auto"/>
        <w:left w:val="none" w:sz="0" w:space="0" w:color="auto"/>
        <w:bottom w:val="none" w:sz="0" w:space="0" w:color="auto"/>
        <w:right w:val="none" w:sz="0" w:space="0" w:color="auto"/>
      </w:divBdr>
    </w:div>
    <w:div w:id="973483103">
      <w:bodyDiv w:val="1"/>
      <w:marLeft w:val="0"/>
      <w:marRight w:val="0"/>
      <w:marTop w:val="0"/>
      <w:marBottom w:val="0"/>
      <w:divBdr>
        <w:top w:val="none" w:sz="0" w:space="0" w:color="auto"/>
        <w:left w:val="none" w:sz="0" w:space="0" w:color="auto"/>
        <w:bottom w:val="none" w:sz="0" w:space="0" w:color="auto"/>
        <w:right w:val="none" w:sz="0" w:space="0" w:color="auto"/>
      </w:divBdr>
    </w:div>
    <w:div w:id="973558969">
      <w:bodyDiv w:val="1"/>
      <w:marLeft w:val="0"/>
      <w:marRight w:val="0"/>
      <w:marTop w:val="0"/>
      <w:marBottom w:val="0"/>
      <w:divBdr>
        <w:top w:val="none" w:sz="0" w:space="0" w:color="auto"/>
        <w:left w:val="none" w:sz="0" w:space="0" w:color="auto"/>
        <w:bottom w:val="none" w:sz="0" w:space="0" w:color="auto"/>
        <w:right w:val="none" w:sz="0" w:space="0" w:color="auto"/>
      </w:divBdr>
    </w:div>
    <w:div w:id="973562266">
      <w:bodyDiv w:val="1"/>
      <w:marLeft w:val="0"/>
      <w:marRight w:val="0"/>
      <w:marTop w:val="0"/>
      <w:marBottom w:val="0"/>
      <w:divBdr>
        <w:top w:val="none" w:sz="0" w:space="0" w:color="auto"/>
        <w:left w:val="none" w:sz="0" w:space="0" w:color="auto"/>
        <w:bottom w:val="none" w:sz="0" w:space="0" w:color="auto"/>
        <w:right w:val="none" w:sz="0" w:space="0" w:color="auto"/>
      </w:divBdr>
    </w:div>
    <w:div w:id="973565934">
      <w:bodyDiv w:val="1"/>
      <w:marLeft w:val="0"/>
      <w:marRight w:val="0"/>
      <w:marTop w:val="0"/>
      <w:marBottom w:val="0"/>
      <w:divBdr>
        <w:top w:val="none" w:sz="0" w:space="0" w:color="auto"/>
        <w:left w:val="none" w:sz="0" w:space="0" w:color="auto"/>
        <w:bottom w:val="none" w:sz="0" w:space="0" w:color="auto"/>
        <w:right w:val="none" w:sz="0" w:space="0" w:color="auto"/>
      </w:divBdr>
    </w:div>
    <w:div w:id="973676924">
      <w:bodyDiv w:val="1"/>
      <w:marLeft w:val="0"/>
      <w:marRight w:val="0"/>
      <w:marTop w:val="0"/>
      <w:marBottom w:val="0"/>
      <w:divBdr>
        <w:top w:val="none" w:sz="0" w:space="0" w:color="auto"/>
        <w:left w:val="none" w:sz="0" w:space="0" w:color="auto"/>
        <w:bottom w:val="none" w:sz="0" w:space="0" w:color="auto"/>
        <w:right w:val="none" w:sz="0" w:space="0" w:color="auto"/>
      </w:divBdr>
    </w:div>
    <w:div w:id="973872418">
      <w:bodyDiv w:val="1"/>
      <w:marLeft w:val="0"/>
      <w:marRight w:val="0"/>
      <w:marTop w:val="0"/>
      <w:marBottom w:val="0"/>
      <w:divBdr>
        <w:top w:val="none" w:sz="0" w:space="0" w:color="auto"/>
        <w:left w:val="none" w:sz="0" w:space="0" w:color="auto"/>
        <w:bottom w:val="none" w:sz="0" w:space="0" w:color="auto"/>
        <w:right w:val="none" w:sz="0" w:space="0" w:color="auto"/>
      </w:divBdr>
    </w:div>
    <w:div w:id="973945522">
      <w:bodyDiv w:val="1"/>
      <w:marLeft w:val="0"/>
      <w:marRight w:val="0"/>
      <w:marTop w:val="0"/>
      <w:marBottom w:val="0"/>
      <w:divBdr>
        <w:top w:val="none" w:sz="0" w:space="0" w:color="auto"/>
        <w:left w:val="none" w:sz="0" w:space="0" w:color="auto"/>
        <w:bottom w:val="none" w:sz="0" w:space="0" w:color="auto"/>
        <w:right w:val="none" w:sz="0" w:space="0" w:color="auto"/>
      </w:divBdr>
    </w:div>
    <w:div w:id="974214224">
      <w:bodyDiv w:val="1"/>
      <w:marLeft w:val="0"/>
      <w:marRight w:val="0"/>
      <w:marTop w:val="0"/>
      <w:marBottom w:val="0"/>
      <w:divBdr>
        <w:top w:val="none" w:sz="0" w:space="0" w:color="auto"/>
        <w:left w:val="none" w:sz="0" w:space="0" w:color="auto"/>
        <w:bottom w:val="none" w:sz="0" w:space="0" w:color="auto"/>
        <w:right w:val="none" w:sz="0" w:space="0" w:color="auto"/>
      </w:divBdr>
    </w:div>
    <w:div w:id="974216448">
      <w:bodyDiv w:val="1"/>
      <w:marLeft w:val="0"/>
      <w:marRight w:val="0"/>
      <w:marTop w:val="0"/>
      <w:marBottom w:val="0"/>
      <w:divBdr>
        <w:top w:val="none" w:sz="0" w:space="0" w:color="auto"/>
        <w:left w:val="none" w:sz="0" w:space="0" w:color="auto"/>
        <w:bottom w:val="none" w:sz="0" w:space="0" w:color="auto"/>
        <w:right w:val="none" w:sz="0" w:space="0" w:color="auto"/>
      </w:divBdr>
    </w:div>
    <w:div w:id="974674408">
      <w:bodyDiv w:val="1"/>
      <w:marLeft w:val="0"/>
      <w:marRight w:val="0"/>
      <w:marTop w:val="0"/>
      <w:marBottom w:val="0"/>
      <w:divBdr>
        <w:top w:val="none" w:sz="0" w:space="0" w:color="auto"/>
        <w:left w:val="none" w:sz="0" w:space="0" w:color="auto"/>
        <w:bottom w:val="none" w:sz="0" w:space="0" w:color="auto"/>
        <w:right w:val="none" w:sz="0" w:space="0" w:color="auto"/>
      </w:divBdr>
    </w:div>
    <w:div w:id="974682688">
      <w:bodyDiv w:val="1"/>
      <w:marLeft w:val="0"/>
      <w:marRight w:val="0"/>
      <w:marTop w:val="0"/>
      <w:marBottom w:val="0"/>
      <w:divBdr>
        <w:top w:val="none" w:sz="0" w:space="0" w:color="auto"/>
        <w:left w:val="none" w:sz="0" w:space="0" w:color="auto"/>
        <w:bottom w:val="none" w:sz="0" w:space="0" w:color="auto"/>
        <w:right w:val="none" w:sz="0" w:space="0" w:color="auto"/>
      </w:divBdr>
    </w:div>
    <w:div w:id="974994356">
      <w:bodyDiv w:val="1"/>
      <w:marLeft w:val="0"/>
      <w:marRight w:val="0"/>
      <w:marTop w:val="0"/>
      <w:marBottom w:val="0"/>
      <w:divBdr>
        <w:top w:val="none" w:sz="0" w:space="0" w:color="auto"/>
        <w:left w:val="none" w:sz="0" w:space="0" w:color="auto"/>
        <w:bottom w:val="none" w:sz="0" w:space="0" w:color="auto"/>
        <w:right w:val="none" w:sz="0" w:space="0" w:color="auto"/>
      </w:divBdr>
    </w:div>
    <w:div w:id="975137459">
      <w:bodyDiv w:val="1"/>
      <w:marLeft w:val="0"/>
      <w:marRight w:val="0"/>
      <w:marTop w:val="0"/>
      <w:marBottom w:val="0"/>
      <w:divBdr>
        <w:top w:val="none" w:sz="0" w:space="0" w:color="auto"/>
        <w:left w:val="none" w:sz="0" w:space="0" w:color="auto"/>
        <w:bottom w:val="none" w:sz="0" w:space="0" w:color="auto"/>
        <w:right w:val="none" w:sz="0" w:space="0" w:color="auto"/>
      </w:divBdr>
    </w:div>
    <w:div w:id="975141486">
      <w:bodyDiv w:val="1"/>
      <w:marLeft w:val="0"/>
      <w:marRight w:val="0"/>
      <w:marTop w:val="0"/>
      <w:marBottom w:val="0"/>
      <w:divBdr>
        <w:top w:val="none" w:sz="0" w:space="0" w:color="auto"/>
        <w:left w:val="none" w:sz="0" w:space="0" w:color="auto"/>
        <w:bottom w:val="none" w:sz="0" w:space="0" w:color="auto"/>
        <w:right w:val="none" w:sz="0" w:space="0" w:color="auto"/>
      </w:divBdr>
    </w:div>
    <w:div w:id="975186619">
      <w:bodyDiv w:val="1"/>
      <w:marLeft w:val="0"/>
      <w:marRight w:val="0"/>
      <w:marTop w:val="0"/>
      <w:marBottom w:val="0"/>
      <w:divBdr>
        <w:top w:val="none" w:sz="0" w:space="0" w:color="auto"/>
        <w:left w:val="none" w:sz="0" w:space="0" w:color="auto"/>
        <w:bottom w:val="none" w:sz="0" w:space="0" w:color="auto"/>
        <w:right w:val="none" w:sz="0" w:space="0" w:color="auto"/>
      </w:divBdr>
    </w:div>
    <w:div w:id="975372583">
      <w:bodyDiv w:val="1"/>
      <w:marLeft w:val="0"/>
      <w:marRight w:val="0"/>
      <w:marTop w:val="0"/>
      <w:marBottom w:val="0"/>
      <w:divBdr>
        <w:top w:val="none" w:sz="0" w:space="0" w:color="auto"/>
        <w:left w:val="none" w:sz="0" w:space="0" w:color="auto"/>
        <w:bottom w:val="none" w:sz="0" w:space="0" w:color="auto"/>
        <w:right w:val="none" w:sz="0" w:space="0" w:color="auto"/>
      </w:divBdr>
    </w:div>
    <w:div w:id="975404951">
      <w:bodyDiv w:val="1"/>
      <w:marLeft w:val="0"/>
      <w:marRight w:val="0"/>
      <w:marTop w:val="0"/>
      <w:marBottom w:val="0"/>
      <w:divBdr>
        <w:top w:val="none" w:sz="0" w:space="0" w:color="auto"/>
        <w:left w:val="none" w:sz="0" w:space="0" w:color="auto"/>
        <w:bottom w:val="none" w:sz="0" w:space="0" w:color="auto"/>
        <w:right w:val="none" w:sz="0" w:space="0" w:color="auto"/>
      </w:divBdr>
    </w:div>
    <w:div w:id="975449072">
      <w:bodyDiv w:val="1"/>
      <w:marLeft w:val="0"/>
      <w:marRight w:val="0"/>
      <w:marTop w:val="0"/>
      <w:marBottom w:val="0"/>
      <w:divBdr>
        <w:top w:val="none" w:sz="0" w:space="0" w:color="auto"/>
        <w:left w:val="none" w:sz="0" w:space="0" w:color="auto"/>
        <w:bottom w:val="none" w:sz="0" w:space="0" w:color="auto"/>
        <w:right w:val="none" w:sz="0" w:space="0" w:color="auto"/>
      </w:divBdr>
    </w:div>
    <w:div w:id="975641583">
      <w:bodyDiv w:val="1"/>
      <w:marLeft w:val="0"/>
      <w:marRight w:val="0"/>
      <w:marTop w:val="0"/>
      <w:marBottom w:val="0"/>
      <w:divBdr>
        <w:top w:val="none" w:sz="0" w:space="0" w:color="auto"/>
        <w:left w:val="none" w:sz="0" w:space="0" w:color="auto"/>
        <w:bottom w:val="none" w:sz="0" w:space="0" w:color="auto"/>
        <w:right w:val="none" w:sz="0" w:space="0" w:color="auto"/>
      </w:divBdr>
    </w:div>
    <w:div w:id="975765848">
      <w:bodyDiv w:val="1"/>
      <w:marLeft w:val="0"/>
      <w:marRight w:val="0"/>
      <w:marTop w:val="0"/>
      <w:marBottom w:val="0"/>
      <w:divBdr>
        <w:top w:val="none" w:sz="0" w:space="0" w:color="auto"/>
        <w:left w:val="none" w:sz="0" w:space="0" w:color="auto"/>
        <w:bottom w:val="none" w:sz="0" w:space="0" w:color="auto"/>
        <w:right w:val="none" w:sz="0" w:space="0" w:color="auto"/>
      </w:divBdr>
    </w:div>
    <w:div w:id="975984677">
      <w:bodyDiv w:val="1"/>
      <w:marLeft w:val="0"/>
      <w:marRight w:val="0"/>
      <w:marTop w:val="0"/>
      <w:marBottom w:val="0"/>
      <w:divBdr>
        <w:top w:val="none" w:sz="0" w:space="0" w:color="auto"/>
        <w:left w:val="none" w:sz="0" w:space="0" w:color="auto"/>
        <w:bottom w:val="none" w:sz="0" w:space="0" w:color="auto"/>
        <w:right w:val="none" w:sz="0" w:space="0" w:color="auto"/>
      </w:divBdr>
    </w:div>
    <w:div w:id="975990505">
      <w:bodyDiv w:val="1"/>
      <w:marLeft w:val="0"/>
      <w:marRight w:val="0"/>
      <w:marTop w:val="0"/>
      <w:marBottom w:val="0"/>
      <w:divBdr>
        <w:top w:val="none" w:sz="0" w:space="0" w:color="auto"/>
        <w:left w:val="none" w:sz="0" w:space="0" w:color="auto"/>
        <w:bottom w:val="none" w:sz="0" w:space="0" w:color="auto"/>
        <w:right w:val="none" w:sz="0" w:space="0" w:color="auto"/>
      </w:divBdr>
    </w:div>
    <w:div w:id="976109508">
      <w:bodyDiv w:val="1"/>
      <w:marLeft w:val="0"/>
      <w:marRight w:val="0"/>
      <w:marTop w:val="0"/>
      <w:marBottom w:val="0"/>
      <w:divBdr>
        <w:top w:val="none" w:sz="0" w:space="0" w:color="auto"/>
        <w:left w:val="none" w:sz="0" w:space="0" w:color="auto"/>
        <w:bottom w:val="none" w:sz="0" w:space="0" w:color="auto"/>
        <w:right w:val="none" w:sz="0" w:space="0" w:color="auto"/>
      </w:divBdr>
    </w:div>
    <w:div w:id="976181119">
      <w:bodyDiv w:val="1"/>
      <w:marLeft w:val="0"/>
      <w:marRight w:val="0"/>
      <w:marTop w:val="0"/>
      <w:marBottom w:val="0"/>
      <w:divBdr>
        <w:top w:val="none" w:sz="0" w:space="0" w:color="auto"/>
        <w:left w:val="none" w:sz="0" w:space="0" w:color="auto"/>
        <w:bottom w:val="none" w:sz="0" w:space="0" w:color="auto"/>
        <w:right w:val="none" w:sz="0" w:space="0" w:color="auto"/>
      </w:divBdr>
    </w:div>
    <w:div w:id="976181656">
      <w:bodyDiv w:val="1"/>
      <w:marLeft w:val="0"/>
      <w:marRight w:val="0"/>
      <w:marTop w:val="0"/>
      <w:marBottom w:val="0"/>
      <w:divBdr>
        <w:top w:val="none" w:sz="0" w:space="0" w:color="auto"/>
        <w:left w:val="none" w:sz="0" w:space="0" w:color="auto"/>
        <w:bottom w:val="none" w:sz="0" w:space="0" w:color="auto"/>
        <w:right w:val="none" w:sz="0" w:space="0" w:color="auto"/>
      </w:divBdr>
    </w:div>
    <w:div w:id="976182968">
      <w:bodyDiv w:val="1"/>
      <w:marLeft w:val="0"/>
      <w:marRight w:val="0"/>
      <w:marTop w:val="0"/>
      <w:marBottom w:val="0"/>
      <w:divBdr>
        <w:top w:val="none" w:sz="0" w:space="0" w:color="auto"/>
        <w:left w:val="none" w:sz="0" w:space="0" w:color="auto"/>
        <w:bottom w:val="none" w:sz="0" w:space="0" w:color="auto"/>
        <w:right w:val="none" w:sz="0" w:space="0" w:color="auto"/>
      </w:divBdr>
    </w:div>
    <w:div w:id="976452464">
      <w:bodyDiv w:val="1"/>
      <w:marLeft w:val="0"/>
      <w:marRight w:val="0"/>
      <w:marTop w:val="0"/>
      <w:marBottom w:val="0"/>
      <w:divBdr>
        <w:top w:val="none" w:sz="0" w:space="0" w:color="auto"/>
        <w:left w:val="none" w:sz="0" w:space="0" w:color="auto"/>
        <w:bottom w:val="none" w:sz="0" w:space="0" w:color="auto"/>
        <w:right w:val="none" w:sz="0" w:space="0" w:color="auto"/>
      </w:divBdr>
    </w:div>
    <w:div w:id="976492314">
      <w:bodyDiv w:val="1"/>
      <w:marLeft w:val="0"/>
      <w:marRight w:val="0"/>
      <w:marTop w:val="0"/>
      <w:marBottom w:val="0"/>
      <w:divBdr>
        <w:top w:val="none" w:sz="0" w:space="0" w:color="auto"/>
        <w:left w:val="none" w:sz="0" w:space="0" w:color="auto"/>
        <w:bottom w:val="none" w:sz="0" w:space="0" w:color="auto"/>
        <w:right w:val="none" w:sz="0" w:space="0" w:color="auto"/>
      </w:divBdr>
    </w:div>
    <w:div w:id="977221529">
      <w:bodyDiv w:val="1"/>
      <w:marLeft w:val="0"/>
      <w:marRight w:val="0"/>
      <w:marTop w:val="0"/>
      <w:marBottom w:val="0"/>
      <w:divBdr>
        <w:top w:val="none" w:sz="0" w:space="0" w:color="auto"/>
        <w:left w:val="none" w:sz="0" w:space="0" w:color="auto"/>
        <w:bottom w:val="none" w:sz="0" w:space="0" w:color="auto"/>
        <w:right w:val="none" w:sz="0" w:space="0" w:color="auto"/>
      </w:divBdr>
    </w:div>
    <w:div w:id="977304517">
      <w:bodyDiv w:val="1"/>
      <w:marLeft w:val="0"/>
      <w:marRight w:val="0"/>
      <w:marTop w:val="0"/>
      <w:marBottom w:val="0"/>
      <w:divBdr>
        <w:top w:val="none" w:sz="0" w:space="0" w:color="auto"/>
        <w:left w:val="none" w:sz="0" w:space="0" w:color="auto"/>
        <w:bottom w:val="none" w:sz="0" w:space="0" w:color="auto"/>
        <w:right w:val="none" w:sz="0" w:space="0" w:color="auto"/>
      </w:divBdr>
    </w:div>
    <w:div w:id="977340975">
      <w:bodyDiv w:val="1"/>
      <w:marLeft w:val="0"/>
      <w:marRight w:val="0"/>
      <w:marTop w:val="0"/>
      <w:marBottom w:val="0"/>
      <w:divBdr>
        <w:top w:val="none" w:sz="0" w:space="0" w:color="auto"/>
        <w:left w:val="none" w:sz="0" w:space="0" w:color="auto"/>
        <w:bottom w:val="none" w:sz="0" w:space="0" w:color="auto"/>
        <w:right w:val="none" w:sz="0" w:space="0" w:color="auto"/>
      </w:divBdr>
    </w:div>
    <w:div w:id="977418602">
      <w:bodyDiv w:val="1"/>
      <w:marLeft w:val="0"/>
      <w:marRight w:val="0"/>
      <w:marTop w:val="0"/>
      <w:marBottom w:val="0"/>
      <w:divBdr>
        <w:top w:val="none" w:sz="0" w:space="0" w:color="auto"/>
        <w:left w:val="none" w:sz="0" w:space="0" w:color="auto"/>
        <w:bottom w:val="none" w:sz="0" w:space="0" w:color="auto"/>
        <w:right w:val="none" w:sz="0" w:space="0" w:color="auto"/>
      </w:divBdr>
    </w:div>
    <w:div w:id="977801909">
      <w:bodyDiv w:val="1"/>
      <w:marLeft w:val="0"/>
      <w:marRight w:val="0"/>
      <w:marTop w:val="0"/>
      <w:marBottom w:val="0"/>
      <w:divBdr>
        <w:top w:val="none" w:sz="0" w:space="0" w:color="auto"/>
        <w:left w:val="none" w:sz="0" w:space="0" w:color="auto"/>
        <w:bottom w:val="none" w:sz="0" w:space="0" w:color="auto"/>
        <w:right w:val="none" w:sz="0" w:space="0" w:color="auto"/>
      </w:divBdr>
    </w:div>
    <w:div w:id="977808138">
      <w:bodyDiv w:val="1"/>
      <w:marLeft w:val="0"/>
      <w:marRight w:val="0"/>
      <w:marTop w:val="0"/>
      <w:marBottom w:val="0"/>
      <w:divBdr>
        <w:top w:val="none" w:sz="0" w:space="0" w:color="auto"/>
        <w:left w:val="none" w:sz="0" w:space="0" w:color="auto"/>
        <w:bottom w:val="none" w:sz="0" w:space="0" w:color="auto"/>
        <w:right w:val="none" w:sz="0" w:space="0" w:color="auto"/>
      </w:divBdr>
    </w:div>
    <w:div w:id="977882270">
      <w:bodyDiv w:val="1"/>
      <w:marLeft w:val="0"/>
      <w:marRight w:val="0"/>
      <w:marTop w:val="0"/>
      <w:marBottom w:val="0"/>
      <w:divBdr>
        <w:top w:val="none" w:sz="0" w:space="0" w:color="auto"/>
        <w:left w:val="none" w:sz="0" w:space="0" w:color="auto"/>
        <w:bottom w:val="none" w:sz="0" w:space="0" w:color="auto"/>
        <w:right w:val="none" w:sz="0" w:space="0" w:color="auto"/>
      </w:divBdr>
    </w:div>
    <w:div w:id="978070747">
      <w:bodyDiv w:val="1"/>
      <w:marLeft w:val="0"/>
      <w:marRight w:val="0"/>
      <w:marTop w:val="0"/>
      <w:marBottom w:val="0"/>
      <w:divBdr>
        <w:top w:val="none" w:sz="0" w:space="0" w:color="auto"/>
        <w:left w:val="none" w:sz="0" w:space="0" w:color="auto"/>
        <w:bottom w:val="none" w:sz="0" w:space="0" w:color="auto"/>
        <w:right w:val="none" w:sz="0" w:space="0" w:color="auto"/>
      </w:divBdr>
    </w:div>
    <w:div w:id="978145903">
      <w:bodyDiv w:val="1"/>
      <w:marLeft w:val="0"/>
      <w:marRight w:val="0"/>
      <w:marTop w:val="0"/>
      <w:marBottom w:val="0"/>
      <w:divBdr>
        <w:top w:val="none" w:sz="0" w:space="0" w:color="auto"/>
        <w:left w:val="none" w:sz="0" w:space="0" w:color="auto"/>
        <w:bottom w:val="none" w:sz="0" w:space="0" w:color="auto"/>
        <w:right w:val="none" w:sz="0" w:space="0" w:color="auto"/>
      </w:divBdr>
    </w:div>
    <w:div w:id="978219119">
      <w:bodyDiv w:val="1"/>
      <w:marLeft w:val="0"/>
      <w:marRight w:val="0"/>
      <w:marTop w:val="0"/>
      <w:marBottom w:val="0"/>
      <w:divBdr>
        <w:top w:val="none" w:sz="0" w:space="0" w:color="auto"/>
        <w:left w:val="none" w:sz="0" w:space="0" w:color="auto"/>
        <w:bottom w:val="none" w:sz="0" w:space="0" w:color="auto"/>
        <w:right w:val="none" w:sz="0" w:space="0" w:color="auto"/>
      </w:divBdr>
    </w:div>
    <w:div w:id="978730530">
      <w:bodyDiv w:val="1"/>
      <w:marLeft w:val="0"/>
      <w:marRight w:val="0"/>
      <w:marTop w:val="0"/>
      <w:marBottom w:val="0"/>
      <w:divBdr>
        <w:top w:val="none" w:sz="0" w:space="0" w:color="auto"/>
        <w:left w:val="none" w:sz="0" w:space="0" w:color="auto"/>
        <w:bottom w:val="none" w:sz="0" w:space="0" w:color="auto"/>
        <w:right w:val="none" w:sz="0" w:space="0" w:color="auto"/>
      </w:divBdr>
    </w:div>
    <w:div w:id="978918906">
      <w:bodyDiv w:val="1"/>
      <w:marLeft w:val="0"/>
      <w:marRight w:val="0"/>
      <w:marTop w:val="0"/>
      <w:marBottom w:val="0"/>
      <w:divBdr>
        <w:top w:val="none" w:sz="0" w:space="0" w:color="auto"/>
        <w:left w:val="none" w:sz="0" w:space="0" w:color="auto"/>
        <w:bottom w:val="none" w:sz="0" w:space="0" w:color="auto"/>
        <w:right w:val="none" w:sz="0" w:space="0" w:color="auto"/>
      </w:divBdr>
    </w:div>
    <w:div w:id="979269002">
      <w:bodyDiv w:val="1"/>
      <w:marLeft w:val="0"/>
      <w:marRight w:val="0"/>
      <w:marTop w:val="0"/>
      <w:marBottom w:val="0"/>
      <w:divBdr>
        <w:top w:val="none" w:sz="0" w:space="0" w:color="auto"/>
        <w:left w:val="none" w:sz="0" w:space="0" w:color="auto"/>
        <w:bottom w:val="none" w:sz="0" w:space="0" w:color="auto"/>
        <w:right w:val="none" w:sz="0" w:space="0" w:color="auto"/>
      </w:divBdr>
    </w:div>
    <w:div w:id="979304889">
      <w:bodyDiv w:val="1"/>
      <w:marLeft w:val="0"/>
      <w:marRight w:val="0"/>
      <w:marTop w:val="0"/>
      <w:marBottom w:val="0"/>
      <w:divBdr>
        <w:top w:val="none" w:sz="0" w:space="0" w:color="auto"/>
        <w:left w:val="none" w:sz="0" w:space="0" w:color="auto"/>
        <w:bottom w:val="none" w:sz="0" w:space="0" w:color="auto"/>
        <w:right w:val="none" w:sz="0" w:space="0" w:color="auto"/>
      </w:divBdr>
    </w:div>
    <w:div w:id="979723450">
      <w:bodyDiv w:val="1"/>
      <w:marLeft w:val="0"/>
      <w:marRight w:val="0"/>
      <w:marTop w:val="0"/>
      <w:marBottom w:val="0"/>
      <w:divBdr>
        <w:top w:val="none" w:sz="0" w:space="0" w:color="auto"/>
        <w:left w:val="none" w:sz="0" w:space="0" w:color="auto"/>
        <w:bottom w:val="none" w:sz="0" w:space="0" w:color="auto"/>
        <w:right w:val="none" w:sz="0" w:space="0" w:color="auto"/>
      </w:divBdr>
    </w:div>
    <w:div w:id="979842565">
      <w:bodyDiv w:val="1"/>
      <w:marLeft w:val="0"/>
      <w:marRight w:val="0"/>
      <w:marTop w:val="0"/>
      <w:marBottom w:val="0"/>
      <w:divBdr>
        <w:top w:val="none" w:sz="0" w:space="0" w:color="auto"/>
        <w:left w:val="none" w:sz="0" w:space="0" w:color="auto"/>
        <w:bottom w:val="none" w:sz="0" w:space="0" w:color="auto"/>
        <w:right w:val="none" w:sz="0" w:space="0" w:color="auto"/>
      </w:divBdr>
    </w:div>
    <w:div w:id="979843220">
      <w:bodyDiv w:val="1"/>
      <w:marLeft w:val="0"/>
      <w:marRight w:val="0"/>
      <w:marTop w:val="0"/>
      <w:marBottom w:val="0"/>
      <w:divBdr>
        <w:top w:val="none" w:sz="0" w:space="0" w:color="auto"/>
        <w:left w:val="none" w:sz="0" w:space="0" w:color="auto"/>
        <w:bottom w:val="none" w:sz="0" w:space="0" w:color="auto"/>
        <w:right w:val="none" w:sz="0" w:space="0" w:color="auto"/>
      </w:divBdr>
    </w:div>
    <w:div w:id="979919732">
      <w:bodyDiv w:val="1"/>
      <w:marLeft w:val="0"/>
      <w:marRight w:val="0"/>
      <w:marTop w:val="0"/>
      <w:marBottom w:val="0"/>
      <w:divBdr>
        <w:top w:val="none" w:sz="0" w:space="0" w:color="auto"/>
        <w:left w:val="none" w:sz="0" w:space="0" w:color="auto"/>
        <w:bottom w:val="none" w:sz="0" w:space="0" w:color="auto"/>
        <w:right w:val="none" w:sz="0" w:space="0" w:color="auto"/>
      </w:divBdr>
    </w:div>
    <w:div w:id="980036635">
      <w:bodyDiv w:val="1"/>
      <w:marLeft w:val="0"/>
      <w:marRight w:val="0"/>
      <w:marTop w:val="0"/>
      <w:marBottom w:val="0"/>
      <w:divBdr>
        <w:top w:val="none" w:sz="0" w:space="0" w:color="auto"/>
        <w:left w:val="none" w:sz="0" w:space="0" w:color="auto"/>
        <w:bottom w:val="none" w:sz="0" w:space="0" w:color="auto"/>
        <w:right w:val="none" w:sz="0" w:space="0" w:color="auto"/>
      </w:divBdr>
    </w:div>
    <w:div w:id="980184598">
      <w:bodyDiv w:val="1"/>
      <w:marLeft w:val="0"/>
      <w:marRight w:val="0"/>
      <w:marTop w:val="0"/>
      <w:marBottom w:val="0"/>
      <w:divBdr>
        <w:top w:val="none" w:sz="0" w:space="0" w:color="auto"/>
        <w:left w:val="none" w:sz="0" w:space="0" w:color="auto"/>
        <w:bottom w:val="none" w:sz="0" w:space="0" w:color="auto"/>
        <w:right w:val="none" w:sz="0" w:space="0" w:color="auto"/>
      </w:divBdr>
    </w:div>
    <w:div w:id="980619708">
      <w:bodyDiv w:val="1"/>
      <w:marLeft w:val="0"/>
      <w:marRight w:val="0"/>
      <w:marTop w:val="0"/>
      <w:marBottom w:val="0"/>
      <w:divBdr>
        <w:top w:val="none" w:sz="0" w:space="0" w:color="auto"/>
        <w:left w:val="none" w:sz="0" w:space="0" w:color="auto"/>
        <w:bottom w:val="none" w:sz="0" w:space="0" w:color="auto"/>
        <w:right w:val="none" w:sz="0" w:space="0" w:color="auto"/>
      </w:divBdr>
    </w:div>
    <w:div w:id="980621441">
      <w:bodyDiv w:val="1"/>
      <w:marLeft w:val="0"/>
      <w:marRight w:val="0"/>
      <w:marTop w:val="0"/>
      <w:marBottom w:val="0"/>
      <w:divBdr>
        <w:top w:val="none" w:sz="0" w:space="0" w:color="auto"/>
        <w:left w:val="none" w:sz="0" w:space="0" w:color="auto"/>
        <w:bottom w:val="none" w:sz="0" w:space="0" w:color="auto"/>
        <w:right w:val="none" w:sz="0" w:space="0" w:color="auto"/>
      </w:divBdr>
    </w:div>
    <w:div w:id="980695279">
      <w:bodyDiv w:val="1"/>
      <w:marLeft w:val="0"/>
      <w:marRight w:val="0"/>
      <w:marTop w:val="0"/>
      <w:marBottom w:val="0"/>
      <w:divBdr>
        <w:top w:val="none" w:sz="0" w:space="0" w:color="auto"/>
        <w:left w:val="none" w:sz="0" w:space="0" w:color="auto"/>
        <w:bottom w:val="none" w:sz="0" w:space="0" w:color="auto"/>
        <w:right w:val="none" w:sz="0" w:space="0" w:color="auto"/>
      </w:divBdr>
    </w:div>
    <w:div w:id="980889651">
      <w:bodyDiv w:val="1"/>
      <w:marLeft w:val="0"/>
      <w:marRight w:val="0"/>
      <w:marTop w:val="0"/>
      <w:marBottom w:val="0"/>
      <w:divBdr>
        <w:top w:val="none" w:sz="0" w:space="0" w:color="auto"/>
        <w:left w:val="none" w:sz="0" w:space="0" w:color="auto"/>
        <w:bottom w:val="none" w:sz="0" w:space="0" w:color="auto"/>
        <w:right w:val="none" w:sz="0" w:space="0" w:color="auto"/>
      </w:divBdr>
    </w:div>
    <w:div w:id="980960250">
      <w:bodyDiv w:val="1"/>
      <w:marLeft w:val="0"/>
      <w:marRight w:val="0"/>
      <w:marTop w:val="0"/>
      <w:marBottom w:val="0"/>
      <w:divBdr>
        <w:top w:val="none" w:sz="0" w:space="0" w:color="auto"/>
        <w:left w:val="none" w:sz="0" w:space="0" w:color="auto"/>
        <w:bottom w:val="none" w:sz="0" w:space="0" w:color="auto"/>
        <w:right w:val="none" w:sz="0" w:space="0" w:color="auto"/>
      </w:divBdr>
    </w:div>
    <w:div w:id="981037224">
      <w:bodyDiv w:val="1"/>
      <w:marLeft w:val="0"/>
      <w:marRight w:val="0"/>
      <w:marTop w:val="0"/>
      <w:marBottom w:val="0"/>
      <w:divBdr>
        <w:top w:val="none" w:sz="0" w:space="0" w:color="auto"/>
        <w:left w:val="none" w:sz="0" w:space="0" w:color="auto"/>
        <w:bottom w:val="none" w:sz="0" w:space="0" w:color="auto"/>
        <w:right w:val="none" w:sz="0" w:space="0" w:color="auto"/>
      </w:divBdr>
    </w:div>
    <w:div w:id="981467205">
      <w:bodyDiv w:val="1"/>
      <w:marLeft w:val="0"/>
      <w:marRight w:val="0"/>
      <w:marTop w:val="0"/>
      <w:marBottom w:val="0"/>
      <w:divBdr>
        <w:top w:val="none" w:sz="0" w:space="0" w:color="auto"/>
        <w:left w:val="none" w:sz="0" w:space="0" w:color="auto"/>
        <w:bottom w:val="none" w:sz="0" w:space="0" w:color="auto"/>
        <w:right w:val="none" w:sz="0" w:space="0" w:color="auto"/>
      </w:divBdr>
    </w:div>
    <w:div w:id="981469982">
      <w:bodyDiv w:val="1"/>
      <w:marLeft w:val="0"/>
      <w:marRight w:val="0"/>
      <w:marTop w:val="0"/>
      <w:marBottom w:val="0"/>
      <w:divBdr>
        <w:top w:val="none" w:sz="0" w:space="0" w:color="auto"/>
        <w:left w:val="none" w:sz="0" w:space="0" w:color="auto"/>
        <w:bottom w:val="none" w:sz="0" w:space="0" w:color="auto"/>
        <w:right w:val="none" w:sz="0" w:space="0" w:color="auto"/>
      </w:divBdr>
    </w:div>
    <w:div w:id="981546787">
      <w:bodyDiv w:val="1"/>
      <w:marLeft w:val="0"/>
      <w:marRight w:val="0"/>
      <w:marTop w:val="0"/>
      <w:marBottom w:val="0"/>
      <w:divBdr>
        <w:top w:val="none" w:sz="0" w:space="0" w:color="auto"/>
        <w:left w:val="none" w:sz="0" w:space="0" w:color="auto"/>
        <w:bottom w:val="none" w:sz="0" w:space="0" w:color="auto"/>
        <w:right w:val="none" w:sz="0" w:space="0" w:color="auto"/>
      </w:divBdr>
    </w:div>
    <w:div w:id="982007542">
      <w:bodyDiv w:val="1"/>
      <w:marLeft w:val="0"/>
      <w:marRight w:val="0"/>
      <w:marTop w:val="0"/>
      <w:marBottom w:val="0"/>
      <w:divBdr>
        <w:top w:val="none" w:sz="0" w:space="0" w:color="auto"/>
        <w:left w:val="none" w:sz="0" w:space="0" w:color="auto"/>
        <w:bottom w:val="none" w:sz="0" w:space="0" w:color="auto"/>
        <w:right w:val="none" w:sz="0" w:space="0" w:color="auto"/>
      </w:divBdr>
    </w:div>
    <w:div w:id="982542813">
      <w:bodyDiv w:val="1"/>
      <w:marLeft w:val="0"/>
      <w:marRight w:val="0"/>
      <w:marTop w:val="0"/>
      <w:marBottom w:val="0"/>
      <w:divBdr>
        <w:top w:val="none" w:sz="0" w:space="0" w:color="auto"/>
        <w:left w:val="none" w:sz="0" w:space="0" w:color="auto"/>
        <w:bottom w:val="none" w:sz="0" w:space="0" w:color="auto"/>
        <w:right w:val="none" w:sz="0" w:space="0" w:color="auto"/>
      </w:divBdr>
    </w:div>
    <w:div w:id="982658019">
      <w:bodyDiv w:val="1"/>
      <w:marLeft w:val="0"/>
      <w:marRight w:val="0"/>
      <w:marTop w:val="0"/>
      <w:marBottom w:val="0"/>
      <w:divBdr>
        <w:top w:val="none" w:sz="0" w:space="0" w:color="auto"/>
        <w:left w:val="none" w:sz="0" w:space="0" w:color="auto"/>
        <w:bottom w:val="none" w:sz="0" w:space="0" w:color="auto"/>
        <w:right w:val="none" w:sz="0" w:space="0" w:color="auto"/>
      </w:divBdr>
    </w:div>
    <w:div w:id="982808177">
      <w:bodyDiv w:val="1"/>
      <w:marLeft w:val="0"/>
      <w:marRight w:val="0"/>
      <w:marTop w:val="0"/>
      <w:marBottom w:val="0"/>
      <w:divBdr>
        <w:top w:val="none" w:sz="0" w:space="0" w:color="auto"/>
        <w:left w:val="none" w:sz="0" w:space="0" w:color="auto"/>
        <w:bottom w:val="none" w:sz="0" w:space="0" w:color="auto"/>
        <w:right w:val="none" w:sz="0" w:space="0" w:color="auto"/>
      </w:divBdr>
    </w:div>
    <w:div w:id="983000387">
      <w:bodyDiv w:val="1"/>
      <w:marLeft w:val="0"/>
      <w:marRight w:val="0"/>
      <w:marTop w:val="0"/>
      <w:marBottom w:val="0"/>
      <w:divBdr>
        <w:top w:val="none" w:sz="0" w:space="0" w:color="auto"/>
        <w:left w:val="none" w:sz="0" w:space="0" w:color="auto"/>
        <w:bottom w:val="none" w:sz="0" w:space="0" w:color="auto"/>
        <w:right w:val="none" w:sz="0" w:space="0" w:color="auto"/>
      </w:divBdr>
    </w:div>
    <w:div w:id="983045148">
      <w:bodyDiv w:val="1"/>
      <w:marLeft w:val="0"/>
      <w:marRight w:val="0"/>
      <w:marTop w:val="0"/>
      <w:marBottom w:val="0"/>
      <w:divBdr>
        <w:top w:val="none" w:sz="0" w:space="0" w:color="auto"/>
        <w:left w:val="none" w:sz="0" w:space="0" w:color="auto"/>
        <w:bottom w:val="none" w:sz="0" w:space="0" w:color="auto"/>
        <w:right w:val="none" w:sz="0" w:space="0" w:color="auto"/>
      </w:divBdr>
    </w:div>
    <w:div w:id="983116989">
      <w:bodyDiv w:val="1"/>
      <w:marLeft w:val="0"/>
      <w:marRight w:val="0"/>
      <w:marTop w:val="0"/>
      <w:marBottom w:val="0"/>
      <w:divBdr>
        <w:top w:val="none" w:sz="0" w:space="0" w:color="auto"/>
        <w:left w:val="none" w:sz="0" w:space="0" w:color="auto"/>
        <w:bottom w:val="none" w:sz="0" w:space="0" w:color="auto"/>
        <w:right w:val="none" w:sz="0" w:space="0" w:color="auto"/>
      </w:divBdr>
    </w:div>
    <w:div w:id="983242865">
      <w:bodyDiv w:val="1"/>
      <w:marLeft w:val="0"/>
      <w:marRight w:val="0"/>
      <w:marTop w:val="0"/>
      <w:marBottom w:val="0"/>
      <w:divBdr>
        <w:top w:val="none" w:sz="0" w:space="0" w:color="auto"/>
        <w:left w:val="none" w:sz="0" w:space="0" w:color="auto"/>
        <w:bottom w:val="none" w:sz="0" w:space="0" w:color="auto"/>
        <w:right w:val="none" w:sz="0" w:space="0" w:color="auto"/>
      </w:divBdr>
    </w:div>
    <w:div w:id="983311577">
      <w:bodyDiv w:val="1"/>
      <w:marLeft w:val="0"/>
      <w:marRight w:val="0"/>
      <w:marTop w:val="0"/>
      <w:marBottom w:val="0"/>
      <w:divBdr>
        <w:top w:val="none" w:sz="0" w:space="0" w:color="auto"/>
        <w:left w:val="none" w:sz="0" w:space="0" w:color="auto"/>
        <w:bottom w:val="none" w:sz="0" w:space="0" w:color="auto"/>
        <w:right w:val="none" w:sz="0" w:space="0" w:color="auto"/>
      </w:divBdr>
    </w:div>
    <w:div w:id="983703849">
      <w:bodyDiv w:val="1"/>
      <w:marLeft w:val="0"/>
      <w:marRight w:val="0"/>
      <w:marTop w:val="0"/>
      <w:marBottom w:val="0"/>
      <w:divBdr>
        <w:top w:val="none" w:sz="0" w:space="0" w:color="auto"/>
        <w:left w:val="none" w:sz="0" w:space="0" w:color="auto"/>
        <w:bottom w:val="none" w:sz="0" w:space="0" w:color="auto"/>
        <w:right w:val="none" w:sz="0" w:space="0" w:color="auto"/>
      </w:divBdr>
    </w:div>
    <w:div w:id="983851759">
      <w:bodyDiv w:val="1"/>
      <w:marLeft w:val="0"/>
      <w:marRight w:val="0"/>
      <w:marTop w:val="0"/>
      <w:marBottom w:val="0"/>
      <w:divBdr>
        <w:top w:val="none" w:sz="0" w:space="0" w:color="auto"/>
        <w:left w:val="none" w:sz="0" w:space="0" w:color="auto"/>
        <w:bottom w:val="none" w:sz="0" w:space="0" w:color="auto"/>
        <w:right w:val="none" w:sz="0" w:space="0" w:color="auto"/>
      </w:divBdr>
    </w:div>
    <w:div w:id="983967249">
      <w:bodyDiv w:val="1"/>
      <w:marLeft w:val="0"/>
      <w:marRight w:val="0"/>
      <w:marTop w:val="0"/>
      <w:marBottom w:val="0"/>
      <w:divBdr>
        <w:top w:val="none" w:sz="0" w:space="0" w:color="auto"/>
        <w:left w:val="none" w:sz="0" w:space="0" w:color="auto"/>
        <w:bottom w:val="none" w:sz="0" w:space="0" w:color="auto"/>
        <w:right w:val="none" w:sz="0" w:space="0" w:color="auto"/>
      </w:divBdr>
    </w:div>
    <w:div w:id="984042059">
      <w:bodyDiv w:val="1"/>
      <w:marLeft w:val="0"/>
      <w:marRight w:val="0"/>
      <w:marTop w:val="0"/>
      <w:marBottom w:val="0"/>
      <w:divBdr>
        <w:top w:val="none" w:sz="0" w:space="0" w:color="auto"/>
        <w:left w:val="none" w:sz="0" w:space="0" w:color="auto"/>
        <w:bottom w:val="none" w:sz="0" w:space="0" w:color="auto"/>
        <w:right w:val="none" w:sz="0" w:space="0" w:color="auto"/>
      </w:divBdr>
    </w:div>
    <w:div w:id="984119417">
      <w:bodyDiv w:val="1"/>
      <w:marLeft w:val="0"/>
      <w:marRight w:val="0"/>
      <w:marTop w:val="0"/>
      <w:marBottom w:val="0"/>
      <w:divBdr>
        <w:top w:val="none" w:sz="0" w:space="0" w:color="auto"/>
        <w:left w:val="none" w:sz="0" w:space="0" w:color="auto"/>
        <w:bottom w:val="none" w:sz="0" w:space="0" w:color="auto"/>
        <w:right w:val="none" w:sz="0" w:space="0" w:color="auto"/>
      </w:divBdr>
    </w:div>
    <w:div w:id="984159912">
      <w:bodyDiv w:val="1"/>
      <w:marLeft w:val="0"/>
      <w:marRight w:val="0"/>
      <w:marTop w:val="0"/>
      <w:marBottom w:val="0"/>
      <w:divBdr>
        <w:top w:val="none" w:sz="0" w:space="0" w:color="auto"/>
        <w:left w:val="none" w:sz="0" w:space="0" w:color="auto"/>
        <w:bottom w:val="none" w:sz="0" w:space="0" w:color="auto"/>
        <w:right w:val="none" w:sz="0" w:space="0" w:color="auto"/>
      </w:divBdr>
    </w:div>
    <w:div w:id="984161967">
      <w:bodyDiv w:val="1"/>
      <w:marLeft w:val="0"/>
      <w:marRight w:val="0"/>
      <w:marTop w:val="0"/>
      <w:marBottom w:val="0"/>
      <w:divBdr>
        <w:top w:val="none" w:sz="0" w:space="0" w:color="auto"/>
        <w:left w:val="none" w:sz="0" w:space="0" w:color="auto"/>
        <w:bottom w:val="none" w:sz="0" w:space="0" w:color="auto"/>
        <w:right w:val="none" w:sz="0" w:space="0" w:color="auto"/>
      </w:divBdr>
    </w:div>
    <w:div w:id="984823569">
      <w:bodyDiv w:val="1"/>
      <w:marLeft w:val="0"/>
      <w:marRight w:val="0"/>
      <w:marTop w:val="0"/>
      <w:marBottom w:val="0"/>
      <w:divBdr>
        <w:top w:val="none" w:sz="0" w:space="0" w:color="auto"/>
        <w:left w:val="none" w:sz="0" w:space="0" w:color="auto"/>
        <w:bottom w:val="none" w:sz="0" w:space="0" w:color="auto"/>
        <w:right w:val="none" w:sz="0" w:space="0" w:color="auto"/>
      </w:divBdr>
    </w:div>
    <w:div w:id="984967862">
      <w:bodyDiv w:val="1"/>
      <w:marLeft w:val="0"/>
      <w:marRight w:val="0"/>
      <w:marTop w:val="0"/>
      <w:marBottom w:val="0"/>
      <w:divBdr>
        <w:top w:val="none" w:sz="0" w:space="0" w:color="auto"/>
        <w:left w:val="none" w:sz="0" w:space="0" w:color="auto"/>
        <w:bottom w:val="none" w:sz="0" w:space="0" w:color="auto"/>
        <w:right w:val="none" w:sz="0" w:space="0" w:color="auto"/>
      </w:divBdr>
    </w:div>
    <w:div w:id="985009311">
      <w:bodyDiv w:val="1"/>
      <w:marLeft w:val="0"/>
      <w:marRight w:val="0"/>
      <w:marTop w:val="0"/>
      <w:marBottom w:val="0"/>
      <w:divBdr>
        <w:top w:val="none" w:sz="0" w:space="0" w:color="auto"/>
        <w:left w:val="none" w:sz="0" w:space="0" w:color="auto"/>
        <w:bottom w:val="none" w:sz="0" w:space="0" w:color="auto"/>
        <w:right w:val="none" w:sz="0" w:space="0" w:color="auto"/>
      </w:divBdr>
    </w:div>
    <w:div w:id="985011776">
      <w:bodyDiv w:val="1"/>
      <w:marLeft w:val="0"/>
      <w:marRight w:val="0"/>
      <w:marTop w:val="0"/>
      <w:marBottom w:val="0"/>
      <w:divBdr>
        <w:top w:val="none" w:sz="0" w:space="0" w:color="auto"/>
        <w:left w:val="none" w:sz="0" w:space="0" w:color="auto"/>
        <w:bottom w:val="none" w:sz="0" w:space="0" w:color="auto"/>
        <w:right w:val="none" w:sz="0" w:space="0" w:color="auto"/>
      </w:divBdr>
    </w:div>
    <w:div w:id="985013500">
      <w:bodyDiv w:val="1"/>
      <w:marLeft w:val="0"/>
      <w:marRight w:val="0"/>
      <w:marTop w:val="0"/>
      <w:marBottom w:val="0"/>
      <w:divBdr>
        <w:top w:val="none" w:sz="0" w:space="0" w:color="auto"/>
        <w:left w:val="none" w:sz="0" w:space="0" w:color="auto"/>
        <w:bottom w:val="none" w:sz="0" w:space="0" w:color="auto"/>
        <w:right w:val="none" w:sz="0" w:space="0" w:color="auto"/>
      </w:divBdr>
    </w:div>
    <w:div w:id="985089658">
      <w:bodyDiv w:val="1"/>
      <w:marLeft w:val="0"/>
      <w:marRight w:val="0"/>
      <w:marTop w:val="0"/>
      <w:marBottom w:val="0"/>
      <w:divBdr>
        <w:top w:val="none" w:sz="0" w:space="0" w:color="auto"/>
        <w:left w:val="none" w:sz="0" w:space="0" w:color="auto"/>
        <w:bottom w:val="none" w:sz="0" w:space="0" w:color="auto"/>
        <w:right w:val="none" w:sz="0" w:space="0" w:color="auto"/>
      </w:divBdr>
    </w:div>
    <w:div w:id="985162396">
      <w:bodyDiv w:val="1"/>
      <w:marLeft w:val="0"/>
      <w:marRight w:val="0"/>
      <w:marTop w:val="0"/>
      <w:marBottom w:val="0"/>
      <w:divBdr>
        <w:top w:val="none" w:sz="0" w:space="0" w:color="auto"/>
        <w:left w:val="none" w:sz="0" w:space="0" w:color="auto"/>
        <w:bottom w:val="none" w:sz="0" w:space="0" w:color="auto"/>
        <w:right w:val="none" w:sz="0" w:space="0" w:color="auto"/>
      </w:divBdr>
    </w:div>
    <w:div w:id="985469389">
      <w:bodyDiv w:val="1"/>
      <w:marLeft w:val="0"/>
      <w:marRight w:val="0"/>
      <w:marTop w:val="0"/>
      <w:marBottom w:val="0"/>
      <w:divBdr>
        <w:top w:val="none" w:sz="0" w:space="0" w:color="auto"/>
        <w:left w:val="none" w:sz="0" w:space="0" w:color="auto"/>
        <w:bottom w:val="none" w:sz="0" w:space="0" w:color="auto"/>
        <w:right w:val="none" w:sz="0" w:space="0" w:color="auto"/>
      </w:divBdr>
    </w:div>
    <w:div w:id="985472003">
      <w:bodyDiv w:val="1"/>
      <w:marLeft w:val="0"/>
      <w:marRight w:val="0"/>
      <w:marTop w:val="0"/>
      <w:marBottom w:val="0"/>
      <w:divBdr>
        <w:top w:val="none" w:sz="0" w:space="0" w:color="auto"/>
        <w:left w:val="none" w:sz="0" w:space="0" w:color="auto"/>
        <w:bottom w:val="none" w:sz="0" w:space="0" w:color="auto"/>
        <w:right w:val="none" w:sz="0" w:space="0" w:color="auto"/>
      </w:divBdr>
    </w:div>
    <w:div w:id="985477390">
      <w:bodyDiv w:val="1"/>
      <w:marLeft w:val="0"/>
      <w:marRight w:val="0"/>
      <w:marTop w:val="0"/>
      <w:marBottom w:val="0"/>
      <w:divBdr>
        <w:top w:val="none" w:sz="0" w:space="0" w:color="auto"/>
        <w:left w:val="none" w:sz="0" w:space="0" w:color="auto"/>
        <w:bottom w:val="none" w:sz="0" w:space="0" w:color="auto"/>
        <w:right w:val="none" w:sz="0" w:space="0" w:color="auto"/>
      </w:divBdr>
    </w:div>
    <w:div w:id="985672155">
      <w:bodyDiv w:val="1"/>
      <w:marLeft w:val="0"/>
      <w:marRight w:val="0"/>
      <w:marTop w:val="0"/>
      <w:marBottom w:val="0"/>
      <w:divBdr>
        <w:top w:val="none" w:sz="0" w:space="0" w:color="auto"/>
        <w:left w:val="none" w:sz="0" w:space="0" w:color="auto"/>
        <w:bottom w:val="none" w:sz="0" w:space="0" w:color="auto"/>
        <w:right w:val="none" w:sz="0" w:space="0" w:color="auto"/>
      </w:divBdr>
    </w:div>
    <w:div w:id="985745583">
      <w:bodyDiv w:val="1"/>
      <w:marLeft w:val="0"/>
      <w:marRight w:val="0"/>
      <w:marTop w:val="0"/>
      <w:marBottom w:val="0"/>
      <w:divBdr>
        <w:top w:val="none" w:sz="0" w:space="0" w:color="auto"/>
        <w:left w:val="none" w:sz="0" w:space="0" w:color="auto"/>
        <w:bottom w:val="none" w:sz="0" w:space="0" w:color="auto"/>
        <w:right w:val="none" w:sz="0" w:space="0" w:color="auto"/>
      </w:divBdr>
    </w:div>
    <w:div w:id="985818805">
      <w:bodyDiv w:val="1"/>
      <w:marLeft w:val="0"/>
      <w:marRight w:val="0"/>
      <w:marTop w:val="0"/>
      <w:marBottom w:val="0"/>
      <w:divBdr>
        <w:top w:val="none" w:sz="0" w:space="0" w:color="auto"/>
        <w:left w:val="none" w:sz="0" w:space="0" w:color="auto"/>
        <w:bottom w:val="none" w:sz="0" w:space="0" w:color="auto"/>
        <w:right w:val="none" w:sz="0" w:space="0" w:color="auto"/>
      </w:divBdr>
    </w:div>
    <w:div w:id="985865315">
      <w:bodyDiv w:val="1"/>
      <w:marLeft w:val="0"/>
      <w:marRight w:val="0"/>
      <w:marTop w:val="0"/>
      <w:marBottom w:val="0"/>
      <w:divBdr>
        <w:top w:val="none" w:sz="0" w:space="0" w:color="auto"/>
        <w:left w:val="none" w:sz="0" w:space="0" w:color="auto"/>
        <w:bottom w:val="none" w:sz="0" w:space="0" w:color="auto"/>
        <w:right w:val="none" w:sz="0" w:space="0" w:color="auto"/>
      </w:divBdr>
    </w:div>
    <w:div w:id="985889225">
      <w:bodyDiv w:val="1"/>
      <w:marLeft w:val="0"/>
      <w:marRight w:val="0"/>
      <w:marTop w:val="0"/>
      <w:marBottom w:val="0"/>
      <w:divBdr>
        <w:top w:val="none" w:sz="0" w:space="0" w:color="auto"/>
        <w:left w:val="none" w:sz="0" w:space="0" w:color="auto"/>
        <w:bottom w:val="none" w:sz="0" w:space="0" w:color="auto"/>
        <w:right w:val="none" w:sz="0" w:space="0" w:color="auto"/>
      </w:divBdr>
    </w:div>
    <w:div w:id="985938189">
      <w:bodyDiv w:val="1"/>
      <w:marLeft w:val="0"/>
      <w:marRight w:val="0"/>
      <w:marTop w:val="0"/>
      <w:marBottom w:val="0"/>
      <w:divBdr>
        <w:top w:val="none" w:sz="0" w:space="0" w:color="auto"/>
        <w:left w:val="none" w:sz="0" w:space="0" w:color="auto"/>
        <w:bottom w:val="none" w:sz="0" w:space="0" w:color="auto"/>
        <w:right w:val="none" w:sz="0" w:space="0" w:color="auto"/>
      </w:divBdr>
    </w:div>
    <w:div w:id="985940048">
      <w:bodyDiv w:val="1"/>
      <w:marLeft w:val="0"/>
      <w:marRight w:val="0"/>
      <w:marTop w:val="0"/>
      <w:marBottom w:val="0"/>
      <w:divBdr>
        <w:top w:val="none" w:sz="0" w:space="0" w:color="auto"/>
        <w:left w:val="none" w:sz="0" w:space="0" w:color="auto"/>
        <w:bottom w:val="none" w:sz="0" w:space="0" w:color="auto"/>
        <w:right w:val="none" w:sz="0" w:space="0" w:color="auto"/>
      </w:divBdr>
    </w:div>
    <w:div w:id="986055335">
      <w:bodyDiv w:val="1"/>
      <w:marLeft w:val="0"/>
      <w:marRight w:val="0"/>
      <w:marTop w:val="0"/>
      <w:marBottom w:val="0"/>
      <w:divBdr>
        <w:top w:val="none" w:sz="0" w:space="0" w:color="auto"/>
        <w:left w:val="none" w:sz="0" w:space="0" w:color="auto"/>
        <w:bottom w:val="none" w:sz="0" w:space="0" w:color="auto"/>
        <w:right w:val="none" w:sz="0" w:space="0" w:color="auto"/>
      </w:divBdr>
    </w:div>
    <w:div w:id="986084678">
      <w:bodyDiv w:val="1"/>
      <w:marLeft w:val="0"/>
      <w:marRight w:val="0"/>
      <w:marTop w:val="0"/>
      <w:marBottom w:val="0"/>
      <w:divBdr>
        <w:top w:val="none" w:sz="0" w:space="0" w:color="auto"/>
        <w:left w:val="none" w:sz="0" w:space="0" w:color="auto"/>
        <w:bottom w:val="none" w:sz="0" w:space="0" w:color="auto"/>
        <w:right w:val="none" w:sz="0" w:space="0" w:color="auto"/>
      </w:divBdr>
    </w:div>
    <w:div w:id="986204794">
      <w:bodyDiv w:val="1"/>
      <w:marLeft w:val="0"/>
      <w:marRight w:val="0"/>
      <w:marTop w:val="0"/>
      <w:marBottom w:val="0"/>
      <w:divBdr>
        <w:top w:val="none" w:sz="0" w:space="0" w:color="auto"/>
        <w:left w:val="none" w:sz="0" w:space="0" w:color="auto"/>
        <w:bottom w:val="none" w:sz="0" w:space="0" w:color="auto"/>
        <w:right w:val="none" w:sz="0" w:space="0" w:color="auto"/>
      </w:divBdr>
    </w:div>
    <w:div w:id="986252284">
      <w:bodyDiv w:val="1"/>
      <w:marLeft w:val="0"/>
      <w:marRight w:val="0"/>
      <w:marTop w:val="0"/>
      <w:marBottom w:val="0"/>
      <w:divBdr>
        <w:top w:val="none" w:sz="0" w:space="0" w:color="auto"/>
        <w:left w:val="none" w:sz="0" w:space="0" w:color="auto"/>
        <w:bottom w:val="none" w:sz="0" w:space="0" w:color="auto"/>
        <w:right w:val="none" w:sz="0" w:space="0" w:color="auto"/>
      </w:divBdr>
    </w:div>
    <w:div w:id="986279547">
      <w:bodyDiv w:val="1"/>
      <w:marLeft w:val="0"/>
      <w:marRight w:val="0"/>
      <w:marTop w:val="0"/>
      <w:marBottom w:val="0"/>
      <w:divBdr>
        <w:top w:val="none" w:sz="0" w:space="0" w:color="auto"/>
        <w:left w:val="none" w:sz="0" w:space="0" w:color="auto"/>
        <w:bottom w:val="none" w:sz="0" w:space="0" w:color="auto"/>
        <w:right w:val="none" w:sz="0" w:space="0" w:color="auto"/>
      </w:divBdr>
    </w:div>
    <w:div w:id="986468650">
      <w:bodyDiv w:val="1"/>
      <w:marLeft w:val="0"/>
      <w:marRight w:val="0"/>
      <w:marTop w:val="0"/>
      <w:marBottom w:val="0"/>
      <w:divBdr>
        <w:top w:val="none" w:sz="0" w:space="0" w:color="auto"/>
        <w:left w:val="none" w:sz="0" w:space="0" w:color="auto"/>
        <w:bottom w:val="none" w:sz="0" w:space="0" w:color="auto"/>
        <w:right w:val="none" w:sz="0" w:space="0" w:color="auto"/>
      </w:divBdr>
    </w:div>
    <w:div w:id="986514394">
      <w:bodyDiv w:val="1"/>
      <w:marLeft w:val="0"/>
      <w:marRight w:val="0"/>
      <w:marTop w:val="0"/>
      <w:marBottom w:val="0"/>
      <w:divBdr>
        <w:top w:val="none" w:sz="0" w:space="0" w:color="auto"/>
        <w:left w:val="none" w:sz="0" w:space="0" w:color="auto"/>
        <w:bottom w:val="none" w:sz="0" w:space="0" w:color="auto"/>
        <w:right w:val="none" w:sz="0" w:space="0" w:color="auto"/>
      </w:divBdr>
    </w:div>
    <w:div w:id="986670536">
      <w:bodyDiv w:val="1"/>
      <w:marLeft w:val="0"/>
      <w:marRight w:val="0"/>
      <w:marTop w:val="0"/>
      <w:marBottom w:val="0"/>
      <w:divBdr>
        <w:top w:val="none" w:sz="0" w:space="0" w:color="auto"/>
        <w:left w:val="none" w:sz="0" w:space="0" w:color="auto"/>
        <w:bottom w:val="none" w:sz="0" w:space="0" w:color="auto"/>
        <w:right w:val="none" w:sz="0" w:space="0" w:color="auto"/>
      </w:divBdr>
    </w:div>
    <w:div w:id="986783987">
      <w:bodyDiv w:val="1"/>
      <w:marLeft w:val="0"/>
      <w:marRight w:val="0"/>
      <w:marTop w:val="0"/>
      <w:marBottom w:val="0"/>
      <w:divBdr>
        <w:top w:val="none" w:sz="0" w:space="0" w:color="auto"/>
        <w:left w:val="none" w:sz="0" w:space="0" w:color="auto"/>
        <w:bottom w:val="none" w:sz="0" w:space="0" w:color="auto"/>
        <w:right w:val="none" w:sz="0" w:space="0" w:color="auto"/>
      </w:divBdr>
    </w:div>
    <w:div w:id="986976185">
      <w:bodyDiv w:val="1"/>
      <w:marLeft w:val="0"/>
      <w:marRight w:val="0"/>
      <w:marTop w:val="0"/>
      <w:marBottom w:val="0"/>
      <w:divBdr>
        <w:top w:val="none" w:sz="0" w:space="0" w:color="auto"/>
        <w:left w:val="none" w:sz="0" w:space="0" w:color="auto"/>
        <w:bottom w:val="none" w:sz="0" w:space="0" w:color="auto"/>
        <w:right w:val="none" w:sz="0" w:space="0" w:color="auto"/>
      </w:divBdr>
    </w:div>
    <w:div w:id="986977794">
      <w:bodyDiv w:val="1"/>
      <w:marLeft w:val="0"/>
      <w:marRight w:val="0"/>
      <w:marTop w:val="0"/>
      <w:marBottom w:val="0"/>
      <w:divBdr>
        <w:top w:val="none" w:sz="0" w:space="0" w:color="auto"/>
        <w:left w:val="none" w:sz="0" w:space="0" w:color="auto"/>
        <w:bottom w:val="none" w:sz="0" w:space="0" w:color="auto"/>
        <w:right w:val="none" w:sz="0" w:space="0" w:color="auto"/>
      </w:divBdr>
    </w:div>
    <w:div w:id="986981796">
      <w:bodyDiv w:val="1"/>
      <w:marLeft w:val="0"/>
      <w:marRight w:val="0"/>
      <w:marTop w:val="0"/>
      <w:marBottom w:val="0"/>
      <w:divBdr>
        <w:top w:val="none" w:sz="0" w:space="0" w:color="auto"/>
        <w:left w:val="none" w:sz="0" w:space="0" w:color="auto"/>
        <w:bottom w:val="none" w:sz="0" w:space="0" w:color="auto"/>
        <w:right w:val="none" w:sz="0" w:space="0" w:color="auto"/>
      </w:divBdr>
    </w:div>
    <w:div w:id="987168898">
      <w:bodyDiv w:val="1"/>
      <w:marLeft w:val="0"/>
      <w:marRight w:val="0"/>
      <w:marTop w:val="0"/>
      <w:marBottom w:val="0"/>
      <w:divBdr>
        <w:top w:val="none" w:sz="0" w:space="0" w:color="auto"/>
        <w:left w:val="none" w:sz="0" w:space="0" w:color="auto"/>
        <w:bottom w:val="none" w:sz="0" w:space="0" w:color="auto"/>
        <w:right w:val="none" w:sz="0" w:space="0" w:color="auto"/>
      </w:divBdr>
    </w:div>
    <w:div w:id="987171079">
      <w:bodyDiv w:val="1"/>
      <w:marLeft w:val="0"/>
      <w:marRight w:val="0"/>
      <w:marTop w:val="0"/>
      <w:marBottom w:val="0"/>
      <w:divBdr>
        <w:top w:val="none" w:sz="0" w:space="0" w:color="auto"/>
        <w:left w:val="none" w:sz="0" w:space="0" w:color="auto"/>
        <w:bottom w:val="none" w:sz="0" w:space="0" w:color="auto"/>
        <w:right w:val="none" w:sz="0" w:space="0" w:color="auto"/>
      </w:divBdr>
    </w:div>
    <w:div w:id="987392572">
      <w:bodyDiv w:val="1"/>
      <w:marLeft w:val="0"/>
      <w:marRight w:val="0"/>
      <w:marTop w:val="0"/>
      <w:marBottom w:val="0"/>
      <w:divBdr>
        <w:top w:val="none" w:sz="0" w:space="0" w:color="auto"/>
        <w:left w:val="none" w:sz="0" w:space="0" w:color="auto"/>
        <w:bottom w:val="none" w:sz="0" w:space="0" w:color="auto"/>
        <w:right w:val="none" w:sz="0" w:space="0" w:color="auto"/>
      </w:divBdr>
    </w:div>
    <w:div w:id="987708822">
      <w:bodyDiv w:val="1"/>
      <w:marLeft w:val="0"/>
      <w:marRight w:val="0"/>
      <w:marTop w:val="0"/>
      <w:marBottom w:val="0"/>
      <w:divBdr>
        <w:top w:val="none" w:sz="0" w:space="0" w:color="auto"/>
        <w:left w:val="none" w:sz="0" w:space="0" w:color="auto"/>
        <w:bottom w:val="none" w:sz="0" w:space="0" w:color="auto"/>
        <w:right w:val="none" w:sz="0" w:space="0" w:color="auto"/>
      </w:divBdr>
    </w:div>
    <w:div w:id="987712420">
      <w:bodyDiv w:val="1"/>
      <w:marLeft w:val="0"/>
      <w:marRight w:val="0"/>
      <w:marTop w:val="0"/>
      <w:marBottom w:val="0"/>
      <w:divBdr>
        <w:top w:val="none" w:sz="0" w:space="0" w:color="auto"/>
        <w:left w:val="none" w:sz="0" w:space="0" w:color="auto"/>
        <w:bottom w:val="none" w:sz="0" w:space="0" w:color="auto"/>
        <w:right w:val="none" w:sz="0" w:space="0" w:color="auto"/>
      </w:divBdr>
    </w:div>
    <w:div w:id="987897258">
      <w:bodyDiv w:val="1"/>
      <w:marLeft w:val="0"/>
      <w:marRight w:val="0"/>
      <w:marTop w:val="0"/>
      <w:marBottom w:val="0"/>
      <w:divBdr>
        <w:top w:val="none" w:sz="0" w:space="0" w:color="auto"/>
        <w:left w:val="none" w:sz="0" w:space="0" w:color="auto"/>
        <w:bottom w:val="none" w:sz="0" w:space="0" w:color="auto"/>
        <w:right w:val="none" w:sz="0" w:space="0" w:color="auto"/>
      </w:divBdr>
    </w:div>
    <w:div w:id="988020911">
      <w:bodyDiv w:val="1"/>
      <w:marLeft w:val="0"/>
      <w:marRight w:val="0"/>
      <w:marTop w:val="0"/>
      <w:marBottom w:val="0"/>
      <w:divBdr>
        <w:top w:val="none" w:sz="0" w:space="0" w:color="auto"/>
        <w:left w:val="none" w:sz="0" w:space="0" w:color="auto"/>
        <w:bottom w:val="none" w:sz="0" w:space="0" w:color="auto"/>
        <w:right w:val="none" w:sz="0" w:space="0" w:color="auto"/>
      </w:divBdr>
    </w:div>
    <w:div w:id="988048814">
      <w:bodyDiv w:val="1"/>
      <w:marLeft w:val="0"/>
      <w:marRight w:val="0"/>
      <w:marTop w:val="0"/>
      <w:marBottom w:val="0"/>
      <w:divBdr>
        <w:top w:val="none" w:sz="0" w:space="0" w:color="auto"/>
        <w:left w:val="none" w:sz="0" w:space="0" w:color="auto"/>
        <w:bottom w:val="none" w:sz="0" w:space="0" w:color="auto"/>
        <w:right w:val="none" w:sz="0" w:space="0" w:color="auto"/>
      </w:divBdr>
    </w:div>
    <w:div w:id="988165865">
      <w:bodyDiv w:val="1"/>
      <w:marLeft w:val="0"/>
      <w:marRight w:val="0"/>
      <w:marTop w:val="0"/>
      <w:marBottom w:val="0"/>
      <w:divBdr>
        <w:top w:val="none" w:sz="0" w:space="0" w:color="auto"/>
        <w:left w:val="none" w:sz="0" w:space="0" w:color="auto"/>
        <w:bottom w:val="none" w:sz="0" w:space="0" w:color="auto"/>
        <w:right w:val="none" w:sz="0" w:space="0" w:color="auto"/>
      </w:divBdr>
    </w:div>
    <w:div w:id="988249731">
      <w:bodyDiv w:val="1"/>
      <w:marLeft w:val="0"/>
      <w:marRight w:val="0"/>
      <w:marTop w:val="0"/>
      <w:marBottom w:val="0"/>
      <w:divBdr>
        <w:top w:val="none" w:sz="0" w:space="0" w:color="auto"/>
        <w:left w:val="none" w:sz="0" w:space="0" w:color="auto"/>
        <w:bottom w:val="none" w:sz="0" w:space="0" w:color="auto"/>
        <w:right w:val="none" w:sz="0" w:space="0" w:color="auto"/>
      </w:divBdr>
    </w:div>
    <w:div w:id="988362862">
      <w:bodyDiv w:val="1"/>
      <w:marLeft w:val="0"/>
      <w:marRight w:val="0"/>
      <w:marTop w:val="0"/>
      <w:marBottom w:val="0"/>
      <w:divBdr>
        <w:top w:val="none" w:sz="0" w:space="0" w:color="auto"/>
        <w:left w:val="none" w:sz="0" w:space="0" w:color="auto"/>
        <w:bottom w:val="none" w:sz="0" w:space="0" w:color="auto"/>
        <w:right w:val="none" w:sz="0" w:space="0" w:color="auto"/>
      </w:divBdr>
    </w:div>
    <w:div w:id="988434813">
      <w:bodyDiv w:val="1"/>
      <w:marLeft w:val="0"/>
      <w:marRight w:val="0"/>
      <w:marTop w:val="0"/>
      <w:marBottom w:val="0"/>
      <w:divBdr>
        <w:top w:val="none" w:sz="0" w:space="0" w:color="auto"/>
        <w:left w:val="none" w:sz="0" w:space="0" w:color="auto"/>
        <w:bottom w:val="none" w:sz="0" w:space="0" w:color="auto"/>
        <w:right w:val="none" w:sz="0" w:space="0" w:color="auto"/>
      </w:divBdr>
    </w:div>
    <w:div w:id="988486118">
      <w:bodyDiv w:val="1"/>
      <w:marLeft w:val="0"/>
      <w:marRight w:val="0"/>
      <w:marTop w:val="0"/>
      <w:marBottom w:val="0"/>
      <w:divBdr>
        <w:top w:val="none" w:sz="0" w:space="0" w:color="auto"/>
        <w:left w:val="none" w:sz="0" w:space="0" w:color="auto"/>
        <w:bottom w:val="none" w:sz="0" w:space="0" w:color="auto"/>
        <w:right w:val="none" w:sz="0" w:space="0" w:color="auto"/>
      </w:divBdr>
    </w:div>
    <w:div w:id="988510109">
      <w:bodyDiv w:val="1"/>
      <w:marLeft w:val="0"/>
      <w:marRight w:val="0"/>
      <w:marTop w:val="0"/>
      <w:marBottom w:val="0"/>
      <w:divBdr>
        <w:top w:val="none" w:sz="0" w:space="0" w:color="auto"/>
        <w:left w:val="none" w:sz="0" w:space="0" w:color="auto"/>
        <w:bottom w:val="none" w:sz="0" w:space="0" w:color="auto"/>
        <w:right w:val="none" w:sz="0" w:space="0" w:color="auto"/>
      </w:divBdr>
    </w:div>
    <w:div w:id="988707937">
      <w:bodyDiv w:val="1"/>
      <w:marLeft w:val="0"/>
      <w:marRight w:val="0"/>
      <w:marTop w:val="0"/>
      <w:marBottom w:val="0"/>
      <w:divBdr>
        <w:top w:val="none" w:sz="0" w:space="0" w:color="auto"/>
        <w:left w:val="none" w:sz="0" w:space="0" w:color="auto"/>
        <w:bottom w:val="none" w:sz="0" w:space="0" w:color="auto"/>
        <w:right w:val="none" w:sz="0" w:space="0" w:color="auto"/>
      </w:divBdr>
    </w:div>
    <w:div w:id="988753880">
      <w:bodyDiv w:val="1"/>
      <w:marLeft w:val="0"/>
      <w:marRight w:val="0"/>
      <w:marTop w:val="0"/>
      <w:marBottom w:val="0"/>
      <w:divBdr>
        <w:top w:val="none" w:sz="0" w:space="0" w:color="auto"/>
        <w:left w:val="none" w:sz="0" w:space="0" w:color="auto"/>
        <w:bottom w:val="none" w:sz="0" w:space="0" w:color="auto"/>
        <w:right w:val="none" w:sz="0" w:space="0" w:color="auto"/>
      </w:divBdr>
    </w:div>
    <w:div w:id="988939554">
      <w:bodyDiv w:val="1"/>
      <w:marLeft w:val="0"/>
      <w:marRight w:val="0"/>
      <w:marTop w:val="0"/>
      <w:marBottom w:val="0"/>
      <w:divBdr>
        <w:top w:val="none" w:sz="0" w:space="0" w:color="auto"/>
        <w:left w:val="none" w:sz="0" w:space="0" w:color="auto"/>
        <w:bottom w:val="none" w:sz="0" w:space="0" w:color="auto"/>
        <w:right w:val="none" w:sz="0" w:space="0" w:color="auto"/>
      </w:divBdr>
    </w:div>
    <w:div w:id="989137593">
      <w:bodyDiv w:val="1"/>
      <w:marLeft w:val="0"/>
      <w:marRight w:val="0"/>
      <w:marTop w:val="0"/>
      <w:marBottom w:val="0"/>
      <w:divBdr>
        <w:top w:val="none" w:sz="0" w:space="0" w:color="auto"/>
        <w:left w:val="none" w:sz="0" w:space="0" w:color="auto"/>
        <w:bottom w:val="none" w:sz="0" w:space="0" w:color="auto"/>
        <w:right w:val="none" w:sz="0" w:space="0" w:color="auto"/>
      </w:divBdr>
    </w:div>
    <w:div w:id="989213117">
      <w:bodyDiv w:val="1"/>
      <w:marLeft w:val="0"/>
      <w:marRight w:val="0"/>
      <w:marTop w:val="0"/>
      <w:marBottom w:val="0"/>
      <w:divBdr>
        <w:top w:val="none" w:sz="0" w:space="0" w:color="auto"/>
        <w:left w:val="none" w:sz="0" w:space="0" w:color="auto"/>
        <w:bottom w:val="none" w:sz="0" w:space="0" w:color="auto"/>
        <w:right w:val="none" w:sz="0" w:space="0" w:color="auto"/>
      </w:divBdr>
    </w:div>
    <w:div w:id="989215631">
      <w:bodyDiv w:val="1"/>
      <w:marLeft w:val="0"/>
      <w:marRight w:val="0"/>
      <w:marTop w:val="0"/>
      <w:marBottom w:val="0"/>
      <w:divBdr>
        <w:top w:val="none" w:sz="0" w:space="0" w:color="auto"/>
        <w:left w:val="none" w:sz="0" w:space="0" w:color="auto"/>
        <w:bottom w:val="none" w:sz="0" w:space="0" w:color="auto"/>
        <w:right w:val="none" w:sz="0" w:space="0" w:color="auto"/>
      </w:divBdr>
    </w:div>
    <w:div w:id="989284254">
      <w:bodyDiv w:val="1"/>
      <w:marLeft w:val="0"/>
      <w:marRight w:val="0"/>
      <w:marTop w:val="0"/>
      <w:marBottom w:val="0"/>
      <w:divBdr>
        <w:top w:val="none" w:sz="0" w:space="0" w:color="auto"/>
        <w:left w:val="none" w:sz="0" w:space="0" w:color="auto"/>
        <w:bottom w:val="none" w:sz="0" w:space="0" w:color="auto"/>
        <w:right w:val="none" w:sz="0" w:space="0" w:color="auto"/>
      </w:divBdr>
    </w:div>
    <w:div w:id="989285704">
      <w:bodyDiv w:val="1"/>
      <w:marLeft w:val="0"/>
      <w:marRight w:val="0"/>
      <w:marTop w:val="0"/>
      <w:marBottom w:val="0"/>
      <w:divBdr>
        <w:top w:val="none" w:sz="0" w:space="0" w:color="auto"/>
        <w:left w:val="none" w:sz="0" w:space="0" w:color="auto"/>
        <w:bottom w:val="none" w:sz="0" w:space="0" w:color="auto"/>
        <w:right w:val="none" w:sz="0" w:space="0" w:color="auto"/>
      </w:divBdr>
    </w:div>
    <w:div w:id="989408275">
      <w:bodyDiv w:val="1"/>
      <w:marLeft w:val="0"/>
      <w:marRight w:val="0"/>
      <w:marTop w:val="0"/>
      <w:marBottom w:val="0"/>
      <w:divBdr>
        <w:top w:val="none" w:sz="0" w:space="0" w:color="auto"/>
        <w:left w:val="none" w:sz="0" w:space="0" w:color="auto"/>
        <w:bottom w:val="none" w:sz="0" w:space="0" w:color="auto"/>
        <w:right w:val="none" w:sz="0" w:space="0" w:color="auto"/>
      </w:divBdr>
    </w:div>
    <w:div w:id="989752068">
      <w:bodyDiv w:val="1"/>
      <w:marLeft w:val="0"/>
      <w:marRight w:val="0"/>
      <w:marTop w:val="0"/>
      <w:marBottom w:val="0"/>
      <w:divBdr>
        <w:top w:val="none" w:sz="0" w:space="0" w:color="auto"/>
        <w:left w:val="none" w:sz="0" w:space="0" w:color="auto"/>
        <w:bottom w:val="none" w:sz="0" w:space="0" w:color="auto"/>
        <w:right w:val="none" w:sz="0" w:space="0" w:color="auto"/>
      </w:divBdr>
    </w:div>
    <w:div w:id="989752098">
      <w:bodyDiv w:val="1"/>
      <w:marLeft w:val="0"/>
      <w:marRight w:val="0"/>
      <w:marTop w:val="0"/>
      <w:marBottom w:val="0"/>
      <w:divBdr>
        <w:top w:val="none" w:sz="0" w:space="0" w:color="auto"/>
        <w:left w:val="none" w:sz="0" w:space="0" w:color="auto"/>
        <w:bottom w:val="none" w:sz="0" w:space="0" w:color="auto"/>
        <w:right w:val="none" w:sz="0" w:space="0" w:color="auto"/>
      </w:divBdr>
    </w:div>
    <w:div w:id="989944580">
      <w:bodyDiv w:val="1"/>
      <w:marLeft w:val="0"/>
      <w:marRight w:val="0"/>
      <w:marTop w:val="0"/>
      <w:marBottom w:val="0"/>
      <w:divBdr>
        <w:top w:val="none" w:sz="0" w:space="0" w:color="auto"/>
        <w:left w:val="none" w:sz="0" w:space="0" w:color="auto"/>
        <w:bottom w:val="none" w:sz="0" w:space="0" w:color="auto"/>
        <w:right w:val="none" w:sz="0" w:space="0" w:color="auto"/>
      </w:divBdr>
    </w:div>
    <w:div w:id="990140885">
      <w:bodyDiv w:val="1"/>
      <w:marLeft w:val="0"/>
      <w:marRight w:val="0"/>
      <w:marTop w:val="0"/>
      <w:marBottom w:val="0"/>
      <w:divBdr>
        <w:top w:val="none" w:sz="0" w:space="0" w:color="auto"/>
        <w:left w:val="none" w:sz="0" w:space="0" w:color="auto"/>
        <w:bottom w:val="none" w:sz="0" w:space="0" w:color="auto"/>
        <w:right w:val="none" w:sz="0" w:space="0" w:color="auto"/>
      </w:divBdr>
    </w:div>
    <w:div w:id="990255934">
      <w:bodyDiv w:val="1"/>
      <w:marLeft w:val="0"/>
      <w:marRight w:val="0"/>
      <w:marTop w:val="0"/>
      <w:marBottom w:val="0"/>
      <w:divBdr>
        <w:top w:val="none" w:sz="0" w:space="0" w:color="auto"/>
        <w:left w:val="none" w:sz="0" w:space="0" w:color="auto"/>
        <w:bottom w:val="none" w:sz="0" w:space="0" w:color="auto"/>
        <w:right w:val="none" w:sz="0" w:space="0" w:color="auto"/>
      </w:divBdr>
    </w:div>
    <w:div w:id="990672068">
      <w:bodyDiv w:val="1"/>
      <w:marLeft w:val="0"/>
      <w:marRight w:val="0"/>
      <w:marTop w:val="0"/>
      <w:marBottom w:val="0"/>
      <w:divBdr>
        <w:top w:val="none" w:sz="0" w:space="0" w:color="auto"/>
        <w:left w:val="none" w:sz="0" w:space="0" w:color="auto"/>
        <w:bottom w:val="none" w:sz="0" w:space="0" w:color="auto"/>
        <w:right w:val="none" w:sz="0" w:space="0" w:color="auto"/>
      </w:divBdr>
    </w:div>
    <w:div w:id="991102916">
      <w:bodyDiv w:val="1"/>
      <w:marLeft w:val="0"/>
      <w:marRight w:val="0"/>
      <w:marTop w:val="0"/>
      <w:marBottom w:val="0"/>
      <w:divBdr>
        <w:top w:val="none" w:sz="0" w:space="0" w:color="auto"/>
        <w:left w:val="none" w:sz="0" w:space="0" w:color="auto"/>
        <w:bottom w:val="none" w:sz="0" w:space="0" w:color="auto"/>
        <w:right w:val="none" w:sz="0" w:space="0" w:color="auto"/>
      </w:divBdr>
    </w:div>
    <w:div w:id="991103367">
      <w:bodyDiv w:val="1"/>
      <w:marLeft w:val="0"/>
      <w:marRight w:val="0"/>
      <w:marTop w:val="0"/>
      <w:marBottom w:val="0"/>
      <w:divBdr>
        <w:top w:val="none" w:sz="0" w:space="0" w:color="auto"/>
        <w:left w:val="none" w:sz="0" w:space="0" w:color="auto"/>
        <w:bottom w:val="none" w:sz="0" w:space="0" w:color="auto"/>
        <w:right w:val="none" w:sz="0" w:space="0" w:color="auto"/>
      </w:divBdr>
    </w:div>
    <w:div w:id="991297828">
      <w:bodyDiv w:val="1"/>
      <w:marLeft w:val="0"/>
      <w:marRight w:val="0"/>
      <w:marTop w:val="0"/>
      <w:marBottom w:val="0"/>
      <w:divBdr>
        <w:top w:val="none" w:sz="0" w:space="0" w:color="auto"/>
        <w:left w:val="none" w:sz="0" w:space="0" w:color="auto"/>
        <w:bottom w:val="none" w:sz="0" w:space="0" w:color="auto"/>
        <w:right w:val="none" w:sz="0" w:space="0" w:color="auto"/>
      </w:divBdr>
    </w:div>
    <w:div w:id="991324556">
      <w:bodyDiv w:val="1"/>
      <w:marLeft w:val="0"/>
      <w:marRight w:val="0"/>
      <w:marTop w:val="0"/>
      <w:marBottom w:val="0"/>
      <w:divBdr>
        <w:top w:val="none" w:sz="0" w:space="0" w:color="auto"/>
        <w:left w:val="none" w:sz="0" w:space="0" w:color="auto"/>
        <w:bottom w:val="none" w:sz="0" w:space="0" w:color="auto"/>
        <w:right w:val="none" w:sz="0" w:space="0" w:color="auto"/>
      </w:divBdr>
    </w:div>
    <w:div w:id="991369348">
      <w:bodyDiv w:val="1"/>
      <w:marLeft w:val="0"/>
      <w:marRight w:val="0"/>
      <w:marTop w:val="0"/>
      <w:marBottom w:val="0"/>
      <w:divBdr>
        <w:top w:val="none" w:sz="0" w:space="0" w:color="auto"/>
        <w:left w:val="none" w:sz="0" w:space="0" w:color="auto"/>
        <w:bottom w:val="none" w:sz="0" w:space="0" w:color="auto"/>
        <w:right w:val="none" w:sz="0" w:space="0" w:color="auto"/>
      </w:divBdr>
    </w:div>
    <w:div w:id="991637541">
      <w:bodyDiv w:val="1"/>
      <w:marLeft w:val="0"/>
      <w:marRight w:val="0"/>
      <w:marTop w:val="0"/>
      <w:marBottom w:val="0"/>
      <w:divBdr>
        <w:top w:val="none" w:sz="0" w:space="0" w:color="auto"/>
        <w:left w:val="none" w:sz="0" w:space="0" w:color="auto"/>
        <w:bottom w:val="none" w:sz="0" w:space="0" w:color="auto"/>
        <w:right w:val="none" w:sz="0" w:space="0" w:color="auto"/>
      </w:divBdr>
    </w:div>
    <w:div w:id="991644027">
      <w:bodyDiv w:val="1"/>
      <w:marLeft w:val="0"/>
      <w:marRight w:val="0"/>
      <w:marTop w:val="0"/>
      <w:marBottom w:val="0"/>
      <w:divBdr>
        <w:top w:val="none" w:sz="0" w:space="0" w:color="auto"/>
        <w:left w:val="none" w:sz="0" w:space="0" w:color="auto"/>
        <w:bottom w:val="none" w:sz="0" w:space="0" w:color="auto"/>
        <w:right w:val="none" w:sz="0" w:space="0" w:color="auto"/>
      </w:divBdr>
    </w:div>
    <w:div w:id="991712363">
      <w:bodyDiv w:val="1"/>
      <w:marLeft w:val="0"/>
      <w:marRight w:val="0"/>
      <w:marTop w:val="0"/>
      <w:marBottom w:val="0"/>
      <w:divBdr>
        <w:top w:val="none" w:sz="0" w:space="0" w:color="auto"/>
        <w:left w:val="none" w:sz="0" w:space="0" w:color="auto"/>
        <w:bottom w:val="none" w:sz="0" w:space="0" w:color="auto"/>
        <w:right w:val="none" w:sz="0" w:space="0" w:color="auto"/>
      </w:divBdr>
    </w:div>
    <w:div w:id="991762509">
      <w:bodyDiv w:val="1"/>
      <w:marLeft w:val="0"/>
      <w:marRight w:val="0"/>
      <w:marTop w:val="0"/>
      <w:marBottom w:val="0"/>
      <w:divBdr>
        <w:top w:val="none" w:sz="0" w:space="0" w:color="auto"/>
        <w:left w:val="none" w:sz="0" w:space="0" w:color="auto"/>
        <w:bottom w:val="none" w:sz="0" w:space="0" w:color="auto"/>
        <w:right w:val="none" w:sz="0" w:space="0" w:color="auto"/>
      </w:divBdr>
    </w:div>
    <w:div w:id="991833614">
      <w:bodyDiv w:val="1"/>
      <w:marLeft w:val="0"/>
      <w:marRight w:val="0"/>
      <w:marTop w:val="0"/>
      <w:marBottom w:val="0"/>
      <w:divBdr>
        <w:top w:val="none" w:sz="0" w:space="0" w:color="auto"/>
        <w:left w:val="none" w:sz="0" w:space="0" w:color="auto"/>
        <w:bottom w:val="none" w:sz="0" w:space="0" w:color="auto"/>
        <w:right w:val="none" w:sz="0" w:space="0" w:color="auto"/>
      </w:divBdr>
    </w:div>
    <w:div w:id="991834846">
      <w:bodyDiv w:val="1"/>
      <w:marLeft w:val="0"/>
      <w:marRight w:val="0"/>
      <w:marTop w:val="0"/>
      <w:marBottom w:val="0"/>
      <w:divBdr>
        <w:top w:val="none" w:sz="0" w:space="0" w:color="auto"/>
        <w:left w:val="none" w:sz="0" w:space="0" w:color="auto"/>
        <w:bottom w:val="none" w:sz="0" w:space="0" w:color="auto"/>
        <w:right w:val="none" w:sz="0" w:space="0" w:color="auto"/>
      </w:divBdr>
    </w:div>
    <w:div w:id="991955687">
      <w:bodyDiv w:val="1"/>
      <w:marLeft w:val="0"/>
      <w:marRight w:val="0"/>
      <w:marTop w:val="0"/>
      <w:marBottom w:val="0"/>
      <w:divBdr>
        <w:top w:val="none" w:sz="0" w:space="0" w:color="auto"/>
        <w:left w:val="none" w:sz="0" w:space="0" w:color="auto"/>
        <w:bottom w:val="none" w:sz="0" w:space="0" w:color="auto"/>
        <w:right w:val="none" w:sz="0" w:space="0" w:color="auto"/>
      </w:divBdr>
    </w:div>
    <w:div w:id="992023325">
      <w:bodyDiv w:val="1"/>
      <w:marLeft w:val="0"/>
      <w:marRight w:val="0"/>
      <w:marTop w:val="0"/>
      <w:marBottom w:val="0"/>
      <w:divBdr>
        <w:top w:val="none" w:sz="0" w:space="0" w:color="auto"/>
        <w:left w:val="none" w:sz="0" w:space="0" w:color="auto"/>
        <w:bottom w:val="none" w:sz="0" w:space="0" w:color="auto"/>
        <w:right w:val="none" w:sz="0" w:space="0" w:color="auto"/>
      </w:divBdr>
    </w:div>
    <w:div w:id="992103789">
      <w:bodyDiv w:val="1"/>
      <w:marLeft w:val="0"/>
      <w:marRight w:val="0"/>
      <w:marTop w:val="0"/>
      <w:marBottom w:val="0"/>
      <w:divBdr>
        <w:top w:val="none" w:sz="0" w:space="0" w:color="auto"/>
        <w:left w:val="none" w:sz="0" w:space="0" w:color="auto"/>
        <w:bottom w:val="none" w:sz="0" w:space="0" w:color="auto"/>
        <w:right w:val="none" w:sz="0" w:space="0" w:color="auto"/>
      </w:divBdr>
    </w:div>
    <w:div w:id="992417498">
      <w:bodyDiv w:val="1"/>
      <w:marLeft w:val="0"/>
      <w:marRight w:val="0"/>
      <w:marTop w:val="0"/>
      <w:marBottom w:val="0"/>
      <w:divBdr>
        <w:top w:val="none" w:sz="0" w:space="0" w:color="auto"/>
        <w:left w:val="none" w:sz="0" w:space="0" w:color="auto"/>
        <w:bottom w:val="none" w:sz="0" w:space="0" w:color="auto"/>
        <w:right w:val="none" w:sz="0" w:space="0" w:color="auto"/>
      </w:divBdr>
    </w:div>
    <w:div w:id="992443292">
      <w:bodyDiv w:val="1"/>
      <w:marLeft w:val="0"/>
      <w:marRight w:val="0"/>
      <w:marTop w:val="0"/>
      <w:marBottom w:val="0"/>
      <w:divBdr>
        <w:top w:val="none" w:sz="0" w:space="0" w:color="auto"/>
        <w:left w:val="none" w:sz="0" w:space="0" w:color="auto"/>
        <w:bottom w:val="none" w:sz="0" w:space="0" w:color="auto"/>
        <w:right w:val="none" w:sz="0" w:space="0" w:color="auto"/>
      </w:divBdr>
    </w:div>
    <w:div w:id="992567509">
      <w:bodyDiv w:val="1"/>
      <w:marLeft w:val="0"/>
      <w:marRight w:val="0"/>
      <w:marTop w:val="0"/>
      <w:marBottom w:val="0"/>
      <w:divBdr>
        <w:top w:val="none" w:sz="0" w:space="0" w:color="auto"/>
        <w:left w:val="none" w:sz="0" w:space="0" w:color="auto"/>
        <w:bottom w:val="none" w:sz="0" w:space="0" w:color="auto"/>
        <w:right w:val="none" w:sz="0" w:space="0" w:color="auto"/>
      </w:divBdr>
    </w:div>
    <w:div w:id="992639726">
      <w:bodyDiv w:val="1"/>
      <w:marLeft w:val="0"/>
      <w:marRight w:val="0"/>
      <w:marTop w:val="0"/>
      <w:marBottom w:val="0"/>
      <w:divBdr>
        <w:top w:val="none" w:sz="0" w:space="0" w:color="auto"/>
        <w:left w:val="none" w:sz="0" w:space="0" w:color="auto"/>
        <w:bottom w:val="none" w:sz="0" w:space="0" w:color="auto"/>
        <w:right w:val="none" w:sz="0" w:space="0" w:color="auto"/>
      </w:divBdr>
    </w:div>
    <w:div w:id="992760042">
      <w:bodyDiv w:val="1"/>
      <w:marLeft w:val="0"/>
      <w:marRight w:val="0"/>
      <w:marTop w:val="0"/>
      <w:marBottom w:val="0"/>
      <w:divBdr>
        <w:top w:val="none" w:sz="0" w:space="0" w:color="auto"/>
        <w:left w:val="none" w:sz="0" w:space="0" w:color="auto"/>
        <w:bottom w:val="none" w:sz="0" w:space="0" w:color="auto"/>
        <w:right w:val="none" w:sz="0" w:space="0" w:color="auto"/>
      </w:divBdr>
    </w:div>
    <w:div w:id="992871531">
      <w:bodyDiv w:val="1"/>
      <w:marLeft w:val="0"/>
      <w:marRight w:val="0"/>
      <w:marTop w:val="0"/>
      <w:marBottom w:val="0"/>
      <w:divBdr>
        <w:top w:val="none" w:sz="0" w:space="0" w:color="auto"/>
        <w:left w:val="none" w:sz="0" w:space="0" w:color="auto"/>
        <w:bottom w:val="none" w:sz="0" w:space="0" w:color="auto"/>
        <w:right w:val="none" w:sz="0" w:space="0" w:color="auto"/>
      </w:divBdr>
    </w:div>
    <w:div w:id="993030775">
      <w:bodyDiv w:val="1"/>
      <w:marLeft w:val="0"/>
      <w:marRight w:val="0"/>
      <w:marTop w:val="0"/>
      <w:marBottom w:val="0"/>
      <w:divBdr>
        <w:top w:val="none" w:sz="0" w:space="0" w:color="auto"/>
        <w:left w:val="none" w:sz="0" w:space="0" w:color="auto"/>
        <w:bottom w:val="none" w:sz="0" w:space="0" w:color="auto"/>
        <w:right w:val="none" w:sz="0" w:space="0" w:color="auto"/>
      </w:divBdr>
    </w:div>
    <w:div w:id="993067867">
      <w:bodyDiv w:val="1"/>
      <w:marLeft w:val="0"/>
      <w:marRight w:val="0"/>
      <w:marTop w:val="0"/>
      <w:marBottom w:val="0"/>
      <w:divBdr>
        <w:top w:val="none" w:sz="0" w:space="0" w:color="auto"/>
        <w:left w:val="none" w:sz="0" w:space="0" w:color="auto"/>
        <w:bottom w:val="none" w:sz="0" w:space="0" w:color="auto"/>
        <w:right w:val="none" w:sz="0" w:space="0" w:color="auto"/>
      </w:divBdr>
    </w:div>
    <w:div w:id="993072071">
      <w:bodyDiv w:val="1"/>
      <w:marLeft w:val="0"/>
      <w:marRight w:val="0"/>
      <w:marTop w:val="0"/>
      <w:marBottom w:val="0"/>
      <w:divBdr>
        <w:top w:val="none" w:sz="0" w:space="0" w:color="auto"/>
        <w:left w:val="none" w:sz="0" w:space="0" w:color="auto"/>
        <w:bottom w:val="none" w:sz="0" w:space="0" w:color="auto"/>
        <w:right w:val="none" w:sz="0" w:space="0" w:color="auto"/>
      </w:divBdr>
    </w:div>
    <w:div w:id="993097007">
      <w:bodyDiv w:val="1"/>
      <w:marLeft w:val="0"/>
      <w:marRight w:val="0"/>
      <w:marTop w:val="0"/>
      <w:marBottom w:val="0"/>
      <w:divBdr>
        <w:top w:val="none" w:sz="0" w:space="0" w:color="auto"/>
        <w:left w:val="none" w:sz="0" w:space="0" w:color="auto"/>
        <w:bottom w:val="none" w:sz="0" w:space="0" w:color="auto"/>
        <w:right w:val="none" w:sz="0" w:space="0" w:color="auto"/>
      </w:divBdr>
    </w:div>
    <w:div w:id="993216889">
      <w:bodyDiv w:val="1"/>
      <w:marLeft w:val="0"/>
      <w:marRight w:val="0"/>
      <w:marTop w:val="0"/>
      <w:marBottom w:val="0"/>
      <w:divBdr>
        <w:top w:val="none" w:sz="0" w:space="0" w:color="auto"/>
        <w:left w:val="none" w:sz="0" w:space="0" w:color="auto"/>
        <w:bottom w:val="none" w:sz="0" w:space="0" w:color="auto"/>
        <w:right w:val="none" w:sz="0" w:space="0" w:color="auto"/>
      </w:divBdr>
    </w:div>
    <w:div w:id="993265236">
      <w:bodyDiv w:val="1"/>
      <w:marLeft w:val="0"/>
      <w:marRight w:val="0"/>
      <w:marTop w:val="0"/>
      <w:marBottom w:val="0"/>
      <w:divBdr>
        <w:top w:val="none" w:sz="0" w:space="0" w:color="auto"/>
        <w:left w:val="none" w:sz="0" w:space="0" w:color="auto"/>
        <w:bottom w:val="none" w:sz="0" w:space="0" w:color="auto"/>
        <w:right w:val="none" w:sz="0" w:space="0" w:color="auto"/>
      </w:divBdr>
    </w:div>
    <w:div w:id="993265947">
      <w:bodyDiv w:val="1"/>
      <w:marLeft w:val="0"/>
      <w:marRight w:val="0"/>
      <w:marTop w:val="0"/>
      <w:marBottom w:val="0"/>
      <w:divBdr>
        <w:top w:val="none" w:sz="0" w:space="0" w:color="auto"/>
        <w:left w:val="none" w:sz="0" w:space="0" w:color="auto"/>
        <w:bottom w:val="none" w:sz="0" w:space="0" w:color="auto"/>
        <w:right w:val="none" w:sz="0" w:space="0" w:color="auto"/>
      </w:divBdr>
    </w:div>
    <w:div w:id="993295226">
      <w:bodyDiv w:val="1"/>
      <w:marLeft w:val="0"/>
      <w:marRight w:val="0"/>
      <w:marTop w:val="0"/>
      <w:marBottom w:val="0"/>
      <w:divBdr>
        <w:top w:val="none" w:sz="0" w:space="0" w:color="auto"/>
        <w:left w:val="none" w:sz="0" w:space="0" w:color="auto"/>
        <w:bottom w:val="none" w:sz="0" w:space="0" w:color="auto"/>
        <w:right w:val="none" w:sz="0" w:space="0" w:color="auto"/>
      </w:divBdr>
    </w:div>
    <w:div w:id="993412074">
      <w:bodyDiv w:val="1"/>
      <w:marLeft w:val="0"/>
      <w:marRight w:val="0"/>
      <w:marTop w:val="0"/>
      <w:marBottom w:val="0"/>
      <w:divBdr>
        <w:top w:val="none" w:sz="0" w:space="0" w:color="auto"/>
        <w:left w:val="none" w:sz="0" w:space="0" w:color="auto"/>
        <w:bottom w:val="none" w:sz="0" w:space="0" w:color="auto"/>
        <w:right w:val="none" w:sz="0" w:space="0" w:color="auto"/>
      </w:divBdr>
    </w:div>
    <w:div w:id="993602643">
      <w:bodyDiv w:val="1"/>
      <w:marLeft w:val="0"/>
      <w:marRight w:val="0"/>
      <w:marTop w:val="0"/>
      <w:marBottom w:val="0"/>
      <w:divBdr>
        <w:top w:val="none" w:sz="0" w:space="0" w:color="auto"/>
        <w:left w:val="none" w:sz="0" w:space="0" w:color="auto"/>
        <w:bottom w:val="none" w:sz="0" w:space="0" w:color="auto"/>
        <w:right w:val="none" w:sz="0" w:space="0" w:color="auto"/>
      </w:divBdr>
    </w:div>
    <w:div w:id="993724747">
      <w:bodyDiv w:val="1"/>
      <w:marLeft w:val="0"/>
      <w:marRight w:val="0"/>
      <w:marTop w:val="0"/>
      <w:marBottom w:val="0"/>
      <w:divBdr>
        <w:top w:val="none" w:sz="0" w:space="0" w:color="auto"/>
        <w:left w:val="none" w:sz="0" w:space="0" w:color="auto"/>
        <w:bottom w:val="none" w:sz="0" w:space="0" w:color="auto"/>
        <w:right w:val="none" w:sz="0" w:space="0" w:color="auto"/>
      </w:divBdr>
    </w:div>
    <w:div w:id="993798492">
      <w:bodyDiv w:val="1"/>
      <w:marLeft w:val="0"/>
      <w:marRight w:val="0"/>
      <w:marTop w:val="0"/>
      <w:marBottom w:val="0"/>
      <w:divBdr>
        <w:top w:val="none" w:sz="0" w:space="0" w:color="auto"/>
        <w:left w:val="none" w:sz="0" w:space="0" w:color="auto"/>
        <w:bottom w:val="none" w:sz="0" w:space="0" w:color="auto"/>
        <w:right w:val="none" w:sz="0" w:space="0" w:color="auto"/>
      </w:divBdr>
    </w:div>
    <w:div w:id="994067611">
      <w:bodyDiv w:val="1"/>
      <w:marLeft w:val="0"/>
      <w:marRight w:val="0"/>
      <w:marTop w:val="0"/>
      <w:marBottom w:val="0"/>
      <w:divBdr>
        <w:top w:val="none" w:sz="0" w:space="0" w:color="auto"/>
        <w:left w:val="none" w:sz="0" w:space="0" w:color="auto"/>
        <w:bottom w:val="none" w:sz="0" w:space="0" w:color="auto"/>
        <w:right w:val="none" w:sz="0" w:space="0" w:color="auto"/>
      </w:divBdr>
    </w:div>
    <w:div w:id="994068830">
      <w:bodyDiv w:val="1"/>
      <w:marLeft w:val="0"/>
      <w:marRight w:val="0"/>
      <w:marTop w:val="0"/>
      <w:marBottom w:val="0"/>
      <w:divBdr>
        <w:top w:val="none" w:sz="0" w:space="0" w:color="auto"/>
        <w:left w:val="none" w:sz="0" w:space="0" w:color="auto"/>
        <w:bottom w:val="none" w:sz="0" w:space="0" w:color="auto"/>
        <w:right w:val="none" w:sz="0" w:space="0" w:color="auto"/>
      </w:divBdr>
    </w:div>
    <w:div w:id="994071085">
      <w:bodyDiv w:val="1"/>
      <w:marLeft w:val="0"/>
      <w:marRight w:val="0"/>
      <w:marTop w:val="0"/>
      <w:marBottom w:val="0"/>
      <w:divBdr>
        <w:top w:val="none" w:sz="0" w:space="0" w:color="auto"/>
        <w:left w:val="none" w:sz="0" w:space="0" w:color="auto"/>
        <w:bottom w:val="none" w:sz="0" w:space="0" w:color="auto"/>
        <w:right w:val="none" w:sz="0" w:space="0" w:color="auto"/>
      </w:divBdr>
    </w:div>
    <w:div w:id="994141319">
      <w:bodyDiv w:val="1"/>
      <w:marLeft w:val="0"/>
      <w:marRight w:val="0"/>
      <w:marTop w:val="0"/>
      <w:marBottom w:val="0"/>
      <w:divBdr>
        <w:top w:val="none" w:sz="0" w:space="0" w:color="auto"/>
        <w:left w:val="none" w:sz="0" w:space="0" w:color="auto"/>
        <w:bottom w:val="none" w:sz="0" w:space="0" w:color="auto"/>
        <w:right w:val="none" w:sz="0" w:space="0" w:color="auto"/>
      </w:divBdr>
    </w:div>
    <w:div w:id="994189720">
      <w:bodyDiv w:val="1"/>
      <w:marLeft w:val="0"/>
      <w:marRight w:val="0"/>
      <w:marTop w:val="0"/>
      <w:marBottom w:val="0"/>
      <w:divBdr>
        <w:top w:val="none" w:sz="0" w:space="0" w:color="auto"/>
        <w:left w:val="none" w:sz="0" w:space="0" w:color="auto"/>
        <w:bottom w:val="none" w:sz="0" w:space="0" w:color="auto"/>
        <w:right w:val="none" w:sz="0" w:space="0" w:color="auto"/>
      </w:divBdr>
    </w:div>
    <w:div w:id="994190756">
      <w:bodyDiv w:val="1"/>
      <w:marLeft w:val="0"/>
      <w:marRight w:val="0"/>
      <w:marTop w:val="0"/>
      <w:marBottom w:val="0"/>
      <w:divBdr>
        <w:top w:val="none" w:sz="0" w:space="0" w:color="auto"/>
        <w:left w:val="none" w:sz="0" w:space="0" w:color="auto"/>
        <w:bottom w:val="none" w:sz="0" w:space="0" w:color="auto"/>
        <w:right w:val="none" w:sz="0" w:space="0" w:color="auto"/>
      </w:divBdr>
    </w:div>
    <w:div w:id="994257491">
      <w:bodyDiv w:val="1"/>
      <w:marLeft w:val="0"/>
      <w:marRight w:val="0"/>
      <w:marTop w:val="0"/>
      <w:marBottom w:val="0"/>
      <w:divBdr>
        <w:top w:val="none" w:sz="0" w:space="0" w:color="auto"/>
        <w:left w:val="none" w:sz="0" w:space="0" w:color="auto"/>
        <w:bottom w:val="none" w:sz="0" w:space="0" w:color="auto"/>
        <w:right w:val="none" w:sz="0" w:space="0" w:color="auto"/>
      </w:divBdr>
    </w:div>
    <w:div w:id="994264579">
      <w:bodyDiv w:val="1"/>
      <w:marLeft w:val="0"/>
      <w:marRight w:val="0"/>
      <w:marTop w:val="0"/>
      <w:marBottom w:val="0"/>
      <w:divBdr>
        <w:top w:val="none" w:sz="0" w:space="0" w:color="auto"/>
        <w:left w:val="none" w:sz="0" w:space="0" w:color="auto"/>
        <w:bottom w:val="none" w:sz="0" w:space="0" w:color="auto"/>
        <w:right w:val="none" w:sz="0" w:space="0" w:color="auto"/>
      </w:divBdr>
    </w:div>
    <w:div w:id="994379142">
      <w:bodyDiv w:val="1"/>
      <w:marLeft w:val="0"/>
      <w:marRight w:val="0"/>
      <w:marTop w:val="0"/>
      <w:marBottom w:val="0"/>
      <w:divBdr>
        <w:top w:val="none" w:sz="0" w:space="0" w:color="auto"/>
        <w:left w:val="none" w:sz="0" w:space="0" w:color="auto"/>
        <w:bottom w:val="none" w:sz="0" w:space="0" w:color="auto"/>
        <w:right w:val="none" w:sz="0" w:space="0" w:color="auto"/>
      </w:divBdr>
    </w:div>
    <w:div w:id="994454511">
      <w:bodyDiv w:val="1"/>
      <w:marLeft w:val="0"/>
      <w:marRight w:val="0"/>
      <w:marTop w:val="0"/>
      <w:marBottom w:val="0"/>
      <w:divBdr>
        <w:top w:val="none" w:sz="0" w:space="0" w:color="auto"/>
        <w:left w:val="none" w:sz="0" w:space="0" w:color="auto"/>
        <w:bottom w:val="none" w:sz="0" w:space="0" w:color="auto"/>
        <w:right w:val="none" w:sz="0" w:space="0" w:color="auto"/>
      </w:divBdr>
    </w:div>
    <w:div w:id="994458911">
      <w:bodyDiv w:val="1"/>
      <w:marLeft w:val="0"/>
      <w:marRight w:val="0"/>
      <w:marTop w:val="0"/>
      <w:marBottom w:val="0"/>
      <w:divBdr>
        <w:top w:val="none" w:sz="0" w:space="0" w:color="auto"/>
        <w:left w:val="none" w:sz="0" w:space="0" w:color="auto"/>
        <w:bottom w:val="none" w:sz="0" w:space="0" w:color="auto"/>
        <w:right w:val="none" w:sz="0" w:space="0" w:color="auto"/>
      </w:divBdr>
    </w:div>
    <w:div w:id="994532456">
      <w:bodyDiv w:val="1"/>
      <w:marLeft w:val="0"/>
      <w:marRight w:val="0"/>
      <w:marTop w:val="0"/>
      <w:marBottom w:val="0"/>
      <w:divBdr>
        <w:top w:val="none" w:sz="0" w:space="0" w:color="auto"/>
        <w:left w:val="none" w:sz="0" w:space="0" w:color="auto"/>
        <w:bottom w:val="none" w:sz="0" w:space="0" w:color="auto"/>
        <w:right w:val="none" w:sz="0" w:space="0" w:color="auto"/>
      </w:divBdr>
    </w:div>
    <w:div w:id="994992688">
      <w:bodyDiv w:val="1"/>
      <w:marLeft w:val="0"/>
      <w:marRight w:val="0"/>
      <w:marTop w:val="0"/>
      <w:marBottom w:val="0"/>
      <w:divBdr>
        <w:top w:val="none" w:sz="0" w:space="0" w:color="auto"/>
        <w:left w:val="none" w:sz="0" w:space="0" w:color="auto"/>
        <w:bottom w:val="none" w:sz="0" w:space="0" w:color="auto"/>
        <w:right w:val="none" w:sz="0" w:space="0" w:color="auto"/>
      </w:divBdr>
    </w:div>
    <w:div w:id="995255741">
      <w:bodyDiv w:val="1"/>
      <w:marLeft w:val="0"/>
      <w:marRight w:val="0"/>
      <w:marTop w:val="0"/>
      <w:marBottom w:val="0"/>
      <w:divBdr>
        <w:top w:val="none" w:sz="0" w:space="0" w:color="auto"/>
        <w:left w:val="none" w:sz="0" w:space="0" w:color="auto"/>
        <w:bottom w:val="none" w:sz="0" w:space="0" w:color="auto"/>
        <w:right w:val="none" w:sz="0" w:space="0" w:color="auto"/>
      </w:divBdr>
    </w:div>
    <w:div w:id="995256921">
      <w:bodyDiv w:val="1"/>
      <w:marLeft w:val="0"/>
      <w:marRight w:val="0"/>
      <w:marTop w:val="0"/>
      <w:marBottom w:val="0"/>
      <w:divBdr>
        <w:top w:val="none" w:sz="0" w:space="0" w:color="auto"/>
        <w:left w:val="none" w:sz="0" w:space="0" w:color="auto"/>
        <w:bottom w:val="none" w:sz="0" w:space="0" w:color="auto"/>
        <w:right w:val="none" w:sz="0" w:space="0" w:color="auto"/>
      </w:divBdr>
    </w:div>
    <w:div w:id="995493405">
      <w:bodyDiv w:val="1"/>
      <w:marLeft w:val="0"/>
      <w:marRight w:val="0"/>
      <w:marTop w:val="0"/>
      <w:marBottom w:val="0"/>
      <w:divBdr>
        <w:top w:val="none" w:sz="0" w:space="0" w:color="auto"/>
        <w:left w:val="none" w:sz="0" w:space="0" w:color="auto"/>
        <w:bottom w:val="none" w:sz="0" w:space="0" w:color="auto"/>
        <w:right w:val="none" w:sz="0" w:space="0" w:color="auto"/>
      </w:divBdr>
    </w:div>
    <w:div w:id="995569403">
      <w:bodyDiv w:val="1"/>
      <w:marLeft w:val="0"/>
      <w:marRight w:val="0"/>
      <w:marTop w:val="0"/>
      <w:marBottom w:val="0"/>
      <w:divBdr>
        <w:top w:val="none" w:sz="0" w:space="0" w:color="auto"/>
        <w:left w:val="none" w:sz="0" w:space="0" w:color="auto"/>
        <w:bottom w:val="none" w:sz="0" w:space="0" w:color="auto"/>
        <w:right w:val="none" w:sz="0" w:space="0" w:color="auto"/>
      </w:divBdr>
    </w:div>
    <w:div w:id="995955063">
      <w:bodyDiv w:val="1"/>
      <w:marLeft w:val="0"/>
      <w:marRight w:val="0"/>
      <w:marTop w:val="0"/>
      <w:marBottom w:val="0"/>
      <w:divBdr>
        <w:top w:val="none" w:sz="0" w:space="0" w:color="auto"/>
        <w:left w:val="none" w:sz="0" w:space="0" w:color="auto"/>
        <w:bottom w:val="none" w:sz="0" w:space="0" w:color="auto"/>
        <w:right w:val="none" w:sz="0" w:space="0" w:color="auto"/>
      </w:divBdr>
    </w:div>
    <w:div w:id="995956315">
      <w:bodyDiv w:val="1"/>
      <w:marLeft w:val="0"/>
      <w:marRight w:val="0"/>
      <w:marTop w:val="0"/>
      <w:marBottom w:val="0"/>
      <w:divBdr>
        <w:top w:val="none" w:sz="0" w:space="0" w:color="auto"/>
        <w:left w:val="none" w:sz="0" w:space="0" w:color="auto"/>
        <w:bottom w:val="none" w:sz="0" w:space="0" w:color="auto"/>
        <w:right w:val="none" w:sz="0" w:space="0" w:color="auto"/>
      </w:divBdr>
    </w:div>
    <w:div w:id="996104424">
      <w:bodyDiv w:val="1"/>
      <w:marLeft w:val="0"/>
      <w:marRight w:val="0"/>
      <w:marTop w:val="0"/>
      <w:marBottom w:val="0"/>
      <w:divBdr>
        <w:top w:val="none" w:sz="0" w:space="0" w:color="auto"/>
        <w:left w:val="none" w:sz="0" w:space="0" w:color="auto"/>
        <w:bottom w:val="none" w:sz="0" w:space="0" w:color="auto"/>
        <w:right w:val="none" w:sz="0" w:space="0" w:color="auto"/>
      </w:divBdr>
    </w:div>
    <w:div w:id="996105151">
      <w:bodyDiv w:val="1"/>
      <w:marLeft w:val="0"/>
      <w:marRight w:val="0"/>
      <w:marTop w:val="0"/>
      <w:marBottom w:val="0"/>
      <w:divBdr>
        <w:top w:val="none" w:sz="0" w:space="0" w:color="auto"/>
        <w:left w:val="none" w:sz="0" w:space="0" w:color="auto"/>
        <w:bottom w:val="none" w:sz="0" w:space="0" w:color="auto"/>
        <w:right w:val="none" w:sz="0" w:space="0" w:color="auto"/>
      </w:divBdr>
    </w:div>
    <w:div w:id="996153544">
      <w:bodyDiv w:val="1"/>
      <w:marLeft w:val="0"/>
      <w:marRight w:val="0"/>
      <w:marTop w:val="0"/>
      <w:marBottom w:val="0"/>
      <w:divBdr>
        <w:top w:val="none" w:sz="0" w:space="0" w:color="auto"/>
        <w:left w:val="none" w:sz="0" w:space="0" w:color="auto"/>
        <w:bottom w:val="none" w:sz="0" w:space="0" w:color="auto"/>
        <w:right w:val="none" w:sz="0" w:space="0" w:color="auto"/>
      </w:divBdr>
    </w:div>
    <w:div w:id="996568730">
      <w:bodyDiv w:val="1"/>
      <w:marLeft w:val="0"/>
      <w:marRight w:val="0"/>
      <w:marTop w:val="0"/>
      <w:marBottom w:val="0"/>
      <w:divBdr>
        <w:top w:val="none" w:sz="0" w:space="0" w:color="auto"/>
        <w:left w:val="none" w:sz="0" w:space="0" w:color="auto"/>
        <w:bottom w:val="none" w:sz="0" w:space="0" w:color="auto"/>
        <w:right w:val="none" w:sz="0" w:space="0" w:color="auto"/>
      </w:divBdr>
    </w:div>
    <w:div w:id="996690148">
      <w:bodyDiv w:val="1"/>
      <w:marLeft w:val="0"/>
      <w:marRight w:val="0"/>
      <w:marTop w:val="0"/>
      <w:marBottom w:val="0"/>
      <w:divBdr>
        <w:top w:val="none" w:sz="0" w:space="0" w:color="auto"/>
        <w:left w:val="none" w:sz="0" w:space="0" w:color="auto"/>
        <w:bottom w:val="none" w:sz="0" w:space="0" w:color="auto"/>
        <w:right w:val="none" w:sz="0" w:space="0" w:color="auto"/>
      </w:divBdr>
    </w:div>
    <w:div w:id="997073923">
      <w:bodyDiv w:val="1"/>
      <w:marLeft w:val="0"/>
      <w:marRight w:val="0"/>
      <w:marTop w:val="0"/>
      <w:marBottom w:val="0"/>
      <w:divBdr>
        <w:top w:val="none" w:sz="0" w:space="0" w:color="auto"/>
        <w:left w:val="none" w:sz="0" w:space="0" w:color="auto"/>
        <w:bottom w:val="none" w:sz="0" w:space="0" w:color="auto"/>
        <w:right w:val="none" w:sz="0" w:space="0" w:color="auto"/>
      </w:divBdr>
    </w:div>
    <w:div w:id="997422232">
      <w:bodyDiv w:val="1"/>
      <w:marLeft w:val="0"/>
      <w:marRight w:val="0"/>
      <w:marTop w:val="0"/>
      <w:marBottom w:val="0"/>
      <w:divBdr>
        <w:top w:val="none" w:sz="0" w:space="0" w:color="auto"/>
        <w:left w:val="none" w:sz="0" w:space="0" w:color="auto"/>
        <w:bottom w:val="none" w:sz="0" w:space="0" w:color="auto"/>
        <w:right w:val="none" w:sz="0" w:space="0" w:color="auto"/>
      </w:divBdr>
    </w:div>
    <w:div w:id="997806549">
      <w:bodyDiv w:val="1"/>
      <w:marLeft w:val="0"/>
      <w:marRight w:val="0"/>
      <w:marTop w:val="0"/>
      <w:marBottom w:val="0"/>
      <w:divBdr>
        <w:top w:val="none" w:sz="0" w:space="0" w:color="auto"/>
        <w:left w:val="none" w:sz="0" w:space="0" w:color="auto"/>
        <w:bottom w:val="none" w:sz="0" w:space="0" w:color="auto"/>
        <w:right w:val="none" w:sz="0" w:space="0" w:color="auto"/>
      </w:divBdr>
    </w:div>
    <w:div w:id="998075997">
      <w:bodyDiv w:val="1"/>
      <w:marLeft w:val="0"/>
      <w:marRight w:val="0"/>
      <w:marTop w:val="0"/>
      <w:marBottom w:val="0"/>
      <w:divBdr>
        <w:top w:val="none" w:sz="0" w:space="0" w:color="auto"/>
        <w:left w:val="none" w:sz="0" w:space="0" w:color="auto"/>
        <w:bottom w:val="none" w:sz="0" w:space="0" w:color="auto"/>
        <w:right w:val="none" w:sz="0" w:space="0" w:color="auto"/>
      </w:divBdr>
    </w:div>
    <w:div w:id="998650482">
      <w:bodyDiv w:val="1"/>
      <w:marLeft w:val="0"/>
      <w:marRight w:val="0"/>
      <w:marTop w:val="0"/>
      <w:marBottom w:val="0"/>
      <w:divBdr>
        <w:top w:val="none" w:sz="0" w:space="0" w:color="auto"/>
        <w:left w:val="none" w:sz="0" w:space="0" w:color="auto"/>
        <w:bottom w:val="none" w:sz="0" w:space="0" w:color="auto"/>
        <w:right w:val="none" w:sz="0" w:space="0" w:color="auto"/>
      </w:divBdr>
    </w:div>
    <w:div w:id="998730011">
      <w:bodyDiv w:val="1"/>
      <w:marLeft w:val="0"/>
      <w:marRight w:val="0"/>
      <w:marTop w:val="0"/>
      <w:marBottom w:val="0"/>
      <w:divBdr>
        <w:top w:val="none" w:sz="0" w:space="0" w:color="auto"/>
        <w:left w:val="none" w:sz="0" w:space="0" w:color="auto"/>
        <w:bottom w:val="none" w:sz="0" w:space="0" w:color="auto"/>
        <w:right w:val="none" w:sz="0" w:space="0" w:color="auto"/>
      </w:divBdr>
    </w:div>
    <w:div w:id="998924238">
      <w:bodyDiv w:val="1"/>
      <w:marLeft w:val="0"/>
      <w:marRight w:val="0"/>
      <w:marTop w:val="0"/>
      <w:marBottom w:val="0"/>
      <w:divBdr>
        <w:top w:val="none" w:sz="0" w:space="0" w:color="auto"/>
        <w:left w:val="none" w:sz="0" w:space="0" w:color="auto"/>
        <w:bottom w:val="none" w:sz="0" w:space="0" w:color="auto"/>
        <w:right w:val="none" w:sz="0" w:space="0" w:color="auto"/>
      </w:divBdr>
    </w:div>
    <w:div w:id="999231874">
      <w:bodyDiv w:val="1"/>
      <w:marLeft w:val="0"/>
      <w:marRight w:val="0"/>
      <w:marTop w:val="0"/>
      <w:marBottom w:val="0"/>
      <w:divBdr>
        <w:top w:val="none" w:sz="0" w:space="0" w:color="auto"/>
        <w:left w:val="none" w:sz="0" w:space="0" w:color="auto"/>
        <w:bottom w:val="none" w:sz="0" w:space="0" w:color="auto"/>
        <w:right w:val="none" w:sz="0" w:space="0" w:color="auto"/>
      </w:divBdr>
    </w:div>
    <w:div w:id="999309085">
      <w:bodyDiv w:val="1"/>
      <w:marLeft w:val="0"/>
      <w:marRight w:val="0"/>
      <w:marTop w:val="0"/>
      <w:marBottom w:val="0"/>
      <w:divBdr>
        <w:top w:val="none" w:sz="0" w:space="0" w:color="auto"/>
        <w:left w:val="none" w:sz="0" w:space="0" w:color="auto"/>
        <w:bottom w:val="none" w:sz="0" w:space="0" w:color="auto"/>
        <w:right w:val="none" w:sz="0" w:space="0" w:color="auto"/>
      </w:divBdr>
    </w:div>
    <w:div w:id="999501009">
      <w:bodyDiv w:val="1"/>
      <w:marLeft w:val="0"/>
      <w:marRight w:val="0"/>
      <w:marTop w:val="0"/>
      <w:marBottom w:val="0"/>
      <w:divBdr>
        <w:top w:val="none" w:sz="0" w:space="0" w:color="auto"/>
        <w:left w:val="none" w:sz="0" w:space="0" w:color="auto"/>
        <w:bottom w:val="none" w:sz="0" w:space="0" w:color="auto"/>
        <w:right w:val="none" w:sz="0" w:space="0" w:color="auto"/>
      </w:divBdr>
    </w:div>
    <w:div w:id="999502250">
      <w:bodyDiv w:val="1"/>
      <w:marLeft w:val="0"/>
      <w:marRight w:val="0"/>
      <w:marTop w:val="0"/>
      <w:marBottom w:val="0"/>
      <w:divBdr>
        <w:top w:val="none" w:sz="0" w:space="0" w:color="auto"/>
        <w:left w:val="none" w:sz="0" w:space="0" w:color="auto"/>
        <w:bottom w:val="none" w:sz="0" w:space="0" w:color="auto"/>
        <w:right w:val="none" w:sz="0" w:space="0" w:color="auto"/>
      </w:divBdr>
    </w:div>
    <w:div w:id="999579336">
      <w:bodyDiv w:val="1"/>
      <w:marLeft w:val="0"/>
      <w:marRight w:val="0"/>
      <w:marTop w:val="0"/>
      <w:marBottom w:val="0"/>
      <w:divBdr>
        <w:top w:val="none" w:sz="0" w:space="0" w:color="auto"/>
        <w:left w:val="none" w:sz="0" w:space="0" w:color="auto"/>
        <w:bottom w:val="none" w:sz="0" w:space="0" w:color="auto"/>
        <w:right w:val="none" w:sz="0" w:space="0" w:color="auto"/>
      </w:divBdr>
    </w:div>
    <w:div w:id="999769422">
      <w:bodyDiv w:val="1"/>
      <w:marLeft w:val="0"/>
      <w:marRight w:val="0"/>
      <w:marTop w:val="0"/>
      <w:marBottom w:val="0"/>
      <w:divBdr>
        <w:top w:val="none" w:sz="0" w:space="0" w:color="auto"/>
        <w:left w:val="none" w:sz="0" w:space="0" w:color="auto"/>
        <w:bottom w:val="none" w:sz="0" w:space="0" w:color="auto"/>
        <w:right w:val="none" w:sz="0" w:space="0" w:color="auto"/>
      </w:divBdr>
    </w:div>
    <w:div w:id="1000036974">
      <w:bodyDiv w:val="1"/>
      <w:marLeft w:val="0"/>
      <w:marRight w:val="0"/>
      <w:marTop w:val="0"/>
      <w:marBottom w:val="0"/>
      <w:divBdr>
        <w:top w:val="none" w:sz="0" w:space="0" w:color="auto"/>
        <w:left w:val="none" w:sz="0" w:space="0" w:color="auto"/>
        <w:bottom w:val="none" w:sz="0" w:space="0" w:color="auto"/>
        <w:right w:val="none" w:sz="0" w:space="0" w:color="auto"/>
      </w:divBdr>
    </w:div>
    <w:div w:id="1000155808">
      <w:bodyDiv w:val="1"/>
      <w:marLeft w:val="0"/>
      <w:marRight w:val="0"/>
      <w:marTop w:val="0"/>
      <w:marBottom w:val="0"/>
      <w:divBdr>
        <w:top w:val="none" w:sz="0" w:space="0" w:color="auto"/>
        <w:left w:val="none" w:sz="0" w:space="0" w:color="auto"/>
        <w:bottom w:val="none" w:sz="0" w:space="0" w:color="auto"/>
        <w:right w:val="none" w:sz="0" w:space="0" w:color="auto"/>
      </w:divBdr>
    </w:div>
    <w:div w:id="1000159206">
      <w:bodyDiv w:val="1"/>
      <w:marLeft w:val="0"/>
      <w:marRight w:val="0"/>
      <w:marTop w:val="0"/>
      <w:marBottom w:val="0"/>
      <w:divBdr>
        <w:top w:val="none" w:sz="0" w:space="0" w:color="auto"/>
        <w:left w:val="none" w:sz="0" w:space="0" w:color="auto"/>
        <w:bottom w:val="none" w:sz="0" w:space="0" w:color="auto"/>
        <w:right w:val="none" w:sz="0" w:space="0" w:color="auto"/>
      </w:divBdr>
    </w:div>
    <w:div w:id="1000235943">
      <w:bodyDiv w:val="1"/>
      <w:marLeft w:val="0"/>
      <w:marRight w:val="0"/>
      <w:marTop w:val="0"/>
      <w:marBottom w:val="0"/>
      <w:divBdr>
        <w:top w:val="none" w:sz="0" w:space="0" w:color="auto"/>
        <w:left w:val="none" w:sz="0" w:space="0" w:color="auto"/>
        <w:bottom w:val="none" w:sz="0" w:space="0" w:color="auto"/>
        <w:right w:val="none" w:sz="0" w:space="0" w:color="auto"/>
      </w:divBdr>
    </w:div>
    <w:div w:id="1000426350">
      <w:bodyDiv w:val="1"/>
      <w:marLeft w:val="0"/>
      <w:marRight w:val="0"/>
      <w:marTop w:val="0"/>
      <w:marBottom w:val="0"/>
      <w:divBdr>
        <w:top w:val="none" w:sz="0" w:space="0" w:color="auto"/>
        <w:left w:val="none" w:sz="0" w:space="0" w:color="auto"/>
        <w:bottom w:val="none" w:sz="0" w:space="0" w:color="auto"/>
        <w:right w:val="none" w:sz="0" w:space="0" w:color="auto"/>
      </w:divBdr>
    </w:div>
    <w:div w:id="1000474086">
      <w:bodyDiv w:val="1"/>
      <w:marLeft w:val="0"/>
      <w:marRight w:val="0"/>
      <w:marTop w:val="0"/>
      <w:marBottom w:val="0"/>
      <w:divBdr>
        <w:top w:val="none" w:sz="0" w:space="0" w:color="auto"/>
        <w:left w:val="none" w:sz="0" w:space="0" w:color="auto"/>
        <w:bottom w:val="none" w:sz="0" w:space="0" w:color="auto"/>
        <w:right w:val="none" w:sz="0" w:space="0" w:color="auto"/>
      </w:divBdr>
    </w:div>
    <w:div w:id="1000812091">
      <w:bodyDiv w:val="1"/>
      <w:marLeft w:val="0"/>
      <w:marRight w:val="0"/>
      <w:marTop w:val="0"/>
      <w:marBottom w:val="0"/>
      <w:divBdr>
        <w:top w:val="none" w:sz="0" w:space="0" w:color="auto"/>
        <w:left w:val="none" w:sz="0" w:space="0" w:color="auto"/>
        <w:bottom w:val="none" w:sz="0" w:space="0" w:color="auto"/>
        <w:right w:val="none" w:sz="0" w:space="0" w:color="auto"/>
      </w:divBdr>
    </w:div>
    <w:div w:id="1000961554">
      <w:bodyDiv w:val="1"/>
      <w:marLeft w:val="0"/>
      <w:marRight w:val="0"/>
      <w:marTop w:val="0"/>
      <w:marBottom w:val="0"/>
      <w:divBdr>
        <w:top w:val="none" w:sz="0" w:space="0" w:color="auto"/>
        <w:left w:val="none" w:sz="0" w:space="0" w:color="auto"/>
        <w:bottom w:val="none" w:sz="0" w:space="0" w:color="auto"/>
        <w:right w:val="none" w:sz="0" w:space="0" w:color="auto"/>
      </w:divBdr>
    </w:div>
    <w:div w:id="1001086474">
      <w:bodyDiv w:val="1"/>
      <w:marLeft w:val="0"/>
      <w:marRight w:val="0"/>
      <w:marTop w:val="0"/>
      <w:marBottom w:val="0"/>
      <w:divBdr>
        <w:top w:val="none" w:sz="0" w:space="0" w:color="auto"/>
        <w:left w:val="none" w:sz="0" w:space="0" w:color="auto"/>
        <w:bottom w:val="none" w:sz="0" w:space="0" w:color="auto"/>
        <w:right w:val="none" w:sz="0" w:space="0" w:color="auto"/>
      </w:divBdr>
    </w:div>
    <w:div w:id="1001128166">
      <w:bodyDiv w:val="1"/>
      <w:marLeft w:val="0"/>
      <w:marRight w:val="0"/>
      <w:marTop w:val="0"/>
      <w:marBottom w:val="0"/>
      <w:divBdr>
        <w:top w:val="none" w:sz="0" w:space="0" w:color="auto"/>
        <w:left w:val="none" w:sz="0" w:space="0" w:color="auto"/>
        <w:bottom w:val="none" w:sz="0" w:space="0" w:color="auto"/>
        <w:right w:val="none" w:sz="0" w:space="0" w:color="auto"/>
      </w:divBdr>
    </w:div>
    <w:div w:id="1001197039">
      <w:bodyDiv w:val="1"/>
      <w:marLeft w:val="0"/>
      <w:marRight w:val="0"/>
      <w:marTop w:val="0"/>
      <w:marBottom w:val="0"/>
      <w:divBdr>
        <w:top w:val="none" w:sz="0" w:space="0" w:color="auto"/>
        <w:left w:val="none" w:sz="0" w:space="0" w:color="auto"/>
        <w:bottom w:val="none" w:sz="0" w:space="0" w:color="auto"/>
        <w:right w:val="none" w:sz="0" w:space="0" w:color="auto"/>
      </w:divBdr>
    </w:div>
    <w:div w:id="1001273332">
      <w:bodyDiv w:val="1"/>
      <w:marLeft w:val="0"/>
      <w:marRight w:val="0"/>
      <w:marTop w:val="0"/>
      <w:marBottom w:val="0"/>
      <w:divBdr>
        <w:top w:val="none" w:sz="0" w:space="0" w:color="auto"/>
        <w:left w:val="none" w:sz="0" w:space="0" w:color="auto"/>
        <w:bottom w:val="none" w:sz="0" w:space="0" w:color="auto"/>
        <w:right w:val="none" w:sz="0" w:space="0" w:color="auto"/>
      </w:divBdr>
    </w:div>
    <w:div w:id="1001280577">
      <w:bodyDiv w:val="1"/>
      <w:marLeft w:val="0"/>
      <w:marRight w:val="0"/>
      <w:marTop w:val="0"/>
      <w:marBottom w:val="0"/>
      <w:divBdr>
        <w:top w:val="none" w:sz="0" w:space="0" w:color="auto"/>
        <w:left w:val="none" w:sz="0" w:space="0" w:color="auto"/>
        <w:bottom w:val="none" w:sz="0" w:space="0" w:color="auto"/>
        <w:right w:val="none" w:sz="0" w:space="0" w:color="auto"/>
      </w:divBdr>
    </w:div>
    <w:div w:id="1001391953">
      <w:bodyDiv w:val="1"/>
      <w:marLeft w:val="0"/>
      <w:marRight w:val="0"/>
      <w:marTop w:val="0"/>
      <w:marBottom w:val="0"/>
      <w:divBdr>
        <w:top w:val="none" w:sz="0" w:space="0" w:color="auto"/>
        <w:left w:val="none" w:sz="0" w:space="0" w:color="auto"/>
        <w:bottom w:val="none" w:sz="0" w:space="0" w:color="auto"/>
        <w:right w:val="none" w:sz="0" w:space="0" w:color="auto"/>
      </w:divBdr>
    </w:div>
    <w:div w:id="1001465268">
      <w:bodyDiv w:val="1"/>
      <w:marLeft w:val="0"/>
      <w:marRight w:val="0"/>
      <w:marTop w:val="0"/>
      <w:marBottom w:val="0"/>
      <w:divBdr>
        <w:top w:val="none" w:sz="0" w:space="0" w:color="auto"/>
        <w:left w:val="none" w:sz="0" w:space="0" w:color="auto"/>
        <w:bottom w:val="none" w:sz="0" w:space="0" w:color="auto"/>
        <w:right w:val="none" w:sz="0" w:space="0" w:color="auto"/>
      </w:divBdr>
    </w:div>
    <w:div w:id="1001471794">
      <w:bodyDiv w:val="1"/>
      <w:marLeft w:val="0"/>
      <w:marRight w:val="0"/>
      <w:marTop w:val="0"/>
      <w:marBottom w:val="0"/>
      <w:divBdr>
        <w:top w:val="none" w:sz="0" w:space="0" w:color="auto"/>
        <w:left w:val="none" w:sz="0" w:space="0" w:color="auto"/>
        <w:bottom w:val="none" w:sz="0" w:space="0" w:color="auto"/>
        <w:right w:val="none" w:sz="0" w:space="0" w:color="auto"/>
      </w:divBdr>
    </w:div>
    <w:div w:id="1001543376">
      <w:bodyDiv w:val="1"/>
      <w:marLeft w:val="0"/>
      <w:marRight w:val="0"/>
      <w:marTop w:val="0"/>
      <w:marBottom w:val="0"/>
      <w:divBdr>
        <w:top w:val="none" w:sz="0" w:space="0" w:color="auto"/>
        <w:left w:val="none" w:sz="0" w:space="0" w:color="auto"/>
        <w:bottom w:val="none" w:sz="0" w:space="0" w:color="auto"/>
        <w:right w:val="none" w:sz="0" w:space="0" w:color="auto"/>
      </w:divBdr>
    </w:div>
    <w:div w:id="1001588728">
      <w:bodyDiv w:val="1"/>
      <w:marLeft w:val="0"/>
      <w:marRight w:val="0"/>
      <w:marTop w:val="0"/>
      <w:marBottom w:val="0"/>
      <w:divBdr>
        <w:top w:val="none" w:sz="0" w:space="0" w:color="auto"/>
        <w:left w:val="none" w:sz="0" w:space="0" w:color="auto"/>
        <w:bottom w:val="none" w:sz="0" w:space="0" w:color="auto"/>
        <w:right w:val="none" w:sz="0" w:space="0" w:color="auto"/>
      </w:divBdr>
    </w:div>
    <w:div w:id="1001616743">
      <w:bodyDiv w:val="1"/>
      <w:marLeft w:val="0"/>
      <w:marRight w:val="0"/>
      <w:marTop w:val="0"/>
      <w:marBottom w:val="0"/>
      <w:divBdr>
        <w:top w:val="none" w:sz="0" w:space="0" w:color="auto"/>
        <w:left w:val="none" w:sz="0" w:space="0" w:color="auto"/>
        <w:bottom w:val="none" w:sz="0" w:space="0" w:color="auto"/>
        <w:right w:val="none" w:sz="0" w:space="0" w:color="auto"/>
      </w:divBdr>
    </w:div>
    <w:div w:id="1001619423">
      <w:bodyDiv w:val="1"/>
      <w:marLeft w:val="0"/>
      <w:marRight w:val="0"/>
      <w:marTop w:val="0"/>
      <w:marBottom w:val="0"/>
      <w:divBdr>
        <w:top w:val="none" w:sz="0" w:space="0" w:color="auto"/>
        <w:left w:val="none" w:sz="0" w:space="0" w:color="auto"/>
        <w:bottom w:val="none" w:sz="0" w:space="0" w:color="auto"/>
        <w:right w:val="none" w:sz="0" w:space="0" w:color="auto"/>
      </w:divBdr>
    </w:div>
    <w:div w:id="1001741411">
      <w:bodyDiv w:val="1"/>
      <w:marLeft w:val="0"/>
      <w:marRight w:val="0"/>
      <w:marTop w:val="0"/>
      <w:marBottom w:val="0"/>
      <w:divBdr>
        <w:top w:val="none" w:sz="0" w:space="0" w:color="auto"/>
        <w:left w:val="none" w:sz="0" w:space="0" w:color="auto"/>
        <w:bottom w:val="none" w:sz="0" w:space="0" w:color="auto"/>
        <w:right w:val="none" w:sz="0" w:space="0" w:color="auto"/>
      </w:divBdr>
    </w:div>
    <w:div w:id="1001816052">
      <w:bodyDiv w:val="1"/>
      <w:marLeft w:val="0"/>
      <w:marRight w:val="0"/>
      <w:marTop w:val="0"/>
      <w:marBottom w:val="0"/>
      <w:divBdr>
        <w:top w:val="none" w:sz="0" w:space="0" w:color="auto"/>
        <w:left w:val="none" w:sz="0" w:space="0" w:color="auto"/>
        <w:bottom w:val="none" w:sz="0" w:space="0" w:color="auto"/>
        <w:right w:val="none" w:sz="0" w:space="0" w:color="auto"/>
      </w:divBdr>
    </w:div>
    <w:div w:id="1002010620">
      <w:bodyDiv w:val="1"/>
      <w:marLeft w:val="0"/>
      <w:marRight w:val="0"/>
      <w:marTop w:val="0"/>
      <w:marBottom w:val="0"/>
      <w:divBdr>
        <w:top w:val="none" w:sz="0" w:space="0" w:color="auto"/>
        <w:left w:val="none" w:sz="0" w:space="0" w:color="auto"/>
        <w:bottom w:val="none" w:sz="0" w:space="0" w:color="auto"/>
        <w:right w:val="none" w:sz="0" w:space="0" w:color="auto"/>
      </w:divBdr>
    </w:div>
    <w:div w:id="1002126021">
      <w:bodyDiv w:val="1"/>
      <w:marLeft w:val="0"/>
      <w:marRight w:val="0"/>
      <w:marTop w:val="0"/>
      <w:marBottom w:val="0"/>
      <w:divBdr>
        <w:top w:val="none" w:sz="0" w:space="0" w:color="auto"/>
        <w:left w:val="none" w:sz="0" w:space="0" w:color="auto"/>
        <w:bottom w:val="none" w:sz="0" w:space="0" w:color="auto"/>
        <w:right w:val="none" w:sz="0" w:space="0" w:color="auto"/>
      </w:divBdr>
    </w:div>
    <w:div w:id="1002127226">
      <w:bodyDiv w:val="1"/>
      <w:marLeft w:val="0"/>
      <w:marRight w:val="0"/>
      <w:marTop w:val="0"/>
      <w:marBottom w:val="0"/>
      <w:divBdr>
        <w:top w:val="none" w:sz="0" w:space="0" w:color="auto"/>
        <w:left w:val="none" w:sz="0" w:space="0" w:color="auto"/>
        <w:bottom w:val="none" w:sz="0" w:space="0" w:color="auto"/>
        <w:right w:val="none" w:sz="0" w:space="0" w:color="auto"/>
      </w:divBdr>
    </w:div>
    <w:div w:id="1002127402">
      <w:bodyDiv w:val="1"/>
      <w:marLeft w:val="0"/>
      <w:marRight w:val="0"/>
      <w:marTop w:val="0"/>
      <w:marBottom w:val="0"/>
      <w:divBdr>
        <w:top w:val="none" w:sz="0" w:space="0" w:color="auto"/>
        <w:left w:val="none" w:sz="0" w:space="0" w:color="auto"/>
        <w:bottom w:val="none" w:sz="0" w:space="0" w:color="auto"/>
        <w:right w:val="none" w:sz="0" w:space="0" w:color="auto"/>
      </w:divBdr>
    </w:div>
    <w:div w:id="1003321505">
      <w:bodyDiv w:val="1"/>
      <w:marLeft w:val="0"/>
      <w:marRight w:val="0"/>
      <w:marTop w:val="0"/>
      <w:marBottom w:val="0"/>
      <w:divBdr>
        <w:top w:val="none" w:sz="0" w:space="0" w:color="auto"/>
        <w:left w:val="none" w:sz="0" w:space="0" w:color="auto"/>
        <w:bottom w:val="none" w:sz="0" w:space="0" w:color="auto"/>
        <w:right w:val="none" w:sz="0" w:space="0" w:color="auto"/>
      </w:divBdr>
    </w:div>
    <w:div w:id="1003509285">
      <w:bodyDiv w:val="1"/>
      <w:marLeft w:val="0"/>
      <w:marRight w:val="0"/>
      <w:marTop w:val="0"/>
      <w:marBottom w:val="0"/>
      <w:divBdr>
        <w:top w:val="none" w:sz="0" w:space="0" w:color="auto"/>
        <w:left w:val="none" w:sz="0" w:space="0" w:color="auto"/>
        <w:bottom w:val="none" w:sz="0" w:space="0" w:color="auto"/>
        <w:right w:val="none" w:sz="0" w:space="0" w:color="auto"/>
      </w:divBdr>
    </w:div>
    <w:div w:id="1004012741">
      <w:bodyDiv w:val="1"/>
      <w:marLeft w:val="0"/>
      <w:marRight w:val="0"/>
      <w:marTop w:val="0"/>
      <w:marBottom w:val="0"/>
      <w:divBdr>
        <w:top w:val="none" w:sz="0" w:space="0" w:color="auto"/>
        <w:left w:val="none" w:sz="0" w:space="0" w:color="auto"/>
        <w:bottom w:val="none" w:sz="0" w:space="0" w:color="auto"/>
        <w:right w:val="none" w:sz="0" w:space="0" w:color="auto"/>
      </w:divBdr>
    </w:div>
    <w:div w:id="1004017295">
      <w:bodyDiv w:val="1"/>
      <w:marLeft w:val="0"/>
      <w:marRight w:val="0"/>
      <w:marTop w:val="0"/>
      <w:marBottom w:val="0"/>
      <w:divBdr>
        <w:top w:val="none" w:sz="0" w:space="0" w:color="auto"/>
        <w:left w:val="none" w:sz="0" w:space="0" w:color="auto"/>
        <w:bottom w:val="none" w:sz="0" w:space="0" w:color="auto"/>
        <w:right w:val="none" w:sz="0" w:space="0" w:color="auto"/>
      </w:divBdr>
    </w:div>
    <w:div w:id="1004356043">
      <w:bodyDiv w:val="1"/>
      <w:marLeft w:val="0"/>
      <w:marRight w:val="0"/>
      <w:marTop w:val="0"/>
      <w:marBottom w:val="0"/>
      <w:divBdr>
        <w:top w:val="none" w:sz="0" w:space="0" w:color="auto"/>
        <w:left w:val="none" w:sz="0" w:space="0" w:color="auto"/>
        <w:bottom w:val="none" w:sz="0" w:space="0" w:color="auto"/>
        <w:right w:val="none" w:sz="0" w:space="0" w:color="auto"/>
      </w:divBdr>
    </w:div>
    <w:div w:id="1004362200">
      <w:bodyDiv w:val="1"/>
      <w:marLeft w:val="0"/>
      <w:marRight w:val="0"/>
      <w:marTop w:val="0"/>
      <w:marBottom w:val="0"/>
      <w:divBdr>
        <w:top w:val="none" w:sz="0" w:space="0" w:color="auto"/>
        <w:left w:val="none" w:sz="0" w:space="0" w:color="auto"/>
        <w:bottom w:val="none" w:sz="0" w:space="0" w:color="auto"/>
        <w:right w:val="none" w:sz="0" w:space="0" w:color="auto"/>
      </w:divBdr>
    </w:div>
    <w:div w:id="1004430834">
      <w:bodyDiv w:val="1"/>
      <w:marLeft w:val="0"/>
      <w:marRight w:val="0"/>
      <w:marTop w:val="0"/>
      <w:marBottom w:val="0"/>
      <w:divBdr>
        <w:top w:val="none" w:sz="0" w:space="0" w:color="auto"/>
        <w:left w:val="none" w:sz="0" w:space="0" w:color="auto"/>
        <w:bottom w:val="none" w:sz="0" w:space="0" w:color="auto"/>
        <w:right w:val="none" w:sz="0" w:space="0" w:color="auto"/>
      </w:divBdr>
    </w:div>
    <w:div w:id="1004474072">
      <w:bodyDiv w:val="1"/>
      <w:marLeft w:val="0"/>
      <w:marRight w:val="0"/>
      <w:marTop w:val="0"/>
      <w:marBottom w:val="0"/>
      <w:divBdr>
        <w:top w:val="none" w:sz="0" w:space="0" w:color="auto"/>
        <w:left w:val="none" w:sz="0" w:space="0" w:color="auto"/>
        <w:bottom w:val="none" w:sz="0" w:space="0" w:color="auto"/>
        <w:right w:val="none" w:sz="0" w:space="0" w:color="auto"/>
      </w:divBdr>
    </w:div>
    <w:div w:id="1004481587">
      <w:bodyDiv w:val="1"/>
      <w:marLeft w:val="0"/>
      <w:marRight w:val="0"/>
      <w:marTop w:val="0"/>
      <w:marBottom w:val="0"/>
      <w:divBdr>
        <w:top w:val="none" w:sz="0" w:space="0" w:color="auto"/>
        <w:left w:val="none" w:sz="0" w:space="0" w:color="auto"/>
        <w:bottom w:val="none" w:sz="0" w:space="0" w:color="auto"/>
        <w:right w:val="none" w:sz="0" w:space="0" w:color="auto"/>
      </w:divBdr>
    </w:div>
    <w:div w:id="1004555390">
      <w:bodyDiv w:val="1"/>
      <w:marLeft w:val="0"/>
      <w:marRight w:val="0"/>
      <w:marTop w:val="0"/>
      <w:marBottom w:val="0"/>
      <w:divBdr>
        <w:top w:val="none" w:sz="0" w:space="0" w:color="auto"/>
        <w:left w:val="none" w:sz="0" w:space="0" w:color="auto"/>
        <w:bottom w:val="none" w:sz="0" w:space="0" w:color="auto"/>
        <w:right w:val="none" w:sz="0" w:space="0" w:color="auto"/>
      </w:divBdr>
    </w:div>
    <w:div w:id="1004623246">
      <w:bodyDiv w:val="1"/>
      <w:marLeft w:val="0"/>
      <w:marRight w:val="0"/>
      <w:marTop w:val="0"/>
      <w:marBottom w:val="0"/>
      <w:divBdr>
        <w:top w:val="none" w:sz="0" w:space="0" w:color="auto"/>
        <w:left w:val="none" w:sz="0" w:space="0" w:color="auto"/>
        <w:bottom w:val="none" w:sz="0" w:space="0" w:color="auto"/>
        <w:right w:val="none" w:sz="0" w:space="0" w:color="auto"/>
      </w:divBdr>
    </w:div>
    <w:div w:id="1005092008">
      <w:bodyDiv w:val="1"/>
      <w:marLeft w:val="0"/>
      <w:marRight w:val="0"/>
      <w:marTop w:val="0"/>
      <w:marBottom w:val="0"/>
      <w:divBdr>
        <w:top w:val="none" w:sz="0" w:space="0" w:color="auto"/>
        <w:left w:val="none" w:sz="0" w:space="0" w:color="auto"/>
        <w:bottom w:val="none" w:sz="0" w:space="0" w:color="auto"/>
        <w:right w:val="none" w:sz="0" w:space="0" w:color="auto"/>
      </w:divBdr>
    </w:div>
    <w:div w:id="1005280990">
      <w:bodyDiv w:val="1"/>
      <w:marLeft w:val="0"/>
      <w:marRight w:val="0"/>
      <w:marTop w:val="0"/>
      <w:marBottom w:val="0"/>
      <w:divBdr>
        <w:top w:val="none" w:sz="0" w:space="0" w:color="auto"/>
        <w:left w:val="none" w:sz="0" w:space="0" w:color="auto"/>
        <w:bottom w:val="none" w:sz="0" w:space="0" w:color="auto"/>
        <w:right w:val="none" w:sz="0" w:space="0" w:color="auto"/>
      </w:divBdr>
    </w:div>
    <w:div w:id="1005326836">
      <w:bodyDiv w:val="1"/>
      <w:marLeft w:val="0"/>
      <w:marRight w:val="0"/>
      <w:marTop w:val="0"/>
      <w:marBottom w:val="0"/>
      <w:divBdr>
        <w:top w:val="none" w:sz="0" w:space="0" w:color="auto"/>
        <w:left w:val="none" w:sz="0" w:space="0" w:color="auto"/>
        <w:bottom w:val="none" w:sz="0" w:space="0" w:color="auto"/>
        <w:right w:val="none" w:sz="0" w:space="0" w:color="auto"/>
      </w:divBdr>
    </w:div>
    <w:div w:id="1005742143">
      <w:bodyDiv w:val="1"/>
      <w:marLeft w:val="0"/>
      <w:marRight w:val="0"/>
      <w:marTop w:val="0"/>
      <w:marBottom w:val="0"/>
      <w:divBdr>
        <w:top w:val="none" w:sz="0" w:space="0" w:color="auto"/>
        <w:left w:val="none" w:sz="0" w:space="0" w:color="auto"/>
        <w:bottom w:val="none" w:sz="0" w:space="0" w:color="auto"/>
        <w:right w:val="none" w:sz="0" w:space="0" w:color="auto"/>
      </w:divBdr>
    </w:div>
    <w:div w:id="1005933997">
      <w:bodyDiv w:val="1"/>
      <w:marLeft w:val="0"/>
      <w:marRight w:val="0"/>
      <w:marTop w:val="0"/>
      <w:marBottom w:val="0"/>
      <w:divBdr>
        <w:top w:val="none" w:sz="0" w:space="0" w:color="auto"/>
        <w:left w:val="none" w:sz="0" w:space="0" w:color="auto"/>
        <w:bottom w:val="none" w:sz="0" w:space="0" w:color="auto"/>
        <w:right w:val="none" w:sz="0" w:space="0" w:color="auto"/>
      </w:divBdr>
    </w:div>
    <w:div w:id="1006054338">
      <w:bodyDiv w:val="1"/>
      <w:marLeft w:val="0"/>
      <w:marRight w:val="0"/>
      <w:marTop w:val="0"/>
      <w:marBottom w:val="0"/>
      <w:divBdr>
        <w:top w:val="none" w:sz="0" w:space="0" w:color="auto"/>
        <w:left w:val="none" w:sz="0" w:space="0" w:color="auto"/>
        <w:bottom w:val="none" w:sz="0" w:space="0" w:color="auto"/>
        <w:right w:val="none" w:sz="0" w:space="0" w:color="auto"/>
      </w:divBdr>
    </w:div>
    <w:div w:id="1006128704">
      <w:bodyDiv w:val="1"/>
      <w:marLeft w:val="0"/>
      <w:marRight w:val="0"/>
      <w:marTop w:val="0"/>
      <w:marBottom w:val="0"/>
      <w:divBdr>
        <w:top w:val="none" w:sz="0" w:space="0" w:color="auto"/>
        <w:left w:val="none" w:sz="0" w:space="0" w:color="auto"/>
        <w:bottom w:val="none" w:sz="0" w:space="0" w:color="auto"/>
        <w:right w:val="none" w:sz="0" w:space="0" w:color="auto"/>
      </w:divBdr>
    </w:div>
    <w:div w:id="1006175261">
      <w:bodyDiv w:val="1"/>
      <w:marLeft w:val="0"/>
      <w:marRight w:val="0"/>
      <w:marTop w:val="0"/>
      <w:marBottom w:val="0"/>
      <w:divBdr>
        <w:top w:val="none" w:sz="0" w:space="0" w:color="auto"/>
        <w:left w:val="none" w:sz="0" w:space="0" w:color="auto"/>
        <w:bottom w:val="none" w:sz="0" w:space="0" w:color="auto"/>
        <w:right w:val="none" w:sz="0" w:space="0" w:color="auto"/>
      </w:divBdr>
    </w:div>
    <w:div w:id="1006325439">
      <w:bodyDiv w:val="1"/>
      <w:marLeft w:val="0"/>
      <w:marRight w:val="0"/>
      <w:marTop w:val="0"/>
      <w:marBottom w:val="0"/>
      <w:divBdr>
        <w:top w:val="none" w:sz="0" w:space="0" w:color="auto"/>
        <w:left w:val="none" w:sz="0" w:space="0" w:color="auto"/>
        <w:bottom w:val="none" w:sz="0" w:space="0" w:color="auto"/>
        <w:right w:val="none" w:sz="0" w:space="0" w:color="auto"/>
      </w:divBdr>
    </w:div>
    <w:div w:id="1006664793">
      <w:bodyDiv w:val="1"/>
      <w:marLeft w:val="0"/>
      <w:marRight w:val="0"/>
      <w:marTop w:val="0"/>
      <w:marBottom w:val="0"/>
      <w:divBdr>
        <w:top w:val="none" w:sz="0" w:space="0" w:color="auto"/>
        <w:left w:val="none" w:sz="0" w:space="0" w:color="auto"/>
        <w:bottom w:val="none" w:sz="0" w:space="0" w:color="auto"/>
        <w:right w:val="none" w:sz="0" w:space="0" w:color="auto"/>
      </w:divBdr>
    </w:div>
    <w:div w:id="1006902930">
      <w:bodyDiv w:val="1"/>
      <w:marLeft w:val="0"/>
      <w:marRight w:val="0"/>
      <w:marTop w:val="0"/>
      <w:marBottom w:val="0"/>
      <w:divBdr>
        <w:top w:val="none" w:sz="0" w:space="0" w:color="auto"/>
        <w:left w:val="none" w:sz="0" w:space="0" w:color="auto"/>
        <w:bottom w:val="none" w:sz="0" w:space="0" w:color="auto"/>
        <w:right w:val="none" w:sz="0" w:space="0" w:color="auto"/>
      </w:divBdr>
    </w:div>
    <w:div w:id="1006908271">
      <w:bodyDiv w:val="1"/>
      <w:marLeft w:val="0"/>
      <w:marRight w:val="0"/>
      <w:marTop w:val="0"/>
      <w:marBottom w:val="0"/>
      <w:divBdr>
        <w:top w:val="none" w:sz="0" w:space="0" w:color="auto"/>
        <w:left w:val="none" w:sz="0" w:space="0" w:color="auto"/>
        <w:bottom w:val="none" w:sz="0" w:space="0" w:color="auto"/>
        <w:right w:val="none" w:sz="0" w:space="0" w:color="auto"/>
      </w:divBdr>
    </w:div>
    <w:div w:id="1007248551">
      <w:bodyDiv w:val="1"/>
      <w:marLeft w:val="0"/>
      <w:marRight w:val="0"/>
      <w:marTop w:val="0"/>
      <w:marBottom w:val="0"/>
      <w:divBdr>
        <w:top w:val="none" w:sz="0" w:space="0" w:color="auto"/>
        <w:left w:val="none" w:sz="0" w:space="0" w:color="auto"/>
        <w:bottom w:val="none" w:sz="0" w:space="0" w:color="auto"/>
        <w:right w:val="none" w:sz="0" w:space="0" w:color="auto"/>
      </w:divBdr>
    </w:div>
    <w:div w:id="1007362973">
      <w:bodyDiv w:val="1"/>
      <w:marLeft w:val="0"/>
      <w:marRight w:val="0"/>
      <w:marTop w:val="0"/>
      <w:marBottom w:val="0"/>
      <w:divBdr>
        <w:top w:val="none" w:sz="0" w:space="0" w:color="auto"/>
        <w:left w:val="none" w:sz="0" w:space="0" w:color="auto"/>
        <w:bottom w:val="none" w:sz="0" w:space="0" w:color="auto"/>
        <w:right w:val="none" w:sz="0" w:space="0" w:color="auto"/>
      </w:divBdr>
    </w:div>
    <w:div w:id="1007446325">
      <w:bodyDiv w:val="1"/>
      <w:marLeft w:val="0"/>
      <w:marRight w:val="0"/>
      <w:marTop w:val="0"/>
      <w:marBottom w:val="0"/>
      <w:divBdr>
        <w:top w:val="none" w:sz="0" w:space="0" w:color="auto"/>
        <w:left w:val="none" w:sz="0" w:space="0" w:color="auto"/>
        <w:bottom w:val="none" w:sz="0" w:space="0" w:color="auto"/>
        <w:right w:val="none" w:sz="0" w:space="0" w:color="auto"/>
      </w:divBdr>
    </w:div>
    <w:div w:id="1007707099">
      <w:bodyDiv w:val="1"/>
      <w:marLeft w:val="0"/>
      <w:marRight w:val="0"/>
      <w:marTop w:val="0"/>
      <w:marBottom w:val="0"/>
      <w:divBdr>
        <w:top w:val="none" w:sz="0" w:space="0" w:color="auto"/>
        <w:left w:val="none" w:sz="0" w:space="0" w:color="auto"/>
        <w:bottom w:val="none" w:sz="0" w:space="0" w:color="auto"/>
        <w:right w:val="none" w:sz="0" w:space="0" w:color="auto"/>
      </w:divBdr>
    </w:div>
    <w:div w:id="1007901189">
      <w:bodyDiv w:val="1"/>
      <w:marLeft w:val="0"/>
      <w:marRight w:val="0"/>
      <w:marTop w:val="0"/>
      <w:marBottom w:val="0"/>
      <w:divBdr>
        <w:top w:val="none" w:sz="0" w:space="0" w:color="auto"/>
        <w:left w:val="none" w:sz="0" w:space="0" w:color="auto"/>
        <w:bottom w:val="none" w:sz="0" w:space="0" w:color="auto"/>
        <w:right w:val="none" w:sz="0" w:space="0" w:color="auto"/>
      </w:divBdr>
    </w:div>
    <w:div w:id="1008024632">
      <w:bodyDiv w:val="1"/>
      <w:marLeft w:val="0"/>
      <w:marRight w:val="0"/>
      <w:marTop w:val="0"/>
      <w:marBottom w:val="0"/>
      <w:divBdr>
        <w:top w:val="none" w:sz="0" w:space="0" w:color="auto"/>
        <w:left w:val="none" w:sz="0" w:space="0" w:color="auto"/>
        <w:bottom w:val="none" w:sz="0" w:space="0" w:color="auto"/>
        <w:right w:val="none" w:sz="0" w:space="0" w:color="auto"/>
      </w:divBdr>
    </w:div>
    <w:div w:id="1008095746">
      <w:bodyDiv w:val="1"/>
      <w:marLeft w:val="0"/>
      <w:marRight w:val="0"/>
      <w:marTop w:val="0"/>
      <w:marBottom w:val="0"/>
      <w:divBdr>
        <w:top w:val="none" w:sz="0" w:space="0" w:color="auto"/>
        <w:left w:val="none" w:sz="0" w:space="0" w:color="auto"/>
        <w:bottom w:val="none" w:sz="0" w:space="0" w:color="auto"/>
        <w:right w:val="none" w:sz="0" w:space="0" w:color="auto"/>
      </w:divBdr>
    </w:div>
    <w:div w:id="1008555442">
      <w:bodyDiv w:val="1"/>
      <w:marLeft w:val="0"/>
      <w:marRight w:val="0"/>
      <w:marTop w:val="0"/>
      <w:marBottom w:val="0"/>
      <w:divBdr>
        <w:top w:val="none" w:sz="0" w:space="0" w:color="auto"/>
        <w:left w:val="none" w:sz="0" w:space="0" w:color="auto"/>
        <w:bottom w:val="none" w:sz="0" w:space="0" w:color="auto"/>
        <w:right w:val="none" w:sz="0" w:space="0" w:color="auto"/>
      </w:divBdr>
    </w:div>
    <w:div w:id="1008753805">
      <w:bodyDiv w:val="1"/>
      <w:marLeft w:val="0"/>
      <w:marRight w:val="0"/>
      <w:marTop w:val="0"/>
      <w:marBottom w:val="0"/>
      <w:divBdr>
        <w:top w:val="none" w:sz="0" w:space="0" w:color="auto"/>
        <w:left w:val="none" w:sz="0" w:space="0" w:color="auto"/>
        <w:bottom w:val="none" w:sz="0" w:space="0" w:color="auto"/>
        <w:right w:val="none" w:sz="0" w:space="0" w:color="auto"/>
      </w:divBdr>
    </w:div>
    <w:div w:id="1008941095">
      <w:bodyDiv w:val="1"/>
      <w:marLeft w:val="0"/>
      <w:marRight w:val="0"/>
      <w:marTop w:val="0"/>
      <w:marBottom w:val="0"/>
      <w:divBdr>
        <w:top w:val="none" w:sz="0" w:space="0" w:color="auto"/>
        <w:left w:val="none" w:sz="0" w:space="0" w:color="auto"/>
        <w:bottom w:val="none" w:sz="0" w:space="0" w:color="auto"/>
        <w:right w:val="none" w:sz="0" w:space="0" w:color="auto"/>
      </w:divBdr>
    </w:div>
    <w:div w:id="1009597140">
      <w:bodyDiv w:val="1"/>
      <w:marLeft w:val="0"/>
      <w:marRight w:val="0"/>
      <w:marTop w:val="0"/>
      <w:marBottom w:val="0"/>
      <w:divBdr>
        <w:top w:val="none" w:sz="0" w:space="0" w:color="auto"/>
        <w:left w:val="none" w:sz="0" w:space="0" w:color="auto"/>
        <w:bottom w:val="none" w:sz="0" w:space="0" w:color="auto"/>
        <w:right w:val="none" w:sz="0" w:space="0" w:color="auto"/>
      </w:divBdr>
    </w:div>
    <w:div w:id="1009679717">
      <w:bodyDiv w:val="1"/>
      <w:marLeft w:val="0"/>
      <w:marRight w:val="0"/>
      <w:marTop w:val="0"/>
      <w:marBottom w:val="0"/>
      <w:divBdr>
        <w:top w:val="none" w:sz="0" w:space="0" w:color="auto"/>
        <w:left w:val="none" w:sz="0" w:space="0" w:color="auto"/>
        <w:bottom w:val="none" w:sz="0" w:space="0" w:color="auto"/>
        <w:right w:val="none" w:sz="0" w:space="0" w:color="auto"/>
      </w:divBdr>
    </w:div>
    <w:div w:id="1009721692">
      <w:bodyDiv w:val="1"/>
      <w:marLeft w:val="0"/>
      <w:marRight w:val="0"/>
      <w:marTop w:val="0"/>
      <w:marBottom w:val="0"/>
      <w:divBdr>
        <w:top w:val="none" w:sz="0" w:space="0" w:color="auto"/>
        <w:left w:val="none" w:sz="0" w:space="0" w:color="auto"/>
        <w:bottom w:val="none" w:sz="0" w:space="0" w:color="auto"/>
        <w:right w:val="none" w:sz="0" w:space="0" w:color="auto"/>
      </w:divBdr>
    </w:div>
    <w:div w:id="1009790801">
      <w:bodyDiv w:val="1"/>
      <w:marLeft w:val="0"/>
      <w:marRight w:val="0"/>
      <w:marTop w:val="0"/>
      <w:marBottom w:val="0"/>
      <w:divBdr>
        <w:top w:val="none" w:sz="0" w:space="0" w:color="auto"/>
        <w:left w:val="none" w:sz="0" w:space="0" w:color="auto"/>
        <w:bottom w:val="none" w:sz="0" w:space="0" w:color="auto"/>
        <w:right w:val="none" w:sz="0" w:space="0" w:color="auto"/>
      </w:divBdr>
    </w:div>
    <w:div w:id="1009869058">
      <w:bodyDiv w:val="1"/>
      <w:marLeft w:val="0"/>
      <w:marRight w:val="0"/>
      <w:marTop w:val="0"/>
      <w:marBottom w:val="0"/>
      <w:divBdr>
        <w:top w:val="none" w:sz="0" w:space="0" w:color="auto"/>
        <w:left w:val="none" w:sz="0" w:space="0" w:color="auto"/>
        <w:bottom w:val="none" w:sz="0" w:space="0" w:color="auto"/>
        <w:right w:val="none" w:sz="0" w:space="0" w:color="auto"/>
      </w:divBdr>
    </w:div>
    <w:div w:id="1009989096">
      <w:bodyDiv w:val="1"/>
      <w:marLeft w:val="0"/>
      <w:marRight w:val="0"/>
      <w:marTop w:val="0"/>
      <w:marBottom w:val="0"/>
      <w:divBdr>
        <w:top w:val="none" w:sz="0" w:space="0" w:color="auto"/>
        <w:left w:val="none" w:sz="0" w:space="0" w:color="auto"/>
        <w:bottom w:val="none" w:sz="0" w:space="0" w:color="auto"/>
        <w:right w:val="none" w:sz="0" w:space="0" w:color="auto"/>
      </w:divBdr>
    </w:div>
    <w:div w:id="1010251890">
      <w:bodyDiv w:val="1"/>
      <w:marLeft w:val="0"/>
      <w:marRight w:val="0"/>
      <w:marTop w:val="0"/>
      <w:marBottom w:val="0"/>
      <w:divBdr>
        <w:top w:val="none" w:sz="0" w:space="0" w:color="auto"/>
        <w:left w:val="none" w:sz="0" w:space="0" w:color="auto"/>
        <w:bottom w:val="none" w:sz="0" w:space="0" w:color="auto"/>
        <w:right w:val="none" w:sz="0" w:space="0" w:color="auto"/>
      </w:divBdr>
    </w:div>
    <w:div w:id="1010252769">
      <w:bodyDiv w:val="1"/>
      <w:marLeft w:val="0"/>
      <w:marRight w:val="0"/>
      <w:marTop w:val="0"/>
      <w:marBottom w:val="0"/>
      <w:divBdr>
        <w:top w:val="none" w:sz="0" w:space="0" w:color="auto"/>
        <w:left w:val="none" w:sz="0" w:space="0" w:color="auto"/>
        <w:bottom w:val="none" w:sz="0" w:space="0" w:color="auto"/>
        <w:right w:val="none" w:sz="0" w:space="0" w:color="auto"/>
      </w:divBdr>
    </w:div>
    <w:div w:id="1010446927">
      <w:bodyDiv w:val="1"/>
      <w:marLeft w:val="0"/>
      <w:marRight w:val="0"/>
      <w:marTop w:val="0"/>
      <w:marBottom w:val="0"/>
      <w:divBdr>
        <w:top w:val="none" w:sz="0" w:space="0" w:color="auto"/>
        <w:left w:val="none" w:sz="0" w:space="0" w:color="auto"/>
        <w:bottom w:val="none" w:sz="0" w:space="0" w:color="auto"/>
        <w:right w:val="none" w:sz="0" w:space="0" w:color="auto"/>
      </w:divBdr>
    </w:div>
    <w:div w:id="1010448629">
      <w:bodyDiv w:val="1"/>
      <w:marLeft w:val="0"/>
      <w:marRight w:val="0"/>
      <w:marTop w:val="0"/>
      <w:marBottom w:val="0"/>
      <w:divBdr>
        <w:top w:val="none" w:sz="0" w:space="0" w:color="auto"/>
        <w:left w:val="none" w:sz="0" w:space="0" w:color="auto"/>
        <w:bottom w:val="none" w:sz="0" w:space="0" w:color="auto"/>
        <w:right w:val="none" w:sz="0" w:space="0" w:color="auto"/>
      </w:divBdr>
    </w:div>
    <w:div w:id="1010643363">
      <w:bodyDiv w:val="1"/>
      <w:marLeft w:val="0"/>
      <w:marRight w:val="0"/>
      <w:marTop w:val="0"/>
      <w:marBottom w:val="0"/>
      <w:divBdr>
        <w:top w:val="none" w:sz="0" w:space="0" w:color="auto"/>
        <w:left w:val="none" w:sz="0" w:space="0" w:color="auto"/>
        <w:bottom w:val="none" w:sz="0" w:space="0" w:color="auto"/>
        <w:right w:val="none" w:sz="0" w:space="0" w:color="auto"/>
      </w:divBdr>
    </w:div>
    <w:div w:id="1010721294">
      <w:bodyDiv w:val="1"/>
      <w:marLeft w:val="0"/>
      <w:marRight w:val="0"/>
      <w:marTop w:val="0"/>
      <w:marBottom w:val="0"/>
      <w:divBdr>
        <w:top w:val="none" w:sz="0" w:space="0" w:color="auto"/>
        <w:left w:val="none" w:sz="0" w:space="0" w:color="auto"/>
        <w:bottom w:val="none" w:sz="0" w:space="0" w:color="auto"/>
        <w:right w:val="none" w:sz="0" w:space="0" w:color="auto"/>
      </w:divBdr>
    </w:div>
    <w:div w:id="1010838340">
      <w:bodyDiv w:val="1"/>
      <w:marLeft w:val="0"/>
      <w:marRight w:val="0"/>
      <w:marTop w:val="0"/>
      <w:marBottom w:val="0"/>
      <w:divBdr>
        <w:top w:val="none" w:sz="0" w:space="0" w:color="auto"/>
        <w:left w:val="none" w:sz="0" w:space="0" w:color="auto"/>
        <w:bottom w:val="none" w:sz="0" w:space="0" w:color="auto"/>
        <w:right w:val="none" w:sz="0" w:space="0" w:color="auto"/>
      </w:divBdr>
    </w:div>
    <w:div w:id="1011221273">
      <w:bodyDiv w:val="1"/>
      <w:marLeft w:val="0"/>
      <w:marRight w:val="0"/>
      <w:marTop w:val="0"/>
      <w:marBottom w:val="0"/>
      <w:divBdr>
        <w:top w:val="none" w:sz="0" w:space="0" w:color="auto"/>
        <w:left w:val="none" w:sz="0" w:space="0" w:color="auto"/>
        <w:bottom w:val="none" w:sz="0" w:space="0" w:color="auto"/>
        <w:right w:val="none" w:sz="0" w:space="0" w:color="auto"/>
      </w:divBdr>
    </w:div>
    <w:div w:id="1011377260">
      <w:bodyDiv w:val="1"/>
      <w:marLeft w:val="0"/>
      <w:marRight w:val="0"/>
      <w:marTop w:val="0"/>
      <w:marBottom w:val="0"/>
      <w:divBdr>
        <w:top w:val="none" w:sz="0" w:space="0" w:color="auto"/>
        <w:left w:val="none" w:sz="0" w:space="0" w:color="auto"/>
        <w:bottom w:val="none" w:sz="0" w:space="0" w:color="auto"/>
        <w:right w:val="none" w:sz="0" w:space="0" w:color="auto"/>
      </w:divBdr>
    </w:div>
    <w:div w:id="1011490383">
      <w:bodyDiv w:val="1"/>
      <w:marLeft w:val="0"/>
      <w:marRight w:val="0"/>
      <w:marTop w:val="0"/>
      <w:marBottom w:val="0"/>
      <w:divBdr>
        <w:top w:val="none" w:sz="0" w:space="0" w:color="auto"/>
        <w:left w:val="none" w:sz="0" w:space="0" w:color="auto"/>
        <w:bottom w:val="none" w:sz="0" w:space="0" w:color="auto"/>
        <w:right w:val="none" w:sz="0" w:space="0" w:color="auto"/>
      </w:divBdr>
    </w:div>
    <w:div w:id="1011566597">
      <w:bodyDiv w:val="1"/>
      <w:marLeft w:val="0"/>
      <w:marRight w:val="0"/>
      <w:marTop w:val="0"/>
      <w:marBottom w:val="0"/>
      <w:divBdr>
        <w:top w:val="none" w:sz="0" w:space="0" w:color="auto"/>
        <w:left w:val="none" w:sz="0" w:space="0" w:color="auto"/>
        <w:bottom w:val="none" w:sz="0" w:space="0" w:color="auto"/>
        <w:right w:val="none" w:sz="0" w:space="0" w:color="auto"/>
      </w:divBdr>
    </w:div>
    <w:div w:id="1011680381">
      <w:bodyDiv w:val="1"/>
      <w:marLeft w:val="0"/>
      <w:marRight w:val="0"/>
      <w:marTop w:val="0"/>
      <w:marBottom w:val="0"/>
      <w:divBdr>
        <w:top w:val="none" w:sz="0" w:space="0" w:color="auto"/>
        <w:left w:val="none" w:sz="0" w:space="0" w:color="auto"/>
        <w:bottom w:val="none" w:sz="0" w:space="0" w:color="auto"/>
        <w:right w:val="none" w:sz="0" w:space="0" w:color="auto"/>
      </w:divBdr>
    </w:div>
    <w:div w:id="1011757947">
      <w:bodyDiv w:val="1"/>
      <w:marLeft w:val="0"/>
      <w:marRight w:val="0"/>
      <w:marTop w:val="0"/>
      <w:marBottom w:val="0"/>
      <w:divBdr>
        <w:top w:val="none" w:sz="0" w:space="0" w:color="auto"/>
        <w:left w:val="none" w:sz="0" w:space="0" w:color="auto"/>
        <w:bottom w:val="none" w:sz="0" w:space="0" w:color="auto"/>
        <w:right w:val="none" w:sz="0" w:space="0" w:color="auto"/>
      </w:divBdr>
    </w:div>
    <w:div w:id="1011957381">
      <w:bodyDiv w:val="1"/>
      <w:marLeft w:val="0"/>
      <w:marRight w:val="0"/>
      <w:marTop w:val="0"/>
      <w:marBottom w:val="0"/>
      <w:divBdr>
        <w:top w:val="none" w:sz="0" w:space="0" w:color="auto"/>
        <w:left w:val="none" w:sz="0" w:space="0" w:color="auto"/>
        <w:bottom w:val="none" w:sz="0" w:space="0" w:color="auto"/>
        <w:right w:val="none" w:sz="0" w:space="0" w:color="auto"/>
      </w:divBdr>
    </w:div>
    <w:div w:id="1012032914">
      <w:bodyDiv w:val="1"/>
      <w:marLeft w:val="0"/>
      <w:marRight w:val="0"/>
      <w:marTop w:val="0"/>
      <w:marBottom w:val="0"/>
      <w:divBdr>
        <w:top w:val="none" w:sz="0" w:space="0" w:color="auto"/>
        <w:left w:val="none" w:sz="0" w:space="0" w:color="auto"/>
        <w:bottom w:val="none" w:sz="0" w:space="0" w:color="auto"/>
        <w:right w:val="none" w:sz="0" w:space="0" w:color="auto"/>
      </w:divBdr>
    </w:div>
    <w:div w:id="1012151100">
      <w:bodyDiv w:val="1"/>
      <w:marLeft w:val="0"/>
      <w:marRight w:val="0"/>
      <w:marTop w:val="0"/>
      <w:marBottom w:val="0"/>
      <w:divBdr>
        <w:top w:val="none" w:sz="0" w:space="0" w:color="auto"/>
        <w:left w:val="none" w:sz="0" w:space="0" w:color="auto"/>
        <w:bottom w:val="none" w:sz="0" w:space="0" w:color="auto"/>
        <w:right w:val="none" w:sz="0" w:space="0" w:color="auto"/>
      </w:divBdr>
    </w:div>
    <w:div w:id="1012224958">
      <w:bodyDiv w:val="1"/>
      <w:marLeft w:val="0"/>
      <w:marRight w:val="0"/>
      <w:marTop w:val="0"/>
      <w:marBottom w:val="0"/>
      <w:divBdr>
        <w:top w:val="none" w:sz="0" w:space="0" w:color="auto"/>
        <w:left w:val="none" w:sz="0" w:space="0" w:color="auto"/>
        <w:bottom w:val="none" w:sz="0" w:space="0" w:color="auto"/>
        <w:right w:val="none" w:sz="0" w:space="0" w:color="auto"/>
      </w:divBdr>
    </w:div>
    <w:div w:id="1012532334">
      <w:bodyDiv w:val="1"/>
      <w:marLeft w:val="0"/>
      <w:marRight w:val="0"/>
      <w:marTop w:val="0"/>
      <w:marBottom w:val="0"/>
      <w:divBdr>
        <w:top w:val="none" w:sz="0" w:space="0" w:color="auto"/>
        <w:left w:val="none" w:sz="0" w:space="0" w:color="auto"/>
        <w:bottom w:val="none" w:sz="0" w:space="0" w:color="auto"/>
        <w:right w:val="none" w:sz="0" w:space="0" w:color="auto"/>
      </w:divBdr>
    </w:div>
    <w:div w:id="1012611866">
      <w:bodyDiv w:val="1"/>
      <w:marLeft w:val="0"/>
      <w:marRight w:val="0"/>
      <w:marTop w:val="0"/>
      <w:marBottom w:val="0"/>
      <w:divBdr>
        <w:top w:val="none" w:sz="0" w:space="0" w:color="auto"/>
        <w:left w:val="none" w:sz="0" w:space="0" w:color="auto"/>
        <w:bottom w:val="none" w:sz="0" w:space="0" w:color="auto"/>
        <w:right w:val="none" w:sz="0" w:space="0" w:color="auto"/>
      </w:divBdr>
    </w:div>
    <w:div w:id="1012801909">
      <w:bodyDiv w:val="1"/>
      <w:marLeft w:val="0"/>
      <w:marRight w:val="0"/>
      <w:marTop w:val="0"/>
      <w:marBottom w:val="0"/>
      <w:divBdr>
        <w:top w:val="none" w:sz="0" w:space="0" w:color="auto"/>
        <w:left w:val="none" w:sz="0" w:space="0" w:color="auto"/>
        <w:bottom w:val="none" w:sz="0" w:space="0" w:color="auto"/>
        <w:right w:val="none" w:sz="0" w:space="0" w:color="auto"/>
      </w:divBdr>
    </w:div>
    <w:div w:id="1012950536">
      <w:bodyDiv w:val="1"/>
      <w:marLeft w:val="0"/>
      <w:marRight w:val="0"/>
      <w:marTop w:val="0"/>
      <w:marBottom w:val="0"/>
      <w:divBdr>
        <w:top w:val="none" w:sz="0" w:space="0" w:color="auto"/>
        <w:left w:val="none" w:sz="0" w:space="0" w:color="auto"/>
        <w:bottom w:val="none" w:sz="0" w:space="0" w:color="auto"/>
        <w:right w:val="none" w:sz="0" w:space="0" w:color="auto"/>
      </w:divBdr>
    </w:div>
    <w:div w:id="1013149624">
      <w:bodyDiv w:val="1"/>
      <w:marLeft w:val="0"/>
      <w:marRight w:val="0"/>
      <w:marTop w:val="0"/>
      <w:marBottom w:val="0"/>
      <w:divBdr>
        <w:top w:val="none" w:sz="0" w:space="0" w:color="auto"/>
        <w:left w:val="none" w:sz="0" w:space="0" w:color="auto"/>
        <w:bottom w:val="none" w:sz="0" w:space="0" w:color="auto"/>
        <w:right w:val="none" w:sz="0" w:space="0" w:color="auto"/>
      </w:divBdr>
    </w:div>
    <w:div w:id="1013263087">
      <w:bodyDiv w:val="1"/>
      <w:marLeft w:val="0"/>
      <w:marRight w:val="0"/>
      <w:marTop w:val="0"/>
      <w:marBottom w:val="0"/>
      <w:divBdr>
        <w:top w:val="none" w:sz="0" w:space="0" w:color="auto"/>
        <w:left w:val="none" w:sz="0" w:space="0" w:color="auto"/>
        <w:bottom w:val="none" w:sz="0" w:space="0" w:color="auto"/>
        <w:right w:val="none" w:sz="0" w:space="0" w:color="auto"/>
      </w:divBdr>
    </w:div>
    <w:div w:id="1013339188">
      <w:bodyDiv w:val="1"/>
      <w:marLeft w:val="0"/>
      <w:marRight w:val="0"/>
      <w:marTop w:val="0"/>
      <w:marBottom w:val="0"/>
      <w:divBdr>
        <w:top w:val="none" w:sz="0" w:space="0" w:color="auto"/>
        <w:left w:val="none" w:sz="0" w:space="0" w:color="auto"/>
        <w:bottom w:val="none" w:sz="0" w:space="0" w:color="auto"/>
        <w:right w:val="none" w:sz="0" w:space="0" w:color="auto"/>
      </w:divBdr>
    </w:div>
    <w:div w:id="1013383506">
      <w:bodyDiv w:val="1"/>
      <w:marLeft w:val="0"/>
      <w:marRight w:val="0"/>
      <w:marTop w:val="0"/>
      <w:marBottom w:val="0"/>
      <w:divBdr>
        <w:top w:val="none" w:sz="0" w:space="0" w:color="auto"/>
        <w:left w:val="none" w:sz="0" w:space="0" w:color="auto"/>
        <w:bottom w:val="none" w:sz="0" w:space="0" w:color="auto"/>
        <w:right w:val="none" w:sz="0" w:space="0" w:color="auto"/>
      </w:divBdr>
    </w:div>
    <w:div w:id="1013454574">
      <w:bodyDiv w:val="1"/>
      <w:marLeft w:val="0"/>
      <w:marRight w:val="0"/>
      <w:marTop w:val="0"/>
      <w:marBottom w:val="0"/>
      <w:divBdr>
        <w:top w:val="none" w:sz="0" w:space="0" w:color="auto"/>
        <w:left w:val="none" w:sz="0" w:space="0" w:color="auto"/>
        <w:bottom w:val="none" w:sz="0" w:space="0" w:color="auto"/>
        <w:right w:val="none" w:sz="0" w:space="0" w:color="auto"/>
      </w:divBdr>
    </w:div>
    <w:div w:id="1013456050">
      <w:bodyDiv w:val="1"/>
      <w:marLeft w:val="0"/>
      <w:marRight w:val="0"/>
      <w:marTop w:val="0"/>
      <w:marBottom w:val="0"/>
      <w:divBdr>
        <w:top w:val="none" w:sz="0" w:space="0" w:color="auto"/>
        <w:left w:val="none" w:sz="0" w:space="0" w:color="auto"/>
        <w:bottom w:val="none" w:sz="0" w:space="0" w:color="auto"/>
        <w:right w:val="none" w:sz="0" w:space="0" w:color="auto"/>
      </w:divBdr>
    </w:div>
    <w:div w:id="1013653517">
      <w:bodyDiv w:val="1"/>
      <w:marLeft w:val="0"/>
      <w:marRight w:val="0"/>
      <w:marTop w:val="0"/>
      <w:marBottom w:val="0"/>
      <w:divBdr>
        <w:top w:val="none" w:sz="0" w:space="0" w:color="auto"/>
        <w:left w:val="none" w:sz="0" w:space="0" w:color="auto"/>
        <w:bottom w:val="none" w:sz="0" w:space="0" w:color="auto"/>
        <w:right w:val="none" w:sz="0" w:space="0" w:color="auto"/>
      </w:divBdr>
    </w:div>
    <w:div w:id="1013844832">
      <w:bodyDiv w:val="1"/>
      <w:marLeft w:val="0"/>
      <w:marRight w:val="0"/>
      <w:marTop w:val="0"/>
      <w:marBottom w:val="0"/>
      <w:divBdr>
        <w:top w:val="none" w:sz="0" w:space="0" w:color="auto"/>
        <w:left w:val="none" w:sz="0" w:space="0" w:color="auto"/>
        <w:bottom w:val="none" w:sz="0" w:space="0" w:color="auto"/>
        <w:right w:val="none" w:sz="0" w:space="0" w:color="auto"/>
      </w:divBdr>
    </w:div>
    <w:div w:id="1013998805">
      <w:bodyDiv w:val="1"/>
      <w:marLeft w:val="0"/>
      <w:marRight w:val="0"/>
      <w:marTop w:val="0"/>
      <w:marBottom w:val="0"/>
      <w:divBdr>
        <w:top w:val="none" w:sz="0" w:space="0" w:color="auto"/>
        <w:left w:val="none" w:sz="0" w:space="0" w:color="auto"/>
        <w:bottom w:val="none" w:sz="0" w:space="0" w:color="auto"/>
        <w:right w:val="none" w:sz="0" w:space="0" w:color="auto"/>
      </w:divBdr>
    </w:div>
    <w:div w:id="1014065874">
      <w:bodyDiv w:val="1"/>
      <w:marLeft w:val="0"/>
      <w:marRight w:val="0"/>
      <w:marTop w:val="0"/>
      <w:marBottom w:val="0"/>
      <w:divBdr>
        <w:top w:val="none" w:sz="0" w:space="0" w:color="auto"/>
        <w:left w:val="none" w:sz="0" w:space="0" w:color="auto"/>
        <w:bottom w:val="none" w:sz="0" w:space="0" w:color="auto"/>
        <w:right w:val="none" w:sz="0" w:space="0" w:color="auto"/>
      </w:divBdr>
    </w:div>
    <w:div w:id="1014189331">
      <w:bodyDiv w:val="1"/>
      <w:marLeft w:val="0"/>
      <w:marRight w:val="0"/>
      <w:marTop w:val="0"/>
      <w:marBottom w:val="0"/>
      <w:divBdr>
        <w:top w:val="none" w:sz="0" w:space="0" w:color="auto"/>
        <w:left w:val="none" w:sz="0" w:space="0" w:color="auto"/>
        <w:bottom w:val="none" w:sz="0" w:space="0" w:color="auto"/>
        <w:right w:val="none" w:sz="0" w:space="0" w:color="auto"/>
      </w:divBdr>
    </w:div>
    <w:div w:id="1014267119">
      <w:bodyDiv w:val="1"/>
      <w:marLeft w:val="0"/>
      <w:marRight w:val="0"/>
      <w:marTop w:val="0"/>
      <w:marBottom w:val="0"/>
      <w:divBdr>
        <w:top w:val="none" w:sz="0" w:space="0" w:color="auto"/>
        <w:left w:val="none" w:sz="0" w:space="0" w:color="auto"/>
        <w:bottom w:val="none" w:sz="0" w:space="0" w:color="auto"/>
        <w:right w:val="none" w:sz="0" w:space="0" w:color="auto"/>
      </w:divBdr>
    </w:div>
    <w:div w:id="1014454624">
      <w:bodyDiv w:val="1"/>
      <w:marLeft w:val="0"/>
      <w:marRight w:val="0"/>
      <w:marTop w:val="0"/>
      <w:marBottom w:val="0"/>
      <w:divBdr>
        <w:top w:val="none" w:sz="0" w:space="0" w:color="auto"/>
        <w:left w:val="none" w:sz="0" w:space="0" w:color="auto"/>
        <w:bottom w:val="none" w:sz="0" w:space="0" w:color="auto"/>
        <w:right w:val="none" w:sz="0" w:space="0" w:color="auto"/>
      </w:divBdr>
    </w:div>
    <w:div w:id="1014918473">
      <w:bodyDiv w:val="1"/>
      <w:marLeft w:val="0"/>
      <w:marRight w:val="0"/>
      <w:marTop w:val="0"/>
      <w:marBottom w:val="0"/>
      <w:divBdr>
        <w:top w:val="none" w:sz="0" w:space="0" w:color="auto"/>
        <w:left w:val="none" w:sz="0" w:space="0" w:color="auto"/>
        <w:bottom w:val="none" w:sz="0" w:space="0" w:color="auto"/>
        <w:right w:val="none" w:sz="0" w:space="0" w:color="auto"/>
      </w:divBdr>
    </w:div>
    <w:div w:id="1015114820">
      <w:bodyDiv w:val="1"/>
      <w:marLeft w:val="0"/>
      <w:marRight w:val="0"/>
      <w:marTop w:val="0"/>
      <w:marBottom w:val="0"/>
      <w:divBdr>
        <w:top w:val="none" w:sz="0" w:space="0" w:color="auto"/>
        <w:left w:val="none" w:sz="0" w:space="0" w:color="auto"/>
        <w:bottom w:val="none" w:sz="0" w:space="0" w:color="auto"/>
        <w:right w:val="none" w:sz="0" w:space="0" w:color="auto"/>
      </w:divBdr>
    </w:div>
    <w:div w:id="1015307238">
      <w:bodyDiv w:val="1"/>
      <w:marLeft w:val="0"/>
      <w:marRight w:val="0"/>
      <w:marTop w:val="0"/>
      <w:marBottom w:val="0"/>
      <w:divBdr>
        <w:top w:val="none" w:sz="0" w:space="0" w:color="auto"/>
        <w:left w:val="none" w:sz="0" w:space="0" w:color="auto"/>
        <w:bottom w:val="none" w:sz="0" w:space="0" w:color="auto"/>
        <w:right w:val="none" w:sz="0" w:space="0" w:color="auto"/>
      </w:divBdr>
    </w:div>
    <w:div w:id="1015309575">
      <w:bodyDiv w:val="1"/>
      <w:marLeft w:val="0"/>
      <w:marRight w:val="0"/>
      <w:marTop w:val="0"/>
      <w:marBottom w:val="0"/>
      <w:divBdr>
        <w:top w:val="none" w:sz="0" w:space="0" w:color="auto"/>
        <w:left w:val="none" w:sz="0" w:space="0" w:color="auto"/>
        <w:bottom w:val="none" w:sz="0" w:space="0" w:color="auto"/>
        <w:right w:val="none" w:sz="0" w:space="0" w:color="auto"/>
      </w:divBdr>
    </w:div>
    <w:div w:id="1015352095">
      <w:bodyDiv w:val="1"/>
      <w:marLeft w:val="0"/>
      <w:marRight w:val="0"/>
      <w:marTop w:val="0"/>
      <w:marBottom w:val="0"/>
      <w:divBdr>
        <w:top w:val="none" w:sz="0" w:space="0" w:color="auto"/>
        <w:left w:val="none" w:sz="0" w:space="0" w:color="auto"/>
        <w:bottom w:val="none" w:sz="0" w:space="0" w:color="auto"/>
        <w:right w:val="none" w:sz="0" w:space="0" w:color="auto"/>
      </w:divBdr>
    </w:div>
    <w:div w:id="1016035996">
      <w:bodyDiv w:val="1"/>
      <w:marLeft w:val="0"/>
      <w:marRight w:val="0"/>
      <w:marTop w:val="0"/>
      <w:marBottom w:val="0"/>
      <w:divBdr>
        <w:top w:val="none" w:sz="0" w:space="0" w:color="auto"/>
        <w:left w:val="none" w:sz="0" w:space="0" w:color="auto"/>
        <w:bottom w:val="none" w:sz="0" w:space="0" w:color="auto"/>
        <w:right w:val="none" w:sz="0" w:space="0" w:color="auto"/>
      </w:divBdr>
    </w:div>
    <w:div w:id="1016227300">
      <w:bodyDiv w:val="1"/>
      <w:marLeft w:val="0"/>
      <w:marRight w:val="0"/>
      <w:marTop w:val="0"/>
      <w:marBottom w:val="0"/>
      <w:divBdr>
        <w:top w:val="none" w:sz="0" w:space="0" w:color="auto"/>
        <w:left w:val="none" w:sz="0" w:space="0" w:color="auto"/>
        <w:bottom w:val="none" w:sz="0" w:space="0" w:color="auto"/>
        <w:right w:val="none" w:sz="0" w:space="0" w:color="auto"/>
      </w:divBdr>
    </w:div>
    <w:div w:id="1016344163">
      <w:bodyDiv w:val="1"/>
      <w:marLeft w:val="0"/>
      <w:marRight w:val="0"/>
      <w:marTop w:val="0"/>
      <w:marBottom w:val="0"/>
      <w:divBdr>
        <w:top w:val="none" w:sz="0" w:space="0" w:color="auto"/>
        <w:left w:val="none" w:sz="0" w:space="0" w:color="auto"/>
        <w:bottom w:val="none" w:sz="0" w:space="0" w:color="auto"/>
        <w:right w:val="none" w:sz="0" w:space="0" w:color="auto"/>
      </w:divBdr>
    </w:div>
    <w:div w:id="1016542473">
      <w:bodyDiv w:val="1"/>
      <w:marLeft w:val="0"/>
      <w:marRight w:val="0"/>
      <w:marTop w:val="0"/>
      <w:marBottom w:val="0"/>
      <w:divBdr>
        <w:top w:val="none" w:sz="0" w:space="0" w:color="auto"/>
        <w:left w:val="none" w:sz="0" w:space="0" w:color="auto"/>
        <w:bottom w:val="none" w:sz="0" w:space="0" w:color="auto"/>
        <w:right w:val="none" w:sz="0" w:space="0" w:color="auto"/>
      </w:divBdr>
    </w:div>
    <w:div w:id="1016616646">
      <w:bodyDiv w:val="1"/>
      <w:marLeft w:val="0"/>
      <w:marRight w:val="0"/>
      <w:marTop w:val="0"/>
      <w:marBottom w:val="0"/>
      <w:divBdr>
        <w:top w:val="none" w:sz="0" w:space="0" w:color="auto"/>
        <w:left w:val="none" w:sz="0" w:space="0" w:color="auto"/>
        <w:bottom w:val="none" w:sz="0" w:space="0" w:color="auto"/>
        <w:right w:val="none" w:sz="0" w:space="0" w:color="auto"/>
      </w:divBdr>
    </w:div>
    <w:div w:id="1016618961">
      <w:bodyDiv w:val="1"/>
      <w:marLeft w:val="0"/>
      <w:marRight w:val="0"/>
      <w:marTop w:val="0"/>
      <w:marBottom w:val="0"/>
      <w:divBdr>
        <w:top w:val="none" w:sz="0" w:space="0" w:color="auto"/>
        <w:left w:val="none" w:sz="0" w:space="0" w:color="auto"/>
        <w:bottom w:val="none" w:sz="0" w:space="0" w:color="auto"/>
        <w:right w:val="none" w:sz="0" w:space="0" w:color="auto"/>
      </w:divBdr>
    </w:div>
    <w:div w:id="1016735580">
      <w:bodyDiv w:val="1"/>
      <w:marLeft w:val="0"/>
      <w:marRight w:val="0"/>
      <w:marTop w:val="0"/>
      <w:marBottom w:val="0"/>
      <w:divBdr>
        <w:top w:val="none" w:sz="0" w:space="0" w:color="auto"/>
        <w:left w:val="none" w:sz="0" w:space="0" w:color="auto"/>
        <w:bottom w:val="none" w:sz="0" w:space="0" w:color="auto"/>
        <w:right w:val="none" w:sz="0" w:space="0" w:color="auto"/>
      </w:divBdr>
    </w:div>
    <w:div w:id="1016812651">
      <w:bodyDiv w:val="1"/>
      <w:marLeft w:val="0"/>
      <w:marRight w:val="0"/>
      <w:marTop w:val="0"/>
      <w:marBottom w:val="0"/>
      <w:divBdr>
        <w:top w:val="none" w:sz="0" w:space="0" w:color="auto"/>
        <w:left w:val="none" w:sz="0" w:space="0" w:color="auto"/>
        <w:bottom w:val="none" w:sz="0" w:space="0" w:color="auto"/>
        <w:right w:val="none" w:sz="0" w:space="0" w:color="auto"/>
      </w:divBdr>
    </w:div>
    <w:div w:id="1016879595">
      <w:bodyDiv w:val="1"/>
      <w:marLeft w:val="0"/>
      <w:marRight w:val="0"/>
      <w:marTop w:val="0"/>
      <w:marBottom w:val="0"/>
      <w:divBdr>
        <w:top w:val="none" w:sz="0" w:space="0" w:color="auto"/>
        <w:left w:val="none" w:sz="0" w:space="0" w:color="auto"/>
        <w:bottom w:val="none" w:sz="0" w:space="0" w:color="auto"/>
        <w:right w:val="none" w:sz="0" w:space="0" w:color="auto"/>
      </w:divBdr>
    </w:div>
    <w:div w:id="1016886685">
      <w:bodyDiv w:val="1"/>
      <w:marLeft w:val="0"/>
      <w:marRight w:val="0"/>
      <w:marTop w:val="0"/>
      <w:marBottom w:val="0"/>
      <w:divBdr>
        <w:top w:val="none" w:sz="0" w:space="0" w:color="auto"/>
        <w:left w:val="none" w:sz="0" w:space="0" w:color="auto"/>
        <w:bottom w:val="none" w:sz="0" w:space="0" w:color="auto"/>
        <w:right w:val="none" w:sz="0" w:space="0" w:color="auto"/>
      </w:divBdr>
    </w:div>
    <w:div w:id="1016922491">
      <w:bodyDiv w:val="1"/>
      <w:marLeft w:val="0"/>
      <w:marRight w:val="0"/>
      <w:marTop w:val="0"/>
      <w:marBottom w:val="0"/>
      <w:divBdr>
        <w:top w:val="none" w:sz="0" w:space="0" w:color="auto"/>
        <w:left w:val="none" w:sz="0" w:space="0" w:color="auto"/>
        <w:bottom w:val="none" w:sz="0" w:space="0" w:color="auto"/>
        <w:right w:val="none" w:sz="0" w:space="0" w:color="auto"/>
      </w:divBdr>
    </w:div>
    <w:div w:id="1017002684">
      <w:bodyDiv w:val="1"/>
      <w:marLeft w:val="0"/>
      <w:marRight w:val="0"/>
      <w:marTop w:val="0"/>
      <w:marBottom w:val="0"/>
      <w:divBdr>
        <w:top w:val="none" w:sz="0" w:space="0" w:color="auto"/>
        <w:left w:val="none" w:sz="0" w:space="0" w:color="auto"/>
        <w:bottom w:val="none" w:sz="0" w:space="0" w:color="auto"/>
        <w:right w:val="none" w:sz="0" w:space="0" w:color="auto"/>
      </w:divBdr>
    </w:div>
    <w:div w:id="1017073616">
      <w:bodyDiv w:val="1"/>
      <w:marLeft w:val="0"/>
      <w:marRight w:val="0"/>
      <w:marTop w:val="0"/>
      <w:marBottom w:val="0"/>
      <w:divBdr>
        <w:top w:val="none" w:sz="0" w:space="0" w:color="auto"/>
        <w:left w:val="none" w:sz="0" w:space="0" w:color="auto"/>
        <w:bottom w:val="none" w:sz="0" w:space="0" w:color="auto"/>
        <w:right w:val="none" w:sz="0" w:space="0" w:color="auto"/>
      </w:divBdr>
    </w:div>
    <w:div w:id="1017267202">
      <w:bodyDiv w:val="1"/>
      <w:marLeft w:val="0"/>
      <w:marRight w:val="0"/>
      <w:marTop w:val="0"/>
      <w:marBottom w:val="0"/>
      <w:divBdr>
        <w:top w:val="none" w:sz="0" w:space="0" w:color="auto"/>
        <w:left w:val="none" w:sz="0" w:space="0" w:color="auto"/>
        <w:bottom w:val="none" w:sz="0" w:space="0" w:color="auto"/>
        <w:right w:val="none" w:sz="0" w:space="0" w:color="auto"/>
      </w:divBdr>
    </w:div>
    <w:div w:id="1017315577">
      <w:bodyDiv w:val="1"/>
      <w:marLeft w:val="0"/>
      <w:marRight w:val="0"/>
      <w:marTop w:val="0"/>
      <w:marBottom w:val="0"/>
      <w:divBdr>
        <w:top w:val="none" w:sz="0" w:space="0" w:color="auto"/>
        <w:left w:val="none" w:sz="0" w:space="0" w:color="auto"/>
        <w:bottom w:val="none" w:sz="0" w:space="0" w:color="auto"/>
        <w:right w:val="none" w:sz="0" w:space="0" w:color="auto"/>
      </w:divBdr>
    </w:div>
    <w:div w:id="1017386959">
      <w:bodyDiv w:val="1"/>
      <w:marLeft w:val="0"/>
      <w:marRight w:val="0"/>
      <w:marTop w:val="0"/>
      <w:marBottom w:val="0"/>
      <w:divBdr>
        <w:top w:val="none" w:sz="0" w:space="0" w:color="auto"/>
        <w:left w:val="none" w:sz="0" w:space="0" w:color="auto"/>
        <w:bottom w:val="none" w:sz="0" w:space="0" w:color="auto"/>
        <w:right w:val="none" w:sz="0" w:space="0" w:color="auto"/>
      </w:divBdr>
    </w:div>
    <w:div w:id="1017467583">
      <w:bodyDiv w:val="1"/>
      <w:marLeft w:val="0"/>
      <w:marRight w:val="0"/>
      <w:marTop w:val="0"/>
      <w:marBottom w:val="0"/>
      <w:divBdr>
        <w:top w:val="none" w:sz="0" w:space="0" w:color="auto"/>
        <w:left w:val="none" w:sz="0" w:space="0" w:color="auto"/>
        <w:bottom w:val="none" w:sz="0" w:space="0" w:color="auto"/>
        <w:right w:val="none" w:sz="0" w:space="0" w:color="auto"/>
      </w:divBdr>
    </w:div>
    <w:div w:id="1017582062">
      <w:bodyDiv w:val="1"/>
      <w:marLeft w:val="0"/>
      <w:marRight w:val="0"/>
      <w:marTop w:val="0"/>
      <w:marBottom w:val="0"/>
      <w:divBdr>
        <w:top w:val="none" w:sz="0" w:space="0" w:color="auto"/>
        <w:left w:val="none" w:sz="0" w:space="0" w:color="auto"/>
        <w:bottom w:val="none" w:sz="0" w:space="0" w:color="auto"/>
        <w:right w:val="none" w:sz="0" w:space="0" w:color="auto"/>
      </w:divBdr>
    </w:div>
    <w:div w:id="1017728974">
      <w:bodyDiv w:val="1"/>
      <w:marLeft w:val="0"/>
      <w:marRight w:val="0"/>
      <w:marTop w:val="0"/>
      <w:marBottom w:val="0"/>
      <w:divBdr>
        <w:top w:val="none" w:sz="0" w:space="0" w:color="auto"/>
        <w:left w:val="none" w:sz="0" w:space="0" w:color="auto"/>
        <w:bottom w:val="none" w:sz="0" w:space="0" w:color="auto"/>
        <w:right w:val="none" w:sz="0" w:space="0" w:color="auto"/>
      </w:divBdr>
    </w:div>
    <w:div w:id="1017731431">
      <w:bodyDiv w:val="1"/>
      <w:marLeft w:val="0"/>
      <w:marRight w:val="0"/>
      <w:marTop w:val="0"/>
      <w:marBottom w:val="0"/>
      <w:divBdr>
        <w:top w:val="none" w:sz="0" w:space="0" w:color="auto"/>
        <w:left w:val="none" w:sz="0" w:space="0" w:color="auto"/>
        <w:bottom w:val="none" w:sz="0" w:space="0" w:color="auto"/>
        <w:right w:val="none" w:sz="0" w:space="0" w:color="auto"/>
      </w:divBdr>
    </w:div>
    <w:div w:id="1017847934">
      <w:bodyDiv w:val="1"/>
      <w:marLeft w:val="0"/>
      <w:marRight w:val="0"/>
      <w:marTop w:val="0"/>
      <w:marBottom w:val="0"/>
      <w:divBdr>
        <w:top w:val="none" w:sz="0" w:space="0" w:color="auto"/>
        <w:left w:val="none" w:sz="0" w:space="0" w:color="auto"/>
        <w:bottom w:val="none" w:sz="0" w:space="0" w:color="auto"/>
        <w:right w:val="none" w:sz="0" w:space="0" w:color="auto"/>
      </w:divBdr>
    </w:div>
    <w:div w:id="1017848605">
      <w:bodyDiv w:val="1"/>
      <w:marLeft w:val="0"/>
      <w:marRight w:val="0"/>
      <w:marTop w:val="0"/>
      <w:marBottom w:val="0"/>
      <w:divBdr>
        <w:top w:val="none" w:sz="0" w:space="0" w:color="auto"/>
        <w:left w:val="none" w:sz="0" w:space="0" w:color="auto"/>
        <w:bottom w:val="none" w:sz="0" w:space="0" w:color="auto"/>
        <w:right w:val="none" w:sz="0" w:space="0" w:color="auto"/>
      </w:divBdr>
    </w:div>
    <w:div w:id="1018116642">
      <w:bodyDiv w:val="1"/>
      <w:marLeft w:val="0"/>
      <w:marRight w:val="0"/>
      <w:marTop w:val="0"/>
      <w:marBottom w:val="0"/>
      <w:divBdr>
        <w:top w:val="none" w:sz="0" w:space="0" w:color="auto"/>
        <w:left w:val="none" w:sz="0" w:space="0" w:color="auto"/>
        <w:bottom w:val="none" w:sz="0" w:space="0" w:color="auto"/>
        <w:right w:val="none" w:sz="0" w:space="0" w:color="auto"/>
      </w:divBdr>
    </w:div>
    <w:div w:id="1018121327">
      <w:bodyDiv w:val="1"/>
      <w:marLeft w:val="0"/>
      <w:marRight w:val="0"/>
      <w:marTop w:val="0"/>
      <w:marBottom w:val="0"/>
      <w:divBdr>
        <w:top w:val="none" w:sz="0" w:space="0" w:color="auto"/>
        <w:left w:val="none" w:sz="0" w:space="0" w:color="auto"/>
        <w:bottom w:val="none" w:sz="0" w:space="0" w:color="auto"/>
        <w:right w:val="none" w:sz="0" w:space="0" w:color="auto"/>
      </w:divBdr>
    </w:div>
    <w:div w:id="1018121363">
      <w:bodyDiv w:val="1"/>
      <w:marLeft w:val="0"/>
      <w:marRight w:val="0"/>
      <w:marTop w:val="0"/>
      <w:marBottom w:val="0"/>
      <w:divBdr>
        <w:top w:val="none" w:sz="0" w:space="0" w:color="auto"/>
        <w:left w:val="none" w:sz="0" w:space="0" w:color="auto"/>
        <w:bottom w:val="none" w:sz="0" w:space="0" w:color="auto"/>
        <w:right w:val="none" w:sz="0" w:space="0" w:color="auto"/>
      </w:divBdr>
    </w:div>
    <w:div w:id="1018236709">
      <w:bodyDiv w:val="1"/>
      <w:marLeft w:val="0"/>
      <w:marRight w:val="0"/>
      <w:marTop w:val="0"/>
      <w:marBottom w:val="0"/>
      <w:divBdr>
        <w:top w:val="none" w:sz="0" w:space="0" w:color="auto"/>
        <w:left w:val="none" w:sz="0" w:space="0" w:color="auto"/>
        <w:bottom w:val="none" w:sz="0" w:space="0" w:color="auto"/>
        <w:right w:val="none" w:sz="0" w:space="0" w:color="auto"/>
      </w:divBdr>
    </w:div>
    <w:div w:id="1018432927">
      <w:bodyDiv w:val="1"/>
      <w:marLeft w:val="0"/>
      <w:marRight w:val="0"/>
      <w:marTop w:val="0"/>
      <w:marBottom w:val="0"/>
      <w:divBdr>
        <w:top w:val="none" w:sz="0" w:space="0" w:color="auto"/>
        <w:left w:val="none" w:sz="0" w:space="0" w:color="auto"/>
        <w:bottom w:val="none" w:sz="0" w:space="0" w:color="auto"/>
        <w:right w:val="none" w:sz="0" w:space="0" w:color="auto"/>
      </w:divBdr>
    </w:div>
    <w:div w:id="1018581588">
      <w:bodyDiv w:val="1"/>
      <w:marLeft w:val="0"/>
      <w:marRight w:val="0"/>
      <w:marTop w:val="0"/>
      <w:marBottom w:val="0"/>
      <w:divBdr>
        <w:top w:val="none" w:sz="0" w:space="0" w:color="auto"/>
        <w:left w:val="none" w:sz="0" w:space="0" w:color="auto"/>
        <w:bottom w:val="none" w:sz="0" w:space="0" w:color="auto"/>
        <w:right w:val="none" w:sz="0" w:space="0" w:color="auto"/>
      </w:divBdr>
    </w:div>
    <w:div w:id="1018626163">
      <w:bodyDiv w:val="1"/>
      <w:marLeft w:val="0"/>
      <w:marRight w:val="0"/>
      <w:marTop w:val="0"/>
      <w:marBottom w:val="0"/>
      <w:divBdr>
        <w:top w:val="none" w:sz="0" w:space="0" w:color="auto"/>
        <w:left w:val="none" w:sz="0" w:space="0" w:color="auto"/>
        <w:bottom w:val="none" w:sz="0" w:space="0" w:color="auto"/>
        <w:right w:val="none" w:sz="0" w:space="0" w:color="auto"/>
      </w:divBdr>
    </w:div>
    <w:div w:id="1018653932">
      <w:bodyDiv w:val="1"/>
      <w:marLeft w:val="0"/>
      <w:marRight w:val="0"/>
      <w:marTop w:val="0"/>
      <w:marBottom w:val="0"/>
      <w:divBdr>
        <w:top w:val="none" w:sz="0" w:space="0" w:color="auto"/>
        <w:left w:val="none" w:sz="0" w:space="0" w:color="auto"/>
        <w:bottom w:val="none" w:sz="0" w:space="0" w:color="auto"/>
        <w:right w:val="none" w:sz="0" w:space="0" w:color="auto"/>
      </w:divBdr>
    </w:div>
    <w:div w:id="1018888941">
      <w:bodyDiv w:val="1"/>
      <w:marLeft w:val="0"/>
      <w:marRight w:val="0"/>
      <w:marTop w:val="0"/>
      <w:marBottom w:val="0"/>
      <w:divBdr>
        <w:top w:val="none" w:sz="0" w:space="0" w:color="auto"/>
        <w:left w:val="none" w:sz="0" w:space="0" w:color="auto"/>
        <w:bottom w:val="none" w:sz="0" w:space="0" w:color="auto"/>
        <w:right w:val="none" w:sz="0" w:space="0" w:color="auto"/>
      </w:divBdr>
    </w:div>
    <w:div w:id="1018889806">
      <w:bodyDiv w:val="1"/>
      <w:marLeft w:val="0"/>
      <w:marRight w:val="0"/>
      <w:marTop w:val="0"/>
      <w:marBottom w:val="0"/>
      <w:divBdr>
        <w:top w:val="none" w:sz="0" w:space="0" w:color="auto"/>
        <w:left w:val="none" w:sz="0" w:space="0" w:color="auto"/>
        <w:bottom w:val="none" w:sz="0" w:space="0" w:color="auto"/>
        <w:right w:val="none" w:sz="0" w:space="0" w:color="auto"/>
      </w:divBdr>
    </w:div>
    <w:div w:id="1018890484">
      <w:bodyDiv w:val="1"/>
      <w:marLeft w:val="0"/>
      <w:marRight w:val="0"/>
      <w:marTop w:val="0"/>
      <w:marBottom w:val="0"/>
      <w:divBdr>
        <w:top w:val="none" w:sz="0" w:space="0" w:color="auto"/>
        <w:left w:val="none" w:sz="0" w:space="0" w:color="auto"/>
        <w:bottom w:val="none" w:sz="0" w:space="0" w:color="auto"/>
        <w:right w:val="none" w:sz="0" w:space="0" w:color="auto"/>
      </w:divBdr>
    </w:div>
    <w:div w:id="1018972065">
      <w:bodyDiv w:val="1"/>
      <w:marLeft w:val="0"/>
      <w:marRight w:val="0"/>
      <w:marTop w:val="0"/>
      <w:marBottom w:val="0"/>
      <w:divBdr>
        <w:top w:val="none" w:sz="0" w:space="0" w:color="auto"/>
        <w:left w:val="none" w:sz="0" w:space="0" w:color="auto"/>
        <w:bottom w:val="none" w:sz="0" w:space="0" w:color="auto"/>
        <w:right w:val="none" w:sz="0" w:space="0" w:color="auto"/>
      </w:divBdr>
    </w:div>
    <w:div w:id="1018972436">
      <w:bodyDiv w:val="1"/>
      <w:marLeft w:val="0"/>
      <w:marRight w:val="0"/>
      <w:marTop w:val="0"/>
      <w:marBottom w:val="0"/>
      <w:divBdr>
        <w:top w:val="none" w:sz="0" w:space="0" w:color="auto"/>
        <w:left w:val="none" w:sz="0" w:space="0" w:color="auto"/>
        <w:bottom w:val="none" w:sz="0" w:space="0" w:color="auto"/>
        <w:right w:val="none" w:sz="0" w:space="0" w:color="auto"/>
      </w:divBdr>
    </w:div>
    <w:div w:id="1019044409">
      <w:bodyDiv w:val="1"/>
      <w:marLeft w:val="0"/>
      <w:marRight w:val="0"/>
      <w:marTop w:val="0"/>
      <w:marBottom w:val="0"/>
      <w:divBdr>
        <w:top w:val="none" w:sz="0" w:space="0" w:color="auto"/>
        <w:left w:val="none" w:sz="0" w:space="0" w:color="auto"/>
        <w:bottom w:val="none" w:sz="0" w:space="0" w:color="auto"/>
        <w:right w:val="none" w:sz="0" w:space="0" w:color="auto"/>
      </w:divBdr>
    </w:div>
    <w:div w:id="1019430980">
      <w:bodyDiv w:val="1"/>
      <w:marLeft w:val="0"/>
      <w:marRight w:val="0"/>
      <w:marTop w:val="0"/>
      <w:marBottom w:val="0"/>
      <w:divBdr>
        <w:top w:val="none" w:sz="0" w:space="0" w:color="auto"/>
        <w:left w:val="none" w:sz="0" w:space="0" w:color="auto"/>
        <w:bottom w:val="none" w:sz="0" w:space="0" w:color="auto"/>
        <w:right w:val="none" w:sz="0" w:space="0" w:color="auto"/>
      </w:divBdr>
    </w:div>
    <w:div w:id="1019546140">
      <w:bodyDiv w:val="1"/>
      <w:marLeft w:val="0"/>
      <w:marRight w:val="0"/>
      <w:marTop w:val="0"/>
      <w:marBottom w:val="0"/>
      <w:divBdr>
        <w:top w:val="none" w:sz="0" w:space="0" w:color="auto"/>
        <w:left w:val="none" w:sz="0" w:space="0" w:color="auto"/>
        <w:bottom w:val="none" w:sz="0" w:space="0" w:color="auto"/>
        <w:right w:val="none" w:sz="0" w:space="0" w:color="auto"/>
      </w:divBdr>
    </w:div>
    <w:div w:id="1019550306">
      <w:bodyDiv w:val="1"/>
      <w:marLeft w:val="0"/>
      <w:marRight w:val="0"/>
      <w:marTop w:val="0"/>
      <w:marBottom w:val="0"/>
      <w:divBdr>
        <w:top w:val="none" w:sz="0" w:space="0" w:color="auto"/>
        <w:left w:val="none" w:sz="0" w:space="0" w:color="auto"/>
        <w:bottom w:val="none" w:sz="0" w:space="0" w:color="auto"/>
        <w:right w:val="none" w:sz="0" w:space="0" w:color="auto"/>
      </w:divBdr>
    </w:div>
    <w:div w:id="1019622071">
      <w:bodyDiv w:val="1"/>
      <w:marLeft w:val="0"/>
      <w:marRight w:val="0"/>
      <w:marTop w:val="0"/>
      <w:marBottom w:val="0"/>
      <w:divBdr>
        <w:top w:val="none" w:sz="0" w:space="0" w:color="auto"/>
        <w:left w:val="none" w:sz="0" w:space="0" w:color="auto"/>
        <w:bottom w:val="none" w:sz="0" w:space="0" w:color="auto"/>
        <w:right w:val="none" w:sz="0" w:space="0" w:color="auto"/>
      </w:divBdr>
    </w:div>
    <w:div w:id="1019625542">
      <w:bodyDiv w:val="1"/>
      <w:marLeft w:val="0"/>
      <w:marRight w:val="0"/>
      <w:marTop w:val="0"/>
      <w:marBottom w:val="0"/>
      <w:divBdr>
        <w:top w:val="none" w:sz="0" w:space="0" w:color="auto"/>
        <w:left w:val="none" w:sz="0" w:space="0" w:color="auto"/>
        <w:bottom w:val="none" w:sz="0" w:space="0" w:color="auto"/>
        <w:right w:val="none" w:sz="0" w:space="0" w:color="auto"/>
      </w:divBdr>
    </w:div>
    <w:div w:id="1019703167">
      <w:bodyDiv w:val="1"/>
      <w:marLeft w:val="0"/>
      <w:marRight w:val="0"/>
      <w:marTop w:val="0"/>
      <w:marBottom w:val="0"/>
      <w:divBdr>
        <w:top w:val="none" w:sz="0" w:space="0" w:color="auto"/>
        <w:left w:val="none" w:sz="0" w:space="0" w:color="auto"/>
        <w:bottom w:val="none" w:sz="0" w:space="0" w:color="auto"/>
        <w:right w:val="none" w:sz="0" w:space="0" w:color="auto"/>
      </w:divBdr>
    </w:div>
    <w:div w:id="1020010802">
      <w:bodyDiv w:val="1"/>
      <w:marLeft w:val="0"/>
      <w:marRight w:val="0"/>
      <w:marTop w:val="0"/>
      <w:marBottom w:val="0"/>
      <w:divBdr>
        <w:top w:val="none" w:sz="0" w:space="0" w:color="auto"/>
        <w:left w:val="none" w:sz="0" w:space="0" w:color="auto"/>
        <w:bottom w:val="none" w:sz="0" w:space="0" w:color="auto"/>
        <w:right w:val="none" w:sz="0" w:space="0" w:color="auto"/>
      </w:divBdr>
    </w:div>
    <w:div w:id="1020014136">
      <w:bodyDiv w:val="1"/>
      <w:marLeft w:val="0"/>
      <w:marRight w:val="0"/>
      <w:marTop w:val="0"/>
      <w:marBottom w:val="0"/>
      <w:divBdr>
        <w:top w:val="none" w:sz="0" w:space="0" w:color="auto"/>
        <w:left w:val="none" w:sz="0" w:space="0" w:color="auto"/>
        <w:bottom w:val="none" w:sz="0" w:space="0" w:color="auto"/>
        <w:right w:val="none" w:sz="0" w:space="0" w:color="auto"/>
      </w:divBdr>
    </w:div>
    <w:div w:id="1020231384">
      <w:bodyDiv w:val="1"/>
      <w:marLeft w:val="0"/>
      <w:marRight w:val="0"/>
      <w:marTop w:val="0"/>
      <w:marBottom w:val="0"/>
      <w:divBdr>
        <w:top w:val="none" w:sz="0" w:space="0" w:color="auto"/>
        <w:left w:val="none" w:sz="0" w:space="0" w:color="auto"/>
        <w:bottom w:val="none" w:sz="0" w:space="0" w:color="auto"/>
        <w:right w:val="none" w:sz="0" w:space="0" w:color="auto"/>
      </w:divBdr>
    </w:div>
    <w:div w:id="1020471273">
      <w:bodyDiv w:val="1"/>
      <w:marLeft w:val="0"/>
      <w:marRight w:val="0"/>
      <w:marTop w:val="0"/>
      <w:marBottom w:val="0"/>
      <w:divBdr>
        <w:top w:val="none" w:sz="0" w:space="0" w:color="auto"/>
        <w:left w:val="none" w:sz="0" w:space="0" w:color="auto"/>
        <w:bottom w:val="none" w:sz="0" w:space="0" w:color="auto"/>
        <w:right w:val="none" w:sz="0" w:space="0" w:color="auto"/>
      </w:divBdr>
    </w:div>
    <w:div w:id="1020668613">
      <w:bodyDiv w:val="1"/>
      <w:marLeft w:val="0"/>
      <w:marRight w:val="0"/>
      <w:marTop w:val="0"/>
      <w:marBottom w:val="0"/>
      <w:divBdr>
        <w:top w:val="none" w:sz="0" w:space="0" w:color="auto"/>
        <w:left w:val="none" w:sz="0" w:space="0" w:color="auto"/>
        <w:bottom w:val="none" w:sz="0" w:space="0" w:color="auto"/>
        <w:right w:val="none" w:sz="0" w:space="0" w:color="auto"/>
      </w:divBdr>
    </w:div>
    <w:div w:id="1020737958">
      <w:bodyDiv w:val="1"/>
      <w:marLeft w:val="0"/>
      <w:marRight w:val="0"/>
      <w:marTop w:val="0"/>
      <w:marBottom w:val="0"/>
      <w:divBdr>
        <w:top w:val="none" w:sz="0" w:space="0" w:color="auto"/>
        <w:left w:val="none" w:sz="0" w:space="0" w:color="auto"/>
        <w:bottom w:val="none" w:sz="0" w:space="0" w:color="auto"/>
        <w:right w:val="none" w:sz="0" w:space="0" w:color="auto"/>
      </w:divBdr>
    </w:div>
    <w:div w:id="1021010400">
      <w:bodyDiv w:val="1"/>
      <w:marLeft w:val="0"/>
      <w:marRight w:val="0"/>
      <w:marTop w:val="0"/>
      <w:marBottom w:val="0"/>
      <w:divBdr>
        <w:top w:val="none" w:sz="0" w:space="0" w:color="auto"/>
        <w:left w:val="none" w:sz="0" w:space="0" w:color="auto"/>
        <w:bottom w:val="none" w:sz="0" w:space="0" w:color="auto"/>
        <w:right w:val="none" w:sz="0" w:space="0" w:color="auto"/>
      </w:divBdr>
    </w:div>
    <w:div w:id="1021202791">
      <w:bodyDiv w:val="1"/>
      <w:marLeft w:val="0"/>
      <w:marRight w:val="0"/>
      <w:marTop w:val="0"/>
      <w:marBottom w:val="0"/>
      <w:divBdr>
        <w:top w:val="none" w:sz="0" w:space="0" w:color="auto"/>
        <w:left w:val="none" w:sz="0" w:space="0" w:color="auto"/>
        <w:bottom w:val="none" w:sz="0" w:space="0" w:color="auto"/>
        <w:right w:val="none" w:sz="0" w:space="0" w:color="auto"/>
      </w:divBdr>
    </w:div>
    <w:div w:id="1021207019">
      <w:bodyDiv w:val="1"/>
      <w:marLeft w:val="0"/>
      <w:marRight w:val="0"/>
      <w:marTop w:val="0"/>
      <w:marBottom w:val="0"/>
      <w:divBdr>
        <w:top w:val="none" w:sz="0" w:space="0" w:color="auto"/>
        <w:left w:val="none" w:sz="0" w:space="0" w:color="auto"/>
        <w:bottom w:val="none" w:sz="0" w:space="0" w:color="auto"/>
        <w:right w:val="none" w:sz="0" w:space="0" w:color="auto"/>
      </w:divBdr>
    </w:div>
    <w:div w:id="1021667401">
      <w:bodyDiv w:val="1"/>
      <w:marLeft w:val="0"/>
      <w:marRight w:val="0"/>
      <w:marTop w:val="0"/>
      <w:marBottom w:val="0"/>
      <w:divBdr>
        <w:top w:val="none" w:sz="0" w:space="0" w:color="auto"/>
        <w:left w:val="none" w:sz="0" w:space="0" w:color="auto"/>
        <w:bottom w:val="none" w:sz="0" w:space="0" w:color="auto"/>
        <w:right w:val="none" w:sz="0" w:space="0" w:color="auto"/>
      </w:divBdr>
    </w:div>
    <w:div w:id="1021929476">
      <w:bodyDiv w:val="1"/>
      <w:marLeft w:val="0"/>
      <w:marRight w:val="0"/>
      <w:marTop w:val="0"/>
      <w:marBottom w:val="0"/>
      <w:divBdr>
        <w:top w:val="none" w:sz="0" w:space="0" w:color="auto"/>
        <w:left w:val="none" w:sz="0" w:space="0" w:color="auto"/>
        <w:bottom w:val="none" w:sz="0" w:space="0" w:color="auto"/>
        <w:right w:val="none" w:sz="0" w:space="0" w:color="auto"/>
      </w:divBdr>
    </w:div>
    <w:div w:id="1021929746">
      <w:bodyDiv w:val="1"/>
      <w:marLeft w:val="0"/>
      <w:marRight w:val="0"/>
      <w:marTop w:val="0"/>
      <w:marBottom w:val="0"/>
      <w:divBdr>
        <w:top w:val="none" w:sz="0" w:space="0" w:color="auto"/>
        <w:left w:val="none" w:sz="0" w:space="0" w:color="auto"/>
        <w:bottom w:val="none" w:sz="0" w:space="0" w:color="auto"/>
        <w:right w:val="none" w:sz="0" w:space="0" w:color="auto"/>
      </w:divBdr>
    </w:div>
    <w:div w:id="1021929981">
      <w:bodyDiv w:val="1"/>
      <w:marLeft w:val="0"/>
      <w:marRight w:val="0"/>
      <w:marTop w:val="0"/>
      <w:marBottom w:val="0"/>
      <w:divBdr>
        <w:top w:val="none" w:sz="0" w:space="0" w:color="auto"/>
        <w:left w:val="none" w:sz="0" w:space="0" w:color="auto"/>
        <w:bottom w:val="none" w:sz="0" w:space="0" w:color="auto"/>
        <w:right w:val="none" w:sz="0" w:space="0" w:color="auto"/>
      </w:divBdr>
    </w:div>
    <w:div w:id="1021932384">
      <w:bodyDiv w:val="1"/>
      <w:marLeft w:val="0"/>
      <w:marRight w:val="0"/>
      <w:marTop w:val="0"/>
      <w:marBottom w:val="0"/>
      <w:divBdr>
        <w:top w:val="none" w:sz="0" w:space="0" w:color="auto"/>
        <w:left w:val="none" w:sz="0" w:space="0" w:color="auto"/>
        <w:bottom w:val="none" w:sz="0" w:space="0" w:color="auto"/>
        <w:right w:val="none" w:sz="0" w:space="0" w:color="auto"/>
      </w:divBdr>
    </w:div>
    <w:div w:id="1022171239">
      <w:bodyDiv w:val="1"/>
      <w:marLeft w:val="0"/>
      <w:marRight w:val="0"/>
      <w:marTop w:val="0"/>
      <w:marBottom w:val="0"/>
      <w:divBdr>
        <w:top w:val="none" w:sz="0" w:space="0" w:color="auto"/>
        <w:left w:val="none" w:sz="0" w:space="0" w:color="auto"/>
        <w:bottom w:val="none" w:sz="0" w:space="0" w:color="auto"/>
        <w:right w:val="none" w:sz="0" w:space="0" w:color="auto"/>
      </w:divBdr>
    </w:div>
    <w:div w:id="1022319746">
      <w:bodyDiv w:val="1"/>
      <w:marLeft w:val="0"/>
      <w:marRight w:val="0"/>
      <w:marTop w:val="0"/>
      <w:marBottom w:val="0"/>
      <w:divBdr>
        <w:top w:val="none" w:sz="0" w:space="0" w:color="auto"/>
        <w:left w:val="none" w:sz="0" w:space="0" w:color="auto"/>
        <w:bottom w:val="none" w:sz="0" w:space="0" w:color="auto"/>
        <w:right w:val="none" w:sz="0" w:space="0" w:color="auto"/>
      </w:divBdr>
    </w:div>
    <w:div w:id="1022392825">
      <w:bodyDiv w:val="1"/>
      <w:marLeft w:val="0"/>
      <w:marRight w:val="0"/>
      <w:marTop w:val="0"/>
      <w:marBottom w:val="0"/>
      <w:divBdr>
        <w:top w:val="none" w:sz="0" w:space="0" w:color="auto"/>
        <w:left w:val="none" w:sz="0" w:space="0" w:color="auto"/>
        <w:bottom w:val="none" w:sz="0" w:space="0" w:color="auto"/>
        <w:right w:val="none" w:sz="0" w:space="0" w:color="auto"/>
      </w:divBdr>
    </w:div>
    <w:div w:id="1022437650">
      <w:bodyDiv w:val="1"/>
      <w:marLeft w:val="0"/>
      <w:marRight w:val="0"/>
      <w:marTop w:val="0"/>
      <w:marBottom w:val="0"/>
      <w:divBdr>
        <w:top w:val="none" w:sz="0" w:space="0" w:color="auto"/>
        <w:left w:val="none" w:sz="0" w:space="0" w:color="auto"/>
        <w:bottom w:val="none" w:sz="0" w:space="0" w:color="auto"/>
        <w:right w:val="none" w:sz="0" w:space="0" w:color="auto"/>
      </w:divBdr>
    </w:div>
    <w:div w:id="1022635633">
      <w:bodyDiv w:val="1"/>
      <w:marLeft w:val="0"/>
      <w:marRight w:val="0"/>
      <w:marTop w:val="0"/>
      <w:marBottom w:val="0"/>
      <w:divBdr>
        <w:top w:val="none" w:sz="0" w:space="0" w:color="auto"/>
        <w:left w:val="none" w:sz="0" w:space="0" w:color="auto"/>
        <w:bottom w:val="none" w:sz="0" w:space="0" w:color="auto"/>
        <w:right w:val="none" w:sz="0" w:space="0" w:color="auto"/>
      </w:divBdr>
    </w:div>
    <w:div w:id="1022704684">
      <w:bodyDiv w:val="1"/>
      <w:marLeft w:val="0"/>
      <w:marRight w:val="0"/>
      <w:marTop w:val="0"/>
      <w:marBottom w:val="0"/>
      <w:divBdr>
        <w:top w:val="none" w:sz="0" w:space="0" w:color="auto"/>
        <w:left w:val="none" w:sz="0" w:space="0" w:color="auto"/>
        <w:bottom w:val="none" w:sz="0" w:space="0" w:color="auto"/>
        <w:right w:val="none" w:sz="0" w:space="0" w:color="auto"/>
      </w:divBdr>
    </w:div>
    <w:div w:id="1022979417">
      <w:bodyDiv w:val="1"/>
      <w:marLeft w:val="0"/>
      <w:marRight w:val="0"/>
      <w:marTop w:val="0"/>
      <w:marBottom w:val="0"/>
      <w:divBdr>
        <w:top w:val="none" w:sz="0" w:space="0" w:color="auto"/>
        <w:left w:val="none" w:sz="0" w:space="0" w:color="auto"/>
        <w:bottom w:val="none" w:sz="0" w:space="0" w:color="auto"/>
        <w:right w:val="none" w:sz="0" w:space="0" w:color="auto"/>
      </w:divBdr>
    </w:div>
    <w:div w:id="1023361006">
      <w:bodyDiv w:val="1"/>
      <w:marLeft w:val="0"/>
      <w:marRight w:val="0"/>
      <w:marTop w:val="0"/>
      <w:marBottom w:val="0"/>
      <w:divBdr>
        <w:top w:val="none" w:sz="0" w:space="0" w:color="auto"/>
        <w:left w:val="none" w:sz="0" w:space="0" w:color="auto"/>
        <w:bottom w:val="none" w:sz="0" w:space="0" w:color="auto"/>
        <w:right w:val="none" w:sz="0" w:space="0" w:color="auto"/>
      </w:divBdr>
    </w:div>
    <w:div w:id="1023749272">
      <w:bodyDiv w:val="1"/>
      <w:marLeft w:val="0"/>
      <w:marRight w:val="0"/>
      <w:marTop w:val="0"/>
      <w:marBottom w:val="0"/>
      <w:divBdr>
        <w:top w:val="none" w:sz="0" w:space="0" w:color="auto"/>
        <w:left w:val="none" w:sz="0" w:space="0" w:color="auto"/>
        <w:bottom w:val="none" w:sz="0" w:space="0" w:color="auto"/>
        <w:right w:val="none" w:sz="0" w:space="0" w:color="auto"/>
      </w:divBdr>
    </w:div>
    <w:div w:id="1023944042">
      <w:bodyDiv w:val="1"/>
      <w:marLeft w:val="0"/>
      <w:marRight w:val="0"/>
      <w:marTop w:val="0"/>
      <w:marBottom w:val="0"/>
      <w:divBdr>
        <w:top w:val="none" w:sz="0" w:space="0" w:color="auto"/>
        <w:left w:val="none" w:sz="0" w:space="0" w:color="auto"/>
        <w:bottom w:val="none" w:sz="0" w:space="0" w:color="auto"/>
        <w:right w:val="none" w:sz="0" w:space="0" w:color="auto"/>
      </w:divBdr>
    </w:div>
    <w:div w:id="1024288724">
      <w:bodyDiv w:val="1"/>
      <w:marLeft w:val="0"/>
      <w:marRight w:val="0"/>
      <w:marTop w:val="0"/>
      <w:marBottom w:val="0"/>
      <w:divBdr>
        <w:top w:val="none" w:sz="0" w:space="0" w:color="auto"/>
        <w:left w:val="none" w:sz="0" w:space="0" w:color="auto"/>
        <w:bottom w:val="none" w:sz="0" w:space="0" w:color="auto"/>
        <w:right w:val="none" w:sz="0" w:space="0" w:color="auto"/>
      </w:divBdr>
    </w:div>
    <w:div w:id="1024356411">
      <w:bodyDiv w:val="1"/>
      <w:marLeft w:val="0"/>
      <w:marRight w:val="0"/>
      <w:marTop w:val="0"/>
      <w:marBottom w:val="0"/>
      <w:divBdr>
        <w:top w:val="none" w:sz="0" w:space="0" w:color="auto"/>
        <w:left w:val="none" w:sz="0" w:space="0" w:color="auto"/>
        <w:bottom w:val="none" w:sz="0" w:space="0" w:color="auto"/>
        <w:right w:val="none" w:sz="0" w:space="0" w:color="auto"/>
      </w:divBdr>
    </w:div>
    <w:div w:id="1024404788">
      <w:bodyDiv w:val="1"/>
      <w:marLeft w:val="0"/>
      <w:marRight w:val="0"/>
      <w:marTop w:val="0"/>
      <w:marBottom w:val="0"/>
      <w:divBdr>
        <w:top w:val="none" w:sz="0" w:space="0" w:color="auto"/>
        <w:left w:val="none" w:sz="0" w:space="0" w:color="auto"/>
        <w:bottom w:val="none" w:sz="0" w:space="0" w:color="auto"/>
        <w:right w:val="none" w:sz="0" w:space="0" w:color="auto"/>
      </w:divBdr>
    </w:div>
    <w:div w:id="1024595371">
      <w:bodyDiv w:val="1"/>
      <w:marLeft w:val="0"/>
      <w:marRight w:val="0"/>
      <w:marTop w:val="0"/>
      <w:marBottom w:val="0"/>
      <w:divBdr>
        <w:top w:val="none" w:sz="0" w:space="0" w:color="auto"/>
        <w:left w:val="none" w:sz="0" w:space="0" w:color="auto"/>
        <w:bottom w:val="none" w:sz="0" w:space="0" w:color="auto"/>
        <w:right w:val="none" w:sz="0" w:space="0" w:color="auto"/>
      </w:divBdr>
    </w:div>
    <w:div w:id="1024937377">
      <w:bodyDiv w:val="1"/>
      <w:marLeft w:val="0"/>
      <w:marRight w:val="0"/>
      <w:marTop w:val="0"/>
      <w:marBottom w:val="0"/>
      <w:divBdr>
        <w:top w:val="none" w:sz="0" w:space="0" w:color="auto"/>
        <w:left w:val="none" w:sz="0" w:space="0" w:color="auto"/>
        <w:bottom w:val="none" w:sz="0" w:space="0" w:color="auto"/>
        <w:right w:val="none" w:sz="0" w:space="0" w:color="auto"/>
      </w:divBdr>
    </w:div>
    <w:div w:id="1024937648">
      <w:bodyDiv w:val="1"/>
      <w:marLeft w:val="0"/>
      <w:marRight w:val="0"/>
      <w:marTop w:val="0"/>
      <w:marBottom w:val="0"/>
      <w:divBdr>
        <w:top w:val="none" w:sz="0" w:space="0" w:color="auto"/>
        <w:left w:val="none" w:sz="0" w:space="0" w:color="auto"/>
        <w:bottom w:val="none" w:sz="0" w:space="0" w:color="auto"/>
        <w:right w:val="none" w:sz="0" w:space="0" w:color="auto"/>
      </w:divBdr>
    </w:div>
    <w:div w:id="1025180503">
      <w:bodyDiv w:val="1"/>
      <w:marLeft w:val="0"/>
      <w:marRight w:val="0"/>
      <w:marTop w:val="0"/>
      <w:marBottom w:val="0"/>
      <w:divBdr>
        <w:top w:val="none" w:sz="0" w:space="0" w:color="auto"/>
        <w:left w:val="none" w:sz="0" w:space="0" w:color="auto"/>
        <w:bottom w:val="none" w:sz="0" w:space="0" w:color="auto"/>
        <w:right w:val="none" w:sz="0" w:space="0" w:color="auto"/>
      </w:divBdr>
    </w:div>
    <w:div w:id="1025252610">
      <w:bodyDiv w:val="1"/>
      <w:marLeft w:val="0"/>
      <w:marRight w:val="0"/>
      <w:marTop w:val="0"/>
      <w:marBottom w:val="0"/>
      <w:divBdr>
        <w:top w:val="none" w:sz="0" w:space="0" w:color="auto"/>
        <w:left w:val="none" w:sz="0" w:space="0" w:color="auto"/>
        <w:bottom w:val="none" w:sz="0" w:space="0" w:color="auto"/>
        <w:right w:val="none" w:sz="0" w:space="0" w:color="auto"/>
      </w:divBdr>
    </w:div>
    <w:div w:id="1025327600">
      <w:bodyDiv w:val="1"/>
      <w:marLeft w:val="0"/>
      <w:marRight w:val="0"/>
      <w:marTop w:val="0"/>
      <w:marBottom w:val="0"/>
      <w:divBdr>
        <w:top w:val="none" w:sz="0" w:space="0" w:color="auto"/>
        <w:left w:val="none" w:sz="0" w:space="0" w:color="auto"/>
        <w:bottom w:val="none" w:sz="0" w:space="0" w:color="auto"/>
        <w:right w:val="none" w:sz="0" w:space="0" w:color="auto"/>
      </w:divBdr>
    </w:div>
    <w:div w:id="1025642968">
      <w:bodyDiv w:val="1"/>
      <w:marLeft w:val="0"/>
      <w:marRight w:val="0"/>
      <w:marTop w:val="0"/>
      <w:marBottom w:val="0"/>
      <w:divBdr>
        <w:top w:val="none" w:sz="0" w:space="0" w:color="auto"/>
        <w:left w:val="none" w:sz="0" w:space="0" w:color="auto"/>
        <w:bottom w:val="none" w:sz="0" w:space="0" w:color="auto"/>
        <w:right w:val="none" w:sz="0" w:space="0" w:color="auto"/>
      </w:divBdr>
    </w:div>
    <w:div w:id="1025788235">
      <w:bodyDiv w:val="1"/>
      <w:marLeft w:val="0"/>
      <w:marRight w:val="0"/>
      <w:marTop w:val="0"/>
      <w:marBottom w:val="0"/>
      <w:divBdr>
        <w:top w:val="none" w:sz="0" w:space="0" w:color="auto"/>
        <w:left w:val="none" w:sz="0" w:space="0" w:color="auto"/>
        <w:bottom w:val="none" w:sz="0" w:space="0" w:color="auto"/>
        <w:right w:val="none" w:sz="0" w:space="0" w:color="auto"/>
      </w:divBdr>
    </w:div>
    <w:div w:id="1025836642">
      <w:bodyDiv w:val="1"/>
      <w:marLeft w:val="0"/>
      <w:marRight w:val="0"/>
      <w:marTop w:val="0"/>
      <w:marBottom w:val="0"/>
      <w:divBdr>
        <w:top w:val="none" w:sz="0" w:space="0" w:color="auto"/>
        <w:left w:val="none" w:sz="0" w:space="0" w:color="auto"/>
        <w:bottom w:val="none" w:sz="0" w:space="0" w:color="auto"/>
        <w:right w:val="none" w:sz="0" w:space="0" w:color="auto"/>
      </w:divBdr>
    </w:div>
    <w:div w:id="1025865030">
      <w:bodyDiv w:val="1"/>
      <w:marLeft w:val="0"/>
      <w:marRight w:val="0"/>
      <w:marTop w:val="0"/>
      <w:marBottom w:val="0"/>
      <w:divBdr>
        <w:top w:val="none" w:sz="0" w:space="0" w:color="auto"/>
        <w:left w:val="none" w:sz="0" w:space="0" w:color="auto"/>
        <w:bottom w:val="none" w:sz="0" w:space="0" w:color="auto"/>
        <w:right w:val="none" w:sz="0" w:space="0" w:color="auto"/>
      </w:divBdr>
    </w:div>
    <w:div w:id="1025982202">
      <w:bodyDiv w:val="1"/>
      <w:marLeft w:val="0"/>
      <w:marRight w:val="0"/>
      <w:marTop w:val="0"/>
      <w:marBottom w:val="0"/>
      <w:divBdr>
        <w:top w:val="none" w:sz="0" w:space="0" w:color="auto"/>
        <w:left w:val="none" w:sz="0" w:space="0" w:color="auto"/>
        <w:bottom w:val="none" w:sz="0" w:space="0" w:color="auto"/>
        <w:right w:val="none" w:sz="0" w:space="0" w:color="auto"/>
      </w:divBdr>
    </w:div>
    <w:div w:id="1026254924">
      <w:bodyDiv w:val="1"/>
      <w:marLeft w:val="0"/>
      <w:marRight w:val="0"/>
      <w:marTop w:val="0"/>
      <w:marBottom w:val="0"/>
      <w:divBdr>
        <w:top w:val="none" w:sz="0" w:space="0" w:color="auto"/>
        <w:left w:val="none" w:sz="0" w:space="0" w:color="auto"/>
        <w:bottom w:val="none" w:sz="0" w:space="0" w:color="auto"/>
        <w:right w:val="none" w:sz="0" w:space="0" w:color="auto"/>
      </w:divBdr>
    </w:div>
    <w:div w:id="1026324699">
      <w:bodyDiv w:val="1"/>
      <w:marLeft w:val="0"/>
      <w:marRight w:val="0"/>
      <w:marTop w:val="0"/>
      <w:marBottom w:val="0"/>
      <w:divBdr>
        <w:top w:val="none" w:sz="0" w:space="0" w:color="auto"/>
        <w:left w:val="none" w:sz="0" w:space="0" w:color="auto"/>
        <w:bottom w:val="none" w:sz="0" w:space="0" w:color="auto"/>
        <w:right w:val="none" w:sz="0" w:space="0" w:color="auto"/>
      </w:divBdr>
    </w:div>
    <w:div w:id="1026366997">
      <w:bodyDiv w:val="1"/>
      <w:marLeft w:val="0"/>
      <w:marRight w:val="0"/>
      <w:marTop w:val="0"/>
      <w:marBottom w:val="0"/>
      <w:divBdr>
        <w:top w:val="none" w:sz="0" w:space="0" w:color="auto"/>
        <w:left w:val="none" w:sz="0" w:space="0" w:color="auto"/>
        <w:bottom w:val="none" w:sz="0" w:space="0" w:color="auto"/>
        <w:right w:val="none" w:sz="0" w:space="0" w:color="auto"/>
      </w:divBdr>
    </w:div>
    <w:div w:id="1026369247">
      <w:bodyDiv w:val="1"/>
      <w:marLeft w:val="0"/>
      <w:marRight w:val="0"/>
      <w:marTop w:val="0"/>
      <w:marBottom w:val="0"/>
      <w:divBdr>
        <w:top w:val="none" w:sz="0" w:space="0" w:color="auto"/>
        <w:left w:val="none" w:sz="0" w:space="0" w:color="auto"/>
        <w:bottom w:val="none" w:sz="0" w:space="0" w:color="auto"/>
        <w:right w:val="none" w:sz="0" w:space="0" w:color="auto"/>
      </w:divBdr>
    </w:div>
    <w:div w:id="1026442338">
      <w:bodyDiv w:val="1"/>
      <w:marLeft w:val="0"/>
      <w:marRight w:val="0"/>
      <w:marTop w:val="0"/>
      <w:marBottom w:val="0"/>
      <w:divBdr>
        <w:top w:val="none" w:sz="0" w:space="0" w:color="auto"/>
        <w:left w:val="none" w:sz="0" w:space="0" w:color="auto"/>
        <w:bottom w:val="none" w:sz="0" w:space="0" w:color="auto"/>
        <w:right w:val="none" w:sz="0" w:space="0" w:color="auto"/>
      </w:divBdr>
    </w:div>
    <w:div w:id="1026520673">
      <w:bodyDiv w:val="1"/>
      <w:marLeft w:val="0"/>
      <w:marRight w:val="0"/>
      <w:marTop w:val="0"/>
      <w:marBottom w:val="0"/>
      <w:divBdr>
        <w:top w:val="none" w:sz="0" w:space="0" w:color="auto"/>
        <w:left w:val="none" w:sz="0" w:space="0" w:color="auto"/>
        <w:bottom w:val="none" w:sz="0" w:space="0" w:color="auto"/>
        <w:right w:val="none" w:sz="0" w:space="0" w:color="auto"/>
      </w:divBdr>
    </w:div>
    <w:div w:id="1026567043">
      <w:bodyDiv w:val="1"/>
      <w:marLeft w:val="0"/>
      <w:marRight w:val="0"/>
      <w:marTop w:val="0"/>
      <w:marBottom w:val="0"/>
      <w:divBdr>
        <w:top w:val="none" w:sz="0" w:space="0" w:color="auto"/>
        <w:left w:val="none" w:sz="0" w:space="0" w:color="auto"/>
        <w:bottom w:val="none" w:sz="0" w:space="0" w:color="auto"/>
        <w:right w:val="none" w:sz="0" w:space="0" w:color="auto"/>
      </w:divBdr>
    </w:div>
    <w:div w:id="1026639813">
      <w:bodyDiv w:val="1"/>
      <w:marLeft w:val="0"/>
      <w:marRight w:val="0"/>
      <w:marTop w:val="0"/>
      <w:marBottom w:val="0"/>
      <w:divBdr>
        <w:top w:val="none" w:sz="0" w:space="0" w:color="auto"/>
        <w:left w:val="none" w:sz="0" w:space="0" w:color="auto"/>
        <w:bottom w:val="none" w:sz="0" w:space="0" w:color="auto"/>
        <w:right w:val="none" w:sz="0" w:space="0" w:color="auto"/>
      </w:divBdr>
    </w:div>
    <w:div w:id="1026753553">
      <w:bodyDiv w:val="1"/>
      <w:marLeft w:val="0"/>
      <w:marRight w:val="0"/>
      <w:marTop w:val="0"/>
      <w:marBottom w:val="0"/>
      <w:divBdr>
        <w:top w:val="none" w:sz="0" w:space="0" w:color="auto"/>
        <w:left w:val="none" w:sz="0" w:space="0" w:color="auto"/>
        <w:bottom w:val="none" w:sz="0" w:space="0" w:color="auto"/>
        <w:right w:val="none" w:sz="0" w:space="0" w:color="auto"/>
      </w:divBdr>
    </w:div>
    <w:div w:id="1026828548">
      <w:bodyDiv w:val="1"/>
      <w:marLeft w:val="0"/>
      <w:marRight w:val="0"/>
      <w:marTop w:val="0"/>
      <w:marBottom w:val="0"/>
      <w:divBdr>
        <w:top w:val="none" w:sz="0" w:space="0" w:color="auto"/>
        <w:left w:val="none" w:sz="0" w:space="0" w:color="auto"/>
        <w:bottom w:val="none" w:sz="0" w:space="0" w:color="auto"/>
        <w:right w:val="none" w:sz="0" w:space="0" w:color="auto"/>
      </w:divBdr>
    </w:div>
    <w:div w:id="1027024477">
      <w:bodyDiv w:val="1"/>
      <w:marLeft w:val="0"/>
      <w:marRight w:val="0"/>
      <w:marTop w:val="0"/>
      <w:marBottom w:val="0"/>
      <w:divBdr>
        <w:top w:val="none" w:sz="0" w:space="0" w:color="auto"/>
        <w:left w:val="none" w:sz="0" w:space="0" w:color="auto"/>
        <w:bottom w:val="none" w:sz="0" w:space="0" w:color="auto"/>
        <w:right w:val="none" w:sz="0" w:space="0" w:color="auto"/>
      </w:divBdr>
    </w:div>
    <w:div w:id="1027097749">
      <w:bodyDiv w:val="1"/>
      <w:marLeft w:val="0"/>
      <w:marRight w:val="0"/>
      <w:marTop w:val="0"/>
      <w:marBottom w:val="0"/>
      <w:divBdr>
        <w:top w:val="none" w:sz="0" w:space="0" w:color="auto"/>
        <w:left w:val="none" w:sz="0" w:space="0" w:color="auto"/>
        <w:bottom w:val="none" w:sz="0" w:space="0" w:color="auto"/>
        <w:right w:val="none" w:sz="0" w:space="0" w:color="auto"/>
      </w:divBdr>
    </w:div>
    <w:div w:id="1027219583">
      <w:bodyDiv w:val="1"/>
      <w:marLeft w:val="0"/>
      <w:marRight w:val="0"/>
      <w:marTop w:val="0"/>
      <w:marBottom w:val="0"/>
      <w:divBdr>
        <w:top w:val="none" w:sz="0" w:space="0" w:color="auto"/>
        <w:left w:val="none" w:sz="0" w:space="0" w:color="auto"/>
        <w:bottom w:val="none" w:sz="0" w:space="0" w:color="auto"/>
        <w:right w:val="none" w:sz="0" w:space="0" w:color="auto"/>
      </w:divBdr>
    </w:div>
    <w:div w:id="1027222923">
      <w:bodyDiv w:val="1"/>
      <w:marLeft w:val="0"/>
      <w:marRight w:val="0"/>
      <w:marTop w:val="0"/>
      <w:marBottom w:val="0"/>
      <w:divBdr>
        <w:top w:val="none" w:sz="0" w:space="0" w:color="auto"/>
        <w:left w:val="none" w:sz="0" w:space="0" w:color="auto"/>
        <w:bottom w:val="none" w:sz="0" w:space="0" w:color="auto"/>
        <w:right w:val="none" w:sz="0" w:space="0" w:color="auto"/>
      </w:divBdr>
    </w:div>
    <w:div w:id="1027561431">
      <w:bodyDiv w:val="1"/>
      <w:marLeft w:val="0"/>
      <w:marRight w:val="0"/>
      <w:marTop w:val="0"/>
      <w:marBottom w:val="0"/>
      <w:divBdr>
        <w:top w:val="none" w:sz="0" w:space="0" w:color="auto"/>
        <w:left w:val="none" w:sz="0" w:space="0" w:color="auto"/>
        <w:bottom w:val="none" w:sz="0" w:space="0" w:color="auto"/>
        <w:right w:val="none" w:sz="0" w:space="0" w:color="auto"/>
      </w:divBdr>
    </w:div>
    <w:div w:id="1027563924">
      <w:bodyDiv w:val="1"/>
      <w:marLeft w:val="0"/>
      <w:marRight w:val="0"/>
      <w:marTop w:val="0"/>
      <w:marBottom w:val="0"/>
      <w:divBdr>
        <w:top w:val="none" w:sz="0" w:space="0" w:color="auto"/>
        <w:left w:val="none" w:sz="0" w:space="0" w:color="auto"/>
        <w:bottom w:val="none" w:sz="0" w:space="0" w:color="auto"/>
        <w:right w:val="none" w:sz="0" w:space="0" w:color="auto"/>
      </w:divBdr>
    </w:div>
    <w:div w:id="1027949607">
      <w:bodyDiv w:val="1"/>
      <w:marLeft w:val="0"/>
      <w:marRight w:val="0"/>
      <w:marTop w:val="0"/>
      <w:marBottom w:val="0"/>
      <w:divBdr>
        <w:top w:val="none" w:sz="0" w:space="0" w:color="auto"/>
        <w:left w:val="none" w:sz="0" w:space="0" w:color="auto"/>
        <w:bottom w:val="none" w:sz="0" w:space="0" w:color="auto"/>
        <w:right w:val="none" w:sz="0" w:space="0" w:color="auto"/>
      </w:divBdr>
    </w:div>
    <w:div w:id="1028023849">
      <w:bodyDiv w:val="1"/>
      <w:marLeft w:val="0"/>
      <w:marRight w:val="0"/>
      <w:marTop w:val="0"/>
      <w:marBottom w:val="0"/>
      <w:divBdr>
        <w:top w:val="none" w:sz="0" w:space="0" w:color="auto"/>
        <w:left w:val="none" w:sz="0" w:space="0" w:color="auto"/>
        <w:bottom w:val="none" w:sz="0" w:space="0" w:color="auto"/>
        <w:right w:val="none" w:sz="0" w:space="0" w:color="auto"/>
      </w:divBdr>
    </w:div>
    <w:div w:id="1028139706">
      <w:bodyDiv w:val="1"/>
      <w:marLeft w:val="0"/>
      <w:marRight w:val="0"/>
      <w:marTop w:val="0"/>
      <w:marBottom w:val="0"/>
      <w:divBdr>
        <w:top w:val="none" w:sz="0" w:space="0" w:color="auto"/>
        <w:left w:val="none" w:sz="0" w:space="0" w:color="auto"/>
        <w:bottom w:val="none" w:sz="0" w:space="0" w:color="auto"/>
        <w:right w:val="none" w:sz="0" w:space="0" w:color="auto"/>
      </w:divBdr>
    </w:div>
    <w:div w:id="1028414757">
      <w:bodyDiv w:val="1"/>
      <w:marLeft w:val="0"/>
      <w:marRight w:val="0"/>
      <w:marTop w:val="0"/>
      <w:marBottom w:val="0"/>
      <w:divBdr>
        <w:top w:val="none" w:sz="0" w:space="0" w:color="auto"/>
        <w:left w:val="none" w:sz="0" w:space="0" w:color="auto"/>
        <w:bottom w:val="none" w:sz="0" w:space="0" w:color="auto"/>
        <w:right w:val="none" w:sz="0" w:space="0" w:color="auto"/>
      </w:divBdr>
    </w:div>
    <w:div w:id="1028483597">
      <w:bodyDiv w:val="1"/>
      <w:marLeft w:val="0"/>
      <w:marRight w:val="0"/>
      <w:marTop w:val="0"/>
      <w:marBottom w:val="0"/>
      <w:divBdr>
        <w:top w:val="none" w:sz="0" w:space="0" w:color="auto"/>
        <w:left w:val="none" w:sz="0" w:space="0" w:color="auto"/>
        <w:bottom w:val="none" w:sz="0" w:space="0" w:color="auto"/>
        <w:right w:val="none" w:sz="0" w:space="0" w:color="auto"/>
      </w:divBdr>
    </w:div>
    <w:div w:id="1028484965">
      <w:bodyDiv w:val="1"/>
      <w:marLeft w:val="0"/>
      <w:marRight w:val="0"/>
      <w:marTop w:val="0"/>
      <w:marBottom w:val="0"/>
      <w:divBdr>
        <w:top w:val="none" w:sz="0" w:space="0" w:color="auto"/>
        <w:left w:val="none" w:sz="0" w:space="0" w:color="auto"/>
        <w:bottom w:val="none" w:sz="0" w:space="0" w:color="auto"/>
        <w:right w:val="none" w:sz="0" w:space="0" w:color="auto"/>
      </w:divBdr>
    </w:div>
    <w:div w:id="1028485808">
      <w:bodyDiv w:val="1"/>
      <w:marLeft w:val="0"/>
      <w:marRight w:val="0"/>
      <w:marTop w:val="0"/>
      <w:marBottom w:val="0"/>
      <w:divBdr>
        <w:top w:val="none" w:sz="0" w:space="0" w:color="auto"/>
        <w:left w:val="none" w:sz="0" w:space="0" w:color="auto"/>
        <w:bottom w:val="none" w:sz="0" w:space="0" w:color="auto"/>
        <w:right w:val="none" w:sz="0" w:space="0" w:color="auto"/>
      </w:divBdr>
    </w:div>
    <w:div w:id="1028606969">
      <w:bodyDiv w:val="1"/>
      <w:marLeft w:val="0"/>
      <w:marRight w:val="0"/>
      <w:marTop w:val="0"/>
      <w:marBottom w:val="0"/>
      <w:divBdr>
        <w:top w:val="none" w:sz="0" w:space="0" w:color="auto"/>
        <w:left w:val="none" w:sz="0" w:space="0" w:color="auto"/>
        <w:bottom w:val="none" w:sz="0" w:space="0" w:color="auto"/>
        <w:right w:val="none" w:sz="0" w:space="0" w:color="auto"/>
      </w:divBdr>
    </w:div>
    <w:div w:id="1028683221">
      <w:bodyDiv w:val="1"/>
      <w:marLeft w:val="0"/>
      <w:marRight w:val="0"/>
      <w:marTop w:val="0"/>
      <w:marBottom w:val="0"/>
      <w:divBdr>
        <w:top w:val="none" w:sz="0" w:space="0" w:color="auto"/>
        <w:left w:val="none" w:sz="0" w:space="0" w:color="auto"/>
        <w:bottom w:val="none" w:sz="0" w:space="0" w:color="auto"/>
        <w:right w:val="none" w:sz="0" w:space="0" w:color="auto"/>
      </w:divBdr>
    </w:div>
    <w:div w:id="1028876172">
      <w:bodyDiv w:val="1"/>
      <w:marLeft w:val="0"/>
      <w:marRight w:val="0"/>
      <w:marTop w:val="0"/>
      <w:marBottom w:val="0"/>
      <w:divBdr>
        <w:top w:val="none" w:sz="0" w:space="0" w:color="auto"/>
        <w:left w:val="none" w:sz="0" w:space="0" w:color="auto"/>
        <w:bottom w:val="none" w:sz="0" w:space="0" w:color="auto"/>
        <w:right w:val="none" w:sz="0" w:space="0" w:color="auto"/>
      </w:divBdr>
    </w:div>
    <w:div w:id="1028991470">
      <w:bodyDiv w:val="1"/>
      <w:marLeft w:val="0"/>
      <w:marRight w:val="0"/>
      <w:marTop w:val="0"/>
      <w:marBottom w:val="0"/>
      <w:divBdr>
        <w:top w:val="none" w:sz="0" w:space="0" w:color="auto"/>
        <w:left w:val="none" w:sz="0" w:space="0" w:color="auto"/>
        <w:bottom w:val="none" w:sz="0" w:space="0" w:color="auto"/>
        <w:right w:val="none" w:sz="0" w:space="0" w:color="auto"/>
      </w:divBdr>
    </w:div>
    <w:div w:id="1029069138">
      <w:bodyDiv w:val="1"/>
      <w:marLeft w:val="0"/>
      <w:marRight w:val="0"/>
      <w:marTop w:val="0"/>
      <w:marBottom w:val="0"/>
      <w:divBdr>
        <w:top w:val="none" w:sz="0" w:space="0" w:color="auto"/>
        <w:left w:val="none" w:sz="0" w:space="0" w:color="auto"/>
        <w:bottom w:val="none" w:sz="0" w:space="0" w:color="auto"/>
        <w:right w:val="none" w:sz="0" w:space="0" w:color="auto"/>
      </w:divBdr>
    </w:div>
    <w:div w:id="1029259342">
      <w:bodyDiv w:val="1"/>
      <w:marLeft w:val="0"/>
      <w:marRight w:val="0"/>
      <w:marTop w:val="0"/>
      <w:marBottom w:val="0"/>
      <w:divBdr>
        <w:top w:val="none" w:sz="0" w:space="0" w:color="auto"/>
        <w:left w:val="none" w:sz="0" w:space="0" w:color="auto"/>
        <w:bottom w:val="none" w:sz="0" w:space="0" w:color="auto"/>
        <w:right w:val="none" w:sz="0" w:space="0" w:color="auto"/>
      </w:divBdr>
    </w:div>
    <w:div w:id="1029263280">
      <w:bodyDiv w:val="1"/>
      <w:marLeft w:val="0"/>
      <w:marRight w:val="0"/>
      <w:marTop w:val="0"/>
      <w:marBottom w:val="0"/>
      <w:divBdr>
        <w:top w:val="none" w:sz="0" w:space="0" w:color="auto"/>
        <w:left w:val="none" w:sz="0" w:space="0" w:color="auto"/>
        <w:bottom w:val="none" w:sz="0" w:space="0" w:color="auto"/>
        <w:right w:val="none" w:sz="0" w:space="0" w:color="auto"/>
      </w:divBdr>
    </w:div>
    <w:div w:id="1029382073">
      <w:bodyDiv w:val="1"/>
      <w:marLeft w:val="0"/>
      <w:marRight w:val="0"/>
      <w:marTop w:val="0"/>
      <w:marBottom w:val="0"/>
      <w:divBdr>
        <w:top w:val="none" w:sz="0" w:space="0" w:color="auto"/>
        <w:left w:val="none" w:sz="0" w:space="0" w:color="auto"/>
        <w:bottom w:val="none" w:sz="0" w:space="0" w:color="auto"/>
        <w:right w:val="none" w:sz="0" w:space="0" w:color="auto"/>
      </w:divBdr>
    </w:div>
    <w:div w:id="1029716394">
      <w:bodyDiv w:val="1"/>
      <w:marLeft w:val="0"/>
      <w:marRight w:val="0"/>
      <w:marTop w:val="0"/>
      <w:marBottom w:val="0"/>
      <w:divBdr>
        <w:top w:val="none" w:sz="0" w:space="0" w:color="auto"/>
        <w:left w:val="none" w:sz="0" w:space="0" w:color="auto"/>
        <w:bottom w:val="none" w:sz="0" w:space="0" w:color="auto"/>
        <w:right w:val="none" w:sz="0" w:space="0" w:color="auto"/>
      </w:divBdr>
    </w:div>
    <w:div w:id="1029799271">
      <w:bodyDiv w:val="1"/>
      <w:marLeft w:val="0"/>
      <w:marRight w:val="0"/>
      <w:marTop w:val="0"/>
      <w:marBottom w:val="0"/>
      <w:divBdr>
        <w:top w:val="none" w:sz="0" w:space="0" w:color="auto"/>
        <w:left w:val="none" w:sz="0" w:space="0" w:color="auto"/>
        <w:bottom w:val="none" w:sz="0" w:space="0" w:color="auto"/>
        <w:right w:val="none" w:sz="0" w:space="0" w:color="auto"/>
      </w:divBdr>
    </w:div>
    <w:div w:id="1029909825">
      <w:bodyDiv w:val="1"/>
      <w:marLeft w:val="0"/>
      <w:marRight w:val="0"/>
      <w:marTop w:val="0"/>
      <w:marBottom w:val="0"/>
      <w:divBdr>
        <w:top w:val="none" w:sz="0" w:space="0" w:color="auto"/>
        <w:left w:val="none" w:sz="0" w:space="0" w:color="auto"/>
        <w:bottom w:val="none" w:sz="0" w:space="0" w:color="auto"/>
        <w:right w:val="none" w:sz="0" w:space="0" w:color="auto"/>
      </w:divBdr>
    </w:div>
    <w:div w:id="1030228052">
      <w:bodyDiv w:val="1"/>
      <w:marLeft w:val="0"/>
      <w:marRight w:val="0"/>
      <w:marTop w:val="0"/>
      <w:marBottom w:val="0"/>
      <w:divBdr>
        <w:top w:val="none" w:sz="0" w:space="0" w:color="auto"/>
        <w:left w:val="none" w:sz="0" w:space="0" w:color="auto"/>
        <w:bottom w:val="none" w:sz="0" w:space="0" w:color="auto"/>
        <w:right w:val="none" w:sz="0" w:space="0" w:color="auto"/>
      </w:divBdr>
    </w:div>
    <w:div w:id="1030228550">
      <w:bodyDiv w:val="1"/>
      <w:marLeft w:val="0"/>
      <w:marRight w:val="0"/>
      <w:marTop w:val="0"/>
      <w:marBottom w:val="0"/>
      <w:divBdr>
        <w:top w:val="none" w:sz="0" w:space="0" w:color="auto"/>
        <w:left w:val="none" w:sz="0" w:space="0" w:color="auto"/>
        <w:bottom w:val="none" w:sz="0" w:space="0" w:color="auto"/>
        <w:right w:val="none" w:sz="0" w:space="0" w:color="auto"/>
      </w:divBdr>
    </w:div>
    <w:div w:id="1030490654">
      <w:bodyDiv w:val="1"/>
      <w:marLeft w:val="0"/>
      <w:marRight w:val="0"/>
      <w:marTop w:val="0"/>
      <w:marBottom w:val="0"/>
      <w:divBdr>
        <w:top w:val="none" w:sz="0" w:space="0" w:color="auto"/>
        <w:left w:val="none" w:sz="0" w:space="0" w:color="auto"/>
        <w:bottom w:val="none" w:sz="0" w:space="0" w:color="auto"/>
        <w:right w:val="none" w:sz="0" w:space="0" w:color="auto"/>
      </w:divBdr>
    </w:div>
    <w:div w:id="1030570292">
      <w:bodyDiv w:val="1"/>
      <w:marLeft w:val="0"/>
      <w:marRight w:val="0"/>
      <w:marTop w:val="0"/>
      <w:marBottom w:val="0"/>
      <w:divBdr>
        <w:top w:val="none" w:sz="0" w:space="0" w:color="auto"/>
        <w:left w:val="none" w:sz="0" w:space="0" w:color="auto"/>
        <w:bottom w:val="none" w:sz="0" w:space="0" w:color="auto"/>
        <w:right w:val="none" w:sz="0" w:space="0" w:color="auto"/>
      </w:divBdr>
    </w:div>
    <w:div w:id="1030760260">
      <w:bodyDiv w:val="1"/>
      <w:marLeft w:val="0"/>
      <w:marRight w:val="0"/>
      <w:marTop w:val="0"/>
      <w:marBottom w:val="0"/>
      <w:divBdr>
        <w:top w:val="none" w:sz="0" w:space="0" w:color="auto"/>
        <w:left w:val="none" w:sz="0" w:space="0" w:color="auto"/>
        <w:bottom w:val="none" w:sz="0" w:space="0" w:color="auto"/>
        <w:right w:val="none" w:sz="0" w:space="0" w:color="auto"/>
      </w:divBdr>
    </w:div>
    <w:div w:id="1030884841">
      <w:bodyDiv w:val="1"/>
      <w:marLeft w:val="0"/>
      <w:marRight w:val="0"/>
      <w:marTop w:val="0"/>
      <w:marBottom w:val="0"/>
      <w:divBdr>
        <w:top w:val="none" w:sz="0" w:space="0" w:color="auto"/>
        <w:left w:val="none" w:sz="0" w:space="0" w:color="auto"/>
        <w:bottom w:val="none" w:sz="0" w:space="0" w:color="auto"/>
        <w:right w:val="none" w:sz="0" w:space="0" w:color="auto"/>
      </w:divBdr>
    </w:div>
    <w:div w:id="1031031013">
      <w:bodyDiv w:val="1"/>
      <w:marLeft w:val="0"/>
      <w:marRight w:val="0"/>
      <w:marTop w:val="0"/>
      <w:marBottom w:val="0"/>
      <w:divBdr>
        <w:top w:val="none" w:sz="0" w:space="0" w:color="auto"/>
        <w:left w:val="none" w:sz="0" w:space="0" w:color="auto"/>
        <w:bottom w:val="none" w:sz="0" w:space="0" w:color="auto"/>
        <w:right w:val="none" w:sz="0" w:space="0" w:color="auto"/>
      </w:divBdr>
    </w:div>
    <w:div w:id="1031341282">
      <w:bodyDiv w:val="1"/>
      <w:marLeft w:val="0"/>
      <w:marRight w:val="0"/>
      <w:marTop w:val="0"/>
      <w:marBottom w:val="0"/>
      <w:divBdr>
        <w:top w:val="none" w:sz="0" w:space="0" w:color="auto"/>
        <w:left w:val="none" w:sz="0" w:space="0" w:color="auto"/>
        <w:bottom w:val="none" w:sz="0" w:space="0" w:color="auto"/>
        <w:right w:val="none" w:sz="0" w:space="0" w:color="auto"/>
      </w:divBdr>
    </w:div>
    <w:div w:id="1031371130">
      <w:bodyDiv w:val="1"/>
      <w:marLeft w:val="0"/>
      <w:marRight w:val="0"/>
      <w:marTop w:val="0"/>
      <w:marBottom w:val="0"/>
      <w:divBdr>
        <w:top w:val="none" w:sz="0" w:space="0" w:color="auto"/>
        <w:left w:val="none" w:sz="0" w:space="0" w:color="auto"/>
        <w:bottom w:val="none" w:sz="0" w:space="0" w:color="auto"/>
        <w:right w:val="none" w:sz="0" w:space="0" w:color="auto"/>
      </w:divBdr>
    </w:div>
    <w:div w:id="1031952902">
      <w:bodyDiv w:val="1"/>
      <w:marLeft w:val="0"/>
      <w:marRight w:val="0"/>
      <w:marTop w:val="0"/>
      <w:marBottom w:val="0"/>
      <w:divBdr>
        <w:top w:val="none" w:sz="0" w:space="0" w:color="auto"/>
        <w:left w:val="none" w:sz="0" w:space="0" w:color="auto"/>
        <w:bottom w:val="none" w:sz="0" w:space="0" w:color="auto"/>
        <w:right w:val="none" w:sz="0" w:space="0" w:color="auto"/>
      </w:divBdr>
    </w:div>
    <w:div w:id="1032151504">
      <w:bodyDiv w:val="1"/>
      <w:marLeft w:val="0"/>
      <w:marRight w:val="0"/>
      <w:marTop w:val="0"/>
      <w:marBottom w:val="0"/>
      <w:divBdr>
        <w:top w:val="none" w:sz="0" w:space="0" w:color="auto"/>
        <w:left w:val="none" w:sz="0" w:space="0" w:color="auto"/>
        <w:bottom w:val="none" w:sz="0" w:space="0" w:color="auto"/>
        <w:right w:val="none" w:sz="0" w:space="0" w:color="auto"/>
      </w:divBdr>
    </w:div>
    <w:div w:id="1032196246">
      <w:bodyDiv w:val="1"/>
      <w:marLeft w:val="0"/>
      <w:marRight w:val="0"/>
      <w:marTop w:val="0"/>
      <w:marBottom w:val="0"/>
      <w:divBdr>
        <w:top w:val="none" w:sz="0" w:space="0" w:color="auto"/>
        <w:left w:val="none" w:sz="0" w:space="0" w:color="auto"/>
        <w:bottom w:val="none" w:sz="0" w:space="0" w:color="auto"/>
        <w:right w:val="none" w:sz="0" w:space="0" w:color="auto"/>
      </w:divBdr>
    </w:div>
    <w:div w:id="1032263383">
      <w:bodyDiv w:val="1"/>
      <w:marLeft w:val="0"/>
      <w:marRight w:val="0"/>
      <w:marTop w:val="0"/>
      <w:marBottom w:val="0"/>
      <w:divBdr>
        <w:top w:val="none" w:sz="0" w:space="0" w:color="auto"/>
        <w:left w:val="none" w:sz="0" w:space="0" w:color="auto"/>
        <w:bottom w:val="none" w:sz="0" w:space="0" w:color="auto"/>
        <w:right w:val="none" w:sz="0" w:space="0" w:color="auto"/>
      </w:divBdr>
    </w:div>
    <w:div w:id="1032536819">
      <w:bodyDiv w:val="1"/>
      <w:marLeft w:val="0"/>
      <w:marRight w:val="0"/>
      <w:marTop w:val="0"/>
      <w:marBottom w:val="0"/>
      <w:divBdr>
        <w:top w:val="none" w:sz="0" w:space="0" w:color="auto"/>
        <w:left w:val="none" w:sz="0" w:space="0" w:color="auto"/>
        <w:bottom w:val="none" w:sz="0" w:space="0" w:color="auto"/>
        <w:right w:val="none" w:sz="0" w:space="0" w:color="auto"/>
      </w:divBdr>
    </w:div>
    <w:div w:id="1032540215">
      <w:bodyDiv w:val="1"/>
      <w:marLeft w:val="0"/>
      <w:marRight w:val="0"/>
      <w:marTop w:val="0"/>
      <w:marBottom w:val="0"/>
      <w:divBdr>
        <w:top w:val="none" w:sz="0" w:space="0" w:color="auto"/>
        <w:left w:val="none" w:sz="0" w:space="0" w:color="auto"/>
        <w:bottom w:val="none" w:sz="0" w:space="0" w:color="auto"/>
        <w:right w:val="none" w:sz="0" w:space="0" w:color="auto"/>
      </w:divBdr>
    </w:div>
    <w:div w:id="1032607733">
      <w:bodyDiv w:val="1"/>
      <w:marLeft w:val="0"/>
      <w:marRight w:val="0"/>
      <w:marTop w:val="0"/>
      <w:marBottom w:val="0"/>
      <w:divBdr>
        <w:top w:val="none" w:sz="0" w:space="0" w:color="auto"/>
        <w:left w:val="none" w:sz="0" w:space="0" w:color="auto"/>
        <w:bottom w:val="none" w:sz="0" w:space="0" w:color="auto"/>
        <w:right w:val="none" w:sz="0" w:space="0" w:color="auto"/>
      </w:divBdr>
    </w:div>
    <w:div w:id="1033069083">
      <w:bodyDiv w:val="1"/>
      <w:marLeft w:val="0"/>
      <w:marRight w:val="0"/>
      <w:marTop w:val="0"/>
      <w:marBottom w:val="0"/>
      <w:divBdr>
        <w:top w:val="none" w:sz="0" w:space="0" w:color="auto"/>
        <w:left w:val="none" w:sz="0" w:space="0" w:color="auto"/>
        <w:bottom w:val="none" w:sz="0" w:space="0" w:color="auto"/>
        <w:right w:val="none" w:sz="0" w:space="0" w:color="auto"/>
      </w:divBdr>
    </w:div>
    <w:div w:id="1033118197">
      <w:bodyDiv w:val="1"/>
      <w:marLeft w:val="0"/>
      <w:marRight w:val="0"/>
      <w:marTop w:val="0"/>
      <w:marBottom w:val="0"/>
      <w:divBdr>
        <w:top w:val="none" w:sz="0" w:space="0" w:color="auto"/>
        <w:left w:val="none" w:sz="0" w:space="0" w:color="auto"/>
        <w:bottom w:val="none" w:sz="0" w:space="0" w:color="auto"/>
        <w:right w:val="none" w:sz="0" w:space="0" w:color="auto"/>
      </w:divBdr>
    </w:div>
    <w:div w:id="1033505647">
      <w:bodyDiv w:val="1"/>
      <w:marLeft w:val="0"/>
      <w:marRight w:val="0"/>
      <w:marTop w:val="0"/>
      <w:marBottom w:val="0"/>
      <w:divBdr>
        <w:top w:val="none" w:sz="0" w:space="0" w:color="auto"/>
        <w:left w:val="none" w:sz="0" w:space="0" w:color="auto"/>
        <w:bottom w:val="none" w:sz="0" w:space="0" w:color="auto"/>
        <w:right w:val="none" w:sz="0" w:space="0" w:color="auto"/>
      </w:divBdr>
    </w:div>
    <w:div w:id="1033573932">
      <w:bodyDiv w:val="1"/>
      <w:marLeft w:val="0"/>
      <w:marRight w:val="0"/>
      <w:marTop w:val="0"/>
      <w:marBottom w:val="0"/>
      <w:divBdr>
        <w:top w:val="none" w:sz="0" w:space="0" w:color="auto"/>
        <w:left w:val="none" w:sz="0" w:space="0" w:color="auto"/>
        <w:bottom w:val="none" w:sz="0" w:space="0" w:color="auto"/>
        <w:right w:val="none" w:sz="0" w:space="0" w:color="auto"/>
      </w:divBdr>
    </w:div>
    <w:div w:id="1033652563">
      <w:bodyDiv w:val="1"/>
      <w:marLeft w:val="0"/>
      <w:marRight w:val="0"/>
      <w:marTop w:val="0"/>
      <w:marBottom w:val="0"/>
      <w:divBdr>
        <w:top w:val="none" w:sz="0" w:space="0" w:color="auto"/>
        <w:left w:val="none" w:sz="0" w:space="0" w:color="auto"/>
        <w:bottom w:val="none" w:sz="0" w:space="0" w:color="auto"/>
        <w:right w:val="none" w:sz="0" w:space="0" w:color="auto"/>
      </w:divBdr>
    </w:div>
    <w:div w:id="1033655124">
      <w:bodyDiv w:val="1"/>
      <w:marLeft w:val="0"/>
      <w:marRight w:val="0"/>
      <w:marTop w:val="0"/>
      <w:marBottom w:val="0"/>
      <w:divBdr>
        <w:top w:val="none" w:sz="0" w:space="0" w:color="auto"/>
        <w:left w:val="none" w:sz="0" w:space="0" w:color="auto"/>
        <w:bottom w:val="none" w:sz="0" w:space="0" w:color="auto"/>
        <w:right w:val="none" w:sz="0" w:space="0" w:color="auto"/>
      </w:divBdr>
    </w:div>
    <w:div w:id="1033700110">
      <w:bodyDiv w:val="1"/>
      <w:marLeft w:val="0"/>
      <w:marRight w:val="0"/>
      <w:marTop w:val="0"/>
      <w:marBottom w:val="0"/>
      <w:divBdr>
        <w:top w:val="none" w:sz="0" w:space="0" w:color="auto"/>
        <w:left w:val="none" w:sz="0" w:space="0" w:color="auto"/>
        <w:bottom w:val="none" w:sz="0" w:space="0" w:color="auto"/>
        <w:right w:val="none" w:sz="0" w:space="0" w:color="auto"/>
      </w:divBdr>
    </w:div>
    <w:div w:id="1033766031">
      <w:bodyDiv w:val="1"/>
      <w:marLeft w:val="0"/>
      <w:marRight w:val="0"/>
      <w:marTop w:val="0"/>
      <w:marBottom w:val="0"/>
      <w:divBdr>
        <w:top w:val="none" w:sz="0" w:space="0" w:color="auto"/>
        <w:left w:val="none" w:sz="0" w:space="0" w:color="auto"/>
        <w:bottom w:val="none" w:sz="0" w:space="0" w:color="auto"/>
        <w:right w:val="none" w:sz="0" w:space="0" w:color="auto"/>
      </w:divBdr>
    </w:div>
    <w:div w:id="1033844947">
      <w:bodyDiv w:val="1"/>
      <w:marLeft w:val="0"/>
      <w:marRight w:val="0"/>
      <w:marTop w:val="0"/>
      <w:marBottom w:val="0"/>
      <w:divBdr>
        <w:top w:val="none" w:sz="0" w:space="0" w:color="auto"/>
        <w:left w:val="none" w:sz="0" w:space="0" w:color="auto"/>
        <w:bottom w:val="none" w:sz="0" w:space="0" w:color="auto"/>
        <w:right w:val="none" w:sz="0" w:space="0" w:color="auto"/>
      </w:divBdr>
    </w:div>
    <w:div w:id="1033845704">
      <w:bodyDiv w:val="1"/>
      <w:marLeft w:val="0"/>
      <w:marRight w:val="0"/>
      <w:marTop w:val="0"/>
      <w:marBottom w:val="0"/>
      <w:divBdr>
        <w:top w:val="none" w:sz="0" w:space="0" w:color="auto"/>
        <w:left w:val="none" w:sz="0" w:space="0" w:color="auto"/>
        <w:bottom w:val="none" w:sz="0" w:space="0" w:color="auto"/>
        <w:right w:val="none" w:sz="0" w:space="0" w:color="auto"/>
      </w:divBdr>
    </w:div>
    <w:div w:id="1033919533">
      <w:bodyDiv w:val="1"/>
      <w:marLeft w:val="0"/>
      <w:marRight w:val="0"/>
      <w:marTop w:val="0"/>
      <w:marBottom w:val="0"/>
      <w:divBdr>
        <w:top w:val="none" w:sz="0" w:space="0" w:color="auto"/>
        <w:left w:val="none" w:sz="0" w:space="0" w:color="auto"/>
        <w:bottom w:val="none" w:sz="0" w:space="0" w:color="auto"/>
        <w:right w:val="none" w:sz="0" w:space="0" w:color="auto"/>
      </w:divBdr>
    </w:div>
    <w:div w:id="1034041331">
      <w:bodyDiv w:val="1"/>
      <w:marLeft w:val="0"/>
      <w:marRight w:val="0"/>
      <w:marTop w:val="0"/>
      <w:marBottom w:val="0"/>
      <w:divBdr>
        <w:top w:val="none" w:sz="0" w:space="0" w:color="auto"/>
        <w:left w:val="none" w:sz="0" w:space="0" w:color="auto"/>
        <w:bottom w:val="none" w:sz="0" w:space="0" w:color="auto"/>
        <w:right w:val="none" w:sz="0" w:space="0" w:color="auto"/>
      </w:divBdr>
    </w:div>
    <w:div w:id="1034118595">
      <w:bodyDiv w:val="1"/>
      <w:marLeft w:val="0"/>
      <w:marRight w:val="0"/>
      <w:marTop w:val="0"/>
      <w:marBottom w:val="0"/>
      <w:divBdr>
        <w:top w:val="none" w:sz="0" w:space="0" w:color="auto"/>
        <w:left w:val="none" w:sz="0" w:space="0" w:color="auto"/>
        <w:bottom w:val="none" w:sz="0" w:space="0" w:color="auto"/>
        <w:right w:val="none" w:sz="0" w:space="0" w:color="auto"/>
      </w:divBdr>
    </w:div>
    <w:div w:id="1034231986">
      <w:bodyDiv w:val="1"/>
      <w:marLeft w:val="0"/>
      <w:marRight w:val="0"/>
      <w:marTop w:val="0"/>
      <w:marBottom w:val="0"/>
      <w:divBdr>
        <w:top w:val="none" w:sz="0" w:space="0" w:color="auto"/>
        <w:left w:val="none" w:sz="0" w:space="0" w:color="auto"/>
        <w:bottom w:val="none" w:sz="0" w:space="0" w:color="auto"/>
        <w:right w:val="none" w:sz="0" w:space="0" w:color="auto"/>
      </w:divBdr>
    </w:div>
    <w:div w:id="1034423811">
      <w:bodyDiv w:val="1"/>
      <w:marLeft w:val="0"/>
      <w:marRight w:val="0"/>
      <w:marTop w:val="0"/>
      <w:marBottom w:val="0"/>
      <w:divBdr>
        <w:top w:val="none" w:sz="0" w:space="0" w:color="auto"/>
        <w:left w:val="none" w:sz="0" w:space="0" w:color="auto"/>
        <w:bottom w:val="none" w:sz="0" w:space="0" w:color="auto"/>
        <w:right w:val="none" w:sz="0" w:space="0" w:color="auto"/>
      </w:divBdr>
    </w:div>
    <w:div w:id="1034503366">
      <w:bodyDiv w:val="1"/>
      <w:marLeft w:val="0"/>
      <w:marRight w:val="0"/>
      <w:marTop w:val="0"/>
      <w:marBottom w:val="0"/>
      <w:divBdr>
        <w:top w:val="none" w:sz="0" w:space="0" w:color="auto"/>
        <w:left w:val="none" w:sz="0" w:space="0" w:color="auto"/>
        <w:bottom w:val="none" w:sz="0" w:space="0" w:color="auto"/>
        <w:right w:val="none" w:sz="0" w:space="0" w:color="auto"/>
      </w:divBdr>
    </w:div>
    <w:div w:id="1034888270">
      <w:bodyDiv w:val="1"/>
      <w:marLeft w:val="0"/>
      <w:marRight w:val="0"/>
      <w:marTop w:val="0"/>
      <w:marBottom w:val="0"/>
      <w:divBdr>
        <w:top w:val="none" w:sz="0" w:space="0" w:color="auto"/>
        <w:left w:val="none" w:sz="0" w:space="0" w:color="auto"/>
        <w:bottom w:val="none" w:sz="0" w:space="0" w:color="auto"/>
        <w:right w:val="none" w:sz="0" w:space="0" w:color="auto"/>
      </w:divBdr>
    </w:div>
    <w:div w:id="1034963377">
      <w:bodyDiv w:val="1"/>
      <w:marLeft w:val="0"/>
      <w:marRight w:val="0"/>
      <w:marTop w:val="0"/>
      <w:marBottom w:val="0"/>
      <w:divBdr>
        <w:top w:val="none" w:sz="0" w:space="0" w:color="auto"/>
        <w:left w:val="none" w:sz="0" w:space="0" w:color="auto"/>
        <w:bottom w:val="none" w:sz="0" w:space="0" w:color="auto"/>
        <w:right w:val="none" w:sz="0" w:space="0" w:color="auto"/>
      </w:divBdr>
    </w:div>
    <w:div w:id="1035085094">
      <w:bodyDiv w:val="1"/>
      <w:marLeft w:val="0"/>
      <w:marRight w:val="0"/>
      <w:marTop w:val="0"/>
      <w:marBottom w:val="0"/>
      <w:divBdr>
        <w:top w:val="none" w:sz="0" w:space="0" w:color="auto"/>
        <w:left w:val="none" w:sz="0" w:space="0" w:color="auto"/>
        <w:bottom w:val="none" w:sz="0" w:space="0" w:color="auto"/>
        <w:right w:val="none" w:sz="0" w:space="0" w:color="auto"/>
      </w:divBdr>
    </w:div>
    <w:div w:id="1035158144">
      <w:bodyDiv w:val="1"/>
      <w:marLeft w:val="0"/>
      <w:marRight w:val="0"/>
      <w:marTop w:val="0"/>
      <w:marBottom w:val="0"/>
      <w:divBdr>
        <w:top w:val="none" w:sz="0" w:space="0" w:color="auto"/>
        <w:left w:val="none" w:sz="0" w:space="0" w:color="auto"/>
        <w:bottom w:val="none" w:sz="0" w:space="0" w:color="auto"/>
        <w:right w:val="none" w:sz="0" w:space="0" w:color="auto"/>
      </w:divBdr>
    </w:div>
    <w:div w:id="1035160133">
      <w:bodyDiv w:val="1"/>
      <w:marLeft w:val="0"/>
      <w:marRight w:val="0"/>
      <w:marTop w:val="0"/>
      <w:marBottom w:val="0"/>
      <w:divBdr>
        <w:top w:val="none" w:sz="0" w:space="0" w:color="auto"/>
        <w:left w:val="none" w:sz="0" w:space="0" w:color="auto"/>
        <w:bottom w:val="none" w:sz="0" w:space="0" w:color="auto"/>
        <w:right w:val="none" w:sz="0" w:space="0" w:color="auto"/>
      </w:divBdr>
    </w:div>
    <w:div w:id="1035276807">
      <w:bodyDiv w:val="1"/>
      <w:marLeft w:val="0"/>
      <w:marRight w:val="0"/>
      <w:marTop w:val="0"/>
      <w:marBottom w:val="0"/>
      <w:divBdr>
        <w:top w:val="none" w:sz="0" w:space="0" w:color="auto"/>
        <w:left w:val="none" w:sz="0" w:space="0" w:color="auto"/>
        <w:bottom w:val="none" w:sz="0" w:space="0" w:color="auto"/>
        <w:right w:val="none" w:sz="0" w:space="0" w:color="auto"/>
      </w:divBdr>
    </w:div>
    <w:div w:id="1035279174">
      <w:bodyDiv w:val="1"/>
      <w:marLeft w:val="0"/>
      <w:marRight w:val="0"/>
      <w:marTop w:val="0"/>
      <w:marBottom w:val="0"/>
      <w:divBdr>
        <w:top w:val="none" w:sz="0" w:space="0" w:color="auto"/>
        <w:left w:val="none" w:sz="0" w:space="0" w:color="auto"/>
        <w:bottom w:val="none" w:sz="0" w:space="0" w:color="auto"/>
        <w:right w:val="none" w:sz="0" w:space="0" w:color="auto"/>
      </w:divBdr>
    </w:div>
    <w:div w:id="1035469573">
      <w:bodyDiv w:val="1"/>
      <w:marLeft w:val="0"/>
      <w:marRight w:val="0"/>
      <w:marTop w:val="0"/>
      <w:marBottom w:val="0"/>
      <w:divBdr>
        <w:top w:val="none" w:sz="0" w:space="0" w:color="auto"/>
        <w:left w:val="none" w:sz="0" w:space="0" w:color="auto"/>
        <w:bottom w:val="none" w:sz="0" w:space="0" w:color="auto"/>
        <w:right w:val="none" w:sz="0" w:space="0" w:color="auto"/>
      </w:divBdr>
    </w:div>
    <w:div w:id="1035689824">
      <w:bodyDiv w:val="1"/>
      <w:marLeft w:val="0"/>
      <w:marRight w:val="0"/>
      <w:marTop w:val="0"/>
      <w:marBottom w:val="0"/>
      <w:divBdr>
        <w:top w:val="none" w:sz="0" w:space="0" w:color="auto"/>
        <w:left w:val="none" w:sz="0" w:space="0" w:color="auto"/>
        <w:bottom w:val="none" w:sz="0" w:space="0" w:color="auto"/>
        <w:right w:val="none" w:sz="0" w:space="0" w:color="auto"/>
      </w:divBdr>
    </w:div>
    <w:div w:id="1035738263">
      <w:bodyDiv w:val="1"/>
      <w:marLeft w:val="0"/>
      <w:marRight w:val="0"/>
      <w:marTop w:val="0"/>
      <w:marBottom w:val="0"/>
      <w:divBdr>
        <w:top w:val="none" w:sz="0" w:space="0" w:color="auto"/>
        <w:left w:val="none" w:sz="0" w:space="0" w:color="auto"/>
        <w:bottom w:val="none" w:sz="0" w:space="0" w:color="auto"/>
        <w:right w:val="none" w:sz="0" w:space="0" w:color="auto"/>
      </w:divBdr>
    </w:div>
    <w:div w:id="1035810761">
      <w:bodyDiv w:val="1"/>
      <w:marLeft w:val="0"/>
      <w:marRight w:val="0"/>
      <w:marTop w:val="0"/>
      <w:marBottom w:val="0"/>
      <w:divBdr>
        <w:top w:val="none" w:sz="0" w:space="0" w:color="auto"/>
        <w:left w:val="none" w:sz="0" w:space="0" w:color="auto"/>
        <w:bottom w:val="none" w:sz="0" w:space="0" w:color="auto"/>
        <w:right w:val="none" w:sz="0" w:space="0" w:color="auto"/>
      </w:divBdr>
    </w:div>
    <w:div w:id="1035885907">
      <w:bodyDiv w:val="1"/>
      <w:marLeft w:val="0"/>
      <w:marRight w:val="0"/>
      <w:marTop w:val="0"/>
      <w:marBottom w:val="0"/>
      <w:divBdr>
        <w:top w:val="none" w:sz="0" w:space="0" w:color="auto"/>
        <w:left w:val="none" w:sz="0" w:space="0" w:color="auto"/>
        <w:bottom w:val="none" w:sz="0" w:space="0" w:color="auto"/>
        <w:right w:val="none" w:sz="0" w:space="0" w:color="auto"/>
      </w:divBdr>
    </w:div>
    <w:div w:id="1036076686">
      <w:bodyDiv w:val="1"/>
      <w:marLeft w:val="0"/>
      <w:marRight w:val="0"/>
      <w:marTop w:val="0"/>
      <w:marBottom w:val="0"/>
      <w:divBdr>
        <w:top w:val="none" w:sz="0" w:space="0" w:color="auto"/>
        <w:left w:val="none" w:sz="0" w:space="0" w:color="auto"/>
        <w:bottom w:val="none" w:sz="0" w:space="0" w:color="auto"/>
        <w:right w:val="none" w:sz="0" w:space="0" w:color="auto"/>
      </w:divBdr>
    </w:div>
    <w:div w:id="1036076769">
      <w:bodyDiv w:val="1"/>
      <w:marLeft w:val="0"/>
      <w:marRight w:val="0"/>
      <w:marTop w:val="0"/>
      <w:marBottom w:val="0"/>
      <w:divBdr>
        <w:top w:val="none" w:sz="0" w:space="0" w:color="auto"/>
        <w:left w:val="none" w:sz="0" w:space="0" w:color="auto"/>
        <w:bottom w:val="none" w:sz="0" w:space="0" w:color="auto"/>
        <w:right w:val="none" w:sz="0" w:space="0" w:color="auto"/>
      </w:divBdr>
    </w:div>
    <w:div w:id="1036470318">
      <w:bodyDiv w:val="1"/>
      <w:marLeft w:val="0"/>
      <w:marRight w:val="0"/>
      <w:marTop w:val="0"/>
      <w:marBottom w:val="0"/>
      <w:divBdr>
        <w:top w:val="none" w:sz="0" w:space="0" w:color="auto"/>
        <w:left w:val="none" w:sz="0" w:space="0" w:color="auto"/>
        <w:bottom w:val="none" w:sz="0" w:space="0" w:color="auto"/>
        <w:right w:val="none" w:sz="0" w:space="0" w:color="auto"/>
      </w:divBdr>
    </w:div>
    <w:div w:id="1036544852">
      <w:bodyDiv w:val="1"/>
      <w:marLeft w:val="0"/>
      <w:marRight w:val="0"/>
      <w:marTop w:val="0"/>
      <w:marBottom w:val="0"/>
      <w:divBdr>
        <w:top w:val="none" w:sz="0" w:space="0" w:color="auto"/>
        <w:left w:val="none" w:sz="0" w:space="0" w:color="auto"/>
        <w:bottom w:val="none" w:sz="0" w:space="0" w:color="auto"/>
        <w:right w:val="none" w:sz="0" w:space="0" w:color="auto"/>
      </w:divBdr>
    </w:div>
    <w:div w:id="1036663359">
      <w:bodyDiv w:val="1"/>
      <w:marLeft w:val="0"/>
      <w:marRight w:val="0"/>
      <w:marTop w:val="0"/>
      <w:marBottom w:val="0"/>
      <w:divBdr>
        <w:top w:val="none" w:sz="0" w:space="0" w:color="auto"/>
        <w:left w:val="none" w:sz="0" w:space="0" w:color="auto"/>
        <w:bottom w:val="none" w:sz="0" w:space="0" w:color="auto"/>
        <w:right w:val="none" w:sz="0" w:space="0" w:color="auto"/>
      </w:divBdr>
    </w:div>
    <w:div w:id="1036811371">
      <w:bodyDiv w:val="1"/>
      <w:marLeft w:val="0"/>
      <w:marRight w:val="0"/>
      <w:marTop w:val="0"/>
      <w:marBottom w:val="0"/>
      <w:divBdr>
        <w:top w:val="none" w:sz="0" w:space="0" w:color="auto"/>
        <w:left w:val="none" w:sz="0" w:space="0" w:color="auto"/>
        <w:bottom w:val="none" w:sz="0" w:space="0" w:color="auto"/>
        <w:right w:val="none" w:sz="0" w:space="0" w:color="auto"/>
      </w:divBdr>
    </w:div>
    <w:div w:id="1036858571">
      <w:bodyDiv w:val="1"/>
      <w:marLeft w:val="0"/>
      <w:marRight w:val="0"/>
      <w:marTop w:val="0"/>
      <w:marBottom w:val="0"/>
      <w:divBdr>
        <w:top w:val="none" w:sz="0" w:space="0" w:color="auto"/>
        <w:left w:val="none" w:sz="0" w:space="0" w:color="auto"/>
        <w:bottom w:val="none" w:sz="0" w:space="0" w:color="auto"/>
        <w:right w:val="none" w:sz="0" w:space="0" w:color="auto"/>
      </w:divBdr>
    </w:div>
    <w:div w:id="1037050770">
      <w:bodyDiv w:val="1"/>
      <w:marLeft w:val="0"/>
      <w:marRight w:val="0"/>
      <w:marTop w:val="0"/>
      <w:marBottom w:val="0"/>
      <w:divBdr>
        <w:top w:val="none" w:sz="0" w:space="0" w:color="auto"/>
        <w:left w:val="none" w:sz="0" w:space="0" w:color="auto"/>
        <w:bottom w:val="none" w:sz="0" w:space="0" w:color="auto"/>
        <w:right w:val="none" w:sz="0" w:space="0" w:color="auto"/>
      </w:divBdr>
    </w:div>
    <w:div w:id="1037194978">
      <w:bodyDiv w:val="1"/>
      <w:marLeft w:val="0"/>
      <w:marRight w:val="0"/>
      <w:marTop w:val="0"/>
      <w:marBottom w:val="0"/>
      <w:divBdr>
        <w:top w:val="none" w:sz="0" w:space="0" w:color="auto"/>
        <w:left w:val="none" w:sz="0" w:space="0" w:color="auto"/>
        <w:bottom w:val="none" w:sz="0" w:space="0" w:color="auto"/>
        <w:right w:val="none" w:sz="0" w:space="0" w:color="auto"/>
      </w:divBdr>
    </w:div>
    <w:div w:id="1037435727">
      <w:bodyDiv w:val="1"/>
      <w:marLeft w:val="0"/>
      <w:marRight w:val="0"/>
      <w:marTop w:val="0"/>
      <w:marBottom w:val="0"/>
      <w:divBdr>
        <w:top w:val="none" w:sz="0" w:space="0" w:color="auto"/>
        <w:left w:val="none" w:sz="0" w:space="0" w:color="auto"/>
        <w:bottom w:val="none" w:sz="0" w:space="0" w:color="auto"/>
        <w:right w:val="none" w:sz="0" w:space="0" w:color="auto"/>
      </w:divBdr>
    </w:div>
    <w:div w:id="1037513821">
      <w:bodyDiv w:val="1"/>
      <w:marLeft w:val="0"/>
      <w:marRight w:val="0"/>
      <w:marTop w:val="0"/>
      <w:marBottom w:val="0"/>
      <w:divBdr>
        <w:top w:val="none" w:sz="0" w:space="0" w:color="auto"/>
        <w:left w:val="none" w:sz="0" w:space="0" w:color="auto"/>
        <w:bottom w:val="none" w:sz="0" w:space="0" w:color="auto"/>
        <w:right w:val="none" w:sz="0" w:space="0" w:color="auto"/>
      </w:divBdr>
    </w:div>
    <w:div w:id="1037658700">
      <w:bodyDiv w:val="1"/>
      <w:marLeft w:val="0"/>
      <w:marRight w:val="0"/>
      <w:marTop w:val="0"/>
      <w:marBottom w:val="0"/>
      <w:divBdr>
        <w:top w:val="none" w:sz="0" w:space="0" w:color="auto"/>
        <w:left w:val="none" w:sz="0" w:space="0" w:color="auto"/>
        <w:bottom w:val="none" w:sz="0" w:space="0" w:color="auto"/>
        <w:right w:val="none" w:sz="0" w:space="0" w:color="auto"/>
      </w:divBdr>
    </w:div>
    <w:div w:id="1037853693">
      <w:bodyDiv w:val="1"/>
      <w:marLeft w:val="0"/>
      <w:marRight w:val="0"/>
      <w:marTop w:val="0"/>
      <w:marBottom w:val="0"/>
      <w:divBdr>
        <w:top w:val="none" w:sz="0" w:space="0" w:color="auto"/>
        <w:left w:val="none" w:sz="0" w:space="0" w:color="auto"/>
        <w:bottom w:val="none" w:sz="0" w:space="0" w:color="auto"/>
        <w:right w:val="none" w:sz="0" w:space="0" w:color="auto"/>
      </w:divBdr>
    </w:div>
    <w:div w:id="1037895738">
      <w:bodyDiv w:val="1"/>
      <w:marLeft w:val="0"/>
      <w:marRight w:val="0"/>
      <w:marTop w:val="0"/>
      <w:marBottom w:val="0"/>
      <w:divBdr>
        <w:top w:val="none" w:sz="0" w:space="0" w:color="auto"/>
        <w:left w:val="none" w:sz="0" w:space="0" w:color="auto"/>
        <w:bottom w:val="none" w:sz="0" w:space="0" w:color="auto"/>
        <w:right w:val="none" w:sz="0" w:space="0" w:color="auto"/>
      </w:divBdr>
    </w:div>
    <w:div w:id="1037973024">
      <w:bodyDiv w:val="1"/>
      <w:marLeft w:val="0"/>
      <w:marRight w:val="0"/>
      <w:marTop w:val="0"/>
      <w:marBottom w:val="0"/>
      <w:divBdr>
        <w:top w:val="none" w:sz="0" w:space="0" w:color="auto"/>
        <w:left w:val="none" w:sz="0" w:space="0" w:color="auto"/>
        <w:bottom w:val="none" w:sz="0" w:space="0" w:color="auto"/>
        <w:right w:val="none" w:sz="0" w:space="0" w:color="auto"/>
      </w:divBdr>
    </w:div>
    <w:div w:id="1038162965">
      <w:bodyDiv w:val="1"/>
      <w:marLeft w:val="0"/>
      <w:marRight w:val="0"/>
      <w:marTop w:val="0"/>
      <w:marBottom w:val="0"/>
      <w:divBdr>
        <w:top w:val="none" w:sz="0" w:space="0" w:color="auto"/>
        <w:left w:val="none" w:sz="0" w:space="0" w:color="auto"/>
        <w:bottom w:val="none" w:sz="0" w:space="0" w:color="auto"/>
        <w:right w:val="none" w:sz="0" w:space="0" w:color="auto"/>
      </w:divBdr>
    </w:div>
    <w:div w:id="1038362413">
      <w:bodyDiv w:val="1"/>
      <w:marLeft w:val="0"/>
      <w:marRight w:val="0"/>
      <w:marTop w:val="0"/>
      <w:marBottom w:val="0"/>
      <w:divBdr>
        <w:top w:val="none" w:sz="0" w:space="0" w:color="auto"/>
        <w:left w:val="none" w:sz="0" w:space="0" w:color="auto"/>
        <w:bottom w:val="none" w:sz="0" w:space="0" w:color="auto"/>
        <w:right w:val="none" w:sz="0" w:space="0" w:color="auto"/>
      </w:divBdr>
    </w:div>
    <w:div w:id="1038512166">
      <w:bodyDiv w:val="1"/>
      <w:marLeft w:val="0"/>
      <w:marRight w:val="0"/>
      <w:marTop w:val="0"/>
      <w:marBottom w:val="0"/>
      <w:divBdr>
        <w:top w:val="none" w:sz="0" w:space="0" w:color="auto"/>
        <w:left w:val="none" w:sz="0" w:space="0" w:color="auto"/>
        <w:bottom w:val="none" w:sz="0" w:space="0" w:color="auto"/>
        <w:right w:val="none" w:sz="0" w:space="0" w:color="auto"/>
      </w:divBdr>
    </w:div>
    <w:div w:id="1038512819">
      <w:bodyDiv w:val="1"/>
      <w:marLeft w:val="0"/>
      <w:marRight w:val="0"/>
      <w:marTop w:val="0"/>
      <w:marBottom w:val="0"/>
      <w:divBdr>
        <w:top w:val="none" w:sz="0" w:space="0" w:color="auto"/>
        <w:left w:val="none" w:sz="0" w:space="0" w:color="auto"/>
        <w:bottom w:val="none" w:sz="0" w:space="0" w:color="auto"/>
        <w:right w:val="none" w:sz="0" w:space="0" w:color="auto"/>
      </w:divBdr>
    </w:div>
    <w:div w:id="1038580674">
      <w:bodyDiv w:val="1"/>
      <w:marLeft w:val="0"/>
      <w:marRight w:val="0"/>
      <w:marTop w:val="0"/>
      <w:marBottom w:val="0"/>
      <w:divBdr>
        <w:top w:val="none" w:sz="0" w:space="0" w:color="auto"/>
        <w:left w:val="none" w:sz="0" w:space="0" w:color="auto"/>
        <w:bottom w:val="none" w:sz="0" w:space="0" w:color="auto"/>
        <w:right w:val="none" w:sz="0" w:space="0" w:color="auto"/>
      </w:divBdr>
    </w:div>
    <w:div w:id="1038622060">
      <w:bodyDiv w:val="1"/>
      <w:marLeft w:val="0"/>
      <w:marRight w:val="0"/>
      <w:marTop w:val="0"/>
      <w:marBottom w:val="0"/>
      <w:divBdr>
        <w:top w:val="none" w:sz="0" w:space="0" w:color="auto"/>
        <w:left w:val="none" w:sz="0" w:space="0" w:color="auto"/>
        <w:bottom w:val="none" w:sz="0" w:space="0" w:color="auto"/>
        <w:right w:val="none" w:sz="0" w:space="0" w:color="auto"/>
      </w:divBdr>
    </w:div>
    <w:div w:id="1038628315">
      <w:bodyDiv w:val="1"/>
      <w:marLeft w:val="0"/>
      <w:marRight w:val="0"/>
      <w:marTop w:val="0"/>
      <w:marBottom w:val="0"/>
      <w:divBdr>
        <w:top w:val="none" w:sz="0" w:space="0" w:color="auto"/>
        <w:left w:val="none" w:sz="0" w:space="0" w:color="auto"/>
        <w:bottom w:val="none" w:sz="0" w:space="0" w:color="auto"/>
        <w:right w:val="none" w:sz="0" w:space="0" w:color="auto"/>
      </w:divBdr>
    </w:div>
    <w:div w:id="1038703784">
      <w:bodyDiv w:val="1"/>
      <w:marLeft w:val="0"/>
      <w:marRight w:val="0"/>
      <w:marTop w:val="0"/>
      <w:marBottom w:val="0"/>
      <w:divBdr>
        <w:top w:val="none" w:sz="0" w:space="0" w:color="auto"/>
        <w:left w:val="none" w:sz="0" w:space="0" w:color="auto"/>
        <w:bottom w:val="none" w:sz="0" w:space="0" w:color="auto"/>
        <w:right w:val="none" w:sz="0" w:space="0" w:color="auto"/>
      </w:divBdr>
    </w:div>
    <w:div w:id="1038973417">
      <w:bodyDiv w:val="1"/>
      <w:marLeft w:val="0"/>
      <w:marRight w:val="0"/>
      <w:marTop w:val="0"/>
      <w:marBottom w:val="0"/>
      <w:divBdr>
        <w:top w:val="none" w:sz="0" w:space="0" w:color="auto"/>
        <w:left w:val="none" w:sz="0" w:space="0" w:color="auto"/>
        <w:bottom w:val="none" w:sz="0" w:space="0" w:color="auto"/>
        <w:right w:val="none" w:sz="0" w:space="0" w:color="auto"/>
      </w:divBdr>
    </w:div>
    <w:div w:id="1039084709">
      <w:bodyDiv w:val="1"/>
      <w:marLeft w:val="0"/>
      <w:marRight w:val="0"/>
      <w:marTop w:val="0"/>
      <w:marBottom w:val="0"/>
      <w:divBdr>
        <w:top w:val="none" w:sz="0" w:space="0" w:color="auto"/>
        <w:left w:val="none" w:sz="0" w:space="0" w:color="auto"/>
        <w:bottom w:val="none" w:sz="0" w:space="0" w:color="auto"/>
        <w:right w:val="none" w:sz="0" w:space="0" w:color="auto"/>
      </w:divBdr>
    </w:div>
    <w:div w:id="1039092230">
      <w:bodyDiv w:val="1"/>
      <w:marLeft w:val="0"/>
      <w:marRight w:val="0"/>
      <w:marTop w:val="0"/>
      <w:marBottom w:val="0"/>
      <w:divBdr>
        <w:top w:val="none" w:sz="0" w:space="0" w:color="auto"/>
        <w:left w:val="none" w:sz="0" w:space="0" w:color="auto"/>
        <w:bottom w:val="none" w:sz="0" w:space="0" w:color="auto"/>
        <w:right w:val="none" w:sz="0" w:space="0" w:color="auto"/>
      </w:divBdr>
    </w:div>
    <w:div w:id="1039092334">
      <w:bodyDiv w:val="1"/>
      <w:marLeft w:val="0"/>
      <w:marRight w:val="0"/>
      <w:marTop w:val="0"/>
      <w:marBottom w:val="0"/>
      <w:divBdr>
        <w:top w:val="none" w:sz="0" w:space="0" w:color="auto"/>
        <w:left w:val="none" w:sz="0" w:space="0" w:color="auto"/>
        <w:bottom w:val="none" w:sz="0" w:space="0" w:color="auto"/>
        <w:right w:val="none" w:sz="0" w:space="0" w:color="auto"/>
      </w:divBdr>
    </w:div>
    <w:div w:id="1039205098">
      <w:bodyDiv w:val="1"/>
      <w:marLeft w:val="0"/>
      <w:marRight w:val="0"/>
      <w:marTop w:val="0"/>
      <w:marBottom w:val="0"/>
      <w:divBdr>
        <w:top w:val="none" w:sz="0" w:space="0" w:color="auto"/>
        <w:left w:val="none" w:sz="0" w:space="0" w:color="auto"/>
        <w:bottom w:val="none" w:sz="0" w:space="0" w:color="auto"/>
        <w:right w:val="none" w:sz="0" w:space="0" w:color="auto"/>
      </w:divBdr>
    </w:div>
    <w:div w:id="1039209764">
      <w:bodyDiv w:val="1"/>
      <w:marLeft w:val="0"/>
      <w:marRight w:val="0"/>
      <w:marTop w:val="0"/>
      <w:marBottom w:val="0"/>
      <w:divBdr>
        <w:top w:val="none" w:sz="0" w:space="0" w:color="auto"/>
        <w:left w:val="none" w:sz="0" w:space="0" w:color="auto"/>
        <w:bottom w:val="none" w:sz="0" w:space="0" w:color="auto"/>
        <w:right w:val="none" w:sz="0" w:space="0" w:color="auto"/>
      </w:divBdr>
    </w:div>
    <w:div w:id="1039624361">
      <w:bodyDiv w:val="1"/>
      <w:marLeft w:val="0"/>
      <w:marRight w:val="0"/>
      <w:marTop w:val="0"/>
      <w:marBottom w:val="0"/>
      <w:divBdr>
        <w:top w:val="none" w:sz="0" w:space="0" w:color="auto"/>
        <w:left w:val="none" w:sz="0" w:space="0" w:color="auto"/>
        <w:bottom w:val="none" w:sz="0" w:space="0" w:color="auto"/>
        <w:right w:val="none" w:sz="0" w:space="0" w:color="auto"/>
      </w:divBdr>
    </w:div>
    <w:div w:id="1039671757">
      <w:bodyDiv w:val="1"/>
      <w:marLeft w:val="0"/>
      <w:marRight w:val="0"/>
      <w:marTop w:val="0"/>
      <w:marBottom w:val="0"/>
      <w:divBdr>
        <w:top w:val="none" w:sz="0" w:space="0" w:color="auto"/>
        <w:left w:val="none" w:sz="0" w:space="0" w:color="auto"/>
        <w:bottom w:val="none" w:sz="0" w:space="0" w:color="auto"/>
        <w:right w:val="none" w:sz="0" w:space="0" w:color="auto"/>
      </w:divBdr>
    </w:div>
    <w:div w:id="1039739991">
      <w:bodyDiv w:val="1"/>
      <w:marLeft w:val="0"/>
      <w:marRight w:val="0"/>
      <w:marTop w:val="0"/>
      <w:marBottom w:val="0"/>
      <w:divBdr>
        <w:top w:val="none" w:sz="0" w:space="0" w:color="auto"/>
        <w:left w:val="none" w:sz="0" w:space="0" w:color="auto"/>
        <w:bottom w:val="none" w:sz="0" w:space="0" w:color="auto"/>
        <w:right w:val="none" w:sz="0" w:space="0" w:color="auto"/>
      </w:divBdr>
    </w:div>
    <w:div w:id="1039747130">
      <w:bodyDiv w:val="1"/>
      <w:marLeft w:val="0"/>
      <w:marRight w:val="0"/>
      <w:marTop w:val="0"/>
      <w:marBottom w:val="0"/>
      <w:divBdr>
        <w:top w:val="none" w:sz="0" w:space="0" w:color="auto"/>
        <w:left w:val="none" w:sz="0" w:space="0" w:color="auto"/>
        <w:bottom w:val="none" w:sz="0" w:space="0" w:color="auto"/>
        <w:right w:val="none" w:sz="0" w:space="0" w:color="auto"/>
      </w:divBdr>
    </w:div>
    <w:div w:id="1039823481">
      <w:bodyDiv w:val="1"/>
      <w:marLeft w:val="0"/>
      <w:marRight w:val="0"/>
      <w:marTop w:val="0"/>
      <w:marBottom w:val="0"/>
      <w:divBdr>
        <w:top w:val="none" w:sz="0" w:space="0" w:color="auto"/>
        <w:left w:val="none" w:sz="0" w:space="0" w:color="auto"/>
        <w:bottom w:val="none" w:sz="0" w:space="0" w:color="auto"/>
        <w:right w:val="none" w:sz="0" w:space="0" w:color="auto"/>
      </w:divBdr>
    </w:div>
    <w:div w:id="1039934490">
      <w:bodyDiv w:val="1"/>
      <w:marLeft w:val="0"/>
      <w:marRight w:val="0"/>
      <w:marTop w:val="0"/>
      <w:marBottom w:val="0"/>
      <w:divBdr>
        <w:top w:val="none" w:sz="0" w:space="0" w:color="auto"/>
        <w:left w:val="none" w:sz="0" w:space="0" w:color="auto"/>
        <w:bottom w:val="none" w:sz="0" w:space="0" w:color="auto"/>
        <w:right w:val="none" w:sz="0" w:space="0" w:color="auto"/>
      </w:divBdr>
    </w:div>
    <w:div w:id="1040130777">
      <w:bodyDiv w:val="1"/>
      <w:marLeft w:val="0"/>
      <w:marRight w:val="0"/>
      <w:marTop w:val="0"/>
      <w:marBottom w:val="0"/>
      <w:divBdr>
        <w:top w:val="none" w:sz="0" w:space="0" w:color="auto"/>
        <w:left w:val="none" w:sz="0" w:space="0" w:color="auto"/>
        <w:bottom w:val="none" w:sz="0" w:space="0" w:color="auto"/>
        <w:right w:val="none" w:sz="0" w:space="0" w:color="auto"/>
      </w:divBdr>
    </w:div>
    <w:div w:id="1040322336">
      <w:bodyDiv w:val="1"/>
      <w:marLeft w:val="0"/>
      <w:marRight w:val="0"/>
      <w:marTop w:val="0"/>
      <w:marBottom w:val="0"/>
      <w:divBdr>
        <w:top w:val="none" w:sz="0" w:space="0" w:color="auto"/>
        <w:left w:val="none" w:sz="0" w:space="0" w:color="auto"/>
        <w:bottom w:val="none" w:sz="0" w:space="0" w:color="auto"/>
        <w:right w:val="none" w:sz="0" w:space="0" w:color="auto"/>
      </w:divBdr>
    </w:div>
    <w:div w:id="1040401499">
      <w:bodyDiv w:val="1"/>
      <w:marLeft w:val="0"/>
      <w:marRight w:val="0"/>
      <w:marTop w:val="0"/>
      <w:marBottom w:val="0"/>
      <w:divBdr>
        <w:top w:val="none" w:sz="0" w:space="0" w:color="auto"/>
        <w:left w:val="none" w:sz="0" w:space="0" w:color="auto"/>
        <w:bottom w:val="none" w:sz="0" w:space="0" w:color="auto"/>
        <w:right w:val="none" w:sz="0" w:space="0" w:color="auto"/>
      </w:divBdr>
    </w:div>
    <w:div w:id="1040666767">
      <w:bodyDiv w:val="1"/>
      <w:marLeft w:val="0"/>
      <w:marRight w:val="0"/>
      <w:marTop w:val="0"/>
      <w:marBottom w:val="0"/>
      <w:divBdr>
        <w:top w:val="none" w:sz="0" w:space="0" w:color="auto"/>
        <w:left w:val="none" w:sz="0" w:space="0" w:color="auto"/>
        <w:bottom w:val="none" w:sz="0" w:space="0" w:color="auto"/>
        <w:right w:val="none" w:sz="0" w:space="0" w:color="auto"/>
      </w:divBdr>
    </w:div>
    <w:div w:id="1041435849">
      <w:bodyDiv w:val="1"/>
      <w:marLeft w:val="0"/>
      <w:marRight w:val="0"/>
      <w:marTop w:val="0"/>
      <w:marBottom w:val="0"/>
      <w:divBdr>
        <w:top w:val="none" w:sz="0" w:space="0" w:color="auto"/>
        <w:left w:val="none" w:sz="0" w:space="0" w:color="auto"/>
        <w:bottom w:val="none" w:sz="0" w:space="0" w:color="auto"/>
        <w:right w:val="none" w:sz="0" w:space="0" w:color="auto"/>
      </w:divBdr>
    </w:div>
    <w:div w:id="1041444089">
      <w:bodyDiv w:val="1"/>
      <w:marLeft w:val="0"/>
      <w:marRight w:val="0"/>
      <w:marTop w:val="0"/>
      <w:marBottom w:val="0"/>
      <w:divBdr>
        <w:top w:val="none" w:sz="0" w:space="0" w:color="auto"/>
        <w:left w:val="none" w:sz="0" w:space="0" w:color="auto"/>
        <w:bottom w:val="none" w:sz="0" w:space="0" w:color="auto"/>
        <w:right w:val="none" w:sz="0" w:space="0" w:color="auto"/>
      </w:divBdr>
    </w:div>
    <w:div w:id="1041829984">
      <w:bodyDiv w:val="1"/>
      <w:marLeft w:val="0"/>
      <w:marRight w:val="0"/>
      <w:marTop w:val="0"/>
      <w:marBottom w:val="0"/>
      <w:divBdr>
        <w:top w:val="none" w:sz="0" w:space="0" w:color="auto"/>
        <w:left w:val="none" w:sz="0" w:space="0" w:color="auto"/>
        <w:bottom w:val="none" w:sz="0" w:space="0" w:color="auto"/>
        <w:right w:val="none" w:sz="0" w:space="0" w:color="auto"/>
      </w:divBdr>
    </w:div>
    <w:div w:id="1041979665">
      <w:bodyDiv w:val="1"/>
      <w:marLeft w:val="0"/>
      <w:marRight w:val="0"/>
      <w:marTop w:val="0"/>
      <w:marBottom w:val="0"/>
      <w:divBdr>
        <w:top w:val="none" w:sz="0" w:space="0" w:color="auto"/>
        <w:left w:val="none" w:sz="0" w:space="0" w:color="auto"/>
        <w:bottom w:val="none" w:sz="0" w:space="0" w:color="auto"/>
        <w:right w:val="none" w:sz="0" w:space="0" w:color="auto"/>
      </w:divBdr>
    </w:div>
    <w:div w:id="1042053027">
      <w:bodyDiv w:val="1"/>
      <w:marLeft w:val="0"/>
      <w:marRight w:val="0"/>
      <w:marTop w:val="0"/>
      <w:marBottom w:val="0"/>
      <w:divBdr>
        <w:top w:val="none" w:sz="0" w:space="0" w:color="auto"/>
        <w:left w:val="none" w:sz="0" w:space="0" w:color="auto"/>
        <w:bottom w:val="none" w:sz="0" w:space="0" w:color="auto"/>
        <w:right w:val="none" w:sz="0" w:space="0" w:color="auto"/>
      </w:divBdr>
    </w:div>
    <w:div w:id="1042170565">
      <w:bodyDiv w:val="1"/>
      <w:marLeft w:val="0"/>
      <w:marRight w:val="0"/>
      <w:marTop w:val="0"/>
      <w:marBottom w:val="0"/>
      <w:divBdr>
        <w:top w:val="none" w:sz="0" w:space="0" w:color="auto"/>
        <w:left w:val="none" w:sz="0" w:space="0" w:color="auto"/>
        <w:bottom w:val="none" w:sz="0" w:space="0" w:color="auto"/>
        <w:right w:val="none" w:sz="0" w:space="0" w:color="auto"/>
      </w:divBdr>
    </w:div>
    <w:div w:id="1042170786">
      <w:bodyDiv w:val="1"/>
      <w:marLeft w:val="0"/>
      <w:marRight w:val="0"/>
      <w:marTop w:val="0"/>
      <w:marBottom w:val="0"/>
      <w:divBdr>
        <w:top w:val="none" w:sz="0" w:space="0" w:color="auto"/>
        <w:left w:val="none" w:sz="0" w:space="0" w:color="auto"/>
        <w:bottom w:val="none" w:sz="0" w:space="0" w:color="auto"/>
        <w:right w:val="none" w:sz="0" w:space="0" w:color="auto"/>
      </w:divBdr>
    </w:div>
    <w:div w:id="1042292164">
      <w:bodyDiv w:val="1"/>
      <w:marLeft w:val="0"/>
      <w:marRight w:val="0"/>
      <w:marTop w:val="0"/>
      <w:marBottom w:val="0"/>
      <w:divBdr>
        <w:top w:val="none" w:sz="0" w:space="0" w:color="auto"/>
        <w:left w:val="none" w:sz="0" w:space="0" w:color="auto"/>
        <w:bottom w:val="none" w:sz="0" w:space="0" w:color="auto"/>
        <w:right w:val="none" w:sz="0" w:space="0" w:color="auto"/>
      </w:divBdr>
    </w:div>
    <w:div w:id="1042436678">
      <w:bodyDiv w:val="1"/>
      <w:marLeft w:val="0"/>
      <w:marRight w:val="0"/>
      <w:marTop w:val="0"/>
      <w:marBottom w:val="0"/>
      <w:divBdr>
        <w:top w:val="none" w:sz="0" w:space="0" w:color="auto"/>
        <w:left w:val="none" w:sz="0" w:space="0" w:color="auto"/>
        <w:bottom w:val="none" w:sz="0" w:space="0" w:color="auto"/>
        <w:right w:val="none" w:sz="0" w:space="0" w:color="auto"/>
      </w:divBdr>
    </w:div>
    <w:div w:id="1042512087">
      <w:bodyDiv w:val="1"/>
      <w:marLeft w:val="0"/>
      <w:marRight w:val="0"/>
      <w:marTop w:val="0"/>
      <w:marBottom w:val="0"/>
      <w:divBdr>
        <w:top w:val="none" w:sz="0" w:space="0" w:color="auto"/>
        <w:left w:val="none" w:sz="0" w:space="0" w:color="auto"/>
        <w:bottom w:val="none" w:sz="0" w:space="0" w:color="auto"/>
        <w:right w:val="none" w:sz="0" w:space="0" w:color="auto"/>
      </w:divBdr>
    </w:div>
    <w:div w:id="1042632560">
      <w:bodyDiv w:val="1"/>
      <w:marLeft w:val="0"/>
      <w:marRight w:val="0"/>
      <w:marTop w:val="0"/>
      <w:marBottom w:val="0"/>
      <w:divBdr>
        <w:top w:val="none" w:sz="0" w:space="0" w:color="auto"/>
        <w:left w:val="none" w:sz="0" w:space="0" w:color="auto"/>
        <w:bottom w:val="none" w:sz="0" w:space="0" w:color="auto"/>
        <w:right w:val="none" w:sz="0" w:space="0" w:color="auto"/>
      </w:divBdr>
    </w:div>
    <w:div w:id="1042633107">
      <w:bodyDiv w:val="1"/>
      <w:marLeft w:val="0"/>
      <w:marRight w:val="0"/>
      <w:marTop w:val="0"/>
      <w:marBottom w:val="0"/>
      <w:divBdr>
        <w:top w:val="none" w:sz="0" w:space="0" w:color="auto"/>
        <w:left w:val="none" w:sz="0" w:space="0" w:color="auto"/>
        <w:bottom w:val="none" w:sz="0" w:space="0" w:color="auto"/>
        <w:right w:val="none" w:sz="0" w:space="0" w:color="auto"/>
      </w:divBdr>
    </w:div>
    <w:div w:id="1042637360">
      <w:bodyDiv w:val="1"/>
      <w:marLeft w:val="0"/>
      <w:marRight w:val="0"/>
      <w:marTop w:val="0"/>
      <w:marBottom w:val="0"/>
      <w:divBdr>
        <w:top w:val="none" w:sz="0" w:space="0" w:color="auto"/>
        <w:left w:val="none" w:sz="0" w:space="0" w:color="auto"/>
        <w:bottom w:val="none" w:sz="0" w:space="0" w:color="auto"/>
        <w:right w:val="none" w:sz="0" w:space="0" w:color="auto"/>
      </w:divBdr>
    </w:div>
    <w:div w:id="1042638183">
      <w:bodyDiv w:val="1"/>
      <w:marLeft w:val="0"/>
      <w:marRight w:val="0"/>
      <w:marTop w:val="0"/>
      <w:marBottom w:val="0"/>
      <w:divBdr>
        <w:top w:val="none" w:sz="0" w:space="0" w:color="auto"/>
        <w:left w:val="none" w:sz="0" w:space="0" w:color="auto"/>
        <w:bottom w:val="none" w:sz="0" w:space="0" w:color="auto"/>
        <w:right w:val="none" w:sz="0" w:space="0" w:color="auto"/>
      </w:divBdr>
    </w:div>
    <w:div w:id="1042753305">
      <w:bodyDiv w:val="1"/>
      <w:marLeft w:val="0"/>
      <w:marRight w:val="0"/>
      <w:marTop w:val="0"/>
      <w:marBottom w:val="0"/>
      <w:divBdr>
        <w:top w:val="none" w:sz="0" w:space="0" w:color="auto"/>
        <w:left w:val="none" w:sz="0" w:space="0" w:color="auto"/>
        <w:bottom w:val="none" w:sz="0" w:space="0" w:color="auto"/>
        <w:right w:val="none" w:sz="0" w:space="0" w:color="auto"/>
      </w:divBdr>
    </w:div>
    <w:div w:id="1042901023">
      <w:bodyDiv w:val="1"/>
      <w:marLeft w:val="0"/>
      <w:marRight w:val="0"/>
      <w:marTop w:val="0"/>
      <w:marBottom w:val="0"/>
      <w:divBdr>
        <w:top w:val="none" w:sz="0" w:space="0" w:color="auto"/>
        <w:left w:val="none" w:sz="0" w:space="0" w:color="auto"/>
        <w:bottom w:val="none" w:sz="0" w:space="0" w:color="auto"/>
        <w:right w:val="none" w:sz="0" w:space="0" w:color="auto"/>
      </w:divBdr>
    </w:div>
    <w:div w:id="1043091935">
      <w:bodyDiv w:val="1"/>
      <w:marLeft w:val="0"/>
      <w:marRight w:val="0"/>
      <w:marTop w:val="0"/>
      <w:marBottom w:val="0"/>
      <w:divBdr>
        <w:top w:val="none" w:sz="0" w:space="0" w:color="auto"/>
        <w:left w:val="none" w:sz="0" w:space="0" w:color="auto"/>
        <w:bottom w:val="none" w:sz="0" w:space="0" w:color="auto"/>
        <w:right w:val="none" w:sz="0" w:space="0" w:color="auto"/>
      </w:divBdr>
    </w:div>
    <w:div w:id="1043139437">
      <w:bodyDiv w:val="1"/>
      <w:marLeft w:val="0"/>
      <w:marRight w:val="0"/>
      <w:marTop w:val="0"/>
      <w:marBottom w:val="0"/>
      <w:divBdr>
        <w:top w:val="none" w:sz="0" w:space="0" w:color="auto"/>
        <w:left w:val="none" w:sz="0" w:space="0" w:color="auto"/>
        <w:bottom w:val="none" w:sz="0" w:space="0" w:color="auto"/>
        <w:right w:val="none" w:sz="0" w:space="0" w:color="auto"/>
      </w:divBdr>
    </w:div>
    <w:div w:id="1043139494">
      <w:bodyDiv w:val="1"/>
      <w:marLeft w:val="0"/>
      <w:marRight w:val="0"/>
      <w:marTop w:val="0"/>
      <w:marBottom w:val="0"/>
      <w:divBdr>
        <w:top w:val="none" w:sz="0" w:space="0" w:color="auto"/>
        <w:left w:val="none" w:sz="0" w:space="0" w:color="auto"/>
        <w:bottom w:val="none" w:sz="0" w:space="0" w:color="auto"/>
        <w:right w:val="none" w:sz="0" w:space="0" w:color="auto"/>
      </w:divBdr>
    </w:div>
    <w:div w:id="1043601383">
      <w:bodyDiv w:val="1"/>
      <w:marLeft w:val="0"/>
      <w:marRight w:val="0"/>
      <w:marTop w:val="0"/>
      <w:marBottom w:val="0"/>
      <w:divBdr>
        <w:top w:val="none" w:sz="0" w:space="0" w:color="auto"/>
        <w:left w:val="none" w:sz="0" w:space="0" w:color="auto"/>
        <w:bottom w:val="none" w:sz="0" w:space="0" w:color="auto"/>
        <w:right w:val="none" w:sz="0" w:space="0" w:color="auto"/>
      </w:divBdr>
    </w:div>
    <w:div w:id="1044256279">
      <w:bodyDiv w:val="1"/>
      <w:marLeft w:val="0"/>
      <w:marRight w:val="0"/>
      <w:marTop w:val="0"/>
      <w:marBottom w:val="0"/>
      <w:divBdr>
        <w:top w:val="none" w:sz="0" w:space="0" w:color="auto"/>
        <w:left w:val="none" w:sz="0" w:space="0" w:color="auto"/>
        <w:bottom w:val="none" w:sz="0" w:space="0" w:color="auto"/>
        <w:right w:val="none" w:sz="0" w:space="0" w:color="auto"/>
      </w:divBdr>
    </w:div>
    <w:div w:id="1044259632">
      <w:bodyDiv w:val="1"/>
      <w:marLeft w:val="0"/>
      <w:marRight w:val="0"/>
      <w:marTop w:val="0"/>
      <w:marBottom w:val="0"/>
      <w:divBdr>
        <w:top w:val="none" w:sz="0" w:space="0" w:color="auto"/>
        <w:left w:val="none" w:sz="0" w:space="0" w:color="auto"/>
        <w:bottom w:val="none" w:sz="0" w:space="0" w:color="auto"/>
        <w:right w:val="none" w:sz="0" w:space="0" w:color="auto"/>
      </w:divBdr>
    </w:div>
    <w:div w:id="1044330847">
      <w:bodyDiv w:val="1"/>
      <w:marLeft w:val="0"/>
      <w:marRight w:val="0"/>
      <w:marTop w:val="0"/>
      <w:marBottom w:val="0"/>
      <w:divBdr>
        <w:top w:val="none" w:sz="0" w:space="0" w:color="auto"/>
        <w:left w:val="none" w:sz="0" w:space="0" w:color="auto"/>
        <w:bottom w:val="none" w:sz="0" w:space="0" w:color="auto"/>
        <w:right w:val="none" w:sz="0" w:space="0" w:color="auto"/>
      </w:divBdr>
    </w:div>
    <w:div w:id="1044596227">
      <w:bodyDiv w:val="1"/>
      <w:marLeft w:val="0"/>
      <w:marRight w:val="0"/>
      <w:marTop w:val="0"/>
      <w:marBottom w:val="0"/>
      <w:divBdr>
        <w:top w:val="none" w:sz="0" w:space="0" w:color="auto"/>
        <w:left w:val="none" w:sz="0" w:space="0" w:color="auto"/>
        <w:bottom w:val="none" w:sz="0" w:space="0" w:color="auto"/>
        <w:right w:val="none" w:sz="0" w:space="0" w:color="auto"/>
      </w:divBdr>
    </w:div>
    <w:div w:id="1044672921">
      <w:bodyDiv w:val="1"/>
      <w:marLeft w:val="0"/>
      <w:marRight w:val="0"/>
      <w:marTop w:val="0"/>
      <w:marBottom w:val="0"/>
      <w:divBdr>
        <w:top w:val="none" w:sz="0" w:space="0" w:color="auto"/>
        <w:left w:val="none" w:sz="0" w:space="0" w:color="auto"/>
        <w:bottom w:val="none" w:sz="0" w:space="0" w:color="auto"/>
        <w:right w:val="none" w:sz="0" w:space="0" w:color="auto"/>
      </w:divBdr>
    </w:div>
    <w:div w:id="1045175539">
      <w:bodyDiv w:val="1"/>
      <w:marLeft w:val="0"/>
      <w:marRight w:val="0"/>
      <w:marTop w:val="0"/>
      <w:marBottom w:val="0"/>
      <w:divBdr>
        <w:top w:val="none" w:sz="0" w:space="0" w:color="auto"/>
        <w:left w:val="none" w:sz="0" w:space="0" w:color="auto"/>
        <w:bottom w:val="none" w:sz="0" w:space="0" w:color="auto"/>
        <w:right w:val="none" w:sz="0" w:space="0" w:color="auto"/>
      </w:divBdr>
    </w:div>
    <w:div w:id="1045253797">
      <w:bodyDiv w:val="1"/>
      <w:marLeft w:val="0"/>
      <w:marRight w:val="0"/>
      <w:marTop w:val="0"/>
      <w:marBottom w:val="0"/>
      <w:divBdr>
        <w:top w:val="none" w:sz="0" w:space="0" w:color="auto"/>
        <w:left w:val="none" w:sz="0" w:space="0" w:color="auto"/>
        <w:bottom w:val="none" w:sz="0" w:space="0" w:color="auto"/>
        <w:right w:val="none" w:sz="0" w:space="0" w:color="auto"/>
      </w:divBdr>
    </w:div>
    <w:div w:id="1045371971">
      <w:bodyDiv w:val="1"/>
      <w:marLeft w:val="0"/>
      <w:marRight w:val="0"/>
      <w:marTop w:val="0"/>
      <w:marBottom w:val="0"/>
      <w:divBdr>
        <w:top w:val="none" w:sz="0" w:space="0" w:color="auto"/>
        <w:left w:val="none" w:sz="0" w:space="0" w:color="auto"/>
        <w:bottom w:val="none" w:sz="0" w:space="0" w:color="auto"/>
        <w:right w:val="none" w:sz="0" w:space="0" w:color="auto"/>
      </w:divBdr>
    </w:div>
    <w:div w:id="1045521138">
      <w:bodyDiv w:val="1"/>
      <w:marLeft w:val="0"/>
      <w:marRight w:val="0"/>
      <w:marTop w:val="0"/>
      <w:marBottom w:val="0"/>
      <w:divBdr>
        <w:top w:val="none" w:sz="0" w:space="0" w:color="auto"/>
        <w:left w:val="none" w:sz="0" w:space="0" w:color="auto"/>
        <w:bottom w:val="none" w:sz="0" w:space="0" w:color="auto"/>
        <w:right w:val="none" w:sz="0" w:space="0" w:color="auto"/>
      </w:divBdr>
    </w:div>
    <w:div w:id="1045521821">
      <w:bodyDiv w:val="1"/>
      <w:marLeft w:val="0"/>
      <w:marRight w:val="0"/>
      <w:marTop w:val="0"/>
      <w:marBottom w:val="0"/>
      <w:divBdr>
        <w:top w:val="none" w:sz="0" w:space="0" w:color="auto"/>
        <w:left w:val="none" w:sz="0" w:space="0" w:color="auto"/>
        <w:bottom w:val="none" w:sz="0" w:space="0" w:color="auto"/>
        <w:right w:val="none" w:sz="0" w:space="0" w:color="auto"/>
      </w:divBdr>
    </w:div>
    <w:div w:id="1045642172">
      <w:bodyDiv w:val="1"/>
      <w:marLeft w:val="0"/>
      <w:marRight w:val="0"/>
      <w:marTop w:val="0"/>
      <w:marBottom w:val="0"/>
      <w:divBdr>
        <w:top w:val="none" w:sz="0" w:space="0" w:color="auto"/>
        <w:left w:val="none" w:sz="0" w:space="0" w:color="auto"/>
        <w:bottom w:val="none" w:sz="0" w:space="0" w:color="auto"/>
        <w:right w:val="none" w:sz="0" w:space="0" w:color="auto"/>
      </w:divBdr>
    </w:div>
    <w:div w:id="1045645848">
      <w:bodyDiv w:val="1"/>
      <w:marLeft w:val="0"/>
      <w:marRight w:val="0"/>
      <w:marTop w:val="0"/>
      <w:marBottom w:val="0"/>
      <w:divBdr>
        <w:top w:val="none" w:sz="0" w:space="0" w:color="auto"/>
        <w:left w:val="none" w:sz="0" w:space="0" w:color="auto"/>
        <w:bottom w:val="none" w:sz="0" w:space="0" w:color="auto"/>
        <w:right w:val="none" w:sz="0" w:space="0" w:color="auto"/>
      </w:divBdr>
    </w:div>
    <w:div w:id="1046416924">
      <w:bodyDiv w:val="1"/>
      <w:marLeft w:val="0"/>
      <w:marRight w:val="0"/>
      <w:marTop w:val="0"/>
      <w:marBottom w:val="0"/>
      <w:divBdr>
        <w:top w:val="none" w:sz="0" w:space="0" w:color="auto"/>
        <w:left w:val="none" w:sz="0" w:space="0" w:color="auto"/>
        <w:bottom w:val="none" w:sz="0" w:space="0" w:color="auto"/>
        <w:right w:val="none" w:sz="0" w:space="0" w:color="auto"/>
      </w:divBdr>
    </w:div>
    <w:div w:id="1046489232">
      <w:bodyDiv w:val="1"/>
      <w:marLeft w:val="0"/>
      <w:marRight w:val="0"/>
      <w:marTop w:val="0"/>
      <w:marBottom w:val="0"/>
      <w:divBdr>
        <w:top w:val="none" w:sz="0" w:space="0" w:color="auto"/>
        <w:left w:val="none" w:sz="0" w:space="0" w:color="auto"/>
        <w:bottom w:val="none" w:sz="0" w:space="0" w:color="auto"/>
        <w:right w:val="none" w:sz="0" w:space="0" w:color="auto"/>
      </w:divBdr>
    </w:div>
    <w:div w:id="1046638171">
      <w:bodyDiv w:val="1"/>
      <w:marLeft w:val="0"/>
      <w:marRight w:val="0"/>
      <w:marTop w:val="0"/>
      <w:marBottom w:val="0"/>
      <w:divBdr>
        <w:top w:val="none" w:sz="0" w:space="0" w:color="auto"/>
        <w:left w:val="none" w:sz="0" w:space="0" w:color="auto"/>
        <w:bottom w:val="none" w:sz="0" w:space="0" w:color="auto"/>
        <w:right w:val="none" w:sz="0" w:space="0" w:color="auto"/>
      </w:divBdr>
    </w:div>
    <w:div w:id="1046642325">
      <w:bodyDiv w:val="1"/>
      <w:marLeft w:val="0"/>
      <w:marRight w:val="0"/>
      <w:marTop w:val="0"/>
      <w:marBottom w:val="0"/>
      <w:divBdr>
        <w:top w:val="none" w:sz="0" w:space="0" w:color="auto"/>
        <w:left w:val="none" w:sz="0" w:space="0" w:color="auto"/>
        <w:bottom w:val="none" w:sz="0" w:space="0" w:color="auto"/>
        <w:right w:val="none" w:sz="0" w:space="0" w:color="auto"/>
      </w:divBdr>
    </w:div>
    <w:div w:id="1046680371">
      <w:bodyDiv w:val="1"/>
      <w:marLeft w:val="0"/>
      <w:marRight w:val="0"/>
      <w:marTop w:val="0"/>
      <w:marBottom w:val="0"/>
      <w:divBdr>
        <w:top w:val="none" w:sz="0" w:space="0" w:color="auto"/>
        <w:left w:val="none" w:sz="0" w:space="0" w:color="auto"/>
        <w:bottom w:val="none" w:sz="0" w:space="0" w:color="auto"/>
        <w:right w:val="none" w:sz="0" w:space="0" w:color="auto"/>
      </w:divBdr>
    </w:div>
    <w:div w:id="1046761291">
      <w:bodyDiv w:val="1"/>
      <w:marLeft w:val="0"/>
      <w:marRight w:val="0"/>
      <w:marTop w:val="0"/>
      <w:marBottom w:val="0"/>
      <w:divBdr>
        <w:top w:val="none" w:sz="0" w:space="0" w:color="auto"/>
        <w:left w:val="none" w:sz="0" w:space="0" w:color="auto"/>
        <w:bottom w:val="none" w:sz="0" w:space="0" w:color="auto"/>
        <w:right w:val="none" w:sz="0" w:space="0" w:color="auto"/>
      </w:divBdr>
    </w:div>
    <w:div w:id="1046838100">
      <w:bodyDiv w:val="1"/>
      <w:marLeft w:val="0"/>
      <w:marRight w:val="0"/>
      <w:marTop w:val="0"/>
      <w:marBottom w:val="0"/>
      <w:divBdr>
        <w:top w:val="none" w:sz="0" w:space="0" w:color="auto"/>
        <w:left w:val="none" w:sz="0" w:space="0" w:color="auto"/>
        <w:bottom w:val="none" w:sz="0" w:space="0" w:color="auto"/>
        <w:right w:val="none" w:sz="0" w:space="0" w:color="auto"/>
      </w:divBdr>
    </w:div>
    <w:div w:id="1046955594">
      <w:bodyDiv w:val="1"/>
      <w:marLeft w:val="0"/>
      <w:marRight w:val="0"/>
      <w:marTop w:val="0"/>
      <w:marBottom w:val="0"/>
      <w:divBdr>
        <w:top w:val="none" w:sz="0" w:space="0" w:color="auto"/>
        <w:left w:val="none" w:sz="0" w:space="0" w:color="auto"/>
        <w:bottom w:val="none" w:sz="0" w:space="0" w:color="auto"/>
        <w:right w:val="none" w:sz="0" w:space="0" w:color="auto"/>
      </w:divBdr>
    </w:div>
    <w:div w:id="1047337430">
      <w:bodyDiv w:val="1"/>
      <w:marLeft w:val="0"/>
      <w:marRight w:val="0"/>
      <w:marTop w:val="0"/>
      <w:marBottom w:val="0"/>
      <w:divBdr>
        <w:top w:val="none" w:sz="0" w:space="0" w:color="auto"/>
        <w:left w:val="none" w:sz="0" w:space="0" w:color="auto"/>
        <w:bottom w:val="none" w:sz="0" w:space="0" w:color="auto"/>
        <w:right w:val="none" w:sz="0" w:space="0" w:color="auto"/>
      </w:divBdr>
    </w:div>
    <w:div w:id="1047340285">
      <w:bodyDiv w:val="1"/>
      <w:marLeft w:val="0"/>
      <w:marRight w:val="0"/>
      <w:marTop w:val="0"/>
      <w:marBottom w:val="0"/>
      <w:divBdr>
        <w:top w:val="none" w:sz="0" w:space="0" w:color="auto"/>
        <w:left w:val="none" w:sz="0" w:space="0" w:color="auto"/>
        <w:bottom w:val="none" w:sz="0" w:space="0" w:color="auto"/>
        <w:right w:val="none" w:sz="0" w:space="0" w:color="auto"/>
      </w:divBdr>
    </w:div>
    <w:div w:id="1047408673">
      <w:bodyDiv w:val="1"/>
      <w:marLeft w:val="0"/>
      <w:marRight w:val="0"/>
      <w:marTop w:val="0"/>
      <w:marBottom w:val="0"/>
      <w:divBdr>
        <w:top w:val="none" w:sz="0" w:space="0" w:color="auto"/>
        <w:left w:val="none" w:sz="0" w:space="0" w:color="auto"/>
        <w:bottom w:val="none" w:sz="0" w:space="0" w:color="auto"/>
        <w:right w:val="none" w:sz="0" w:space="0" w:color="auto"/>
      </w:divBdr>
    </w:div>
    <w:div w:id="1047486626">
      <w:bodyDiv w:val="1"/>
      <w:marLeft w:val="0"/>
      <w:marRight w:val="0"/>
      <w:marTop w:val="0"/>
      <w:marBottom w:val="0"/>
      <w:divBdr>
        <w:top w:val="none" w:sz="0" w:space="0" w:color="auto"/>
        <w:left w:val="none" w:sz="0" w:space="0" w:color="auto"/>
        <w:bottom w:val="none" w:sz="0" w:space="0" w:color="auto"/>
        <w:right w:val="none" w:sz="0" w:space="0" w:color="auto"/>
      </w:divBdr>
    </w:div>
    <w:div w:id="1047606661">
      <w:bodyDiv w:val="1"/>
      <w:marLeft w:val="0"/>
      <w:marRight w:val="0"/>
      <w:marTop w:val="0"/>
      <w:marBottom w:val="0"/>
      <w:divBdr>
        <w:top w:val="none" w:sz="0" w:space="0" w:color="auto"/>
        <w:left w:val="none" w:sz="0" w:space="0" w:color="auto"/>
        <w:bottom w:val="none" w:sz="0" w:space="0" w:color="auto"/>
        <w:right w:val="none" w:sz="0" w:space="0" w:color="auto"/>
      </w:divBdr>
    </w:div>
    <w:div w:id="1047683903">
      <w:bodyDiv w:val="1"/>
      <w:marLeft w:val="0"/>
      <w:marRight w:val="0"/>
      <w:marTop w:val="0"/>
      <w:marBottom w:val="0"/>
      <w:divBdr>
        <w:top w:val="none" w:sz="0" w:space="0" w:color="auto"/>
        <w:left w:val="none" w:sz="0" w:space="0" w:color="auto"/>
        <w:bottom w:val="none" w:sz="0" w:space="0" w:color="auto"/>
        <w:right w:val="none" w:sz="0" w:space="0" w:color="auto"/>
      </w:divBdr>
    </w:div>
    <w:div w:id="1047752600">
      <w:bodyDiv w:val="1"/>
      <w:marLeft w:val="0"/>
      <w:marRight w:val="0"/>
      <w:marTop w:val="0"/>
      <w:marBottom w:val="0"/>
      <w:divBdr>
        <w:top w:val="none" w:sz="0" w:space="0" w:color="auto"/>
        <w:left w:val="none" w:sz="0" w:space="0" w:color="auto"/>
        <w:bottom w:val="none" w:sz="0" w:space="0" w:color="auto"/>
        <w:right w:val="none" w:sz="0" w:space="0" w:color="auto"/>
      </w:divBdr>
    </w:div>
    <w:div w:id="1047878766">
      <w:bodyDiv w:val="1"/>
      <w:marLeft w:val="0"/>
      <w:marRight w:val="0"/>
      <w:marTop w:val="0"/>
      <w:marBottom w:val="0"/>
      <w:divBdr>
        <w:top w:val="none" w:sz="0" w:space="0" w:color="auto"/>
        <w:left w:val="none" w:sz="0" w:space="0" w:color="auto"/>
        <w:bottom w:val="none" w:sz="0" w:space="0" w:color="auto"/>
        <w:right w:val="none" w:sz="0" w:space="0" w:color="auto"/>
      </w:divBdr>
    </w:div>
    <w:div w:id="1047951047">
      <w:bodyDiv w:val="1"/>
      <w:marLeft w:val="0"/>
      <w:marRight w:val="0"/>
      <w:marTop w:val="0"/>
      <w:marBottom w:val="0"/>
      <w:divBdr>
        <w:top w:val="none" w:sz="0" w:space="0" w:color="auto"/>
        <w:left w:val="none" w:sz="0" w:space="0" w:color="auto"/>
        <w:bottom w:val="none" w:sz="0" w:space="0" w:color="auto"/>
        <w:right w:val="none" w:sz="0" w:space="0" w:color="auto"/>
      </w:divBdr>
    </w:div>
    <w:div w:id="1047993647">
      <w:bodyDiv w:val="1"/>
      <w:marLeft w:val="0"/>
      <w:marRight w:val="0"/>
      <w:marTop w:val="0"/>
      <w:marBottom w:val="0"/>
      <w:divBdr>
        <w:top w:val="none" w:sz="0" w:space="0" w:color="auto"/>
        <w:left w:val="none" w:sz="0" w:space="0" w:color="auto"/>
        <w:bottom w:val="none" w:sz="0" w:space="0" w:color="auto"/>
        <w:right w:val="none" w:sz="0" w:space="0" w:color="auto"/>
      </w:divBdr>
    </w:div>
    <w:div w:id="1048260315">
      <w:bodyDiv w:val="1"/>
      <w:marLeft w:val="0"/>
      <w:marRight w:val="0"/>
      <w:marTop w:val="0"/>
      <w:marBottom w:val="0"/>
      <w:divBdr>
        <w:top w:val="none" w:sz="0" w:space="0" w:color="auto"/>
        <w:left w:val="none" w:sz="0" w:space="0" w:color="auto"/>
        <w:bottom w:val="none" w:sz="0" w:space="0" w:color="auto"/>
        <w:right w:val="none" w:sz="0" w:space="0" w:color="auto"/>
      </w:divBdr>
    </w:div>
    <w:div w:id="1048604220">
      <w:bodyDiv w:val="1"/>
      <w:marLeft w:val="0"/>
      <w:marRight w:val="0"/>
      <w:marTop w:val="0"/>
      <w:marBottom w:val="0"/>
      <w:divBdr>
        <w:top w:val="none" w:sz="0" w:space="0" w:color="auto"/>
        <w:left w:val="none" w:sz="0" w:space="0" w:color="auto"/>
        <w:bottom w:val="none" w:sz="0" w:space="0" w:color="auto"/>
        <w:right w:val="none" w:sz="0" w:space="0" w:color="auto"/>
      </w:divBdr>
    </w:div>
    <w:div w:id="1048795445">
      <w:bodyDiv w:val="1"/>
      <w:marLeft w:val="0"/>
      <w:marRight w:val="0"/>
      <w:marTop w:val="0"/>
      <w:marBottom w:val="0"/>
      <w:divBdr>
        <w:top w:val="none" w:sz="0" w:space="0" w:color="auto"/>
        <w:left w:val="none" w:sz="0" w:space="0" w:color="auto"/>
        <w:bottom w:val="none" w:sz="0" w:space="0" w:color="auto"/>
        <w:right w:val="none" w:sz="0" w:space="0" w:color="auto"/>
      </w:divBdr>
    </w:div>
    <w:div w:id="1048838327">
      <w:bodyDiv w:val="1"/>
      <w:marLeft w:val="0"/>
      <w:marRight w:val="0"/>
      <w:marTop w:val="0"/>
      <w:marBottom w:val="0"/>
      <w:divBdr>
        <w:top w:val="none" w:sz="0" w:space="0" w:color="auto"/>
        <w:left w:val="none" w:sz="0" w:space="0" w:color="auto"/>
        <w:bottom w:val="none" w:sz="0" w:space="0" w:color="auto"/>
        <w:right w:val="none" w:sz="0" w:space="0" w:color="auto"/>
      </w:divBdr>
    </w:div>
    <w:div w:id="1049304681">
      <w:bodyDiv w:val="1"/>
      <w:marLeft w:val="0"/>
      <w:marRight w:val="0"/>
      <w:marTop w:val="0"/>
      <w:marBottom w:val="0"/>
      <w:divBdr>
        <w:top w:val="none" w:sz="0" w:space="0" w:color="auto"/>
        <w:left w:val="none" w:sz="0" w:space="0" w:color="auto"/>
        <w:bottom w:val="none" w:sz="0" w:space="0" w:color="auto"/>
        <w:right w:val="none" w:sz="0" w:space="0" w:color="auto"/>
      </w:divBdr>
    </w:div>
    <w:div w:id="1049573493">
      <w:bodyDiv w:val="1"/>
      <w:marLeft w:val="0"/>
      <w:marRight w:val="0"/>
      <w:marTop w:val="0"/>
      <w:marBottom w:val="0"/>
      <w:divBdr>
        <w:top w:val="none" w:sz="0" w:space="0" w:color="auto"/>
        <w:left w:val="none" w:sz="0" w:space="0" w:color="auto"/>
        <w:bottom w:val="none" w:sz="0" w:space="0" w:color="auto"/>
        <w:right w:val="none" w:sz="0" w:space="0" w:color="auto"/>
      </w:divBdr>
    </w:div>
    <w:div w:id="1049573843">
      <w:bodyDiv w:val="1"/>
      <w:marLeft w:val="0"/>
      <w:marRight w:val="0"/>
      <w:marTop w:val="0"/>
      <w:marBottom w:val="0"/>
      <w:divBdr>
        <w:top w:val="none" w:sz="0" w:space="0" w:color="auto"/>
        <w:left w:val="none" w:sz="0" w:space="0" w:color="auto"/>
        <w:bottom w:val="none" w:sz="0" w:space="0" w:color="auto"/>
        <w:right w:val="none" w:sz="0" w:space="0" w:color="auto"/>
      </w:divBdr>
    </w:div>
    <w:div w:id="1049650733">
      <w:bodyDiv w:val="1"/>
      <w:marLeft w:val="0"/>
      <w:marRight w:val="0"/>
      <w:marTop w:val="0"/>
      <w:marBottom w:val="0"/>
      <w:divBdr>
        <w:top w:val="none" w:sz="0" w:space="0" w:color="auto"/>
        <w:left w:val="none" w:sz="0" w:space="0" w:color="auto"/>
        <w:bottom w:val="none" w:sz="0" w:space="0" w:color="auto"/>
        <w:right w:val="none" w:sz="0" w:space="0" w:color="auto"/>
      </w:divBdr>
    </w:div>
    <w:div w:id="1049690166">
      <w:bodyDiv w:val="1"/>
      <w:marLeft w:val="0"/>
      <w:marRight w:val="0"/>
      <w:marTop w:val="0"/>
      <w:marBottom w:val="0"/>
      <w:divBdr>
        <w:top w:val="none" w:sz="0" w:space="0" w:color="auto"/>
        <w:left w:val="none" w:sz="0" w:space="0" w:color="auto"/>
        <w:bottom w:val="none" w:sz="0" w:space="0" w:color="auto"/>
        <w:right w:val="none" w:sz="0" w:space="0" w:color="auto"/>
      </w:divBdr>
    </w:div>
    <w:div w:id="1049694246">
      <w:bodyDiv w:val="1"/>
      <w:marLeft w:val="0"/>
      <w:marRight w:val="0"/>
      <w:marTop w:val="0"/>
      <w:marBottom w:val="0"/>
      <w:divBdr>
        <w:top w:val="none" w:sz="0" w:space="0" w:color="auto"/>
        <w:left w:val="none" w:sz="0" w:space="0" w:color="auto"/>
        <w:bottom w:val="none" w:sz="0" w:space="0" w:color="auto"/>
        <w:right w:val="none" w:sz="0" w:space="0" w:color="auto"/>
      </w:divBdr>
    </w:div>
    <w:div w:id="1049838735">
      <w:bodyDiv w:val="1"/>
      <w:marLeft w:val="0"/>
      <w:marRight w:val="0"/>
      <w:marTop w:val="0"/>
      <w:marBottom w:val="0"/>
      <w:divBdr>
        <w:top w:val="none" w:sz="0" w:space="0" w:color="auto"/>
        <w:left w:val="none" w:sz="0" w:space="0" w:color="auto"/>
        <w:bottom w:val="none" w:sz="0" w:space="0" w:color="auto"/>
        <w:right w:val="none" w:sz="0" w:space="0" w:color="auto"/>
      </w:divBdr>
    </w:div>
    <w:div w:id="1049914616">
      <w:bodyDiv w:val="1"/>
      <w:marLeft w:val="0"/>
      <w:marRight w:val="0"/>
      <w:marTop w:val="0"/>
      <w:marBottom w:val="0"/>
      <w:divBdr>
        <w:top w:val="none" w:sz="0" w:space="0" w:color="auto"/>
        <w:left w:val="none" w:sz="0" w:space="0" w:color="auto"/>
        <w:bottom w:val="none" w:sz="0" w:space="0" w:color="auto"/>
        <w:right w:val="none" w:sz="0" w:space="0" w:color="auto"/>
      </w:divBdr>
    </w:div>
    <w:div w:id="1050038002">
      <w:bodyDiv w:val="1"/>
      <w:marLeft w:val="0"/>
      <w:marRight w:val="0"/>
      <w:marTop w:val="0"/>
      <w:marBottom w:val="0"/>
      <w:divBdr>
        <w:top w:val="none" w:sz="0" w:space="0" w:color="auto"/>
        <w:left w:val="none" w:sz="0" w:space="0" w:color="auto"/>
        <w:bottom w:val="none" w:sz="0" w:space="0" w:color="auto"/>
        <w:right w:val="none" w:sz="0" w:space="0" w:color="auto"/>
      </w:divBdr>
    </w:div>
    <w:div w:id="1050424164">
      <w:bodyDiv w:val="1"/>
      <w:marLeft w:val="0"/>
      <w:marRight w:val="0"/>
      <w:marTop w:val="0"/>
      <w:marBottom w:val="0"/>
      <w:divBdr>
        <w:top w:val="none" w:sz="0" w:space="0" w:color="auto"/>
        <w:left w:val="none" w:sz="0" w:space="0" w:color="auto"/>
        <w:bottom w:val="none" w:sz="0" w:space="0" w:color="auto"/>
        <w:right w:val="none" w:sz="0" w:space="0" w:color="auto"/>
      </w:divBdr>
    </w:div>
    <w:div w:id="1051004398">
      <w:bodyDiv w:val="1"/>
      <w:marLeft w:val="0"/>
      <w:marRight w:val="0"/>
      <w:marTop w:val="0"/>
      <w:marBottom w:val="0"/>
      <w:divBdr>
        <w:top w:val="none" w:sz="0" w:space="0" w:color="auto"/>
        <w:left w:val="none" w:sz="0" w:space="0" w:color="auto"/>
        <w:bottom w:val="none" w:sz="0" w:space="0" w:color="auto"/>
        <w:right w:val="none" w:sz="0" w:space="0" w:color="auto"/>
      </w:divBdr>
    </w:div>
    <w:div w:id="1051223465">
      <w:bodyDiv w:val="1"/>
      <w:marLeft w:val="0"/>
      <w:marRight w:val="0"/>
      <w:marTop w:val="0"/>
      <w:marBottom w:val="0"/>
      <w:divBdr>
        <w:top w:val="none" w:sz="0" w:space="0" w:color="auto"/>
        <w:left w:val="none" w:sz="0" w:space="0" w:color="auto"/>
        <w:bottom w:val="none" w:sz="0" w:space="0" w:color="auto"/>
        <w:right w:val="none" w:sz="0" w:space="0" w:color="auto"/>
      </w:divBdr>
    </w:div>
    <w:div w:id="1051419737">
      <w:bodyDiv w:val="1"/>
      <w:marLeft w:val="0"/>
      <w:marRight w:val="0"/>
      <w:marTop w:val="0"/>
      <w:marBottom w:val="0"/>
      <w:divBdr>
        <w:top w:val="none" w:sz="0" w:space="0" w:color="auto"/>
        <w:left w:val="none" w:sz="0" w:space="0" w:color="auto"/>
        <w:bottom w:val="none" w:sz="0" w:space="0" w:color="auto"/>
        <w:right w:val="none" w:sz="0" w:space="0" w:color="auto"/>
      </w:divBdr>
    </w:div>
    <w:div w:id="1051540700">
      <w:bodyDiv w:val="1"/>
      <w:marLeft w:val="0"/>
      <w:marRight w:val="0"/>
      <w:marTop w:val="0"/>
      <w:marBottom w:val="0"/>
      <w:divBdr>
        <w:top w:val="none" w:sz="0" w:space="0" w:color="auto"/>
        <w:left w:val="none" w:sz="0" w:space="0" w:color="auto"/>
        <w:bottom w:val="none" w:sz="0" w:space="0" w:color="auto"/>
        <w:right w:val="none" w:sz="0" w:space="0" w:color="auto"/>
      </w:divBdr>
    </w:div>
    <w:div w:id="1051611409">
      <w:bodyDiv w:val="1"/>
      <w:marLeft w:val="0"/>
      <w:marRight w:val="0"/>
      <w:marTop w:val="0"/>
      <w:marBottom w:val="0"/>
      <w:divBdr>
        <w:top w:val="none" w:sz="0" w:space="0" w:color="auto"/>
        <w:left w:val="none" w:sz="0" w:space="0" w:color="auto"/>
        <w:bottom w:val="none" w:sz="0" w:space="0" w:color="auto"/>
        <w:right w:val="none" w:sz="0" w:space="0" w:color="auto"/>
      </w:divBdr>
    </w:div>
    <w:div w:id="1051686760">
      <w:bodyDiv w:val="1"/>
      <w:marLeft w:val="0"/>
      <w:marRight w:val="0"/>
      <w:marTop w:val="0"/>
      <w:marBottom w:val="0"/>
      <w:divBdr>
        <w:top w:val="none" w:sz="0" w:space="0" w:color="auto"/>
        <w:left w:val="none" w:sz="0" w:space="0" w:color="auto"/>
        <w:bottom w:val="none" w:sz="0" w:space="0" w:color="auto"/>
        <w:right w:val="none" w:sz="0" w:space="0" w:color="auto"/>
      </w:divBdr>
    </w:div>
    <w:div w:id="1051727259">
      <w:bodyDiv w:val="1"/>
      <w:marLeft w:val="0"/>
      <w:marRight w:val="0"/>
      <w:marTop w:val="0"/>
      <w:marBottom w:val="0"/>
      <w:divBdr>
        <w:top w:val="none" w:sz="0" w:space="0" w:color="auto"/>
        <w:left w:val="none" w:sz="0" w:space="0" w:color="auto"/>
        <w:bottom w:val="none" w:sz="0" w:space="0" w:color="auto"/>
        <w:right w:val="none" w:sz="0" w:space="0" w:color="auto"/>
      </w:divBdr>
    </w:div>
    <w:div w:id="1051736301">
      <w:bodyDiv w:val="1"/>
      <w:marLeft w:val="0"/>
      <w:marRight w:val="0"/>
      <w:marTop w:val="0"/>
      <w:marBottom w:val="0"/>
      <w:divBdr>
        <w:top w:val="none" w:sz="0" w:space="0" w:color="auto"/>
        <w:left w:val="none" w:sz="0" w:space="0" w:color="auto"/>
        <w:bottom w:val="none" w:sz="0" w:space="0" w:color="auto"/>
        <w:right w:val="none" w:sz="0" w:space="0" w:color="auto"/>
      </w:divBdr>
    </w:div>
    <w:div w:id="1051805846">
      <w:bodyDiv w:val="1"/>
      <w:marLeft w:val="0"/>
      <w:marRight w:val="0"/>
      <w:marTop w:val="0"/>
      <w:marBottom w:val="0"/>
      <w:divBdr>
        <w:top w:val="none" w:sz="0" w:space="0" w:color="auto"/>
        <w:left w:val="none" w:sz="0" w:space="0" w:color="auto"/>
        <w:bottom w:val="none" w:sz="0" w:space="0" w:color="auto"/>
        <w:right w:val="none" w:sz="0" w:space="0" w:color="auto"/>
      </w:divBdr>
    </w:div>
    <w:div w:id="1051811565">
      <w:bodyDiv w:val="1"/>
      <w:marLeft w:val="0"/>
      <w:marRight w:val="0"/>
      <w:marTop w:val="0"/>
      <w:marBottom w:val="0"/>
      <w:divBdr>
        <w:top w:val="none" w:sz="0" w:space="0" w:color="auto"/>
        <w:left w:val="none" w:sz="0" w:space="0" w:color="auto"/>
        <w:bottom w:val="none" w:sz="0" w:space="0" w:color="auto"/>
        <w:right w:val="none" w:sz="0" w:space="0" w:color="auto"/>
      </w:divBdr>
    </w:div>
    <w:div w:id="1052002630">
      <w:bodyDiv w:val="1"/>
      <w:marLeft w:val="0"/>
      <w:marRight w:val="0"/>
      <w:marTop w:val="0"/>
      <w:marBottom w:val="0"/>
      <w:divBdr>
        <w:top w:val="none" w:sz="0" w:space="0" w:color="auto"/>
        <w:left w:val="none" w:sz="0" w:space="0" w:color="auto"/>
        <w:bottom w:val="none" w:sz="0" w:space="0" w:color="auto"/>
        <w:right w:val="none" w:sz="0" w:space="0" w:color="auto"/>
      </w:divBdr>
    </w:div>
    <w:div w:id="1052191920">
      <w:bodyDiv w:val="1"/>
      <w:marLeft w:val="0"/>
      <w:marRight w:val="0"/>
      <w:marTop w:val="0"/>
      <w:marBottom w:val="0"/>
      <w:divBdr>
        <w:top w:val="none" w:sz="0" w:space="0" w:color="auto"/>
        <w:left w:val="none" w:sz="0" w:space="0" w:color="auto"/>
        <w:bottom w:val="none" w:sz="0" w:space="0" w:color="auto"/>
        <w:right w:val="none" w:sz="0" w:space="0" w:color="auto"/>
      </w:divBdr>
    </w:div>
    <w:div w:id="1052313366">
      <w:bodyDiv w:val="1"/>
      <w:marLeft w:val="0"/>
      <w:marRight w:val="0"/>
      <w:marTop w:val="0"/>
      <w:marBottom w:val="0"/>
      <w:divBdr>
        <w:top w:val="none" w:sz="0" w:space="0" w:color="auto"/>
        <w:left w:val="none" w:sz="0" w:space="0" w:color="auto"/>
        <w:bottom w:val="none" w:sz="0" w:space="0" w:color="auto"/>
        <w:right w:val="none" w:sz="0" w:space="0" w:color="auto"/>
      </w:divBdr>
    </w:div>
    <w:div w:id="1052390684">
      <w:bodyDiv w:val="1"/>
      <w:marLeft w:val="0"/>
      <w:marRight w:val="0"/>
      <w:marTop w:val="0"/>
      <w:marBottom w:val="0"/>
      <w:divBdr>
        <w:top w:val="none" w:sz="0" w:space="0" w:color="auto"/>
        <w:left w:val="none" w:sz="0" w:space="0" w:color="auto"/>
        <w:bottom w:val="none" w:sz="0" w:space="0" w:color="auto"/>
        <w:right w:val="none" w:sz="0" w:space="0" w:color="auto"/>
      </w:divBdr>
    </w:div>
    <w:div w:id="1052580985">
      <w:bodyDiv w:val="1"/>
      <w:marLeft w:val="0"/>
      <w:marRight w:val="0"/>
      <w:marTop w:val="0"/>
      <w:marBottom w:val="0"/>
      <w:divBdr>
        <w:top w:val="none" w:sz="0" w:space="0" w:color="auto"/>
        <w:left w:val="none" w:sz="0" w:space="0" w:color="auto"/>
        <w:bottom w:val="none" w:sz="0" w:space="0" w:color="auto"/>
        <w:right w:val="none" w:sz="0" w:space="0" w:color="auto"/>
      </w:divBdr>
    </w:div>
    <w:div w:id="1052582290">
      <w:bodyDiv w:val="1"/>
      <w:marLeft w:val="0"/>
      <w:marRight w:val="0"/>
      <w:marTop w:val="0"/>
      <w:marBottom w:val="0"/>
      <w:divBdr>
        <w:top w:val="none" w:sz="0" w:space="0" w:color="auto"/>
        <w:left w:val="none" w:sz="0" w:space="0" w:color="auto"/>
        <w:bottom w:val="none" w:sz="0" w:space="0" w:color="auto"/>
        <w:right w:val="none" w:sz="0" w:space="0" w:color="auto"/>
      </w:divBdr>
    </w:div>
    <w:div w:id="1052848719">
      <w:bodyDiv w:val="1"/>
      <w:marLeft w:val="0"/>
      <w:marRight w:val="0"/>
      <w:marTop w:val="0"/>
      <w:marBottom w:val="0"/>
      <w:divBdr>
        <w:top w:val="none" w:sz="0" w:space="0" w:color="auto"/>
        <w:left w:val="none" w:sz="0" w:space="0" w:color="auto"/>
        <w:bottom w:val="none" w:sz="0" w:space="0" w:color="auto"/>
        <w:right w:val="none" w:sz="0" w:space="0" w:color="auto"/>
      </w:divBdr>
    </w:div>
    <w:div w:id="1052919930">
      <w:bodyDiv w:val="1"/>
      <w:marLeft w:val="0"/>
      <w:marRight w:val="0"/>
      <w:marTop w:val="0"/>
      <w:marBottom w:val="0"/>
      <w:divBdr>
        <w:top w:val="none" w:sz="0" w:space="0" w:color="auto"/>
        <w:left w:val="none" w:sz="0" w:space="0" w:color="auto"/>
        <w:bottom w:val="none" w:sz="0" w:space="0" w:color="auto"/>
        <w:right w:val="none" w:sz="0" w:space="0" w:color="auto"/>
      </w:divBdr>
    </w:div>
    <w:div w:id="1052924032">
      <w:bodyDiv w:val="1"/>
      <w:marLeft w:val="0"/>
      <w:marRight w:val="0"/>
      <w:marTop w:val="0"/>
      <w:marBottom w:val="0"/>
      <w:divBdr>
        <w:top w:val="none" w:sz="0" w:space="0" w:color="auto"/>
        <w:left w:val="none" w:sz="0" w:space="0" w:color="auto"/>
        <w:bottom w:val="none" w:sz="0" w:space="0" w:color="auto"/>
        <w:right w:val="none" w:sz="0" w:space="0" w:color="auto"/>
      </w:divBdr>
    </w:div>
    <w:div w:id="1053121263">
      <w:bodyDiv w:val="1"/>
      <w:marLeft w:val="0"/>
      <w:marRight w:val="0"/>
      <w:marTop w:val="0"/>
      <w:marBottom w:val="0"/>
      <w:divBdr>
        <w:top w:val="none" w:sz="0" w:space="0" w:color="auto"/>
        <w:left w:val="none" w:sz="0" w:space="0" w:color="auto"/>
        <w:bottom w:val="none" w:sz="0" w:space="0" w:color="auto"/>
        <w:right w:val="none" w:sz="0" w:space="0" w:color="auto"/>
      </w:divBdr>
    </w:div>
    <w:div w:id="1053307048">
      <w:bodyDiv w:val="1"/>
      <w:marLeft w:val="0"/>
      <w:marRight w:val="0"/>
      <w:marTop w:val="0"/>
      <w:marBottom w:val="0"/>
      <w:divBdr>
        <w:top w:val="none" w:sz="0" w:space="0" w:color="auto"/>
        <w:left w:val="none" w:sz="0" w:space="0" w:color="auto"/>
        <w:bottom w:val="none" w:sz="0" w:space="0" w:color="auto"/>
        <w:right w:val="none" w:sz="0" w:space="0" w:color="auto"/>
      </w:divBdr>
    </w:div>
    <w:div w:id="1053308417">
      <w:bodyDiv w:val="1"/>
      <w:marLeft w:val="0"/>
      <w:marRight w:val="0"/>
      <w:marTop w:val="0"/>
      <w:marBottom w:val="0"/>
      <w:divBdr>
        <w:top w:val="none" w:sz="0" w:space="0" w:color="auto"/>
        <w:left w:val="none" w:sz="0" w:space="0" w:color="auto"/>
        <w:bottom w:val="none" w:sz="0" w:space="0" w:color="auto"/>
        <w:right w:val="none" w:sz="0" w:space="0" w:color="auto"/>
      </w:divBdr>
    </w:div>
    <w:div w:id="1053430857">
      <w:bodyDiv w:val="1"/>
      <w:marLeft w:val="0"/>
      <w:marRight w:val="0"/>
      <w:marTop w:val="0"/>
      <w:marBottom w:val="0"/>
      <w:divBdr>
        <w:top w:val="none" w:sz="0" w:space="0" w:color="auto"/>
        <w:left w:val="none" w:sz="0" w:space="0" w:color="auto"/>
        <w:bottom w:val="none" w:sz="0" w:space="0" w:color="auto"/>
        <w:right w:val="none" w:sz="0" w:space="0" w:color="auto"/>
      </w:divBdr>
    </w:div>
    <w:div w:id="1053580680">
      <w:bodyDiv w:val="1"/>
      <w:marLeft w:val="0"/>
      <w:marRight w:val="0"/>
      <w:marTop w:val="0"/>
      <w:marBottom w:val="0"/>
      <w:divBdr>
        <w:top w:val="none" w:sz="0" w:space="0" w:color="auto"/>
        <w:left w:val="none" w:sz="0" w:space="0" w:color="auto"/>
        <w:bottom w:val="none" w:sz="0" w:space="0" w:color="auto"/>
        <w:right w:val="none" w:sz="0" w:space="0" w:color="auto"/>
      </w:divBdr>
    </w:div>
    <w:div w:id="1053624039">
      <w:bodyDiv w:val="1"/>
      <w:marLeft w:val="0"/>
      <w:marRight w:val="0"/>
      <w:marTop w:val="0"/>
      <w:marBottom w:val="0"/>
      <w:divBdr>
        <w:top w:val="none" w:sz="0" w:space="0" w:color="auto"/>
        <w:left w:val="none" w:sz="0" w:space="0" w:color="auto"/>
        <w:bottom w:val="none" w:sz="0" w:space="0" w:color="auto"/>
        <w:right w:val="none" w:sz="0" w:space="0" w:color="auto"/>
      </w:divBdr>
    </w:div>
    <w:div w:id="1053696113">
      <w:bodyDiv w:val="1"/>
      <w:marLeft w:val="0"/>
      <w:marRight w:val="0"/>
      <w:marTop w:val="0"/>
      <w:marBottom w:val="0"/>
      <w:divBdr>
        <w:top w:val="none" w:sz="0" w:space="0" w:color="auto"/>
        <w:left w:val="none" w:sz="0" w:space="0" w:color="auto"/>
        <w:bottom w:val="none" w:sz="0" w:space="0" w:color="auto"/>
        <w:right w:val="none" w:sz="0" w:space="0" w:color="auto"/>
      </w:divBdr>
    </w:div>
    <w:div w:id="1053845350">
      <w:bodyDiv w:val="1"/>
      <w:marLeft w:val="0"/>
      <w:marRight w:val="0"/>
      <w:marTop w:val="0"/>
      <w:marBottom w:val="0"/>
      <w:divBdr>
        <w:top w:val="none" w:sz="0" w:space="0" w:color="auto"/>
        <w:left w:val="none" w:sz="0" w:space="0" w:color="auto"/>
        <w:bottom w:val="none" w:sz="0" w:space="0" w:color="auto"/>
        <w:right w:val="none" w:sz="0" w:space="0" w:color="auto"/>
      </w:divBdr>
    </w:div>
    <w:div w:id="1053849019">
      <w:bodyDiv w:val="1"/>
      <w:marLeft w:val="0"/>
      <w:marRight w:val="0"/>
      <w:marTop w:val="0"/>
      <w:marBottom w:val="0"/>
      <w:divBdr>
        <w:top w:val="none" w:sz="0" w:space="0" w:color="auto"/>
        <w:left w:val="none" w:sz="0" w:space="0" w:color="auto"/>
        <w:bottom w:val="none" w:sz="0" w:space="0" w:color="auto"/>
        <w:right w:val="none" w:sz="0" w:space="0" w:color="auto"/>
      </w:divBdr>
    </w:div>
    <w:div w:id="1053964914">
      <w:bodyDiv w:val="1"/>
      <w:marLeft w:val="0"/>
      <w:marRight w:val="0"/>
      <w:marTop w:val="0"/>
      <w:marBottom w:val="0"/>
      <w:divBdr>
        <w:top w:val="none" w:sz="0" w:space="0" w:color="auto"/>
        <w:left w:val="none" w:sz="0" w:space="0" w:color="auto"/>
        <w:bottom w:val="none" w:sz="0" w:space="0" w:color="auto"/>
        <w:right w:val="none" w:sz="0" w:space="0" w:color="auto"/>
      </w:divBdr>
    </w:div>
    <w:div w:id="1053966855">
      <w:bodyDiv w:val="1"/>
      <w:marLeft w:val="0"/>
      <w:marRight w:val="0"/>
      <w:marTop w:val="0"/>
      <w:marBottom w:val="0"/>
      <w:divBdr>
        <w:top w:val="none" w:sz="0" w:space="0" w:color="auto"/>
        <w:left w:val="none" w:sz="0" w:space="0" w:color="auto"/>
        <w:bottom w:val="none" w:sz="0" w:space="0" w:color="auto"/>
        <w:right w:val="none" w:sz="0" w:space="0" w:color="auto"/>
      </w:divBdr>
    </w:div>
    <w:div w:id="1054045087">
      <w:bodyDiv w:val="1"/>
      <w:marLeft w:val="0"/>
      <w:marRight w:val="0"/>
      <w:marTop w:val="0"/>
      <w:marBottom w:val="0"/>
      <w:divBdr>
        <w:top w:val="none" w:sz="0" w:space="0" w:color="auto"/>
        <w:left w:val="none" w:sz="0" w:space="0" w:color="auto"/>
        <w:bottom w:val="none" w:sz="0" w:space="0" w:color="auto"/>
        <w:right w:val="none" w:sz="0" w:space="0" w:color="auto"/>
      </w:divBdr>
    </w:div>
    <w:div w:id="1054086765">
      <w:bodyDiv w:val="1"/>
      <w:marLeft w:val="0"/>
      <w:marRight w:val="0"/>
      <w:marTop w:val="0"/>
      <w:marBottom w:val="0"/>
      <w:divBdr>
        <w:top w:val="none" w:sz="0" w:space="0" w:color="auto"/>
        <w:left w:val="none" w:sz="0" w:space="0" w:color="auto"/>
        <w:bottom w:val="none" w:sz="0" w:space="0" w:color="auto"/>
        <w:right w:val="none" w:sz="0" w:space="0" w:color="auto"/>
      </w:divBdr>
    </w:div>
    <w:div w:id="1054088925">
      <w:bodyDiv w:val="1"/>
      <w:marLeft w:val="0"/>
      <w:marRight w:val="0"/>
      <w:marTop w:val="0"/>
      <w:marBottom w:val="0"/>
      <w:divBdr>
        <w:top w:val="none" w:sz="0" w:space="0" w:color="auto"/>
        <w:left w:val="none" w:sz="0" w:space="0" w:color="auto"/>
        <w:bottom w:val="none" w:sz="0" w:space="0" w:color="auto"/>
        <w:right w:val="none" w:sz="0" w:space="0" w:color="auto"/>
      </w:divBdr>
    </w:div>
    <w:div w:id="1054163153">
      <w:bodyDiv w:val="1"/>
      <w:marLeft w:val="0"/>
      <w:marRight w:val="0"/>
      <w:marTop w:val="0"/>
      <w:marBottom w:val="0"/>
      <w:divBdr>
        <w:top w:val="none" w:sz="0" w:space="0" w:color="auto"/>
        <w:left w:val="none" w:sz="0" w:space="0" w:color="auto"/>
        <w:bottom w:val="none" w:sz="0" w:space="0" w:color="auto"/>
        <w:right w:val="none" w:sz="0" w:space="0" w:color="auto"/>
      </w:divBdr>
    </w:div>
    <w:div w:id="1054305623">
      <w:bodyDiv w:val="1"/>
      <w:marLeft w:val="0"/>
      <w:marRight w:val="0"/>
      <w:marTop w:val="0"/>
      <w:marBottom w:val="0"/>
      <w:divBdr>
        <w:top w:val="none" w:sz="0" w:space="0" w:color="auto"/>
        <w:left w:val="none" w:sz="0" w:space="0" w:color="auto"/>
        <w:bottom w:val="none" w:sz="0" w:space="0" w:color="auto"/>
        <w:right w:val="none" w:sz="0" w:space="0" w:color="auto"/>
      </w:divBdr>
    </w:div>
    <w:div w:id="1054351957">
      <w:bodyDiv w:val="1"/>
      <w:marLeft w:val="0"/>
      <w:marRight w:val="0"/>
      <w:marTop w:val="0"/>
      <w:marBottom w:val="0"/>
      <w:divBdr>
        <w:top w:val="none" w:sz="0" w:space="0" w:color="auto"/>
        <w:left w:val="none" w:sz="0" w:space="0" w:color="auto"/>
        <w:bottom w:val="none" w:sz="0" w:space="0" w:color="auto"/>
        <w:right w:val="none" w:sz="0" w:space="0" w:color="auto"/>
      </w:divBdr>
    </w:div>
    <w:div w:id="1054501439">
      <w:bodyDiv w:val="1"/>
      <w:marLeft w:val="0"/>
      <w:marRight w:val="0"/>
      <w:marTop w:val="0"/>
      <w:marBottom w:val="0"/>
      <w:divBdr>
        <w:top w:val="none" w:sz="0" w:space="0" w:color="auto"/>
        <w:left w:val="none" w:sz="0" w:space="0" w:color="auto"/>
        <w:bottom w:val="none" w:sz="0" w:space="0" w:color="auto"/>
        <w:right w:val="none" w:sz="0" w:space="0" w:color="auto"/>
      </w:divBdr>
    </w:div>
    <w:div w:id="1054543023">
      <w:bodyDiv w:val="1"/>
      <w:marLeft w:val="0"/>
      <w:marRight w:val="0"/>
      <w:marTop w:val="0"/>
      <w:marBottom w:val="0"/>
      <w:divBdr>
        <w:top w:val="none" w:sz="0" w:space="0" w:color="auto"/>
        <w:left w:val="none" w:sz="0" w:space="0" w:color="auto"/>
        <w:bottom w:val="none" w:sz="0" w:space="0" w:color="auto"/>
        <w:right w:val="none" w:sz="0" w:space="0" w:color="auto"/>
      </w:divBdr>
    </w:div>
    <w:div w:id="1054621893">
      <w:bodyDiv w:val="1"/>
      <w:marLeft w:val="0"/>
      <w:marRight w:val="0"/>
      <w:marTop w:val="0"/>
      <w:marBottom w:val="0"/>
      <w:divBdr>
        <w:top w:val="none" w:sz="0" w:space="0" w:color="auto"/>
        <w:left w:val="none" w:sz="0" w:space="0" w:color="auto"/>
        <w:bottom w:val="none" w:sz="0" w:space="0" w:color="auto"/>
        <w:right w:val="none" w:sz="0" w:space="0" w:color="auto"/>
      </w:divBdr>
    </w:div>
    <w:div w:id="1054624520">
      <w:bodyDiv w:val="1"/>
      <w:marLeft w:val="0"/>
      <w:marRight w:val="0"/>
      <w:marTop w:val="0"/>
      <w:marBottom w:val="0"/>
      <w:divBdr>
        <w:top w:val="none" w:sz="0" w:space="0" w:color="auto"/>
        <w:left w:val="none" w:sz="0" w:space="0" w:color="auto"/>
        <w:bottom w:val="none" w:sz="0" w:space="0" w:color="auto"/>
        <w:right w:val="none" w:sz="0" w:space="0" w:color="auto"/>
      </w:divBdr>
    </w:div>
    <w:div w:id="1054699126">
      <w:bodyDiv w:val="1"/>
      <w:marLeft w:val="0"/>
      <w:marRight w:val="0"/>
      <w:marTop w:val="0"/>
      <w:marBottom w:val="0"/>
      <w:divBdr>
        <w:top w:val="none" w:sz="0" w:space="0" w:color="auto"/>
        <w:left w:val="none" w:sz="0" w:space="0" w:color="auto"/>
        <w:bottom w:val="none" w:sz="0" w:space="0" w:color="auto"/>
        <w:right w:val="none" w:sz="0" w:space="0" w:color="auto"/>
      </w:divBdr>
    </w:div>
    <w:div w:id="1054736883">
      <w:bodyDiv w:val="1"/>
      <w:marLeft w:val="0"/>
      <w:marRight w:val="0"/>
      <w:marTop w:val="0"/>
      <w:marBottom w:val="0"/>
      <w:divBdr>
        <w:top w:val="none" w:sz="0" w:space="0" w:color="auto"/>
        <w:left w:val="none" w:sz="0" w:space="0" w:color="auto"/>
        <w:bottom w:val="none" w:sz="0" w:space="0" w:color="auto"/>
        <w:right w:val="none" w:sz="0" w:space="0" w:color="auto"/>
      </w:divBdr>
    </w:div>
    <w:div w:id="1054739520">
      <w:bodyDiv w:val="1"/>
      <w:marLeft w:val="0"/>
      <w:marRight w:val="0"/>
      <w:marTop w:val="0"/>
      <w:marBottom w:val="0"/>
      <w:divBdr>
        <w:top w:val="none" w:sz="0" w:space="0" w:color="auto"/>
        <w:left w:val="none" w:sz="0" w:space="0" w:color="auto"/>
        <w:bottom w:val="none" w:sz="0" w:space="0" w:color="auto"/>
        <w:right w:val="none" w:sz="0" w:space="0" w:color="auto"/>
      </w:divBdr>
    </w:div>
    <w:div w:id="1054818105">
      <w:bodyDiv w:val="1"/>
      <w:marLeft w:val="0"/>
      <w:marRight w:val="0"/>
      <w:marTop w:val="0"/>
      <w:marBottom w:val="0"/>
      <w:divBdr>
        <w:top w:val="none" w:sz="0" w:space="0" w:color="auto"/>
        <w:left w:val="none" w:sz="0" w:space="0" w:color="auto"/>
        <w:bottom w:val="none" w:sz="0" w:space="0" w:color="auto"/>
        <w:right w:val="none" w:sz="0" w:space="0" w:color="auto"/>
      </w:divBdr>
    </w:div>
    <w:div w:id="1054818626">
      <w:bodyDiv w:val="1"/>
      <w:marLeft w:val="0"/>
      <w:marRight w:val="0"/>
      <w:marTop w:val="0"/>
      <w:marBottom w:val="0"/>
      <w:divBdr>
        <w:top w:val="none" w:sz="0" w:space="0" w:color="auto"/>
        <w:left w:val="none" w:sz="0" w:space="0" w:color="auto"/>
        <w:bottom w:val="none" w:sz="0" w:space="0" w:color="auto"/>
        <w:right w:val="none" w:sz="0" w:space="0" w:color="auto"/>
      </w:divBdr>
    </w:div>
    <w:div w:id="1054935151">
      <w:bodyDiv w:val="1"/>
      <w:marLeft w:val="0"/>
      <w:marRight w:val="0"/>
      <w:marTop w:val="0"/>
      <w:marBottom w:val="0"/>
      <w:divBdr>
        <w:top w:val="none" w:sz="0" w:space="0" w:color="auto"/>
        <w:left w:val="none" w:sz="0" w:space="0" w:color="auto"/>
        <w:bottom w:val="none" w:sz="0" w:space="0" w:color="auto"/>
        <w:right w:val="none" w:sz="0" w:space="0" w:color="auto"/>
      </w:divBdr>
    </w:div>
    <w:div w:id="1054961278">
      <w:bodyDiv w:val="1"/>
      <w:marLeft w:val="0"/>
      <w:marRight w:val="0"/>
      <w:marTop w:val="0"/>
      <w:marBottom w:val="0"/>
      <w:divBdr>
        <w:top w:val="none" w:sz="0" w:space="0" w:color="auto"/>
        <w:left w:val="none" w:sz="0" w:space="0" w:color="auto"/>
        <w:bottom w:val="none" w:sz="0" w:space="0" w:color="auto"/>
        <w:right w:val="none" w:sz="0" w:space="0" w:color="auto"/>
      </w:divBdr>
    </w:div>
    <w:div w:id="1054961983">
      <w:bodyDiv w:val="1"/>
      <w:marLeft w:val="0"/>
      <w:marRight w:val="0"/>
      <w:marTop w:val="0"/>
      <w:marBottom w:val="0"/>
      <w:divBdr>
        <w:top w:val="none" w:sz="0" w:space="0" w:color="auto"/>
        <w:left w:val="none" w:sz="0" w:space="0" w:color="auto"/>
        <w:bottom w:val="none" w:sz="0" w:space="0" w:color="auto"/>
        <w:right w:val="none" w:sz="0" w:space="0" w:color="auto"/>
      </w:divBdr>
    </w:div>
    <w:div w:id="1055468430">
      <w:bodyDiv w:val="1"/>
      <w:marLeft w:val="0"/>
      <w:marRight w:val="0"/>
      <w:marTop w:val="0"/>
      <w:marBottom w:val="0"/>
      <w:divBdr>
        <w:top w:val="none" w:sz="0" w:space="0" w:color="auto"/>
        <w:left w:val="none" w:sz="0" w:space="0" w:color="auto"/>
        <w:bottom w:val="none" w:sz="0" w:space="0" w:color="auto"/>
        <w:right w:val="none" w:sz="0" w:space="0" w:color="auto"/>
      </w:divBdr>
    </w:div>
    <w:div w:id="1056009083">
      <w:bodyDiv w:val="1"/>
      <w:marLeft w:val="0"/>
      <w:marRight w:val="0"/>
      <w:marTop w:val="0"/>
      <w:marBottom w:val="0"/>
      <w:divBdr>
        <w:top w:val="none" w:sz="0" w:space="0" w:color="auto"/>
        <w:left w:val="none" w:sz="0" w:space="0" w:color="auto"/>
        <w:bottom w:val="none" w:sz="0" w:space="0" w:color="auto"/>
        <w:right w:val="none" w:sz="0" w:space="0" w:color="auto"/>
      </w:divBdr>
    </w:div>
    <w:div w:id="1056273209">
      <w:bodyDiv w:val="1"/>
      <w:marLeft w:val="0"/>
      <w:marRight w:val="0"/>
      <w:marTop w:val="0"/>
      <w:marBottom w:val="0"/>
      <w:divBdr>
        <w:top w:val="none" w:sz="0" w:space="0" w:color="auto"/>
        <w:left w:val="none" w:sz="0" w:space="0" w:color="auto"/>
        <w:bottom w:val="none" w:sz="0" w:space="0" w:color="auto"/>
        <w:right w:val="none" w:sz="0" w:space="0" w:color="auto"/>
      </w:divBdr>
    </w:div>
    <w:div w:id="1056273244">
      <w:bodyDiv w:val="1"/>
      <w:marLeft w:val="0"/>
      <w:marRight w:val="0"/>
      <w:marTop w:val="0"/>
      <w:marBottom w:val="0"/>
      <w:divBdr>
        <w:top w:val="none" w:sz="0" w:space="0" w:color="auto"/>
        <w:left w:val="none" w:sz="0" w:space="0" w:color="auto"/>
        <w:bottom w:val="none" w:sz="0" w:space="0" w:color="auto"/>
        <w:right w:val="none" w:sz="0" w:space="0" w:color="auto"/>
      </w:divBdr>
    </w:div>
    <w:div w:id="1056273851">
      <w:bodyDiv w:val="1"/>
      <w:marLeft w:val="0"/>
      <w:marRight w:val="0"/>
      <w:marTop w:val="0"/>
      <w:marBottom w:val="0"/>
      <w:divBdr>
        <w:top w:val="none" w:sz="0" w:space="0" w:color="auto"/>
        <w:left w:val="none" w:sz="0" w:space="0" w:color="auto"/>
        <w:bottom w:val="none" w:sz="0" w:space="0" w:color="auto"/>
        <w:right w:val="none" w:sz="0" w:space="0" w:color="auto"/>
      </w:divBdr>
    </w:div>
    <w:div w:id="1056390703">
      <w:bodyDiv w:val="1"/>
      <w:marLeft w:val="0"/>
      <w:marRight w:val="0"/>
      <w:marTop w:val="0"/>
      <w:marBottom w:val="0"/>
      <w:divBdr>
        <w:top w:val="none" w:sz="0" w:space="0" w:color="auto"/>
        <w:left w:val="none" w:sz="0" w:space="0" w:color="auto"/>
        <w:bottom w:val="none" w:sz="0" w:space="0" w:color="auto"/>
        <w:right w:val="none" w:sz="0" w:space="0" w:color="auto"/>
      </w:divBdr>
    </w:div>
    <w:div w:id="1056512534">
      <w:bodyDiv w:val="1"/>
      <w:marLeft w:val="0"/>
      <w:marRight w:val="0"/>
      <w:marTop w:val="0"/>
      <w:marBottom w:val="0"/>
      <w:divBdr>
        <w:top w:val="none" w:sz="0" w:space="0" w:color="auto"/>
        <w:left w:val="none" w:sz="0" w:space="0" w:color="auto"/>
        <w:bottom w:val="none" w:sz="0" w:space="0" w:color="auto"/>
        <w:right w:val="none" w:sz="0" w:space="0" w:color="auto"/>
      </w:divBdr>
    </w:div>
    <w:div w:id="1056592036">
      <w:bodyDiv w:val="1"/>
      <w:marLeft w:val="0"/>
      <w:marRight w:val="0"/>
      <w:marTop w:val="0"/>
      <w:marBottom w:val="0"/>
      <w:divBdr>
        <w:top w:val="none" w:sz="0" w:space="0" w:color="auto"/>
        <w:left w:val="none" w:sz="0" w:space="0" w:color="auto"/>
        <w:bottom w:val="none" w:sz="0" w:space="0" w:color="auto"/>
        <w:right w:val="none" w:sz="0" w:space="0" w:color="auto"/>
      </w:divBdr>
    </w:div>
    <w:div w:id="1056777241">
      <w:bodyDiv w:val="1"/>
      <w:marLeft w:val="0"/>
      <w:marRight w:val="0"/>
      <w:marTop w:val="0"/>
      <w:marBottom w:val="0"/>
      <w:divBdr>
        <w:top w:val="none" w:sz="0" w:space="0" w:color="auto"/>
        <w:left w:val="none" w:sz="0" w:space="0" w:color="auto"/>
        <w:bottom w:val="none" w:sz="0" w:space="0" w:color="auto"/>
        <w:right w:val="none" w:sz="0" w:space="0" w:color="auto"/>
      </w:divBdr>
    </w:div>
    <w:div w:id="1056902835">
      <w:bodyDiv w:val="1"/>
      <w:marLeft w:val="0"/>
      <w:marRight w:val="0"/>
      <w:marTop w:val="0"/>
      <w:marBottom w:val="0"/>
      <w:divBdr>
        <w:top w:val="none" w:sz="0" w:space="0" w:color="auto"/>
        <w:left w:val="none" w:sz="0" w:space="0" w:color="auto"/>
        <w:bottom w:val="none" w:sz="0" w:space="0" w:color="auto"/>
        <w:right w:val="none" w:sz="0" w:space="0" w:color="auto"/>
      </w:divBdr>
    </w:div>
    <w:div w:id="1056930843">
      <w:bodyDiv w:val="1"/>
      <w:marLeft w:val="0"/>
      <w:marRight w:val="0"/>
      <w:marTop w:val="0"/>
      <w:marBottom w:val="0"/>
      <w:divBdr>
        <w:top w:val="none" w:sz="0" w:space="0" w:color="auto"/>
        <w:left w:val="none" w:sz="0" w:space="0" w:color="auto"/>
        <w:bottom w:val="none" w:sz="0" w:space="0" w:color="auto"/>
        <w:right w:val="none" w:sz="0" w:space="0" w:color="auto"/>
      </w:divBdr>
    </w:div>
    <w:div w:id="1057049289">
      <w:bodyDiv w:val="1"/>
      <w:marLeft w:val="0"/>
      <w:marRight w:val="0"/>
      <w:marTop w:val="0"/>
      <w:marBottom w:val="0"/>
      <w:divBdr>
        <w:top w:val="none" w:sz="0" w:space="0" w:color="auto"/>
        <w:left w:val="none" w:sz="0" w:space="0" w:color="auto"/>
        <w:bottom w:val="none" w:sz="0" w:space="0" w:color="auto"/>
        <w:right w:val="none" w:sz="0" w:space="0" w:color="auto"/>
      </w:divBdr>
    </w:div>
    <w:div w:id="1057053179">
      <w:bodyDiv w:val="1"/>
      <w:marLeft w:val="0"/>
      <w:marRight w:val="0"/>
      <w:marTop w:val="0"/>
      <w:marBottom w:val="0"/>
      <w:divBdr>
        <w:top w:val="none" w:sz="0" w:space="0" w:color="auto"/>
        <w:left w:val="none" w:sz="0" w:space="0" w:color="auto"/>
        <w:bottom w:val="none" w:sz="0" w:space="0" w:color="auto"/>
        <w:right w:val="none" w:sz="0" w:space="0" w:color="auto"/>
      </w:divBdr>
    </w:div>
    <w:div w:id="1057165614">
      <w:bodyDiv w:val="1"/>
      <w:marLeft w:val="0"/>
      <w:marRight w:val="0"/>
      <w:marTop w:val="0"/>
      <w:marBottom w:val="0"/>
      <w:divBdr>
        <w:top w:val="none" w:sz="0" w:space="0" w:color="auto"/>
        <w:left w:val="none" w:sz="0" w:space="0" w:color="auto"/>
        <w:bottom w:val="none" w:sz="0" w:space="0" w:color="auto"/>
        <w:right w:val="none" w:sz="0" w:space="0" w:color="auto"/>
      </w:divBdr>
    </w:div>
    <w:div w:id="1058015444">
      <w:bodyDiv w:val="1"/>
      <w:marLeft w:val="0"/>
      <w:marRight w:val="0"/>
      <w:marTop w:val="0"/>
      <w:marBottom w:val="0"/>
      <w:divBdr>
        <w:top w:val="none" w:sz="0" w:space="0" w:color="auto"/>
        <w:left w:val="none" w:sz="0" w:space="0" w:color="auto"/>
        <w:bottom w:val="none" w:sz="0" w:space="0" w:color="auto"/>
        <w:right w:val="none" w:sz="0" w:space="0" w:color="auto"/>
      </w:divBdr>
    </w:div>
    <w:div w:id="1058161848">
      <w:bodyDiv w:val="1"/>
      <w:marLeft w:val="0"/>
      <w:marRight w:val="0"/>
      <w:marTop w:val="0"/>
      <w:marBottom w:val="0"/>
      <w:divBdr>
        <w:top w:val="none" w:sz="0" w:space="0" w:color="auto"/>
        <w:left w:val="none" w:sz="0" w:space="0" w:color="auto"/>
        <w:bottom w:val="none" w:sz="0" w:space="0" w:color="auto"/>
        <w:right w:val="none" w:sz="0" w:space="0" w:color="auto"/>
      </w:divBdr>
    </w:div>
    <w:div w:id="1058747574">
      <w:bodyDiv w:val="1"/>
      <w:marLeft w:val="0"/>
      <w:marRight w:val="0"/>
      <w:marTop w:val="0"/>
      <w:marBottom w:val="0"/>
      <w:divBdr>
        <w:top w:val="none" w:sz="0" w:space="0" w:color="auto"/>
        <w:left w:val="none" w:sz="0" w:space="0" w:color="auto"/>
        <w:bottom w:val="none" w:sz="0" w:space="0" w:color="auto"/>
        <w:right w:val="none" w:sz="0" w:space="0" w:color="auto"/>
      </w:divBdr>
    </w:div>
    <w:div w:id="1058751153">
      <w:bodyDiv w:val="1"/>
      <w:marLeft w:val="0"/>
      <w:marRight w:val="0"/>
      <w:marTop w:val="0"/>
      <w:marBottom w:val="0"/>
      <w:divBdr>
        <w:top w:val="none" w:sz="0" w:space="0" w:color="auto"/>
        <w:left w:val="none" w:sz="0" w:space="0" w:color="auto"/>
        <w:bottom w:val="none" w:sz="0" w:space="0" w:color="auto"/>
        <w:right w:val="none" w:sz="0" w:space="0" w:color="auto"/>
      </w:divBdr>
    </w:div>
    <w:div w:id="1059012976">
      <w:bodyDiv w:val="1"/>
      <w:marLeft w:val="0"/>
      <w:marRight w:val="0"/>
      <w:marTop w:val="0"/>
      <w:marBottom w:val="0"/>
      <w:divBdr>
        <w:top w:val="none" w:sz="0" w:space="0" w:color="auto"/>
        <w:left w:val="none" w:sz="0" w:space="0" w:color="auto"/>
        <w:bottom w:val="none" w:sz="0" w:space="0" w:color="auto"/>
        <w:right w:val="none" w:sz="0" w:space="0" w:color="auto"/>
      </w:divBdr>
    </w:div>
    <w:div w:id="1059481393">
      <w:bodyDiv w:val="1"/>
      <w:marLeft w:val="0"/>
      <w:marRight w:val="0"/>
      <w:marTop w:val="0"/>
      <w:marBottom w:val="0"/>
      <w:divBdr>
        <w:top w:val="none" w:sz="0" w:space="0" w:color="auto"/>
        <w:left w:val="none" w:sz="0" w:space="0" w:color="auto"/>
        <w:bottom w:val="none" w:sz="0" w:space="0" w:color="auto"/>
        <w:right w:val="none" w:sz="0" w:space="0" w:color="auto"/>
      </w:divBdr>
    </w:div>
    <w:div w:id="1059786308">
      <w:bodyDiv w:val="1"/>
      <w:marLeft w:val="0"/>
      <w:marRight w:val="0"/>
      <w:marTop w:val="0"/>
      <w:marBottom w:val="0"/>
      <w:divBdr>
        <w:top w:val="none" w:sz="0" w:space="0" w:color="auto"/>
        <w:left w:val="none" w:sz="0" w:space="0" w:color="auto"/>
        <w:bottom w:val="none" w:sz="0" w:space="0" w:color="auto"/>
        <w:right w:val="none" w:sz="0" w:space="0" w:color="auto"/>
      </w:divBdr>
    </w:div>
    <w:div w:id="1059865115">
      <w:bodyDiv w:val="1"/>
      <w:marLeft w:val="0"/>
      <w:marRight w:val="0"/>
      <w:marTop w:val="0"/>
      <w:marBottom w:val="0"/>
      <w:divBdr>
        <w:top w:val="none" w:sz="0" w:space="0" w:color="auto"/>
        <w:left w:val="none" w:sz="0" w:space="0" w:color="auto"/>
        <w:bottom w:val="none" w:sz="0" w:space="0" w:color="auto"/>
        <w:right w:val="none" w:sz="0" w:space="0" w:color="auto"/>
      </w:divBdr>
    </w:div>
    <w:div w:id="1059938244">
      <w:bodyDiv w:val="1"/>
      <w:marLeft w:val="0"/>
      <w:marRight w:val="0"/>
      <w:marTop w:val="0"/>
      <w:marBottom w:val="0"/>
      <w:divBdr>
        <w:top w:val="none" w:sz="0" w:space="0" w:color="auto"/>
        <w:left w:val="none" w:sz="0" w:space="0" w:color="auto"/>
        <w:bottom w:val="none" w:sz="0" w:space="0" w:color="auto"/>
        <w:right w:val="none" w:sz="0" w:space="0" w:color="auto"/>
      </w:divBdr>
    </w:div>
    <w:div w:id="1060787512">
      <w:bodyDiv w:val="1"/>
      <w:marLeft w:val="0"/>
      <w:marRight w:val="0"/>
      <w:marTop w:val="0"/>
      <w:marBottom w:val="0"/>
      <w:divBdr>
        <w:top w:val="none" w:sz="0" w:space="0" w:color="auto"/>
        <w:left w:val="none" w:sz="0" w:space="0" w:color="auto"/>
        <w:bottom w:val="none" w:sz="0" w:space="0" w:color="auto"/>
        <w:right w:val="none" w:sz="0" w:space="0" w:color="auto"/>
      </w:divBdr>
    </w:div>
    <w:div w:id="1060905711">
      <w:bodyDiv w:val="1"/>
      <w:marLeft w:val="0"/>
      <w:marRight w:val="0"/>
      <w:marTop w:val="0"/>
      <w:marBottom w:val="0"/>
      <w:divBdr>
        <w:top w:val="none" w:sz="0" w:space="0" w:color="auto"/>
        <w:left w:val="none" w:sz="0" w:space="0" w:color="auto"/>
        <w:bottom w:val="none" w:sz="0" w:space="0" w:color="auto"/>
        <w:right w:val="none" w:sz="0" w:space="0" w:color="auto"/>
      </w:divBdr>
    </w:div>
    <w:div w:id="1061171179">
      <w:bodyDiv w:val="1"/>
      <w:marLeft w:val="0"/>
      <w:marRight w:val="0"/>
      <w:marTop w:val="0"/>
      <w:marBottom w:val="0"/>
      <w:divBdr>
        <w:top w:val="none" w:sz="0" w:space="0" w:color="auto"/>
        <w:left w:val="none" w:sz="0" w:space="0" w:color="auto"/>
        <w:bottom w:val="none" w:sz="0" w:space="0" w:color="auto"/>
        <w:right w:val="none" w:sz="0" w:space="0" w:color="auto"/>
      </w:divBdr>
    </w:div>
    <w:div w:id="1061320866">
      <w:bodyDiv w:val="1"/>
      <w:marLeft w:val="0"/>
      <w:marRight w:val="0"/>
      <w:marTop w:val="0"/>
      <w:marBottom w:val="0"/>
      <w:divBdr>
        <w:top w:val="none" w:sz="0" w:space="0" w:color="auto"/>
        <w:left w:val="none" w:sz="0" w:space="0" w:color="auto"/>
        <w:bottom w:val="none" w:sz="0" w:space="0" w:color="auto"/>
        <w:right w:val="none" w:sz="0" w:space="0" w:color="auto"/>
      </w:divBdr>
    </w:div>
    <w:div w:id="1061513920">
      <w:bodyDiv w:val="1"/>
      <w:marLeft w:val="0"/>
      <w:marRight w:val="0"/>
      <w:marTop w:val="0"/>
      <w:marBottom w:val="0"/>
      <w:divBdr>
        <w:top w:val="none" w:sz="0" w:space="0" w:color="auto"/>
        <w:left w:val="none" w:sz="0" w:space="0" w:color="auto"/>
        <w:bottom w:val="none" w:sz="0" w:space="0" w:color="auto"/>
        <w:right w:val="none" w:sz="0" w:space="0" w:color="auto"/>
      </w:divBdr>
    </w:div>
    <w:div w:id="1061561402">
      <w:bodyDiv w:val="1"/>
      <w:marLeft w:val="0"/>
      <w:marRight w:val="0"/>
      <w:marTop w:val="0"/>
      <w:marBottom w:val="0"/>
      <w:divBdr>
        <w:top w:val="none" w:sz="0" w:space="0" w:color="auto"/>
        <w:left w:val="none" w:sz="0" w:space="0" w:color="auto"/>
        <w:bottom w:val="none" w:sz="0" w:space="0" w:color="auto"/>
        <w:right w:val="none" w:sz="0" w:space="0" w:color="auto"/>
      </w:divBdr>
    </w:div>
    <w:div w:id="1061756462">
      <w:bodyDiv w:val="1"/>
      <w:marLeft w:val="0"/>
      <w:marRight w:val="0"/>
      <w:marTop w:val="0"/>
      <w:marBottom w:val="0"/>
      <w:divBdr>
        <w:top w:val="none" w:sz="0" w:space="0" w:color="auto"/>
        <w:left w:val="none" w:sz="0" w:space="0" w:color="auto"/>
        <w:bottom w:val="none" w:sz="0" w:space="0" w:color="auto"/>
        <w:right w:val="none" w:sz="0" w:space="0" w:color="auto"/>
      </w:divBdr>
    </w:div>
    <w:div w:id="1061900637">
      <w:bodyDiv w:val="1"/>
      <w:marLeft w:val="0"/>
      <w:marRight w:val="0"/>
      <w:marTop w:val="0"/>
      <w:marBottom w:val="0"/>
      <w:divBdr>
        <w:top w:val="none" w:sz="0" w:space="0" w:color="auto"/>
        <w:left w:val="none" w:sz="0" w:space="0" w:color="auto"/>
        <w:bottom w:val="none" w:sz="0" w:space="0" w:color="auto"/>
        <w:right w:val="none" w:sz="0" w:space="0" w:color="auto"/>
      </w:divBdr>
    </w:div>
    <w:div w:id="1061908311">
      <w:bodyDiv w:val="1"/>
      <w:marLeft w:val="0"/>
      <w:marRight w:val="0"/>
      <w:marTop w:val="0"/>
      <w:marBottom w:val="0"/>
      <w:divBdr>
        <w:top w:val="none" w:sz="0" w:space="0" w:color="auto"/>
        <w:left w:val="none" w:sz="0" w:space="0" w:color="auto"/>
        <w:bottom w:val="none" w:sz="0" w:space="0" w:color="auto"/>
        <w:right w:val="none" w:sz="0" w:space="0" w:color="auto"/>
      </w:divBdr>
    </w:div>
    <w:div w:id="1062101593">
      <w:bodyDiv w:val="1"/>
      <w:marLeft w:val="0"/>
      <w:marRight w:val="0"/>
      <w:marTop w:val="0"/>
      <w:marBottom w:val="0"/>
      <w:divBdr>
        <w:top w:val="none" w:sz="0" w:space="0" w:color="auto"/>
        <w:left w:val="none" w:sz="0" w:space="0" w:color="auto"/>
        <w:bottom w:val="none" w:sz="0" w:space="0" w:color="auto"/>
        <w:right w:val="none" w:sz="0" w:space="0" w:color="auto"/>
      </w:divBdr>
    </w:div>
    <w:div w:id="1062170171">
      <w:bodyDiv w:val="1"/>
      <w:marLeft w:val="0"/>
      <w:marRight w:val="0"/>
      <w:marTop w:val="0"/>
      <w:marBottom w:val="0"/>
      <w:divBdr>
        <w:top w:val="none" w:sz="0" w:space="0" w:color="auto"/>
        <w:left w:val="none" w:sz="0" w:space="0" w:color="auto"/>
        <w:bottom w:val="none" w:sz="0" w:space="0" w:color="auto"/>
        <w:right w:val="none" w:sz="0" w:space="0" w:color="auto"/>
      </w:divBdr>
    </w:div>
    <w:div w:id="1062288745">
      <w:bodyDiv w:val="1"/>
      <w:marLeft w:val="0"/>
      <w:marRight w:val="0"/>
      <w:marTop w:val="0"/>
      <w:marBottom w:val="0"/>
      <w:divBdr>
        <w:top w:val="none" w:sz="0" w:space="0" w:color="auto"/>
        <w:left w:val="none" w:sz="0" w:space="0" w:color="auto"/>
        <w:bottom w:val="none" w:sz="0" w:space="0" w:color="auto"/>
        <w:right w:val="none" w:sz="0" w:space="0" w:color="auto"/>
      </w:divBdr>
    </w:div>
    <w:div w:id="1062481697">
      <w:bodyDiv w:val="1"/>
      <w:marLeft w:val="0"/>
      <w:marRight w:val="0"/>
      <w:marTop w:val="0"/>
      <w:marBottom w:val="0"/>
      <w:divBdr>
        <w:top w:val="none" w:sz="0" w:space="0" w:color="auto"/>
        <w:left w:val="none" w:sz="0" w:space="0" w:color="auto"/>
        <w:bottom w:val="none" w:sz="0" w:space="0" w:color="auto"/>
        <w:right w:val="none" w:sz="0" w:space="0" w:color="auto"/>
      </w:divBdr>
    </w:div>
    <w:div w:id="1062483735">
      <w:bodyDiv w:val="1"/>
      <w:marLeft w:val="0"/>
      <w:marRight w:val="0"/>
      <w:marTop w:val="0"/>
      <w:marBottom w:val="0"/>
      <w:divBdr>
        <w:top w:val="none" w:sz="0" w:space="0" w:color="auto"/>
        <w:left w:val="none" w:sz="0" w:space="0" w:color="auto"/>
        <w:bottom w:val="none" w:sz="0" w:space="0" w:color="auto"/>
        <w:right w:val="none" w:sz="0" w:space="0" w:color="auto"/>
      </w:divBdr>
    </w:div>
    <w:div w:id="1062563401">
      <w:bodyDiv w:val="1"/>
      <w:marLeft w:val="0"/>
      <w:marRight w:val="0"/>
      <w:marTop w:val="0"/>
      <w:marBottom w:val="0"/>
      <w:divBdr>
        <w:top w:val="none" w:sz="0" w:space="0" w:color="auto"/>
        <w:left w:val="none" w:sz="0" w:space="0" w:color="auto"/>
        <w:bottom w:val="none" w:sz="0" w:space="0" w:color="auto"/>
        <w:right w:val="none" w:sz="0" w:space="0" w:color="auto"/>
      </w:divBdr>
    </w:div>
    <w:div w:id="1062675350">
      <w:bodyDiv w:val="1"/>
      <w:marLeft w:val="0"/>
      <w:marRight w:val="0"/>
      <w:marTop w:val="0"/>
      <w:marBottom w:val="0"/>
      <w:divBdr>
        <w:top w:val="none" w:sz="0" w:space="0" w:color="auto"/>
        <w:left w:val="none" w:sz="0" w:space="0" w:color="auto"/>
        <w:bottom w:val="none" w:sz="0" w:space="0" w:color="auto"/>
        <w:right w:val="none" w:sz="0" w:space="0" w:color="auto"/>
      </w:divBdr>
    </w:div>
    <w:div w:id="1062675977">
      <w:bodyDiv w:val="1"/>
      <w:marLeft w:val="0"/>
      <w:marRight w:val="0"/>
      <w:marTop w:val="0"/>
      <w:marBottom w:val="0"/>
      <w:divBdr>
        <w:top w:val="none" w:sz="0" w:space="0" w:color="auto"/>
        <w:left w:val="none" w:sz="0" w:space="0" w:color="auto"/>
        <w:bottom w:val="none" w:sz="0" w:space="0" w:color="auto"/>
        <w:right w:val="none" w:sz="0" w:space="0" w:color="auto"/>
      </w:divBdr>
    </w:div>
    <w:div w:id="1062756320">
      <w:bodyDiv w:val="1"/>
      <w:marLeft w:val="0"/>
      <w:marRight w:val="0"/>
      <w:marTop w:val="0"/>
      <w:marBottom w:val="0"/>
      <w:divBdr>
        <w:top w:val="none" w:sz="0" w:space="0" w:color="auto"/>
        <w:left w:val="none" w:sz="0" w:space="0" w:color="auto"/>
        <w:bottom w:val="none" w:sz="0" w:space="0" w:color="auto"/>
        <w:right w:val="none" w:sz="0" w:space="0" w:color="auto"/>
      </w:divBdr>
    </w:div>
    <w:div w:id="1063019255">
      <w:bodyDiv w:val="1"/>
      <w:marLeft w:val="0"/>
      <w:marRight w:val="0"/>
      <w:marTop w:val="0"/>
      <w:marBottom w:val="0"/>
      <w:divBdr>
        <w:top w:val="none" w:sz="0" w:space="0" w:color="auto"/>
        <w:left w:val="none" w:sz="0" w:space="0" w:color="auto"/>
        <w:bottom w:val="none" w:sz="0" w:space="0" w:color="auto"/>
        <w:right w:val="none" w:sz="0" w:space="0" w:color="auto"/>
      </w:divBdr>
    </w:div>
    <w:div w:id="1063606158">
      <w:bodyDiv w:val="1"/>
      <w:marLeft w:val="0"/>
      <w:marRight w:val="0"/>
      <w:marTop w:val="0"/>
      <w:marBottom w:val="0"/>
      <w:divBdr>
        <w:top w:val="none" w:sz="0" w:space="0" w:color="auto"/>
        <w:left w:val="none" w:sz="0" w:space="0" w:color="auto"/>
        <w:bottom w:val="none" w:sz="0" w:space="0" w:color="auto"/>
        <w:right w:val="none" w:sz="0" w:space="0" w:color="auto"/>
      </w:divBdr>
    </w:div>
    <w:div w:id="1063873173">
      <w:bodyDiv w:val="1"/>
      <w:marLeft w:val="0"/>
      <w:marRight w:val="0"/>
      <w:marTop w:val="0"/>
      <w:marBottom w:val="0"/>
      <w:divBdr>
        <w:top w:val="none" w:sz="0" w:space="0" w:color="auto"/>
        <w:left w:val="none" w:sz="0" w:space="0" w:color="auto"/>
        <w:bottom w:val="none" w:sz="0" w:space="0" w:color="auto"/>
        <w:right w:val="none" w:sz="0" w:space="0" w:color="auto"/>
      </w:divBdr>
    </w:div>
    <w:div w:id="1063913058">
      <w:bodyDiv w:val="1"/>
      <w:marLeft w:val="0"/>
      <w:marRight w:val="0"/>
      <w:marTop w:val="0"/>
      <w:marBottom w:val="0"/>
      <w:divBdr>
        <w:top w:val="none" w:sz="0" w:space="0" w:color="auto"/>
        <w:left w:val="none" w:sz="0" w:space="0" w:color="auto"/>
        <w:bottom w:val="none" w:sz="0" w:space="0" w:color="auto"/>
        <w:right w:val="none" w:sz="0" w:space="0" w:color="auto"/>
      </w:divBdr>
    </w:div>
    <w:div w:id="1064060725">
      <w:bodyDiv w:val="1"/>
      <w:marLeft w:val="0"/>
      <w:marRight w:val="0"/>
      <w:marTop w:val="0"/>
      <w:marBottom w:val="0"/>
      <w:divBdr>
        <w:top w:val="none" w:sz="0" w:space="0" w:color="auto"/>
        <w:left w:val="none" w:sz="0" w:space="0" w:color="auto"/>
        <w:bottom w:val="none" w:sz="0" w:space="0" w:color="auto"/>
        <w:right w:val="none" w:sz="0" w:space="0" w:color="auto"/>
      </w:divBdr>
    </w:div>
    <w:div w:id="1064068302">
      <w:bodyDiv w:val="1"/>
      <w:marLeft w:val="0"/>
      <w:marRight w:val="0"/>
      <w:marTop w:val="0"/>
      <w:marBottom w:val="0"/>
      <w:divBdr>
        <w:top w:val="none" w:sz="0" w:space="0" w:color="auto"/>
        <w:left w:val="none" w:sz="0" w:space="0" w:color="auto"/>
        <w:bottom w:val="none" w:sz="0" w:space="0" w:color="auto"/>
        <w:right w:val="none" w:sz="0" w:space="0" w:color="auto"/>
      </w:divBdr>
    </w:div>
    <w:div w:id="1064109743">
      <w:bodyDiv w:val="1"/>
      <w:marLeft w:val="0"/>
      <w:marRight w:val="0"/>
      <w:marTop w:val="0"/>
      <w:marBottom w:val="0"/>
      <w:divBdr>
        <w:top w:val="none" w:sz="0" w:space="0" w:color="auto"/>
        <w:left w:val="none" w:sz="0" w:space="0" w:color="auto"/>
        <w:bottom w:val="none" w:sz="0" w:space="0" w:color="auto"/>
        <w:right w:val="none" w:sz="0" w:space="0" w:color="auto"/>
      </w:divBdr>
    </w:div>
    <w:div w:id="1064135858">
      <w:bodyDiv w:val="1"/>
      <w:marLeft w:val="0"/>
      <w:marRight w:val="0"/>
      <w:marTop w:val="0"/>
      <w:marBottom w:val="0"/>
      <w:divBdr>
        <w:top w:val="none" w:sz="0" w:space="0" w:color="auto"/>
        <w:left w:val="none" w:sz="0" w:space="0" w:color="auto"/>
        <w:bottom w:val="none" w:sz="0" w:space="0" w:color="auto"/>
        <w:right w:val="none" w:sz="0" w:space="0" w:color="auto"/>
      </w:divBdr>
    </w:div>
    <w:div w:id="1064833533">
      <w:bodyDiv w:val="1"/>
      <w:marLeft w:val="0"/>
      <w:marRight w:val="0"/>
      <w:marTop w:val="0"/>
      <w:marBottom w:val="0"/>
      <w:divBdr>
        <w:top w:val="none" w:sz="0" w:space="0" w:color="auto"/>
        <w:left w:val="none" w:sz="0" w:space="0" w:color="auto"/>
        <w:bottom w:val="none" w:sz="0" w:space="0" w:color="auto"/>
        <w:right w:val="none" w:sz="0" w:space="0" w:color="auto"/>
      </w:divBdr>
    </w:div>
    <w:div w:id="1064835201">
      <w:bodyDiv w:val="1"/>
      <w:marLeft w:val="0"/>
      <w:marRight w:val="0"/>
      <w:marTop w:val="0"/>
      <w:marBottom w:val="0"/>
      <w:divBdr>
        <w:top w:val="none" w:sz="0" w:space="0" w:color="auto"/>
        <w:left w:val="none" w:sz="0" w:space="0" w:color="auto"/>
        <w:bottom w:val="none" w:sz="0" w:space="0" w:color="auto"/>
        <w:right w:val="none" w:sz="0" w:space="0" w:color="auto"/>
      </w:divBdr>
    </w:div>
    <w:div w:id="1064841517">
      <w:bodyDiv w:val="1"/>
      <w:marLeft w:val="0"/>
      <w:marRight w:val="0"/>
      <w:marTop w:val="0"/>
      <w:marBottom w:val="0"/>
      <w:divBdr>
        <w:top w:val="none" w:sz="0" w:space="0" w:color="auto"/>
        <w:left w:val="none" w:sz="0" w:space="0" w:color="auto"/>
        <w:bottom w:val="none" w:sz="0" w:space="0" w:color="auto"/>
        <w:right w:val="none" w:sz="0" w:space="0" w:color="auto"/>
      </w:divBdr>
    </w:div>
    <w:div w:id="1064909306">
      <w:bodyDiv w:val="1"/>
      <w:marLeft w:val="0"/>
      <w:marRight w:val="0"/>
      <w:marTop w:val="0"/>
      <w:marBottom w:val="0"/>
      <w:divBdr>
        <w:top w:val="none" w:sz="0" w:space="0" w:color="auto"/>
        <w:left w:val="none" w:sz="0" w:space="0" w:color="auto"/>
        <w:bottom w:val="none" w:sz="0" w:space="0" w:color="auto"/>
        <w:right w:val="none" w:sz="0" w:space="0" w:color="auto"/>
      </w:divBdr>
    </w:div>
    <w:div w:id="1064986644">
      <w:bodyDiv w:val="1"/>
      <w:marLeft w:val="0"/>
      <w:marRight w:val="0"/>
      <w:marTop w:val="0"/>
      <w:marBottom w:val="0"/>
      <w:divBdr>
        <w:top w:val="none" w:sz="0" w:space="0" w:color="auto"/>
        <w:left w:val="none" w:sz="0" w:space="0" w:color="auto"/>
        <w:bottom w:val="none" w:sz="0" w:space="0" w:color="auto"/>
        <w:right w:val="none" w:sz="0" w:space="0" w:color="auto"/>
      </w:divBdr>
    </w:div>
    <w:div w:id="1065032173">
      <w:bodyDiv w:val="1"/>
      <w:marLeft w:val="0"/>
      <w:marRight w:val="0"/>
      <w:marTop w:val="0"/>
      <w:marBottom w:val="0"/>
      <w:divBdr>
        <w:top w:val="none" w:sz="0" w:space="0" w:color="auto"/>
        <w:left w:val="none" w:sz="0" w:space="0" w:color="auto"/>
        <w:bottom w:val="none" w:sz="0" w:space="0" w:color="auto"/>
        <w:right w:val="none" w:sz="0" w:space="0" w:color="auto"/>
      </w:divBdr>
    </w:div>
    <w:div w:id="1065223141">
      <w:bodyDiv w:val="1"/>
      <w:marLeft w:val="0"/>
      <w:marRight w:val="0"/>
      <w:marTop w:val="0"/>
      <w:marBottom w:val="0"/>
      <w:divBdr>
        <w:top w:val="none" w:sz="0" w:space="0" w:color="auto"/>
        <w:left w:val="none" w:sz="0" w:space="0" w:color="auto"/>
        <w:bottom w:val="none" w:sz="0" w:space="0" w:color="auto"/>
        <w:right w:val="none" w:sz="0" w:space="0" w:color="auto"/>
      </w:divBdr>
    </w:div>
    <w:div w:id="1065687008">
      <w:bodyDiv w:val="1"/>
      <w:marLeft w:val="0"/>
      <w:marRight w:val="0"/>
      <w:marTop w:val="0"/>
      <w:marBottom w:val="0"/>
      <w:divBdr>
        <w:top w:val="none" w:sz="0" w:space="0" w:color="auto"/>
        <w:left w:val="none" w:sz="0" w:space="0" w:color="auto"/>
        <w:bottom w:val="none" w:sz="0" w:space="0" w:color="auto"/>
        <w:right w:val="none" w:sz="0" w:space="0" w:color="auto"/>
      </w:divBdr>
    </w:div>
    <w:div w:id="1065763652">
      <w:bodyDiv w:val="1"/>
      <w:marLeft w:val="0"/>
      <w:marRight w:val="0"/>
      <w:marTop w:val="0"/>
      <w:marBottom w:val="0"/>
      <w:divBdr>
        <w:top w:val="none" w:sz="0" w:space="0" w:color="auto"/>
        <w:left w:val="none" w:sz="0" w:space="0" w:color="auto"/>
        <w:bottom w:val="none" w:sz="0" w:space="0" w:color="auto"/>
        <w:right w:val="none" w:sz="0" w:space="0" w:color="auto"/>
      </w:divBdr>
    </w:div>
    <w:div w:id="1065839484">
      <w:bodyDiv w:val="1"/>
      <w:marLeft w:val="0"/>
      <w:marRight w:val="0"/>
      <w:marTop w:val="0"/>
      <w:marBottom w:val="0"/>
      <w:divBdr>
        <w:top w:val="none" w:sz="0" w:space="0" w:color="auto"/>
        <w:left w:val="none" w:sz="0" w:space="0" w:color="auto"/>
        <w:bottom w:val="none" w:sz="0" w:space="0" w:color="auto"/>
        <w:right w:val="none" w:sz="0" w:space="0" w:color="auto"/>
      </w:divBdr>
    </w:div>
    <w:div w:id="1066226196">
      <w:bodyDiv w:val="1"/>
      <w:marLeft w:val="0"/>
      <w:marRight w:val="0"/>
      <w:marTop w:val="0"/>
      <w:marBottom w:val="0"/>
      <w:divBdr>
        <w:top w:val="none" w:sz="0" w:space="0" w:color="auto"/>
        <w:left w:val="none" w:sz="0" w:space="0" w:color="auto"/>
        <w:bottom w:val="none" w:sz="0" w:space="0" w:color="auto"/>
        <w:right w:val="none" w:sz="0" w:space="0" w:color="auto"/>
      </w:divBdr>
    </w:div>
    <w:div w:id="1066605002">
      <w:bodyDiv w:val="1"/>
      <w:marLeft w:val="0"/>
      <w:marRight w:val="0"/>
      <w:marTop w:val="0"/>
      <w:marBottom w:val="0"/>
      <w:divBdr>
        <w:top w:val="none" w:sz="0" w:space="0" w:color="auto"/>
        <w:left w:val="none" w:sz="0" w:space="0" w:color="auto"/>
        <w:bottom w:val="none" w:sz="0" w:space="0" w:color="auto"/>
        <w:right w:val="none" w:sz="0" w:space="0" w:color="auto"/>
      </w:divBdr>
    </w:div>
    <w:div w:id="1066684801">
      <w:bodyDiv w:val="1"/>
      <w:marLeft w:val="0"/>
      <w:marRight w:val="0"/>
      <w:marTop w:val="0"/>
      <w:marBottom w:val="0"/>
      <w:divBdr>
        <w:top w:val="none" w:sz="0" w:space="0" w:color="auto"/>
        <w:left w:val="none" w:sz="0" w:space="0" w:color="auto"/>
        <w:bottom w:val="none" w:sz="0" w:space="0" w:color="auto"/>
        <w:right w:val="none" w:sz="0" w:space="0" w:color="auto"/>
      </w:divBdr>
    </w:div>
    <w:div w:id="1066760891">
      <w:bodyDiv w:val="1"/>
      <w:marLeft w:val="0"/>
      <w:marRight w:val="0"/>
      <w:marTop w:val="0"/>
      <w:marBottom w:val="0"/>
      <w:divBdr>
        <w:top w:val="none" w:sz="0" w:space="0" w:color="auto"/>
        <w:left w:val="none" w:sz="0" w:space="0" w:color="auto"/>
        <w:bottom w:val="none" w:sz="0" w:space="0" w:color="auto"/>
        <w:right w:val="none" w:sz="0" w:space="0" w:color="auto"/>
      </w:divBdr>
    </w:div>
    <w:div w:id="1066804431">
      <w:bodyDiv w:val="1"/>
      <w:marLeft w:val="0"/>
      <w:marRight w:val="0"/>
      <w:marTop w:val="0"/>
      <w:marBottom w:val="0"/>
      <w:divBdr>
        <w:top w:val="none" w:sz="0" w:space="0" w:color="auto"/>
        <w:left w:val="none" w:sz="0" w:space="0" w:color="auto"/>
        <w:bottom w:val="none" w:sz="0" w:space="0" w:color="auto"/>
        <w:right w:val="none" w:sz="0" w:space="0" w:color="auto"/>
      </w:divBdr>
    </w:div>
    <w:div w:id="1066873900">
      <w:bodyDiv w:val="1"/>
      <w:marLeft w:val="0"/>
      <w:marRight w:val="0"/>
      <w:marTop w:val="0"/>
      <w:marBottom w:val="0"/>
      <w:divBdr>
        <w:top w:val="none" w:sz="0" w:space="0" w:color="auto"/>
        <w:left w:val="none" w:sz="0" w:space="0" w:color="auto"/>
        <w:bottom w:val="none" w:sz="0" w:space="0" w:color="auto"/>
        <w:right w:val="none" w:sz="0" w:space="0" w:color="auto"/>
      </w:divBdr>
    </w:div>
    <w:div w:id="1067074582">
      <w:bodyDiv w:val="1"/>
      <w:marLeft w:val="0"/>
      <w:marRight w:val="0"/>
      <w:marTop w:val="0"/>
      <w:marBottom w:val="0"/>
      <w:divBdr>
        <w:top w:val="none" w:sz="0" w:space="0" w:color="auto"/>
        <w:left w:val="none" w:sz="0" w:space="0" w:color="auto"/>
        <w:bottom w:val="none" w:sz="0" w:space="0" w:color="auto"/>
        <w:right w:val="none" w:sz="0" w:space="0" w:color="auto"/>
      </w:divBdr>
    </w:div>
    <w:div w:id="1067189017">
      <w:bodyDiv w:val="1"/>
      <w:marLeft w:val="0"/>
      <w:marRight w:val="0"/>
      <w:marTop w:val="0"/>
      <w:marBottom w:val="0"/>
      <w:divBdr>
        <w:top w:val="none" w:sz="0" w:space="0" w:color="auto"/>
        <w:left w:val="none" w:sz="0" w:space="0" w:color="auto"/>
        <w:bottom w:val="none" w:sz="0" w:space="0" w:color="auto"/>
        <w:right w:val="none" w:sz="0" w:space="0" w:color="auto"/>
      </w:divBdr>
    </w:div>
    <w:div w:id="1067190925">
      <w:bodyDiv w:val="1"/>
      <w:marLeft w:val="0"/>
      <w:marRight w:val="0"/>
      <w:marTop w:val="0"/>
      <w:marBottom w:val="0"/>
      <w:divBdr>
        <w:top w:val="none" w:sz="0" w:space="0" w:color="auto"/>
        <w:left w:val="none" w:sz="0" w:space="0" w:color="auto"/>
        <w:bottom w:val="none" w:sz="0" w:space="0" w:color="auto"/>
        <w:right w:val="none" w:sz="0" w:space="0" w:color="auto"/>
      </w:divBdr>
    </w:div>
    <w:div w:id="1067218219">
      <w:bodyDiv w:val="1"/>
      <w:marLeft w:val="0"/>
      <w:marRight w:val="0"/>
      <w:marTop w:val="0"/>
      <w:marBottom w:val="0"/>
      <w:divBdr>
        <w:top w:val="none" w:sz="0" w:space="0" w:color="auto"/>
        <w:left w:val="none" w:sz="0" w:space="0" w:color="auto"/>
        <w:bottom w:val="none" w:sz="0" w:space="0" w:color="auto"/>
        <w:right w:val="none" w:sz="0" w:space="0" w:color="auto"/>
      </w:divBdr>
    </w:div>
    <w:div w:id="1067268762">
      <w:bodyDiv w:val="1"/>
      <w:marLeft w:val="0"/>
      <w:marRight w:val="0"/>
      <w:marTop w:val="0"/>
      <w:marBottom w:val="0"/>
      <w:divBdr>
        <w:top w:val="none" w:sz="0" w:space="0" w:color="auto"/>
        <w:left w:val="none" w:sz="0" w:space="0" w:color="auto"/>
        <w:bottom w:val="none" w:sz="0" w:space="0" w:color="auto"/>
        <w:right w:val="none" w:sz="0" w:space="0" w:color="auto"/>
      </w:divBdr>
    </w:div>
    <w:div w:id="1067531923">
      <w:bodyDiv w:val="1"/>
      <w:marLeft w:val="0"/>
      <w:marRight w:val="0"/>
      <w:marTop w:val="0"/>
      <w:marBottom w:val="0"/>
      <w:divBdr>
        <w:top w:val="none" w:sz="0" w:space="0" w:color="auto"/>
        <w:left w:val="none" w:sz="0" w:space="0" w:color="auto"/>
        <w:bottom w:val="none" w:sz="0" w:space="0" w:color="auto"/>
        <w:right w:val="none" w:sz="0" w:space="0" w:color="auto"/>
      </w:divBdr>
    </w:div>
    <w:div w:id="1067922779">
      <w:bodyDiv w:val="1"/>
      <w:marLeft w:val="0"/>
      <w:marRight w:val="0"/>
      <w:marTop w:val="0"/>
      <w:marBottom w:val="0"/>
      <w:divBdr>
        <w:top w:val="none" w:sz="0" w:space="0" w:color="auto"/>
        <w:left w:val="none" w:sz="0" w:space="0" w:color="auto"/>
        <w:bottom w:val="none" w:sz="0" w:space="0" w:color="auto"/>
        <w:right w:val="none" w:sz="0" w:space="0" w:color="auto"/>
      </w:divBdr>
    </w:div>
    <w:div w:id="1067998566">
      <w:bodyDiv w:val="1"/>
      <w:marLeft w:val="0"/>
      <w:marRight w:val="0"/>
      <w:marTop w:val="0"/>
      <w:marBottom w:val="0"/>
      <w:divBdr>
        <w:top w:val="none" w:sz="0" w:space="0" w:color="auto"/>
        <w:left w:val="none" w:sz="0" w:space="0" w:color="auto"/>
        <w:bottom w:val="none" w:sz="0" w:space="0" w:color="auto"/>
        <w:right w:val="none" w:sz="0" w:space="0" w:color="auto"/>
      </w:divBdr>
    </w:div>
    <w:div w:id="1068042859">
      <w:bodyDiv w:val="1"/>
      <w:marLeft w:val="0"/>
      <w:marRight w:val="0"/>
      <w:marTop w:val="0"/>
      <w:marBottom w:val="0"/>
      <w:divBdr>
        <w:top w:val="none" w:sz="0" w:space="0" w:color="auto"/>
        <w:left w:val="none" w:sz="0" w:space="0" w:color="auto"/>
        <w:bottom w:val="none" w:sz="0" w:space="0" w:color="auto"/>
        <w:right w:val="none" w:sz="0" w:space="0" w:color="auto"/>
      </w:divBdr>
    </w:div>
    <w:div w:id="1068185609">
      <w:bodyDiv w:val="1"/>
      <w:marLeft w:val="0"/>
      <w:marRight w:val="0"/>
      <w:marTop w:val="0"/>
      <w:marBottom w:val="0"/>
      <w:divBdr>
        <w:top w:val="none" w:sz="0" w:space="0" w:color="auto"/>
        <w:left w:val="none" w:sz="0" w:space="0" w:color="auto"/>
        <w:bottom w:val="none" w:sz="0" w:space="0" w:color="auto"/>
        <w:right w:val="none" w:sz="0" w:space="0" w:color="auto"/>
      </w:divBdr>
    </w:div>
    <w:div w:id="1068528050">
      <w:bodyDiv w:val="1"/>
      <w:marLeft w:val="0"/>
      <w:marRight w:val="0"/>
      <w:marTop w:val="0"/>
      <w:marBottom w:val="0"/>
      <w:divBdr>
        <w:top w:val="none" w:sz="0" w:space="0" w:color="auto"/>
        <w:left w:val="none" w:sz="0" w:space="0" w:color="auto"/>
        <w:bottom w:val="none" w:sz="0" w:space="0" w:color="auto"/>
        <w:right w:val="none" w:sz="0" w:space="0" w:color="auto"/>
      </w:divBdr>
    </w:div>
    <w:div w:id="1068528948">
      <w:bodyDiv w:val="1"/>
      <w:marLeft w:val="0"/>
      <w:marRight w:val="0"/>
      <w:marTop w:val="0"/>
      <w:marBottom w:val="0"/>
      <w:divBdr>
        <w:top w:val="none" w:sz="0" w:space="0" w:color="auto"/>
        <w:left w:val="none" w:sz="0" w:space="0" w:color="auto"/>
        <w:bottom w:val="none" w:sz="0" w:space="0" w:color="auto"/>
        <w:right w:val="none" w:sz="0" w:space="0" w:color="auto"/>
      </w:divBdr>
    </w:div>
    <w:div w:id="1068724042">
      <w:bodyDiv w:val="1"/>
      <w:marLeft w:val="0"/>
      <w:marRight w:val="0"/>
      <w:marTop w:val="0"/>
      <w:marBottom w:val="0"/>
      <w:divBdr>
        <w:top w:val="none" w:sz="0" w:space="0" w:color="auto"/>
        <w:left w:val="none" w:sz="0" w:space="0" w:color="auto"/>
        <w:bottom w:val="none" w:sz="0" w:space="0" w:color="auto"/>
        <w:right w:val="none" w:sz="0" w:space="0" w:color="auto"/>
      </w:divBdr>
    </w:div>
    <w:div w:id="1068769309">
      <w:bodyDiv w:val="1"/>
      <w:marLeft w:val="0"/>
      <w:marRight w:val="0"/>
      <w:marTop w:val="0"/>
      <w:marBottom w:val="0"/>
      <w:divBdr>
        <w:top w:val="none" w:sz="0" w:space="0" w:color="auto"/>
        <w:left w:val="none" w:sz="0" w:space="0" w:color="auto"/>
        <w:bottom w:val="none" w:sz="0" w:space="0" w:color="auto"/>
        <w:right w:val="none" w:sz="0" w:space="0" w:color="auto"/>
      </w:divBdr>
    </w:div>
    <w:div w:id="1069034525">
      <w:bodyDiv w:val="1"/>
      <w:marLeft w:val="0"/>
      <w:marRight w:val="0"/>
      <w:marTop w:val="0"/>
      <w:marBottom w:val="0"/>
      <w:divBdr>
        <w:top w:val="none" w:sz="0" w:space="0" w:color="auto"/>
        <w:left w:val="none" w:sz="0" w:space="0" w:color="auto"/>
        <w:bottom w:val="none" w:sz="0" w:space="0" w:color="auto"/>
        <w:right w:val="none" w:sz="0" w:space="0" w:color="auto"/>
      </w:divBdr>
    </w:div>
    <w:div w:id="1069155468">
      <w:bodyDiv w:val="1"/>
      <w:marLeft w:val="0"/>
      <w:marRight w:val="0"/>
      <w:marTop w:val="0"/>
      <w:marBottom w:val="0"/>
      <w:divBdr>
        <w:top w:val="none" w:sz="0" w:space="0" w:color="auto"/>
        <w:left w:val="none" w:sz="0" w:space="0" w:color="auto"/>
        <w:bottom w:val="none" w:sz="0" w:space="0" w:color="auto"/>
        <w:right w:val="none" w:sz="0" w:space="0" w:color="auto"/>
      </w:divBdr>
    </w:div>
    <w:div w:id="1069157943">
      <w:bodyDiv w:val="1"/>
      <w:marLeft w:val="0"/>
      <w:marRight w:val="0"/>
      <w:marTop w:val="0"/>
      <w:marBottom w:val="0"/>
      <w:divBdr>
        <w:top w:val="none" w:sz="0" w:space="0" w:color="auto"/>
        <w:left w:val="none" w:sz="0" w:space="0" w:color="auto"/>
        <w:bottom w:val="none" w:sz="0" w:space="0" w:color="auto"/>
        <w:right w:val="none" w:sz="0" w:space="0" w:color="auto"/>
      </w:divBdr>
    </w:div>
    <w:div w:id="1069306150">
      <w:bodyDiv w:val="1"/>
      <w:marLeft w:val="0"/>
      <w:marRight w:val="0"/>
      <w:marTop w:val="0"/>
      <w:marBottom w:val="0"/>
      <w:divBdr>
        <w:top w:val="none" w:sz="0" w:space="0" w:color="auto"/>
        <w:left w:val="none" w:sz="0" w:space="0" w:color="auto"/>
        <w:bottom w:val="none" w:sz="0" w:space="0" w:color="auto"/>
        <w:right w:val="none" w:sz="0" w:space="0" w:color="auto"/>
      </w:divBdr>
    </w:div>
    <w:div w:id="1069764586">
      <w:bodyDiv w:val="1"/>
      <w:marLeft w:val="0"/>
      <w:marRight w:val="0"/>
      <w:marTop w:val="0"/>
      <w:marBottom w:val="0"/>
      <w:divBdr>
        <w:top w:val="none" w:sz="0" w:space="0" w:color="auto"/>
        <w:left w:val="none" w:sz="0" w:space="0" w:color="auto"/>
        <w:bottom w:val="none" w:sz="0" w:space="0" w:color="auto"/>
        <w:right w:val="none" w:sz="0" w:space="0" w:color="auto"/>
      </w:divBdr>
    </w:div>
    <w:div w:id="1069766273">
      <w:bodyDiv w:val="1"/>
      <w:marLeft w:val="0"/>
      <w:marRight w:val="0"/>
      <w:marTop w:val="0"/>
      <w:marBottom w:val="0"/>
      <w:divBdr>
        <w:top w:val="none" w:sz="0" w:space="0" w:color="auto"/>
        <w:left w:val="none" w:sz="0" w:space="0" w:color="auto"/>
        <w:bottom w:val="none" w:sz="0" w:space="0" w:color="auto"/>
        <w:right w:val="none" w:sz="0" w:space="0" w:color="auto"/>
      </w:divBdr>
    </w:div>
    <w:div w:id="1069838614">
      <w:bodyDiv w:val="1"/>
      <w:marLeft w:val="0"/>
      <w:marRight w:val="0"/>
      <w:marTop w:val="0"/>
      <w:marBottom w:val="0"/>
      <w:divBdr>
        <w:top w:val="none" w:sz="0" w:space="0" w:color="auto"/>
        <w:left w:val="none" w:sz="0" w:space="0" w:color="auto"/>
        <w:bottom w:val="none" w:sz="0" w:space="0" w:color="auto"/>
        <w:right w:val="none" w:sz="0" w:space="0" w:color="auto"/>
      </w:divBdr>
    </w:div>
    <w:div w:id="1069962204">
      <w:bodyDiv w:val="1"/>
      <w:marLeft w:val="0"/>
      <w:marRight w:val="0"/>
      <w:marTop w:val="0"/>
      <w:marBottom w:val="0"/>
      <w:divBdr>
        <w:top w:val="none" w:sz="0" w:space="0" w:color="auto"/>
        <w:left w:val="none" w:sz="0" w:space="0" w:color="auto"/>
        <w:bottom w:val="none" w:sz="0" w:space="0" w:color="auto"/>
        <w:right w:val="none" w:sz="0" w:space="0" w:color="auto"/>
      </w:divBdr>
    </w:div>
    <w:div w:id="1070300549">
      <w:bodyDiv w:val="1"/>
      <w:marLeft w:val="0"/>
      <w:marRight w:val="0"/>
      <w:marTop w:val="0"/>
      <w:marBottom w:val="0"/>
      <w:divBdr>
        <w:top w:val="none" w:sz="0" w:space="0" w:color="auto"/>
        <w:left w:val="none" w:sz="0" w:space="0" w:color="auto"/>
        <w:bottom w:val="none" w:sz="0" w:space="0" w:color="auto"/>
        <w:right w:val="none" w:sz="0" w:space="0" w:color="auto"/>
      </w:divBdr>
    </w:div>
    <w:div w:id="1070420314">
      <w:bodyDiv w:val="1"/>
      <w:marLeft w:val="0"/>
      <w:marRight w:val="0"/>
      <w:marTop w:val="0"/>
      <w:marBottom w:val="0"/>
      <w:divBdr>
        <w:top w:val="none" w:sz="0" w:space="0" w:color="auto"/>
        <w:left w:val="none" w:sz="0" w:space="0" w:color="auto"/>
        <w:bottom w:val="none" w:sz="0" w:space="0" w:color="auto"/>
        <w:right w:val="none" w:sz="0" w:space="0" w:color="auto"/>
      </w:divBdr>
    </w:div>
    <w:div w:id="1070688801">
      <w:bodyDiv w:val="1"/>
      <w:marLeft w:val="0"/>
      <w:marRight w:val="0"/>
      <w:marTop w:val="0"/>
      <w:marBottom w:val="0"/>
      <w:divBdr>
        <w:top w:val="none" w:sz="0" w:space="0" w:color="auto"/>
        <w:left w:val="none" w:sz="0" w:space="0" w:color="auto"/>
        <w:bottom w:val="none" w:sz="0" w:space="0" w:color="auto"/>
        <w:right w:val="none" w:sz="0" w:space="0" w:color="auto"/>
      </w:divBdr>
    </w:div>
    <w:div w:id="1071149797">
      <w:bodyDiv w:val="1"/>
      <w:marLeft w:val="0"/>
      <w:marRight w:val="0"/>
      <w:marTop w:val="0"/>
      <w:marBottom w:val="0"/>
      <w:divBdr>
        <w:top w:val="none" w:sz="0" w:space="0" w:color="auto"/>
        <w:left w:val="none" w:sz="0" w:space="0" w:color="auto"/>
        <w:bottom w:val="none" w:sz="0" w:space="0" w:color="auto"/>
        <w:right w:val="none" w:sz="0" w:space="0" w:color="auto"/>
      </w:divBdr>
    </w:div>
    <w:div w:id="1071460468">
      <w:bodyDiv w:val="1"/>
      <w:marLeft w:val="0"/>
      <w:marRight w:val="0"/>
      <w:marTop w:val="0"/>
      <w:marBottom w:val="0"/>
      <w:divBdr>
        <w:top w:val="none" w:sz="0" w:space="0" w:color="auto"/>
        <w:left w:val="none" w:sz="0" w:space="0" w:color="auto"/>
        <w:bottom w:val="none" w:sz="0" w:space="0" w:color="auto"/>
        <w:right w:val="none" w:sz="0" w:space="0" w:color="auto"/>
      </w:divBdr>
    </w:div>
    <w:div w:id="1071460799">
      <w:bodyDiv w:val="1"/>
      <w:marLeft w:val="0"/>
      <w:marRight w:val="0"/>
      <w:marTop w:val="0"/>
      <w:marBottom w:val="0"/>
      <w:divBdr>
        <w:top w:val="none" w:sz="0" w:space="0" w:color="auto"/>
        <w:left w:val="none" w:sz="0" w:space="0" w:color="auto"/>
        <w:bottom w:val="none" w:sz="0" w:space="0" w:color="auto"/>
        <w:right w:val="none" w:sz="0" w:space="0" w:color="auto"/>
      </w:divBdr>
    </w:div>
    <w:div w:id="1071545052">
      <w:bodyDiv w:val="1"/>
      <w:marLeft w:val="0"/>
      <w:marRight w:val="0"/>
      <w:marTop w:val="0"/>
      <w:marBottom w:val="0"/>
      <w:divBdr>
        <w:top w:val="none" w:sz="0" w:space="0" w:color="auto"/>
        <w:left w:val="none" w:sz="0" w:space="0" w:color="auto"/>
        <w:bottom w:val="none" w:sz="0" w:space="0" w:color="auto"/>
        <w:right w:val="none" w:sz="0" w:space="0" w:color="auto"/>
      </w:divBdr>
    </w:div>
    <w:div w:id="1071545390">
      <w:bodyDiv w:val="1"/>
      <w:marLeft w:val="0"/>
      <w:marRight w:val="0"/>
      <w:marTop w:val="0"/>
      <w:marBottom w:val="0"/>
      <w:divBdr>
        <w:top w:val="none" w:sz="0" w:space="0" w:color="auto"/>
        <w:left w:val="none" w:sz="0" w:space="0" w:color="auto"/>
        <w:bottom w:val="none" w:sz="0" w:space="0" w:color="auto"/>
        <w:right w:val="none" w:sz="0" w:space="0" w:color="auto"/>
      </w:divBdr>
    </w:div>
    <w:div w:id="1071579174">
      <w:bodyDiv w:val="1"/>
      <w:marLeft w:val="0"/>
      <w:marRight w:val="0"/>
      <w:marTop w:val="0"/>
      <w:marBottom w:val="0"/>
      <w:divBdr>
        <w:top w:val="none" w:sz="0" w:space="0" w:color="auto"/>
        <w:left w:val="none" w:sz="0" w:space="0" w:color="auto"/>
        <w:bottom w:val="none" w:sz="0" w:space="0" w:color="auto"/>
        <w:right w:val="none" w:sz="0" w:space="0" w:color="auto"/>
      </w:divBdr>
    </w:div>
    <w:div w:id="1071655915">
      <w:bodyDiv w:val="1"/>
      <w:marLeft w:val="0"/>
      <w:marRight w:val="0"/>
      <w:marTop w:val="0"/>
      <w:marBottom w:val="0"/>
      <w:divBdr>
        <w:top w:val="none" w:sz="0" w:space="0" w:color="auto"/>
        <w:left w:val="none" w:sz="0" w:space="0" w:color="auto"/>
        <w:bottom w:val="none" w:sz="0" w:space="0" w:color="auto"/>
        <w:right w:val="none" w:sz="0" w:space="0" w:color="auto"/>
      </w:divBdr>
    </w:div>
    <w:div w:id="1071658657">
      <w:bodyDiv w:val="1"/>
      <w:marLeft w:val="0"/>
      <w:marRight w:val="0"/>
      <w:marTop w:val="0"/>
      <w:marBottom w:val="0"/>
      <w:divBdr>
        <w:top w:val="none" w:sz="0" w:space="0" w:color="auto"/>
        <w:left w:val="none" w:sz="0" w:space="0" w:color="auto"/>
        <w:bottom w:val="none" w:sz="0" w:space="0" w:color="auto"/>
        <w:right w:val="none" w:sz="0" w:space="0" w:color="auto"/>
      </w:divBdr>
    </w:div>
    <w:div w:id="1071658960">
      <w:bodyDiv w:val="1"/>
      <w:marLeft w:val="0"/>
      <w:marRight w:val="0"/>
      <w:marTop w:val="0"/>
      <w:marBottom w:val="0"/>
      <w:divBdr>
        <w:top w:val="none" w:sz="0" w:space="0" w:color="auto"/>
        <w:left w:val="none" w:sz="0" w:space="0" w:color="auto"/>
        <w:bottom w:val="none" w:sz="0" w:space="0" w:color="auto"/>
        <w:right w:val="none" w:sz="0" w:space="0" w:color="auto"/>
      </w:divBdr>
    </w:div>
    <w:div w:id="1071661399">
      <w:bodyDiv w:val="1"/>
      <w:marLeft w:val="0"/>
      <w:marRight w:val="0"/>
      <w:marTop w:val="0"/>
      <w:marBottom w:val="0"/>
      <w:divBdr>
        <w:top w:val="none" w:sz="0" w:space="0" w:color="auto"/>
        <w:left w:val="none" w:sz="0" w:space="0" w:color="auto"/>
        <w:bottom w:val="none" w:sz="0" w:space="0" w:color="auto"/>
        <w:right w:val="none" w:sz="0" w:space="0" w:color="auto"/>
      </w:divBdr>
    </w:div>
    <w:div w:id="1071780106">
      <w:bodyDiv w:val="1"/>
      <w:marLeft w:val="0"/>
      <w:marRight w:val="0"/>
      <w:marTop w:val="0"/>
      <w:marBottom w:val="0"/>
      <w:divBdr>
        <w:top w:val="none" w:sz="0" w:space="0" w:color="auto"/>
        <w:left w:val="none" w:sz="0" w:space="0" w:color="auto"/>
        <w:bottom w:val="none" w:sz="0" w:space="0" w:color="auto"/>
        <w:right w:val="none" w:sz="0" w:space="0" w:color="auto"/>
      </w:divBdr>
    </w:div>
    <w:div w:id="1071852432">
      <w:bodyDiv w:val="1"/>
      <w:marLeft w:val="0"/>
      <w:marRight w:val="0"/>
      <w:marTop w:val="0"/>
      <w:marBottom w:val="0"/>
      <w:divBdr>
        <w:top w:val="none" w:sz="0" w:space="0" w:color="auto"/>
        <w:left w:val="none" w:sz="0" w:space="0" w:color="auto"/>
        <w:bottom w:val="none" w:sz="0" w:space="0" w:color="auto"/>
        <w:right w:val="none" w:sz="0" w:space="0" w:color="auto"/>
      </w:divBdr>
    </w:div>
    <w:div w:id="1072118487">
      <w:bodyDiv w:val="1"/>
      <w:marLeft w:val="0"/>
      <w:marRight w:val="0"/>
      <w:marTop w:val="0"/>
      <w:marBottom w:val="0"/>
      <w:divBdr>
        <w:top w:val="none" w:sz="0" w:space="0" w:color="auto"/>
        <w:left w:val="none" w:sz="0" w:space="0" w:color="auto"/>
        <w:bottom w:val="none" w:sz="0" w:space="0" w:color="auto"/>
        <w:right w:val="none" w:sz="0" w:space="0" w:color="auto"/>
      </w:divBdr>
    </w:div>
    <w:div w:id="1072309782">
      <w:bodyDiv w:val="1"/>
      <w:marLeft w:val="0"/>
      <w:marRight w:val="0"/>
      <w:marTop w:val="0"/>
      <w:marBottom w:val="0"/>
      <w:divBdr>
        <w:top w:val="none" w:sz="0" w:space="0" w:color="auto"/>
        <w:left w:val="none" w:sz="0" w:space="0" w:color="auto"/>
        <w:bottom w:val="none" w:sz="0" w:space="0" w:color="auto"/>
        <w:right w:val="none" w:sz="0" w:space="0" w:color="auto"/>
      </w:divBdr>
    </w:div>
    <w:div w:id="1072433519">
      <w:bodyDiv w:val="1"/>
      <w:marLeft w:val="0"/>
      <w:marRight w:val="0"/>
      <w:marTop w:val="0"/>
      <w:marBottom w:val="0"/>
      <w:divBdr>
        <w:top w:val="none" w:sz="0" w:space="0" w:color="auto"/>
        <w:left w:val="none" w:sz="0" w:space="0" w:color="auto"/>
        <w:bottom w:val="none" w:sz="0" w:space="0" w:color="auto"/>
        <w:right w:val="none" w:sz="0" w:space="0" w:color="auto"/>
      </w:divBdr>
    </w:div>
    <w:div w:id="1072510580">
      <w:bodyDiv w:val="1"/>
      <w:marLeft w:val="0"/>
      <w:marRight w:val="0"/>
      <w:marTop w:val="0"/>
      <w:marBottom w:val="0"/>
      <w:divBdr>
        <w:top w:val="none" w:sz="0" w:space="0" w:color="auto"/>
        <w:left w:val="none" w:sz="0" w:space="0" w:color="auto"/>
        <w:bottom w:val="none" w:sz="0" w:space="0" w:color="auto"/>
        <w:right w:val="none" w:sz="0" w:space="0" w:color="auto"/>
      </w:divBdr>
    </w:div>
    <w:div w:id="1072849560">
      <w:bodyDiv w:val="1"/>
      <w:marLeft w:val="0"/>
      <w:marRight w:val="0"/>
      <w:marTop w:val="0"/>
      <w:marBottom w:val="0"/>
      <w:divBdr>
        <w:top w:val="none" w:sz="0" w:space="0" w:color="auto"/>
        <w:left w:val="none" w:sz="0" w:space="0" w:color="auto"/>
        <w:bottom w:val="none" w:sz="0" w:space="0" w:color="auto"/>
        <w:right w:val="none" w:sz="0" w:space="0" w:color="auto"/>
      </w:divBdr>
    </w:div>
    <w:div w:id="1072891470">
      <w:bodyDiv w:val="1"/>
      <w:marLeft w:val="0"/>
      <w:marRight w:val="0"/>
      <w:marTop w:val="0"/>
      <w:marBottom w:val="0"/>
      <w:divBdr>
        <w:top w:val="none" w:sz="0" w:space="0" w:color="auto"/>
        <w:left w:val="none" w:sz="0" w:space="0" w:color="auto"/>
        <w:bottom w:val="none" w:sz="0" w:space="0" w:color="auto"/>
        <w:right w:val="none" w:sz="0" w:space="0" w:color="auto"/>
      </w:divBdr>
    </w:div>
    <w:div w:id="1072897398">
      <w:bodyDiv w:val="1"/>
      <w:marLeft w:val="0"/>
      <w:marRight w:val="0"/>
      <w:marTop w:val="0"/>
      <w:marBottom w:val="0"/>
      <w:divBdr>
        <w:top w:val="none" w:sz="0" w:space="0" w:color="auto"/>
        <w:left w:val="none" w:sz="0" w:space="0" w:color="auto"/>
        <w:bottom w:val="none" w:sz="0" w:space="0" w:color="auto"/>
        <w:right w:val="none" w:sz="0" w:space="0" w:color="auto"/>
      </w:divBdr>
    </w:div>
    <w:div w:id="1073546987">
      <w:bodyDiv w:val="1"/>
      <w:marLeft w:val="0"/>
      <w:marRight w:val="0"/>
      <w:marTop w:val="0"/>
      <w:marBottom w:val="0"/>
      <w:divBdr>
        <w:top w:val="none" w:sz="0" w:space="0" w:color="auto"/>
        <w:left w:val="none" w:sz="0" w:space="0" w:color="auto"/>
        <w:bottom w:val="none" w:sz="0" w:space="0" w:color="auto"/>
        <w:right w:val="none" w:sz="0" w:space="0" w:color="auto"/>
      </w:divBdr>
    </w:div>
    <w:div w:id="1073697422">
      <w:bodyDiv w:val="1"/>
      <w:marLeft w:val="0"/>
      <w:marRight w:val="0"/>
      <w:marTop w:val="0"/>
      <w:marBottom w:val="0"/>
      <w:divBdr>
        <w:top w:val="none" w:sz="0" w:space="0" w:color="auto"/>
        <w:left w:val="none" w:sz="0" w:space="0" w:color="auto"/>
        <w:bottom w:val="none" w:sz="0" w:space="0" w:color="auto"/>
        <w:right w:val="none" w:sz="0" w:space="0" w:color="auto"/>
      </w:divBdr>
    </w:div>
    <w:div w:id="1073703238">
      <w:bodyDiv w:val="1"/>
      <w:marLeft w:val="0"/>
      <w:marRight w:val="0"/>
      <w:marTop w:val="0"/>
      <w:marBottom w:val="0"/>
      <w:divBdr>
        <w:top w:val="none" w:sz="0" w:space="0" w:color="auto"/>
        <w:left w:val="none" w:sz="0" w:space="0" w:color="auto"/>
        <w:bottom w:val="none" w:sz="0" w:space="0" w:color="auto"/>
        <w:right w:val="none" w:sz="0" w:space="0" w:color="auto"/>
      </w:divBdr>
    </w:div>
    <w:div w:id="1073965119">
      <w:bodyDiv w:val="1"/>
      <w:marLeft w:val="0"/>
      <w:marRight w:val="0"/>
      <w:marTop w:val="0"/>
      <w:marBottom w:val="0"/>
      <w:divBdr>
        <w:top w:val="none" w:sz="0" w:space="0" w:color="auto"/>
        <w:left w:val="none" w:sz="0" w:space="0" w:color="auto"/>
        <w:bottom w:val="none" w:sz="0" w:space="0" w:color="auto"/>
        <w:right w:val="none" w:sz="0" w:space="0" w:color="auto"/>
      </w:divBdr>
    </w:div>
    <w:div w:id="1074206226">
      <w:bodyDiv w:val="1"/>
      <w:marLeft w:val="0"/>
      <w:marRight w:val="0"/>
      <w:marTop w:val="0"/>
      <w:marBottom w:val="0"/>
      <w:divBdr>
        <w:top w:val="none" w:sz="0" w:space="0" w:color="auto"/>
        <w:left w:val="none" w:sz="0" w:space="0" w:color="auto"/>
        <w:bottom w:val="none" w:sz="0" w:space="0" w:color="auto"/>
        <w:right w:val="none" w:sz="0" w:space="0" w:color="auto"/>
      </w:divBdr>
    </w:div>
    <w:div w:id="1074208077">
      <w:bodyDiv w:val="1"/>
      <w:marLeft w:val="0"/>
      <w:marRight w:val="0"/>
      <w:marTop w:val="0"/>
      <w:marBottom w:val="0"/>
      <w:divBdr>
        <w:top w:val="none" w:sz="0" w:space="0" w:color="auto"/>
        <w:left w:val="none" w:sz="0" w:space="0" w:color="auto"/>
        <w:bottom w:val="none" w:sz="0" w:space="0" w:color="auto"/>
        <w:right w:val="none" w:sz="0" w:space="0" w:color="auto"/>
      </w:divBdr>
    </w:div>
    <w:div w:id="1074283879">
      <w:bodyDiv w:val="1"/>
      <w:marLeft w:val="0"/>
      <w:marRight w:val="0"/>
      <w:marTop w:val="0"/>
      <w:marBottom w:val="0"/>
      <w:divBdr>
        <w:top w:val="none" w:sz="0" w:space="0" w:color="auto"/>
        <w:left w:val="none" w:sz="0" w:space="0" w:color="auto"/>
        <w:bottom w:val="none" w:sz="0" w:space="0" w:color="auto"/>
        <w:right w:val="none" w:sz="0" w:space="0" w:color="auto"/>
      </w:divBdr>
    </w:div>
    <w:div w:id="1075007393">
      <w:bodyDiv w:val="1"/>
      <w:marLeft w:val="0"/>
      <w:marRight w:val="0"/>
      <w:marTop w:val="0"/>
      <w:marBottom w:val="0"/>
      <w:divBdr>
        <w:top w:val="none" w:sz="0" w:space="0" w:color="auto"/>
        <w:left w:val="none" w:sz="0" w:space="0" w:color="auto"/>
        <w:bottom w:val="none" w:sz="0" w:space="0" w:color="auto"/>
        <w:right w:val="none" w:sz="0" w:space="0" w:color="auto"/>
      </w:divBdr>
    </w:div>
    <w:div w:id="1075083942">
      <w:bodyDiv w:val="1"/>
      <w:marLeft w:val="0"/>
      <w:marRight w:val="0"/>
      <w:marTop w:val="0"/>
      <w:marBottom w:val="0"/>
      <w:divBdr>
        <w:top w:val="none" w:sz="0" w:space="0" w:color="auto"/>
        <w:left w:val="none" w:sz="0" w:space="0" w:color="auto"/>
        <w:bottom w:val="none" w:sz="0" w:space="0" w:color="auto"/>
        <w:right w:val="none" w:sz="0" w:space="0" w:color="auto"/>
      </w:divBdr>
    </w:div>
    <w:div w:id="1075399307">
      <w:bodyDiv w:val="1"/>
      <w:marLeft w:val="0"/>
      <w:marRight w:val="0"/>
      <w:marTop w:val="0"/>
      <w:marBottom w:val="0"/>
      <w:divBdr>
        <w:top w:val="none" w:sz="0" w:space="0" w:color="auto"/>
        <w:left w:val="none" w:sz="0" w:space="0" w:color="auto"/>
        <w:bottom w:val="none" w:sz="0" w:space="0" w:color="auto"/>
        <w:right w:val="none" w:sz="0" w:space="0" w:color="auto"/>
      </w:divBdr>
    </w:div>
    <w:div w:id="1075517159">
      <w:bodyDiv w:val="1"/>
      <w:marLeft w:val="0"/>
      <w:marRight w:val="0"/>
      <w:marTop w:val="0"/>
      <w:marBottom w:val="0"/>
      <w:divBdr>
        <w:top w:val="none" w:sz="0" w:space="0" w:color="auto"/>
        <w:left w:val="none" w:sz="0" w:space="0" w:color="auto"/>
        <w:bottom w:val="none" w:sz="0" w:space="0" w:color="auto"/>
        <w:right w:val="none" w:sz="0" w:space="0" w:color="auto"/>
      </w:divBdr>
    </w:div>
    <w:div w:id="1075587997">
      <w:bodyDiv w:val="1"/>
      <w:marLeft w:val="0"/>
      <w:marRight w:val="0"/>
      <w:marTop w:val="0"/>
      <w:marBottom w:val="0"/>
      <w:divBdr>
        <w:top w:val="none" w:sz="0" w:space="0" w:color="auto"/>
        <w:left w:val="none" w:sz="0" w:space="0" w:color="auto"/>
        <w:bottom w:val="none" w:sz="0" w:space="0" w:color="auto"/>
        <w:right w:val="none" w:sz="0" w:space="0" w:color="auto"/>
      </w:divBdr>
    </w:div>
    <w:div w:id="1075740423">
      <w:bodyDiv w:val="1"/>
      <w:marLeft w:val="0"/>
      <w:marRight w:val="0"/>
      <w:marTop w:val="0"/>
      <w:marBottom w:val="0"/>
      <w:divBdr>
        <w:top w:val="none" w:sz="0" w:space="0" w:color="auto"/>
        <w:left w:val="none" w:sz="0" w:space="0" w:color="auto"/>
        <w:bottom w:val="none" w:sz="0" w:space="0" w:color="auto"/>
        <w:right w:val="none" w:sz="0" w:space="0" w:color="auto"/>
      </w:divBdr>
    </w:div>
    <w:div w:id="1076054074">
      <w:bodyDiv w:val="1"/>
      <w:marLeft w:val="0"/>
      <w:marRight w:val="0"/>
      <w:marTop w:val="0"/>
      <w:marBottom w:val="0"/>
      <w:divBdr>
        <w:top w:val="none" w:sz="0" w:space="0" w:color="auto"/>
        <w:left w:val="none" w:sz="0" w:space="0" w:color="auto"/>
        <w:bottom w:val="none" w:sz="0" w:space="0" w:color="auto"/>
        <w:right w:val="none" w:sz="0" w:space="0" w:color="auto"/>
      </w:divBdr>
    </w:div>
    <w:div w:id="1076054450">
      <w:bodyDiv w:val="1"/>
      <w:marLeft w:val="0"/>
      <w:marRight w:val="0"/>
      <w:marTop w:val="0"/>
      <w:marBottom w:val="0"/>
      <w:divBdr>
        <w:top w:val="none" w:sz="0" w:space="0" w:color="auto"/>
        <w:left w:val="none" w:sz="0" w:space="0" w:color="auto"/>
        <w:bottom w:val="none" w:sz="0" w:space="0" w:color="auto"/>
        <w:right w:val="none" w:sz="0" w:space="0" w:color="auto"/>
      </w:divBdr>
    </w:div>
    <w:div w:id="1076122698">
      <w:bodyDiv w:val="1"/>
      <w:marLeft w:val="0"/>
      <w:marRight w:val="0"/>
      <w:marTop w:val="0"/>
      <w:marBottom w:val="0"/>
      <w:divBdr>
        <w:top w:val="none" w:sz="0" w:space="0" w:color="auto"/>
        <w:left w:val="none" w:sz="0" w:space="0" w:color="auto"/>
        <w:bottom w:val="none" w:sz="0" w:space="0" w:color="auto"/>
        <w:right w:val="none" w:sz="0" w:space="0" w:color="auto"/>
      </w:divBdr>
    </w:div>
    <w:div w:id="1076130552">
      <w:bodyDiv w:val="1"/>
      <w:marLeft w:val="0"/>
      <w:marRight w:val="0"/>
      <w:marTop w:val="0"/>
      <w:marBottom w:val="0"/>
      <w:divBdr>
        <w:top w:val="none" w:sz="0" w:space="0" w:color="auto"/>
        <w:left w:val="none" w:sz="0" w:space="0" w:color="auto"/>
        <w:bottom w:val="none" w:sz="0" w:space="0" w:color="auto"/>
        <w:right w:val="none" w:sz="0" w:space="0" w:color="auto"/>
      </w:divBdr>
    </w:div>
    <w:div w:id="1076240871">
      <w:bodyDiv w:val="1"/>
      <w:marLeft w:val="0"/>
      <w:marRight w:val="0"/>
      <w:marTop w:val="0"/>
      <w:marBottom w:val="0"/>
      <w:divBdr>
        <w:top w:val="none" w:sz="0" w:space="0" w:color="auto"/>
        <w:left w:val="none" w:sz="0" w:space="0" w:color="auto"/>
        <w:bottom w:val="none" w:sz="0" w:space="0" w:color="auto"/>
        <w:right w:val="none" w:sz="0" w:space="0" w:color="auto"/>
      </w:divBdr>
    </w:div>
    <w:div w:id="1076634055">
      <w:bodyDiv w:val="1"/>
      <w:marLeft w:val="0"/>
      <w:marRight w:val="0"/>
      <w:marTop w:val="0"/>
      <w:marBottom w:val="0"/>
      <w:divBdr>
        <w:top w:val="none" w:sz="0" w:space="0" w:color="auto"/>
        <w:left w:val="none" w:sz="0" w:space="0" w:color="auto"/>
        <w:bottom w:val="none" w:sz="0" w:space="0" w:color="auto"/>
        <w:right w:val="none" w:sz="0" w:space="0" w:color="auto"/>
      </w:divBdr>
    </w:div>
    <w:div w:id="1076635814">
      <w:bodyDiv w:val="1"/>
      <w:marLeft w:val="0"/>
      <w:marRight w:val="0"/>
      <w:marTop w:val="0"/>
      <w:marBottom w:val="0"/>
      <w:divBdr>
        <w:top w:val="none" w:sz="0" w:space="0" w:color="auto"/>
        <w:left w:val="none" w:sz="0" w:space="0" w:color="auto"/>
        <w:bottom w:val="none" w:sz="0" w:space="0" w:color="auto"/>
        <w:right w:val="none" w:sz="0" w:space="0" w:color="auto"/>
      </w:divBdr>
    </w:div>
    <w:div w:id="1076704718">
      <w:bodyDiv w:val="1"/>
      <w:marLeft w:val="0"/>
      <w:marRight w:val="0"/>
      <w:marTop w:val="0"/>
      <w:marBottom w:val="0"/>
      <w:divBdr>
        <w:top w:val="none" w:sz="0" w:space="0" w:color="auto"/>
        <w:left w:val="none" w:sz="0" w:space="0" w:color="auto"/>
        <w:bottom w:val="none" w:sz="0" w:space="0" w:color="auto"/>
        <w:right w:val="none" w:sz="0" w:space="0" w:color="auto"/>
      </w:divBdr>
    </w:div>
    <w:div w:id="1076710646">
      <w:bodyDiv w:val="1"/>
      <w:marLeft w:val="0"/>
      <w:marRight w:val="0"/>
      <w:marTop w:val="0"/>
      <w:marBottom w:val="0"/>
      <w:divBdr>
        <w:top w:val="none" w:sz="0" w:space="0" w:color="auto"/>
        <w:left w:val="none" w:sz="0" w:space="0" w:color="auto"/>
        <w:bottom w:val="none" w:sz="0" w:space="0" w:color="auto"/>
        <w:right w:val="none" w:sz="0" w:space="0" w:color="auto"/>
      </w:divBdr>
    </w:div>
    <w:div w:id="1076825668">
      <w:bodyDiv w:val="1"/>
      <w:marLeft w:val="0"/>
      <w:marRight w:val="0"/>
      <w:marTop w:val="0"/>
      <w:marBottom w:val="0"/>
      <w:divBdr>
        <w:top w:val="none" w:sz="0" w:space="0" w:color="auto"/>
        <w:left w:val="none" w:sz="0" w:space="0" w:color="auto"/>
        <w:bottom w:val="none" w:sz="0" w:space="0" w:color="auto"/>
        <w:right w:val="none" w:sz="0" w:space="0" w:color="auto"/>
      </w:divBdr>
    </w:div>
    <w:div w:id="1076896753">
      <w:bodyDiv w:val="1"/>
      <w:marLeft w:val="0"/>
      <w:marRight w:val="0"/>
      <w:marTop w:val="0"/>
      <w:marBottom w:val="0"/>
      <w:divBdr>
        <w:top w:val="none" w:sz="0" w:space="0" w:color="auto"/>
        <w:left w:val="none" w:sz="0" w:space="0" w:color="auto"/>
        <w:bottom w:val="none" w:sz="0" w:space="0" w:color="auto"/>
        <w:right w:val="none" w:sz="0" w:space="0" w:color="auto"/>
      </w:divBdr>
    </w:div>
    <w:div w:id="1077098138">
      <w:bodyDiv w:val="1"/>
      <w:marLeft w:val="0"/>
      <w:marRight w:val="0"/>
      <w:marTop w:val="0"/>
      <w:marBottom w:val="0"/>
      <w:divBdr>
        <w:top w:val="none" w:sz="0" w:space="0" w:color="auto"/>
        <w:left w:val="none" w:sz="0" w:space="0" w:color="auto"/>
        <w:bottom w:val="none" w:sz="0" w:space="0" w:color="auto"/>
        <w:right w:val="none" w:sz="0" w:space="0" w:color="auto"/>
      </w:divBdr>
    </w:div>
    <w:div w:id="1077433895">
      <w:bodyDiv w:val="1"/>
      <w:marLeft w:val="0"/>
      <w:marRight w:val="0"/>
      <w:marTop w:val="0"/>
      <w:marBottom w:val="0"/>
      <w:divBdr>
        <w:top w:val="none" w:sz="0" w:space="0" w:color="auto"/>
        <w:left w:val="none" w:sz="0" w:space="0" w:color="auto"/>
        <w:bottom w:val="none" w:sz="0" w:space="0" w:color="auto"/>
        <w:right w:val="none" w:sz="0" w:space="0" w:color="auto"/>
      </w:divBdr>
    </w:div>
    <w:div w:id="1077436444">
      <w:bodyDiv w:val="1"/>
      <w:marLeft w:val="0"/>
      <w:marRight w:val="0"/>
      <w:marTop w:val="0"/>
      <w:marBottom w:val="0"/>
      <w:divBdr>
        <w:top w:val="none" w:sz="0" w:space="0" w:color="auto"/>
        <w:left w:val="none" w:sz="0" w:space="0" w:color="auto"/>
        <w:bottom w:val="none" w:sz="0" w:space="0" w:color="auto"/>
        <w:right w:val="none" w:sz="0" w:space="0" w:color="auto"/>
      </w:divBdr>
    </w:div>
    <w:div w:id="1077483973">
      <w:bodyDiv w:val="1"/>
      <w:marLeft w:val="0"/>
      <w:marRight w:val="0"/>
      <w:marTop w:val="0"/>
      <w:marBottom w:val="0"/>
      <w:divBdr>
        <w:top w:val="none" w:sz="0" w:space="0" w:color="auto"/>
        <w:left w:val="none" w:sz="0" w:space="0" w:color="auto"/>
        <w:bottom w:val="none" w:sz="0" w:space="0" w:color="auto"/>
        <w:right w:val="none" w:sz="0" w:space="0" w:color="auto"/>
      </w:divBdr>
    </w:div>
    <w:div w:id="1077555554">
      <w:bodyDiv w:val="1"/>
      <w:marLeft w:val="0"/>
      <w:marRight w:val="0"/>
      <w:marTop w:val="0"/>
      <w:marBottom w:val="0"/>
      <w:divBdr>
        <w:top w:val="none" w:sz="0" w:space="0" w:color="auto"/>
        <w:left w:val="none" w:sz="0" w:space="0" w:color="auto"/>
        <w:bottom w:val="none" w:sz="0" w:space="0" w:color="auto"/>
        <w:right w:val="none" w:sz="0" w:space="0" w:color="auto"/>
      </w:divBdr>
    </w:div>
    <w:div w:id="1077631212">
      <w:bodyDiv w:val="1"/>
      <w:marLeft w:val="0"/>
      <w:marRight w:val="0"/>
      <w:marTop w:val="0"/>
      <w:marBottom w:val="0"/>
      <w:divBdr>
        <w:top w:val="none" w:sz="0" w:space="0" w:color="auto"/>
        <w:left w:val="none" w:sz="0" w:space="0" w:color="auto"/>
        <w:bottom w:val="none" w:sz="0" w:space="0" w:color="auto"/>
        <w:right w:val="none" w:sz="0" w:space="0" w:color="auto"/>
      </w:divBdr>
    </w:div>
    <w:div w:id="1077744434">
      <w:bodyDiv w:val="1"/>
      <w:marLeft w:val="0"/>
      <w:marRight w:val="0"/>
      <w:marTop w:val="0"/>
      <w:marBottom w:val="0"/>
      <w:divBdr>
        <w:top w:val="none" w:sz="0" w:space="0" w:color="auto"/>
        <w:left w:val="none" w:sz="0" w:space="0" w:color="auto"/>
        <w:bottom w:val="none" w:sz="0" w:space="0" w:color="auto"/>
        <w:right w:val="none" w:sz="0" w:space="0" w:color="auto"/>
      </w:divBdr>
    </w:div>
    <w:div w:id="1077898488">
      <w:bodyDiv w:val="1"/>
      <w:marLeft w:val="0"/>
      <w:marRight w:val="0"/>
      <w:marTop w:val="0"/>
      <w:marBottom w:val="0"/>
      <w:divBdr>
        <w:top w:val="none" w:sz="0" w:space="0" w:color="auto"/>
        <w:left w:val="none" w:sz="0" w:space="0" w:color="auto"/>
        <w:bottom w:val="none" w:sz="0" w:space="0" w:color="auto"/>
        <w:right w:val="none" w:sz="0" w:space="0" w:color="auto"/>
      </w:divBdr>
    </w:div>
    <w:div w:id="1077943066">
      <w:bodyDiv w:val="1"/>
      <w:marLeft w:val="0"/>
      <w:marRight w:val="0"/>
      <w:marTop w:val="0"/>
      <w:marBottom w:val="0"/>
      <w:divBdr>
        <w:top w:val="none" w:sz="0" w:space="0" w:color="auto"/>
        <w:left w:val="none" w:sz="0" w:space="0" w:color="auto"/>
        <w:bottom w:val="none" w:sz="0" w:space="0" w:color="auto"/>
        <w:right w:val="none" w:sz="0" w:space="0" w:color="auto"/>
      </w:divBdr>
    </w:div>
    <w:div w:id="1078016827">
      <w:bodyDiv w:val="1"/>
      <w:marLeft w:val="0"/>
      <w:marRight w:val="0"/>
      <w:marTop w:val="0"/>
      <w:marBottom w:val="0"/>
      <w:divBdr>
        <w:top w:val="none" w:sz="0" w:space="0" w:color="auto"/>
        <w:left w:val="none" w:sz="0" w:space="0" w:color="auto"/>
        <w:bottom w:val="none" w:sz="0" w:space="0" w:color="auto"/>
        <w:right w:val="none" w:sz="0" w:space="0" w:color="auto"/>
      </w:divBdr>
    </w:div>
    <w:div w:id="1078478636">
      <w:bodyDiv w:val="1"/>
      <w:marLeft w:val="0"/>
      <w:marRight w:val="0"/>
      <w:marTop w:val="0"/>
      <w:marBottom w:val="0"/>
      <w:divBdr>
        <w:top w:val="none" w:sz="0" w:space="0" w:color="auto"/>
        <w:left w:val="none" w:sz="0" w:space="0" w:color="auto"/>
        <w:bottom w:val="none" w:sz="0" w:space="0" w:color="auto"/>
        <w:right w:val="none" w:sz="0" w:space="0" w:color="auto"/>
      </w:divBdr>
    </w:div>
    <w:div w:id="1078556496">
      <w:bodyDiv w:val="1"/>
      <w:marLeft w:val="0"/>
      <w:marRight w:val="0"/>
      <w:marTop w:val="0"/>
      <w:marBottom w:val="0"/>
      <w:divBdr>
        <w:top w:val="none" w:sz="0" w:space="0" w:color="auto"/>
        <w:left w:val="none" w:sz="0" w:space="0" w:color="auto"/>
        <w:bottom w:val="none" w:sz="0" w:space="0" w:color="auto"/>
        <w:right w:val="none" w:sz="0" w:space="0" w:color="auto"/>
      </w:divBdr>
    </w:div>
    <w:div w:id="1078788609">
      <w:bodyDiv w:val="1"/>
      <w:marLeft w:val="0"/>
      <w:marRight w:val="0"/>
      <w:marTop w:val="0"/>
      <w:marBottom w:val="0"/>
      <w:divBdr>
        <w:top w:val="none" w:sz="0" w:space="0" w:color="auto"/>
        <w:left w:val="none" w:sz="0" w:space="0" w:color="auto"/>
        <w:bottom w:val="none" w:sz="0" w:space="0" w:color="auto"/>
        <w:right w:val="none" w:sz="0" w:space="0" w:color="auto"/>
      </w:divBdr>
    </w:div>
    <w:div w:id="1079255131">
      <w:bodyDiv w:val="1"/>
      <w:marLeft w:val="0"/>
      <w:marRight w:val="0"/>
      <w:marTop w:val="0"/>
      <w:marBottom w:val="0"/>
      <w:divBdr>
        <w:top w:val="none" w:sz="0" w:space="0" w:color="auto"/>
        <w:left w:val="none" w:sz="0" w:space="0" w:color="auto"/>
        <w:bottom w:val="none" w:sz="0" w:space="0" w:color="auto"/>
        <w:right w:val="none" w:sz="0" w:space="0" w:color="auto"/>
      </w:divBdr>
    </w:div>
    <w:div w:id="1079402142">
      <w:bodyDiv w:val="1"/>
      <w:marLeft w:val="0"/>
      <w:marRight w:val="0"/>
      <w:marTop w:val="0"/>
      <w:marBottom w:val="0"/>
      <w:divBdr>
        <w:top w:val="none" w:sz="0" w:space="0" w:color="auto"/>
        <w:left w:val="none" w:sz="0" w:space="0" w:color="auto"/>
        <w:bottom w:val="none" w:sz="0" w:space="0" w:color="auto"/>
        <w:right w:val="none" w:sz="0" w:space="0" w:color="auto"/>
      </w:divBdr>
    </w:div>
    <w:div w:id="1079595977">
      <w:bodyDiv w:val="1"/>
      <w:marLeft w:val="0"/>
      <w:marRight w:val="0"/>
      <w:marTop w:val="0"/>
      <w:marBottom w:val="0"/>
      <w:divBdr>
        <w:top w:val="none" w:sz="0" w:space="0" w:color="auto"/>
        <w:left w:val="none" w:sz="0" w:space="0" w:color="auto"/>
        <w:bottom w:val="none" w:sz="0" w:space="0" w:color="auto"/>
        <w:right w:val="none" w:sz="0" w:space="0" w:color="auto"/>
      </w:divBdr>
    </w:div>
    <w:div w:id="1079596969">
      <w:bodyDiv w:val="1"/>
      <w:marLeft w:val="0"/>
      <w:marRight w:val="0"/>
      <w:marTop w:val="0"/>
      <w:marBottom w:val="0"/>
      <w:divBdr>
        <w:top w:val="none" w:sz="0" w:space="0" w:color="auto"/>
        <w:left w:val="none" w:sz="0" w:space="0" w:color="auto"/>
        <w:bottom w:val="none" w:sz="0" w:space="0" w:color="auto"/>
        <w:right w:val="none" w:sz="0" w:space="0" w:color="auto"/>
      </w:divBdr>
    </w:div>
    <w:div w:id="1079640458">
      <w:bodyDiv w:val="1"/>
      <w:marLeft w:val="0"/>
      <w:marRight w:val="0"/>
      <w:marTop w:val="0"/>
      <w:marBottom w:val="0"/>
      <w:divBdr>
        <w:top w:val="none" w:sz="0" w:space="0" w:color="auto"/>
        <w:left w:val="none" w:sz="0" w:space="0" w:color="auto"/>
        <w:bottom w:val="none" w:sz="0" w:space="0" w:color="auto"/>
        <w:right w:val="none" w:sz="0" w:space="0" w:color="auto"/>
      </w:divBdr>
    </w:div>
    <w:div w:id="1079861999">
      <w:bodyDiv w:val="1"/>
      <w:marLeft w:val="0"/>
      <w:marRight w:val="0"/>
      <w:marTop w:val="0"/>
      <w:marBottom w:val="0"/>
      <w:divBdr>
        <w:top w:val="none" w:sz="0" w:space="0" w:color="auto"/>
        <w:left w:val="none" w:sz="0" w:space="0" w:color="auto"/>
        <w:bottom w:val="none" w:sz="0" w:space="0" w:color="auto"/>
        <w:right w:val="none" w:sz="0" w:space="0" w:color="auto"/>
      </w:divBdr>
    </w:div>
    <w:div w:id="1079868418">
      <w:bodyDiv w:val="1"/>
      <w:marLeft w:val="0"/>
      <w:marRight w:val="0"/>
      <w:marTop w:val="0"/>
      <w:marBottom w:val="0"/>
      <w:divBdr>
        <w:top w:val="none" w:sz="0" w:space="0" w:color="auto"/>
        <w:left w:val="none" w:sz="0" w:space="0" w:color="auto"/>
        <w:bottom w:val="none" w:sz="0" w:space="0" w:color="auto"/>
        <w:right w:val="none" w:sz="0" w:space="0" w:color="auto"/>
      </w:divBdr>
    </w:div>
    <w:div w:id="1079983625">
      <w:bodyDiv w:val="1"/>
      <w:marLeft w:val="0"/>
      <w:marRight w:val="0"/>
      <w:marTop w:val="0"/>
      <w:marBottom w:val="0"/>
      <w:divBdr>
        <w:top w:val="none" w:sz="0" w:space="0" w:color="auto"/>
        <w:left w:val="none" w:sz="0" w:space="0" w:color="auto"/>
        <w:bottom w:val="none" w:sz="0" w:space="0" w:color="auto"/>
        <w:right w:val="none" w:sz="0" w:space="0" w:color="auto"/>
      </w:divBdr>
    </w:div>
    <w:div w:id="1080057407">
      <w:bodyDiv w:val="1"/>
      <w:marLeft w:val="0"/>
      <w:marRight w:val="0"/>
      <w:marTop w:val="0"/>
      <w:marBottom w:val="0"/>
      <w:divBdr>
        <w:top w:val="none" w:sz="0" w:space="0" w:color="auto"/>
        <w:left w:val="none" w:sz="0" w:space="0" w:color="auto"/>
        <w:bottom w:val="none" w:sz="0" w:space="0" w:color="auto"/>
        <w:right w:val="none" w:sz="0" w:space="0" w:color="auto"/>
      </w:divBdr>
    </w:div>
    <w:div w:id="1080248317">
      <w:bodyDiv w:val="1"/>
      <w:marLeft w:val="0"/>
      <w:marRight w:val="0"/>
      <w:marTop w:val="0"/>
      <w:marBottom w:val="0"/>
      <w:divBdr>
        <w:top w:val="none" w:sz="0" w:space="0" w:color="auto"/>
        <w:left w:val="none" w:sz="0" w:space="0" w:color="auto"/>
        <w:bottom w:val="none" w:sz="0" w:space="0" w:color="auto"/>
        <w:right w:val="none" w:sz="0" w:space="0" w:color="auto"/>
      </w:divBdr>
    </w:div>
    <w:div w:id="1080323924">
      <w:bodyDiv w:val="1"/>
      <w:marLeft w:val="0"/>
      <w:marRight w:val="0"/>
      <w:marTop w:val="0"/>
      <w:marBottom w:val="0"/>
      <w:divBdr>
        <w:top w:val="none" w:sz="0" w:space="0" w:color="auto"/>
        <w:left w:val="none" w:sz="0" w:space="0" w:color="auto"/>
        <w:bottom w:val="none" w:sz="0" w:space="0" w:color="auto"/>
        <w:right w:val="none" w:sz="0" w:space="0" w:color="auto"/>
      </w:divBdr>
    </w:div>
    <w:div w:id="1080441823">
      <w:bodyDiv w:val="1"/>
      <w:marLeft w:val="0"/>
      <w:marRight w:val="0"/>
      <w:marTop w:val="0"/>
      <w:marBottom w:val="0"/>
      <w:divBdr>
        <w:top w:val="none" w:sz="0" w:space="0" w:color="auto"/>
        <w:left w:val="none" w:sz="0" w:space="0" w:color="auto"/>
        <w:bottom w:val="none" w:sz="0" w:space="0" w:color="auto"/>
        <w:right w:val="none" w:sz="0" w:space="0" w:color="auto"/>
      </w:divBdr>
    </w:div>
    <w:div w:id="1080442520">
      <w:bodyDiv w:val="1"/>
      <w:marLeft w:val="0"/>
      <w:marRight w:val="0"/>
      <w:marTop w:val="0"/>
      <w:marBottom w:val="0"/>
      <w:divBdr>
        <w:top w:val="none" w:sz="0" w:space="0" w:color="auto"/>
        <w:left w:val="none" w:sz="0" w:space="0" w:color="auto"/>
        <w:bottom w:val="none" w:sz="0" w:space="0" w:color="auto"/>
        <w:right w:val="none" w:sz="0" w:space="0" w:color="auto"/>
      </w:divBdr>
    </w:div>
    <w:div w:id="1080713840">
      <w:bodyDiv w:val="1"/>
      <w:marLeft w:val="0"/>
      <w:marRight w:val="0"/>
      <w:marTop w:val="0"/>
      <w:marBottom w:val="0"/>
      <w:divBdr>
        <w:top w:val="none" w:sz="0" w:space="0" w:color="auto"/>
        <w:left w:val="none" w:sz="0" w:space="0" w:color="auto"/>
        <w:bottom w:val="none" w:sz="0" w:space="0" w:color="auto"/>
        <w:right w:val="none" w:sz="0" w:space="0" w:color="auto"/>
      </w:divBdr>
    </w:div>
    <w:div w:id="1081174470">
      <w:bodyDiv w:val="1"/>
      <w:marLeft w:val="0"/>
      <w:marRight w:val="0"/>
      <w:marTop w:val="0"/>
      <w:marBottom w:val="0"/>
      <w:divBdr>
        <w:top w:val="none" w:sz="0" w:space="0" w:color="auto"/>
        <w:left w:val="none" w:sz="0" w:space="0" w:color="auto"/>
        <w:bottom w:val="none" w:sz="0" w:space="0" w:color="auto"/>
        <w:right w:val="none" w:sz="0" w:space="0" w:color="auto"/>
      </w:divBdr>
    </w:div>
    <w:div w:id="1081760058">
      <w:bodyDiv w:val="1"/>
      <w:marLeft w:val="0"/>
      <w:marRight w:val="0"/>
      <w:marTop w:val="0"/>
      <w:marBottom w:val="0"/>
      <w:divBdr>
        <w:top w:val="none" w:sz="0" w:space="0" w:color="auto"/>
        <w:left w:val="none" w:sz="0" w:space="0" w:color="auto"/>
        <w:bottom w:val="none" w:sz="0" w:space="0" w:color="auto"/>
        <w:right w:val="none" w:sz="0" w:space="0" w:color="auto"/>
      </w:divBdr>
    </w:div>
    <w:div w:id="1081827834">
      <w:bodyDiv w:val="1"/>
      <w:marLeft w:val="0"/>
      <w:marRight w:val="0"/>
      <w:marTop w:val="0"/>
      <w:marBottom w:val="0"/>
      <w:divBdr>
        <w:top w:val="none" w:sz="0" w:space="0" w:color="auto"/>
        <w:left w:val="none" w:sz="0" w:space="0" w:color="auto"/>
        <w:bottom w:val="none" w:sz="0" w:space="0" w:color="auto"/>
        <w:right w:val="none" w:sz="0" w:space="0" w:color="auto"/>
      </w:divBdr>
    </w:div>
    <w:div w:id="1082143016">
      <w:bodyDiv w:val="1"/>
      <w:marLeft w:val="0"/>
      <w:marRight w:val="0"/>
      <w:marTop w:val="0"/>
      <w:marBottom w:val="0"/>
      <w:divBdr>
        <w:top w:val="none" w:sz="0" w:space="0" w:color="auto"/>
        <w:left w:val="none" w:sz="0" w:space="0" w:color="auto"/>
        <w:bottom w:val="none" w:sz="0" w:space="0" w:color="auto"/>
        <w:right w:val="none" w:sz="0" w:space="0" w:color="auto"/>
      </w:divBdr>
    </w:div>
    <w:div w:id="1082214441">
      <w:bodyDiv w:val="1"/>
      <w:marLeft w:val="0"/>
      <w:marRight w:val="0"/>
      <w:marTop w:val="0"/>
      <w:marBottom w:val="0"/>
      <w:divBdr>
        <w:top w:val="none" w:sz="0" w:space="0" w:color="auto"/>
        <w:left w:val="none" w:sz="0" w:space="0" w:color="auto"/>
        <w:bottom w:val="none" w:sz="0" w:space="0" w:color="auto"/>
        <w:right w:val="none" w:sz="0" w:space="0" w:color="auto"/>
      </w:divBdr>
    </w:div>
    <w:div w:id="1082291473">
      <w:bodyDiv w:val="1"/>
      <w:marLeft w:val="0"/>
      <w:marRight w:val="0"/>
      <w:marTop w:val="0"/>
      <w:marBottom w:val="0"/>
      <w:divBdr>
        <w:top w:val="none" w:sz="0" w:space="0" w:color="auto"/>
        <w:left w:val="none" w:sz="0" w:space="0" w:color="auto"/>
        <w:bottom w:val="none" w:sz="0" w:space="0" w:color="auto"/>
        <w:right w:val="none" w:sz="0" w:space="0" w:color="auto"/>
      </w:divBdr>
    </w:div>
    <w:div w:id="1082335010">
      <w:bodyDiv w:val="1"/>
      <w:marLeft w:val="0"/>
      <w:marRight w:val="0"/>
      <w:marTop w:val="0"/>
      <w:marBottom w:val="0"/>
      <w:divBdr>
        <w:top w:val="none" w:sz="0" w:space="0" w:color="auto"/>
        <w:left w:val="none" w:sz="0" w:space="0" w:color="auto"/>
        <w:bottom w:val="none" w:sz="0" w:space="0" w:color="auto"/>
        <w:right w:val="none" w:sz="0" w:space="0" w:color="auto"/>
      </w:divBdr>
    </w:div>
    <w:div w:id="1082526904">
      <w:bodyDiv w:val="1"/>
      <w:marLeft w:val="0"/>
      <w:marRight w:val="0"/>
      <w:marTop w:val="0"/>
      <w:marBottom w:val="0"/>
      <w:divBdr>
        <w:top w:val="none" w:sz="0" w:space="0" w:color="auto"/>
        <w:left w:val="none" w:sz="0" w:space="0" w:color="auto"/>
        <w:bottom w:val="none" w:sz="0" w:space="0" w:color="auto"/>
        <w:right w:val="none" w:sz="0" w:space="0" w:color="auto"/>
      </w:divBdr>
    </w:div>
    <w:div w:id="1082607047">
      <w:bodyDiv w:val="1"/>
      <w:marLeft w:val="0"/>
      <w:marRight w:val="0"/>
      <w:marTop w:val="0"/>
      <w:marBottom w:val="0"/>
      <w:divBdr>
        <w:top w:val="none" w:sz="0" w:space="0" w:color="auto"/>
        <w:left w:val="none" w:sz="0" w:space="0" w:color="auto"/>
        <w:bottom w:val="none" w:sz="0" w:space="0" w:color="auto"/>
        <w:right w:val="none" w:sz="0" w:space="0" w:color="auto"/>
      </w:divBdr>
    </w:div>
    <w:div w:id="1082683863">
      <w:bodyDiv w:val="1"/>
      <w:marLeft w:val="0"/>
      <w:marRight w:val="0"/>
      <w:marTop w:val="0"/>
      <w:marBottom w:val="0"/>
      <w:divBdr>
        <w:top w:val="none" w:sz="0" w:space="0" w:color="auto"/>
        <w:left w:val="none" w:sz="0" w:space="0" w:color="auto"/>
        <w:bottom w:val="none" w:sz="0" w:space="0" w:color="auto"/>
        <w:right w:val="none" w:sz="0" w:space="0" w:color="auto"/>
      </w:divBdr>
    </w:div>
    <w:div w:id="1082723745">
      <w:bodyDiv w:val="1"/>
      <w:marLeft w:val="0"/>
      <w:marRight w:val="0"/>
      <w:marTop w:val="0"/>
      <w:marBottom w:val="0"/>
      <w:divBdr>
        <w:top w:val="none" w:sz="0" w:space="0" w:color="auto"/>
        <w:left w:val="none" w:sz="0" w:space="0" w:color="auto"/>
        <w:bottom w:val="none" w:sz="0" w:space="0" w:color="auto"/>
        <w:right w:val="none" w:sz="0" w:space="0" w:color="auto"/>
      </w:divBdr>
    </w:div>
    <w:div w:id="1082946195">
      <w:bodyDiv w:val="1"/>
      <w:marLeft w:val="0"/>
      <w:marRight w:val="0"/>
      <w:marTop w:val="0"/>
      <w:marBottom w:val="0"/>
      <w:divBdr>
        <w:top w:val="none" w:sz="0" w:space="0" w:color="auto"/>
        <w:left w:val="none" w:sz="0" w:space="0" w:color="auto"/>
        <w:bottom w:val="none" w:sz="0" w:space="0" w:color="auto"/>
        <w:right w:val="none" w:sz="0" w:space="0" w:color="auto"/>
      </w:divBdr>
    </w:div>
    <w:div w:id="1083137146">
      <w:bodyDiv w:val="1"/>
      <w:marLeft w:val="0"/>
      <w:marRight w:val="0"/>
      <w:marTop w:val="0"/>
      <w:marBottom w:val="0"/>
      <w:divBdr>
        <w:top w:val="none" w:sz="0" w:space="0" w:color="auto"/>
        <w:left w:val="none" w:sz="0" w:space="0" w:color="auto"/>
        <w:bottom w:val="none" w:sz="0" w:space="0" w:color="auto"/>
        <w:right w:val="none" w:sz="0" w:space="0" w:color="auto"/>
      </w:divBdr>
    </w:div>
    <w:div w:id="1083406961">
      <w:bodyDiv w:val="1"/>
      <w:marLeft w:val="0"/>
      <w:marRight w:val="0"/>
      <w:marTop w:val="0"/>
      <w:marBottom w:val="0"/>
      <w:divBdr>
        <w:top w:val="none" w:sz="0" w:space="0" w:color="auto"/>
        <w:left w:val="none" w:sz="0" w:space="0" w:color="auto"/>
        <w:bottom w:val="none" w:sz="0" w:space="0" w:color="auto"/>
        <w:right w:val="none" w:sz="0" w:space="0" w:color="auto"/>
      </w:divBdr>
    </w:div>
    <w:div w:id="1084494227">
      <w:bodyDiv w:val="1"/>
      <w:marLeft w:val="0"/>
      <w:marRight w:val="0"/>
      <w:marTop w:val="0"/>
      <w:marBottom w:val="0"/>
      <w:divBdr>
        <w:top w:val="none" w:sz="0" w:space="0" w:color="auto"/>
        <w:left w:val="none" w:sz="0" w:space="0" w:color="auto"/>
        <w:bottom w:val="none" w:sz="0" w:space="0" w:color="auto"/>
        <w:right w:val="none" w:sz="0" w:space="0" w:color="auto"/>
      </w:divBdr>
    </w:div>
    <w:div w:id="1084649036">
      <w:bodyDiv w:val="1"/>
      <w:marLeft w:val="0"/>
      <w:marRight w:val="0"/>
      <w:marTop w:val="0"/>
      <w:marBottom w:val="0"/>
      <w:divBdr>
        <w:top w:val="none" w:sz="0" w:space="0" w:color="auto"/>
        <w:left w:val="none" w:sz="0" w:space="0" w:color="auto"/>
        <w:bottom w:val="none" w:sz="0" w:space="0" w:color="auto"/>
        <w:right w:val="none" w:sz="0" w:space="0" w:color="auto"/>
      </w:divBdr>
    </w:div>
    <w:div w:id="1084717319">
      <w:bodyDiv w:val="1"/>
      <w:marLeft w:val="0"/>
      <w:marRight w:val="0"/>
      <w:marTop w:val="0"/>
      <w:marBottom w:val="0"/>
      <w:divBdr>
        <w:top w:val="none" w:sz="0" w:space="0" w:color="auto"/>
        <w:left w:val="none" w:sz="0" w:space="0" w:color="auto"/>
        <w:bottom w:val="none" w:sz="0" w:space="0" w:color="auto"/>
        <w:right w:val="none" w:sz="0" w:space="0" w:color="auto"/>
      </w:divBdr>
    </w:div>
    <w:div w:id="1084762725">
      <w:bodyDiv w:val="1"/>
      <w:marLeft w:val="0"/>
      <w:marRight w:val="0"/>
      <w:marTop w:val="0"/>
      <w:marBottom w:val="0"/>
      <w:divBdr>
        <w:top w:val="none" w:sz="0" w:space="0" w:color="auto"/>
        <w:left w:val="none" w:sz="0" w:space="0" w:color="auto"/>
        <w:bottom w:val="none" w:sz="0" w:space="0" w:color="auto"/>
        <w:right w:val="none" w:sz="0" w:space="0" w:color="auto"/>
      </w:divBdr>
    </w:div>
    <w:div w:id="1084956254">
      <w:bodyDiv w:val="1"/>
      <w:marLeft w:val="0"/>
      <w:marRight w:val="0"/>
      <w:marTop w:val="0"/>
      <w:marBottom w:val="0"/>
      <w:divBdr>
        <w:top w:val="none" w:sz="0" w:space="0" w:color="auto"/>
        <w:left w:val="none" w:sz="0" w:space="0" w:color="auto"/>
        <w:bottom w:val="none" w:sz="0" w:space="0" w:color="auto"/>
        <w:right w:val="none" w:sz="0" w:space="0" w:color="auto"/>
      </w:divBdr>
    </w:div>
    <w:div w:id="1085148837">
      <w:bodyDiv w:val="1"/>
      <w:marLeft w:val="0"/>
      <w:marRight w:val="0"/>
      <w:marTop w:val="0"/>
      <w:marBottom w:val="0"/>
      <w:divBdr>
        <w:top w:val="none" w:sz="0" w:space="0" w:color="auto"/>
        <w:left w:val="none" w:sz="0" w:space="0" w:color="auto"/>
        <w:bottom w:val="none" w:sz="0" w:space="0" w:color="auto"/>
        <w:right w:val="none" w:sz="0" w:space="0" w:color="auto"/>
      </w:divBdr>
    </w:div>
    <w:div w:id="1085348299">
      <w:bodyDiv w:val="1"/>
      <w:marLeft w:val="0"/>
      <w:marRight w:val="0"/>
      <w:marTop w:val="0"/>
      <w:marBottom w:val="0"/>
      <w:divBdr>
        <w:top w:val="none" w:sz="0" w:space="0" w:color="auto"/>
        <w:left w:val="none" w:sz="0" w:space="0" w:color="auto"/>
        <w:bottom w:val="none" w:sz="0" w:space="0" w:color="auto"/>
        <w:right w:val="none" w:sz="0" w:space="0" w:color="auto"/>
      </w:divBdr>
    </w:div>
    <w:div w:id="1085496156">
      <w:bodyDiv w:val="1"/>
      <w:marLeft w:val="0"/>
      <w:marRight w:val="0"/>
      <w:marTop w:val="0"/>
      <w:marBottom w:val="0"/>
      <w:divBdr>
        <w:top w:val="none" w:sz="0" w:space="0" w:color="auto"/>
        <w:left w:val="none" w:sz="0" w:space="0" w:color="auto"/>
        <w:bottom w:val="none" w:sz="0" w:space="0" w:color="auto"/>
        <w:right w:val="none" w:sz="0" w:space="0" w:color="auto"/>
      </w:divBdr>
    </w:div>
    <w:div w:id="1085570537">
      <w:bodyDiv w:val="1"/>
      <w:marLeft w:val="0"/>
      <w:marRight w:val="0"/>
      <w:marTop w:val="0"/>
      <w:marBottom w:val="0"/>
      <w:divBdr>
        <w:top w:val="none" w:sz="0" w:space="0" w:color="auto"/>
        <w:left w:val="none" w:sz="0" w:space="0" w:color="auto"/>
        <w:bottom w:val="none" w:sz="0" w:space="0" w:color="auto"/>
        <w:right w:val="none" w:sz="0" w:space="0" w:color="auto"/>
      </w:divBdr>
    </w:div>
    <w:div w:id="1085691644">
      <w:bodyDiv w:val="1"/>
      <w:marLeft w:val="0"/>
      <w:marRight w:val="0"/>
      <w:marTop w:val="0"/>
      <w:marBottom w:val="0"/>
      <w:divBdr>
        <w:top w:val="none" w:sz="0" w:space="0" w:color="auto"/>
        <w:left w:val="none" w:sz="0" w:space="0" w:color="auto"/>
        <w:bottom w:val="none" w:sz="0" w:space="0" w:color="auto"/>
        <w:right w:val="none" w:sz="0" w:space="0" w:color="auto"/>
      </w:divBdr>
    </w:div>
    <w:div w:id="1085759573">
      <w:bodyDiv w:val="1"/>
      <w:marLeft w:val="0"/>
      <w:marRight w:val="0"/>
      <w:marTop w:val="0"/>
      <w:marBottom w:val="0"/>
      <w:divBdr>
        <w:top w:val="none" w:sz="0" w:space="0" w:color="auto"/>
        <w:left w:val="none" w:sz="0" w:space="0" w:color="auto"/>
        <w:bottom w:val="none" w:sz="0" w:space="0" w:color="auto"/>
        <w:right w:val="none" w:sz="0" w:space="0" w:color="auto"/>
      </w:divBdr>
    </w:div>
    <w:div w:id="1085951923">
      <w:bodyDiv w:val="1"/>
      <w:marLeft w:val="0"/>
      <w:marRight w:val="0"/>
      <w:marTop w:val="0"/>
      <w:marBottom w:val="0"/>
      <w:divBdr>
        <w:top w:val="none" w:sz="0" w:space="0" w:color="auto"/>
        <w:left w:val="none" w:sz="0" w:space="0" w:color="auto"/>
        <w:bottom w:val="none" w:sz="0" w:space="0" w:color="auto"/>
        <w:right w:val="none" w:sz="0" w:space="0" w:color="auto"/>
      </w:divBdr>
    </w:div>
    <w:div w:id="1085952937">
      <w:bodyDiv w:val="1"/>
      <w:marLeft w:val="0"/>
      <w:marRight w:val="0"/>
      <w:marTop w:val="0"/>
      <w:marBottom w:val="0"/>
      <w:divBdr>
        <w:top w:val="none" w:sz="0" w:space="0" w:color="auto"/>
        <w:left w:val="none" w:sz="0" w:space="0" w:color="auto"/>
        <w:bottom w:val="none" w:sz="0" w:space="0" w:color="auto"/>
        <w:right w:val="none" w:sz="0" w:space="0" w:color="auto"/>
      </w:divBdr>
    </w:div>
    <w:div w:id="1086070645">
      <w:bodyDiv w:val="1"/>
      <w:marLeft w:val="0"/>
      <w:marRight w:val="0"/>
      <w:marTop w:val="0"/>
      <w:marBottom w:val="0"/>
      <w:divBdr>
        <w:top w:val="none" w:sz="0" w:space="0" w:color="auto"/>
        <w:left w:val="none" w:sz="0" w:space="0" w:color="auto"/>
        <w:bottom w:val="none" w:sz="0" w:space="0" w:color="auto"/>
        <w:right w:val="none" w:sz="0" w:space="0" w:color="auto"/>
      </w:divBdr>
    </w:div>
    <w:div w:id="1086077990">
      <w:bodyDiv w:val="1"/>
      <w:marLeft w:val="0"/>
      <w:marRight w:val="0"/>
      <w:marTop w:val="0"/>
      <w:marBottom w:val="0"/>
      <w:divBdr>
        <w:top w:val="none" w:sz="0" w:space="0" w:color="auto"/>
        <w:left w:val="none" w:sz="0" w:space="0" w:color="auto"/>
        <w:bottom w:val="none" w:sz="0" w:space="0" w:color="auto"/>
        <w:right w:val="none" w:sz="0" w:space="0" w:color="auto"/>
      </w:divBdr>
    </w:div>
    <w:div w:id="1086148941">
      <w:bodyDiv w:val="1"/>
      <w:marLeft w:val="0"/>
      <w:marRight w:val="0"/>
      <w:marTop w:val="0"/>
      <w:marBottom w:val="0"/>
      <w:divBdr>
        <w:top w:val="none" w:sz="0" w:space="0" w:color="auto"/>
        <w:left w:val="none" w:sz="0" w:space="0" w:color="auto"/>
        <w:bottom w:val="none" w:sz="0" w:space="0" w:color="auto"/>
        <w:right w:val="none" w:sz="0" w:space="0" w:color="auto"/>
      </w:divBdr>
    </w:div>
    <w:div w:id="1086264413">
      <w:bodyDiv w:val="1"/>
      <w:marLeft w:val="0"/>
      <w:marRight w:val="0"/>
      <w:marTop w:val="0"/>
      <w:marBottom w:val="0"/>
      <w:divBdr>
        <w:top w:val="none" w:sz="0" w:space="0" w:color="auto"/>
        <w:left w:val="none" w:sz="0" w:space="0" w:color="auto"/>
        <w:bottom w:val="none" w:sz="0" w:space="0" w:color="auto"/>
        <w:right w:val="none" w:sz="0" w:space="0" w:color="auto"/>
      </w:divBdr>
    </w:div>
    <w:div w:id="1086271973">
      <w:bodyDiv w:val="1"/>
      <w:marLeft w:val="0"/>
      <w:marRight w:val="0"/>
      <w:marTop w:val="0"/>
      <w:marBottom w:val="0"/>
      <w:divBdr>
        <w:top w:val="none" w:sz="0" w:space="0" w:color="auto"/>
        <w:left w:val="none" w:sz="0" w:space="0" w:color="auto"/>
        <w:bottom w:val="none" w:sz="0" w:space="0" w:color="auto"/>
        <w:right w:val="none" w:sz="0" w:space="0" w:color="auto"/>
      </w:divBdr>
    </w:div>
    <w:div w:id="1086462383">
      <w:bodyDiv w:val="1"/>
      <w:marLeft w:val="0"/>
      <w:marRight w:val="0"/>
      <w:marTop w:val="0"/>
      <w:marBottom w:val="0"/>
      <w:divBdr>
        <w:top w:val="none" w:sz="0" w:space="0" w:color="auto"/>
        <w:left w:val="none" w:sz="0" w:space="0" w:color="auto"/>
        <w:bottom w:val="none" w:sz="0" w:space="0" w:color="auto"/>
        <w:right w:val="none" w:sz="0" w:space="0" w:color="auto"/>
      </w:divBdr>
    </w:div>
    <w:div w:id="1086534772">
      <w:bodyDiv w:val="1"/>
      <w:marLeft w:val="0"/>
      <w:marRight w:val="0"/>
      <w:marTop w:val="0"/>
      <w:marBottom w:val="0"/>
      <w:divBdr>
        <w:top w:val="none" w:sz="0" w:space="0" w:color="auto"/>
        <w:left w:val="none" w:sz="0" w:space="0" w:color="auto"/>
        <w:bottom w:val="none" w:sz="0" w:space="0" w:color="auto"/>
        <w:right w:val="none" w:sz="0" w:space="0" w:color="auto"/>
      </w:divBdr>
    </w:div>
    <w:div w:id="1086733828">
      <w:bodyDiv w:val="1"/>
      <w:marLeft w:val="0"/>
      <w:marRight w:val="0"/>
      <w:marTop w:val="0"/>
      <w:marBottom w:val="0"/>
      <w:divBdr>
        <w:top w:val="none" w:sz="0" w:space="0" w:color="auto"/>
        <w:left w:val="none" w:sz="0" w:space="0" w:color="auto"/>
        <w:bottom w:val="none" w:sz="0" w:space="0" w:color="auto"/>
        <w:right w:val="none" w:sz="0" w:space="0" w:color="auto"/>
      </w:divBdr>
    </w:div>
    <w:div w:id="1087073426">
      <w:bodyDiv w:val="1"/>
      <w:marLeft w:val="0"/>
      <w:marRight w:val="0"/>
      <w:marTop w:val="0"/>
      <w:marBottom w:val="0"/>
      <w:divBdr>
        <w:top w:val="none" w:sz="0" w:space="0" w:color="auto"/>
        <w:left w:val="none" w:sz="0" w:space="0" w:color="auto"/>
        <w:bottom w:val="none" w:sz="0" w:space="0" w:color="auto"/>
        <w:right w:val="none" w:sz="0" w:space="0" w:color="auto"/>
      </w:divBdr>
    </w:div>
    <w:div w:id="1087308815">
      <w:bodyDiv w:val="1"/>
      <w:marLeft w:val="0"/>
      <w:marRight w:val="0"/>
      <w:marTop w:val="0"/>
      <w:marBottom w:val="0"/>
      <w:divBdr>
        <w:top w:val="none" w:sz="0" w:space="0" w:color="auto"/>
        <w:left w:val="none" w:sz="0" w:space="0" w:color="auto"/>
        <w:bottom w:val="none" w:sz="0" w:space="0" w:color="auto"/>
        <w:right w:val="none" w:sz="0" w:space="0" w:color="auto"/>
      </w:divBdr>
    </w:div>
    <w:div w:id="1087656432">
      <w:bodyDiv w:val="1"/>
      <w:marLeft w:val="0"/>
      <w:marRight w:val="0"/>
      <w:marTop w:val="0"/>
      <w:marBottom w:val="0"/>
      <w:divBdr>
        <w:top w:val="none" w:sz="0" w:space="0" w:color="auto"/>
        <w:left w:val="none" w:sz="0" w:space="0" w:color="auto"/>
        <w:bottom w:val="none" w:sz="0" w:space="0" w:color="auto"/>
        <w:right w:val="none" w:sz="0" w:space="0" w:color="auto"/>
      </w:divBdr>
    </w:div>
    <w:div w:id="1087724971">
      <w:bodyDiv w:val="1"/>
      <w:marLeft w:val="0"/>
      <w:marRight w:val="0"/>
      <w:marTop w:val="0"/>
      <w:marBottom w:val="0"/>
      <w:divBdr>
        <w:top w:val="none" w:sz="0" w:space="0" w:color="auto"/>
        <w:left w:val="none" w:sz="0" w:space="0" w:color="auto"/>
        <w:bottom w:val="none" w:sz="0" w:space="0" w:color="auto"/>
        <w:right w:val="none" w:sz="0" w:space="0" w:color="auto"/>
      </w:divBdr>
    </w:div>
    <w:div w:id="1087775623">
      <w:bodyDiv w:val="1"/>
      <w:marLeft w:val="0"/>
      <w:marRight w:val="0"/>
      <w:marTop w:val="0"/>
      <w:marBottom w:val="0"/>
      <w:divBdr>
        <w:top w:val="none" w:sz="0" w:space="0" w:color="auto"/>
        <w:left w:val="none" w:sz="0" w:space="0" w:color="auto"/>
        <w:bottom w:val="none" w:sz="0" w:space="0" w:color="auto"/>
        <w:right w:val="none" w:sz="0" w:space="0" w:color="auto"/>
      </w:divBdr>
    </w:div>
    <w:div w:id="1087849286">
      <w:bodyDiv w:val="1"/>
      <w:marLeft w:val="0"/>
      <w:marRight w:val="0"/>
      <w:marTop w:val="0"/>
      <w:marBottom w:val="0"/>
      <w:divBdr>
        <w:top w:val="none" w:sz="0" w:space="0" w:color="auto"/>
        <w:left w:val="none" w:sz="0" w:space="0" w:color="auto"/>
        <w:bottom w:val="none" w:sz="0" w:space="0" w:color="auto"/>
        <w:right w:val="none" w:sz="0" w:space="0" w:color="auto"/>
      </w:divBdr>
    </w:div>
    <w:div w:id="1088039696">
      <w:bodyDiv w:val="1"/>
      <w:marLeft w:val="0"/>
      <w:marRight w:val="0"/>
      <w:marTop w:val="0"/>
      <w:marBottom w:val="0"/>
      <w:divBdr>
        <w:top w:val="none" w:sz="0" w:space="0" w:color="auto"/>
        <w:left w:val="none" w:sz="0" w:space="0" w:color="auto"/>
        <w:bottom w:val="none" w:sz="0" w:space="0" w:color="auto"/>
        <w:right w:val="none" w:sz="0" w:space="0" w:color="auto"/>
      </w:divBdr>
    </w:div>
    <w:div w:id="1088117603">
      <w:bodyDiv w:val="1"/>
      <w:marLeft w:val="0"/>
      <w:marRight w:val="0"/>
      <w:marTop w:val="0"/>
      <w:marBottom w:val="0"/>
      <w:divBdr>
        <w:top w:val="none" w:sz="0" w:space="0" w:color="auto"/>
        <w:left w:val="none" w:sz="0" w:space="0" w:color="auto"/>
        <w:bottom w:val="none" w:sz="0" w:space="0" w:color="auto"/>
        <w:right w:val="none" w:sz="0" w:space="0" w:color="auto"/>
      </w:divBdr>
    </w:div>
    <w:div w:id="1088305261">
      <w:bodyDiv w:val="1"/>
      <w:marLeft w:val="0"/>
      <w:marRight w:val="0"/>
      <w:marTop w:val="0"/>
      <w:marBottom w:val="0"/>
      <w:divBdr>
        <w:top w:val="none" w:sz="0" w:space="0" w:color="auto"/>
        <w:left w:val="none" w:sz="0" w:space="0" w:color="auto"/>
        <w:bottom w:val="none" w:sz="0" w:space="0" w:color="auto"/>
        <w:right w:val="none" w:sz="0" w:space="0" w:color="auto"/>
      </w:divBdr>
    </w:div>
    <w:div w:id="1088690801">
      <w:bodyDiv w:val="1"/>
      <w:marLeft w:val="0"/>
      <w:marRight w:val="0"/>
      <w:marTop w:val="0"/>
      <w:marBottom w:val="0"/>
      <w:divBdr>
        <w:top w:val="none" w:sz="0" w:space="0" w:color="auto"/>
        <w:left w:val="none" w:sz="0" w:space="0" w:color="auto"/>
        <w:bottom w:val="none" w:sz="0" w:space="0" w:color="auto"/>
        <w:right w:val="none" w:sz="0" w:space="0" w:color="auto"/>
      </w:divBdr>
    </w:div>
    <w:div w:id="1088693711">
      <w:bodyDiv w:val="1"/>
      <w:marLeft w:val="0"/>
      <w:marRight w:val="0"/>
      <w:marTop w:val="0"/>
      <w:marBottom w:val="0"/>
      <w:divBdr>
        <w:top w:val="none" w:sz="0" w:space="0" w:color="auto"/>
        <w:left w:val="none" w:sz="0" w:space="0" w:color="auto"/>
        <w:bottom w:val="none" w:sz="0" w:space="0" w:color="auto"/>
        <w:right w:val="none" w:sz="0" w:space="0" w:color="auto"/>
      </w:divBdr>
    </w:div>
    <w:div w:id="1088694591">
      <w:bodyDiv w:val="1"/>
      <w:marLeft w:val="0"/>
      <w:marRight w:val="0"/>
      <w:marTop w:val="0"/>
      <w:marBottom w:val="0"/>
      <w:divBdr>
        <w:top w:val="none" w:sz="0" w:space="0" w:color="auto"/>
        <w:left w:val="none" w:sz="0" w:space="0" w:color="auto"/>
        <w:bottom w:val="none" w:sz="0" w:space="0" w:color="auto"/>
        <w:right w:val="none" w:sz="0" w:space="0" w:color="auto"/>
      </w:divBdr>
    </w:div>
    <w:div w:id="1088765983">
      <w:bodyDiv w:val="1"/>
      <w:marLeft w:val="0"/>
      <w:marRight w:val="0"/>
      <w:marTop w:val="0"/>
      <w:marBottom w:val="0"/>
      <w:divBdr>
        <w:top w:val="none" w:sz="0" w:space="0" w:color="auto"/>
        <w:left w:val="none" w:sz="0" w:space="0" w:color="auto"/>
        <w:bottom w:val="none" w:sz="0" w:space="0" w:color="auto"/>
        <w:right w:val="none" w:sz="0" w:space="0" w:color="auto"/>
      </w:divBdr>
    </w:div>
    <w:div w:id="1088775088">
      <w:bodyDiv w:val="1"/>
      <w:marLeft w:val="0"/>
      <w:marRight w:val="0"/>
      <w:marTop w:val="0"/>
      <w:marBottom w:val="0"/>
      <w:divBdr>
        <w:top w:val="none" w:sz="0" w:space="0" w:color="auto"/>
        <w:left w:val="none" w:sz="0" w:space="0" w:color="auto"/>
        <w:bottom w:val="none" w:sz="0" w:space="0" w:color="auto"/>
        <w:right w:val="none" w:sz="0" w:space="0" w:color="auto"/>
      </w:divBdr>
    </w:div>
    <w:div w:id="1088842944">
      <w:bodyDiv w:val="1"/>
      <w:marLeft w:val="0"/>
      <w:marRight w:val="0"/>
      <w:marTop w:val="0"/>
      <w:marBottom w:val="0"/>
      <w:divBdr>
        <w:top w:val="none" w:sz="0" w:space="0" w:color="auto"/>
        <w:left w:val="none" w:sz="0" w:space="0" w:color="auto"/>
        <w:bottom w:val="none" w:sz="0" w:space="0" w:color="auto"/>
        <w:right w:val="none" w:sz="0" w:space="0" w:color="auto"/>
      </w:divBdr>
    </w:div>
    <w:div w:id="1089424870">
      <w:bodyDiv w:val="1"/>
      <w:marLeft w:val="0"/>
      <w:marRight w:val="0"/>
      <w:marTop w:val="0"/>
      <w:marBottom w:val="0"/>
      <w:divBdr>
        <w:top w:val="none" w:sz="0" w:space="0" w:color="auto"/>
        <w:left w:val="none" w:sz="0" w:space="0" w:color="auto"/>
        <w:bottom w:val="none" w:sz="0" w:space="0" w:color="auto"/>
        <w:right w:val="none" w:sz="0" w:space="0" w:color="auto"/>
      </w:divBdr>
    </w:div>
    <w:div w:id="1089539813">
      <w:bodyDiv w:val="1"/>
      <w:marLeft w:val="0"/>
      <w:marRight w:val="0"/>
      <w:marTop w:val="0"/>
      <w:marBottom w:val="0"/>
      <w:divBdr>
        <w:top w:val="none" w:sz="0" w:space="0" w:color="auto"/>
        <w:left w:val="none" w:sz="0" w:space="0" w:color="auto"/>
        <w:bottom w:val="none" w:sz="0" w:space="0" w:color="auto"/>
        <w:right w:val="none" w:sz="0" w:space="0" w:color="auto"/>
      </w:divBdr>
    </w:div>
    <w:div w:id="1089694334">
      <w:bodyDiv w:val="1"/>
      <w:marLeft w:val="0"/>
      <w:marRight w:val="0"/>
      <w:marTop w:val="0"/>
      <w:marBottom w:val="0"/>
      <w:divBdr>
        <w:top w:val="none" w:sz="0" w:space="0" w:color="auto"/>
        <w:left w:val="none" w:sz="0" w:space="0" w:color="auto"/>
        <w:bottom w:val="none" w:sz="0" w:space="0" w:color="auto"/>
        <w:right w:val="none" w:sz="0" w:space="0" w:color="auto"/>
      </w:divBdr>
    </w:div>
    <w:div w:id="1089735316">
      <w:bodyDiv w:val="1"/>
      <w:marLeft w:val="0"/>
      <w:marRight w:val="0"/>
      <w:marTop w:val="0"/>
      <w:marBottom w:val="0"/>
      <w:divBdr>
        <w:top w:val="none" w:sz="0" w:space="0" w:color="auto"/>
        <w:left w:val="none" w:sz="0" w:space="0" w:color="auto"/>
        <w:bottom w:val="none" w:sz="0" w:space="0" w:color="auto"/>
        <w:right w:val="none" w:sz="0" w:space="0" w:color="auto"/>
      </w:divBdr>
    </w:div>
    <w:div w:id="1089740056">
      <w:bodyDiv w:val="1"/>
      <w:marLeft w:val="0"/>
      <w:marRight w:val="0"/>
      <w:marTop w:val="0"/>
      <w:marBottom w:val="0"/>
      <w:divBdr>
        <w:top w:val="none" w:sz="0" w:space="0" w:color="auto"/>
        <w:left w:val="none" w:sz="0" w:space="0" w:color="auto"/>
        <w:bottom w:val="none" w:sz="0" w:space="0" w:color="auto"/>
        <w:right w:val="none" w:sz="0" w:space="0" w:color="auto"/>
      </w:divBdr>
    </w:div>
    <w:div w:id="1089889927">
      <w:bodyDiv w:val="1"/>
      <w:marLeft w:val="0"/>
      <w:marRight w:val="0"/>
      <w:marTop w:val="0"/>
      <w:marBottom w:val="0"/>
      <w:divBdr>
        <w:top w:val="none" w:sz="0" w:space="0" w:color="auto"/>
        <w:left w:val="none" w:sz="0" w:space="0" w:color="auto"/>
        <w:bottom w:val="none" w:sz="0" w:space="0" w:color="auto"/>
        <w:right w:val="none" w:sz="0" w:space="0" w:color="auto"/>
      </w:divBdr>
    </w:div>
    <w:div w:id="1089932924">
      <w:bodyDiv w:val="1"/>
      <w:marLeft w:val="0"/>
      <w:marRight w:val="0"/>
      <w:marTop w:val="0"/>
      <w:marBottom w:val="0"/>
      <w:divBdr>
        <w:top w:val="none" w:sz="0" w:space="0" w:color="auto"/>
        <w:left w:val="none" w:sz="0" w:space="0" w:color="auto"/>
        <w:bottom w:val="none" w:sz="0" w:space="0" w:color="auto"/>
        <w:right w:val="none" w:sz="0" w:space="0" w:color="auto"/>
      </w:divBdr>
    </w:div>
    <w:div w:id="1089961309">
      <w:bodyDiv w:val="1"/>
      <w:marLeft w:val="0"/>
      <w:marRight w:val="0"/>
      <w:marTop w:val="0"/>
      <w:marBottom w:val="0"/>
      <w:divBdr>
        <w:top w:val="none" w:sz="0" w:space="0" w:color="auto"/>
        <w:left w:val="none" w:sz="0" w:space="0" w:color="auto"/>
        <w:bottom w:val="none" w:sz="0" w:space="0" w:color="auto"/>
        <w:right w:val="none" w:sz="0" w:space="0" w:color="auto"/>
      </w:divBdr>
    </w:div>
    <w:div w:id="1090086192">
      <w:bodyDiv w:val="1"/>
      <w:marLeft w:val="0"/>
      <w:marRight w:val="0"/>
      <w:marTop w:val="0"/>
      <w:marBottom w:val="0"/>
      <w:divBdr>
        <w:top w:val="none" w:sz="0" w:space="0" w:color="auto"/>
        <w:left w:val="none" w:sz="0" w:space="0" w:color="auto"/>
        <w:bottom w:val="none" w:sz="0" w:space="0" w:color="auto"/>
        <w:right w:val="none" w:sz="0" w:space="0" w:color="auto"/>
      </w:divBdr>
    </w:div>
    <w:div w:id="1090128498">
      <w:bodyDiv w:val="1"/>
      <w:marLeft w:val="0"/>
      <w:marRight w:val="0"/>
      <w:marTop w:val="0"/>
      <w:marBottom w:val="0"/>
      <w:divBdr>
        <w:top w:val="none" w:sz="0" w:space="0" w:color="auto"/>
        <w:left w:val="none" w:sz="0" w:space="0" w:color="auto"/>
        <w:bottom w:val="none" w:sz="0" w:space="0" w:color="auto"/>
        <w:right w:val="none" w:sz="0" w:space="0" w:color="auto"/>
      </w:divBdr>
    </w:div>
    <w:div w:id="1090158404">
      <w:bodyDiv w:val="1"/>
      <w:marLeft w:val="0"/>
      <w:marRight w:val="0"/>
      <w:marTop w:val="0"/>
      <w:marBottom w:val="0"/>
      <w:divBdr>
        <w:top w:val="none" w:sz="0" w:space="0" w:color="auto"/>
        <w:left w:val="none" w:sz="0" w:space="0" w:color="auto"/>
        <w:bottom w:val="none" w:sz="0" w:space="0" w:color="auto"/>
        <w:right w:val="none" w:sz="0" w:space="0" w:color="auto"/>
      </w:divBdr>
    </w:div>
    <w:div w:id="1090270070">
      <w:bodyDiv w:val="1"/>
      <w:marLeft w:val="0"/>
      <w:marRight w:val="0"/>
      <w:marTop w:val="0"/>
      <w:marBottom w:val="0"/>
      <w:divBdr>
        <w:top w:val="none" w:sz="0" w:space="0" w:color="auto"/>
        <w:left w:val="none" w:sz="0" w:space="0" w:color="auto"/>
        <w:bottom w:val="none" w:sz="0" w:space="0" w:color="auto"/>
        <w:right w:val="none" w:sz="0" w:space="0" w:color="auto"/>
      </w:divBdr>
    </w:div>
    <w:div w:id="1090348516">
      <w:bodyDiv w:val="1"/>
      <w:marLeft w:val="0"/>
      <w:marRight w:val="0"/>
      <w:marTop w:val="0"/>
      <w:marBottom w:val="0"/>
      <w:divBdr>
        <w:top w:val="none" w:sz="0" w:space="0" w:color="auto"/>
        <w:left w:val="none" w:sz="0" w:space="0" w:color="auto"/>
        <w:bottom w:val="none" w:sz="0" w:space="0" w:color="auto"/>
        <w:right w:val="none" w:sz="0" w:space="0" w:color="auto"/>
      </w:divBdr>
    </w:div>
    <w:div w:id="1090808166">
      <w:bodyDiv w:val="1"/>
      <w:marLeft w:val="0"/>
      <w:marRight w:val="0"/>
      <w:marTop w:val="0"/>
      <w:marBottom w:val="0"/>
      <w:divBdr>
        <w:top w:val="none" w:sz="0" w:space="0" w:color="auto"/>
        <w:left w:val="none" w:sz="0" w:space="0" w:color="auto"/>
        <w:bottom w:val="none" w:sz="0" w:space="0" w:color="auto"/>
        <w:right w:val="none" w:sz="0" w:space="0" w:color="auto"/>
      </w:divBdr>
    </w:div>
    <w:div w:id="1090855438">
      <w:bodyDiv w:val="1"/>
      <w:marLeft w:val="0"/>
      <w:marRight w:val="0"/>
      <w:marTop w:val="0"/>
      <w:marBottom w:val="0"/>
      <w:divBdr>
        <w:top w:val="none" w:sz="0" w:space="0" w:color="auto"/>
        <w:left w:val="none" w:sz="0" w:space="0" w:color="auto"/>
        <w:bottom w:val="none" w:sz="0" w:space="0" w:color="auto"/>
        <w:right w:val="none" w:sz="0" w:space="0" w:color="auto"/>
      </w:divBdr>
    </w:div>
    <w:div w:id="1091121871">
      <w:bodyDiv w:val="1"/>
      <w:marLeft w:val="0"/>
      <w:marRight w:val="0"/>
      <w:marTop w:val="0"/>
      <w:marBottom w:val="0"/>
      <w:divBdr>
        <w:top w:val="none" w:sz="0" w:space="0" w:color="auto"/>
        <w:left w:val="none" w:sz="0" w:space="0" w:color="auto"/>
        <w:bottom w:val="none" w:sz="0" w:space="0" w:color="auto"/>
        <w:right w:val="none" w:sz="0" w:space="0" w:color="auto"/>
      </w:divBdr>
    </w:div>
    <w:div w:id="1091244275">
      <w:bodyDiv w:val="1"/>
      <w:marLeft w:val="0"/>
      <w:marRight w:val="0"/>
      <w:marTop w:val="0"/>
      <w:marBottom w:val="0"/>
      <w:divBdr>
        <w:top w:val="none" w:sz="0" w:space="0" w:color="auto"/>
        <w:left w:val="none" w:sz="0" w:space="0" w:color="auto"/>
        <w:bottom w:val="none" w:sz="0" w:space="0" w:color="auto"/>
        <w:right w:val="none" w:sz="0" w:space="0" w:color="auto"/>
      </w:divBdr>
    </w:div>
    <w:div w:id="1091314992">
      <w:bodyDiv w:val="1"/>
      <w:marLeft w:val="0"/>
      <w:marRight w:val="0"/>
      <w:marTop w:val="0"/>
      <w:marBottom w:val="0"/>
      <w:divBdr>
        <w:top w:val="none" w:sz="0" w:space="0" w:color="auto"/>
        <w:left w:val="none" w:sz="0" w:space="0" w:color="auto"/>
        <w:bottom w:val="none" w:sz="0" w:space="0" w:color="auto"/>
        <w:right w:val="none" w:sz="0" w:space="0" w:color="auto"/>
      </w:divBdr>
    </w:div>
    <w:div w:id="1091781430">
      <w:bodyDiv w:val="1"/>
      <w:marLeft w:val="0"/>
      <w:marRight w:val="0"/>
      <w:marTop w:val="0"/>
      <w:marBottom w:val="0"/>
      <w:divBdr>
        <w:top w:val="none" w:sz="0" w:space="0" w:color="auto"/>
        <w:left w:val="none" w:sz="0" w:space="0" w:color="auto"/>
        <w:bottom w:val="none" w:sz="0" w:space="0" w:color="auto"/>
        <w:right w:val="none" w:sz="0" w:space="0" w:color="auto"/>
      </w:divBdr>
    </w:div>
    <w:div w:id="1092123509">
      <w:bodyDiv w:val="1"/>
      <w:marLeft w:val="0"/>
      <w:marRight w:val="0"/>
      <w:marTop w:val="0"/>
      <w:marBottom w:val="0"/>
      <w:divBdr>
        <w:top w:val="none" w:sz="0" w:space="0" w:color="auto"/>
        <w:left w:val="none" w:sz="0" w:space="0" w:color="auto"/>
        <w:bottom w:val="none" w:sz="0" w:space="0" w:color="auto"/>
        <w:right w:val="none" w:sz="0" w:space="0" w:color="auto"/>
      </w:divBdr>
    </w:div>
    <w:div w:id="1092626459">
      <w:bodyDiv w:val="1"/>
      <w:marLeft w:val="0"/>
      <w:marRight w:val="0"/>
      <w:marTop w:val="0"/>
      <w:marBottom w:val="0"/>
      <w:divBdr>
        <w:top w:val="none" w:sz="0" w:space="0" w:color="auto"/>
        <w:left w:val="none" w:sz="0" w:space="0" w:color="auto"/>
        <w:bottom w:val="none" w:sz="0" w:space="0" w:color="auto"/>
        <w:right w:val="none" w:sz="0" w:space="0" w:color="auto"/>
      </w:divBdr>
    </w:div>
    <w:div w:id="1092705723">
      <w:bodyDiv w:val="1"/>
      <w:marLeft w:val="0"/>
      <w:marRight w:val="0"/>
      <w:marTop w:val="0"/>
      <w:marBottom w:val="0"/>
      <w:divBdr>
        <w:top w:val="none" w:sz="0" w:space="0" w:color="auto"/>
        <w:left w:val="none" w:sz="0" w:space="0" w:color="auto"/>
        <w:bottom w:val="none" w:sz="0" w:space="0" w:color="auto"/>
        <w:right w:val="none" w:sz="0" w:space="0" w:color="auto"/>
      </w:divBdr>
    </w:div>
    <w:div w:id="1092896585">
      <w:bodyDiv w:val="1"/>
      <w:marLeft w:val="0"/>
      <w:marRight w:val="0"/>
      <w:marTop w:val="0"/>
      <w:marBottom w:val="0"/>
      <w:divBdr>
        <w:top w:val="none" w:sz="0" w:space="0" w:color="auto"/>
        <w:left w:val="none" w:sz="0" w:space="0" w:color="auto"/>
        <w:bottom w:val="none" w:sz="0" w:space="0" w:color="auto"/>
        <w:right w:val="none" w:sz="0" w:space="0" w:color="auto"/>
      </w:divBdr>
    </w:div>
    <w:div w:id="1092968199">
      <w:bodyDiv w:val="1"/>
      <w:marLeft w:val="0"/>
      <w:marRight w:val="0"/>
      <w:marTop w:val="0"/>
      <w:marBottom w:val="0"/>
      <w:divBdr>
        <w:top w:val="none" w:sz="0" w:space="0" w:color="auto"/>
        <w:left w:val="none" w:sz="0" w:space="0" w:color="auto"/>
        <w:bottom w:val="none" w:sz="0" w:space="0" w:color="auto"/>
        <w:right w:val="none" w:sz="0" w:space="0" w:color="auto"/>
      </w:divBdr>
    </w:div>
    <w:div w:id="1092974879">
      <w:bodyDiv w:val="1"/>
      <w:marLeft w:val="0"/>
      <w:marRight w:val="0"/>
      <w:marTop w:val="0"/>
      <w:marBottom w:val="0"/>
      <w:divBdr>
        <w:top w:val="none" w:sz="0" w:space="0" w:color="auto"/>
        <w:left w:val="none" w:sz="0" w:space="0" w:color="auto"/>
        <w:bottom w:val="none" w:sz="0" w:space="0" w:color="auto"/>
        <w:right w:val="none" w:sz="0" w:space="0" w:color="auto"/>
      </w:divBdr>
    </w:div>
    <w:div w:id="1093088976">
      <w:bodyDiv w:val="1"/>
      <w:marLeft w:val="0"/>
      <w:marRight w:val="0"/>
      <w:marTop w:val="0"/>
      <w:marBottom w:val="0"/>
      <w:divBdr>
        <w:top w:val="none" w:sz="0" w:space="0" w:color="auto"/>
        <w:left w:val="none" w:sz="0" w:space="0" w:color="auto"/>
        <w:bottom w:val="none" w:sz="0" w:space="0" w:color="auto"/>
        <w:right w:val="none" w:sz="0" w:space="0" w:color="auto"/>
      </w:divBdr>
    </w:div>
    <w:div w:id="1093163052">
      <w:bodyDiv w:val="1"/>
      <w:marLeft w:val="0"/>
      <w:marRight w:val="0"/>
      <w:marTop w:val="0"/>
      <w:marBottom w:val="0"/>
      <w:divBdr>
        <w:top w:val="none" w:sz="0" w:space="0" w:color="auto"/>
        <w:left w:val="none" w:sz="0" w:space="0" w:color="auto"/>
        <w:bottom w:val="none" w:sz="0" w:space="0" w:color="auto"/>
        <w:right w:val="none" w:sz="0" w:space="0" w:color="auto"/>
      </w:divBdr>
    </w:div>
    <w:div w:id="1093235518">
      <w:bodyDiv w:val="1"/>
      <w:marLeft w:val="0"/>
      <w:marRight w:val="0"/>
      <w:marTop w:val="0"/>
      <w:marBottom w:val="0"/>
      <w:divBdr>
        <w:top w:val="none" w:sz="0" w:space="0" w:color="auto"/>
        <w:left w:val="none" w:sz="0" w:space="0" w:color="auto"/>
        <w:bottom w:val="none" w:sz="0" w:space="0" w:color="auto"/>
        <w:right w:val="none" w:sz="0" w:space="0" w:color="auto"/>
      </w:divBdr>
    </w:div>
    <w:div w:id="1093354399">
      <w:bodyDiv w:val="1"/>
      <w:marLeft w:val="0"/>
      <w:marRight w:val="0"/>
      <w:marTop w:val="0"/>
      <w:marBottom w:val="0"/>
      <w:divBdr>
        <w:top w:val="none" w:sz="0" w:space="0" w:color="auto"/>
        <w:left w:val="none" w:sz="0" w:space="0" w:color="auto"/>
        <w:bottom w:val="none" w:sz="0" w:space="0" w:color="auto"/>
        <w:right w:val="none" w:sz="0" w:space="0" w:color="auto"/>
      </w:divBdr>
    </w:div>
    <w:div w:id="1093357588">
      <w:bodyDiv w:val="1"/>
      <w:marLeft w:val="0"/>
      <w:marRight w:val="0"/>
      <w:marTop w:val="0"/>
      <w:marBottom w:val="0"/>
      <w:divBdr>
        <w:top w:val="none" w:sz="0" w:space="0" w:color="auto"/>
        <w:left w:val="none" w:sz="0" w:space="0" w:color="auto"/>
        <w:bottom w:val="none" w:sz="0" w:space="0" w:color="auto"/>
        <w:right w:val="none" w:sz="0" w:space="0" w:color="auto"/>
      </w:divBdr>
    </w:div>
    <w:div w:id="1093360912">
      <w:bodyDiv w:val="1"/>
      <w:marLeft w:val="0"/>
      <w:marRight w:val="0"/>
      <w:marTop w:val="0"/>
      <w:marBottom w:val="0"/>
      <w:divBdr>
        <w:top w:val="none" w:sz="0" w:space="0" w:color="auto"/>
        <w:left w:val="none" w:sz="0" w:space="0" w:color="auto"/>
        <w:bottom w:val="none" w:sz="0" w:space="0" w:color="auto"/>
        <w:right w:val="none" w:sz="0" w:space="0" w:color="auto"/>
      </w:divBdr>
    </w:div>
    <w:div w:id="1093433056">
      <w:bodyDiv w:val="1"/>
      <w:marLeft w:val="0"/>
      <w:marRight w:val="0"/>
      <w:marTop w:val="0"/>
      <w:marBottom w:val="0"/>
      <w:divBdr>
        <w:top w:val="none" w:sz="0" w:space="0" w:color="auto"/>
        <w:left w:val="none" w:sz="0" w:space="0" w:color="auto"/>
        <w:bottom w:val="none" w:sz="0" w:space="0" w:color="auto"/>
        <w:right w:val="none" w:sz="0" w:space="0" w:color="auto"/>
      </w:divBdr>
    </w:div>
    <w:div w:id="1093435303">
      <w:bodyDiv w:val="1"/>
      <w:marLeft w:val="0"/>
      <w:marRight w:val="0"/>
      <w:marTop w:val="0"/>
      <w:marBottom w:val="0"/>
      <w:divBdr>
        <w:top w:val="none" w:sz="0" w:space="0" w:color="auto"/>
        <w:left w:val="none" w:sz="0" w:space="0" w:color="auto"/>
        <w:bottom w:val="none" w:sz="0" w:space="0" w:color="auto"/>
        <w:right w:val="none" w:sz="0" w:space="0" w:color="auto"/>
      </w:divBdr>
    </w:div>
    <w:div w:id="1093548528">
      <w:bodyDiv w:val="1"/>
      <w:marLeft w:val="0"/>
      <w:marRight w:val="0"/>
      <w:marTop w:val="0"/>
      <w:marBottom w:val="0"/>
      <w:divBdr>
        <w:top w:val="none" w:sz="0" w:space="0" w:color="auto"/>
        <w:left w:val="none" w:sz="0" w:space="0" w:color="auto"/>
        <w:bottom w:val="none" w:sz="0" w:space="0" w:color="auto"/>
        <w:right w:val="none" w:sz="0" w:space="0" w:color="auto"/>
      </w:divBdr>
    </w:div>
    <w:div w:id="1094012222">
      <w:bodyDiv w:val="1"/>
      <w:marLeft w:val="0"/>
      <w:marRight w:val="0"/>
      <w:marTop w:val="0"/>
      <w:marBottom w:val="0"/>
      <w:divBdr>
        <w:top w:val="none" w:sz="0" w:space="0" w:color="auto"/>
        <w:left w:val="none" w:sz="0" w:space="0" w:color="auto"/>
        <w:bottom w:val="none" w:sz="0" w:space="0" w:color="auto"/>
        <w:right w:val="none" w:sz="0" w:space="0" w:color="auto"/>
      </w:divBdr>
    </w:div>
    <w:div w:id="1094324405">
      <w:bodyDiv w:val="1"/>
      <w:marLeft w:val="0"/>
      <w:marRight w:val="0"/>
      <w:marTop w:val="0"/>
      <w:marBottom w:val="0"/>
      <w:divBdr>
        <w:top w:val="none" w:sz="0" w:space="0" w:color="auto"/>
        <w:left w:val="none" w:sz="0" w:space="0" w:color="auto"/>
        <w:bottom w:val="none" w:sz="0" w:space="0" w:color="auto"/>
        <w:right w:val="none" w:sz="0" w:space="0" w:color="auto"/>
      </w:divBdr>
    </w:div>
    <w:div w:id="1094328293">
      <w:bodyDiv w:val="1"/>
      <w:marLeft w:val="0"/>
      <w:marRight w:val="0"/>
      <w:marTop w:val="0"/>
      <w:marBottom w:val="0"/>
      <w:divBdr>
        <w:top w:val="none" w:sz="0" w:space="0" w:color="auto"/>
        <w:left w:val="none" w:sz="0" w:space="0" w:color="auto"/>
        <w:bottom w:val="none" w:sz="0" w:space="0" w:color="auto"/>
        <w:right w:val="none" w:sz="0" w:space="0" w:color="auto"/>
      </w:divBdr>
    </w:div>
    <w:div w:id="1094395400">
      <w:bodyDiv w:val="1"/>
      <w:marLeft w:val="0"/>
      <w:marRight w:val="0"/>
      <w:marTop w:val="0"/>
      <w:marBottom w:val="0"/>
      <w:divBdr>
        <w:top w:val="none" w:sz="0" w:space="0" w:color="auto"/>
        <w:left w:val="none" w:sz="0" w:space="0" w:color="auto"/>
        <w:bottom w:val="none" w:sz="0" w:space="0" w:color="auto"/>
        <w:right w:val="none" w:sz="0" w:space="0" w:color="auto"/>
      </w:divBdr>
    </w:div>
    <w:div w:id="1094475677">
      <w:bodyDiv w:val="1"/>
      <w:marLeft w:val="0"/>
      <w:marRight w:val="0"/>
      <w:marTop w:val="0"/>
      <w:marBottom w:val="0"/>
      <w:divBdr>
        <w:top w:val="none" w:sz="0" w:space="0" w:color="auto"/>
        <w:left w:val="none" w:sz="0" w:space="0" w:color="auto"/>
        <w:bottom w:val="none" w:sz="0" w:space="0" w:color="auto"/>
        <w:right w:val="none" w:sz="0" w:space="0" w:color="auto"/>
      </w:divBdr>
    </w:div>
    <w:div w:id="1094545676">
      <w:bodyDiv w:val="1"/>
      <w:marLeft w:val="0"/>
      <w:marRight w:val="0"/>
      <w:marTop w:val="0"/>
      <w:marBottom w:val="0"/>
      <w:divBdr>
        <w:top w:val="none" w:sz="0" w:space="0" w:color="auto"/>
        <w:left w:val="none" w:sz="0" w:space="0" w:color="auto"/>
        <w:bottom w:val="none" w:sz="0" w:space="0" w:color="auto"/>
        <w:right w:val="none" w:sz="0" w:space="0" w:color="auto"/>
      </w:divBdr>
    </w:div>
    <w:div w:id="1094547491">
      <w:bodyDiv w:val="1"/>
      <w:marLeft w:val="0"/>
      <w:marRight w:val="0"/>
      <w:marTop w:val="0"/>
      <w:marBottom w:val="0"/>
      <w:divBdr>
        <w:top w:val="none" w:sz="0" w:space="0" w:color="auto"/>
        <w:left w:val="none" w:sz="0" w:space="0" w:color="auto"/>
        <w:bottom w:val="none" w:sz="0" w:space="0" w:color="auto"/>
        <w:right w:val="none" w:sz="0" w:space="0" w:color="auto"/>
      </w:divBdr>
    </w:div>
    <w:div w:id="1094668177">
      <w:bodyDiv w:val="1"/>
      <w:marLeft w:val="0"/>
      <w:marRight w:val="0"/>
      <w:marTop w:val="0"/>
      <w:marBottom w:val="0"/>
      <w:divBdr>
        <w:top w:val="none" w:sz="0" w:space="0" w:color="auto"/>
        <w:left w:val="none" w:sz="0" w:space="0" w:color="auto"/>
        <w:bottom w:val="none" w:sz="0" w:space="0" w:color="auto"/>
        <w:right w:val="none" w:sz="0" w:space="0" w:color="auto"/>
      </w:divBdr>
    </w:div>
    <w:div w:id="1094670134">
      <w:bodyDiv w:val="1"/>
      <w:marLeft w:val="0"/>
      <w:marRight w:val="0"/>
      <w:marTop w:val="0"/>
      <w:marBottom w:val="0"/>
      <w:divBdr>
        <w:top w:val="none" w:sz="0" w:space="0" w:color="auto"/>
        <w:left w:val="none" w:sz="0" w:space="0" w:color="auto"/>
        <w:bottom w:val="none" w:sz="0" w:space="0" w:color="auto"/>
        <w:right w:val="none" w:sz="0" w:space="0" w:color="auto"/>
      </w:divBdr>
    </w:div>
    <w:div w:id="1094933773">
      <w:bodyDiv w:val="1"/>
      <w:marLeft w:val="0"/>
      <w:marRight w:val="0"/>
      <w:marTop w:val="0"/>
      <w:marBottom w:val="0"/>
      <w:divBdr>
        <w:top w:val="none" w:sz="0" w:space="0" w:color="auto"/>
        <w:left w:val="none" w:sz="0" w:space="0" w:color="auto"/>
        <w:bottom w:val="none" w:sz="0" w:space="0" w:color="auto"/>
        <w:right w:val="none" w:sz="0" w:space="0" w:color="auto"/>
      </w:divBdr>
    </w:div>
    <w:div w:id="1094934310">
      <w:bodyDiv w:val="1"/>
      <w:marLeft w:val="0"/>
      <w:marRight w:val="0"/>
      <w:marTop w:val="0"/>
      <w:marBottom w:val="0"/>
      <w:divBdr>
        <w:top w:val="none" w:sz="0" w:space="0" w:color="auto"/>
        <w:left w:val="none" w:sz="0" w:space="0" w:color="auto"/>
        <w:bottom w:val="none" w:sz="0" w:space="0" w:color="auto"/>
        <w:right w:val="none" w:sz="0" w:space="0" w:color="auto"/>
      </w:divBdr>
    </w:div>
    <w:div w:id="1094975980">
      <w:bodyDiv w:val="1"/>
      <w:marLeft w:val="0"/>
      <w:marRight w:val="0"/>
      <w:marTop w:val="0"/>
      <w:marBottom w:val="0"/>
      <w:divBdr>
        <w:top w:val="none" w:sz="0" w:space="0" w:color="auto"/>
        <w:left w:val="none" w:sz="0" w:space="0" w:color="auto"/>
        <w:bottom w:val="none" w:sz="0" w:space="0" w:color="auto"/>
        <w:right w:val="none" w:sz="0" w:space="0" w:color="auto"/>
      </w:divBdr>
    </w:div>
    <w:div w:id="1095323014">
      <w:bodyDiv w:val="1"/>
      <w:marLeft w:val="0"/>
      <w:marRight w:val="0"/>
      <w:marTop w:val="0"/>
      <w:marBottom w:val="0"/>
      <w:divBdr>
        <w:top w:val="none" w:sz="0" w:space="0" w:color="auto"/>
        <w:left w:val="none" w:sz="0" w:space="0" w:color="auto"/>
        <w:bottom w:val="none" w:sz="0" w:space="0" w:color="auto"/>
        <w:right w:val="none" w:sz="0" w:space="0" w:color="auto"/>
      </w:divBdr>
    </w:div>
    <w:div w:id="1095591118">
      <w:bodyDiv w:val="1"/>
      <w:marLeft w:val="0"/>
      <w:marRight w:val="0"/>
      <w:marTop w:val="0"/>
      <w:marBottom w:val="0"/>
      <w:divBdr>
        <w:top w:val="none" w:sz="0" w:space="0" w:color="auto"/>
        <w:left w:val="none" w:sz="0" w:space="0" w:color="auto"/>
        <w:bottom w:val="none" w:sz="0" w:space="0" w:color="auto"/>
        <w:right w:val="none" w:sz="0" w:space="0" w:color="auto"/>
      </w:divBdr>
    </w:div>
    <w:div w:id="1095633590">
      <w:bodyDiv w:val="1"/>
      <w:marLeft w:val="0"/>
      <w:marRight w:val="0"/>
      <w:marTop w:val="0"/>
      <w:marBottom w:val="0"/>
      <w:divBdr>
        <w:top w:val="none" w:sz="0" w:space="0" w:color="auto"/>
        <w:left w:val="none" w:sz="0" w:space="0" w:color="auto"/>
        <w:bottom w:val="none" w:sz="0" w:space="0" w:color="auto"/>
        <w:right w:val="none" w:sz="0" w:space="0" w:color="auto"/>
      </w:divBdr>
    </w:div>
    <w:div w:id="1095710647">
      <w:bodyDiv w:val="1"/>
      <w:marLeft w:val="0"/>
      <w:marRight w:val="0"/>
      <w:marTop w:val="0"/>
      <w:marBottom w:val="0"/>
      <w:divBdr>
        <w:top w:val="none" w:sz="0" w:space="0" w:color="auto"/>
        <w:left w:val="none" w:sz="0" w:space="0" w:color="auto"/>
        <w:bottom w:val="none" w:sz="0" w:space="0" w:color="auto"/>
        <w:right w:val="none" w:sz="0" w:space="0" w:color="auto"/>
      </w:divBdr>
    </w:div>
    <w:div w:id="1095786153">
      <w:bodyDiv w:val="1"/>
      <w:marLeft w:val="0"/>
      <w:marRight w:val="0"/>
      <w:marTop w:val="0"/>
      <w:marBottom w:val="0"/>
      <w:divBdr>
        <w:top w:val="none" w:sz="0" w:space="0" w:color="auto"/>
        <w:left w:val="none" w:sz="0" w:space="0" w:color="auto"/>
        <w:bottom w:val="none" w:sz="0" w:space="0" w:color="auto"/>
        <w:right w:val="none" w:sz="0" w:space="0" w:color="auto"/>
      </w:divBdr>
    </w:div>
    <w:div w:id="1096025033">
      <w:bodyDiv w:val="1"/>
      <w:marLeft w:val="0"/>
      <w:marRight w:val="0"/>
      <w:marTop w:val="0"/>
      <w:marBottom w:val="0"/>
      <w:divBdr>
        <w:top w:val="none" w:sz="0" w:space="0" w:color="auto"/>
        <w:left w:val="none" w:sz="0" w:space="0" w:color="auto"/>
        <w:bottom w:val="none" w:sz="0" w:space="0" w:color="auto"/>
        <w:right w:val="none" w:sz="0" w:space="0" w:color="auto"/>
      </w:divBdr>
    </w:div>
    <w:div w:id="1096051069">
      <w:bodyDiv w:val="1"/>
      <w:marLeft w:val="0"/>
      <w:marRight w:val="0"/>
      <w:marTop w:val="0"/>
      <w:marBottom w:val="0"/>
      <w:divBdr>
        <w:top w:val="none" w:sz="0" w:space="0" w:color="auto"/>
        <w:left w:val="none" w:sz="0" w:space="0" w:color="auto"/>
        <w:bottom w:val="none" w:sz="0" w:space="0" w:color="auto"/>
        <w:right w:val="none" w:sz="0" w:space="0" w:color="auto"/>
      </w:divBdr>
    </w:div>
    <w:div w:id="1096243163">
      <w:bodyDiv w:val="1"/>
      <w:marLeft w:val="0"/>
      <w:marRight w:val="0"/>
      <w:marTop w:val="0"/>
      <w:marBottom w:val="0"/>
      <w:divBdr>
        <w:top w:val="none" w:sz="0" w:space="0" w:color="auto"/>
        <w:left w:val="none" w:sz="0" w:space="0" w:color="auto"/>
        <w:bottom w:val="none" w:sz="0" w:space="0" w:color="auto"/>
        <w:right w:val="none" w:sz="0" w:space="0" w:color="auto"/>
      </w:divBdr>
    </w:div>
    <w:div w:id="1096286863">
      <w:bodyDiv w:val="1"/>
      <w:marLeft w:val="0"/>
      <w:marRight w:val="0"/>
      <w:marTop w:val="0"/>
      <w:marBottom w:val="0"/>
      <w:divBdr>
        <w:top w:val="none" w:sz="0" w:space="0" w:color="auto"/>
        <w:left w:val="none" w:sz="0" w:space="0" w:color="auto"/>
        <w:bottom w:val="none" w:sz="0" w:space="0" w:color="auto"/>
        <w:right w:val="none" w:sz="0" w:space="0" w:color="auto"/>
      </w:divBdr>
    </w:div>
    <w:div w:id="1096554610">
      <w:bodyDiv w:val="1"/>
      <w:marLeft w:val="0"/>
      <w:marRight w:val="0"/>
      <w:marTop w:val="0"/>
      <w:marBottom w:val="0"/>
      <w:divBdr>
        <w:top w:val="none" w:sz="0" w:space="0" w:color="auto"/>
        <w:left w:val="none" w:sz="0" w:space="0" w:color="auto"/>
        <w:bottom w:val="none" w:sz="0" w:space="0" w:color="auto"/>
        <w:right w:val="none" w:sz="0" w:space="0" w:color="auto"/>
      </w:divBdr>
    </w:div>
    <w:div w:id="1096559448">
      <w:bodyDiv w:val="1"/>
      <w:marLeft w:val="0"/>
      <w:marRight w:val="0"/>
      <w:marTop w:val="0"/>
      <w:marBottom w:val="0"/>
      <w:divBdr>
        <w:top w:val="none" w:sz="0" w:space="0" w:color="auto"/>
        <w:left w:val="none" w:sz="0" w:space="0" w:color="auto"/>
        <w:bottom w:val="none" w:sz="0" w:space="0" w:color="auto"/>
        <w:right w:val="none" w:sz="0" w:space="0" w:color="auto"/>
      </w:divBdr>
    </w:div>
    <w:div w:id="1096633525">
      <w:bodyDiv w:val="1"/>
      <w:marLeft w:val="0"/>
      <w:marRight w:val="0"/>
      <w:marTop w:val="0"/>
      <w:marBottom w:val="0"/>
      <w:divBdr>
        <w:top w:val="none" w:sz="0" w:space="0" w:color="auto"/>
        <w:left w:val="none" w:sz="0" w:space="0" w:color="auto"/>
        <w:bottom w:val="none" w:sz="0" w:space="0" w:color="auto"/>
        <w:right w:val="none" w:sz="0" w:space="0" w:color="auto"/>
      </w:divBdr>
    </w:div>
    <w:div w:id="1096711917">
      <w:bodyDiv w:val="1"/>
      <w:marLeft w:val="0"/>
      <w:marRight w:val="0"/>
      <w:marTop w:val="0"/>
      <w:marBottom w:val="0"/>
      <w:divBdr>
        <w:top w:val="none" w:sz="0" w:space="0" w:color="auto"/>
        <w:left w:val="none" w:sz="0" w:space="0" w:color="auto"/>
        <w:bottom w:val="none" w:sz="0" w:space="0" w:color="auto"/>
        <w:right w:val="none" w:sz="0" w:space="0" w:color="auto"/>
      </w:divBdr>
    </w:div>
    <w:div w:id="1096830831">
      <w:bodyDiv w:val="1"/>
      <w:marLeft w:val="0"/>
      <w:marRight w:val="0"/>
      <w:marTop w:val="0"/>
      <w:marBottom w:val="0"/>
      <w:divBdr>
        <w:top w:val="none" w:sz="0" w:space="0" w:color="auto"/>
        <w:left w:val="none" w:sz="0" w:space="0" w:color="auto"/>
        <w:bottom w:val="none" w:sz="0" w:space="0" w:color="auto"/>
        <w:right w:val="none" w:sz="0" w:space="0" w:color="auto"/>
      </w:divBdr>
    </w:div>
    <w:div w:id="1096945903">
      <w:bodyDiv w:val="1"/>
      <w:marLeft w:val="0"/>
      <w:marRight w:val="0"/>
      <w:marTop w:val="0"/>
      <w:marBottom w:val="0"/>
      <w:divBdr>
        <w:top w:val="none" w:sz="0" w:space="0" w:color="auto"/>
        <w:left w:val="none" w:sz="0" w:space="0" w:color="auto"/>
        <w:bottom w:val="none" w:sz="0" w:space="0" w:color="auto"/>
        <w:right w:val="none" w:sz="0" w:space="0" w:color="auto"/>
      </w:divBdr>
    </w:div>
    <w:div w:id="1097335112">
      <w:bodyDiv w:val="1"/>
      <w:marLeft w:val="0"/>
      <w:marRight w:val="0"/>
      <w:marTop w:val="0"/>
      <w:marBottom w:val="0"/>
      <w:divBdr>
        <w:top w:val="none" w:sz="0" w:space="0" w:color="auto"/>
        <w:left w:val="none" w:sz="0" w:space="0" w:color="auto"/>
        <w:bottom w:val="none" w:sz="0" w:space="0" w:color="auto"/>
        <w:right w:val="none" w:sz="0" w:space="0" w:color="auto"/>
      </w:divBdr>
    </w:div>
    <w:div w:id="1097360186">
      <w:bodyDiv w:val="1"/>
      <w:marLeft w:val="0"/>
      <w:marRight w:val="0"/>
      <w:marTop w:val="0"/>
      <w:marBottom w:val="0"/>
      <w:divBdr>
        <w:top w:val="none" w:sz="0" w:space="0" w:color="auto"/>
        <w:left w:val="none" w:sz="0" w:space="0" w:color="auto"/>
        <w:bottom w:val="none" w:sz="0" w:space="0" w:color="auto"/>
        <w:right w:val="none" w:sz="0" w:space="0" w:color="auto"/>
      </w:divBdr>
    </w:div>
    <w:div w:id="1097680636">
      <w:bodyDiv w:val="1"/>
      <w:marLeft w:val="0"/>
      <w:marRight w:val="0"/>
      <w:marTop w:val="0"/>
      <w:marBottom w:val="0"/>
      <w:divBdr>
        <w:top w:val="none" w:sz="0" w:space="0" w:color="auto"/>
        <w:left w:val="none" w:sz="0" w:space="0" w:color="auto"/>
        <w:bottom w:val="none" w:sz="0" w:space="0" w:color="auto"/>
        <w:right w:val="none" w:sz="0" w:space="0" w:color="auto"/>
      </w:divBdr>
    </w:div>
    <w:div w:id="1097750813">
      <w:bodyDiv w:val="1"/>
      <w:marLeft w:val="0"/>
      <w:marRight w:val="0"/>
      <w:marTop w:val="0"/>
      <w:marBottom w:val="0"/>
      <w:divBdr>
        <w:top w:val="none" w:sz="0" w:space="0" w:color="auto"/>
        <w:left w:val="none" w:sz="0" w:space="0" w:color="auto"/>
        <w:bottom w:val="none" w:sz="0" w:space="0" w:color="auto"/>
        <w:right w:val="none" w:sz="0" w:space="0" w:color="auto"/>
      </w:divBdr>
    </w:div>
    <w:div w:id="1098133112">
      <w:bodyDiv w:val="1"/>
      <w:marLeft w:val="0"/>
      <w:marRight w:val="0"/>
      <w:marTop w:val="0"/>
      <w:marBottom w:val="0"/>
      <w:divBdr>
        <w:top w:val="none" w:sz="0" w:space="0" w:color="auto"/>
        <w:left w:val="none" w:sz="0" w:space="0" w:color="auto"/>
        <w:bottom w:val="none" w:sz="0" w:space="0" w:color="auto"/>
        <w:right w:val="none" w:sz="0" w:space="0" w:color="auto"/>
      </w:divBdr>
    </w:div>
    <w:div w:id="1098214820">
      <w:bodyDiv w:val="1"/>
      <w:marLeft w:val="0"/>
      <w:marRight w:val="0"/>
      <w:marTop w:val="0"/>
      <w:marBottom w:val="0"/>
      <w:divBdr>
        <w:top w:val="none" w:sz="0" w:space="0" w:color="auto"/>
        <w:left w:val="none" w:sz="0" w:space="0" w:color="auto"/>
        <w:bottom w:val="none" w:sz="0" w:space="0" w:color="auto"/>
        <w:right w:val="none" w:sz="0" w:space="0" w:color="auto"/>
      </w:divBdr>
    </w:div>
    <w:div w:id="1098523686">
      <w:bodyDiv w:val="1"/>
      <w:marLeft w:val="0"/>
      <w:marRight w:val="0"/>
      <w:marTop w:val="0"/>
      <w:marBottom w:val="0"/>
      <w:divBdr>
        <w:top w:val="none" w:sz="0" w:space="0" w:color="auto"/>
        <w:left w:val="none" w:sz="0" w:space="0" w:color="auto"/>
        <w:bottom w:val="none" w:sz="0" w:space="0" w:color="auto"/>
        <w:right w:val="none" w:sz="0" w:space="0" w:color="auto"/>
      </w:divBdr>
    </w:div>
    <w:div w:id="1098596719">
      <w:bodyDiv w:val="1"/>
      <w:marLeft w:val="0"/>
      <w:marRight w:val="0"/>
      <w:marTop w:val="0"/>
      <w:marBottom w:val="0"/>
      <w:divBdr>
        <w:top w:val="none" w:sz="0" w:space="0" w:color="auto"/>
        <w:left w:val="none" w:sz="0" w:space="0" w:color="auto"/>
        <w:bottom w:val="none" w:sz="0" w:space="0" w:color="auto"/>
        <w:right w:val="none" w:sz="0" w:space="0" w:color="auto"/>
      </w:divBdr>
    </w:div>
    <w:div w:id="1098866962">
      <w:bodyDiv w:val="1"/>
      <w:marLeft w:val="0"/>
      <w:marRight w:val="0"/>
      <w:marTop w:val="0"/>
      <w:marBottom w:val="0"/>
      <w:divBdr>
        <w:top w:val="none" w:sz="0" w:space="0" w:color="auto"/>
        <w:left w:val="none" w:sz="0" w:space="0" w:color="auto"/>
        <w:bottom w:val="none" w:sz="0" w:space="0" w:color="auto"/>
        <w:right w:val="none" w:sz="0" w:space="0" w:color="auto"/>
      </w:divBdr>
    </w:div>
    <w:div w:id="1098868290">
      <w:bodyDiv w:val="1"/>
      <w:marLeft w:val="0"/>
      <w:marRight w:val="0"/>
      <w:marTop w:val="0"/>
      <w:marBottom w:val="0"/>
      <w:divBdr>
        <w:top w:val="none" w:sz="0" w:space="0" w:color="auto"/>
        <w:left w:val="none" w:sz="0" w:space="0" w:color="auto"/>
        <w:bottom w:val="none" w:sz="0" w:space="0" w:color="auto"/>
        <w:right w:val="none" w:sz="0" w:space="0" w:color="auto"/>
      </w:divBdr>
    </w:div>
    <w:div w:id="1099063842">
      <w:bodyDiv w:val="1"/>
      <w:marLeft w:val="0"/>
      <w:marRight w:val="0"/>
      <w:marTop w:val="0"/>
      <w:marBottom w:val="0"/>
      <w:divBdr>
        <w:top w:val="none" w:sz="0" w:space="0" w:color="auto"/>
        <w:left w:val="none" w:sz="0" w:space="0" w:color="auto"/>
        <w:bottom w:val="none" w:sz="0" w:space="0" w:color="auto"/>
        <w:right w:val="none" w:sz="0" w:space="0" w:color="auto"/>
      </w:divBdr>
    </w:div>
    <w:div w:id="1099370566">
      <w:bodyDiv w:val="1"/>
      <w:marLeft w:val="0"/>
      <w:marRight w:val="0"/>
      <w:marTop w:val="0"/>
      <w:marBottom w:val="0"/>
      <w:divBdr>
        <w:top w:val="none" w:sz="0" w:space="0" w:color="auto"/>
        <w:left w:val="none" w:sz="0" w:space="0" w:color="auto"/>
        <w:bottom w:val="none" w:sz="0" w:space="0" w:color="auto"/>
        <w:right w:val="none" w:sz="0" w:space="0" w:color="auto"/>
      </w:divBdr>
    </w:div>
    <w:div w:id="1099565134">
      <w:bodyDiv w:val="1"/>
      <w:marLeft w:val="0"/>
      <w:marRight w:val="0"/>
      <w:marTop w:val="0"/>
      <w:marBottom w:val="0"/>
      <w:divBdr>
        <w:top w:val="none" w:sz="0" w:space="0" w:color="auto"/>
        <w:left w:val="none" w:sz="0" w:space="0" w:color="auto"/>
        <w:bottom w:val="none" w:sz="0" w:space="0" w:color="auto"/>
        <w:right w:val="none" w:sz="0" w:space="0" w:color="auto"/>
      </w:divBdr>
    </w:div>
    <w:div w:id="1099835462">
      <w:bodyDiv w:val="1"/>
      <w:marLeft w:val="0"/>
      <w:marRight w:val="0"/>
      <w:marTop w:val="0"/>
      <w:marBottom w:val="0"/>
      <w:divBdr>
        <w:top w:val="none" w:sz="0" w:space="0" w:color="auto"/>
        <w:left w:val="none" w:sz="0" w:space="0" w:color="auto"/>
        <w:bottom w:val="none" w:sz="0" w:space="0" w:color="auto"/>
        <w:right w:val="none" w:sz="0" w:space="0" w:color="auto"/>
      </w:divBdr>
    </w:div>
    <w:div w:id="1099957499">
      <w:bodyDiv w:val="1"/>
      <w:marLeft w:val="0"/>
      <w:marRight w:val="0"/>
      <w:marTop w:val="0"/>
      <w:marBottom w:val="0"/>
      <w:divBdr>
        <w:top w:val="none" w:sz="0" w:space="0" w:color="auto"/>
        <w:left w:val="none" w:sz="0" w:space="0" w:color="auto"/>
        <w:bottom w:val="none" w:sz="0" w:space="0" w:color="auto"/>
        <w:right w:val="none" w:sz="0" w:space="0" w:color="auto"/>
      </w:divBdr>
    </w:div>
    <w:div w:id="1100102663">
      <w:bodyDiv w:val="1"/>
      <w:marLeft w:val="0"/>
      <w:marRight w:val="0"/>
      <w:marTop w:val="0"/>
      <w:marBottom w:val="0"/>
      <w:divBdr>
        <w:top w:val="none" w:sz="0" w:space="0" w:color="auto"/>
        <w:left w:val="none" w:sz="0" w:space="0" w:color="auto"/>
        <w:bottom w:val="none" w:sz="0" w:space="0" w:color="auto"/>
        <w:right w:val="none" w:sz="0" w:space="0" w:color="auto"/>
      </w:divBdr>
    </w:div>
    <w:div w:id="1100250291">
      <w:bodyDiv w:val="1"/>
      <w:marLeft w:val="0"/>
      <w:marRight w:val="0"/>
      <w:marTop w:val="0"/>
      <w:marBottom w:val="0"/>
      <w:divBdr>
        <w:top w:val="none" w:sz="0" w:space="0" w:color="auto"/>
        <w:left w:val="none" w:sz="0" w:space="0" w:color="auto"/>
        <w:bottom w:val="none" w:sz="0" w:space="0" w:color="auto"/>
        <w:right w:val="none" w:sz="0" w:space="0" w:color="auto"/>
      </w:divBdr>
    </w:div>
    <w:div w:id="1100488047">
      <w:bodyDiv w:val="1"/>
      <w:marLeft w:val="0"/>
      <w:marRight w:val="0"/>
      <w:marTop w:val="0"/>
      <w:marBottom w:val="0"/>
      <w:divBdr>
        <w:top w:val="none" w:sz="0" w:space="0" w:color="auto"/>
        <w:left w:val="none" w:sz="0" w:space="0" w:color="auto"/>
        <w:bottom w:val="none" w:sz="0" w:space="0" w:color="auto"/>
        <w:right w:val="none" w:sz="0" w:space="0" w:color="auto"/>
      </w:divBdr>
    </w:div>
    <w:div w:id="1100564711">
      <w:bodyDiv w:val="1"/>
      <w:marLeft w:val="0"/>
      <w:marRight w:val="0"/>
      <w:marTop w:val="0"/>
      <w:marBottom w:val="0"/>
      <w:divBdr>
        <w:top w:val="none" w:sz="0" w:space="0" w:color="auto"/>
        <w:left w:val="none" w:sz="0" w:space="0" w:color="auto"/>
        <w:bottom w:val="none" w:sz="0" w:space="0" w:color="auto"/>
        <w:right w:val="none" w:sz="0" w:space="0" w:color="auto"/>
      </w:divBdr>
    </w:div>
    <w:div w:id="1100950988">
      <w:bodyDiv w:val="1"/>
      <w:marLeft w:val="0"/>
      <w:marRight w:val="0"/>
      <w:marTop w:val="0"/>
      <w:marBottom w:val="0"/>
      <w:divBdr>
        <w:top w:val="none" w:sz="0" w:space="0" w:color="auto"/>
        <w:left w:val="none" w:sz="0" w:space="0" w:color="auto"/>
        <w:bottom w:val="none" w:sz="0" w:space="0" w:color="auto"/>
        <w:right w:val="none" w:sz="0" w:space="0" w:color="auto"/>
      </w:divBdr>
    </w:div>
    <w:div w:id="1101074442">
      <w:bodyDiv w:val="1"/>
      <w:marLeft w:val="0"/>
      <w:marRight w:val="0"/>
      <w:marTop w:val="0"/>
      <w:marBottom w:val="0"/>
      <w:divBdr>
        <w:top w:val="none" w:sz="0" w:space="0" w:color="auto"/>
        <w:left w:val="none" w:sz="0" w:space="0" w:color="auto"/>
        <w:bottom w:val="none" w:sz="0" w:space="0" w:color="auto"/>
        <w:right w:val="none" w:sz="0" w:space="0" w:color="auto"/>
      </w:divBdr>
    </w:div>
    <w:div w:id="1101417479">
      <w:bodyDiv w:val="1"/>
      <w:marLeft w:val="0"/>
      <w:marRight w:val="0"/>
      <w:marTop w:val="0"/>
      <w:marBottom w:val="0"/>
      <w:divBdr>
        <w:top w:val="none" w:sz="0" w:space="0" w:color="auto"/>
        <w:left w:val="none" w:sz="0" w:space="0" w:color="auto"/>
        <w:bottom w:val="none" w:sz="0" w:space="0" w:color="auto"/>
        <w:right w:val="none" w:sz="0" w:space="0" w:color="auto"/>
      </w:divBdr>
    </w:div>
    <w:div w:id="1101560706">
      <w:bodyDiv w:val="1"/>
      <w:marLeft w:val="0"/>
      <w:marRight w:val="0"/>
      <w:marTop w:val="0"/>
      <w:marBottom w:val="0"/>
      <w:divBdr>
        <w:top w:val="none" w:sz="0" w:space="0" w:color="auto"/>
        <w:left w:val="none" w:sz="0" w:space="0" w:color="auto"/>
        <w:bottom w:val="none" w:sz="0" w:space="0" w:color="auto"/>
        <w:right w:val="none" w:sz="0" w:space="0" w:color="auto"/>
      </w:divBdr>
    </w:div>
    <w:div w:id="1101610743">
      <w:bodyDiv w:val="1"/>
      <w:marLeft w:val="0"/>
      <w:marRight w:val="0"/>
      <w:marTop w:val="0"/>
      <w:marBottom w:val="0"/>
      <w:divBdr>
        <w:top w:val="none" w:sz="0" w:space="0" w:color="auto"/>
        <w:left w:val="none" w:sz="0" w:space="0" w:color="auto"/>
        <w:bottom w:val="none" w:sz="0" w:space="0" w:color="auto"/>
        <w:right w:val="none" w:sz="0" w:space="0" w:color="auto"/>
      </w:divBdr>
    </w:div>
    <w:div w:id="1101872561">
      <w:bodyDiv w:val="1"/>
      <w:marLeft w:val="0"/>
      <w:marRight w:val="0"/>
      <w:marTop w:val="0"/>
      <w:marBottom w:val="0"/>
      <w:divBdr>
        <w:top w:val="none" w:sz="0" w:space="0" w:color="auto"/>
        <w:left w:val="none" w:sz="0" w:space="0" w:color="auto"/>
        <w:bottom w:val="none" w:sz="0" w:space="0" w:color="auto"/>
        <w:right w:val="none" w:sz="0" w:space="0" w:color="auto"/>
      </w:divBdr>
    </w:div>
    <w:div w:id="1101953530">
      <w:bodyDiv w:val="1"/>
      <w:marLeft w:val="0"/>
      <w:marRight w:val="0"/>
      <w:marTop w:val="0"/>
      <w:marBottom w:val="0"/>
      <w:divBdr>
        <w:top w:val="none" w:sz="0" w:space="0" w:color="auto"/>
        <w:left w:val="none" w:sz="0" w:space="0" w:color="auto"/>
        <w:bottom w:val="none" w:sz="0" w:space="0" w:color="auto"/>
        <w:right w:val="none" w:sz="0" w:space="0" w:color="auto"/>
      </w:divBdr>
    </w:div>
    <w:div w:id="1101991122">
      <w:bodyDiv w:val="1"/>
      <w:marLeft w:val="0"/>
      <w:marRight w:val="0"/>
      <w:marTop w:val="0"/>
      <w:marBottom w:val="0"/>
      <w:divBdr>
        <w:top w:val="none" w:sz="0" w:space="0" w:color="auto"/>
        <w:left w:val="none" w:sz="0" w:space="0" w:color="auto"/>
        <w:bottom w:val="none" w:sz="0" w:space="0" w:color="auto"/>
        <w:right w:val="none" w:sz="0" w:space="0" w:color="auto"/>
      </w:divBdr>
    </w:div>
    <w:div w:id="1101991575">
      <w:bodyDiv w:val="1"/>
      <w:marLeft w:val="0"/>
      <w:marRight w:val="0"/>
      <w:marTop w:val="0"/>
      <w:marBottom w:val="0"/>
      <w:divBdr>
        <w:top w:val="none" w:sz="0" w:space="0" w:color="auto"/>
        <w:left w:val="none" w:sz="0" w:space="0" w:color="auto"/>
        <w:bottom w:val="none" w:sz="0" w:space="0" w:color="auto"/>
        <w:right w:val="none" w:sz="0" w:space="0" w:color="auto"/>
      </w:divBdr>
    </w:div>
    <w:div w:id="1102384917">
      <w:bodyDiv w:val="1"/>
      <w:marLeft w:val="0"/>
      <w:marRight w:val="0"/>
      <w:marTop w:val="0"/>
      <w:marBottom w:val="0"/>
      <w:divBdr>
        <w:top w:val="none" w:sz="0" w:space="0" w:color="auto"/>
        <w:left w:val="none" w:sz="0" w:space="0" w:color="auto"/>
        <w:bottom w:val="none" w:sz="0" w:space="0" w:color="auto"/>
        <w:right w:val="none" w:sz="0" w:space="0" w:color="auto"/>
      </w:divBdr>
    </w:div>
    <w:div w:id="1102456362">
      <w:bodyDiv w:val="1"/>
      <w:marLeft w:val="0"/>
      <w:marRight w:val="0"/>
      <w:marTop w:val="0"/>
      <w:marBottom w:val="0"/>
      <w:divBdr>
        <w:top w:val="none" w:sz="0" w:space="0" w:color="auto"/>
        <w:left w:val="none" w:sz="0" w:space="0" w:color="auto"/>
        <w:bottom w:val="none" w:sz="0" w:space="0" w:color="auto"/>
        <w:right w:val="none" w:sz="0" w:space="0" w:color="auto"/>
      </w:divBdr>
    </w:div>
    <w:div w:id="1102645867">
      <w:bodyDiv w:val="1"/>
      <w:marLeft w:val="0"/>
      <w:marRight w:val="0"/>
      <w:marTop w:val="0"/>
      <w:marBottom w:val="0"/>
      <w:divBdr>
        <w:top w:val="none" w:sz="0" w:space="0" w:color="auto"/>
        <w:left w:val="none" w:sz="0" w:space="0" w:color="auto"/>
        <w:bottom w:val="none" w:sz="0" w:space="0" w:color="auto"/>
        <w:right w:val="none" w:sz="0" w:space="0" w:color="auto"/>
      </w:divBdr>
    </w:div>
    <w:div w:id="1102995587">
      <w:bodyDiv w:val="1"/>
      <w:marLeft w:val="0"/>
      <w:marRight w:val="0"/>
      <w:marTop w:val="0"/>
      <w:marBottom w:val="0"/>
      <w:divBdr>
        <w:top w:val="none" w:sz="0" w:space="0" w:color="auto"/>
        <w:left w:val="none" w:sz="0" w:space="0" w:color="auto"/>
        <w:bottom w:val="none" w:sz="0" w:space="0" w:color="auto"/>
        <w:right w:val="none" w:sz="0" w:space="0" w:color="auto"/>
      </w:divBdr>
    </w:div>
    <w:div w:id="1103260018">
      <w:bodyDiv w:val="1"/>
      <w:marLeft w:val="0"/>
      <w:marRight w:val="0"/>
      <w:marTop w:val="0"/>
      <w:marBottom w:val="0"/>
      <w:divBdr>
        <w:top w:val="none" w:sz="0" w:space="0" w:color="auto"/>
        <w:left w:val="none" w:sz="0" w:space="0" w:color="auto"/>
        <w:bottom w:val="none" w:sz="0" w:space="0" w:color="auto"/>
        <w:right w:val="none" w:sz="0" w:space="0" w:color="auto"/>
      </w:divBdr>
    </w:div>
    <w:div w:id="1103381763">
      <w:bodyDiv w:val="1"/>
      <w:marLeft w:val="0"/>
      <w:marRight w:val="0"/>
      <w:marTop w:val="0"/>
      <w:marBottom w:val="0"/>
      <w:divBdr>
        <w:top w:val="none" w:sz="0" w:space="0" w:color="auto"/>
        <w:left w:val="none" w:sz="0" w:space="0" w:color="auto"/>
        <w:bottom w:val="none" w:sz="0" w:space="0" w:color="auto"/>
        <w:right w:val="none" w:sz="0" w:space="0" w:color="auto"/>
      </w:divBdr>
    </w:div>
    <w:div w:id="1103458978">
      <w:bodyDiv w:val="1"/>
      <w:marLeft w:val="0"/>
      <w:marRight w:val="0"/>
      <w:marTop w:val="0"/>
      <w:marBottom w:val="0"/>
      <w:divBdr>
        <w:top w:val="none" w:sz="0" w:space="0" w:color="auto"/>
        <w:left w:val="none" w:sz="0" w:space="0" w:color="auto"/>
        <w:bottom w:val="none" w:sz="0" w:space="0" w:color="auto"/>
        <w:right w:val="none" w:sz="0" w:space="0" w:color="auto"/>
      </w:divBdr>
    </w:div>
    <w:div w:id="1103496171">
      <w:bodyDiv w:val="1"/>
      <w:marLeft w:val="0"/>
      <w:marRight w:val="0"/>
      <w:marTop w:val="0"/>
      <w:marBottom w:val="0"/>
      <w:divBdr>
        <w:top w:val="none" w:sz="0" w:space="0" w:color="auto"/>
        <w:left w:val="none" w:sz="0" w:space="0" w:color="auto"/>
        <w:bottom w:val="none" w:sz="0" w:space="0" w:color="auto"/>
        <w:right w:val="none" w:sz="0" w:space="0" w:color="auto"/>
      </w:divBdr>
    </w:div>
    <w:div w:id="1103692063">
      <w:bodyDiv w:val="1"/>
      <w:marLeft w:val="0"/>
      <w:marRight w:val="0"/>
      <w:marTop w:val="0"/>
      <w:marBottom w:val="0"/>
      <w:divBdr>
        <w:top w:val="none" w:sz="0" w:space="0" w:color="auto"/>
        <w:left w:val="none" w:sz="0" w:space="0" w:color="auto"/>
        <w:bottom w:val="none" w:sz="0" w:space="0" w:color="auto"/>
        <w:right w:val="none" w:sz="0" w:space="0" w:color="auto"/>
      </w:divBdr>
    </w:div>
    <w:div w:id="1103914299">
      <w:bodyDiv w:val="1"/>
      <w:marLeft w:val="0"/>
      <w:marRight w:val="0"/>
      <w:marTop w:val="0"/>
      <w:marBottom w:val="0"/>
      <w:divBdr>
        <w:top w:val="none" w:sz="0" w:space="0" w:color="auto"/>
        <w:left w:val="none" w:sz="0" w:space="0" w:color="auto"/>
        <w:bottom w:val="none" w:sz="0" w:space="0" w:color="auto"/>
        <w:right w:val="none" w:sz="0" w:space="0" w:color="auto"/>
      </w:divBdr>
    </w:div>
    <w:div w:id="1103917784">
      <w:bodyDiv w:val="1"/>
      <w:marLeft w:val="0"/>
      <w:marRight w:val="0"/>
      <w:marTop w:val="0"/>
      <w:marBottom w:val="0"/>
      <w:divBdr>
        <w:top w:val="none" w:sz="0" w:space="0" w:color="auto"/>
        <w:left w:val="none" w:sz="0" w:space="0" w:color="auto"/>
        <w:bottom w:val="none" w:sz="0" w:space="0" w:color="auto"/>
        <w:right w:val="none" w:sz="0" w:space="0" w:color="auto"/>
      </w:divBdr>
    </w:div>
    <w:div w:id="1104035363">
      <w:bodyDiv w:val="1"/>
      <w:marLeft w:val="0"/>
      <w:marRight w:val="0"/>
      <w:marTop w:val="0"/>
      <w:marBottom w:val="0"/>
      <w:divBdr>
        <w:top w:val="none" w:sz="0" w:space="0" w:color="auto"/>
        <w:left w:val="none" w:sz="0" w:space="0" w:color="auto"/>
        <w:bottom w:val="none" w:sz="0" w:space="0" w:color="auto"/>
        <w:right w:val="none" w:sz="0" w:space="0" w:color="auto"/>
      </w:divBdr>
    </w:div>
    <w:div w:id="1104037108">
      <w:bodyDiv w:val="1"/>
      <w:marLeft w:val="0"/>
      <w:marRight w:val="0"/>
      <w:marTop w:val="0"/>
      <w:marBottom w:val="0"/>
      <w:divBdr>
        <w:top w:val="none" w:sz="0" w:space="0" w:color="auto"/>
        <w:left w:val="none" w:sz="0" w:space="0" w:color="auto"/>
        <w:bottom w:val="none" w:sz="0" w:space="0" w:color="auto"/>
        <w:right w:val="none" w:sz="0" w:space="0" w:color="auto"/>
      </w:divBdr>
    </w:div>
    <w:div w:id="1104225202">
      <w:bodyDiv w:val="1"/>
      <w:marLeft w:val="0"/>
      <w:marRight w:val="0"/>
      <w:marTop w:val="0"/>
      <w:marBottom w:val="0"/>
      <w:divBdr>
        <w:top w:val="none" w:sz="0" w:space="0" w:color="auto"/>
        <w:left w:val="none" w:sz="0" w:space="0" w:color="auto"/>
        <w:bottom w:val="none" w:sz="0" w:space="0" w:color="auto"/>
        <w:right w:val="none" w:sz="0" w:space="0" w:color="auto"/>
      </w:divBdr>
    </w:div>
    <w:div w:id="1104308031">
      <w:bodyDiv w:val="1"/>
      <w:marLeft w:val="0"/>
      <w:marRight w:val="0"/>
      <w:marTop w:val="0"/>
      <w:marBottom w:val="0"/>
      <w:divBdr>
        <w:top w:val="none" w:sz="0" w:space="0" w:color="auto"/>
        <w:left w:val="none" w:sz="0" w:space="0" w:color="auto"/>
        <w:bottom w:val="none" w:sz="0" w:space="0" w:color="auto"/>
        <w:right w:val="none" w:sz="0" w:space="0" w:color="auto"/>
      </w:divBdr>
    </w:div>
    <w:div w:id="1104618966">
      <w:bodyDiv w:val="1"/>
      <w:marLeft w:val="0"/>
      <w:marRight w:val="0"/>
      <w:marTop w:val="0"/>
      <w:marBottom w:val="0"/>
      <w:divBdr>
        <w:top w:val="none" w:sz="0" w:space="0" w:color="auto"/>
        <w:left w:val="none" w:sz="0" w:space="0" w:color="auto"/>
        <w:bottom w:val="none" w:sz="0" w:space="0" w:color="auto"/>
        <w:right w:val="none" w:sz="0" w:space="0" w:color="auto"/>
      </w:divBdr>
    </w:div>
    <w:div w:id="1104687448">
      <w:bodyDiv w:val="1"/>
      <w:marLeft w:val="0"/>
      <w:marRight w:val="0"/>
      <w:marTop w:val="0"/>
      <w:marBottom w:val="0"/>
      <w:divBdr>
        <w:top w:val="none" w:sz="0" w:space="0" w:color="auto"/>
        <w:left w:val="none" w:sz="0" w:space="0" w:color="auto"/>
        <w:bottom w:val="none" w:sz="0" w:space="0" w:color="auto"/>
        <w:right w:val="none" w:sz="0" w:space="0" w:color="auto"/>
      </w:divBdr>
    </w:div>
    <w:div w:id="1104689384">
      <w:bodyDiv w:val="1"/>
      <w:marLeft w:val="0"/>
      <w:marRight w:val="0"/>
      <w:marTop w:val="0"/>
      <w:marBottom w:val="0"/>
      <w:divBdr>
        <w:top w:val="none" w:sz="0" w:space="0" w:color="auto"/>
        <w:left w:val="none" w:sz="0" w:space="0" w:color="auto"/>
        <w:bottom w:val="none" w:sz="0" w:space="0" w:color="auto"/>
        <w:right w:val="none" w:sz="0" w:space="0" w:color="auto"/>
      </w:divBdr>
    </w:div>
    <w:div w:id="1104806420">
      <w:bodyDiv w:val="1"/>
      <w:marLeft w:val="0"/>
      <w:marRight w:val="0"/>
      <w:marTop w:val="0"/>
      <w:marBottom w:val="0"/>
      <w:divBdr>
        <w:top w:val="none" w:sz="0" w:space="0" w:color="auto"/>
        <w:left w:val="none" w:sz="0" w:space="0" w:color="auto"/>
        <w:bottom w:val="none" w:sz="0" w:space="0" w:color="auto"/>
        <w:right w:val="none" w:sz="0" w:space="0" w:color="auto"/>
      </w:divBdr>
    </w:div>
    <w:div w:id="1104809783">
      <w:bodyDiv w:val="1"/>
      <w:marLeft w:val="0"/>
      <w:marRight w:val="0"/>
      <w:marTop w:val="0"/>
      <w:marBottom w:val="0"/>
      <w:divBdr>
        <w:top w:val="none" w:sz="0" w:space="0" w:color="auto"/>
        <w:left w:val="none" w:sz="0" w:space="0" w:color="auto"/>
        <w:bottom w:val="none" w:sz="0" w:space="0" w:color="auto"/>
        <w:right w:val="none" w:sz="0" w:space="0" w:color="auto"/>
      </w:divBdr>
    </w:div>
    <w:div w:id="1104956472">
      <w:bodyDiv w:val="1"/>
      <w:marLeft w:val="0"/>
      <w:marRight w:val="0"/>
      <w:marTop w:val="0"/>
      <w:marBottom w:val="0"/>
      <w:divBdr>
        <w:top w:val="none" w:sz="0" w:space="0" w:color="auto"/>
        <w:left w:val="none" w:sz="0" w:space="0" w:color="auto"/>
        <w:bottom w:val="none" w:sz="0" w:space="0" w:color="auto"/>
        <w:right w:val="none" w:sz="0" w:space="0" w:color="auto"/>
      </w:divBdr>
    </w:div>
    <w:div w:id="1105002862">
      <w:bodyDiv w:val="1"/>
      <w:marLeft w:val="0"/>
      <w:marRight w:val="0"/>
      <w:marTop w:val="0"/>
      <w:marBottom w:val="0"/>
      <w:divBdr>
        <w:top w:val="none" w:sz="0" w:space="0" w:color="auto"/>
        <w:left w:val="none" w:sz="0" w:space="0" w:color="auto"/>
        <w:bottom w:val="none" w:sz="0" w:space="0" w:color="auto"/>
        <w:right w:val="none" w:sz="0" w:space="0" w:color="auto"/>
      </w:divBdr>
    </w:div>
    <w:div w:id="1105077105">
      <w:bodyDiv w:val="1"/>
      <w:marLeft w:val="0"/>
      <w:marRight w:val="0"/>
      <w:marTop w:val="0"/>
      <w:marBottom w:val="0"/>
      <w:divBdr>
        <w:top w:val="none" w:sz="0" w:space="0" w:color="auto"/>
        <w:left w:val="none" w:sz="0" w:space="0" w:color="auto"/>
        <w:bottom w:val="none" w:sz="0" w:space="0" w:color="auto"/>
        <w:right w:val="none" w:sz="0" w:space="0" w:color="auto"/>
      </w:divBdr>
    </w:div>
    <w:div w:id="1105147615">
      <w:bodyDiv w:val="1"/>
      <w:marLeft w:val="0"/>
      <w:marRight w:val="0"/>
      <w:marTop w:val="0"/>
      <w:marBottom w:val="0"/>
      <w:divBdr>
        <w:top w:val="none" w:sz="0" w:space="0" w:color="auto"/>
        <w:left w:val="none" w:sz="0" w:space="0" w:color="auto"/>
        <w:bottom w:val="none" w:sz="0" w:space="0" w:color="auto"/>
        <w:right w:val="none" w:sz="0" w:space="0" w:color="auto"/>
      </w:divBdr>
    </w:div>
    <w:div w:id="1105270802">
      <w:bodyDiv w:val="1"/>
      <w:marLeft w:val="0"/>
      <w:marRight w:val="0"/>
      <w:marTop w:val="0"/>
      <w:marBottom w:val="0"/>
      <w:divBdr>
        <w:top w:val="none" w:sz="0" w:space="0" w:color="auto"/>
        <w:left w:val="none" w:sz="0" w:space="0" w:color="auto"/>
        <w:bottom w:val="none" w:sz="0" w:space="0" w:color="auto"/>
        <w:right w:val="none" w:sz="0" w:space="0" w:color="auto"/>
      </w:divBdr>
    </w:div>
    <w:div w:id="1105418152">
      <w:bodyDiv w:val="1"/>
      <w:marLeft w:val="0"/>
      <w:marRight w:val="0"/>
      <w:marTop w:val="0"/>
      <w:marBottom w:val="0"/>
      <w:divBdr>
        <w:top w:val="none" w:sz="0" w:space="0" w:color="auto"/>
        <w:left w:val="none" w:sz="0" w:space="0" w:color="auto"/>
        <w:bottom w:val="none" w:sz="0" w:space="0" w:color="auto"/>
        <w:right w:val="none" w:sz="0" w:space="0" w:color="auto"/>
      </w:divBdr>
    </w:div>
    <w:div w:id="1105491679">
      <w:bodyDiv w:val="1"/>
      <w:marLeft w:val="0"/>
      <w:marRight w:val="0"/>
      <w:marTop w:val="0"/>
      <w:marBottom w:val="0"/>
      <w:divBdr>
        <w:top w:val="none" w:sz="0" w:space="0" w:color="auto"/>
        <w:left w:val="none" w:sz="0" w:space="0" w:color="auto"/>
        <w:bottom w:val="none" w:sz="0" w:space="0" w:color="auto"/>
        <w:right w:val="none" w:sz="0" w:space="0" w:color="auto"/>
      </w:divBdr>
    </w:div>
    <w:div w:id="1105660903">
      <w:bodyDiv w:val="1"/>
      <w:marLeft w:val="0"/>
      <w:marRight w:val="0"/>
      <w:marTop w:val="0"/>
      <w:marBottom w:val="0"/>
      <w:divBdr>
        <w:top w:val="none" w:sz="0" w:space="0" w:color="auto"/>
        <w:left w:val="none" w:sz="0" w:space="0" w:color="auto"/>
        <w:bottom w:val="none" w:sz="0" w:space="0" w:color="auto"/>
        <w:right w:val="none" w:sz="0" w:space="0" w:color="auto"/>
      </w:divBdr>
    </w:div>
    <w:div w:id="1105732846">
      <w:bodyDiv w:val="1"/>
      <w:marLeft w:val="0"/>
      <w:marRight w:val="0"/>
      <w:marTop w:val="0"/>
      <w:marBottom w:val="0"/>
      <w:divBdr>
        <w:top w:val="none" w:sz="0" w:space="0" w:color="auto"/>
        <w:left w:val="none" w:sz="0" w:space="0" w:color="auto"/>
        <w:bottom w:val="none" w:sz="0" w:space="0" w:color="auto"/>
        <w:right w:val="none" w:sz="0" w:space="0" w:color="auto"/>
      </w:divBdr>
    </w:div>
    <w:div w:id="1105811640">
      <w:bodyDiv w:val="1"/>
      <w:marLeft w:val="0"/>
      <w:marRight w:val="0"/>
      <w:marTop w:val="0"/>
      <w:marBottom w:val="0"/>
      <w:divBdr>
        <w:top w:val="none" w:sz="0" w:space="0" w:color="auto"/>
        <w:left w:val="none" w:sz="0" w:space="0" w:color="auto"/>
        <w:bottom w:val="none" w:sz="0" w:space="0" w:color="auto"/>
        <w:right w:val="none" w:sz="0" w:space="0" w:color="auto"/>
      </w:divBdr>
    </w:div>
    <w:div w:id="1106004990">
      <w:bodyDiv w:val="1"/>
      <w:marLeft w:val="0"/>
      <w:marRight w:val="0"/>
      <w:marTop w:val="0"/>
      <w:marBottom w:val="0"/>
      <w:divBdr>
        <w:top w:val="none" w:sz="0" w:space="0" w:color="auto"/>
        <w:left w:val="none" w:sz="0" w:space="0" w:color="auto"/>
        <w:bottom w:val="none" w:sz="0" w:space="0" w:color="auto"/>
        <w:right w:val="none" w:sz="0" w:space="0" w:color="auto"/>
      </w:divBdr>
    </w:div>
    <w:div w:id="1106316368">
      <w:bodyDiv w:val="1"/>
      <w:marLeft w:val="0"/>
      <w:marRight w:val="0"/>
      <w:marTop w:val="0"/>
      <w:marBottom w:val="0"/>
      <w:divBdr>
        <w:top w:val="none" w:sz="0" w:space="0" w:color="auto"/>
        <w:left w:val="none" w:sz="0" w:space="0" w:color="auto"/>
        <w:bottom w:val="none" w:sz="0" w:space="0" w:color="auto"/>
        <w:right w:val="none" w:sz="0" w:space="0" w:color="auto"/>
      </w:divBdr>
    </w:div>
    <w:div w:id="1106466768">
      <w:bodyDiv w:val="1"/>
      <w:marLeft w:val="0"/>
      <w:marRight w:val="0"/>
      <w:marTop w:val="0"/>
      <w:marBottom w:val="0"/>
      <w:divBdr>
        <w:top w:val="none" w:sz="0" w:space="0" w:color="auto"/>
        <w:left w:val="none" w:sz="0" w:space="0" w:color="auto"/>
        <w:bottom w:val="none" w:sz="0" w:space="0" w:color="auto"/>
        <w:right w:val="none" w:sz="0" w:space="0" w:color="auto"/>
      </w:divBdr>
    </w:div>
    <w:div w:id="1106661085">
      <w:bodyDiv w:val="1"/>
      <w:marLeft w:val="0"/>
      <w:marRight w:val="0"/>
      <w:marTop w:val="0"/>
      <w:marBottom w:val="0"/>
      <w:divBdr>
        <w:top w:val="none" w:sz="0" w:space="0" w:color="auto"/>
        <w:left w:val="none" w:sz="0" w:space="0" w:color="auto"/>
        <w:bottom w:val="none" w:sz="0" w:space="0" w:color="auto"/>
        <w:right w:val="none" w:sz="0" w:space="0" w:color="auto"/>
      </w:divBdr>
    </w:div>
    <w:div w:id="1106731190">
      <w:bodyDiv w:val="1"/>
      <w:marLeft w:val="0"/>
      <w:marRight w:val="0"/>
      <w:marTop w:val="0"/>
      <w:marBottom w:val="0"/>
      <w:divBdr>
        <w:top w:val="none" w:sz="0" w:space="0" w:color="auto"/>
        <w:left w:val="none" w:sz="0" w:space="0" w:color="auto"/>
        <w:bottom w:val="none" w:sz="0" w:space="0" w:color="auto"/>
        <w:right w:val="none" w:sz="0" w:space="0" w:color="auto"/>
      </w:divBdr>
    </w:div>
    <w:div w:id="1106736418">
      <w:bodyDiv w:val="1"/>
      <w:marLeft w:val="0"/>
      <w:marRight w:val="0"/>
      <w:marTop w:val="0"/>
      <w:marBottom w:val="0"/>
      <w:divBdr>
        <w:top w:val="none" w:sz="0" w:space="0" w:color="auto"/>
        <w:left w:val="none" w:sz="0" w:space="0" w:color="auto"/>
        <w:bottom w:val="none" w:sz="0" w:space="0" w:color="auto"/>
        <w:right w:val="none" w:sz="0" w:space="0" w:color="auto"/>
      </w:divBdr>
    </w:div>
    <w:div w:id="1106850132">
      <w:bodyDiv w:val="1"/>
      <w:marLeft w:val="0"/>
      <w:marRight w:val="0"/>
      <w:marTop w:val="0"/>
      <w:marBottom w:val="0"/>
      <w:divBdr>
        <w:top w:val="none" w:sz="0" w:space="0" w:color="auto"/>
        <w:left w:val="none" w:sz="0" w:space="0" w:color="auto"/>
        <w:bottom w:val="none" w:sz="0" w:space="0" w:color="auto"/>
        <w:right w:val="none" w:sz="0" w:space="0" w:color="auto"/>
      </w:divBdr>
    </w:div>
    <w:div w:id="1106969917">
      <w:bodyDiv w:val="1"/>
      <w:marLeft w:val="0"/>
      <w:marRight w:val="0"/>
      <w:marTop w:val="0"/>
      <w:marBottom w:val="0"/>
      <w:divBdr>
        <w:top w:val="none" w:sz="0" w:space="0" w:color="auto"/>
        <w:left w:val="none" w:sz="0" w:space="0" w:color="auto"/>
        <w:bottom w:val="none" w:sz="0" w:space="0" w:color="auto"/>
        <w:right w:val="none" w:sz="0" w:space="0" w:color="auto"/>
      </w:divBdr>
    </w:div>
    <w:div w:id="1107044625">
      <w:bodyDiv w:val="1"/>
      <w:marLeft w:val="0"/>
      <w:marRight w:val="0"/>
      <w:marTop w:val="0"/>
      <w:marBottom w:val="0"/>
      <w:divBdr>
        <w:top w:val="none" w:sz="0" w:space="0" w:color="auto"/>
        <w:left w:val="none" w:sz="0" w:space="0" w:color="auto"/>
        <w:bottom w:val="none" w:sz="0" w:space="0" w:color="auto"/>
        <w:right w:val="none" w:sz="0" w:space="0" w:color="auto"/>
      </w:divBdr>
    </w:div>
    <w:div w:id="1107116809">
      <w:bodyDiv w:val="1"/>
      <w:marLeft w:val="0"/>
      <w:marRight w:val="0"/>
      <w:marTop w:val="0"/>
      <w:marBottom w:val="0"/>
      <w:divBdr>
        <w:top w:val="none" w:sz="0" w:space="0" w:color="auto"/>
        <w:left w:val="none" w:sz="0" w:space="0" w:color="auto"/>
        <w:bottom w:val="none" w:sz="0" w:space="0" w:color="auto"/>
        <w:right w:val="none" w:sz="0" w:space="0" w:color="auto"/>
      </w:divBdr>
    </w:div>
    <w:div w:id="1107120802">
      <w:bodyDiv w:val="1"/>
      <w:marLeft w:val="0"/>
      <w:marRight w:val="0"/>
      <w:marTop w:val="0"/>
      <w:marBottom w:val="0"/>
      <w:divBdr>
        <w:top w:val="none" w:sz="0" w:space="0" w:color="auto"/>
        <w:left w:val="none" w:sz="0" w:space="0" w:color="auto"/>
        <w:bottom w:val="none" w:sz="0" w:space="0" w:color="auto"/>
        <w:right w:val="none" w:sz="0" w:space="0" w:color="auto"/>
      </w:divBdr>
    </w:div>
    <w:div w:id="1107239987">
      <w:bodyDiv w:val="1"/>
      <w:marLeft w:val="0"/>
      <w:marRight w:val="0"/>
      <w:marTop w:val="0"/>
      <w:marBottom w:val="0"/>
      <w:divBdr>
        <w:top w:val="none" w:sz="0" w:space="0" w:color="auto"/>
        <w:left w:val="none" w:sz="0" w:space="0" w:color="auto"/>
        <w:bottom w:val="none" w:sz="0" w:space="0" w:color="auto"/>
        <w:right w:val="none" w:sz="0" w:space="0" w:color="auto"/>
      </w:divBdr>
    </w:div>
    <w:div w:id="1107576263">
      <w:bodyDiv w:val="1"/>
      <w:marLeft w:val="0"/>
      <w:marRight w:val="0"/>
      <w:marTop w:val="0"/>
      <w:marBottom w:val="0"/>
      <w:divBdr>
        <w:top w:val="none" w:sz="0" w:space="0" w:color="auto"/>
        <w:left w:val="none" w:sz="0" w:space="0" w:color="auto"/>
        <w:bottom w:val="none" w:sz="0" w:space="0" w:color="auto"/>
        <w:right w:val="none" w:sz="0" w:space="0" w:color="auto"/>
      </w:divBdr>
    </w:div>
    <w:div w:id="1107695432">
      <w:bodyDiv w:val="1"/>
      <w:marLeft w:val="0"/>
      <w:marRight w:val="0"/>
      <w:marTop w:val="0"/>
      <w:marBottom w:val="0"/>
      <w:divBdr>
        <w:top w:val="none" w:sz="0" w:space="0" w:color="auto"/>
        <w:left w:val="none" w:sz="0" w:space="0" w:color="auto"/>
        <w:bottom w:val="none" w:sz="0" w:space="0" w:color="auto"/>
        <w:right w:val="none" w:sz="0" w:space="0" w:color="auto"/>
      </w:divBdr>
    </w:div>
    <w:div w:id="1107770842">
      <w:bodyDiv w:val="1"/>
      <w:marLeft w:val="0"/>
      <w:marRight w:val="0"/>
      <w:marTop w:val="0"/>
      <w:marBottom w:val="0"/>
      <w:divBdr>
        <w:top w:val="none" w:sz="0" w:space="0" w:color="auto"/>
        <w:left w:val="none" w:sz="0" w:space="0" w:color="auto"/>
        <w:bottom w:val="none" w:sz="0" w:space="0" w:color="auto"/>
        <w:right w:val="none" w:sz="0" w:space="0" w:color="auto"/>
      </w:divBdr>
    </w:div>
    <w:div w:id="1107778152">
      <w:bodyDiv w:val="1"/>
      <w:marLeft w:val="0"/>
      <w:marRight w:val="0"/>
      <w:marTop w:val="0"/>
      <w:marBottom w:val="0"/>
      <w:divBdr>
        <w:top w:val="none" w:sz="0" w:space="0" w:color="auto"/>
        <w:left w:val="none" w:sz="0" w:space="0" w:color="auto"/>
        <w:bottom w:val="none" w:sz="0" w:space="0" w:color="auto"/>
        <w:right w:val="none" w:sz="0" w:space="0" w:color="auto"/>
      </w:divBdr>
    </w:div>
    <w:div w:id="1107847726">
      <w:bodyDiv w:val="1"/>
      <w:marLeft w:val="0"/>
      <w:marRight w:val="0"/>
      <w:marTop w:val="0"/>
      <w:marBottom w:val="0"/>
      <w:divBdr>
        <w:top w:val="none" w:sz="0" w:space="0" w:color="auto"/>
        <w:left w:val="none" w:sz="0" w:space="0" w:color="auto"/>
        <w:bottom w:val="none" w:sz="0" w:space="0" w:color="auto"/>
        <w:right w:val="none" w:sz="0" w:space="0" w:color="auto"/>
      </w:divBdr>
    </w:div>
    <w:div w:id="1108085360">
      <w:bodyDiv w:val="1"/>
      <w:marLeft w:val="0"/>
      <w:marRight w:val="0"/>
      <w:marTop w:val="0"/>
      <w:marBottom w:val="0"/>
      <w:divBdr>
        <w:top w:val="none" w:sz="0" w:space="0" w:color="auto"/>
        <w:left w:val="none" w:sz="0" w:space="0" w:color="auto"/>
        <w:bottom w:val="none" w:sz="0" w:space="0" w:color="auto"/>
        <w:right w:val="none" w:sz="0" w:space="0" w:color="auto"/>
      </w:divBdr>
    </w:div>
    <w:div w:id="1108089241">
      <w:bodyDiv w:val="1"/>
      <w:marLeft w:val="0"/>
      <w:marRight w:val="0"/>
      <w:marTop w:val="0"/>
      <w:marBottom w:val="0"/>
      <w:divBdr>
        <w:top w:val="none" w:sz="0" w:space="0" w:color="auto"/>
        <w:left w:val="none" w:sz="0" w:space="0" w:color="auto"/>
        <w:bottom w:val="none" w:sz="0" w:space="0" w:color="auto"/>
        <w:right w:val="none" w:sz="0" w:space="0" w:color="auto"/>
      </w:divBdr>
    </w:div>
    <w:div w:id="1108620119">
      <w:bodyDiv w:val="1"/>
      <w:marLeft w:val="0"/>
      <w:marRight w:val="0"/>
      <w:marTop w:val="0"/>
      <w:marBottom w:val="0"/>
      <w:divBdr>
        <w:top w:val="none" w:sz="0" w:space="0" w:color="auto"/>
        <w:left w:val="none" w:sz="0" w:space="0" w:color="auto"/>
        <w:bottom w:val="none" w:sz="0" w:space="0" w:color="auto"/>
        <w:right w:val="none" w:sz="0" w:space="0" w:color="auto"/>
      </w:divBdr>
    </w:div>
    <w:div w:id="1108623432">
      <w:bodyDiv w:val="1"/>
      <w:marLeft w:val="0"/>
      <w:marRight w:val="0"/>
      <w:marTop w:val="0"/>
      <w:marBottom w:val="0"/>
      <w:divBdr>
        <w:top w:val="none" w:sz="0" w:space="0" w:color="auto"/>
        <w:left w:val="none" w:sz="0" w:space="0" w:color="auto"/>
        <w:bottom w:val="none" w:sz="0" w:space="0" w:color="auto"/>
        <w:right w:val="none" w:sz="0" w:space="0" w:color="auto"/>
      </w:divBdr>
    </w:div>
    <w:div w:id="1108693566">
      <w:bodyDiv w:val="1"/>
      <w:marLeft w:val="0"/>
      <w:marRight w:val="0"/>
      <w:marTop w:val="0"/>
      <w:marBottom w:val="0"/>
      <w:divBdr>
        <w:top w:val="none" w:sz="0" w:space="0" w:color="auto"/>
        <w:left w:val="none" w:sz="0" w:space="0" w:color="auto"/>
        <w:bottom w:val="none" w:sz="0" w:space="0" w:color="auto"/>
        <w:right w:val="none" w:sz="0" w:space="0" w:color="auto"/>
      </w:divBdr>
    </w:div>
    <w:div w:id="1108693698">
      <w:bodyDiv w:val="1"/>
      <w:marLeft w:val="0"/>
      <w:marRight w:val="0"/>
      <w:marTop w:val="0"/>
      <w:marBottom w:val="0"/>
      <w:divBdr>
        <w:top w:val="none" w:sz="0" w:space="0" w:color="auto"/>
        <w:left w:val="none" w:sz="0" w:space="0" w:color="auto"/>
        <w:bottom w:val="none" w:sz="0" w:space="0" w:color="auto"/>
        <w:right w:val="none" w:sz="0" w:space="0" w:color="auto"/>
      </w:divBdr>
    </w:div>
    <w:div w:id="1108813726">
      <w:bodyDiv w:val="1"/>
      <w:marLeft w:val="0"/>
      <w:marRight w:val="0"/>
      <w:marTop w:val="0"/>
      <w:marBottom w:val="0"/>
      <w:divBdr>
        <w:top w:val="none" w:sz="0" w:space="0" w:color="auto"/>
        <w:left w:val="none" w:sz="0" w:space="0" w:color="auto"/>
        <w:bottom w:val="none" w:sz="0" w:space="0" w:color="auto"/>
        <w:right w:val="none" w:sz="0" w:space="0" w:color="auto"/>
      </w:divBdr>
    </w:div>
    <w:div w:id="1108965537">
      <w:bodyDiv w:val="1"/>
      <w:marLeft w:val="0"/>
      <w:marRight w:val="0"/>
      <w:marTop w:val="0"/>
      <w:marBottom w:val="0"/>
      <w:divBdr>
        <w:top w:val="none" w:sz="0" w:space="0" w:color="auto"/>
        <w:left w:val="none" w:sz="0" w:space="0" w:color="auto"/>
        <w:bottom w:val="none" w:sz="0" w:space="0" w:color="auto"/>
        <w:right w:val="none" w:sz="0" w:space="0" w:color="auto"/>
      </w:divBdr>
    </w:div>
    <w:div w:id="1109277346">
      <w:bodyDiv w:val="1"/>
      <w:marLeft w:val="0"/>
      <w:marRight w:val="0"/>
      <w:marTop w:val="0"/>
      <w:marBottom w:val="0"/>
      <w:divBdr>
        <w:top w:val="none" w:sz="0" w:space="0" w:color="auto"/>
        <w:left w:val="none" w:sz="0" w:space="0" w:color="auto"/>
        <w:bottom w:val="none" w:sz="0" w:space="0" w:color="auto"/>
        <w:right w:val="none" w:sz="0" w:space="0" w:color="auto"/>
      </w:divBdr>
    </w:div>
    <w:div w:id="1109425218">
      <w:bodyDiv w:val="1"/>
      <w:marLeft w:val="0"/>
      <w:marRight w:val="0"/>
      <w:marTop w:val="0"/>
      <w:marBottom w:val="0"/>
      <w:divBdr>
        <w:top w:val="none" w:sz="0" w:space="0" w:color="auto"/>
        <w:left w:val="none" w:sz="0" w:space="0" w:color="auto"/>
        <w:bottom w:val="none" w:sz="0" w:space="0" w:color="auto"/>
        <w:right w:val="none" w:sz="0" w:space="0" w:color="auto"/>
      </w:divBdr>
    </w:div>
    <w:div w:id="1109737730">
      <w:bodyDiv w:val="1"/>
      <w:marLeft w:val="0"/>
      <w:marRight w:val="0"/>
      <w:marTop w:val="0"/>
      <w:marBottom w:val="0"/>
      <w:divBdr>
        <w:top w:val="none" w:sz="0" w:space="0" w:color="auto"/>
        <w:left w:val="none" w:sz="0" w:space="0" w:color="auto"/>
        <w:bottom w:val="none" w:sz="0" w:space="0" w:color="auto"/>
        <w:right w:val="none" w:sz="0" w:space="0" w:color="auto"/>
      </w:divBdr>
    </w:div>
    <w:div w:id="1109810647">
      <w:bodyDiv w:val="1"/>
      <w:marLeft w:val="0"/>
      <w:marRight w:val="0"/>
      <w:marTop w:val="0"/>
      <w:marBottom w:val="0"/>
      <w:divBdr>
        <w:top w:val="none" w:sz="0" w:space="0" w:color="auto"/>
        <w:left w:val="none" w:sz="0" w:space="0" w:color="auto"/>
        <w:bottom w:val="none" w:sz="0" w:space="0" w:color="auto"/>
        <w:right w:val="none" w:sz="0" w:space="0" w:color="auto"/>
      </w:divBdr>
    </w:div>
    <w:div w:id="1109811262">
      <w:bodyDiv w:val="1"/>
      <w:marLeft w:val="0"/>
      <w:marRight w:val="0"/>
      <w:marTop w:val="0"/>
      <w:marBottom w:val="0"/>
      <w:divBdr>
        <w:top w:val="none" w:sz="0" w:space="0" w:color="auto"/>
        <w:left w:val="none" w:sz="0" w:space="0" w:color="auto"/>
        <w:bottom w:val="none" w:sz="0" w:space="0" w:color="auto"/>
        <w:right w:val="none" w:sz="0" w:space="0" w:color="auto"/>
      </w:divBdr>
    </w:div>
    <w:div w:id="1110007507">
      <w:bodyDiv w:val="1"/>
      <w:marLeft w:val="0"/>
      <w:marRight w:val="0"/>
      <w:marTop w:val="0"/>
      <w:marBottom w:val="0"/>
      <w:divBdr>
        <w:top w:val="none" w:sz="0" w:space="0" w:color="auto"/>
        <w:left w:val="none" w:sz="0" w:space="0" w:color="auto"/>
        <w:bottom w:val="none" w:sz="0" w:space="0" w:color="auto"/>
        <w:right w:val="none" w:sz="0" w:space="0" w:color="auto"/>
      </w:divBdr>
    </w:div>
    <w:div w:id="1110053416">
      <w:bodyDiv w:val="1"/>
      <w:marLeft w:val="0"/>
      <w:marRight w:val="0"/>
      <w:marTop w:val="0"/>
      <w:marBottom w:val="0"/>
      <w:divBdr>
        <w:top w:val="none" w:sz="0" w:space="0" w:color="auto"/>
        <w:left w:val="none" w:sz="0" w:space="0" w:color="auto"/>
        <w:bottom w:val="none" w:sz="0" w:space="0" w:color="auto"/>
        <w:right w:val="none" w:sz="0" w:space="0" w:color="auto"/>
      </w:divBdr>
    </w:div>
    <w:div w:id="1110122917">
      <w:bodyDiv w:val="1"/>
      <w:marLeft w:val="0"/>
      <w:marRight w:val="0"/>
      <w:marTop w:val="0"/>
      <w:marBottom w:val="0"/>
      <w:divBdr>
        <w:top w:val="none" w:sz="0" w:space="0" w:color="auto"/>
        <w:left w:val="none" w:sz="0" w:space="0" w:color="auto"/>
        <w:bottom w:val="none" w:sz="0" w:space="0" w:color="auto"/>
        <w:right w:val="none" w:sz="0" w:space="0" w:color="auto"/>
      </w:divBdr>
    </w:div>
    <w:div w:id="1110277195">
      <w:bodyDiv w:val="1"/>
      <w:marLeft w:val="0"/>
      <w:marRight w:val="0"/>
      <w:marTop w:val="0"/>
      <w:marBottom w:val="0"/>
      <w:divBdr>
        <w:top w:val="none" w:sz="0" w:space="0" w:color="auto"/>
        <w:left w:val="none" w:sz="0" w:space="0" w:color="auto"/>
        <w:bottom w:val="none" w:sz="0" w:space="0" w:color="auto"/>
        <w:right w:val="none" w:sz="0" w:space="0" w:color="auto"/>
      </w:divBdr>
    </w:div>
    <w:div w:id="1110391310">
      <w:bodyDiv w:val="1"/>
      <w:marLeft w:val="0"/>
      <w:marRight w:val="0"/>
      <w:marTop w:val="0"/>
      <w:marBottom w:val="0"/>
      <w:divBdr>
        <w:top w:val="none" w:sz="0" w:space="0" w:color="auto"/>
        <w:left w:val="none" w:sz="0" w:space="0" w:color="auto"/>
        <w:bottom w:val="none" w:sz="0" w:space="0" w:color="auto"/>
        <w:right w:val="none" w:sz="0" w:space="0" w:color="auto"/>
      </w:divBdr>
    </w:div>
    <w:div w:id="1110466344">
      <w:bodyDiv w:val="1"/>
      <w:marLeft w:val="0"/>
      <w:marRight w:val="0"/>
      <w:marTop w:val="0"/>
      <w:marBottom w:val="0"/>
      <w:divBdr>
        <w:top w:val="none" w:sz="0" w:space="0" w:color="auto"/>
        <w:left w:val="none" w:sz="0" w:space="0" w:color="auto"/>
        <w:bottom w:val="none" w:sz="0" w:space="0" w:color="auto"/>
        <w:right w:val="none" w:sz="0" w:space="0" w:color="auto"/>
      </w:divBdr>
    </w:div>
    <w:div w:id="1110783362">
      <w:bodyDiv w:val="1"/>
      <w:marLeft w:val="0"/>
      <w:marRight w:val="0"/>
      <w:marTop w:val="0"/>
      <w:marBottom w:val="0"/>
      <w:divBdr>
        <w:top w:val="none" w:sz="0" w:space="0" w:color="auto"/>
        <w:left w:val="none" w:sz="0" w:space="0" w:color="auto"/>
        <w:bottom w:val="none" w:sz="0" w:space="0" w:color="auto"/>
        <w:right w:val="none" w:sz="0" w:space="0" w:color="auto"/>
      </w:divBdr>
    </w:div>
    <w:div w:id="1110859783">
      <w:bodyDiv w:val="1"/>
      <w:marLeft w:val="0"/>
      <w:marRight w:val="0"/>
      <w:marTop w:val="0"/>
      <w:marBottom w:val="0"/>
      <w:divBdr>
        <w:top w:val="none" w:sz="0" w:space="0" w:color="auto"/>
        <w:left w:val="none" w:sz="0" w:space="0" w:color="auto"/>
        <w:bottom w:val="none" w:sz="0" w:space="0" w:color="auto"/>
        <w:right w:val="none" w:sz="0" w:space="0" w:color="auto"/>
      </w:divBdr>
    </w:div>
    <w:div w:id="1110971818">
      <w:bodyDiv w:val="1"/>
      <w:marLeft w:val="0"/>
      <w:marRight w:val="0"/>
      <w:marTop w:val="0"/>
      <w:marBottom w:val="0"/>
      <w:divBdr>
        <w:top w:val="none" w:sz="0" w:space="0" w:color="auto"/>
        <w:left w:val="none" w:sz="0" w:space="0" w:color="auto"/>
        <w:bottom w:val="none" w:sz="0" w:space="0" w:color="auto"/>
        <w:right w:val="none" w:sz="0" w:space="0" w:color="auto"/>
      </w:divBdr>
    </w:div>
    <w:div w:id="1111049331">
      <w:bodyDiv w:val="1"/>
      <w:marLeft w:val="0"/>
      <w:marRight w:val="0"/>
      <w:marTop w:val="0"/>
      <w:marBottom w:val="0"/>
      <w:divBdr>
        <w:top w:val="none" w:sz="0" w:space="0" w:color="auto"/>
        <w:left w:val="none" w:sz="0" w:space="0" w:color="auto"/>
        <w:bottom w:val="none" w:sz="0" w:space="0" w:color="auto"/>
        <w:right w:val="none" w:sz="0" w:space="0" w:color="auto"/>
      </w:divBdr>
    </w:div>
    <w:div w:id="1111125854">
      <w:bodyDiv w:val="1"/>
      <w:marLeft w:val="0"/>
      <w:marRight w:val="0"/>
      <w:marTop w:val="0"/>
      <w:marBottom w:val="0"/>
      <w:divBdr>
        <w:top w:val="none" w:sz="0" w:space="0" w:color="auto"/>
        <w:left w:val="none" w:sz="0" w:space="0" w:color="auto"/>
        <w:bottom w:val="none" w:sz="0" w:space="0" w:color="auto"/>
        <w:right w:val="none" w:sz="0" w:space="0" w:color="auto"/>
      </w:divBdr>
    </w:div>
    <w:div w:id="1111169785">
      <w:bodyDiv w:val="1"/>
      <w:marLeft w:val="0"/>
      <w:marRight w:val="0"/>
      <w:marTop w:val="0"/>
      <w:marBottom w:val="0"/>
      <w:divBdr>
        <w:top w:val="none" w:sz="0" w:space="0" w:color="auto"/>
        <w:left w:val="none" w:sz="0" w:space="0" w:color="auto"/>
        <w:bottom w:val="none" w:sz="0" w:space="0" w:color="auto"/>
        <w:right w:val="none" w:sz="0" w:space="0" w:color="auto"/>
      </w:divBdr>
    </w:div>
    <w:div w:id="1111514529">
      <w:bodyDiv w:val="1"/>
      <w:marLeft w:val="0"/>
      <w:marRight w:val="0"/>
      <w:marTop w:val="0"/>
      <w:marBottom w:val="0"/>
      <w:divBdr>
        <w:top w:val="none" w:sz="0" w:space="0" w:color="auto"/>
        <w:left w:val="none" w:sz="0" w:space="0" w:color="auto"/>
        <w:bottom w:val="none" w:sz="0" w:space="0" w:color="auto"/>
        <w:right w:val="none" w:sz="0" w:space="0" w:color="auto"/>
      </w:divBdr>
    </w:div>
    <w:div w:id="1111780164">
      <w:bodyDiv w:val="1"/>
      <w:marLeft w:val="0"/>
      <w:marRight w:val="0"/>
      <w:marTop w:val="0"/>
      <w:marBottom w:val="0"/>
      <w:divBdr>
        <w:top w:val="none" w:sz="0" w:space="0" w:color="auto"/>
        <w:left w:val="none" w:sz="0" w:space="0" w:color="auto"/>
        <w:bottom w:val="none" w:sz="0" w:space="0" w:color="auto"/>
        <w:right w:val="none" w:sz="0" w:space="0" w:color="auto"/>
      </w:divBdr>
    </w:div>
    <w:div w:id="1111783674">
      <w:bodyDiv w:val="1"/>
      <w:marLeft w:val="0"/>
      <w:marRight w:val="0"/>
      <w:marTop w:val="0"/>
      <w:marBottom w:val="0"/>
      <w:divBdr>
        <w:top w:val="none" w:sz="0" w:space="0" w:color="auto"/>
        <w:left w:val="none" w:sz="0" w:space="0" w:color="auto"/>
        <w:bottom w:val="none" w:sz="0" w:space="0" w:color="auto"/>
        <w:right w:val="none" w:sz="0" w:space="0" w:color="auto"/>
      </w:divBdr>
    </w:div>
    <w:div w:id="1111972984">
      <w:bodyDiv w:val="1"/>
      <w:marLeft w:val="0"/>
      <w:marRight w:val="0"/>
      <w:marTop w:val="0"/>
      <w:marBottom w:val="0"/>
      <w:divBdr>
        <w:top w:val="none" w:sz="0" w:space="0" w:color="auto"/>
        <w:left w:val="none" w:sz="0" w:space="0" w:color="auto"/>
        <w:bottom w:val="none" w:sz="0" w:space="0" w:color="auto"/>
        <w:right w:val="none" w:sz="0" w:space="0" w:color="auto"/>
      </w:divBdr>
    </w:div>
    <w:div w:id="1112171341">
      <w:bodyDiv w:val="1"/>
      <w:marLeft w:val="0"/>
      <w:marRight w:val="0"/>
      <w:marTop w:val="0"/>
      <w:marBottom w:val="0"/>
      <w:divBdr>
        <w:top w:val="none" w:sz="0" w:space="0" w:color="auto"/>
        <w:left w:val="none" w:sz="0" w:space="0" w:color="auto"/>
        <w:bottom w:val="none" w:sz="0" w:space="0" w:color="auto"/>
        <w:right w:val="none" w:sz="0" w:space="0" w:color="auto"/>
      </w:divBdr>
    </w:div>
    <w:div w:id="1112360293">
      <w:bodyDiv w:val="1"/>
      <w:marLeft w:val="0"/>
      <w:marRight w:val="0"/>
      <w:marTop w:val="0"/>
      <w:marBottom w:val="0"/>
      <w:divBdr>
        <w:top w:val="none" w:sz="0" w:space="0" w:color="auto"/>
        <w:left w:val="none" w:sz="0" w:space="0" w:color="auto"/>
        <w:bottom w:val="none" w:sz="0" w:space="0" w:color="auto"/>
        <w:right w:val="none" w:sz="0" w:space="0" w:color="auto"/>
      </w:divBdr>
    </w:div>
    <w:div w:id="1112554145">
      <w:bodyDiv w:val="1"/>
      <w:marLeft w:val="0"/>
      <w:marRight w:val="0"/>
      <w:marTop w:val="0"/>
      <w:marBottom w:val="0"/>
      <w:divBdr>
        <w:top w:val="none" w:sz="0" w:space="0" w:color="auto"/>
        <w:left w:val="none" w:sz="0" w:space="0" w:color="auto"/>
        <w:bottom w:val="none" w:sz="0" w:space="0" w:color="auto"/>
        <w:right w:val="none" w:sz="0" w:space="0" w:color="auto"/>
      </w:divBdr>
    </w:div>
    <w:div w:id="1112624954">
      <w:bodyDiv w:val="1"/>
      <w:marLeft w:val="0"/>
      <w:marRight w:val="0"/>
      <w:marTop w:val="0"/>
      <w:marBottom w:val="0"/>
      <w:divBdr>
        <w:top w:val="none" w:sz="0" w:space="0" w:color="auto"/>
        <w:left w:val="none" w:sz="0" w:space="0" w:color="auto"/>
        <w:bottom w:val="none" w:sz="0" w:space="0" w:color="auto"/>
        <w:right w:val="none" w:sz="0" w:space="0" w:color="auto"/>
      </w:divBdr>
    </w:div>
    <w:div w:id="1112628040">
      <w:bodyDiv w:val="1"/>
      <w:marLeft w:val="0"/>
      <w:marRight w:val="0"/>
      <w:marTop w:val="0"/>
      <w:marBottom w:val="0"/>
      <w:divBdr>
        <w:top w:val="none" w:sz="0" w:space="0" w:color="auto"/>
        <w:left w:val="none" w:sz="0" w:space="0" w:color="auto"/>
        <w:bottom w:val="none" w:sz="0" w:space="0" w:color="auto"/>
        <w:right w:val="none" w:sz="0" w:space="0" w:color="auto"/>
      </w:divBdr>
    </w:div>
    <w:div w:id="1112674669">
      <w:bodyDiv w:val="1"/>
      <w:marLeft w:val="0"/>
      <w:marRight w:val="0"/>
      <w:marTop w:val="0"/>
      <w:marBottom w:val="0"/>
      <w:divBdr>
        <w:top w:val="none" w:sz="0" w:space="0" w:color="auto"/>
        <w:left w:val="none" w:sz="0" w:space="0" w:color="auto"/>
        <w:bottom w:val="none" w:sz="0" w:space="0" w:color="auto"/>
        <w:right w:val="none" w:sz="0" w:space="0" w:color="auto"/>
      </w:divBdr>
    </w:div>
    <w:div w:id="1112821485">
      <w:bodyDiv w:val="1"/>
      <w:marLeft w:val="0"/>
      <w:marRight w:val="0"/>
      <w:marTop w:val="0"/>
      <w:marBottom w:val="0"/>
      <w:divBdr>
        <w:top w:val="none" w:sz="0" w:space="0" w:color="auto"/>
        <w:left w:val="none" w:sz="0" w:space="0" w:color="auto"/>
        <w:bottom w:val="none" w:sz="0" w:space="0" w:color="auto"/>
        <w:right w:val="none" w:sz="0" w:space="0" w:color="auto"/>
      </w:divBdr>
    </w:div>
    <w:div w:id="1113086482">
      <w:bodyDiv w:val="1"/>
      <w:marLeft w:val="0"/>
      <w:marRight w:val="0"/>
      <w:marTop w:val="0"/>
      <w:marBottom w:val="0"/>
      <w:divBdr>
        <w:top w:val="none" w:sz="0" w:space="0" w:color="auto"/>
        <w:left w:val="none" w:sz="0" w:space="0" w:color="auto"/>
        <w:bottom w:val="none" w:sz="0" w:space="0" w:color="auto"/>
        <w:right w:val="none" w:sz="0" w:space="0" w:color="auto"/>
      </w:divBdr>
    </w:div>
    <w:div w:id="1113090458">
      <w:bodyDiv w:val="1"/>
      <w:marLeft w:val="0"/>
      <w:marRight w:val="0"/>
      <w:marTop w:val="0"/>
      <w:marBottom w:val="0"/>
      <w:divBdr>
        <w:top w:val="none" w:sz="0" w:space="0" w:color="auto"/>
        <w:left w:val="none" w:sz="0" w:space="0" w:color="auto"/>
        <w:bottom w:val="none" w:sz="0" w:space="0" w:color="auto"/>
        <w:right w:val="none" w:sz="0" w:space="0" w:color="auto"/>
      </w:divBdr>
    </w:div>
    <w:div w:id="1113327991">
      <w:bodyDiv w:val="1"/>
      <w:marLeft w:val="0"/>
      <w:marRight w:val="0"/>
      <w:marTop w:val="0"/>
      <w:marBottom w:val="0"/>
      <w:divBdr>
        <w:top w:val="none" w:sz="0" w:space="0" w:color="auto"/>
        <w:left w:val="none" w:sz="0" w:space="0" w:color="auto"/>
        <w:bottom w:val="none" w:sz="0" w:space="0" w:color="auto"/>
        <w:right w:val="none" w:sz="0" w:space="0" w:color="auto"/>
      </w:divBdr>
    </w:div>
    <w:div w:id="1113329730">
      <w:bodyDiv w:val="1"/>
      <w:marLeft w:val="0"/>
      <w:marRight w:val="0"/>
      <w:marTop w:val="0"/>
      <w:marBottom w:val="0"/>
      <w:divBdr>
        <w:top w:val="none" w:sz="0" w:space="0" w:color="auto"/>
        <w:left w:val="none" w:sz="0" w:space="0" w:color="auto"/>
        <w:bottom w:val="none" w:sz="0" w:space="0" w:color="auto"/>
        <w:right w:val="none" w:sz="0" w:space="0" w:color="auto"/>
      </w:divBdr>
    </w:div>
    <w:div w:id="1113356211">
      <w:bodyDiv w:val="1"/>
      <w:marLeft w:val="0"/>
      <w:marRight w:val="0"/>
      <w:marTop w:val="0"/>
      <w:marBottom w:val="0"/>
      <w:divBdr>
        <w:top w:val="none" w:sz="0" w:space="0" w:color="auto"/>
        <w:left w:val="none" w:sz="0" w:space="0" w:color="auto"/>
        <w:bottom w:val="none" w:sz="0" w:space="0" w:color="auto"/>
        <w:right w:val="none" w:sz="0" w:space="0" w:color="auto"/>
      </w:divBdr>
    </w:div>
    <w:div w:id="1113406108">
      <w:bodyDiv w:val="1"/>
      <w:marLeft w:val="0"/>
      <w:marRight w:val="0"/>
      <w:marTop w:val="0"/>
      <w:marBottom w:val="0"/>
      <w:divBdr>
        <w:top w:val="none" w:sz="0" w:space="0" w:color="auto"/>
        <w:left w:val="none" w:sz="0" w:space="0" w:color="auto"/>
        <w:bottom w:val="none" w:sz="0" w:space="0" w:color="auto"/>
        <w:right w:val="none" w:sz="0" w:space="0" w:color="auto"/>
      </w:divBdr>
    </w:div>
    <w:div w:id="1113593043">
      <w:bodyDiv w:val="1"/>
      <w:marLeft w:val="0"/>
      <w:marRight w:val="0"/>
      <w:marTop w:val="0"/>
      <w:marBottom w:val="0"/>
      <w:divBdr>
        <w:top w:val="none" w:sz="0" w:space="0" w:color="auto"/>
        <w:left w:val="none" w:sz="0" w:space="0" w:color="auto"/>
        <w:bottom w:val="none" w:sz="0" w:space="0" w:color="auto"/>
        <w:right w:val="none" w:sz="0" w:space="0" w:color="auto"/>
      </w:divBdr>
    </w:div>
    <w:div w:id="1113597762">
      <w:bodyDiv w:val="1"/>
      <w:marLeft w:val="0"/>
      <w:marRight w:val="0"/>
      <w:marTop w:val="0"/>
      <w:marBottom w:val="0"/>
      <w:divBdr>
        <w:top w:val="none" w:sz="0" w:space="0" w:color="auto"/>
        <w:left w:val="none" w:sz="0" w:space="0" w:color="auto"/>
        <w:bottom w:val="none" w:sz="0" w:space="0" w:color="auto"/>
        <w:right w:val="none" w:sz="0" w:space="0" w:color="auto"/>
      </w:divBdr>
    </w:div>
    <w:div w:id="1113671833">
      <w:bodyDiv w:val="1"/>
      <w:marLeft w:val="0"/>
      <w:marRight w:val="0"/>
      <w:marTop w:val="0"/>
      <w:marBottom w:val="0"/>
      <w:divBdr>
        <w:top w:val="none" w:sz="0" w:space="0" w:color="auto"/>
        <w:left w:val="none" w:sz="0" w:space="0" w:color="auto"/>
        <w:bottom w:val="none" w:sz="0" w:space="0" w:color="auto"/>
        <w:right w:val="none" w:sz="0" w:space="0" w:color="auto"/>
      </w:divBdr>
    </w:div>
    <w:div w:id="1113744694">
      <w:bodyDiv w:val="1"/>
      <w:marLeft w:val="0"/>
      <w:marRight w:val="0"/>
      <w:marTop w:val="0"/>
      <w:marBottom w:val="0"/>
      <w:divBdr>
        <w:top w:val="none" w:sz="0" w:space="0" w:color="auto"/>
        <w:left w:val="none" w:sz="0" w:space="0" w:color="auto"/>
        <w:bottom w:val="none" w:sz="0" w:space="0" w:color="auto"/>
        <w:right w:val="none" w:sz="0" w:space="0" w:color="auto"/>
      </w:divBdr>
    </w:div>
    <w:div w:id="1113790626">
      <w:bodyDiv w:val="1"/>
      <w:marLeft w:val="0"/>
      <w:marRight w:val="0"/>
      <w:marTop w:val="0"/>
      <w:marBottom w:val="0"/>
      <w:divBdr>
        <w:top w:val="none" w:sz="0" w:space="0" w:color="auto"/>
        <w:left w:val="none" w:sz="0" w:space="0" w:color="auto"/>
        <w:bottom w:val="none" w:sz="0" w:space="0" w:color="auto"/>
        <w:right w:val="none" w:sz="0" w:space="0" w:color="auto"/>
      </w:divBdr>
    </w:div>
    <w:div w:id="1114135733">
      <w:bodyDiv w:val="1"/>
      <w:marLeft w:val="0"/>
      <w:marRight w:val="0"/>
      <w:marTop w:val="0"/>
      <w:marBottom w:val="0"/>
      <w:divBdr>
        <w:top w:val="none" w:sz="0" w:space="0" w:color="auto"/>
        <w:left w:val="none" w:sz="0" w:space="0" w:color="auto"/>
        <w:bottom w:val="none" w:sz="0" w:space="0" w:color="auto"/>
        <w:right w:val="none" w:sz="0" w:space="0" w:color="auto"/>
      </w:divBdr>
    </w:div>
    <w:div w:id="1114248504">
      <w:bodyDiv w:val="1"/>
      <w:marLeft w:val="0"/>
      <w:marRight w:val="0"/>
      <w:marTop w:val="0"/>
      <w:marBottom w:val="0"/>
      <w:divBdr>
        <w:top w:val="none" w:sz="0" w:space="0" w:color="auto"/>
        <w:left w:val="none" w:sz="0" w:space="0" w:color="auto"/>
        <w:bottom w:val="none" w:sz="0" w:space="0" w:color="auto"/>
        <w:right w:val="none" w:sz="0" w:space="0" w:color="auto"/>
      </w:divBdr>
    </w:div>
    <w:div w:id="1114252216">
      <w:bodyDiv w:val="1"/>
      <w:marLeft w:val="0"/>
      <w:marRight w:val="0"/>
      <w:marTop w:val="0"/>
      <w:marBottom w:val="0"/>
      <w:divBdr>
        <w:top w:val="none" w:sz="0" w:space="0" w:color="auto"/>
        <w:left w:val="none" w:sz="0" w:space="0" w:color="auto"/>
        <w:bottom w:val="none" w:sz="0" w:space="0" w:color="auto"/>
        <w:right w:val="none" w:sz="0" w:space="0" w:color="auto"/>
      </w:divBdr>
    </w:div>
    <w:div w:id="1114252303">
      <w:bodyDiv w:val="1"/>
      <w:marLeft w:val="0"/>
      <w:marRight w:val="0"/>
      <w:marTop w:val="0"/>
      <w:marBottom w:val="0"/>
      <w:divBdr>
        <w:top w:val="none" w:sz="0" w:space="0" w:color="auto"/>
        <w:left w:val="none" w:sz="0" w:space="0" w:color="auto"/>
        <w:bottom w:val="none" w:sz="0" w:space="0" w:color="auto"/>
        <w:right w:val="none" w:sz="0" w:space="0" w:color="auto"/>
      </w:divBdr>
    </w:div>
    <w:div w:id="1114440641">
      <w:bodyDiv w:val="1"/>
      <w:marLeft w:val="0"/>
      <w:marRight w:val="0"/>
      <w:marTop w:val="0"/>
      <w:marBottom w:val="0"/>
      <w:divBdr>
        <w:top w:val="none" w:sz="0" w:space="0" w:color="auto"/>
        <w:left w:val="none" w:sz="0" w:space="0" w:color="auto"/>
        <w:bottom w:val="none" w:sz="0" w:space="0" w:color="auto"/>
        <w:right w:val="none" w:sz="0" w:space="0" w:color="auto"/>
      </w:divBdr>
    </w:div>
    <w:div w:id="1114446687">
      <w:bodyDiv w:val="1"/>
      <w:marLeft w:val="0"/>
      <w:marRight w:val="0"/>
      <w:marTop w:val="0"/>
      <w:marBottom w:val="0"/>
      <w:divBdr>
        <w:top w:val="none" w:sz="0" w:space="0" w:color="auto"/>
        <w:left w:val="none" w:sz="0" w:space="0" w:color="auto"/>
        <w:bottom w:val="none" w:sz="0" w:space="0" w:color="auto"/>
        <w:right w:val="none" w:sz="0" w:space="0" w:color="auto"/>
      </w:divBdr>
    </w:div>
    <w:div w:id="1114517418">
      <w:bodyDiv w:val="1"/>
      <w:marLeft w:val="0"/>
      <w:marRight w:val="0"/>
      <w:marTop w:val="0"/>
      <w:marBottom w:val="0"/>
      <w:divBdr>
        <w:top w:val="none" w:sz="0" w:space="0" w:color="auto"/>
        <w:left w:val="none" w:sz="0" w:space="0" w:color="auto"/>
        <w:bottom w:val="none" w:sz="0" w:space="0" w:color="auto"/>
        <w:right w:val="none" w:sz="0" w:space="0" w:color="auto"/>
      </w:divBdr>
    </w:div>
    <w:div w:id="1114642253">
      <w:bodyDiv w:val="1"/>
      <w:marLeft w:val="0"/>
      <w:marRight w:val="0"/>
      <w:marTop w:val="0"/>
      <w:marBottom w:val="0"/>
      <w:divBdr>
        <w:top w:val="none" w:sz="0" w:space="0" w:color="auto"/>
        <w:left w:val="none" w:sz="0" w:space="0" w:color="auto"/>
        <w:bottom w:val="none" w:sz="0" w:space="0" w:color="auto"/>
        <w:right w:val="none" w:sz="0" w:space="0" w:color="auto"/>
      </w:divBdr>
    </w:div>
    <w:div w:id="1114712046">
      <w:bodyDiv w:val="1"/>
      <w:marLeft w:val="0"/>
      <w:marRight w:val="0"/>
      <w:marTop w:val="0"/>
      <w:marBottom w:val="0"/>
      <w:divBdr>
        <w:top w:val="none" w:sz="0" w:space="0" w:color="auto"/>
        <w:left w:val="none" w:sz="0" w:space="0" w:color="auto"/>
        <w:bottom w:val="none" w:sz="0" w:space="0" w:color="auto"/>
        <w:right w:val="none" w:sz="0" w:space="0" w:color="auto"/>
      </w:divBdr>
    </w:div>
    <w:div w:id="1114832938">
      <w:bodyDiv w:val="1"/>
      <w:marLeft w:val="0"/>
      <w:marRight w:val="0"/>
      <w:marTop w:val="0"/>
      <w:marBottom w:val="0"/>
      <w:divBdr>
        <w:top w:val="none" w:sz="0" w:space="0" w:color="auto"/>
        <w:left w:val="none" w:sz="0" w:space="0" w:color="auto"/>
        <w:bottom w:val="none" w:sz="0" w:space="0" w:color="auto"/>
        <w:right w:val="none" w:sz="0" w:space="0" w:color="auto"/>
      </w:divBdr>
    </w:div>
    <w:div w:id="1114904219">
      <w:bodyDiv w:val="1"/>
      <w:marLeft w:val="0"/>
      <w:marRight w:val="0"/>
      <w:marTop w:val="0"/>
      <w:marBottom w:val="0"/>
      <w:divBdr>
        <w:top w:val="none" w:sz="0" w:space="0" w:color="auto"/>
        <w:left w:val="none" w:sz="0" w:space="0" w:color="auto"/>
        <w:bottom w:val="none" w:sz="0" w:space="0" w:color="auto"/>
        <w:right w:val="none" w:sz="0" w:space="0" w:color="auto"/>
      </w:divBdr>
    </w:div>
    <w:div w:id="1114978849">
      <w:bodyDiv w:val="1"/>
      <w:marLeft w:val="0"/>
      <w:marRight w:val="0"/>
      <w:marTop w:val="0"/>
      <w:marBottom w:val="0"/>
      <w:divBdr>
        <w:top w:val="none" w:sz="0" w:space="0" w:color="auto"/>
        <w:left w:val="none" w:sz="0" w:space="0" w:color="auto"/>
        <w:bottom w:val="none" w:sz="0" w:space="0" w:color="auto"/>
        <w:right w:val="none" w:sz="0" w:space="0" w:color="auto"/>
      </w:divBdr>
    </w:div>
    <w:div w:id="1115292287">
      <w:bodyDiv w:val="1"/>
      <w:marLeft w:val="0"/>
      <w:marRight w:val="0"/>
      <w:marTop w:val="0"/>
      <w:marBottom w:val="0"/>
      <w:divBdr>
        <w:top w:val="none" w:sz="0" w:space="0" w:color="auto"/>
        <w:left w:val="none" w:sz="0" w:space="0" w:color="auto"/>
        <w:bottom w:val="none" w:sz="0" w:space="0" w:color="auto"/>
        <w:right w:val="none" w:sz="0" w:space="0" w:color="auto"/>
      </w:divBdr>
    </w:div>
    <w:div w:id="1115296572">
      <w:bodyDiv w:val="1"/>
      <w:marLeft w:val="0"/>
      <w:marRight w:val="0"/>
      <w:marTop w:val="0"/>
      <w:marBottom w:val="0"/>
      <w:divBdr>
        <w:top w:val="none" w:sz="0" w:space="0" w:color="auto"/>
        <w:left w:val="none" w:sz="0" w:space="0" w:color="auto"/>
        <w:bottom w:val="none" w:sz="0" w:space="0" w:color="auto"/>
        <w:right w:val="none" w:sz="0" w:space="0" w:color="auto"/>
      </w:divBdr>
    </w:div>
    <w:div w:id="1115443349">
      <w:bodyDiv w:val="1"/>
      <w:marLeft w:val="0"/>
      <w:marRight w:val="0"/>
      <w:marTop w:val="0"/>
      <w:marBottom w:val="0"/>
      <w:divBdr>
        <w:top w:val="none" w:sz="0" w:space="0" w:color="auto"/>
        <w:left w:val="none" w:sz="0" w:space="0" w:color="auto"/>
        <w:bottom w:val="none" w:sz="0" w:space="0" w:color="auto"/>
        <w:right w:val="none" w:sz="0" w:space="0" w:color="auto"/>
      </w:divBdr>
    </w:div>
    <w:div w:id="1115709029">
      <w:bodyDiv w:val="1"/>
      <w:marLeft w:val="0"/>
      <w:marRight w:val="0"/>
      <w:marTop w:val="0"/>
      <w:marBottom w:val="0"/>
      <w:divBdr>
        <w:top w:val="none" w:sz="0" w:space="0" w:color="auto"/>
        <w:left w:val="none" w:sz="0" w:space="0" w:color="auto"/>
        <w:bottom w:val="none" w:sz="0" w:space="0" w:color="auto"/>
        <w:right w:val="none" w:sz="0" w:space="0" w:color="auto"/>
      </w:divBdr>
    </w:div>
    <w:div w:id="1115833809">
      <w:bodyDiv w:val="1"/>
      <w:marLeft w:val="0"/>
      <w:marRight w:val="0"/>
      <w:marTop w:val="0"/>
      <w:marBottom w:val="0"/>
      <w:divBdr>
        <w:top w:val="none" w:sz="0" w:space="0" w:color="auto"/>
        <w:left w:val="none" w:sz="0" w:space="0" w:color="auto"/>
        <w:bottom w:val="none" w:sz="0" w:space="0" w:color="auto"/>
        <w:right w:val="none" w:sz="0" w:space="0" w:color="auto"/>
      </w:divBdr>
    </w:div>
    <w:div w:id="1115901017">
      <w:bodyDiv w:val="1"/>
      <w:marLeft w:val="0"/>
      <w:marRight w:val="0"/>
      <w:marTop w:val="0"/>
      <w:marBottom w:val="0"/>
      <w:divBdr>
        <w:top w:val="none" w:sz="0" w:space="0" w:color="auto"/>
        <w:left w:val="none" w:sz="0" w:space="0" w:color="auto"/>
        <w:bottom w:val="none" w:sz="0" w:space="0" w:color="auto"/>
        <w:right w:val="none" w:sz="0" w:space="0" w:color="auto"/>
      </w:divBdr>
    </w:div>
    <w:div w:id="1116172831">
      <w:bodyDiv w:val="1"/>
      <w:marLeft w:val="0"/>
      <w:marRight w:val="0"/>
      <w:marTop w:val="0"/>
      <w:marBottom w:val="0"/>
      <w:divBdr>
        <w:top w:val="none" w:sz="0" w:space="0" w:color="auto"/>
        <w:left w:val="none" w:sz="0" w:space="0" w:color="auto"/>
        <w:bottom w:val="none" w:sz="0" w:space="0" w:color="auto"/>
        <w:right w:val="none" w:sz="0" w:space="0" w:color="auto"/>
      </w:divBdr>
    </w:div>
    <w:div w:id="1116212572">
      <w:bodyDiv w:val="1"/>
      <w:marLeft w:val="0"/>
      <w:marRight w:val="0"/>
      <w:marTop w:val="0"/>
      <w:marBottom w:val="0"/>
      <w:divBdr>
        <w:top w:val="none" w:sz="0" w:space="0" w:color="auto"/>
        <w:left w:val="none" w:sz="0" w:space="0" w:color="auto"/>
        <w:bottom w:val="none" w:sz="0" w:space="0" w:color="auto"/>
        <w:right w:val="none" w:sz="0" w:space="0" w:color="auto"/>
      </w:divBdr>
    </w:div>
    <w:div w:id="1116490275">
      <w:bodyDiv w:val="1"/>
      <w:marLeft w:val="0"/>
      <w:marRight w:val="0"/>
      <w:marTop w:val="0"/>
      <w:marBottom w:val="0"/>
      <w:divBdr>
        <w:top w:val="none" w:sz="0" w:space="0" w:color="auto"/>
        <w:left w:val="none" w:sz="0" w:space="0" w:color="auto"/>
        <w:bottom w:val="none" w:sz="0" w:space="0" w:color="auto"/>
        <w:right w:val="none" w:sz="0" w:space="0" w:color="auto"/>
      </w:divBdr>
    </w:div>
    <w:div w:id="1116750105">
      <w:bodyDiv w:val="1"/>
      <w:marLeft w:val="0"/>
      <w:marRight w:val="0"/>
      <w:marTop w:val="0"/>
      <w:marBottom w:val="0"/>
      <w:divBdr>
        <w:top w:val="none" w:sz="0" w:space="0" w:color="auto"/>
        <w:left w:val="none" w:sz="0" w:space="0" w:color="auto"/>
        <w:bottom w:val="none" w:sz="0" w:space="0" w:color="auto"/>
        <w:right w:val="none" w:sz="0" w:space="0" w:color="auto"/>
      </w:divBdr>
    </w:div>
    <w:div w:id="1117338309">
      <w:bodyDiv w:val="1"/>
      <w:marLeft w:val="0"/>
      <w:marRight w:val="0"/>
      <w:marTop w:val="0"/>
      <w:marBottom w:val="0"/>
      <w:divBdr>
        <w:top w:val="none" w:sz="0" w:space="0" w:color="auto"/>
        <w:left w:val="none" w:sz="0" w:space="0" w:color="auto"/>
        <w:bottom w:val="none" w:sz="0" w:space="0" w:color="auto"/>
        <w:right w:val="none" w:sz="0" w:space="0" w:color="auto"/>
      </w:divBdr>
    </w:div>
    <w:div w:id="1117405164">
      <w:bodyDiv w:val="1"/>
      <w:marLeft w:val="0"/>
      <w:marRight w:val="0"/>
      <w:marTop w:val="0"/>
      <w:marBottom w:val="0"/>
      <w:divBdr>
        <w:top w:val="none" w:sz="0" w:space="0" w:color="auto"/>
        <w:left w:val="none" w:sz="0" w:space="0" w:color="auto"/>
        <w:bottom w:val="none" w:sz="0" w:space="0" w:color="auto"/>
        <w:right w:val="none" w:sz="0" w:space="0" w:color="auto"/>
      </w:divBdr>
    </w:div>
    <w:div w:id="1117412013">
      <w:bodyDiv w:val="1"/>
      <w:marLeft w:val="0"/>
      <w:marRight w:val="0"/>
      <w:marTop w:val="0"/>
      <w:marBottom w:val="0"/>
      <w:divBdr>
        <w:top w:val="none" w:sz="0" w:space="0" w:color="auto"/>
        <w:left w:val="none" w:sz="0" w:space="0" w:color="auto"/>
        <w:bottom w:val="none" w:sz="0" w:space="0" w:color="auto"/>
        <w:right w:val="none" w:sz="0" w:space="0" w:color="auto"/>
      </w:divBdr>
    </w:div>
    <w:div w:id="1117796198">
      <w:bodyDiv w:val="1"/>
      <w:marLeft w:val="0"/>
      <w:marRight w:val="0"/>
      <w:marTop w:val="0"/>
      <w:marBottom w:val="0"/>
      <w:divBdr>
        <w:top w:val="none" w:sz="0" w:space="0" w:color="auto"/>
        <w:left w:val="none" w:sz="0" w:space="0" w:color="auto"/>
        <w:bottom w:val="none" w:sz="0" w:space="0" w:color="auto"/>
        <w:right w:val="none" w:sz="0" w:space="0" w:color="auto"/>
      </w:divBdr>
    </w:div>
    <w:div w:id="1117988000">
      <w:bodyDiv w:val="1"/>
      <w:marLeft w:val="0"/>
      <w:marRight w:val="0"/>
      <w:marTop w:val="0"/>
      <w:marBottom w:val="0"/>
      <w:divBdr>
        <w:top w:val="none" w:sz="0" w:space="0" w:color="auto"/>
        <w:left w:val="none" w:sz="0" w:space="0" w:color="auto"/>
        <w:bottom w:val="none" w:sz="0" w:space="0" w:color="auto"/>
        <w:right w:val="none" w:sz="0" w:space="0" w:color="auto"/>
      </w:divBdr>
    </w:div>
    <w:div w:id="1118136322">
      <w:bodyDiv w:val="1"/>
      <w:marLeft w:val="0"/>
      <w:marRight w:val="0"/>
      <w:marTop w:val="0"/>
      <w:marBottom w:val="0"/>
      <w:divBdr>
        <w:top w:val="none" w:sz="0" w:space="0" w:color="auto"/>
        <w:left w:val="none" w:sz="0" w:space="0" w:color="auto"/>
        <w:bottom w:val="none" w:sz="0" w:space="0" w:color="auto"/>
        <w:right w:val="none" w:sz="0" w:space="0" w:color="auto"/>
      </w:divBdr>
    </w:div>
    <w:div w:id="1118329612">
      <w:bodyDiv w:val="1"/>
      <w:marLeft w:val="0"/>
      <w:marRight w:val="0"/>
      <w:marTop w:val="0"/>
      <w:marBottom w:val="0"/>
      <w:divBdr>
        <w:top w:val="none" w:sz="0" w:space="0" w:color="auto"/>
        <w:left w:val="none" w:sz="0" w:space="0" w:color="auto"/>
        <w:bottom w:val="none" w:sz="0" w:space="0" w:color="auto"/>
        <w:right w:val="none" w:sz="0" w:space="0" w:color="auto"/>
      </w:divBdr>
    </w:div>
    <w:div w:id="1118455113">
      <w:bodyDiv w:val="1"/>
      <w:marLeft w:val="0"/>
      <w:marRight w:val="0"/>
      <w:marTop w:val="0"/>
      <w:marBottom w:val="0"/>
      <w:divBdr>
        <w:top w:val="none" w:sz="0" w:space="0" w:color="auto"/>
        <w:left w:val="none" w:sz="0" w:space="0" w:color="auto"/>
        <w:bottom w:val="none" w:sz="0" w:space="0" w:color="auto"/>
        <w:right w:val="none" w:sz="0" w:space="0" w:color="auto"/>
      </w:divBdr>
    </w:div>
    <w:div w:id="1118641578">
      <w:bodyDiv w:val="1"/>
      <w:marLeft w:val="0"/>
      <w:marRight w:val="0"/>
      <w:marTop w:val="0"/>
      <w:marBottom w:val="0"/>
      <w:divBdr>
        <w:top w:val="none" w:sz="0" w:space="0" w:color="auto"/>
        <w:left w:val="none" w:sz="0" w:space="0" w:color="auto"/>
        <w:bottom w:val="none" w:sz="0" w:space="0" w:color="auto"/>
        <w:right w:val="none" w:sz="0" w:space="0" w:color="auto"/>
      </w:divBdr>
    </w:div>
    <w:div w:id="1118720279">
      <w:bodyDiv w:val="1"/>
      <w:marLeft w:val="0"/>
      <w:marRight w:val="0"/>
      <w:marTop w:val="0"/>
      <w:marBottom w:val="0"/>
      <w:divBdr>
        <w:top w:val="none" w:sz="0" w:space="0" w:color="auto"/>
        <w:left w:val="none" w:sz="0" w:space="0" w:color="auto"/>
        <w:bottom w:val="none" w:sz="0" w:space="0" w:color="auto"/>
        <w:right w:val="none" w:sz="0" w:space="0" w:color="auto"/>
      </w:divBdr>
    </w:div>
    <w:div w:id="1118722275">
      <w:bodyDiv w:val="1"/>
      <w:marLeft w:val="0"/>
      <w:marRight w:val="0"/>
      <w:marTop w:val="0"/>
      <w:marBottom w:val="0"/>
      <w:divBdr>
        <w:top w:val="none" w:sz="0" w:space="0" w:color="auto"/>
        <w:left w:val="none" w:sz="0" w:space="0" w:color="auto"/>
        <w:bottom w:val="none" w:sz="0" w:space="0" w:color="auto"/>
        <w:right w:val="none" w:sz="0" w:space="0" w:color="auto"/>
      </w:divBdr>
    </w:div>
    <w:div w:id="1118791276">
      <w:bodyDiv w:val="1"/>
      <w:marLeft w:val="0"/>
      <w:marRight w:val="0"/>
      <w:marTop w:val="0"/>
      <w:marBottom w:val="0"/>
      <w:divBdr>
        <w:top w:val="none" w:sz="0" w:space="0" w:color="auto"/>
        <w:left w:val="none" w:sz="0" w:space="0" w:color="auto"/>
        <w:bottom w:val="none" w:sz="0" w:space="0" w:color="auto"/>
        <w:right w:val="none" w:sz="0" w:space="0" w:color="auto"/>
      </w:divBdr>
    </w:div>
    <w:div w:id="1118987480">
      <w:bodyDiv w:val="1"/>
      <w:marLeft w:val="0"/>
      <w:marRight w:val="0"/>
      <w:marTop w:val="0"/>
      <w:marBottom w:val="0"/>
      <w:divBdr>
        <w:top w:val="none" w:sz="0" w:space="0" w:color="auto"/>
        <w:left w:val="none" w:sz="0" w:space="0" w:color="auto"/>
        <w:bottom w:val="none" w:sz="0" w:space="0" w:color="auto"/>
        <w:right w:val="none" w:sz="0" w:space="0" w:color="auto"/>
      </w:divBdr>
    </w:div>
    <w:div w:id="1118988489">
      <w:bodyDiv w:val="1"/>
      <w:marLeft w:val="0"/>
      <w:marRight w:val="0"/>
      <w:marTop w:val="0"/>
      <w:marBottom w:val="0"/>
      <w:divBdr>
        <w:top w:val="none" w:sz="0" w:space="0" w:color="auto"/>
        <w:left w:val="none" w:sz="0" w:space="0" w:color="auto"/>
        <w:bottom w:val="none" w:sz="0" w:space="0" w:color="auto"/>
        <w:right w:val="none" w:sz="0" w:space="0" w:color="auto"/>
      </w:divBdr>
    </w:div>
    <w:div w:id="1119179580">
      <w:bodyDiv w:val="1"/>
      <w:marLeft w:val="0"/>
      <w:marRight w:val="0"/>
      <w:marTop w:val="0"/>
      <w:marBottom w:val="0"/>
      <w:divBdr>
        <w:top w:val="none" w:sz="0" w:space="0" w:color="auto"/>
        <w:left w:val="none" w:sz="0" w:space="0" w:color="auto"/>
        <w:bottom w:val="none" w:sz="0" w:space="0" w:color="auto"/>
        <w:right w:val="none" w:sz="0" w:space="0" w:color="auto"/>
      </w:divBdr>
    </w:div>
    <w:div w:id="1119303144">
      <w:bodyDiv w:val="1"/>
      <w:marLeft w:val="0"/>
      <w:marRight w:val="0"/>
      <w:marTop w:val="0"/>
      <w:marBottom w:val="0"/>
      <w:divBdr>
        <w:top w:val="none" w:sz="0" w:space="0" w:color="auto"/>
        <w:left w:val="none" w:sz="0" w:space="0" w:color="auto"/>
        <w:bottom w:val="none" w:sz="0" w:space="0" w:color="auto"/>
        <w:right w:val="none" w:sz="0" w:space="0" w:color="auto"/>
      </w:divBdr>
    </w:div>
    <w:div w:id="1119492369">
      <w:bodyDiv w:val="1"/>
      <w:marLeft w:val="0"/>
      <w:marRight w:val="0"/>
      <w:marTop w:val="0"/>
      <w:marBottom w:val="0"/>
      <w:divBdr>
        <w:top w:val="none" w:sz="0" w:space="0" w:color="auto"/>
        <w:left w:val="none" w:sz="0" w:space="0" w:color="auto"/>
        <w:bottom w:val="none" w:sz="0" w:space="0" w:color="auto"/>
        <w:right w:val="none" w:sz="0" w:space="0" w:color="auto"/>
      </w:divBdr>
    </w:div>
    <w:div w:id="1119497964">
      <w:bodyDiv w:val="1"/>
      <w:marLeft w:val="0"/>
      <w:marRight w:val="0"/>
      <w:marTop w:val="0"/>
      <w:marBottom w:val="0"/>
      <w:divBdr>
        <w:top w:val="none" w:sz="0" w:space="0" w:color="auto"/>
        <w:left w:val="none" w:sz="0" w:space="0" w:color="auto"/>
        <w:bottom w:val="none" w:sz="0" w:space="0" w:color="auto"/>
        <w:right w:val="none" w:sz="0" w:space="0" w:color="auto"/>
      </w:divBdr>
    </w:div>
    <w:div w:id="1119568716">
      <w:bodyDiv w:val="1"/>
      <w:marLeft w:val="0"/>
      <w:marRight w:val="0"/>
      <w:marTop w:val="0"/>
      <w:marBottom w:val="0"/>
      <w:divBdr>
        <w:top w:val="none" w:sz="0" w:space="0" w:color="auto"/>
        <w:left w:val="none" w:sz="0" w:space="0" w:color="auto"/>
        <w:bottom w:val="none" w:sz="0" w:space="0" w:color="auto"/>
        <w:right w:val="none" w:sz="0" w:space="0" w:color="auto"/>
      </w:divBdr>
    </w:div>
    <w:div w:id="1119646757">
      <w:bodyDiv w:val="1"/>
      <w:marLeft w:val="0"/>
      <w:marRight w:val="0"/>
      <w:marTop w:val="0"/>
      <w:marBottom w:val="0"/>
      <w:divBdr>
        <w:top w:val="none" w:sz="0" w:space="0" w:color="auto"/>
        <w:left w:val="none" w:sz="0" w:space="0" w:color="auto"/>
        <w:bottom w:val="none" w:sz="0" w:space="0" w:color="auto"/>
        <w:right w:val="none" w:sz="0" w:space="0" w:color="auto"/>
      </w:divBdr>
    </w:div>
    <w:div w:id="1119647193">
      <w:bodyDiv w:val="1"/>
      <w:marLeft w:val="0"/>
      <w:marRight w:val="0"/>
      <w:marTop w:val="0"/>
      <w:marBottom w:val="0"/>
      <w:divBdr>
        <w:top w:val="none" w:sz="0" w:space="0" w:color="auto"/>
        <w:left w:val="none" w:sz="0" w:space="0" w:color="auto"/>
        <w:bottom w:val="none" w:sz="0" w:space="0" w:color="auto"/>
        <w:right w:val="none" w:sz="0" w:space="0" w:color="auto"/>
      </w:divBdr>
    </w:div>
    <w:div w:id="1119757142">
      <w:bodyDiv w:val="1"/>
      <w:marLeft w:val="0"/>
      <w:marRight w:val="0"/>
      <w:marTop w:val="0"/>
      <w:marBottom w:val="0"/>
      <w:divBdr>
        <w:top w:val="none" w:sz="0" w:space="0" w:color="auto"/>
        <w:left w:val="none" w:sz="0" w:space="0" w:color="auto"/>
        <w:bottom w:val="none" w:sz="0" w:space="0" w:color="auto"/>
        <w:right w:val="none" w:sz="0" w:space="0" w:color="auto"/>
      </w:divBdr>
    </w:div>
    <w:div w:id="1119757572">
      <w:bodyDiv w:val="1"/>
      <w:marLeft w:val="0"/>
      <w:marRight w:val="0"/>
      <w:marTop w:val="0"/>
      <w:marBottom w:val="0"/>
      <w:divBdr>
        <w:top w:val="none" w:sz="0" w:space="0" w:color="auto"/>
        <w:left w:val="none" w:sz="0" w:space="0" w:color="auto"/>
        <w:bottom w:val="none" w:sz="0" w:space="0" w:color="auto"/>
        <w:right w:val="none" w:sz="0" w:space="0" w:color="auto"/>
      </w:divBdr>
    </w:div>
    <w:div w:id="1119909681">
      <w:bodyDiv w:val="1"/>
      <w:marLeft w:val="0"/>
      <w:marRight w:val="0"/>
      <w:marTop w:val="0"/>
      <w:marBottom w:val="0"/>
      <w:divBdr>
        <w:top w:val="none" w:sz="0" w:space="0" w:color="auto"/>
        <w:left w:val="none" w:sz="0" w:space="0" w:color="auto"/>
        <w:bottom w:val="none" w:sz="0" w:space="0" w:color="auto"/>
        <w:right w:val="none" w:sz="0" w:space="0" w:color="auto"/>
      </w:divBdr>
    </w:div>
    <w:div w:id="1120104973">
      <w:bodyDiv w:val="1"/>
      <w:marLeft w:val="0"/>
      <w:marRight w:val="0"/>
      <w:marTop w:val="0"/>
      <w:marBottom w:val="0"/>
      <w:divBdr>
        <w:top w:val="none" w:sz="0" w:space="0" w:color="auto"/>
        <w:left w:val="none" w:sz="0" w:space="0" w:color="auto"/>
        <w:bottom w:val="none" w:sz="0" w:space="0" w:color="auto"/>
        <w:right w:val="none" w:sz="0" w:space="0" w:color="auto"/>
      </w:divBdr>
    </w:div>
    <w:div w:id="1120143813">
      <w:bodyDiv w:val="1"/>
      <w:marLeft w:val="0"/>
      <w:marRight w:val="0"/>
      <w:marTop w:val="0"/>
      <w:marBottom w:val="0"/>
      <w:divBdr>
        <w:top w:val="none" w:sz="0" w:space="0" w:color="auto"/>
        <w:left w:val="none" w:sz="0" w:space="0" w:color="auto"/>
        <w:bottom w:val="none" w:sz="0" w:space="0" w:color="auto"/>
        <w:right w:val="none" w:sz="0" w:space="0" w:color="auto"/>
      </w:divBdr>
    </w:div>
    <w:div w:id="1120303682">
      <w:bodyDiv w:val="1"/>
      <w:marLeft w:val="0"/>
      <w:marRight w:val="0"/>
      <w:marTop w:val="0"/>
      <w:marBottom w:val="0"/>
      <w:divBdr>
        <w:top w:val="none" w:sz="0" w:space="0" w:color="auto"/>
        <w:left w:val="none" w:sz="0" w:space="0" w:color="auto"/>
        <w:bottom w:val="none" w:sz="0" w:space="0" w:color="auto"/>
        <w:right w:val="none" w:sz="0" w:space="0" w:color="auto"/>
      </w:divBdr>
    </w:div>
    <w:div w:id="1120338564">
      <w:bodyDiv w:val="1"/>
      <w:marLeft w:val="0"/>
      <w:marRight w:val="0"/>
      <w:marTop w:val="0"/>
      <w:marBottom w:val="0"/>
      <w:divBdr>
        <w:top w:val="none" w:sz="0" w:space="0" w:color="auto"/>
        <w:left w:val="none" w:sz="0" w:space="0" w:color="auto"/>
        <w:bottom w:val="none" w:sz="0" w:space="0" w:color="auto"/>
        <w:right w:val="none" w:sz="0" w:space="0" w:color="auto"/>
      </w:divBdr>
    </w:div>
    <w:div w:id="1120495495">
      <w:bodyDiv w:val="1"/>
      <w:marLeft w:val="0"/>
      <w:marRight w:val="0"/>
      <w:marTop w:val="0"/>
      <w:marBottom w:val="0"/>
      <w:divBdr>
        <w:top w:val="none" w:sz="0" w:space="0" w:color="auto"/>
        <w:left w:val="none" w:sz="0" w:space="0" w:color="auto"/>
        <w:bottom w:val="none" w:sz="0" w:space="0" w:color="auto"/>
        <w:right w:val="none" w:sz="0" w:space="0" w:color="auto"/>
      </w:divBdr>
    </w:div>
    <w:div w:id="1120607070">
      <w:bodyDiv w:val="1"/>
      <w:marLeft w:val="0"/>
      <w:marRight w:val="0"/>
      <w:marTop w:val="0"/>
      <w:marBottom w:val="0"/>
      <w:divBdr>
        <w:top w:val="none" w:sz="0" w:space="0" w:color="auto"/>
        <w:left w:val="none" w:sz="0" w:space="0" w:color="auto"/>
        <w:bottom w:val="none" w:sz="0" w:space="0" w:color="auto"/>
        <w:right w:val="none" w:sz="0" w:space="0" w:color="auto"/>
      </w:divBdr>
    </w:div>
    <w:div w:id="1120802840">
      <w:bodyDiv w:val="1"/>
      <w:marLeft w:val="0"/>
      <w:marRight w:val="0"/>
      <w:marTop w:val="0"/>
      <w:marBottom w:val="0"/>
      <w:divBdr>
        <w:top w:val="none" w:sz="0" w:space="0" w:color="auto"/>
        <w:left w:val="none" w:sz="0" w:space="0" w:color="auto"/>
        <w:bottom w:val="none" w:sz="0" w:space="0" w:color="auto"/>
        <w:right w:val="none" w:sz="0" w:space="0" w:color="auto"/>
      </w:divBdr>
    </w:div>
    <w:div w:id="1120956714">
      <w:bodyDiv w:val="1"/>
      <w:marLeft w:val="0"/>
      <w:marRight w:val="0"/>
      <w:marTop w:val="0"/>
      <w:marBottom w:val="0"/>
      <w:divBdr>
        <w:top w:val="none" w:sz="0" w:space="0" w:color="auto"/>
        <w:left w:val="none" w:sz="0" w:space="0" w:color="auto"/>
        <w:bottom w:val="none" w:sz="0" w:space="0" w:color="auto"/>
        <w:right w:val="none" w:sz="0" w:space="0" w:color="auto"/>
      </w:divBdr>
    </w:div>
    <w:div w:id="1120996685">
      <w:bodyDiv w:val="1"/>
      <w:marLeft w:val="0"/>
      <w:marRight w:val="0"/>
      <w:marTop w:val="0"/>
      <w:marBottom w:val="0"/>
      <w:divBdr>
        <w:top w:val="none" w:sz="0" w:space="0" w:color="auto"/>
        <w:left w:val="none" w:sz="0" w:space="0" w:color="auto"/>
        <w:bottom w:val="none" w:sz="0" w:space="0" w:color="auto"/>
        <w:right w:val="none" w:sz="0" w:space="0" w:color="auto"/>
      </w:divBdr>
    </w:div>
    <w:div w:id="1121068539">
      <w:bodyDiv w:val="1"/>
      <w:marLeft w:val="0"/>
      <w:marRight w:val="0"/>
      <w:marTop w:val="0"/>
      <w:marBottom w:val="0"/>
      <w:divBdr>
        <w:top w:val="none" w:sz="0" w:space="0" w:color="auto"/>
        <w:left w:val="none" w:sz="0" w:space="0" w:color="auto"/>
        <w:bottom w:val="none" w:sz="0" w:space="0" w:color="auto"/>
        <w:right w:val="none" w:sz="0" w:space="0" w:color="auto"/>
      </w:divBdr>
    </w:div>
    <w:div w:id="1121337636">
      <w:bodyDiv w:val="1"/>
      <w:marLeft w:val="0"/>
      <w:marRight w:val="0"/>
      <w:marTop w:val="0"/>
      <w:marBottom w:val="0"/>
      <w:divBdr>
        <w:top w:val="none" w:sz="0" w:space="0" w:color="auto"/>
        <w:left w:val="none" w:sz="0" w:space="0" w:color="auto"/>
        <w:bottom w:val="none" w:sz="0" w:space="0" w:color="auto"/>
        <w:right w:val="none" w:sz="0" w:space="0" w:color="auto"/>
      </w:divBdr>
    </w:div>
    <w:div w:id="1121458668">
      <w:bodyDiv w:val="1"/>
      <w:marLeft w:val="0"/>
      <w:marRight w:val="0"/>
      <w:marTop w:val="0"/>
      <w:marBottom w:val="0"/>
      <w:divBdr>
        <w:top w:val="none" w:sz="0" w:space="0" w:color="auto"/>
        <w:left w:val="none" w:sz="0" w:space="0" w:color="auto"/>
        <w:bottom w:val="none" w:sz="0" w:space="0" w:color="auto"/>
        <w:right w:val="none" w:sz="0" w:space="0" w:color="auto"/>
      </w:divBdr>
    </w:div>
    <w:div w:id="1121652094">
      <w:bodyDiv w:val="1"/>
      <w:marLeft w:val="0"/>
      <w:marRight w:val="0"/>
      <w:marTop w:val="0"/>
      <w:marBottom w:val="0"/>
      <w:divBdr>
        <w:top w:val="none" w:sz="0" w:space="0" w:color="auto"/>
        <w:left w:val="none" w:sz="0" w:space="0" w:color="auto"/>
        <w:bottom w:val="none" w:sz="0" w:space="0" w:color="auto"/>
        <w:right w:val="none" w:sz="0" w:space="0" w:color="auto"/>
      </w:divBdr>
    </w:div>
    <w:div w:id="1121653228">
      <w:bodyDiv w:val="1"/>
      <w:marLeft w:val="0"/>
      <w:marRight w:val="0"/>
      <w:marTop w:val="0"/>
      <w:marBottom w:val="0"/>
      <w:divBdr>
        <w:top w:val="none" w:sz="0" w:space="0" w:color="auto"/>
        <w:left w:val="none" w:sz="0" w:space="0" w:color="auto"/>
        <w:bottom w:val="none" w:sz="0" w:space="0" w:color="auto"/>
        <w:right w:val="none" w:sz="0" w:space="0" w:color="auto"/>
      </w:divBdr>
    </w:div>
    <w:div w:id="1121656709">
      <w:bodyDiv w:val="1"/>
      <w:marLeft w:val="0"/>
      <w:marRight w:val="0"/>
      <w:marTop w:val="0"/>
      <w:marBottom w:val="0"/>
      <w:divBdr>
        <w:top w:val="none" w:sz="0" w:space="0" w:color="auto"/>
        <w:left w:val="none" w:sz="0" w:space="0" w:color="auto"/>
        <w:bottom w:val="none" w:sz="0" w:space="0" w:color="auto"/>
        <w:right w:val="none" w:sz="0" w:space="0" w:color="auto"/>
      </w:divBdr>
    </w:div>
    <w:div w:id="1121730831">
      <w:bodyDiv w:val="1"/>
      <w:marLeft w:val="0"/>
      <w:marRight w:val="0"/>
      <w:marTop w:val="0"/>
      <w:marBottom w:val="0"/>
      <w:divBdr>
        <w:top w:val="none" w:sz="0" w:space="0" w:color="auto"/>
        <w:left w:val="none" w:sz="0" w:space="0" w:color="auto"/>
        <w:bottom w:val="none" w:sz="0" w:space="0" w:color="auto"/>
        <w:right w:val="none" w:sz="0" w:space="0" w:color="auto"/>
      </w:divBdr>
    </w:div>
    <w:div w:id="1121797997">
      <w:bodyDiv w:val="1"/>
      <w:marLeft w:val="0"/>
      <w:marRight w:val="0"/>
      <w:marTop w:val="0"/>
      <w:marBottom w:val="0"/>
      <w:divBdr>
        <w:top w:val="none" w:sz="0" w:space="0" w:color="auto"/>
        <w:left w:val="none" w:sz="0" w:space="0" w:color="auto"/>
        <w:bottom w:val="none" w:sz="0" w:space="0" w:color="auto"/>
        <w:right w:val="none" w:sz="0" w:space="0" w:color="auto"/>
      </w:divBdr>
    </w:div>
    <w:div w:id="1121799732">
      <w:bodyDiv w:val="1"/>
      <w:marLeft w:val="0"/>
      <w:marRight w:val="0"/>
      <w:marTop w:val="0"/>
      <w:marBottom w:val="0"/>
      <w:divBdr>
        <w:top w:val="none" w:sz="0" w:space="0" w:color="auto"/>
        <w:left w:val="none" w:sz="0" w:space="0" w:color="auto"/>
        <w:bottom w:val="none" w:sz="0" w:space="0" w:color="auto"/>
        <w:right w:val="none" w:sz="0" w:space="0" w:color="auto"/>
      </w:divBdr>
    </w:div>
    <w:div w:id="1121802077">
      <w:bodyDiv w:val="1"/>
      <w:marLeft w:val="0"/>
      <w:marRight w:val="0"/>
      <w:marTop w:val="0"/>
      <w:marBottom w:val="0"/>
      <w:divBdr>
        <w:top w:val="none" w:sz="0" w:space="0" w:color="auto"/>
        <w:left w:val="none" w:sz="0" w:space="0" w:color="auto"/>
        <w:bottom w:val="none" w:sz="0" w:space="0" w:color="auto"/>
        <w:right w:val="none" w:sz="0" w:space="0" w:color="auto"/>
      </w:divBdr>
    </w:div>
    <w:div w:id="1121802777">
      <w:bodyDiv w:val="1"/>
      <w:marLeft w:val="0"/>
      <w:marRight w:val="0"/>
      <w:marTop w:val="0"/>
      <w:marBottom w:val="0"/>
      <w:divBdr>
        <w:top w:val="none" w:sz="0" w:space="0" w:color="auto"/>
        <w:left w:val="none" w:sz="0" w:space="0" w:color="auto"/>
        <w:bottom w:val="none" w:sz="0" w:space="0" w:color="auto"/>
        <w:right w:val="none" w:sz="0" w:space="0" w:color="auto"/>
      </w:divBdr>
    </w:div>
    <w:div w:id="1121802893">
      <w:bodyDiv w:val="1"/>
      <w:marLeft w:val="0"/>
      <w:marRight w:val="0"/>
      <w:marTop w:val="0"/>
      <w:marBottom w:val="0"/>
      <w:divBdr>
        <w:top w:val="none" w:sz="0" w:space="0" w:color="auto"/>
        <w:left w:val="none" w:sz="0" w:space="0" w:color="auto"/>
        <w:bottom w:val="none" w:sz="0" w:space="0" w:color="auto"/>
        <w:right w:val="none" w:sz="0" w:space="0" w:color="auto"/>
      </w:divBdr>
    </w:div>
    <w:div w:id="1121846041">
      <w:bodyDiv w:val="1"/>
      <w:marLeft w:val="0"/>
      <w:marRight w:val="0"/>
      <w:marTop w:val="0"/>
      <w:marBottom w:val="0"/>
      <w:divBdr>
        <w:top w:val="none" w:sz="0" w:space="0" w:color="auto"/>
        <w:left w:val="none" w:sz="0" w:space="0" w:color="auto"/>
        <w:bottom w:val="none" w:sz="0" w:space="0" w:color="auto"/>
        <w:right w:val="none" w:sz="0" w:space="0" w:color="auto"/>
      </w:divBdr>
    </w:div>
    <w:div w:id="1121876204">
      <w:bodyDiv w:val="1"/>
      <w:marLeft w:val="0"/>
      <w:marRight w:val="0"/>
      <w:marTop w:val="0"/>
      <w:marBottom w:val="0"/>
      <w:divBdr>
        <w:top w:val="none" w:sz="0" w:space="0" w:color="auto"/>
        <w:left w:val="none" w:sz="0" w:space="0" w:color="auto"/>
        <w:bottom w:val="none" w:sz="0" w:space="0" w:color="auto"/>
        <w:right w:val="none" w:sz="0" w:space="0" w:color="auto"/>
      </w:divBdr>
    </w:div>
    <w:div w:id="1122068041">
      <w:bodyDiv w:val="1"/>
      <w:marLeft w:val="0"/>
      <w:marRight w:val="0"/>
      <w:marTop w:val="0"/>
      <w:marBottom w:val="0"/>
      <w:divBdr>
        <w:top w:val="none" w:sz="0" w:space="0" w:color="auto"/>
        <w:left w:val="none" w:sz="0" w:space="0" w:color="auto"/>
        <w:bottom w:val="none" w:sz="0" w:space="0" w:color="auto"/>
        <w:right w:val="none" w:sz="0" w:space="0" w:color="auto"/>
      </w:divBdr>
    </w:div>
    <w:div w:id="1122112521">
      <w:bodyDiv w:val="1"/>
      <w:marLeft w:val="0"/>
      <w:marRight w:val="0"/>
      <w:marTop w:val="0"/>
      <w:marBottom w:val="0"/>
      <w:divBdr>
        <w:top w:val="none" w:sz="0" w:space="0" w:color="auto"/>
        <w:left w:val="none" w:sz="0" w:space="0" w:color="auto"/>
        <w:bottom w:val="none" w:sz="0" w:space="0" w:color="auto"/>
        <w:right w:val="none" w:sz="0" w:space="0" w:color="auto"/>
      </w:divBdr>
    </w:div>
    <w:div w:id="1122772684">
      <w:bodyDiv w:val="1"/>
      <w:marLeft w:val="0"/>
      <w:marRight w:val="0"/>
      <w:marTop w:val="0"/>
      <w:marBottom w:val="0"/>
      <w:divBdr>
        <w:top w:val="none" w:sz="0" w:space="0" w:color="auto"/>
        <w:left w:val="none" w:sz="0" w:space="0" w:color="auto"/>
        <w:bottom w:val="none" w:sz="0" w:space="0" w:color="auto"/>
        <w:right w:val="none" w:sz="0" w:space="0" w:color="auto"/>
      </w:divBdr>
    </w:div>
    <w:div w:id="1122845685">
      <w:bodyDiv w:val="1"/>
      <w:marLeft w:val="0"/>
      <w:marRight w:val="0"/>
      <w:marTop w:val="0"/>
      <w:marBottom w:val="0"/>
      <w:divBdr>
        <w:top w:val="none" w:sz="0" w:space="0" w:color="auto"/>
        <w:left w:val="none" w:sz="0" w:space="0" w:color="auto"/>
        <w:bottom w:val="none" w:sz="0" w:space="0" w:color="auto"/>
        <w:right w:val="none" w:sz="0" w:space="0" w:color="auto"/>
      </w:divBdr>
    </w:div>
    <w:div w:id="1122964024">
      <w:bodyDiv w:val="1"/>
      <w:marLeft w:val="0"/>
      <w:marRight w:val="0"/>
      <w:marTop w:val="0"/>
      <w:marBottom w:val="0"/>
      <w:divBdr>
        <w:top w:val="none" w:sz="0" w:space="0" w:color="auto"/>
        <w:left w:val="none" w:sz="0" w:space="0" w:color="auto"/>
        <w:bottom w:val="none" w:sz="0" w:space="0" w:color="auto"/>
        <w:right w:val="none" w:sz="0" w:space="0" w:color="auto"/>
      </w:divBdr>
    </w:div>
    <w:div w:id="1123039716">
      <w:bodyDiv w:val="1"/>
      <w:marLeft w:val="0"/>
      <w:marRight w:val="0"/>
      <w:marTop w:val="0"/>
      <w:marBottom w:val="0"/>
      <w:divBdr>
        <w:top w:val="none" w:sz="0" w:space="0" w:color="auto"/>
        <w:left w:val="none" w:sz="0" w:space="0" w:color="auto"/>
        <w:bottom w:val="none" w:sz="0" w:space="0" w:color="auto"/>
        <w:right w:val="none" w:sz="0" w:space="0" w:color="auto"/>
      </w:divBdr>
    </w:div>
    <w:div w:id="1123186650">
      <w:bodyDiv w:val="1"/>
      <w:marLeft w:val="0"/>
      <w:marRight w:val="0"/>
      <w:marTop w:val="0"/>
      <w:marBottom w:val="0"/>
      <w:divBdr>
        <w:top w:val="none" w:sz="0" w:space="0" w:color="auto"/>
        <w:left w:val="none" w:sz="0" w:space="0" w:color="auto"/>
        <w:bottom w:val="none" w:sz="0" w:space="0" w:color="auto"/>
        <w:right w:val="none" w:sz="0" w:space="0" w:color="auto"/>
      </w:divBdr>
    </w:div>
    <w:div w:id="1123305300">
      <w:bodyDiv w:val="1"/>
      <w:marLeft w:val="0"/>
      <w:marRight w:val="0"/>
      <w:marTop w:val="0"/>
      <w:marBottom w:val="0"/>
      <w:divBdr>
        <w:top w:val="none" w:sz="0" w:space="0" w:color="auto"/>
        <w:left w:val="none" w:sz="0" w:space="0" w:color="auto"/>
        <w:bottom w:val="none" w:sz="0" w:space="0" w:color="auto"/>
        <w:right w:val="none" w:sz="0" w:space="0" w:color="auto"/>
      </w:divBdr>
    </w:div>
    <w:div w:id="1123496416">
      <w:bodyDiv w:val="1"/>
      <w:marLeft w:val="0"/>
      <w:marRight w:val="0"/>
      <w:marTop w:val="0"/>
      <w:marBottom w:val="0"/>
      <w:divBdr>
        <w:top w:val="none" w:sz="0" w:space="0" w:color="auto"/>
        <w:left w:val="none" w:sz="0" w:space="0" w:color="auto"/>
        <w:bottom w:val="none" w:sz="0" w:space="0" w:color="auto"/>
        <w:right w:val="none" w:sz="0" w:space="0" w:color="auto"/>
      </w:divBdr>
    </w:div>
    <w:div w:id="1123574702">
      <w:bodyDiv w:val="1"/>
      <w:marLeft w:val="0"/>
      <w:marRight w:val="0"/>
      <w:marTop w:val="0"/>
      <w:marBottom w:val="0"/>
      <w:divBdr>
        <w:top w:val="none" w:sz="0" w:space="0" w:color="auto"/>
        <w:left w:val="none" w:sz="0" w:space="0" w:color="auto"/>
        <w:bottom w:val="none" w:sz="0" w:space="0" w:color="auto"/>
        <w:right w:val="none" w:sz="0" w:space="0" w:color="auto"/>
      </w:divBdr>
    </w:div>
    <w:div w:id="1123576530">
      <w:bodyDiv w:val="1"/>
      <w:marLeft w:val="0"/>
      <w:marRight w:val="0"/>
      <w:marTop w:val="0"/>
      <w:marBottom w:val="0"/>
      <w:divBdr>
        <w:top w:val="none" w:sz="0" w:space="0" w:color="auto"/>
        <w:left w:val="none" w:sz="0" w:space="0" w:color="auto"/>
        <w:bottom w:val="none" w:sz="0" w:space="0" w:color="auto"/>
        <w:right w:val="none" w:sz="0" w:space="0" w:color="auto"/>
      </w:divBdr>
    </w:div>
    <w:div w:id="1123621109">
      <w:bodyDiv w:val="1"/>
      <w:marLeft w:val="0"/>
      <w:marRight w:val="0"/>
      <w:marTop w:val="0"/>
      <w:marBottom w:val="0"/>
      <w:divBdr>
        <w:top w:val="none" w:sz="0" w:space="0" w:color="auto"/>
        <w:left w:val="none" w:sz="0" w:space="0" w:color="auto"/>
        <w:bottom w:val="none" w:sz="0" w:space="0" w:color="auto"/>
        <w:right w:val="none" w:sz="0" w:space="0" w:color="auto"/>
      </w:divBdr>
    </w:div>
    <w:div w:id="1123692039">
      <w:bodyDiv w:val="1"/>
      <w:marLeft w:val="0"/>
      <w:marRight w:val="0"/>
      <w:marTop w:val="0"/>
      <w:marBottom w:val="0"/>
      <w:divBdr>
        <w:top w:val="none" w:sz="0" w:space="0" w:color="auto"/>
        <w:left w:val="none" w:sz="0" w:space="0" w:color="auto"/>
        <w:bottom w:val="none" w:sz="0" w:space="0" w:color="auto"/>
        <w:right w:val="none" w:sz="0" w:space="0" w:color="auto"/>
      </w:divBdr>
    </w:div>
    <w:div w:id="1124082292">
      <w:bodyDiv w:val="1"/>
      <w:marLeft w:val="0"/>
      <w:marRight w:val="0"/>
      <w:marTop w:val="0"/>
      <w:marBottom w:val="0"/>
      <w:divBdr>
        <w:top w:val="none" w:sz="0" w:space="0" w:color="auto"/>
        <w:left w:val="none" w:sz="0" w:space="0" w:color="auto"/>
        <w:bottom w:val="none" w:sz="0" w:space="0" w:color="auto"/>
        <w:right w:val="none" w:sz="0" w:space="0" w:color="auto"/>
      </w:divBdr>
    </w:div>
    <w:div w:id="1124151469">
      <w:bodyDiv w:val="1"/>
      <w:marLeft w:val="0"/>
      <w:marRight w:val="0"/>
      <w:marTop w:val="0"/>
      <w:marBottom w:val="0"/>
      <w:divBdr>
        <w:top w:val="none" w:sz="0" w:space="0" w:color="auto"/>
        <w:left w:val="none" w:sz="0" w:space="0" w:color="auto"/>
        <w:bottom w:val="none" w:sz="0" w:space="0" w:color="auto"/>
        <w:right w:val="none" w:sz="0" w:space="0" w:color="auto"/>
      </w:divBdr>
    </w:div>
    <w:div w:id="1124226237">
      <w:bodyDiv w:val="1"/>
      <w:marLeft w:val="0"/>
      <w:marRight w:val="0"/>
      <w:marTop w:val="0"/>
      <w:marBottom w:val="0"/>
      <w:divBdr>
        <w:top w:val="none" w:sz="0" w:space="0" w:color="auto"/>
        <w:left w:val="none" w:sz="0" w:space="0" w:color="auto"/>
        <w:bottom w:val="none" w:sz="0" w:space="0" w:color="auto"/>
        <w:right w:val="none" w:sz="0" w:space="0" w:color="auto"/>
      </w:divBdr>
    </w:div>
    <w:div w:id="1124273930">
      <w:bodyDiv w:val="1"/>
      <w:marLeft w:val="0"/>
      <w:marRight w:val="0"/>
      <w:marTop w:val="0"/>
      <w:marBottom w:val="0"/>
      <w:divBdr>
        <w:top w:val="none" w:sz="0" w:space="0" w:color="auto"/>
        <w:left w:val="none" w:sz="0" w:space="0" w:color="auto"/>
        <w:bottom w:val="none" w:sz="0" w:space="0" w:color="auto"/>
        <w:right w:val="none" w:sz="0" w:space="0" w:color="auto"/>
      </w:divBdr>
    </w:div>
    <w:div w:id="1124688355">
      <w:bodyDiv w:val="1"/>
      <w:marLeft w:val="0"/>
      <w:marRight w:val="0"/>
      <w:marTop w:val="0"/>
      <w:marBottom w:val="0"/>
      <w:divBdr>
        <w:top w:val="none" w:sz="0" w:space="0" w:color="auto"/>
        <w:left w:val="none" w:sz="0" w:space="0" w:color="auto"/>
        <w:bottom w:val="none" w:sz="0" w:space="0" w:color="auto"/>
        <w:right w:val="none" w:sz="0" w:space="0" w:color="auto"/>
      </w:divBdr>
    </w:div>
    <w:div w:id="1124889765">
      <w:bodyDiv w:val="1"/>
      <w:marLeft w:val="0"/>
      <w:marRight w:val="0"/>
      <w:marTop w:val="0"/>
      <w:marBottom w:val="0"/>
      <w:divBdr>
        <w:top w:val="none" w:sz="0" w:space="0" w:color="auto"/>
        <w:left w:val="none" w:sz="0" w:space="0" w:color="auto"/>
        <w:bottom w:val="none" w:sz="0" w:space="0" w:color="auto"/>
        <w:right w:val="none" w:sz="0" w:space="0" w:color="auto"/>
      </w:divBdr>
    </w:div>
    <w:div w:id="1125003465">
      <w:bodyDiv w:val="1"/>
      <w:marLeft w:val="0"/>
      <w:marRight w:val="0"/>
      <w:marTop w:val="0"/>
      <w:marBottom w:val="0"/>
      <w:divBdr>
        <w:top w:val="none" w:sz="0" w:space="0" w:color="auto"/>
        <w:left w:val="none" w:sz="0" w:space="0" w:color="auto"/>
        <w:bottom w:val="none" w:sz="0" w:space="0" w:color="auto"/>
        <w:right w:val="none" w:sz="0" w:space="0" w:color="auto"/>
      </w:divBdr>
    </w:div>
    <w:div w:id="1125006074">
      <w:bodyDiv w:val="1"/>
      <w:marLeft w:val="0"/>
      <w:marRight w:val="0"/>
      <w:marTop w:val="0"/>
      <w:marBottom w:val="0"/>
      <w:divBdr>
        <w:top w:val="none" w:sz="0" w:space="0" w:color="auto"/>
        <w:left w:val="none" w:sz="0" w:space="0" w:color="auto"/>
        <w:bottom w:val="none" w:sz="0" w:space="0" w:color="auto"/>
        <w:right w:val="none" w:sz="0" w:space="0" w:color="auto"/>
      </w:divBdr>
    </w:div>
    <w:div w:id="1125079664">
      <w:bodyDiv w:val="1"/>
      <w:marLeft w:val="0"/>
      <w:marRight w:val="0"/>
      <w:marTop w:val="0"/>
      <w:marBottom w:val="0"/>
      <w:divBdr>
        <w:top w:val="none" w:sz="0" w:space="0" w:color="auto"/>
        <w:left w:val="none" w:sz="0" w:space="0" w:color="auto"/>
        <w:bottom w:val="none" w:sz="0" w:space="0" w:color="auto"/>
        <w:right w:val="none" w:sz="0" w:space="0" w:color="auto"/>
      </w:divBdr>
    </w:div>
    <w:div w:id="1125081649">
      <w:bodyDiv w:val="1"/>
      <w:marLeft w:val="0"/>
      <w:marRight w:val="0"/>
      <w:marTop w:val="0"/>
      <w:marBottom w:val="0"/>
      <w:divBdr>
        <w:top w:val="none" w:sz="0" w:space="0" w:color="auto"/>
        <w:left w:val="none" w:sz="0" w:space="0" w:color="auto"/>
        <w:bottom w:val="none" w:sz="0" w:space="0" w:color="auto"/>
        <w:right w:val="none" w:sz="0" w:space="0" w:color="auto"/>
      </w:divBdr>
    </w:div>
    <w:div w:id="1125351092">
      <w:bodyDiv w:val="1"/>
      <w:marLeft w:val="0"/>
      <w:marRight w:val="0"/>
      <w:marTop w:val="0"/>
      <w:marBottom w:val="0"/>
      <w:divBdr>
        <w:top w:val="none" w:sz="0" w:space="0" w:color="auto"/>
        <w:left w:val="none" w:sz="0" w:space="0" w:color="auto"/>
        <w:bottom w:val="none" w:sz="0" w:space="0" w:color="auto"/>
        <w:right w:val="none" w:sz="0" w:space="0" w:color="auto"/>
      </w:divBdr>
    </w:div>
    <w:div w:id="1125729910">
      <w:bodyDiv w:val="1"/>
      <w:marLeft w:val="0"/>
      <w:marRight w:val="0"/>
      <w:marTop w:val="0"/>
      <w:marBottom w:val="0"/>
      <w:divBdr>
        <w:top w:val="none" w:sz="0" w:space="0" w:color="auto"/>
        <w:left w:val="none" w:sz="0" w:space="0" w:color="auto"/>
        <w:bottom w:val="none" w:sz="0" w:space="0" w:color="auto"/>
        <w:right w:val="none" w:sz="0" w:space="0" w:color="auto"/>
      </w:divBdr>
    </w:div>
    <w:div w:id="1126003208">
      <w:bodyDiv w:val="1"/>
      <w:marLeft w:val="0"/>
      <w:marRight w:val="0"/>
      <w:marTop w:val="0"/>
      <w:marBottom w:val="0"/>
      <w:divBdr>
        <w:top w:val="none" w:sz="0" w:space="0" w:color="auto"/>
        <w:left w:val="none" w:sz="0" w:space="0" w:color="auto"/>
        <w:bottom w:val="none" w:sz="0" w:space="0" w:color="auto"/>
        <w:right w:val="none" w:sz="0" w:space="0" w:color="auto"/>
      </w:divBdr>
    </w:div>
    <w:div w:id="1126118946">
      <w:bodyDiv w:val="1"/>
      <w:marLeft w:val="0"/>
      <w:marRight w:val="0"/>
      <w:marTop w:val="0"/>
      <w:marBottom w:val="0"/>
      <w:divBdr>
        <w:top w:val="none" w:sz="0" w:space="0" w:color="auto"/>
        <w:left w:val="none" w:sz="0" w:space="0" w:color="auto"/>
        <w:bottom w:val="none" w:sz="0" w:space="0" w:color="auto"/>
        <w:right w:val="none" w:sz="0" w:space="0" w:color="auto"/>
      </w:divBdr>
    </w:div>
    <w:div w:id="1126120833">
      <w:bodyDiv w:val="1"/>
      <w:marLeft w:val="0"/>
      <w:marRight w:val="0"/>
      <w:marTop w:val="0"/>
      <w:marBottom w:val="0"/>
      <w:divBdr>
        <w:top w:val="none" w:sz="0" w:space="0" w:color="auto"/>
        <w:left w:val="none" w:sz="0" w:space="0" w:color="auto"/>
        <w:bottom w:val="none" w:sz="0" w:space="0" w:color="auto"/>
        <w:right w:val="none" w:sz="0" w:space="0" w:color="auto"/>
      </w:divBdr>
    </w:div>
    <w:div w:id="1126197620">
      <w:bodyDiv w:val="1"/>
      <w:marLeft w:val="0"/>
      <w:marRight w:val="0"/>
      <w:marTop w:val="0"/>
      <w:marBottom w:val="0"/>
      <w:divBdr>
        <w:top w:val="none" w:sz="0" w:space="0" w:color="auto"/>
        <w:left w:val="none" w:sz="0" w:space="0" w:color="auto"/>
        <w:bottom w:val="none" w:sz="0" w:space="0" w:color="auto"/>
        <w:right w:val="none" w:sz="0" w:space="0" w:color="auto"/>
      </w:divBdr>
    </w:div>
    <w:div w:id="1126779118">
      <w:bodyDiv w:val="1"/>
      <w:marLeft w:val="0"/>
      <w:marRight w:val="0"/>
      <w:marTop w:val="0"/>
      <w:marBottom w:val="0"/>
      <w:divBdr>
        <w:top w:val="none" w:sz="0" w:space="0" w:color="auto"/>
        <w:left w:val="none" w:sz="0" w:space="0" w:color="auto"/>
        <w:bottom w:val="none" w:sz="0" w:space="0" w:color="auto"/>
        <w:right w:val="none" w:sz="0" w:space="0" w:color="auto"/>
      </w:divBdr>
    </w:div>
    <w:div w:id="1127552301">
      <w:bodyDiv w:val="1"/>
      <w:marLeft w:val="0"/>
      <w:marRight w:val="0"/>
      <w:marTop w:val="0"/>
      <w:marBottom w:val="0"/>
      <w:divBdr>
        <w:top w:val="none" w:sz="0" w:space="0" w:color="auto"/>
        <w:left w:val="none" w:sz="0" w:space="0" w:color="auto"/>
        <w:bottom w:val="none" w:sz="0" w:space="0" w:color="auto"/>
        <w:right w:val="none" w:sz="0" w:space="0" w:color="auto"/>
      </w:divBdr>
    </w:div>
    <w:div w:id="1127624396">
      <w:bodyDiv w:val="1"/>
      <w:marLeft w:val="0"/>
      <w:marRight w:val="0"/>
      <w:marTop w:val="0"/>
      <w:marBottom w:val="0"/>
      <w:divBdr>
        <w:top w:val="none" w:sz="0" w:space="0" w:color="auto"/>
        <w:left w:val="none" w:sz="0" w:space="0" w:color="auto"/>
        <w:bottom w:val="none" w:sz="0" w:space="0" w:color="auto"/>
        <w:right w:val="none" w:sz="0" w:space="0" w:color="auto"/>
      </w:divBdr>
    </w:div>
    <w:div w:id="1127891329">
      <w:bodyDiv w:val="1"/>
      <w:marLeft w:val="0"/>
      <w:marRight w:val="0"/>
      <w:marTop w:val="0"/>
      <w:marBottom w:val="0"/>
      <w:divBdr>
        <w:top w:val="none" w:sz="0" w:space="0" w:color="auto"/>
        <w:left w:val="none" w:sz="0" w:space="0" w:color="auto"/>
        <w:bottom w:val="none" w:sz="0" w:space="0" w:color="auto"/>
        <w:right w:val="none" w:sz="0" w:space="0" w:color="auto"/>
      </w:divBdr>
    </w:div>
    <w:div w:id="1127892230">
      <w:bodyDiv w:val="1"/>
      <w:marLeft w:val="0"/>
      <w:marRight w:val="0"/>
      <w:marTop w:val="0"/>
      <w:marBottom w:val="0"/>
      <w:divBdr>
        <w:top w:val="none" w:sz="0" w:space="0" w:color="auto"/>
        <w:left w:val="none" w:sz="0" w:space="0" w:color="auto"/>
        <w:bottom w:val="none" w:sz="0" w:space="0" w:color="auto"/>
        <w:right w:val="none" w:sz="0" w:space="0" w:color="auto"/>
      </w:divBdr>
    </w:div>
    <w:div w:id="1128351866">
      <w:bodyDiv w:val="1"/>
      <w:marLeft w:val="0"/>
      <w:marRight w:val="0"/>
      <w:marTop w:val="0"/>
      <w:marBottom w:val="0"/>
      <w:divBdr>
        <w:top w:val="none" w:sz="0" w:space="0" w:color="auto"/>
        <w:left w:val="none" w:sz="0" w:space="0" w:color="auto"/>
        <w:bottom w:val="none" w:sz="0" w:space="0" w:color="auto"/>
        <w:right w:val="none" w:sz="0" w:space="0" w:color="auto"/>
      </w:divBdr>
    </w:div>
    <w:div w:id="1128596162">
      <w:bodyDiv w:val="1"/>
      <w:marLeft w:val="0"/>
      <w:marRight w:val="0"/>
      <w:marTop w:val="0"/>
      <w:marBottom w:val="0"/>
      <w:divBdr>
        <w:top w:val="none" w:sz="0" w:space="0" w:color="auto"/>
        <w:left w:val="none" w:sz="0" w:space="0" w:color="auto"/>
        <w:bottom w:val="none" w:sz="0" w:space="0" w:color="auto"/>
        <w:right w:val="none" w:sz="0" w:space="0" w:color="auto"/>
      </w:divBdr>
    </w:div>
    <w:div w:id="1128815974">
      <w:bodyDiv w:val="1"/>
      <w:marLeft w:val="0"/>
      <w:marRight w:val="0"/>
      <w:marTop w:val="0"/>
      <w:marBottom w:val="0"/>
      <w:divBdr>
        <w:top w:val="none" w:sz="0" w:space="0" w:color="auto"/>
        <w:left w:val="none" w:sz="0" w:space="0" w:color="auto"/>
        <w:bottom w:val="none" w:sz="0" w:space="0" w:color="auto"/>
        <w:right w:val="none" w:sz="0" w:space="0" w:color="auto"/>
      </w:divBdr>
    </w:div>
    <w:div w:id="1128888146">
      <w:bodyDiv w:val="1"/>
      <w:marLeft w:val="0"/>
      <w:marRight w:val="0"/>
      <w:marTop w:val="0"/>
      <w:marBottom w:val="0"/>
      <w:divBdr>
        <w:top w:val="none" w:sz="0" w:space="0" w:color="auto"/>
        <w:left w:val="none" w:sz="0" w:space="0" w:color="auto"/>
        <w:bottom w:val="none" w:sz="0" w:space="0" w:color="auto"/>
        <w:right w:val="none" w:sz="0" w:space="0" w:color="auto"/>
      </w:divBdr>
    </w:div>
    <w:div w:id="1129055120">
      <w:bodyDiv w:val="1"/>
      <w:marLeft w:val="0"/>
      <w:marRight w:val="0"/>
      <w:marTop w:val="0"/>
      <w:marBottom w:val="0"/>
      <w:divBdr>
        <w:top w:val="none" w:sz="0" w:space="0" w:color="auto"/>
        <w:left w:val="none" w:sz="0" w:space="0" w:color="auto"/>
        <w:bottom w:val="none" w:sz="0" w:space="0" w:color="auto"/>
        <w:right w:val="none" w:sz="0" w:space="0" w:color="auto"/>
      </w:divBdr>
    </w:div>
    <w:div w:id="1129126198">
      <w:bodyDiv w:val="1"/>
      <w:marLeft w:val="0"/>
      <w:marRight w:val="0"/>
      <w:marTop w:val="0"/>
      <w:marBottom w:val="0"/>
      <w:divBdr>
        <w:top w:val="none" w:sz="0" w:space="0" w:color="auto"/>
        <w:left w:val="none" w:sz="0" w:space="0" w:color="auto"/>
        <w:bottom w:val="none" w:sz="0" w:space="0" w:color="auto"/>
        <w:right w:val="none" w:sz="0" w:space="0" w:color="auto"/>
      </w:divBdr>
    </w:div>
    <w:div w:id="1129131594">
      <w:bodyDiv w:val="1"/>
      <w:marLeft w:val="0"/>
      <w:marRight w:val="0"/>
      <w:marTop w:val="0"/>
      <w:marBottom w:val="0"/>
      <w:divBdr>
        <w:top w:val="none" w:sz="0" w:space="0" w:color="auto"/>
        <w:left w:val="none" w:sz="0" w:space="0" w:color="auto"/>
        <w:bottom w:val="none" w:sz="0" w:space="0" w:color="auto"/>
        <w:right w:val="none" w:sz="0" w:space="0" w:color="auto"/>
      </w:divBdr>
    </w:div>
    <w:div w:id="1129205253">
      <w:bodyDiv w:val="1"/>
      <w:marLeft w:val="0"/>
      <w:marRight w:val="0"/>
      <w:marTop w:val="0"/>
      <w:marBottom w:val="0"/>
      <w:divBdr>
        <w:top w:val="none" w:sz="0" w:space="0" w:color="auto"/>
        <w:left w:val="none" w:sz="0" w:space="0" w:color="auto"/>
        <w:bottom w:val="none" w:sz="0" w:space="0" w:color="auto"/>
        <w:right w:val="none" w:sz="0" w:space="0" w:color="auto"/>
      </w:divBdr>
    </w:div>
    <w:div w:id="1129471484">
      <w:bodyDiv w:val="1"/>
      <w:marLeft w:val="0"/>
      <w:marRight w:val="0"/>
      <w:marTop w:val="0"/>
      <w:marBottom w:val="0"/>
      <w:divBdr>
        <w:top w:val="none" w:sz="0" w:space="0" w:color="auto"/>
        <w:left w:val="none" w:sz="0" w:space="0" w:color="auto"/>
        <w:bottom w:val="none" w:sz="0" w:space="0" w:color="auto"/>
        <w:right w:val="none" w:sz="0" w:space="0" w:color="auto"/>
      </w:divBdr>
    </w:div>
    <w:div w:id="1129515698">
      <w:bodyDiv w:val="1"/>
      <w:marLeft w:val="0"/>
      <w:marRight w:val="0"/>
      <w:marTop w:val="0"/>
      <w:marBottom w:val="0"/>
      <w:divBdr>
        <w:top w:val="none" w:sz="0" w:space="0" w:color="auto"/>
        <w:left w:val="none" w:sz="0" w:space="0" w:color="auto"/>
        <w:bottom w:val="none" w:sz="0" w:space="0" w:color="auto"/>
        <w:right w:val="none" w:sz="0" w:space="0" w:color="auto"/>
      </w:divBdr>
    </w:div>
    <w:div w:id="1129517502">
      <w:bodyDiv w:val="1"/>
      <w:marLeft w:val="0"/>
      <w:marRight w:val="0"/>
      <w:marTop w:val="0"/>
      <w:marBottom w:val="0"/>
      <w:divBdr>
        <w:top w:val="none" w:sz="0" w:space="0" w:color="auto"/>
        <w:left w:val="none" w:sz="0" w:space="0" w:color="auto"/>
        <w:bottom w:val="none" w:sz="0" w:space="0" w:color="auto"/>
        <w:right w:val="none" w:sz="0" w:space="0" w:color="auto"/>
      </w:divBdr>
    </w:div>
    <w:div w:id="1129860809">
      <w:bodyDiv w:val="1"/>
      <w:marLeft w:val="0"/>
      <w:marRight w:val="0"/>
      <w:marTop w:val="0"/>
      <w:marBottom w:val="0"/>
      <w:divBdr>
        <w:top w:val="none" w:sz="0" w:space="0" w:color="auto"/>
        <w:left w:val="none" w:sz="0" w:space="0" w:color="auto"/>
        <w:bottom w:val="none" w:sz="0" w:space="0" w:color="auto"/>
        <w:right w:val="none" w:sz="0" w:space="0" w:color="auto"/>
      </w:divBdr>
    </w:div>
    <w:div w:id="1130201019">
      <w:bodyDiv w:val="1"/>
      <w:marLeft w:val="0"/>
      <w:marRight w:val="0"/>
      <w:marTop w:val="0"/>
      <w:marBottom w:val="0"/>
      <w:divBdr>
        <w:top w:val="none" w:sz="0" w:space="0" w:color="auto"/>
        <w:left w:val="none" w:sz="0" w:space="0" w:color="auto"/>
        <w:bottom w:val="none" w:sz="0" w:space="0" w:color="auto"/>
        <w:right w:val="none" w:sz="0" w:space="0" w:color="auto"/>
      </w:divBdr>
    </w:div>
    <w:div w:id="1130393518">
      <w:bodyDiv w:val="1"/>
      <w:marLeft w:val="0"/>
      <w:marRight w:val="0"/>
      <w:marTop w:val="0"/>
      <w:marBottom w:val="0"/>
      <w:divBdr>
        <w:top w:val="none" w:sz="0" w:space="0" w:color="auto"/>
        <w:left w:val="none" w:sz="0" w:space="0" w:color="auto"/>
        <w:bottom w:val="none" w:sz="0" w:space="0" w:color="auto"/>
        <w:right w:val="none" w:sz="0" w:space="0" w:color="auto"/>
      </w:divBdr>
    </w:div>
    <w:div w:id="1130394775">
      <w:bodyDiv w:val="1"/>
      <w:marLeft w:val="0"/>
      <w:marRight w:val="0"/>
      <w:marTop w:val="0"/>
      <w:marBottom w:val="0"/>
      <w:divBdr>
        <w:top w:val="none" w:sz="0" w:space="0" w:color="auto"/>
        <w:left w:val="none" w:sz="0" w:space="0" w:color="auto"/>
        <w:bottom w:val="none" w:sz="0" w:space="0" w:color="auto"/>
        <w:right w:val="none" w:sz="0" w:space="0" w:color="auto"/>
      </w:divBdr>
    </w:div>
    <w:div w:id="1130438268">
      <w:bodyDiv w:val="1"/>
      <w:marLeft w:val="0"/>
      <w:marRight w:val="0"/>
      <w:marTop w:val="0"/>
      <w:marBottom w:val="0"/>
      <w:divBdr>
        <w:top w:val="none" w:sz="0" w:space="0" w:color="auto"/>
        <w:left w:val="none" w:sz="0" w:space="0" w:color="auto"/>
        <w:bottom w:val="none" w:sz="0" w:space="0" w:color="auto"/>
        <w:right w:val="none" w:sz="0" w:space="0" w:color="auto"/>
      </w:divBdr>
    </w:div>
    <w:div w:id="1130439055">
      <w:bodyDiv w:val="1"/>
      <w:marLeft w:val="0"/>
      <w:marRight w:val="0"/>
      <w:marTop w:val="0"/>
      <w:marBottom w:val="0"/>
      <w:divBdr>
        <w:top w:val="none" w:sz="0" w:space="0" w:color="auto"/>
        <w:left w:val="none" w:sz="0" w:space="0" w:color="auto"/>
        <w:bottom w:val="none" w:sz="0" w:space="0" w:color="auto"/>
        <w:right w:val="none" w:sz="0" w:space="0" w:color="auto"/>
      </w:divBdr>
    </w:div>
    <w:div w:id="1130829892">
      <w:bodyDiv w:val="1"/>
      <w:marLeft w:val="0"/>
      <w:marRight w:val="0"/>
      <w:marTop w:val="0"/>
      <w:marBottom w:val="0"/>
      <w:divBdr>
        <w:top w:val="none" w:sz="0" w:space="0" w:color="auto"/>
        <w:left w:val="none" w:sz="0" w:space="0" w:color="auto"/>
        <w:bottom w:val="none" w:sz="0" w:space="0" w:color="auto"/>
        <w:right w:val="none" w:sz="0" w:space="0" w:color="auto"/>
      </w:divBdr>
    </w:div>
    <w:div w:id="1130897608">
      <w:bodyDiv w:val="1"/>
      <w:marLeft w:val="0"/>
      <w:marRight w:val="0"/>
      <w:marTop w:val="0"/>
      <w:marBottom w:val="0"/>
      <w:divBdr>
        <w:top w:val="none" w:sz="0" w:space="0" w:color="auto"/>
        <w:left w:val="none" w:sz="0" w:space="0" w:color="auto"/>
        <w:bottom w:val="none" w:sz="0" w:space="0" w:color="auto"/>
        <w:right w:val="none" w:sz="0" w:space="0" w:color="auto"/>
      </w:divBdr>
    </w:div>
    <w:div w:id="1131047260">
      <w:bodyDiv w:val="1"/>
      <w:marLeft w:val="0"/>
      <w:marRight w:val="0"/>
      <w:marTop w:val="0"/>
      <w:marBottom w:val="0"/>
      <w:divBdr>
        <w:top w:val="none" w:sz="0" w:space="0" w:color="auto"/>
        <w:left w:val="none" w:sz="0" w:space="0" w:color="auto"/>
        <w:bottom w:val="none" w:sz="0" w:space="0" w:color="auto"/>
        <w:right w:val="none" w:sz="0" w:space="0" w:color="auto"/>
      </w:divBdr>
    </w:div>
    <w:div w:id="1131168829">
      <w:bodyDiv w:val="1"/>
      <w:marLeft w:val="0"/>
      <w:marRight w:val="0"/>
      <w:marTop w:val="0"/>
      <w:marBottom w:val="0"/>
      <w:divBdr>
        <w:top w:val="none" w:sz="0" w:space="0" w:color="auto"/>
        <w:left w:val="none" w:sz="0" w:space="0" w:color="auto"/>
        <w:bottom w:val="none" w:sz="0" w:space="0" w:color="auto"/>
        <w:right w:val="none" w:sz="0" w:space="0" w:color="auto"/>
      </w:divBdr>
    </w:div>
    <w:div w:id="1131358700">
      <w:bodyDiv w:val="1"/>
      <w:marLeft w:val="0"/>
      <w:marRight w:val="0"/>
      <w:marTop w:val="0"/>
      <w:marBottom w:val="0"/>
      <w:divBdr>
        <w:top w:val="none" w:sz="0" w:space="0" w:color="auto"/>
        <w:left w:val="none" w:sz="0" w:space="0" w:color="auto"/>
        <w:bottom w:val="none" w:sz="0" w:space="0" w:color="auto"/>
        <w:right w:val="none" w:sz="0" w:space="0" w:color="auto"/>
      </w:divBdr>
    </w:div>
    <w:div w:id="1131554500">
      <w:bodyDiv w:val="1"/>
      <w:marLeft w:val="0"/>
      <w:marRight w:val="0"/>
      <w:marTop w:val="0"/>
      <w:marBottom w:val="0"/>
      <w:divBdr>
        <w:top w:val="none" w:sz="0" w:space="0" w:color="auto"/>
        <w:left w:val="none" w:sz="0" w:space="0" w:color="auto"/>
        <w:bottom w:val="none" w:sz="0" w:space="0" w:color="auto"/>
        <w:right w:val="none" w:sz="0" w:space="0" w:color="auto"/>
      </w:divBdr>
    </w:div>
    <w:div w:id="1131820414">
      <w:bodyDiv w:val="1"/>
      <w:marLeft w:val="0"/>
      <w:marRight w:val="0"/>
      <w:marTop w:val="0"/>
      <w:marBottom w:val="0"/>
      <w:divBdr>
        <w:top w:val="none" w:sz="0" w:space="0" w:color="auto"/>
        <w:left w:val="none" w:sz="0" w:space="0" w:color="auto"/>
        <w:bottom w:val="none" w:sz="0" w:space="0" w:color="auto"/>
        <w:right w:val="none" w:sz="0" w:space="0" w:color="auto"/>
      </w:divBdr>
    </w:div>
    <w:div w:id="1131821864">
      <w:bodyDiv w:val="1"/>
      <w:marLeft w:val="0"/>
      <w:marRight w:val="0"/>
      <w:marTop w:val="0"/>
      <w:marBottom w:val="0"/>
      <w:divBdr>
        <w:top w:val="none" w:sz="0" w:space="0" w:color="auto"/>
        <w:left w:val="none" w:sz="0" w:space="0" w:color="auto"/>
        <w:bottom w:val="none" w:sz="0" w:space="0" w:color="auto"/>
        <w:right w:val="none" w:sz="0" w:space="0" w:color="auto"/>
      </w:divBdr>
    </w:div>
    <w:div w:id="1131827758">
      <w:bodyDiv w:val="1"/>
      <w:marLeft w:val="0"/>
      <w:marRight w:val="0"/>
      <w:marTop w:val="0"/>
      <w:marBottom w:val="0"/>
      <w:divBdr>
        <w:top w:val="none" w:sz="0" w:space="0" w:color="auto"/>
        <w:left w:val="none" w:sz="0" w:space="0" w:color="auto"/>
        <w:bottom w:val="none" w:sz="0" w:space="0" w:color="auto"/>
        <w:right w:val="none" w:sz="0" w:space="0" w:color="auto"/>
      </w:divBdr>
    </w:div>
    <w:div w:id="1132094166">
      <w:bodyDiv w:val="1"/>
      <w:marLeft w:val="0"/>
      <w:marRight w:val="0"/>
      <w:marTop w:val="0"/>
      <w:marBottom w:val="0"/>
      <w:divBdr>
        <w:top w:val="none" w:sz="0" w:space="0" w:color="auto"/>
        <w:left w:val="none" w:sz="0" w:space="0" w:color="auto"/>
        <w:bottom w:val="none" w:sz="0" w:space="0" w:color="auto"/>
        <w:right w:val="none" w:sz="0" w:space="0" w:color="auto"/>
      </w:divBdr>
    </w:div>
    <w:div w:id="1132283788">
      <w:bodyDiv w:val="1"/>
      <w:marLeft w:val="0"/>
      <w:marRight w:val="0"/>
      <w:marTop w:val="0"/>
      <w:marBottom w:val="0"/>
      <w:divBdr>
        <w:top w:val="none" w:sz="0" w:space="0" w:color="auto"/>
        <w:left w:val="none" w:sz="0" w:space="0" w:color="auto"/>
        <w:bottom w:val="none" w:sz="0" w:space="0" w:color="auto"/>
        <w:right w:val="none" w:sz="0" w:space="0" w:color="auto"/>
      </w:divBdr>
    </w:div>
    <w:div w:id="1132288339">
      <w:bodyDiv w:val="1"/>
      <w:marLeft w:val="0"/>
      <w:marRight w:val="0"/>
      <w:marTop w:val="0"/>
      <w:marBottom w:val="0"/>
      <w:divBdr>
        <w:top w:val="none" w:sz="0" w:space="0" w:color="auto"/>
        <w:left w:val="none" w:sz="0" w:space="0" w:color="auto"/>
        <w:bottom w:val="none" w:sz="0" w:space="0" w:color="auto"/>
        <w:right w:val="none" w:sz="0" w:space="0" w:color="auto"/>
      </w:divBdr>
    </w:div>
    <w:div w:id="1132289726">
      <w:bodyDiv w:val="1"/>
      <w:marLeft w:val="0"/>
      <w:marRight w:val="0"/>
      <w:marTop w:val="0"/>
      <w:marBottom w:val="0"/>
      <w:divBdr>
        <w:top w:val="none" w:sz="0" w:space="0" w:color="auto"/>
        <w:left w:val="none" w:sz="0" w:space="0" w:color="auto"/>
        <w:bottom w:val="none" w:sz="0" w:space="0" w:color="auto"/>
        <w:right w:val="none" w:sz="0" w:space="0" w:color="auto"/>
      </w:divBdr>
    </w:div>
    <w:div w:id="1132362085">
      <w:bodyDiv w:val="1"/>
      <w:marLeft w:val="0"/>
      <w:marRight w:val="0"/>
      <w:marTop w:val="0"/>
      <w:marBottom w:val="0"/>
      <w:divBdr>
        <w:top w:val="none" w:sz="0" w:space="0" w:color="auto"/>
        <w:left w:val="none" w:sz="0" w:space="0" w:color="auto"/>
        <w:bottom w:val="none" w:sz="0" w:space="0" w:color="auto"/>
        <w:right w:val="none" w:sz="0" w:space="0" w:color="auto"/>
      </w:divBdr>
    </w:div>
    <w:div w:id="1132408636">
      <w:bodyDiv w:val="1"/>
      <w:marLeft w:val="0"/>
      <w:marRight w:val="0"/>
      <w:marTop w:val="0"/>
      <w:marBottom w:val="0"/>
      <w:divBdr>
        <w:top w:val="none" w:sz="0" w:space="0" w:color="auto"/>
        <w:left w:val="none" w:sz="0" w:space="0" w:color="auto"/>
        <w:bottom w:val="none" w:sz="0" w:space="0" w:color="auto"/>
        <w:right w:val="none" w:sz="0" w:space="0" w:color="auto"/>
      </w:divBdr>
    </w:div>
    <w:div w:id="1132670755">
      <w:bodyDiv w:val="1"/>
      <w:marLeft w:val="0"/>
      <w:marRight w:val="0"/>
      <w:marTop w:val="0"/>
      <w:marBottom w:val="0"/>
      <w:divBdr>
        <w:top w:val="none" w:sz="0" w:space="0" w:color="auto"/>
        <w:left w:val="none" w:sz="0" w:space="0" w:color="auto"/>
        <w:bottom w:val="none" w:sz="0" w:space="0" w:color="auto"/>
        <w:right w:val="none" w:sz="0" w:space="0" w:color="auto"/>
      </w:divBdr>
    </w:div>
    <w:div w:id="1132790295">
      <w:bodyDiv w:val="1"/>
      <w:marLeft w:val="0"/>
      <w:marRight w:val="0"/>
      <w:marTop w:val="0"/>
      <w:marBottom w:val="0"/>
      <w:divBdr>
        <w:top w:val="none" w:sz="0" w:space="0" w:color="auto"/>
        <w:left w:val="none" w:sz="0" w:space="0" w:color="auto"/>
        <w:bottom w:val="none" w:sz="0" w:space="0" w:color="auto"/>
        <w:right w:val="none" w:sz="0" w:space="0" w:color="auto"/>
      </w:divBdr>
    </w:div>
    <w:div w:id="1132794217">
      <w:bodyDiv w:val="1"/>
      <w:marLeft w:val="0"/>
      <w:marRight w:val="0"/>
      <w:marTop w:val="0"/>
      <w:marBottom w:val="0"/>
      <w:divBdr>
        <w:top w:val="none" w:sz="0" w:space="0" w:color="auto"/>
        <w:left w:val="none" w:sz="0" w:space="0" w:color="auto"/>
        <w:bottom w:val="none" w:sz="0" w:space="0" w:color="auto"/>
        <w:right w:val="none" w:sz="0" w:space="0" w:color="auto"/>
      </w:divBdr>
    </w:div>
    <w:div w:id="1132946701">
      <w:bodyDiv w:val="1"/>
      <w:marLeft w:val="0"/>
      <w:marRight w:val="0"/>
      <w:marTop w:val="0"/>
      <w:marBottom w:val="0"/>
      <w:divBdr>
        <w:top w:val="none" w:sz="0" w:space="0" w:color="auto"/>
        <w:left w:val="none" w:sz="0" w:space="0" w:color="auto"/>
        <w:bottom w:val="none" w:sz="0" w:space="0" w:color="auto"/>
        <w:right w:val="none" w:sz="0" w:space="0" w:color="auto"/>
      </w:divBdr>
    </w:div>
    <w:div w:id="1133055884">
      <w:bodyDiv w:val="1"/>
      <w:marLeft w:val="0"/>
      <w:marRight w:val="0"/>
      <w:marTop w:val="0"/>
      <w:marBottom w:val="0"/>
      <w:divBdr>
        <w:top w:val="none" w:sz="0" w:space="0" w:color="auto"/>
        <w:left w:val="none" w:sz="0" w:space="0" w:color="auto"/>
        <w:bottom w:val="none" w:sz="0" w:space="0" w:color="auto"/>
        <w:right w:val="none" w:sz="0" w:space="0" w:color="auto"/>
      </w:divBdr>
    </w:div>
    <w:div w:id="1133329070">
      <w:bodyDiv w:val="1"/>
      <w:marLeft w:val="0"/>
      <w:marRight w:val="0"/>
      <w:marTop w:val="0"/>
      <w:marBottom w:val="0"/>
      <w:divBdr>
        <w:top w:val="none" w:sz="0" w:space="0" w:color="auto"/>
        <w:left w:val="none" w:sz="0" w:space="0" w:color="auto"/>
        <w:bottom w:val="none" w:sz="0" w:space="0" w:color="auto"/>
        <w:right w:val="none" w:sz="0" w:space="0" w:color="auto"/>
      </w:divBdr>
    </w:div>
    <w:div w:id="1133446171">
      <w:bodyDiv w:val="1"/>
      <w:marLeft w:val="0"/>
      <w:marRight w:val="0"/>
      <w:marTop w:val="0"/>
      <w:marBottom w:val="0"/>
      <w:divBdr>
        <w:top w:val="none" w:sz="0" w:space="0" w:color="auto"/>
        <w:left w:val="none" w:sz="0" w:space="0" w:color="auto"/>
        <w:bottom w:val="none" w:sz="0" w:space="0" w:color="auto"/>
        <w:right w:val="none" w:sz="0" w:space="0" w:color="auto"/>
      </w:divBdr>
    </w:div>
    <w:div w:id="1133865183">
      <w:bodyDiv w:val="1"/>
      <w:marLeft w:val="0"/>
      <w:marRight w:val="0"/>
      <w:marTop w:val="0"/>
      <w:marBottom w:val="0"/>
      <w:divBdr>
        <w:top w:val="none" w:sz="0" w:space="0" w:color="auto"/>
        <w:left w:val="none" w:sz="0" w:space="0" w:color="auto"/>
        <w:bottom w:val="none" w:sz="0" w:space="0" w:color="auto"/>
        <w:right w:val="none" w:sz="0" w:space="0" w:color="auto"/>
      </w:divBdr>
    </w:div>
    <w:div w:id="1133913239">
      <w:bodyDiv w:val="1"/>
      <w:marLeft w:val="0"/>
      <w:marRight w:val="0"/>
      <w:marTop w:val="0"/>
      <w:marBottom w:val="0"/>
      <w:divBdr>
        <w:top w:val="none" w:sz="0" w:space="0" w:color="auto"/>
        <w:left w:val="none" w:sz="0" w:space="0" w:color="auto"/>
        <w:bottom w:val="none" w:sz="0" w:space="0" w:color="auto"/>
        <w:right w:val="none" w:sz="0" w:space="0" w:color="auto"/>
      </w:divBdr>
    </w:div>
    <w:div w:id="1134063057">
      <w:bodyDiv w:val="1"/>
      <w:marLeft w:val="0"/>
      <w:marRight w:val="0"/>
      <w:marTop w:val="0"/>
      <w:marBottom w:val="0"/>
      <w:divBdr>
        <w:top w:val="none" w:sz="0" w:space="0" w:color="auto"/>
        <w:left w:val="none" w:sz="0" w:space="0" w:color="auto"/>
        <w:bottom w:val="none" w:sz="0" w:space="0" w:color="auto"/>
        <w:right w:val="none" w:sz="0" w:space="0" w:color="auto"/>
      </w:divBdr>
    </w:div>
    <w:div w:id="1134104182">
      <w:bodyDiv w:val="1"/>
      <w:marLeft w:val="0"/>
      <w:marRight w:val="0"/>
      <w:marTop w:val="0"/>
      <w:marBottom w:val="0"/>
      <w:divBdr>
        <w:top w:val="none" w:sz="0" w:space="0" w:color="auto"/>
        <w:left w:val="none" w:sz="0" w:space="0" w:color="auto"/>
        <w:bottom w:val="none" w:sz="0" w:space="0" w:color="auto"/>
        <w:right w:val="none" w:sz="0" w:space="0" w:color="auto"/>
      </w:divBdr>
    </w:div>
    <w:div w:id="1134176812">
      <w:bodyDiv w:val="1"/>
      <w:marLeft w:val="0"/>
      <w:marRight w:val="0"/>
      <w:marTop w:val="0"/>
      <w:marBottom w:val="0"/>
      <w:divBdr>
        <w:top w:val="none" w:sz="0" w:space="0" w:color="auto"/>
        <w:left w:val="none" w:sz="0" w:space="0" w:color="auto"/>
        <w:bottom w:val="none" w:sz="0" w:space="0" w:color="auto"/>
        <w:right w:val="none" w:sz="0" w:space="0" w:color="auto"/>
      </w:divBdr>
    </w:div>
    <w:div w:id="1134178163">
      <w:bodyDiv w:val="1"/>
      <w:marLeft w:val="0"/>
      <w:marRight w:val="0"/>
      <w:marTop w:val="0"/>
      <w:marBottom w:val="0"/>
      <w:divBdr>
        <w:top w:val="none" w:sz="0" w:space="0" w:color="auto"/>
        <w:left w:val="none" w:sz="0" w:space="0" w:color="auto"/>
        <w:bottom w:val="none" w:sz="0" w:space="0" w:color="auto"/>
        <w:right w:val="none" w:sz="0" w:space="0" w:color="auto"/>
      </w:divBdr>
    </w:div>
    <w:div w:id="1134249120">
      <w:bodyDiv w:val="1"/>
      <w:marLeft w:val="0"/>
      <w:marRight w:val="0"/>
      <w:marTop w:val="0"/>
      <w:marBottom w:val="0"/>
      <w:divBdr>
        <w:top w:val="none" w:sz="0" w:space="0" w:color="auto"/>
        <w:left w:val="none" w:sz="0" w:space="0" w:color="auto"/>
        <w:bottom w:val="none" w:sz="0" w:space="0" w:color="auto"/>
        <w:right w:val="none" w:sz="0" w:space="0" w:color="auto"/>
      </w:divBdr>
    </w:div>
    <w:div w:id="1134443332">
      <w:bodyDiv w:val="1"/>
      <w:marLeft w:val="0"/>
      <w:marRight w:val="0"/>
      <w:marTop w:val="0"/>
      <w:marBottom w:val="0"/>
      <w:divBdr>
        <w:top w:val="none" w:sz="0" w:space="0" w:color="auto"/>
        <w:left w:val="none" w:sz="0" w:space="0" w:color="auto"/>
        <w:bottom w:val="none" w:sz="0" w:space="0" w:color="auto"/>
        <w:right w:val="none" w:sz="0" w:space="0" w:color="auto"/>
      </w:divBdr>
    </w:div>
    <w:div w:id="1134760410">
      <w:bodyDiv w:val="1"/>
      <w:marLeft w:val="0"/>
      <w:marRight w:val="0"/>
      <w:marTop w:val="0"/>
      <w:marBottom w:val="0"/>
      <w:divBdr>
        <w:top w:val="none" w:sz="0" w:space="0" w:color="auto"/>
        <w:left w:val="none" w:sz="0" w:space="0" w:color="auto"/>
        <w:bottom w:val="none" w:sz="0" w:space="0" w:color="auto"/>
        <w:right w:val="none" w:sz="0" w:space="0" w:color="auto"/>
      </w:divBdr>
    </w:div>
    <w:div w:id="1134760755">
      <w:bodyDiv w:val="1"/>
      <w:marLeft w:val="0"/>
      <w:marRight w:val="0"/>
      <w:marTop w:val="0"/>
      <w:marBottom w:val="0"/>
      <w:divBdr>
        <w:top w:val="none" w:sz="0" w:space="0" w:color="auto"/>
        <w:left w:val="none" w:sz="0" w:space="0" w:color="auto"/>
        <w:bottom w:val="none" w:sz="0" w:space="0" w:color="auto"/>
        <w:right w:val="none" w:sz="0" w:space="0" w:color="auto"/>
      </w:divBdr>
    </w:div>
    <w:div w:id="1134913139">
      <w:bodyDiv w:val="1"/>
      <w:marLeft w:val="0"/>
      <w:marRight w:val="0"/>
      <w:marTop w:val="0"/>
      <w:marBottom w:val="0"/>
      <w:divBdr>
        <w:top w:val="none" w:sz="0" w:space="0" w:color="auto"/>
        <w:left w:val="none" w:sz="0" w:space="0" w:color="auto"/>
        <w:bottom w:val="none" w:sz="0" w:space="0" w:color="auto"/>
        <w:right w:val="none" w:sz="0" w:space="0" w:color="auto"/>
      </w:divBdr>
    </w:div>
    <w:div w:id="1134984019">
      <w:bodyDiv w:val="1"/>
      <w:marLeft w:val="0"/>
      <w:marRight w:val="0"/>
      <w:marTop w:val="0"/>
      <w:marBottom w:val="0"/>
      <w:divBdr>
        <w:top w:val="none" w:sz="0" w:space="0" w:color="auto"/>
        <w:left w:val="none" w:sz="0" w:space="0" w:color="auto"/>
        <w:bottom w:val="none" w:sz="0" w:space="0" w:color="auto"/>
        <w:right w:val="none" w:sz="0" w:space="0" w:color="auto"/>
      </w:divBdr>
    </w:div>
    <w:div w:id="1135219898">
      <w:bodyDiv w:val="1"/>
      <w:marLeft w:val="0"/>
      <w:marRight w:val="0"/>
      <w:marTop w:val="0"/>
      <w:marBottom w:val="0"/>
      <w:divBdr>
        <w:top w:val="none" w:sz="0" w:space="0" w:color="auto"/>
        <w:left w:val="none" w:sz="0" w:space="0" w:color="auto"/>
        <w:bottom w:val="none" w:sz="0" w:space="0" w:color="auto"/>
        <w:right w:val="none" w:sz="0" w:space="0" w:color="auto"/>
      </w:divBdr>
    </w:div>
    <w:div w:id="1135490667">
      <w:bodyDiv w:val="1"/>
      <w:marLeft w:val="0"/>
      <w:marRight w:val="0"/>
      <w:marTop w:val="0"/>
      <w:marBottom w:val="0"/>
      <w:divBdr>
        <w:top w:val="none" w:sz="0" w:space="0" w:color="auto"/>
        <w:left w:val="none" w:sz="0" w:space="0" w:color="auto"/>
        <w:bottom w:val="none" w:sz="0" w:space="0" w:color="auto"/>
        <w:right w:val="none" w:sz="0" w:space="0" w:color="auto"/>
      </w:divBdr>
    </w:div>
    <w:div w:id="1135492240">
      <w:bodyDiv w:val="1"/>
      <w:marLeft w:val="0"/>
      <w:marRight w:val="0"/>
      <w:marTop w:val="0"/>
      <w:marBottom w:val="0"/>
      <w:divBdr>
        <w:top w:val="none" w:sz="0" w:space="0" w:color="auto"/>
        <w:left w:val="none" w:sz="0" w:space="0" w:color="auto"/>
        <w:bottom w:val="none" w:sz="0" w:space="0" w:color="auto"/>
        <w:right w:val="none" w:sz="0" w:space="0" w:color="auto"/>
      </w:divBdr>
    </w:div>
    <w:div w:id="1135945910">
      <w:bodyDiv w:val="1"/>
      <w:marLeft w:val="0"/>
      <w:marRight w:val="0"/>
      <w:marTop w:val="0"/>
      <w:marBottom w:val="0"/>
      <w:divBdr>
        <w:top w:val="none" w:sz="0" w:space="0" w:color="auto"/>
        <w:left w:val="none" w:sz="0" w:space="0" w:color="auto"/>
        <w:bottom w:val="none" w:sz="0" w:space="0" w:color="auto"/>
        <w:right w:val="none" w:sz="0" w:space="0" w:color="auto"/>
      </w:divBdr>
    </w:div>
    <w:div w:id="1135951858">
      <w:bodyDiv w:val="1"/>
      <w:marLeft w:val="0"/>
      <w:marRight w:val="0"/>
      <w:marTop w:val="0"/>
      <w:marBottom w:val="0"/>
      <w:divBdr>
        <w:top w:val="none" w:sz="0" w:space="0" w:color="auto"/>
        <w:left w:val="none" w:sz="0" w:space="0" w:color="auto"/>
        <w:bottom w:val="none" w:sz="0" w:space="0" w:color="auto"/>
        <w:right w:val="none" w:sz="0" w:space="0" w:color="auto"/>
      </w:divBdr>
    </w:div>
    <w:div w:id="1136024083">
      <w:bodyDiv w:val="1"/>
      <w:marLeft w:val="0"/>
      <w:marRight w:val="0"/>
      <w:marTop w:val="0"/>
      <w:marBottom w:val="0"/>
      <w:divBdr>
        <w:top w:val="none" w:sz="0" w:space="0" w:color="auto"/>
        <w:left w:val="none" w:sz="0" w:space="0" w:color="auto"/>
        <w:bottom w:val="none" w:sz="0" w:space="0" w:color="auto"/>
        <w:right w:val="none" w:sz="0" w:space="0" w:color="auto"/>
      </w:divBdr>
    </w:div>
    <w:div w:id="1136141774">
      <w:bodyDiv w:val="1"/>
      <w:marLeft w:val="0"/>
      <w:marRight w:val="0"/>
      <w:marTop w:val="0"/>
      <w:marBottom w:val="0"/>
      <w:divBdr>
        <w:top w:val="none" w:sz="0" w:space="0" w:color="auto"/>
        <w:left w:val="none" w:sz="0" w:space="0" w:color="auto"/>
        <w:bottom w:val="none" w:sz="0" w:space="0" w:color="auto"/>
        <w:right w:val="none" w:sz="0" w:space="0" w:color="auto"/>
      </w:divBdr>
    </w:div>
    <w:div w:id="1136220050">
      <w:bodyDiv w:val="1"/>
      <w:marLeft w:val="0"/>
      <w:marRight w:val="0"/>
      <w:marTop w:val="0"/>
      <w:marBottom w:val="0"/>
      <w:divBdr>
        <w:top w:val="none" w:sz="0" w:space="0" w:color="auto"/>
        <w:left w:val="none" w:sz="0" w:space="0" w:color="auto"/>
        <w:bottom w:val="none" w:sz="0" w:space="0" w:color="auto"/>
        <w:right w:val="none" w:sz="0" w:space="0" w:color="auto"/>
      </w:divBdr>
    </w:div>
    <w:div w:id="1136412953">
      <w:bodyDiv w:val="1"/>
      <w:marLeft w:val="0"/>
      <w:marRight w:val="0"/>
      <w:marTop w:val="0"/>
      <w:marBottom w:val="0"/>
      <w:divBdr>
        <w:top w:val="none" w:sz="0" w:space="0" w:color="auto"/>
        <w:left w:val="none" w:sz="0" w:space="0" w:color="auto"/>
        <w:bottom w:val="none" w:sz="0" w:space="0" w:color="auto"/>
        <w:right w:val="none" w:sz="0" w:space="0" w:color="auto"/>
      </w:divBdr>
    </w:div>
    <w:div w:id="1136797065">
      <w:bodyDiv w:val="1"/>
      <w:marLeft w:val="0"/>
      <w:marRight w:val="0"/>
      <w:marTop w:val="0"/>
      <w:marBottom w:val="0"/>
      <w:divBdr>
        <w:top w:val="none" w:sz="0" w:space="0" w:color="auto"/>
        <w:left w:val="none" w:sz="0" w:space="0" w:color="auto"/>
        <w:bottom w:val="none" w:sz="0" w:space="0" w:color="auto"/>
        <w:right w:val="none" w:sz="0" w:space="0" w:color="auto"/>
      </w:divBdr>
    </w:div>
    <w:div w:id="1136876720">
      <w:bodyDiv w:val="1"/>
      <w:marLeft w:val="0"/>
      <w:marRight w:val="0"/>
      <w:marTop w:val="0"/>
      <w:marBottom w:val="0"/>
      <w:divBdr>
        <w:top w:val="none" w:sz="0" w:space="0" w:color="auto"/>
        <w:left w:val="none" w:sz="0" w:space="0" w:color="auto"/>
        <w:bottom w:val="none" w:sz="0" w:space="0" w:color="auto"/>
        <w:right w:val="none" w:sz="0" w:space="0" w:color="auto"/>
      </w:divBdr>
    </w:div>
    <w:div w:id="1136921100">
      <w:bodyDiv w:val="1"/>
      <w:marLeft w:val="0"/>
      <w:marRight w:val="0"/>
      <w:marTop w:val="0"/>
      <w:marBottom w:val="0"/>
      <w:divBdr>
        <w:top w:val="none" w:sz="0" w:space="0" w:color="auto"/>
        <w:left w:val="none" w:sz="0" w:space="0" w:color="auto"/>
        <w:bottom w:val="none" w:sz="0" w:space="0" w:color="auto"/>
        <w:right w:val="none" w:sz="0" w:space="0" w:color="auto"/>
      </w:divBdr>
    </w:div>
    <w:div w:id="1137070232">
      <w:bodyDiv w:val="1"/>
      <w:marLeft w:val="0"/>
      <w:marRight w:val="0"/>
      <w:marTop w:val="0"/>
      <w:marBottom w:val="0"/>
      <w:divBdr>
        <w:top w:val="none" w:sz="0" w:space="0" w:color="auto"/>
        <w:left w:val="none" w:sz="0" w:space="0" w:color="auto"/>
        <w:bottom w:val="none" w:sz="0" w:space="0" w:color="auto"/>
        <w:right w:val="none" w:sz="0" w:space="0" w:color="auto"/>
      </w:divBdr>
    </w:div>
    <w:div w:id="1137647321">
      <w:bodyDiv w:val="1"/>
      <w:marLeft w:val="0"/>
      <w:marRight w:val="0"/>
      <w:marTop w:val="0"/>
      <w:marBottom w:val="0"/>
      <w:divBdr>
        <w:top w:val="none" w:sz="0" w:space="0" w:color="auto"/>
        <w:left w:val="none" w:sz="0" w:space="0" w:color="auto"/>
        <w:bottom w:val="none" w:sz="0" w:space="0" w:color="auto"/>
        <w:right w:val="none" w:sz="0" w:space="0" w:color="auto"/>
      </w:divBdr>
    </w:div>
    <w:div w:id="1137841185">
      <w:bodyDiv w:val="1"/>
      <w:marLeft w:val="0"/>
      <w:marRight w:val="0"/>
      <w:marTop w:val="0"/>
      <w:marBottom w:val="0"/>
      <w:divBdr>
        <w:top w:val="none" w:sz="0" w:space="0" w:color="auto"/>
        <w:left w:val="none" w:sz="0" w:space="0" w:color="auto"/>
        <w:bottom w:val="none" w:sz="0" w:space="0" w:color="auto"/>
        <w:right w:val="none" w:sz="0" w:space="0" w:color="auto"/>
      </w:divBdr>
    </w:div>
    <w:div w:id="1138112963">
      <w:bodyDiv w:val="1"/>
      <w:marLeft w:val="0"/>
      <w:marRight w:val="0"/>
      <w:marTop w:val="0"/>
      <w:marBottom w:val="0"/>
      <w:divBdr>
        <w:top w:val="none" w:sz="0" w:space="0" w:color="auto"/>
        <w:left w:val="none" w:sz="0" w:space="0" w:color="auto"/>
        <w:bottom w:val="none" w:sz="0" w:space="0" w:color="auto"/>
        <w:right w:val="none" w:sz="0" w:space="0" w:color="auto"/>
      </w:divBdr>
    </w:div>
    <w:div w:id="1138913774">
      <w:bodyDiv w:val="1"/>
      <w:marLeft w:val="0"/>
      <w:marRight w:val="0"/>
      <w:marTop w:val="0"/>
      <w:marBottom w:val="0"/>
      <w:divBdr>
        <w:top w:val="none" w:sz="0" w:space="0" w:color="auto"/>
        <w:left w:val="none" w:sz="0" w:space="0" w:color="auto"/>
        <w:bottom w:val="none" w:sz="0" w:space="0" w:color="auto"/>
        <w:right w:val="none" w:sz="0" w:space="0" w:color="auto"/>
      </w:divBdr>
    </w:div>
    <w:div w:id="1139223913">
      <w:bodyDiv w:val="1"/>
      <w:marLeft w:val="0"/>
      <w:marRight w:val="0"/>
      <w:marTop w:val="0"/>
      <w:marBottom w:val="0"/>
      <w:divBdr>
        <w:top w:val="none" w:sz="0" w:space="0" w:color="auto"/>
        <w:left w:val="none" w:sz="0" w:space="0" w:color="auto"/>
        <w:bottom w:val="none" w:sz="0" w:space="0" w:color="auto"/>
        <w:right w:val="none" w:sz="0" w:space="0" w:color="auto"/>
      </w:divBdr>
    </w:div>
    <w:div w:id="1139300880">
      <w:bodyDiv w:val="1"/>
      <w:marLeft w:val="0"/>
      <w:marRight w:val="0"/>
      <w:marTop w:val="0"/>
      <w:marBottom w:val="0"/>
      <w:divBdr>
        <w:top w:val="none" w:sz="0" w:space="0" w:color="auto"/>
        <w:left w:val="none" w:sz="0" w:space="0" w:color="auto"/>
        <w:bottom w:val="none" w:sz="0" w:space="0" w:color="auto"/>
        <w:right w:val="none" w:sz="0" w:space="0" w:color="auto"/>
      </w:divBdr>
    </w:div>
    <w:div w:id="1139374243">
      <w:bodyDiv w:val="1"/>
      <w:marLeft w:val="0"/>
      <w:marRight w:val="0"/>
      <w:marTop w:val="0"/>
      <w:marBottom w:val="0"/>
      <w:divBdr>
        <w:top w:val="none" w:sz="0" w:space="0" w:color="auto"/>
        <w:left w:val="none" w:sz="0" w:space="0" w:color="auto"/>
        <w:bottom w:val="none" w:sz="0" w:space="0" w:color="auto"/>
        <w:right w:val="none" w:sz="0" w:space="0" w:color="auto"/>
      </w:divBdr>
    </w:div>
    <w:div w:id="1139540869">
      <w:bodyDiv w:val="1"/>
      <w:marLeft w:val="0"/>
      <w:marRight w:val="0"/>
      <w:marTop w:val="0"/>
      <w:marBottom w:val="0"/>
      <w:divBdr>
        <w:top w:val="none" w:sz="0" w:space="0" w:color="auto"/>
        <w:left w:val="none" w:sz="0" w:space="0" w:color="auto"/>
        <w:bottom w:val="none" w:sz="0" w:space="0" w:color="auto"/>
        <w:right w:val="none" w:sz="0" w:space="0" w:color="auto"/>
      </w:divBdr>
    </w:div>
    <w:div w:id="1139684066">
      <w:bodyDiv w:val="1"/>
      <w:marLeft w:val="0"/>
      <w:marRight w:val="0"/>
      <w:marTop w:val="0"/>
      <w:marBottom w:val="0"/>
      <w:divBdr>
        <w:top w:val="none" w:sz="0" w:space="0" w:color="auto"/>
        <w:left w:val="none" w:sz="0" w:space="0" w:color="auto"/>
        <w:bottom w:val="none" w:sz="0" w:space="0" w:color="auto"/>
        <w:right w:val="none" w:sz="0" w:space="0" w:color="auto"/>
      </w:divBdr>
    </w:div>
    <w:div w:id="1140003729">
      <w:bodyDiv w:val="1"/>
      <w:marLeft w:val="0"/>
      <w:marRight w:val="0"/>
      <w:marTop w:val="0"/>
      <w:marBottom w:val="0"/>
      <w:divBdr>
        <w:top w:val="none" w:sz="0" w:space="0" w:color="auto"/>
        <w:left w:val="none" w:sz="0" w:space="0" w:color="auto"/>
        <w:bottom w:val="none" w:sz="0" w:space="0" w:color="auto"/>
        <w:right w:val="none" w:sz="0" w:space="0" w:color="auto"/>
      </w:divBdr>
    </w:div>
    <w:div w:id="1140004306">
      <w:bodyDiv w:val="1"/>
      <w:marLeft w:val="0"/>
      <w:marRight w:val="0"/>
      <w:marTop w:val="0"/>
      <w:marBottom w:val="0"/>
      <w:divBdr>
        <w:top w:val="none" w:sz="0" w:space="0" w:color="auto"/>
        <w:left w:val="none" w:sz="0" w:space="0" w:color="auto"/>
        <w:bottom w:val="none" w:sz="0" w:space="0" w:color="auto"/>
        <w:right w:val="none" w:sz="0" w:space="0" w:color="auto"/>
      </w:divBdr>
    </w:div>
    <w:div w:id="1140028888">
      <w:bodyDiv w:val="1"/>
      <w:marLeft w:val="0"/>
      <w:marRight w:val="0"/>
      <w:marTop w:val="0"/>
      <w:marBottom w:val="0"/>
      <w:divBdr>
        <w:top w:val="none" w:sz="0" w:space="0" w:color="auto"/>
        <w:left w:val="none" w:sz="0" w:space="0" w:color="auto"/>
        <w:bottom w:val="none" w:sz="0" w:space="0" w:color="auto"/>
        <w:right w:val="none" w:sz="0" w:space="0" w:color="auto"/>
      </w:divBdr>
    </w:div>
    <w:div w:id="1140265418">
      <w:bodyDiv w:val="1"/>
      <w:marLeft w:val="0"/>
      <w:marRight w:val="0"/>
      <w:marTop w:val="0"/>
      <w:marBottom w:val="0"/>
      <w:divBdr>
        <w:top w:val="none" w:sz="0" w:space="0" w:color="auto"/>
        <w:left w:val="none" w:sz="0" w:space="0" w:color="auto"/>
        <w:bottom w:val="none" w:sz="0" w:space="0" w:color="auto"/>
        <w:right w:val="none" w:sz="0" w:space="0" w:color="auto"/>
      </w:divBdr>
    </w:div>
    <w:div w:id="1140415171">
      <w:bodyDiv w:val="1"/>
      <w:marLeft w:val="0"/>
      <w:marRight w:val="0"/>
      <w:marTop w:val="0"/>
      <w:marBottom w:val="0"/>
      <w:divBdr>
        <w:top w:val="none" w:sz="0" w:space="0" w:color="auto"/>
        <w:left w:val="none" w:sz="0" w:space="0" w:color="auto"/>
        <w:bottom w:val="none" w:sz="0" w:space="0" w:color="auto"/>
        <w:right w:val="none" w:sz="0" w:space="0" w:color="auto"/>
      </w:divBdr>
    </w:div>
    <w:div w:id="1140466020">
      <w:bodyDiv w:val="1"/>
      <w:marLeft w:val="0"/>
      <w:marRight w:val="0"/>
      <w:marTop w:val="0"/>
      <w:marBottom w:val="0"/>
      <w:divBdr>
        <w:top w:val="none" w:sz="0" w:space="0" w:color="auto"/>
        <w:left w:val="none" w:sz="0" w:space="0" w:color="auto"/>
        <w:bottom w:val="none" w:sz="0" w:space="0" w:color="auto"/>
        <w:right w:val="none" w:sz="0" w:space="0" w:color="auto"/>
      </w:divBdr>
    </w:div>
    <w:div w:id="1140538018">
      <w:bodyDiv w:val="1"/>
      <w:marLeft w:val="0"/>
      <w:marRight w:val="0"/>
      <w:marTop w:val="0"/>
      <w:marBottom w:val="0"/>
      <w:divBdr>
        <w:top w:val="none" w:sz="0" w:space="0" w:color="auto"/>
        <w:left w:val="none" w:sz="0" w:space="0" w:color="auto"/>
        <w:bottom w:val="none" w:sz="0" w:space="0" w:color="auto"/>
        <w:right w:val="none" w:sz="0" w:space="0" w:color="auto"/>
      </w:divBdr>
    </w:div>
    <w:div w:id="1140801496">
      <w:bodyDiv w:val="1"/>
      <w:marLeft w:val="0"/>
      <w:marRight w:val="0"/>
      <w:marTop w:val="0"/>
      <w:marBottom w:val="0"/>
      <w:divBdr>
        <w:top w:val="none" w:sz="0" w:space="0" w:color="auto"/>
        <w:left w:val="none" w:sz="0" w:space="0" w:color="auto"/>
        <w:bottom w:val="none" w:sz="0" w:space="0" w:color="auto"/>
        <w:right w:val="none" w:sz="0" w:space="0" w:color="auto"/>
      </w:divBdr>
    </w:div>
    <w:div w:id="1140802609">
      <w:bodyDiv w:val="1"/>
      <w:marLeft w:val="0"/>
      <w:marRight w:val="0"/>
      <w:marTop w:val="0"/>
      <w:marBottom w:val="0"/>
      <w:divBdr>
        <w:top w:val="none" w:sz="0" w:space="0" w:color="auto"/>
        <w:left w:val="none" w:sz="0" w:space="0" w:color="auto"/>
        <w:bottom w:val="none" w:sz="0" w:space="0" w:color="auto"/>
        <w:right w:val="none" w:sz="0" w:space="0" w:color="auto"/>
      </w:divBdr>
    </w:div>
    <w:div w:id="1140880444">
      <w:bodyDiv w:val="1"/>
      <w:marLeft w:val="0"/>
      <w:marRight w:val="0"/>
      <w:marTop w:val="0"/>
      <w:marBottom w:val="0"/>
      <w:divBdr>
        <w:top w:val="none" w:sz="0" w:space="0" w:color="auto"/>
        <w:left w:val="none" w:sz="0" w:space="0" w:color="auto"/>
        <w:bottom w:val="none" w:sz="0" w:space="0" w:color="auto"/>
        <w:right w:val="none" w:sz="0" w:space="0" w:color="auto"/>
      </w:divBdr>
    </w:div>
    <w:div w:id="1140996575">
      <w:bodyDiv w:val="1"/>
      <w:marLeft w:val="0"/>
      <w:marRight w:val="0"/>
      <w:marTop w:val="0"/>
      <w:marBottom w:val="0"/>
      <w:divBdr>
        <w:top w:val="none" w:sz="0" w:space="0" w:color="auto"/>
        <w:left w:val="none" w:sz="0" w:space="0" w:color="auto"/>
        <w:bottom w:val="none" w:sz="0" w:space="0" w:color="auto"/>
        <w:right w:val="none" w:sz="0" w:space="0" w:color="auto"/>
      </w:divBdr>
    </w:div>
    <w:div w:id="1141507239">
      <w:bodyDiv w:val="1"/>
      <w:marLeft w:val="0"/>
      <w:marRight w:val="0"/>
      <w:marTop w:val="0"/>
      <w:marBottom w:val="0"/>
      <w:divBdr>
        <w:top w:val="none" w:sz="0" w:space="0" w:color="auto"/>
        <w:left w:val="none" w:sz="0" w:space="0" w:color="auto"/>
        <w:bottom w:val="none" w:sz="0" w:space="0" w:color="auto"/>
        <w:right w:val="none" w:sz="0" w:space="0" w:color="auto"/>
      </w:divBdr>
    </w:div>
    <w:div w:id="1141654695">
      <w:bodyDiv w:val="1"/>
      <w:marLeft w:val="0"/>
      <w:marRight w:val="0"/>
      <w:marTop w:val="0"/>
      <w:marBottom w:val="0"/>
      <w:divBdr>
        <w:top w:val="none" w:sz="0" w:space="0" w:color="auto"/>
        <w:left w:val="none" w:sz="0" w:space="0" w:color="auto"/>
        <w:bottom w:val="none" w:sz="0" w:space="0" w:color="auto"/>
        <w:right w:val="none" w:sz="0" w:space="0" w:color="auto"/>
      </w:divBdr>
    </w:div>
    <w:div w:id="1141848708">
      <w:bodyDiv w:val="1"/>
      <w:marLeft w:val="0"/>
      <w:marRight w:val="0"/>
      <w:marTop w:val="0"/>
      <w:marBottom w:val="0"/>
      <w:divBdr>
        <w:top w:val="none" w:sz="0" w:space="0" w:color="auto"/>
        <w:left w:val="none" w:sz="0" w:space="0" w:color="auto"/>
        <w:bottom w:val="none" w:sz="0" w:space="0" w:color="auto"/>
        <w:right w:val="none" w:sz="0" w:space="0" w:color="auto"/>
      </w:divBdr>
    </w:div>
    <w:div w:id="1141849166">
      <w:bodyDiv w:val="1"/>
      <w:marLeft w:val="0"/>
      <w:marRight w:val="0"/>
      <w:marTop w:val="0"/>
      <w:marBottom w:val="0"/>
      <w:divBdr>
        <w:top w:val="none" w:sz="0" w:space="0" w:color="auto"/>
        <w:left w:val="none" w:sz="0" w:space="0" w:color="auto"/>
        <w:bottom w:val="none" w:sz="0" w:space="0" w:color="auto"/>
        <w:right w:val="none" w:sz="0" w:space="0" w:color="auto"/>
      </w:divBdr>
    </w:div>
    <w:div w:id="1141969696">
      <w:bodyDiv w:val="1"/>
      <w:marLeft w:val="0"/>
      <w:marRight w:val="0"/>
      <w:marTop w:val="0"/>
      <w:marBottom w:val="0"/>
      <w:divBdr>
        <w:top w:val="none" w:sz="0" w:space="0" w:color="auto"/>
        <w:left w:val="none" w:sz="0" w:space="0" w:color="auto"/>
        <w:bottom w:val="none" w:sz="0" w:space="0" w:color="auto"/>
        <w:right w:val="none" w:sz="0" w:space="0" w:color="auto"/>
      </w:divBdr>
    </w:div>
    <w:div w:id="1141970424">
      <w:bodyDiv w:val="1"/>
      <w:marLeft w:val="0"/>
      <w:marRight w:val="0"/>
      <w:marTop w:val="0"/>
      <w:marBottom w:val="0"/>
      <w:divBdr>
        <w:top w:val="none" w:sz="0" w:space="0" w:color="auto"/>
        <w:left w:val="none" w:sz="0" w:space="0" w:color="auto"/>
        <w:bottom w:val="none" w:sz="0" w:space="0" w:color="auto"/>
        <w:right w:val="none" w:sz="0" w:space="0" w:color="auto"/>
      </w:divBdr>
    </w:div>
    <w:div w:id="1142037156">
      <w:bodyDiv w:val="1"/>
      <w:marLeft w:val="0"/>
      <w:marRight w:val="0"/>
      <w:marTop w:val="0"/>
      <w:marBottom w:val="0"/>
      <w:divBdr>
        <w:top w:val="none" w:sz="0" w:space="0" w:color="auto"/>
        <w:left w:val="none" w:sz="0" w:space="0" w:color="auto"/>
        <w:bottom w:val="none" w:sz="0" w:space="0" w:color="auto"/>
        <w:right w:val="none" w:sz="0" w:space="0" w:color="auto"/>
      </w:divBdr>
    </w:div>
    <w:div w:id="1142886092">
      <w:bodyDiv w:val="1"/>
      <w:marLeft w:val="0"/>
      <w:marRight w:val="0"/>
      <w:marTop w:val="0"/>
      <w:marBottom w:val="0"/>
      <w:divBdr>
        <w:top w:val="none" w:sz="0" w:space="0" w:color="auto"/>
        <w:left w:val="none" w:sz="0" w:space="0" w:color="auto"/>
        <w:bottom w:val="none" w:sz="0" w:space="0" w:color="auto"/>
        <w:right w:val="none" w:sz="0" w:space="0" w:color="auto"/>
      </w:divBdr>
    </w:div>
    <w:div w:id="1142887807">
      <w:bodyDiv w:val="1"/>
      <w:marLeft w:val="0"/>
      <w:marRight w:val="0"/>
      <w:marTop w:val="0"/>
      <w:marBottom w:val="0"/>
      <w:divBdr>
        <w:top w:val="none" w:sz="0" w:space="0" w:color="auto"/>
        <w:left w:val="none" w:sz="0" w:space="0" w:color="auto"/>
        <w:bottom w:val="none" w:sz="0" w:space="0" w:color="auto"/>
        <w:right w:val="none" w:sz="0" w:space="0" w:color="auto"/>
      </w:divBdr>
    </w:div>
    <w:div w:id="1142965772">
      <w:bodyDiv w:val="1"/>
      <w:marLeft w:val="0"/>
      <w:marRight w:val="0"/>
      <w:marTop w:val="0"/>
      <w:marBottom w:val="0"/>
      <w:divBdr>
        <w:top w:val="none" w:sz="0" w:space="0" w:color="auto"/>
        <w:left w:val="none" w:sz="0" w:space="0" w:color="auto"/>
        <w:bottom w:val="none" w:sz="0" w:space="0" w:color="auto"/>
        <w:right w:val="none" w:sz="0" w:space="0" w:color="auto"/>
      </w:divBdr>
    </w:div>
    <w:div w:id="1143041983">
      <w:bodyDiv w:val="1"/>
      <w:marLeft w:val="0"/>
      <w:marRight w:val="0"/>
      <w:marTop w:val="0"/>
      <w:marBottom w:val="0"/>
      <w:divBdr>
        <w:top w:val="none" w:sz="0" w:space="0" w:color="auto"/>
        <w:left w:val="none" w:sz="0" w:space="0" w:color="auto"/>
        <w:bottom w:val="none" w:sz="0" w:space="0" w:color="auto"/>
        <w:right w:val="none" w:sz="0" w:space="0" w:color="auto"/>
      </w:divBdr>
    </w:div>
    <w:div w:id="1143352621">
      <w:bodyDiv w:val="1"/>
      <w:marLeft w:val="0"/>
      <w:marRight w:val="0"/>
      <w:marTop w:val="0"/>
      <w:marBottom w:val="0"/>
      <w:divBdr>
        <w:top w:val="none" w:sz="0" w:space="0" w:color="auto"/>
        <w:left w:val="none" w:sz="0" w:space="0" w:color="auto"/>
        <w:bottom w:val="none" w:sz="0" w:space="0" w:color="auto"/>
        <w:right w:val="none" w:sz="0" w:space="0" w:color="auto"/>
      </w:divBdr>
    </w:div>
    <w:div w:id="1143422638">
      <w:bodyDiv w:val="1"/>
      <w:marLeft w:val="0"/>
      <w:marRight w:val="0"/>
      <w:marTop w:val="0"/>
      <w:marBottom w:val="0"/>
      <w:divBdr>
        <w:top w:val="none" w:sz="0" w:space="0" w:color="auto"/>
        <w:left w:val="none" w:sz="0" w:space="0" w:color="auto"/>
        <w:bottom w:val="none" w:sz="0" w:space="0" w:color="auto"/>
        <w:right w:val="none" w:sz="0" w:space="0" w:color="auto"/>
      </w:divBdr>
    </w:div>
    <w:div w:id="1143424037">
      <w:bodyDiv w:val="1"/>
      <w:marLeft w:val="0"/>
      <w:marRight w:val="0"/>
      <w:marTop w:val="0"/>
      <w:marBottom w:val="0"/>
      <w:divBdr>
        <w:top w:val="none" w:sz="0" w:space="0" w:color="auto"/>
        <w:left w:val="none" w:sz="0" w:space="0" w:color="auto"/>
        <w:bottom w:val="none" w:sz="0" w:space="0" w:color="auto"/>
        <w:right w:val="none" w:sz="0" w:space="0" w:color="auto"/>
      </w:divBdr>
    </w:div>
    <w:div w:id="1143616363">
      <w:bodyDiv w:val="1"/>
      <w:marLeft w:val="0"/>
      <w:marRight w:val="0"/>
      <w:marTop w:val="0"/>
      <w:marBottom w:val="0"/>
      <w:divBdr>
        <w:top w:val="none" w:sz="0" w:space="0" w:color="auto"/>
        <w:left w:val="none" w:sz="0" w:space="0" w:color="auto"/>
        <w:bottom w:val="none" w:sz="0" w:space="0" w:color="auto"/>
        <w:right w:val="none" w:sz="0" w:space="0" w:color="auto"/>
      </w:divBdr>
    </w:div>
    <w:div w:id="1143740347">
      <w:bodyDiv w:val="1"/>
      <w:marLeft w:val="0"/>
      <w:marRight w:val="0"/>
      <w:marTop w:val="0"/>
      <w:marBottom w:val="0"/>
      <w:divBdr>
        <w:top w:val="none" w:sz="0" w:space="0" w:color="auto"/>
        <w:left w:val="none" w:sz="0" w:space="0" w:color="auto"/>
        <w:bottom w:val="none" w:sz="0" w:space="0" w:color="auto"/>
        <w:right w:val="none" w:sz="0" w:space="0" w:color="auto"/>
      </w:divBdr>
    </w:div>
    <w:div w:id="1143817732">
      <w:bodyDiv w:val="1"/>
      <w:marLeft w:val="0"/>
      <w:marRight w:val="0"/>
      <w:marTop w:val="0"/>
      <w:marBottom w:val="0"/>
      <w:divBdr>
        <w:top w:val="none" w:sz="0" w:space="0" w:color="auto"/>
        <w:left w:val="none" w:sz="0" w:space="0" w:color="auto"/>
        <w:bottom w:val="none" w:sz="0" w:space="0" w:color="auto"/>
        <w:right w:val="none" w:sz="0" w:space="0" w:color="auto"/>
      </w:divBdr>
    </w:div>
    <w:div w:id="1143959684">
      <w:bodyDiv w:val="1"/>
      <w:marLeft w:val="0"/>
      <w:marRight w:val="0"/>
      <w:marTop w:val="0"/>
      <w:marBottom w:val="0"/>
      <w:divBdr>
        <w:top w:val="none" w:sz="0" w:space="0" w:color="auto"/>
        <w:left w:val="none" w:sz="0" w:space="0" w:color="auto"/>
        <w:bottom w:val="none" w:sz="0" w:space="0" w:color="auto"/>
        <w:right w:val="none" w:sz="0" w:space="0" w:color="auto"/>
      </w:divBdr>
    </w:div>
    <w:div w:id="1144202817">
      <w:bodyDiv w:val="1"/>
      <w:marLeft w:val="0"/>
      <w:marRight w:val="0"/>
      <w:marTop w:val="0"/>
      <w:marBottom w:val="0"/>
      <w:divBdr>
        <w:top w:val="none" w:sz="0" w:space="0" w:color="auto"/>
        <w:left w:val="none" w:sz="0" w:space="0" w:color="auto"/>
        <w:bottom w:val="none" w:sz="0" w:space="0" w:color="auto"/>
        <w:right w:val="none" w:sz="0" w:space="0" w:color="auto"/>
      </w:divBdr>
    </w:div>
    <w:div w:id="1144351397">
      <w:bodyDiv w:val="1"/>
      <w:marLeft w:val="0"/>
      <w:marRight w:val="0"/>
      <w:marTop w:val="0"/>
      <w:marBottom w:val="0"/>
      <w:divBdr>
        <w:top w:val="none" w:sz="0" w:space="0" w:color="auto"/>
        <w:left w:val="none" w:sz="0" w:space="0" w:color="auto"/>
        <w:bottom w:val="none" w:sz="0" w:space="0" w:color="auto"/>
        <w:right w:val="none" w:sz="0" w:space="0" w:color="auto"/>
      </w:divBdr>
    </w:div>
    <w:div w:id="1144464480">
      <w:bodyDiv w:val="1"/>
      <w:marLeft w:val="0"/>
      <w:marRight w:val="0"/>
      <w:marTop w:val="0"/>
      <w:marBottom w:val="0"/>
      <w:divBdr>
        <w:top w:val="none" w:sz="0" w:space="0" w:color="auto"/>
        <w:left w:val="none" w:sz="0" w:space="0" w:color="auto"/>
        <w:bottom w:val="none" w:sz="0" w:space="0" w:color="auto"/>
        <w:right w:val="none" w:sz="0" w:space="0" w:color="auto"/>
      </w:divBdr>
    </w:div>
    <w:div w:id="1144588713">
      <w:bodyDiv w:val="1"/>
      <w:marLeft w:val="0"/>
      <w:marRight w:val="0"/>
      <w:marTop w:val="0"/>
      <w:marBottom w:val="0"/>
      <w:divBdr>
        <w:top w:val="none" w:sz="0" w:space="0" w:color="auto"/>
        <w:left w:val="none" w:sz="0" w:space="0" w:color="auto"/>
        <w:bottom w:val="none" w:sz="0" w:space="0" w:color="auto"/>
        <w:right w:val="none" w:sz="0" w:space="0" w:color="auto"/>
      </w:divBdr>
    </w:div>
    <w:div w:id="1144663327">
      <w:bodyDiv w:val="1"/>
      <w:marLeft w:val="0"/>
      <w:marRight w:val="0"/>
      <w:marTop w:val="0"/>
      <w:marBottom w:val="0"/>
      <w:divBdr>
        <w:top w:val="none" w:sz="0" w:space="0" w:color="auto"/>
        <w:left w:val="none" w:sz="0" w:space="0" w:color="auto"/>
        <w:bottom w:val="none" w:sz="0" w:space="0" w:color="auto"/>
        <w:right w:val="none" w:sz="0" w:space="0" w:color="auto"/>
      </w:divBdr>
    </w:div>
    <w:div w:id="1144740511">
      <w:bodyDiv w:val="1"/>
      <w:marLeft w:val="0"/>
      <w:marRight w:val="0"/>
      <w:marTop w:val="0"/>
      <w:marBottom w:val="0"/>
      <w:divBdr>
        <w:top w:val="none" w:sz="0" w:space="0" w:color="auto"/>
        <w:left w:val="none" w:sz="0" w:space="0" w:color="auto"/>
        <w:bottom w:val="none" w:sz="0" w:space="0" w:color="auto"/>
        <w:right w:val="none" w:sz="0" w:space="0" w:color="auto"/>
      </w:divBdr>
    </w:div>
    <w:div w:id="1144815358">
      <w:bodyDiv w:val="1"/>
      <w:marLeft w:val="0"/>
      <w:marRight w:val="0"/>
      <w:marTop w:val="0"/>
      <w:marBottom w:val="0"/>
      <w:divBdr>
        <w:top w:val="none" w:sz="0" w:space="0" w:color="auto"/>
        <w:left w:val="none" w:sz="0" w:space="0" w:color="auto"/>
        <w:bottom w:val="none" w:sz="0" w:space="0" w:color="auto"/>
        <w:right w:val="none" w:sz="0" w:space="0" w:color="auto"/>
      </w:divBdr>
    </w:div>
    <w:div w:id="1145273086">
      <w:bodyDiv w:val="1"/>
      <w:marLeft w:val="0"/>
      <w:marRight w:val="0"/>
      <w:marTop w:val="0"/>
      <w:marBottom w:val="0"/>
      <w:divBdr>
        <w:top w:val="none" w:sz="0" w:space="0" w:color="auto"/>
        <w:left w:val="none" w:sz="0" w:space="0" w:color="auto"/>
        <w:bottom w:val="none" w:sz="0" w:space="0" w:color="auto"/>
        <w:right w:val="none" w:sz="0" w:space="0" w:color="auto"/>
      </w:divBdr>
    </w:div>
    <w:div w:id="1145392820">
      <w:bodyDiv w:val="1"/>
      <w:marLeft w:val="0"/>
      <w:marRight w:val="0"/>
      <w:marTop w:val="0"/>
      <w:marBottom w:val="0"/>
      <w:divBdr>
        <w:top w:val="none" w:sz="0" w:space="0" w:color="auto"/>
        <w:left w:val="none" w:sz="0" w:space="0" w:color="auto"/>
        <w:bottom w:val="none" w:sz="0" w:space="0" w:color="auto"/>
        <w:right w:val="none" w:sz="0" w:space="0" w:color="auto"/>
      </w:divBdr>
    </w:div>
    <w:div w:id="1145393612">
      <w:bodyDiv w:val="1"/>
      <w:marLeft w:val="0"/>
      <w:marRight w:val="0"/>
      <w:marTop w:val="0"/>
      <w:marBottom w:val="0"/>
      <w:divBdr>
        <w:top w:val="none" w:sz="0" w:space="0" w:color="auto"/>
        <w:left w:val="none" w:sz="0" w:space="0" w:color="auto"/>
        <w:bottom w:val="none" w:sz="0" w:space="0" w:color="auto"/>
        <w:right w:val="none" w:sz="0" w:space="0" w:color="auto"/>
      </w:divBdr>
    </w:div>
    <w:div w:id="1145467348">
      <w:bodyDiv w:val="1"/>
      <w:marLeft w:val="0"/>
      <w:marRight w:val="0"/>
      <w:marTop w:val="0"/>
      <w:marBottom w:val="0"/>
      <w:divBdr>
        <w:top w:val="none" w:sz="0" w:space="0" w:color="auto"/>
        <w:left w:val="none" w:sz="0" w:space="0" w:color="auto"/>
        <w:bottom w:val="none" w:sz="0" w:space="0" w:color="auto"/>
        <w:right w:val="none" w:sz="0" w:space="0" w:color="auto"/>
      </w:divBdr>
    </w:div>
    <w:div w:id="1145514588">
      <w:bodyDiv w:val="1"/>
      <w:marLeft w:val="0"/>
      <w:marRight w:val="0"/>
      <w:marTop w:val="0"/>
      <w:marBottom w:val="0"/>
      <w:divBdr>
        <w:top w:val="none" w:sz="0" w:space="0" w:color="auto"/>
        <w:left w:val="none" w:sz="0" w:space="0" w:color="auto"/>
        <w:bottom w:val="none" w:sz="0" w:space="0" w:color="auto"/>
        <w:right w:val="none" w:sz="0" w:space="0" w:color="auto"/>
      </w:divBdr>
    </w:div>
    <w:div w:id="1145703292">
      <w:bodyDiv w:val="1"/>
      <w:marLeft w:val="0"/>
      <w:marRight w:val="0"/>
      <w:marTop w:val="0"/>
      <w:marBottom w:val="0"/>
      <w:divBdr>
        <w:top w:val="none" w:sz="0" w:space="0" w:color="auto"/>
        <w:left w:val="none" w:sz="0" w:space="0" w:color="auto"/>
        <w:bottom w:val="none" w:sz="0" w:space="0" w:color="auto"/>
        <w:right w:val="none" w:sz="0" w:space="0" w:color="auto"/>
      </w:divBdr>
    </w:div>
    <w:div w:id="1146045140">
      <w:bodyDiv w:val="1"/>
      <w:marLeft w:val="0"/>
      <w:marRight w:val="0"/>
      <w:marTop w:val="0"/>
      <w:marBottom w:val="0"/>
      <w:divBdr>
        <w:top w:val="none" w:sz="0" w:space="0" w:color="auto"/>
        <w:left w:val="none" w:sz="0" w:space="0" w:color="auto"/>
        <w:bottom w:val="none" w:sz="0" w:space="0" w:color="auto"/>
        <w:right w:val="none" w:sz="0" w:space="0" w:color="auto"/>
      </w:divBdr>
    </w:div>
    <w:div w:id="1146048707">
      <w:bodyDiv w:val="1"/>
      <w:marLeft w:val="0"/>
      <w:marRight w:val="0"/>
      <w:marTop w:val="0"/>
      <w:marBottom w:val="0"/>
      <w:divBdr>
        <w:top w:val="none" w:sz="0" w:space="0" w:color="auto"/>
        <w:left w:val="none" w:sz="0" w:space="0" w:color="auto"/>
        <w:bottom w:val="none" w:sz="0" w:space="0" w:color="auto"/>
        <w:right w:val="none" w:sz="0" w:space="0" w:color="auto"/>
      </w:divBdr>
    </w:div>
    <w:div w:id="1146050809">
      <w:bodyDiv w:val="1"/>
      <w:marLeft w:val="0"/>
      <w:marRight w:val="0"/>
      <w:marTop w:val="0"/>
      <w:marBottom w:val="0"/>
      <w:divBdr>
        <w:top w:val="none" w:sz="0" w:space="0" w:color="auto"/>
        <w:left w:val="none" w:sz="0" w:space="0" w:color="auto"/>
        <w:bottom w:val="none" w:sz="0" w:space="0" w:color="auto"/>
        <w:right w:val="none" w:sz="0" w:space="0" w:color="auto"/>
      </w:divBdr>
    </w:div>
    <w:div w:id="1146163730">
      <w:bodyDiv w:val="1"/>
      <w:marLeft w:val="0"/>
      <w:marRight w:val="0"/>
      <w:marTop w:val="0"/>
      <w:marBottom w:val="0"/>
      <w:divBdr>
        <w:top w:val="none" w:sz="0" w:space="0" w:color="auto"/>
        <w:left w:val="none" w:sz="0" w:space="0" w:color="auto"/>
        <w:bottom w:val="none" w:sz="0" w:space="0" w:color="auto"/>
        <w:right w:val="none" w:sz="0" w:space="0" w:color="auto"/>
      </w:divBdr>
    </w:div>
    <w:div w:id="1146362216">
      <w:bodyDiv w:val="1"/>
      <w:marLeft w:val="0"/>
      <w:marRight w:val="0"/>
      <w:marTop w:val="0"/>
      <w:marBottom w:val="0"/>
      <w:divBdr>
        <w:top w:val="none" w:sz="0" w:space="0" w:color="auto"/>
        <w:left w:val="none" w:sz="0" w:space="0" w:color="auto"/>
        <w:bottom w:val="none" w:sz="0" w:space="0" w:color="auto"/>
        <w:right w:val="none" w:sz="0" w:space="0" w:color="auto"/>
      </w:divBdr>
    </w:div>
    <w:div w:id="1146581656">
      <w:bodyDiv w:val="1"/>
      <w:marLeft w:val="0"/>
      <w:marRight w:val="0"/>
      <w:marTop w:val="0"/>
      <w:marBottom w:val="0"/>
      <w:divBdr>
        <w:top w:val="none" w:sz="0" w:space="0" w:color="auto"/>
        <w:left w:val="none" w:sz="0" w:space="0" w:color="auto"/>
        <w:bottom w:val="none" w:sz="0" w:space="0" w:color="auto"/>
        <w:right w:val="none" w:sz="0" w:space="0" w:color="auto"/>
      </w:divBdr>
    </w:div>
    <w:div w:id="1146704552">
      <w:bodyDiv w:val="1"/>
      <w:marLeft w:val="0"/>
      <w:marRight w:val="0"/>
      <w:marTop w:val="0"/>
      <w:marBottom w:val="0"/>
      <w:divBdr>
        <w:top w:val="none" w:sz="0" w:space="0" w:color="auto"/>
        <w:left w:val="none" w:sz="0" w:space="0" w:color="auto"/>
        <w:bottom w:val="none" w:sz="0" w:space="0" w:color="auto"/>
        <w:right w:val="none" w:sz="0" w:space="0" w:color="auto"/>
      </w:divBdr>
    </w:div>
    <w:div w:id="1146975070">
      <w:bodyDiv w:val="1"/>
      <w:marLeft w:val="0"/>
      <w:marRight w:val="0"/>
      <w:marTop w:val="0"/>
      <w:marBottom w:val="0"/>
      <w:divBdr>
        <w:top w:val="none" w:sz="0" w:space="0" w:color="auto"/>
        <w:left w:val="none" w:sz="0" w:space="0" w:color="auto"/>
        <w:bottom w:val="none" w:sz="0" w:space="0" w:color="auto"/>
        <w:right w:val="none" w:sz="0" w:space="0" w:color="auto"/>
      </w:divBdr>
    </w:div>
    <w:div w:id="1147092586">
      <w:bodyDiv w:val="1"/>
      <w:marLeft w:val="0"/>
      <w:marRight w:val="0"/>
      <w:marTop w:val="0"/>
      <w:marBottom w:val="0"/>
      <w:divBdr>
        <w:top w:val="none" w:sz="0" w:space="0" w:color="auto"/>
        <w:left w:val="none" w:sz="0" w:space="0" w:color="auto"/>
        <w:bottom w:val="none" w:sz="0" w:space="0" w:color="auto"/>
        <w:right w:val="none" w:sz="0" w:space="0" w:color="auto"/>
      </w:divBdr>
    </w:div>
    <w:div w:id="1147166636">
      <w:bodyDiv w:val="1"/>
      <w:marLeft w:val="0"/>
      <w:marRight w:val="0"/>
      <w:marTop w:val="0"/>
      <w:marBottom w:val="0"/>
      <w:divBdr>
        <w:top w:val="none" w:sz="0" w:space="0" w:color="auto"/>
        <w:left w:val="none" w:sz="0" w:space="0" w:color="auto"/>
        <w:bottom w:val="none" w:sz="0" w:space="0" w:color="auto"/>
        <w:right w:val="none" w:sz="0" w:space="0" w:color="auto"/>
      </w:divBdr>
    </w:div>
    <w:div w:id="1147236741">
      <w:bodyDiv w:val="1"/>
      <w:marLeft w:val="0"/>
      <w:marRight w:val="0"/>
      <w:marTop w:val="0"/>
      <w:marBottom w:val="0"/>
      <w:divBdr>
        <w:top w:val="none" w:sz="0" w:space="0" w:color="auto"/>
        <w:left w:val="none" w:sz="0" w:space="0" w:color="auto"/>
        <w:bottom w:val="none" w:sz="0" w:space="0" w:color="auto"/>
        <w:right w:val="none" w:sz="0" w:space="0" w:color="auto"/>
      </w:divBdr>
    </w:div>
    <w:div w:id="1147436698">
      <w:bodyDiv w:val="1"/>
      <w:marLeft w:val="0"/>
      <w:marRight w:val="0"/>
      <w:marTop w:val="0"/>
      <w:marBottom w:val="0"/>
      <w:divBdr>
        <w:top w:val="none" w:sz="0" w:space="0" w:color="auto"/>
        <w:left w:val="none" w:sz="0" w:space="0" w:color="auto"/>
        <w:bottom w:val="none" w:sz="0" w:space="0" w:color="auto"/>
        <w:right w:val="none" w:sz="0" w:space="0" w:color="auto"/>
      </w:divBdr>
    </w:div>
    <w:div w:id="1147623997">
      <w:bodyDiv w:val="1"/>
      <w:marLeft w:val="0"/>
      <w:marRight w:val="0"/>
      <w:marTop w:val="0"/>
      <w:marBottom w:val="0"/>
      <w:divBdr>
        <w:top w:val="none" w:sz="0" w:space="0" w:color="auto"/>
        <w:left w:val="none" w:sz="0" w:space="0" w:color="auto"/>
        <w:bottom w:val="none" w:sz="0" w:space="0" w:color="auto"/>
        <w:right w:val="none" w:sz="0" w:space="0" w:color="auto"/>
      </w:divBdr>
    </w:div>
    <w:div w:id="1147670332">
      <w:bodyDiv w:val="1"/>
      <w:marLeft w:val="0"/>
      <w:marRight w:val="0"/>
      <w:marTop w:val="0"/>
      <w:marBottom w:val="0"/>
      <w:divBdr>
        <w:top w:val="none" w:sz="0" w:space="0" w:color="auto"/>
        <w:left w:val="none" w:sz="0" w:space="0" w:color="auto"/>
        <w:bottom w:val="none" w:sz="0" w:space="0" w:color="auto"/>
        <w:right w:val="none" w:sz="0" w:space="0" w:color="auto"/>
      </w:divBdr>
    </w:div>
    <w:div w:id="1147674077">
      <w:bodyDiv w:val="1"/>
      <w:marLeft w:val="0"/>
      <w:marRight w:val="0"/>
      <w:marTop w:val="0"/>
      <w:marBottom w:val="0"/>
      <w:divBdr>
        <w:top w:val="none" w:sz="0" w:space="0" w:color="auto"/>
        <w:left w:val="none" w:sz="0" w:space="0" w:color="auto"/>
        <w:bottom w:val="none" w:sz="0" w:space="0" w:color="auto"/>
        <w:right w:val="none" w:sz="0" w:space="0" w:color="auto"/>
      </w:divBdr>
    </w:div>
    <w:div w:id="1148279549">
      <w:bodyDiv w:val="1"/>
      <w:marLeft w:val="0"/>
      <w:marRight w:val="0"/>
      <w:marTop w:val="0"/>
      <w:marBottom w:val="0"/>
      <w:divBdr>
        <w:top w:val="none" w:sz="0" w:space="0" w:color="auto"/>
        <w:left w:val="none" w:sz="0" w:space="0" w:color="auto"/>
        <w:bottom w:val="none" w:sz="0" w:space="0" w:color="auto"/>
        <w:right w:val="none" w:sz="0" w:space="0" w:color="auto"/>
      </w:divBdr>
    </w:div>
    <w:div w:id="1148595982">
      <w:bodyDiv w:val="1"/>
      <w:marLeft w:val="0"/>
      <w:marRight w:val="0"/>
      <w:marTop w:val="0"/>
      <w:marBottom w:val="0"/>
      <w:divBdr>
        <w:top w:val="none" w:sz="0" w:space="0" w:color="auto"/>
        <w:left w:val="none" w:sz="0" w:space="0" w:color="auto"/>
        <w:bottom w:val="none" w:sz="0" w:space="0" w:color="auto"/>
        <w:right w:val="none" w:sz="0" w:space="0" w:color="auto"/>
      </w:divBdr>
    </w:div>
    <w:div w:id="1148862915">
      <w:bodyDiv w:val="1"/>
      <w:marLeft w:val="0"/>
      <w:marRight w:val="0"/>
      <w:marTop w:val="0"/>
      <w:marBottom w:val="0"/>
      <w:divBdr>
        <w:top w:val="none" w:sz="0" w:space="0" w:color="auto"/>
        <w:left w:val="none" w:sz="0" w:space="0" w:color="auto"/>
        <w:bottom w:val="none" w:sz="0" w:space="0" w:color="auto"/>
        <w:right w:val="none" w:sz="0" w:space="0" w:color="auto"/>
      </w:divBdr>
    </w:div>
    <w:div w:id="1148934447">
      <w:bodyDiv w:val="1"/>
      <w:marLeft w:val="0"/>
      <w:marRight w:val="0"/>
      <w:marTop w:val="0"/>
      <w:marBottom w:val="0"/>
      <w:divBdr>
        <w:top w:val="none" w:sz="0" w:space="0" w:color="auto"/>
        <w:left w:val="none" w:sz="0" w:space="0" w:color="auto"/>
        <w:bottom w:val="none" w:sz="0" w:space="0" w:color="auto"/>
        <w:right w:val="none" w:sz="0" w:space="0" w:color="auto"/>
      </w:divBdr>
    </w:div>
    <w:div w:id="1148941511">
      <w:bodyDiv w:val="1"/>
      <w:marLeft w:val="0"/>
      <w:marRight w:val="0"/>
      <w:marTop w:val="0"/>
      <w:marBottom w:val="0"/>
      <w:divBdr>
        <w:top w:val="none" w:sz="0" w:space="0" w:color="auto"/>
        <w:left w:val="none" w:sz="0" w:space="0" w:color="auto"/>
        <w:bottom w:val="none" w:sz="0" w:space="0" w:color="auto"/>
        <w:right w:val="none" w:sz="0" w:space="0" w:color="auto"/>
      </w:divBdr>
    </w:div>
    <w:div w:id="1149320265">
      <w:bodyDiv w:val="1"/>
      <w:marLeft w:val="0"/>
      <w:marRight w:val="0"/>
      <w:marTop w:val="0"/>
      <w:marBottom w:val="0"/>
      <w:divBdr>
        <w:top w:val="none" w:sz="0" w:space="0" w:color="auto"/>
        <w:left w:val="none" w:sz="0" w:space="0" w:color="auto"/>
        <w:bottom w:val="none" w:sz="0" w:space="0" w:color="auto"/>
        <w:right w:val="none" w:sz="0" w:space="0" w:color="auto"/>
      </w:divBdr>
    </w:div>
    <w:div w:id="1149439191">
      <w:bodyDiv w:val="1"/>
      <w:marLeft w:val="0"/>
      <w:marRight w:val="0"/>
      <w:marTop w:val="0"/>
      <w:marBottom w:val="0"/>
      <w:divBdr>
        <w:top w:val="none" w:sz="0" w:space="0" w:color="auto"/>
        <w:left w:val="none" w:sz="0" w:space="0" w:color="auto"/>
        <w:bottom w:val="none" w:sz="0" w:space="0" w:color="auto"/>
        <w:right w:val="none" w:sz="0" w:space="0" w:color="auto"/>
      </w:divBdr>
    </w:div>
    <w:div w:id="1149522005">
      <w:bodyDiv w:val="1"/>
      <w:marLeft w:val="0"/>
      <w:marRight w:val="0"/>
      <w:marTop w:val="0"/>
      <w:marBottom w:val="0"/>
      <w:divBdr>
        <w:top w:val="none" w:sz="0" w:space="0" w:color="auto"/>
        <w:left w:val="none" w:sz="0" w:space="0" w:color="auto"/>
        <w:bottom w:val="none" w:sz="0" w:space="0" w:color="auto"/>
        <w:right w:val="none" w:sz="0" w:space="0" w:color="auto"/>
      </w:divBdr>
    </w:div>
    <w:div w:id="1149593558">
      <w:bodyDiv w:val="1"/>
      <w:marLeft w:val="0"/>
      <w:marRight w:val="0"/>
      <w:marTop w:val="0"/>
      <w:marBottom w:val="0"/>
      <w:divBdr>
        <w:top w:val="none" w:sz="0" w:space="0" w:color="auto"/>
        <w:left w:val="none" w:sz="0" w:space="0" w:color="auto"/>
        <w:bottom w:val="none" w:sz="0" w:space="0" w:color="auto"/>
        <w:right w:val="none" w:sz="0" w:space="0" w:color="auto"/>
      </w:divBdr>
    </w:div>
    <w:div w:id="1149785574">
      <w:bodyDiv w:val="1"/>
      <w:marLeft w:val="0"/>
      <w:marRight w:val="0"/>
      <w:marTop w:val="0"/>
      <w:marBottom w:val="0"/>
      <w:divBdr>
        <w:top w:val="none" w:sz="0" w:space="0" w:color="auto"/>
        <w:left w:val="none" w:sz="0" w:space="0" w:color="auto"/>
        <w:bottom w:val="none" w:sz="0" w:space="0" w:color="auto"/>
        <w:right w:val="none" w:sz="0" w:space="0" w:color="auto"/>
      </w:divBdr>
    </w:div>
    <w:div w:id="1149904588">
      <w:bodyDiv w:val="1"/>
      <w:marLeft w:val="0"/>
      <w:marRight w:val="0"/>
      <w:marTop w:val="0"/>
      <w:marBottom w:val="0"/>
      <w:divBdr>
        <w:top w:val="none" w:sz="0" w:space="0" w:color="auto"/>
        <w:left w:val="none" w:sz="0" w:space="0" w:color="auto"/>
        <w:bottom w:val="none" w:sz="0" w:space="0" w:color="auto"/>
        <w:right w:val="none" w:sz="0" w:space="0" w:color="auto"/>
      </w:divBdr>
    </w:div>
    <w:div w:id="1149905207">
      <w:bodyDiv w:val="1"/>
      <w:marLeft w:val="0"/>
      <w:marRight w:val="0"/>
      <w:marTop w:val="0"/>
      <w:marBottom w:val="0"/>
      <w:divBdr>
        <w:top w:val="none" w:sz="0" w:space="0" w:color="auto"/>
        <w:left w:val="none" w:sz="0" w:space="0" w:color="auto"/>
        <w:bottom w:val="none" w:sz="0" w:space="0" w:color="auto"/>
        <w:right w:val="none" w:sz="0" w:space="0" w:color="auto"/>
      </w:divBdr>
    </w:div>
    <w:div w:id="1149982722">
      <w:bodyDiv w:val="1"/>
      <w:marLeft w:val="0"/>
      <w:marRight w:val="0"/>
      <w:marTop w:val="0"/>
      <w:marBottom w:val="0"/>
      <w:divBdr>
        <w:top w:val="none" w:sz="0" w:space="0" w:color="auto"/>
        <w:left w:val="none" w:sz="0" w:space="0" w:color="auto"/>
        <w:bottom w:val="none" w:sz="0" w:space="0" w:color="auto"/>
        <w:right w:val="none" w:sz="0" w:space="0" w:color="auto"/>
      </w:divBdr>
    </w:div>
    <w:div w:id="1150054116">
      <w:bodyDiv w:val="1"/>
      <w:marLeft w:val="0"/>
      <w:marRight w:val="0"/>
      <w:marTop w:val="0"/>
      <w:marBottom w:val="0"/>
      <w:divBdr>
        <w:top w:val="none" w:sz="0" w:space="0" w:color="auto"/>
        <w:left w:val="none" w:sz="0" w:space="0" w:color="auto"/>
        <w:bottom w:val="none" w:sz="0" w:space="0" w:color="auto"/>
        <w:right w:val="none" w:sz="0" w:space="0" w:color="auto"/>
      </w:divBdr>
    </w:div>
    <w:div w:id="1150320287">
      <w:bodyDiv w:val="1"/>
      <w:marLeft w:val="0"/>
      <w:marRight w:val="0"/>
      <w:marTop w:val="0"/>
      <w:marBottom w:val="0"/>
      <w:divBdr>
        <w:top w:val="none" w:sz="0" w:space="0" w:color="auto"/>
        <w:left w:val="none" w:sz="0" w:space="0" w:color="auto"/>
        <w:bottom w:val="none" w:sz="0" w:space="0" w:color="auto"/>
        <w:right w:val="none" w:sz="0" w:space="0" w:color="auto"/>
      </w:divBdr>
    </w:div>
    <w:div w:id="1150441390">
      <w:bodyDiv w:val="1"/>
      <w:marLeft w:val="0"/>
      <w:marRight w:val="0"/>
      <w:marTop w:val="0"/>
      <w:marBottom w:val="0"/>
      <w:divBdr>
        <w:top w:val="none" w:sz="0" w:space="0" w:color="auto"/>
        <w:left w:val="none" w:sz="0" w:space="0" w:color="auto"/>
        <w:bottom w:val="none" w:sz="0" w:space="0" w:color="auto"/>
        <w:right w:val="none" w:sz="0" w:space="0" w:color="auto"/>
      </w:divBdr>
    </w:div>
    <w:div w:id="1150486997">
      <w:bodyDiv w:val="1"/>
      <w:marLeft w:val="0"/>
      <w:marRight w:val="0"/>
      <w:marTop w:val="0"/>
      <w:marBottom w:val="0"/>
      <w:divBdr>
        <w:top w:val="none" w:sz="0" w:space="0" w:color="auto"/>
        <w:left w:val="none" w:sz="0" w:space="0" w:color="auto"/>
        <w:bottom w:val="none" w:sz="0" w:space="0" w:color="auto"/>
        <w:right w:val="none" w:sz="0" w:space="0" w:color="auto"/>
      </w:divBdr>
    </w:div>
    <w:div w:id="1150563022">
      <w:bodyDiv w:val="1"/>
      <w:marLeft w:val="0"/>
      <w:marRight w:val="0"/>
      <w:marTop w:val="0"/>
      <w:marBottom w:val="0"/>
      <w:divBdr>
        <w:top w:val="none" w:sz="0" w:space="0" w:color="auto"/>
        <w:left w:val="none" w:sz="0" w:space="0" w:color="auto"/>
        <w:bottom w:val="none" w:sz="0" w:space="0" w:color="auto"/>
        <w:right w:val="none" w:sz="0" w:space="0" w:color="auto"/>
      </w:divBdr>
    </w:div>
    <w:div w:id="1150751912">
      <w:bodyDiv w:val="1"/>
      <w:marLeft w:val="0"/>
      <w:marRight w:val="0"/>
      <w:marTop w:val="0"/>
      <w:marBottom w:val="0"/>
      <w:divBdr>
        <w:top w:val="none" w:sz="0" w:space="0" w:color="auto"/>
        <w:left w:val="none" w:sz="0" w:space="0" w:color="auto"/>
        <w:bottom w:val="none" w:sz="0" w:space="0" w:color="auto"/>
        <w:right w:val="none" w:sz="0" w:space="0" w:color="auto"/>
      </w:divBdr>
    </w:div>
    <w:div w:id="1150944363">
      <w:bodyDiv w:val="1"/>
      <w:marLeft w:val="0"/>
      <w:marRight w:val="0"/>
      <w:marTop w:val="0"/>
      <w:marBottom w:val="0"/>
      <w:divBdr>
        <w:top w:val="none" w:sz="0" w:space="0" w:color="auto"/>
        <w:left w:val="none" w:sz="0" w:space="0" w:color="auto"/>
        <w:bottom w:val="none" w:sz="0" w:space="0" w:color="auto"/>
        <w:right w:val="none" w:sz="0" w:space="0" w:color="auto"/>
      </w:divBdr>
    </w:div>
    <w:div w:id="1151016951">
      <w:bodyDiv w:val="1"/>
      <w:marLeft w:val="0"/>
      <w:marRight w:val="0"/>
      <w:marTop w:val="0"/>
      <w:marBottom w:val="0"/>
      <w:divBdr>
        <w:top w:val="none" w:sz="0" w:space="0" w:color="auto"/>
        <w:left w:val="none" w:sz="0" w:space="0" w:color="auto"/>
        <w:bottom w:val="none" w:sz="0" w:space="0" w:color="auto"/>
        <w:right w:val="none" w:sz="0" w:space="0" w:color="auto"/>
      </w:divBdr>
    </w:div>
    <w:div w:id="1151139943">
      <w:bodyDiv w:val="1"/>
      <w:marLeft w:val="0"/>
      <w:marRight w:val="0"/>
      <w:marTop w:val="0"/>
      <w:marBottom w:val="0"/>
      <w:divBdr>
        <w:top w:val="none" w:sz="0" w:space="0" w:color="auto"/>
        <w:left w:val="none" w:sz="0" w:space="0" w:color="auto"/>
        <w:bottom w:val="none" w:sz="0" w:space="0" w:color="auto"/>
        <w:right w:val="none" w:sz="0" w:space="0" w:color="auto"/>
      </w:divBdr>
    </w:div>
    <w:div w:id="1151168081">
      <w:bodyDiv w:val="1"/>
      <w:marLeft w:val="0"/>
      <w:marRight w:val="0"/>
      <w:marTop w:val="0"/>
      <w:marBottom w:val="0"/>
      <w:divBdr>
        <w:top w:val="none" w:sz="0" w:space="0" w:color="auto"/>
        <w:left w:val="none" w:sz="0" w:space="0" w:color="auto"/>
        <w:bottom w:val="none" w:sz="0" w:space="0" w:color="auto"/>
        <w:right w:val="none" w:sz="0" w:space="0" w:color="auto"/>
      </w:divBdr>
    </w:div>
    <w:div w:id="1151337210">
      <w:bodyDiv w:val="1"/>
      <w:marLeft w:val="0"/>
      <w:marRight w:val="0"/>
      <w:marTop w:val="0"/>
      <w:marBottom w:val="0"/>
      <w:divBdr>
        <w:top w:val="none" w:sz="0" w:space="0" w:color="auto"/>
        <w:left w:val="none" w:sz="0" w:space="0" w:color="auto"/>
        <w:bottom w:val="none" w:sz="0" w:space="0" w:color="auto"/>
        <w:right w:val="none" w:sz="0" w:space="0" w:color="auto"/>
      </w:divBdr>
    </w:div>
    <w:div w:id="1151409544">
      <w:bodyDiv w:val="1"/>
      <w:marLeft w:val="0"/>
      <w:marRight w:val="0"/>
      <w:marTop w:val="0"/>
      <w:marBottom w:val="0"/>
      <w:divBdr>
        <w:top w:val="none" w:sz="0" w:space="0" w:color="auto"/>
        <w:left w:val="none" w:sz="0" w:space="0" w:color="auto"/>
        <w:bottom w:val="none" w:sz="0" w:space="0" w:color="auto"/>
        <w:right w:val="none" w:sz="0" w:space="0" w:color="auto"/>
      </w:divBdr>
    </w:div>
    <w:div w:id="1151485062">
      <w:bodyDiv w:val="1"/>
      <w:marLeft w:val="0"/>
      <w:marRight w:val="0"/>
      <w:marTop w:val="0"/>
      <w:marBottom w:val="0"/>
      <w:divBdr>
        <w:top w:val="none" w:sz="0" w:space="0" w:color="auto"/>
        <w:left w:val="none" w:sz="0" w:space="0" w:color="auto"/>
        <w:bottom w:val="none" w:sz="0" w:space="0" w:color="auto"/>
        <w:right w:val="none" w:sz="0" w:space="0" w:color="auto"/>
      </w:divBdr>
    </w:div>
    <w:div w:id="1151677582">
      <w:bodyDiv w:val="1"/>
      <w:marLeft w:val="0"/>
      <w:marRight w:val="0"/>
      <w:marTop w:val="0"/>
      <w:marBottom w:val="0"/>
      <w:divBdr>
        <w:top w:val="none" w:sz="0" w:space="0" w:color="auto"/>
        <w:left w:val="none" w:sz="0" w:space="0" w:color="auto"/>
        <w:bottom w:val="none" w:sz="0" w:space="0" w:color="auto"/>
        <w:right w:val="none" w:sz="0" w:space="0" w:color="auto"/>
      </w:divBdr>
    </w:div>
    <w:div w:id="1151751771">
      <w:bodyDiv w:val="1"/>
      <w:marLeft w:val="0"/>
      <w:marRight w:val="0"/>
      <w:marTop w:val="0"/>
      <w:marBottom w:val="0"/>
      <w:divBdr>
        <w:top w:val="none" w:sz="0" w:space="0" w:color="auto"/>
        <w:left w:val="none" w:sz="0" w:space="0" w:color="auto"/>
        <w:bottom w:val="none" w:sz="0" w:space="0" w:color="auto"/>
        <w:right w:val="none" w:sz="0" w:space="0" w:color="auto"/>
      </w:divBdr>
    </w:div>
    <w:div w:id="1151756128">
      <w:bodyDiv w:val="1"/>
      <w:marLeft w:val="0"/>
      <w:marRight w:val="0"/>
      <w:marTop w:val="0"/>
      <w:marBottom w:val="0"/>
      <w:divBdr>
        <w:top w:val="none" w:sz="0" w:space="0" w:color="auto"/>
        <w:left w:val="none" w:sz="0" w:space="0" w:color="auto"/>
        <w:bottom w:val="none" w:sz="0" w:space="0" w:color="auto"/>
        <w:right w:val="none" w:sz="0" w:space="0" w:color="auto"/>
      </w:divBdr>
    </w:div>
    <w:div w:id="1151824342">
      <w:bodyDiv w:val="1"/>
      <w:marLeft w:val="0"/>
      <w:marRight w:val="0"/>
      <w:marTop w:val="0"/>
      <w:marBottom w:val="0"/>
      <w:divBdr>
        <w:top w:val="none" w:sz="0" w:space="0" w:color="auto"/>
        <w:left w:val="none" w:sz="0" w:space="0" w:color="auto"/>
        <w:bottom w:val="none" w:sz="0" w:space="0" w:color="auto"/>
        <w:right w:val="none" w:sz="0" w:space="0" w:color="auto"/>
      </w:divBdr>
    </w:div>
    <w:div w:id="1152139708">
      <w:bodyDiv w:val="1"/>
      <w:marLeft w:val="0"/>
      <w:marRight w:val="0"/>
      <w:marTop w:val="0"/>
      <w:marBottom w:val="0"/>
      <w:divBdr>
        <w:top w:val="none" w:sz="0" w:space="0" w:color="auto"/>
        <w:left w:val="none" w:sz="0" w:space="0" w:color="auto"/>
        <w:bottom w:val="none" w:sz="0" w:space="0" w:color="auto"/>
        <w:right w:val="none" w:sz="0" w:space="0" w:color="auto"/>
      </w:divBdr>
    </w:div>
    <w:div w:id="1152210328">
      <w:bodyDiv w:val="1"/>
      <w:marLeft w:val="0"/>
      <w:marRight w:val="0"/>
      <w:marTop w:val="0"/>
      <w:marBottom w:val="0"/>
      <w:divBdr>
        <w:top w:val="none" w:sz="0" w:space="0" w:color="auto"/>
        <w:left w:val="none" w:sz="0" w:space="0" w:color="auto"/>
        <w:bottom w:val="none" w:sz="0" w:space="0" w:color="auto"/>
        <w:right w:val="none" w:sz="0" w:space="0" w:color="auto"/>
      </w:divBdr>
    </w:div>
    <w:div w:id="1152332383">
      <w:bodyDiv w:val="1"/>
      <w:marLeft w:val="0"/>
      <w:marRight w:val="0"/>
      <w:marTop w:val="0"/>
      <w:marBottom w:val="0"/>
      <w:divBdr>
        <w:top w:val="none" w:sz="0" w:space="0" w:color="auto"/>
        <w:left w:val="none" w:sz="0" w:space="0" w:color="auto"/>
        <w:bottom w:val="none" w:sz="0" w:space="0" w:color="auto"/>
        <w:right w:val="none" w:sz="0" w:space="0" w:color="auto"/>
      </w:divBdr>
    </w:div>
    <w:div w:id="1152673129">
      <w:bodyDiv w:val="1"/>
      <w:marLeft w:val="0"/>
      <w:marRight w:val="0"/>
      <w:marTop w:val="0"/>
      <w:marBottom w:val="0"/>
      <w:divBdr>
        <w:top w:val="none" w:sz="0" w:space="0" w:color="auto"/>
        <w:left w:val="none" w:sz="0" w:space="0" w:color="auto"/>
        <w:bottom w:val="none" w:sz="0" w:space="0" w:color="auto"/>
        <w:right w:val="none" w:sz="0" w:space="0" w:color="auto"/>
      </w:divBdr>
    </w:div>
    <w:div w:id="1152789899">
      <w:bodyDiv w:val="1"/>
      <w:marLeft w:val="0"/>
      <w:marRight w:val="0"/>
      <w:marTop w:val="0"/>
      <w:marBottom w:val="0"/>
      <w:divBdr>
        <w:top w:val="none" w:sz="0" w:space="0" w:color="auto"/>
        <w:left w:val="none" w:sz="0" w:space="0" w:color="auto"/>
        <w:bottom w:val="none" w:sz="0" w:space="0" w:color="auto"/>
        <w:right w:val="none" w:sz="0" w:space="0" w:color="auto"/>
      </w:divBdr>
    </w:div>
    <w:div w:id="1152988727">
      <w:bodyDiv w:val="1"/>
      <w:marLeft w:val="0"/>
      <w:marRight w:val="0"/>
      <w:marTop w:val="0"/>
      <w:marBottom w:val="0"/>
      <w:divBdr>
        <w:top w:val="none" w:sz="0" w:space="0" w:color="auto"/>
        <w:left w:val="none" w:sz="0" w:space="0" w:color="auto"/>
        <w:bottom w:val="none" w:sz="0" w:space="0" w:color="auto"/>
        <w:right w:val="none" w:sz="0" w:space="0" w:color="auto"/>
      </w:divBdr>
    </w:div>
    <w:div w:id="1153134163">
      <w:bodyDiv w:val="1"/>
      <w:marLeft w:val="0"/>
      <w:marRight w:val="0"/>
      <w:marTop w:val="0"/>
      <w:marBottom w:val="0"/>
      <w:divBdr>
        <w:top w:val="none" w:sz="0" w:space="0" w:color="auto"/>
        <w:left w:val="none" w:sz="0" w:space="0" w:color="auto"/>
        <w:bottom w:val="none" w:sz="0" w:space="0" w:color="auto"/>
        <w:right w:val="none" w:sz="0" w:space="0" w:color="auto"/>
      </w:divBdr>
    </w:div>
    <w:div w:id="1153255951">
      <w:bodyDiv w:val="1"/>
      <w:marLeft w:val="0"/>
      <w:marRight w:val="0"/>
      <w:marTop w:val="0"/>
      <w:marBottom w:val="0"/>
      <w:divBdr>
        <w:top w:val="none" w:sz="0" w:space="0" w:color="auto"/>
        <w:left w:val="none" w:sz="0" w:space="0" w:color="auto"/>
        <w:bottom w:val="none" w:sz="0" w:space="0" w:color="auto"/>
        <w:right w:val="none" w:sz="0" w:space="0" w:color="auto"/>
      </w:divBdr>
    </w:div>
    <w:div w:id="1153331820">
      <w:bodyDiv w:val="1"/>
      <w:marLeft w:val="0"/>
      <w:marRight w:val="0"/>
      <w:marTop w:val="0"/>
      <w:marBottom w:val="0"/>
      <w:divBdr>
        <w:top w:val="none" w:sz="0" w:space="0" w:color="auto"/>
        <w:left w:val="none" w:sz="0" w:space="0" w:color="auto"/>
        <w:bottom w:val="none" w:sz="0" w:space="0" w:color="auto"/>
        <w:right w:val="none" w:sz="0" w:space="0" w:color="auto"/>
      </w:divBdr>
    </w:div>
    <w:div w:id="1153713282">
      <w:bodyDiv w:val="1"/>
      <w:marLeft w:val="0"/>
      <w:marRight w:val="0"/>
      <w:marTop w:val="0"/>
      <w:marBottom w:val="0"/>
      <w:divBdr>
        <w:top w:val="none" w:sz="0" w:space="0" w:color="auto"/>
        <w:left w:val="none" w:sz="0" w:space="0" w:color="auto"/>
        <w:bottom w:val="none" w:sz="0" w:space="0" w:color="auto"/>
        <w:right w:val="none" w:sz="0" w:space="0" w:color="auto"/>
      </w:divBdr>
    </w:div>
    <w:div w:id="1153793152">
      <w:bodyDiv w:val="1"/>
      <w:marLeft w:val="0"/>
      <w:marRight w:val="0"/>
      <w:marTop w:val="0"/>
      <w:marBottom w:val="0"/>
      <w:divBdr>
        <w:top w:val="none" w:sz="0" w:space="0" w:color="auto"/>
        <w:left w:val="none" w:sz="0" w:space="0" w:color="auto"/>
        <w:bottom w:val="none" w:sz="0" w:space="0" w:color="auto"/>
        <w:right w:val="none" w:sz="0" w:space="0" w:color="auto"/>
      </w:divBdr>
    </w:div>
    <w:div w:id="1153907912">
      <w:bodyDiv w:val="1"/>
      <w:marLeft w:val="0"/>
      <w:marRight w:val="0"/>
      <w:marTop w:val="0"/>
      <w:marBottom w:val="0"/>
      <w:divBdr>
        <w:top w:val="none" w:sz="0" w:space="0" w:color="auto"/>
        <w:left w:val="none" w:sz="0" w:space="0" w:color="auto"/>
        <w:bottom w:val="none" w:sz="0" w:space="0" w:color="auto"/>
        <w:right w:val="none" w:sz="0" w:space="0" w:color="auto"/>
      </w:divBdr>
    </w:div>
    <w:div w:id="1154297157">
      <w:bodyDiv w:val="1"/>
      <w:marLeft w:val="0"/>
      <w:marRight w:val="0"/>
      <w:marTop w:val="0"/>
      <w:marBottom w:val="0"/>
      <w:divBdr>
        <w:top w:val="none" w:sz="0" w:space="0" w:color="auto"/>
        <w:left w:val="none" w:sz="0" w:space="0" w:color="auto"/>
        <w:bottom w:val="none" w:sz="0" w:space="0" w:color="auto"/>
        <w:right w:val="none" w:sz="0" w:space="0" w:color="auto"/>
      </w:divBdr>
    </w:div>
    <w:div w:id="1154637082">
      <w:bodyDiv w:val="1"/>
      <w:marLeft w:val="0"/>
      <w:marRight w:val="0"/>
      <w:marTop w:val="0"/>
      <w:marBottom w:val="0"/>
      <w:divBdr>
        <w:top w:val="none" w:sz="0" w:space="0" w:color="auto"/>
        <w:left w:val="none" w:sz="0" w:space="0" w:color="auto"/>
        <w:bottom w:val="none" w:sz="0" w:space="0" w:color="auto"/>
        <w:right w:val="none" w:sz="0" w:space="0" w:color="auto"/>
      </w:divBdr>
    </w:div>
    <w:div w:id="1154640000">
      <w:bodyDiv w:val="1"/>
      <w:marLeft w:val="0"/>
      <w:marRight w:val="0"/>
      <w:marTop w:val="0"/>
      <w:marBottom w:val="0"/>
      <w:divBdr>
        <w:top w:val="none" w:sz="0" w:space="0" w:color="auto"/>
        <w:left w:val="none" w:sz="0" w:space="0" w:color="auto"/>
        <w:bottom w:val="none" w:sz="0" w:space="0" w:color="auto"/>
        <w:right w:val="none" w:sz="0" w:space="0" w:color="auto"/>
      </w:divBdr>
    </w:div>
    <w:div w:id="1154686148">
      <w:bodyDiv w:val="1"/>
      <w:marLeft w:val="0"/>
      <w:marRight w:val="0"/>
      <w:marTop w:val="0"/>
      <w:marBottom w:val="0"/>
      <w:divBdr>
        <w:top w:val="none" w:sz="0" w:space="0" w:color="auto"/>
        <w:left w:val="none" w:sz="0" w:space="0" w:color="auto"/>
        <w:bottom w:val="none" w:sz="0" w:space="0" w:color="auto"/>
        <w:right w:val="none" w:sz="0" w:space="0" w:color="auto"/>
      </w:divBdr>
    </w:div>
    <w:div w:id="1154907413">
      <w:bodyDiv w:val="1"/>
      <w:marLeft w:val="0"/>
      <w:marRight w:val="0"/>
      <w:marTop w:val="0"/>
      <w:marBottom w:val="0"/>
      <w:divBdr>
        <w:top w:val="none" w:sz="0" w:space="0" w:color="auto"/>
        <w:left w:val="none" w:sz="0" w:space="0" w:color="auto"/>
        <w:bottom w:val="none" w:sz="0" w:space="0" w:color="auto"/>
        <w:right w:val="none" w:sz="0" w:space="0" w:color="auto"/>
      </w:divBdr>
    </w:div>
    <w:div w:id="1155145042">
      <w:bodyDiv w:val="1"/>
      <w:marLeft w:val="0"/>
      <w:marRight w:val="0"/>
      <w:marTop w:val="0"/>
      <w:marBottom w:val="0"/>
      <w:divBdr>
        <w:top w:val="none" w:sz="0" w:space="0" w:color="auto"/>
        <w:left w:val="none" w:sz="0" w:space="0" w:color="auto"/>
        <w:bottom w:val="none" w:sz="0" w:space="0" w:color="auto"/>
        <w:right w:val="none" w:sz="0" w:space="0" w:color="auto"/>
      </w:divBdr>
    </w:div>
    <w:div w:id="1155336905">
      <w:bodyDiv w:val="1"/>
      <w:marLeft w:val="0"/>
      <w:marRight w:val="0"/>
      <w:marTop w:val="0"/>
      <w:marBottom w:val="0"/>
      <w:divBdr>
        <w:top w:val="none" w:sz="0" w:space="0" w:color="auto"/>
        <w:left w:val="none" w:sz="0" w:space="0" w:color="auto"/>
        <w:bottom w:val="none" w:sz="0" w:space="0" w:color="auto"/>
        <w:right w:val="none" w:sz="0" w:space="0" w:color="auto"/>
      </w:divBdr>
    </w:div>
    <w:div w:id="1155492940">
      <w:bodyDiv w:val="1"/>
      <w:marLeft w:val="0"/>
      <w:marRight w:val="0"/>
      <w:marTop w:val="0"/>
      <w:marBottom w:val="0"/>
      <w:divBdr>
        <w:top w:val="none" w:sz="0" w:space="0" w:color="auto"/>
        <w:left w:val="none" w:sz="0" w:space="0" w:color="auto"/>
        <w:bottom w:val="none" w:sz="0" w:space="0" w:color="auto"/>
        <w:right w:val="none" w:sz="0" w:space="0" w:color="auto"/>
      </w:divBdr>
    </w:div>
    <w:div w:id="1155611032">
      <w:bodyDiv w:val="1"/>
      <w:marLeft w:val="0"/>
      <w:marRight w:val="0"/>
      <w:marTop w:val="0"/>
      <w:marBottom w:val="0"/>
      <w:divBdr>
        <w:top w:val="none" w:sz="0" w:space="0" w:color="auto"/>
        <w:left w:val="none" w:sz="0" w:space="0" w:color="auto"/>
        <w:bottom w:val="none" w:sz="0" w:space="0" w:color="auto"/>
        <w:right w:val="none" w:sz="0" w:space="0" w:color="auto"/>
      </w:divBdr>
    </w:div>
    <w:div w:id="1155683576">
      <w:bodyDiv w:val="1"/>
      <w:marLeft w:val="0"/>
      <w:marRight w:val="0"/>
      <w:marTop w:val="0"/>
      <w:marBottom w:val="0"/>
      <w:divBdr>
        <w:top w:val="none" w:sz="0" w:space="0" w:color="auto"/>
        <w:left w:val="none" w:sz="0" w:space="0" w:color="auto"/>
        <w:bottom w:val="none" w:sz="0" w:space="0" w:color="auto"/>
        <w:right w:val="none" w:sz="0" w:space="0" w:color="auto"/>
      </w:divBdr>
    </w:div>
    <w:div w:id="1155686705">
      <w:bodyDiv w:val="1"/>
      <w:marLeft w:val="0"/>
      <w:marRight w:val="0"/>
      <w:marTop w:val="0"/>
      <w:marBottom w:val="0"/>
      <w:divBdr>
        <w:top w:val="none" w:sz="0" w:space="0" w:color="auto"/>
        <w:left w:val="none" w:sz="0" w:space="0" w:color="auto"/>
        <w:bottom w:val="none" w:sz="0" w:space="0" w:color="auto"/>
        <w:right w:val="none" w:sz="0" w:space="0" w:color="auto"/>
      </w:divBdr>
    </w:div>
    <w:div w:id="1155757478">
      <w:bodyDiv w:val="1"/>
      <w:marLeft w:val="0"/>
      <w:marRight w:val="0"/>
      <w:marTop w:val="0"/>
      <w:marBottom w:val="0"/>
      <w:divBdr>
        <w:top w:val="none" w:sz="0" w:space="0" w:color="auto"/>
        <w:left w:val="none" w:sz="0" w:space="0" w:color="auto"/>
        <w:bottom w:val="none" w:sz="0" w:space="0" w:color="auto"/>
        <w:right w:val="none" w:sz="0" w:space="0" w:color="auto"/>
      </w:divBdr>
    </w:div>
    <w:div w:id="1155798528">
      <w:bodyDiv w:val="1"/>
      <w:marLeft w:val="0"/>
      <w:marRight w:val="0"/>
      <w:marTop w:val="0"/>
      <w:marBottom w:val="0"/>
      <w:divBdr>
        <w:top w:val="none" w:sz="0" w:space="0" w:color="auto"/>
        <w:left w:val="none" w:sz="0" w:space="0" w:color="auto"/>
        <w:bottom w:val="none" w:sz="0" w:space="0" w:color="auto"/>
        <w:right w:val="none" w:sz="0" w:space="0" w:color="auto"/>
      </w:divBdr>
    </w:div>
    <w:div w:id="1156533414">
      <w:bodyDiv w:val="1"/>
      <w:marLeft w:val="0"/>
      <w:marRight w:val="0"/>
      <w:marTop w:val="0"/>
      <w:marBottom w:val="0"/>
      <w:divBdr>
        <w:top w:val="none" w:sz="0" w:space="0" w:color="auto"/>
        <w:left w:val="none" w:sz="0" w:space="0" w:color="auto"/>
        <w:bottom w:val="none" w:sz="0" w:space="0" w:color="auto"/>
        <w:right w:val="none" w:sz="0" w:space="0" w:color="auto"/>
      </w:divBdr>
    </w:div>
    <w:div w:id="1156579541">
      <w:bodyDiv w:val="1"/>
      <w:marLeft w:val="0"/>
      <w:marRight w:val="0"/>
      <w:marTop w:val="0"/>
      <w:marBottom w:val="0"/>
      <w:divBdr>
        <w:top w:val="none" w:sz="0" w:space="0" w:color="auto"/>
        <w:left w:val="none" w:sz="0" w:space="0" w:color="auto"/>
        <w:bottom w:val="none" w:sz="0" w:space="0" w:color="auto"/>
        <w:right w:val="none" w:sz="0" w:space="0" w:color="auto"/>
      </w:divBdr>
    </w:div>
    <w:div w:id="1156608094">
      <w:bodyDiv w:val="1"/>
      <w:marLeft w:val="0"/>
      <w:marRight w:val="0"/>
      <w:marTop w:val="0"/>
      <w:marBottom w:val="0"/>
      <w:divBdr>
        <w:top w:val="none" w:sz="0" w:space="0" w:color="auto"/>
        <w:left w:val="none" w:sz="0" w:space="0" w:color="auto"/>
        <w:bottom w:val="none" w:sz="0" w:space="0" w:color="auto"/>
        <w:right w:val="none" w:sz="0" w:space="0" w:color="auto"/>
      </w:divBdr>
    </w:div>
    <w:div w:id="1156611388">
      <w:bodyDiv w:val="1"/>
      <w:marLeft w:val="0"/>
      <w:marRight w:val="0"/>
      <w:marTop w:val="0"/>
      <w:marBottom w:val="0"/>
      <w:divBdr>
        <w:top w:val="none" w:sz="0" w:space="0" w:color="auto"/>
        <w:left w:val="none" w:sz="0" w:space="0" w:color="auto"/>
        <w:bottom w:val="none" w:sz="0" w:space="0" w:color="auto"/>
        <w:right w:val="none" w:sz="0" w:space="0" w:color="auto"/>
      </w:divBdr>
    </w:div>
    <w:div w:id="1156919177">
      <w:bodyDiv w:val="1"/>
      <w:marLeft w:val="0"/>
      <w:marRight w:val="0"/>
      <w:marTop w:val="0"/>
      <w:marBottom w:val="0"/>
      <w:divBdr>
        <w:top w:val="none" w:sz="0" w:space="0" w:color="auto"/>
        <w:left w:val="none" w:sz="0" w:space="0" w:color="auto"/>
        <w:bottom w:val="none" w:sz="0" w:space="0" w:color="auto"/>
        <w:right w:val="none" w:sz="0" w:space="0" w:color="auto"/>
      </w:divBdr>
    </w:div>
    <w:div w:id="1157108791">
      <w:bodyDiv w:val="1"/>
      <w:marLeft w:val="0"/>
      <w:marRight w:val="0"/>
      <w:marTop w:val="0"/>
      <w:marBottom w:val="0"/>
      <w:divBdr>
        <w:top w:val="none" w:sz="0" w:space="0" w:color="auto"/>
        <w:left w:val="none" w:sz="0" w:space="0" w:color="auto"/>
        <w:bottom w:val="none" w:sz="0" w:space="0" w:color="auto"/>
        <w:right w:val="none" w:sz="0" w:space="0" w:color="auto"/>
      </w:divBdr>
    </w:div>
    <w:div w:id="1157187252">
      <w:bodyDiv w:val="1"/>
      <w:marLeft w:val="0"/>
      <w:marRight w:val="0"/>
      <w:marTop w:val="0"/>
      <w:marBottom w:val="0"/>
      <w:divBdr>
        <w:top w:val="none" w:sz="0" w:space="0" w:color="auto"/>
        <w:left w:val="none" w:sz="0" w:space="0" w:color="auto"/>
        <w:bottom w:val="none" w:sz="0" w:space="0" w:color="auto"/>
        <w:right w:val="none" w:sz="0" w:space="0" w:color="auto"/>
      </w:divBdr>
    </w:div>
    <w:div w:id="1157266600">
      <w:bodyDiv w:val="1"/>
      <w:marLeft w:val="0"/>
      <w:marRight w:val="0"/>
      <w:marTop w:val="0"/>
      <w:marBottom w:val="0"/>
      <w:divBdr>
        <w:top w:val="none" w:sz="0" w:space="0" w:color="auto"/>
        <w:left w:val="none" w:sz="0" w:space="0" w:color="auto"/>
        <w:bottom w:val="none" w:sz="0" w:space="0" w:color="auto"/>
        <w:right w:val="none" w:sz="0" w:space="0" w:color="auto"/>
      </w:divBdr>
    </w:div>
    <w:div w:id="1157499494">
      <w:bodyDiv w:val="1"/>
      <w:marLeft w:val="0"/>
      <w:marRight w:val="0"/>
      <w:marTop w:val="0"/>
      <w:marBottom w:val="0"/>
      <w:divBdr>
        <w:top w:val="none" w:sz="0" w:space="0" w:color="auto"/>
        <w:left w:val="none" w:sz="0" w:space="0" w:color="auto"/>
        <w:bottom w:val="none" w:sz="0" w:space="0" w:color="auto"/>
        <w:right w:val="none" w:sz="0" w:space="0" w:color="auto"/>
      </w:divBdr>
    </w:div>
    <w:div w:id="1157500765">
      <w:bodyDiv w:val="1"/>
      <w:marLeft w:val="0"/>
      <w:marRight w:val="0"/>
      <w:marTop w:val="0"/>
      <w:marBottom w:val="0"/>
      <w:divBdr>
        <w:top w:val="none" w:sz="0" w:space="0" w:color="auto"/>
        <w:left w:val="none" w:sz="0" w:space="0" w:color="auto"/>
        <w:bottom w:val="none" w:sz="0" w:space="0" w:color="auto"/>
        <w:right w:val="none" w:sz="0" w:space="0" w:color="auto"/>
      </w:divBdr>
    </w:div>
    <w:div w:id="1157526998">
      <w:bodyDiv w:val="1"/>
      <w:marLeft w:val="0"/>
      <w:marRight w:val="0"/>
      <w:marTop w:val="0"/>
      <w:marBottom w:val="0"/>
      <w:divBdr>
        <w:top w:val="none" w:sz="0" w:space="0" w:color="auto"/>
        <w:left w:val="none" w:sz="0" w:space="0" w:color="auto"/>
        <w:bottom w:val="none" w:sz="0" w:space="0" w:color="auto"/>
        <w:right w:val="none" w:sz="0" w:space="0" w:color="auto"/>
      </w:divBdr>
    </w:div>
    <w:div w:id="1157528936">
      <w:bodyDiv w:val="1"/>
      <w:marLeft w:val="0"/>
      <w:marRight w:val="0"/>
      <w:marTop w:val="0"/>
      <w:marBottom w:val="0"/>
      <w:divBdr>
        <w:top w:val="none" w:sz="0" w:space="0" w:color="auto"/>
        <w:left w:val="none" w:sz="0" w:space="0" w:color="auto"/>
        <w:bottom w:val="none" w:sz="0" w:space="0" w:color="auto"/>
        <w:right w:val="none" w:sz="0" w:space="0" w:color="auto"/>
      </w:divBdr>
    </w:div>
    <w:div w:id="1157764770">
      <w:bodyDiv w:val="1"/>
      <w:marLeft w:val="0"/>
      <w:marRight w:val="0"/>
      <w:marTop w:val="0"/>
      <w:marBottom w:val="0"/>
      <w:divBdr>
        <w:top w:val="none" w:sz="0" w:space="0" w:color="auto"/>
        <w:left w:val="none" w:sz="0" w:space="0" w:color="auto"/>
        <w:bottom w:val="none" w:sz="0" w:space="0" w:color="auto"/>
        <w:right w:val="none" w:sz="0" w:space="0" w:color="auto"/>
      </w:divBdr>
    </w:div>
    <w:div w:id="1157764890">
      <w:bodyDiv w:val="1"/>
      <w:marLeft w:val="0"/>
      <w:marRight w:val="0"/>
      <w:marTop w:val="0"/>
      <w:marBottom w:val="0"/>
      <w:divBdr>
        <w:top w:val="none" w:sz="0" w:space="0" w:color="auto"/>
        <w:left w:val="none" w:sz="0" w:space="0" w:color="auto"/>
        <w:bottom w:val="none" w:sz="0" w:space="0" w:color="auto"/>
        <w:right w:val="none" w:sz="0" w:space="0" w:color="auto"/>
      </w:divBdr>
    </w:div>
    <w:div w:id="1157842826">
      <w:bodyDiv w:val="1"/>
      <w:marLeft w:val="0"/>
      <w:marRight w:val="0"/>
      <w:marTop w:val="0"/>
      <w:marBottom w:val="0"/>
      <w:divBdr>
        <w:top w:val="none" w:sz="0" w:space="0" w:color="auto"/>
        <w:left w:val="none" w:sz="0" w:space="0" w:color="auto"/>
        <w:bottom w:val="none" w:sz="0" w:space="0" w:color="auto"/>
        <w:right w:val="none" w:sz="0" w:space="0" w:color="auto"/>
      </w:divBdr>
    </w:div>
    <w:div w:id="1157844670">
      <w:bodyDiv w:val="1"/>
      <w:marLeft w:val="0"/>
      <w:marRight w:val="0"/>
      <w:marTop w:val="0"/>
      <w:marBottom w:val="0"/>
      <w:divBdr>
        <w:top w:val="none" w:sz="0" w:space="0" w:color="auto"/>
        <w:left w:val="none" w:sz="0" w:space="0" w:color="auto"/>
        <w:bottom w:val="none" w:sz="0" w:space="0" w:color="auto"/>
        <w:right w:val="none" w:sz="0" w:space="0" w:color="auto"/>
      </w:divBdr>
    </w:div>
    <w:div w:id="1158182249">
      <w:bodyDiv w:val="1"/>
      <w:marLeft w:val="0"/>
      <w:marRight w:val="0"/>
      <w:marTop w:val="0"/>
      <w:marBottom w:val="0"/>
      <w:divBdr>
        <w:top w:val="none" w:sz="0" w:space="0" w:color="auto"/>
        <w:left w:val="none" w:sz="0" w:space="0" w:color="auto"/>
        <w:bottom w:val="none" w:sz="0" w:space="0" w:color="auto"/>
        <w:right w:val="none" w:sz="0" w:space="0" w:color="auto"/>
      </w:divBdr>
    </w:div>
    <w:div w:id="1158616624">
      <w:bodyDiv w:val="1"/>
      <w:marLeft w:val="0"/>
      <w:marRight w:val="0"/>
      <w:marTop w:val="0"/>
      <w:marBottom w:val="0"/>
      <w:divBdr>
        <w:top w:val="none" w:sz="0" w:space="0" w:color="auto"/>
        <w:left w:val="none" w:sz="0" w:space="0" w:color="auto"/>
        <w:bottom w:val="none" w:sz="0" w:space="0" w:color="auto"/>
        <w:right w:val="none" w:sz="0" w:space="0" w:color="auto"/>
      </w:divBdr>
    </w:div>
    <w:div w:id="1158693675">
      <w:bodyDiv w:val="1"/>
      <w:marLeft w:val="0"/>
      <w:marRight w:val="0"/>
      <w:marTop w:val="0"/>
      <w:marBottom w:val="0"/>
      <w:divBdr>
        <w:top w:val="none" w:sz="0" w:space="0" w:color="auto"/>
        <w:left w:val="none" w:sz="0" w:space="0" w:color="auto"/>
        <w:bottom w:val="none" w:sz="0" w:space="0" w:color="auto"/>
        <w:right w:val="none" w:sz="0" w:space="0" w:color="auto"/>
      </w:divBdr>
    </w:div>
    <w:div w:id="1158811717">
      <w:bodyDiv w:val="1"/>
      <w:marLeft w:val="0"/>
      <w:marRight w:val="0"/>
      <w:marTop w:val="0"/>
      <w:marBottom w:val="0"/>
      <w:divBdr>
        <w:top w:val="none" w:sz="0" w:space="0" w:color="auto"/>
        <w:left w:val="none" w:sz="0" w:space="0" w:color="auto"/>
        <w:bottom w:val="none" w:sz="0" w:space="0" w:color="auto"/>
        <w:right w:val="none" w:sz="0" w:space="0" w:color="auto"/>
      </w:divBdr>
    </w:div>
    <w:div w:id="1158886751">
      <w:bodyDiv w:val="1"/>
      <w:marLeft w:val="0"/>
      <w:marRight w:val="0"/>
      <w:marTop w:val="0"/>
      <w:marBottom w:val="0"/>
      <w:divBdr>
        <w:top w:val="none" w:sz="0" w:space="0" w:color="auto"/>
        <w:left w:val="none" w:sz="0" w:space="0" w:color="auto"/>
        <w:bottom w:val="none" w:sz="0" w:space="0" w:color="auto"/>
        <w:right w:val="none" w:sz="0" w:space="0" w:color="auto"/>
      </w:divBdr>
    </w:div>
    <w:div w:id="1159076672">
      <w:bodyDiv w:val="1"/>
      <w:marLeft w:val="0"/>
      <w:marRight w:val="0"/>
      <w:marTop w:val="0"/>
      <w:marBottom w:val="0"/>
      <w:divBdr>
        <w:top w:val="none" w:sz="0" w:space="0" w:color="auto"/>
        <w:left w:val="none" w:sz="0" w:space="0" w:color="auto"/>
        <w:bottom w:val="none" w:sz="0" w:space="0" w:color="auto"/>
        <w:right w:val="none" w:sz="0" w:space="0" w:color="auto"/>
      </w:divBdr>
    </w:div>
    <w:div w:id="1159233313">
      <w:bodyDiv w:val="1"/>
      <w:marLeft w:val="0"/>
      <w:marRight w:val="0"/>
      <w:marTop w:val="0"/>
      <w:marBottom w:val="0"/>
      <w:divBdr>
        <w:top w:val="none" w:sz="0" w:space="0" w:color="auto"/>
        <w:left w:val="none" w:sz="0" w:space="0" w:color="auto"/>
        <w:bottom w:val="none" w:sz="0" w:space="0" w:color="auto"/>
        <w:right w:val="none" w:sz="0" w:space="0" w:color="auto"/>
      </w:divBdr>
    </w:div>
    <w:div w:id="1159343720">
      <w:bodyDiv w:val="1"/>
      <w:marLeft w:val="0"/>
      <w:marRight w:val="0"/>
      <w:marTop w:val="0"/>
      <w:marBottom w:val="0"/>
      <w:divBdr>
        <w:top w:val="none" w:sz="0" w:space="0" w:color="auto"/>
        <w:left w:val="none" w:sz="0" w:space="0" w:color="auto"/>
        <w:bottom w:val="none" w:sz="0" w:space="0" w:color="auto"/>
        <w:right w:val="none" w:sz="0" w:space="0" w:color="auto"/>
      </w:divBdr>
    </w:div>
    <w:div w:id="1159463106">
      <w:bodyDiv w:val="1"/>
      <w:marLeft w:val="0"/>
      <w:marRight w:val="0"/>
      <w:marTop w:val="0"/>
      <w:marBottom w:val="0"/>
      <w:divBdr>
        <w:top w:val="none" w:sz="0" w:space="0" w:color="auto"/>
        <w:left w:val="none" w:sz="0" w:space="0" w:color="auto"/>
        <w:bottom w:val="none" w:sz="0" w:space="0" w:color="auto"/>
        <w:right w:val="none" w:sz="0" w:space="0" w:color="auto"/>
      </w:divBdr>
    </w:div>
    <w:div w:id="1159493565">
      <w:bodyDiv w:val="1"/>
      <w:marLeft w:val="0"/>
      <w:marRight w:val="0"/>
      <w:marTop w:val="0"/>
      <w:marBottom w:val="0"/>
      <w:divBdr>
        <w:top w:val="none" w:sz="0" w:space="0" w:color="auto"/>
        <w:left w:val="none" w:sz="0" w:space="0" w:color="auto"/>
        <w:bottom w:val="none" w:sz="0" w:space="0" w:color="auto"/>
        <w:right w:val="none" w:sz="0" w:space="0" w:color="auto"/>
      </w:divBdr>
    </w:div>
    <w:div w:id="1159536442">
      <w:bodyDiv w:val="1"/>
      <w:marLeft w:val="0"/>
      <w:marRight w:val="0"/>
      <w:marTop w:val="0"/>
      <w:marBottom w:val="0"/>
      <w:divBdr>
        <w:top w:val="none" w:sz="0" w:space="0" w:color="auto"/>
        <w:left w:val="none" w:sz="0" w:space="0" w:color="auto"/>
        <w:bottom w:val="none" w:sz="0" w:space="0" w:color="auto"/>
        <w:right w:val="none" w:sz="0" w:space="0" w:color="auto"/>
      </w:divBdr>
    </w:div>
    <w:div w:id="1159538929">
      <w:bodyDiv w:val="1"/>
      <w:marLeft w:val="0"/>
      <w:marRight w:val="0"/>
      <w:marTop w:val="0"/>
      <w:marBottom w:val="0"/>
      <w:divBdr>
        <w:top w:val="none" w:sz="0" w:space="0" w:color="auto"/>
        <w:left w:val="none" w:sz="0" w:space="0" w:color="auto"/>
        <w:bottom w:val="none" w:sz="0" w:space="0" w:color="auto"/>
        <w:right w:val="none" w:sz="0" w:space="0" w:color="auto"/>
      </w:divBdr>
    </w:div>
    <w:div w:id="1159687351">
      <w:bodyDiv w:val="1"/>
      <w:marLeft w:val="0"/>
      <w:marRight w:val="0"/>
      <w:marTop w:val="0"/>
      <w:marBottom w:val="0"/>
      <w:divBdr>
        <w:top w:val="none" w:sz="0" w:space="0" w:color="auto"/>
        <w:left w:val="none" w:sz="0" w:space="0" w:color="auto"/>
        <w:bottom w:val="none" w:sz="0" w:space="0" w:color="auto"/>
        <w:right w:val="none" w:sz="0" w:space="0" w:color="auto"/>
      </w:divBdr>
    </w:div>
    <w:div w:id="1159734605">
      <w:bodyDiv w:val="1"/>
      <w:marLeft w:val="0"/>
      <w:marRight w:val="0"/>
      <w:marTop w:val="0"/>
      <w:marBottom w:val="0"/>
      <w:divBdr>
        <w:top w:val="none" w:sz="0" w:space="0" w:color="auto"/>
        <w:left w:val="none" w:sz="0" w:space="0" w:color="auto"/>
        <w:bottom w:val="none" w:sz="0" w:space="0" w:color="auto"/>
        <w:right w:val="none" w:sz="0" w:space="0" w:color="auto"/>
      </w:divBdr>
    </w:div>
    <w:div w:id="1159737964">
      <w:bodyDiv w:val="1"/>
      <w:marLeft w:val="0"/>
      <w:marRight w:val="0"/>
      <w:marTop w:val="0"/>
      <w:marBottom w:val="0"/>
      <w:divBdr>
        <w:top w:val="none" w:sz="0" w:space="0" w:color="auto"/>
        <w:left w:val="none" w:sz="0" w:space="0" w:color="auto"/>
        <w:bottom w:val="none" w:sz="0" w:space="0" w:color="auto"/>
        <w:right w:val="none" w:sz="0" w:space="0" w:color="auto"/>
      </w:divBdr>
    </w:div>
    <w:div w:id="1159885243">
      <w:bodyDiv w:val="1"/>
      <w:marLeft w:val="0"/>
      <w:marRight w:val="0"/>
      <w:marTop w:val="0"/>
      <w:marBottom w:val="0"/>
      <w:divBdr>
        <w:top w:val="none" w:sz="0" w:space="0" w:color="auto"/>
        <w:left w:val="none" w:sz="0" w:space="0" w:color="auto"/>
        <w:bottom w:val="none" w:sz="0" w:space="0" w:color="auto"/>
        <w:right w:val="none" w:sz="0" w:space="0" w:color="auto"/>
      </w:divBdr>
    </w:div>
    <w:div w:id="1160118391">
      <w:bodyDiv w:val="1"/>
      <w:marLeft w:val="0"/>
      <w:marRight w:val="0"/>
      <w:marTop w:val="0"/>
      <w:marBottom w:val="0"/>
      <w:divBdr>
        <w:top w:val="none" w:sz="0" w:space="0" w:color="auto"/>
        <w:left w:val="none" w:sz="0" w:space="0" w:color="auto"/>
        <w:bottom w:val="none" w:sz="0" w:space="0" w:color="auto"/>
        <w:right w:val="none" w:sz="0" w:space="0" w:color="auto"/>
      </w:divBdr>
    </w:div>
    <w:div w:id="1160150696">
      <w:bodyDiv w:val="1"/>
      <w:marLeft w:val="0"/>
      <w:marRight w:val="0"/>
      <w:marTop w:val="0"/>
      <w:marBottom w:val="0"/>
      <w:divBdr>
        <w:top w:val="none" w:sz="0" w:space="0" w:color="auto"/>
        <w:left w:val="none" w:sz="0" w:space="0" w:color="auto"/>
        <w:bottom w:val="none" w:sz="0" w:space="0" w:color="auto"/>
        <w:right w:val="none" w:sz="0" w:space="0" w:color="auto"/>
      </w:divBdr>
    </w:div>
    <w:div w:id="1160194548">
      <w:bodyDiv w:val="1"/>
      <w:marLeft w:val="0"/>
      <w:marRight w:val="0"/>
      <w:marTop w:val="0"/>
      <w:marBottom w:val="0"/>
      <w:divBdr>
        <w:top w:val="none" w:sz="0" w:space="0" w:color="auto"/>
        <w:left w:val="none" w:sz="0" w:space="0" w:color="auto"/>
        <w:bottom w:val="none" w:sz="0" w:space="0" w:color="auto"/>
        <w:right w:val="none" w:sz="0" w:space="0" w:color="auto"/>
      </w:divBdr>
    </w:div>
    <w:div w:id="1160266411">
      <w:bodyDiv w:val="1"/>
      <w:marLeft w:val="0"/>
      <w:marRight w:val="0"/>
      <w:marTop w:val="0"/>
      <w:marBottom w:val="0"/>
      <w:divBdr>
        <w:top w:val="none" w:sz="0" w:space="0" w:color="auto"/>
        <w:left w:val="none" w:sz="0" w:space="0" w:color="auto"/>
        <w:bottom w:val="none" w:sz="0" w:space="0" w:color="auto"/>
        <w:right w:val="none" w:sz="0" w:space="0" w:color="auto"/>
      </w:divBdr>
    </w:div>
    <w:div w:id="1160384572">
      <w:bodyDiv w:val="1"/>
      <w:marLeft w:val="0"/>
      <w:marRight w:val="0"/>
      <w:marTop w:val="0"/>
      <w:marBottom w:val="0"/>
      <w:divBdr>
        <w:top w:val="none" w:sz="0" w:space="0" w:color="auto"/>
        <w:left w:val="none" w:sz="0" w:space="0" w:color="auto"/>
        <w:bottom w:val="none" w:sz="0" w:space="0" w:color="auto"/>
        <w:right w:val="none" w:sz="0" w:space="0" w:color="auto"/>
      </w:divBdr>
    </w:div>
    <w:div w:id="1160534620">
      <w:bodyDiv w:val="1"/>
      <w:marLeft w:val="0"/>
      <w:marRight w:val="0"/>
      <w:marTop w:val="0"/>
      <w:marBottom w:val="0"/>
      <w:divBdr>
        <w:top w:val="none" w:sz="0" w:space="0" w:color="auto"/>
        <w:left w:val="none" w:sz="0" w:space="0" w:color="auto"/>
        <w:bottom w:val="none" w:sz="0" w:space="0" w:color="auto"/>
        <w:right w:val="none" w:sz="0" w:space="0" w:color="auto"/>
      </w:divBdr>
    </w:div>
    <w:div w:id="1160733090">
      <w:bodyDiv w:val="1"/>
      <w:marLeft w:val="0"/>
      <w:marRight w:val="0"/>
      <w:marTop w:val="0"/>
      <w:marBottom w:val="0"/>
      <w:divBdr>
        <w:top w:val="none" w:sz="0" w:space="0" w:color="auto"/>
        <w:left w:val="none" w:sz="0" w:space="0" w:color="auto"/>
        <w:bottom w:val="none" w:sz="0" w:space="0" w:color="auto"/>
        <w:right w:val="none" w:sz="0" w:space="0" w:color="auto"/>
      </w:divBdr>
    </w:div>
    <w:div w:id="1160925917">
      <w:bodyDiv w:val="1"/>
      <w:marLeft w:val="0"/>
      <w:marRight w:val="0"/>
      <w:marTop w:val="0"/>
      <w:marBottom w:val="0"/>
      <w:divBdr>
        <w:top w:val="none" w:sz="0" w:space="0" w:color="auto"/>
        <w:left w:val="none" w:sz="0" w:space="0" w:color="auto"/>
        <w:bottom w:val="none" w:sz="0" w:space="0" w:color="auto"/>
        <w:right w:val="none" w:sz="0" w:space="0" w:color="auto"/>
      </w:divBdr>
    </w:div>
    <w:div w:id="1161043902">
      <w:bodyDiv w:val="1"/>
      <w:marLeft w:val="0"/>
      <w:marRight w:val="0"/>
      <w:marTop w:val="0"/>
      <w:marBottom w:val="0"/>
      <w:divBdr>
        <w:top w:val="none" w:sz="0" w:space="0" w:color="auto"/>
        <w:left w:val="none" w:sz="0" w:space="0" w:color="auto"/>
        <w:bottom w:val="none" w:sz="0" w:space="0" w:color="auto"/>
        <w:right w:val="none" w:sz="0" w:space="0" w:color="auto"/>
      </w:divBdr>
    </w:div>
    <w:div w:id="1161121348">
      <w:bodyDiv w:val="1"/>
      <w:marLeft w:val="0"/>
      <w:marRight w:val="0"/>
      <w:marTop w:val="0"/>
      <w:marBottom w:val="0"/>
      <w:divBdr>
        <w:top w:val="none" w:sz="0" w:space="0" w:color="auto"/>
        <w:left w:val="none" w:sz="0" w:space="0" w:color="auto"/>
        <w:bottom w:val="none" w:sz="0" w:space="0" w:color="auto"/>
        <w:right w:val="none" w:sz="0" w:space="0" w:color="auto"/>
      </w:divBdr>
    </w:div>
    <w:div w:id="1161314953">
      <w:bodyDiv w:val="1"/>
      <w:marLeft w:val="0"/>
      <w:marRight w:val="0"/>
      <w:marTop w:val="0"/>
      <w:marBottom w:val="0"/>
      <w:divBdr>
        <w:top w:val="none" w:sz="0" w:space="0" w:color="auto"/>
        <w:left w:val="none" w:sz="0" w:space="0" w:color="auto"/>
        <w:bottom w:val="none" w:sz="0" w:space="0" w:color="auto"/>
        <w:right w:val="none" w:sz="0" w:space="0" w:color="auto"/>
      </w:divBdr>
    </w:div>
    <w:div w:id="1161503137">
      <w:bodyDiv w:val="1"/>
      <w:marLeft w:val="0"/>
      <w:marRight w:val="0"/>
      <w:marTop w:val="0"/>
      <w:marBottom w:val="0"/>
      <w:divBdr>
        <w:top w:val="none" w:sz="0" w:space="0" w:color="auto"/>
        <w:left w:val="none" w:sz="0" w:space="0" w:color="auto"/>
        <w:bottom w:val="none" w:sz="0" w:space="0" w:color="auto"/>
        <w:right w:val="none" w:sz="0" w:space="0" w:color="auto"/>
      </w:divBdr>
    </w:div>
    <w:div w:id="1161696816">
      <w:bodyDiv w:val="1"/>
      <w:marLeft w:val="0"/>
      <w:marRight w:val="0"/>
      <w:marTop w:val="0"/>
      <w:marBottom w:val="0"/>
      <w:divBdr>
        <w:top w:val="none" w:sz="0" w:space="0" w:color="auto"/>
        <w:left w:val="none" w:sz="0" w:space="0" w:color="auto"/>
        <w:bottom w:val="none" w:sz="0" w:space="0" w:color="auto"/>
        <w:right w:val="none" w:sz="0" w:space="0" w:color="auto"/>
      </w:divBdr>
    </w:div>
    <w:div w:id="1161892945">
      <w:bodyDiv w:val="1"/>
      <w:marLeft w:val="0"/>
      <w:marRight w:val="0"/>
      <w:marTop w:val="0"/>
      <w:marBottom w:val="0"/>
      <w:divBdr>
        <w:top w:val="none" w:sz="0" w:space="0" w:color="auto"/>
        <w:left w:val="none" w:sz="0" w:space="0" w:color="auto"/>
        <w:bottom w:val="none" w:sz="0" w:space="0" w:color="auto"/>
        <w:right w:val="none" w:sz="0" w:space="0" w:color="auto"/>
      </w:divBdr>
    </w:div>
    <w:div w:id="1161965912">
      <w:bodyDiv w:val="1"/>
      <w:marLeft w:val="0"/>
      <w:marRight w:val="0"/>
      <w:marTop w:val="0"/>
      <w:marBottom w:val="0"/>
      <w:divBdr>
        <w:top w:val="none" w:sz="0" w:space="0" w:color="auto"/>
        <w:left w:val="none" w:sz="0" w:space="0" w:color="auto"/>
        <w:bottom w:val="none" w:sz="0" w:space="0" w:color="auto"/>
        <w:right w:val="none" w:sz="0" w:space="0" w:color="auto"/>
      </w:divBdr>
    </w:div>
    <w:div w:id="1162044402">
      <w:bodyDiv w:val="1"/>
      <w:marLeft w:val="0"/>
      <w:marRight w:val="0"/>
      <w:marTop w:val="0"/>
      <w:marBottom w:val="0"/>
      <w:divBdr>
        <w:top w:val="none" w:sz="0" w:space="0" w:color="auto"/>
        <w:left w:val="none" w:sz="0" w:space="0" w:color="auto"/>
        <w:bottom w:val="none" w:sz="0" w:space="0" w:color="auto"/>
        <w:right w:val="none" w:sz="0" w:space="0" w:color="auto"/>
      </w:divBdr>
    </w:div>
    <w:div w:id="1162045277">
      <w:bodyDiv w:val="1"/>
      <w:marLeft w:val="0"/>
      <w:marRight w:val="0"/>
      <w:marTop w:val="0"/>
      <w:marBottom w:val="0"/>
      <w:divBdr>
        <w:top w:val="none" w:sz="0" w:space="0" w:color="auto"/>
        <w:left w:val="none" w:sz="0" w:space="0" w:color="auto"/>
        <w:bottom w:val="none" w:sz="0" w:space="0" w:color="auto"/>
        <w:right w:val="none" w:sz="0" w:space="0" w:color="auto"/>
      </w:divBdr>
    </w:div>
    <w:div w:id="1163082053">
      <w:bodyDiv w:val="1"/>
      <w:marLeft w:val="0"/>
      <w:marRight w:val="0"/>
      <w:marTop w:val="0"/>
      <w:marBottom w:val="0"/>
      <w:divBdr>
        <w:top w:val="none" w:sz="0" w:space="0" w:color="auto"/>
        <w:left w:val="none" w:sz="0" w:space="0" w:color="auto"/>
        <w:bottom w:val="none" w:sz="0" w:space="0" w:color="auto"/>
        <w:right w:val="none" w:sz="0" w:space="0" w:color="auto"/>
      </w:divBdr>
    </w:div>
    <w:div w:id="1163159278">
      <w:bodyDiv w:val="1"/>
      <w:marLeft w:val="0"/>
      <w:marRight w:val="0"/>
      <w:marTop w:val="0"/>
      <w:marBottom w:val="0"/>
      <w:divBdr>
        <w:top w:val="none" w:sz="0" w:space="0" w:color="auto"/>
        <w:left w:val="none" w:sz="0" w:space="0" w:color="auto"/>
        <w:bottom w:val="none" w:sz="0" w:space="0" w:color="auto"/>
        <w:right w:val="none" w:sz="0" w:space="0" w:color="auto"/>
      </w:divBdr>
    </w:div>
    <w:div w:id="1163660715">
      <w:bodyDiv w:val="1"/>
      <w:marLeft w:val="0"/>
      <w:marRight w:val="0"/>
      <w:marTop w:val="0"/>
      <w:marBottom w:val="0"/>
      <w:divBdr>
        <w:top w:val="none" w:sz="0" w:space="0" w:color="auto"/>
        <w:left w:val="none" w:sz="0" w:space="0" w:color="auto"/>
        <w:bottom w:val="none" w:sz="0" w:space="0" w:color="auto"/>
        <w:right w:val="none" w:sz="0" w:space="0" w:color="auto"/>
      </w:divBdr>
    </w:div>
    <w:div w:id="1163816381">
      <w:bodyDiv w:val="1"/>
      <w:marLeft w:val="0"/>
      <w:marRight w:val="0"/>
      <w:marTop w:val="0"/>
      <w:marBottom w:val="0"/>
      <w:divBdr>
        <w:top w:val="none" w:sz="0" w:space="0" w:color="auto"/>
        <w:left w:val="none" w:sz="0" w:space="0" w:color="auto"/>
        <w:bottom w:val="none" w:sz="0" w:space="0" w:color="auto"/>
        <w:right w:val="none" w:sz="0" w:space="0" w:color="auto"/>
      </w:divBdr>
    </w:div>
    <w:div w:id="1164475447">
      <w:bodyDiv w:val="1"/>
      <w:marLeft w:val="0"/>
      <w:marRight w:val="0"/>
      <w:marTop w:val="0"/>
      <w:marBottom w:val="0"/>
      <w:divBdr>
        <w:top w:val="none" w:sz="0" w:space="0" w:color="auto"/>
        <w:left w:val="none" w:sz="0" w:space="0" w:color="auto"/>
        <w:bottom w:val="none" w:sz="0" w:space="0" w:color="auto"/>
        <w:right w:val="none" w:sz="0" w:space="0" w:color="auto"/>
      </w:divBdr>
    </w:div>
    <w:div w:id="1164591452">
      <w:bodyDiv w:val="1"/>
      <w:marLeft w:val="0"/>
      <w:marRight w:val="0"/>
      <w:marTop w:val="0"/>
      <w:marBottom w:val="0"/>
      <w:divBdr>
        <w:top w:val="none" w:sz="0" w:space="0" w:color="auto"/>
        <w:left w:val="none" w:sz="0" w:space="0" w:color="auto"/>
        <w:bottom w:val="none" w:sz="0" w:space="0" w:color="auto"/>
        <w:right w:val="none" w:sz="0" w:space="0" w:color="auto"/>
      </w:divBdr>
    </w:div>
    <w:div w:id="1164659516">
      <w:bodyDiv w:val="1"/>
      <w:marLeft w:val="0"/>
      <w:marRight w:val="0"/>
      <w:marTop w:val="0"/>
      <w:marBottom w:val="0"/>
      <w:divBdr>
        <w:top w:val="none" w:sz="0" w:space="0" w:color="auto"/>
        <w:left w:val="none" w:sz="0" w:space="0" w:color="auto"/>
        <w:bottom w:val="none" w:sz="0" w:space="0" w:color="auto"/>
        <w:right w:val="none" w:sz="0" w:space="0" w:color="auto"/>
      </w:divBdr>
    </w:div>
    <w:div w:id="1164707927">
      <w:bodyDiv w:val="1"/>
      <w:marLeft w:val="0"/>
      <w:marRight w:val="0"/>
      <w:marTop w:val="0"/>
      <w:marBottom w:val="0"/>
      <w:divBdr>
        <w:top w:val="none" w:sz="0" w:space="0" w:color="auto"/>
        <w:left w:val="none" w:sz="0" w:space="0" w:color="auto"/>
        <w:bottom w:val="none" w:sz="0" w:space="0" w:color="auto"/>
        <w:right w:val="none" w:sz="0" w:space="0" w:color="auto"/>
      </w:divBdr>
    </w:div>
    <w:div w:id="1165049616">
      <w:bodyDiv w:val="1"/>
      <w:marLeft w:val="0"/>
      <w:marRight w:val="0"/>
      <w:marTop w:val="0"/>
      <w:marBottom w:val="0"/>
      <w:divBdr>
        <w:top w:val="none" w:sz="0" w:space="0" w:color="auto"/>
        <w:left w:val="none" w:sz="0" w:space="0" w:color="auto"/>
        <w:bottom w:val="none" w:sz="0" w:space="0" w:color="auto"/>
        <w:right w:val="none" w:sz="0" w:space="0" w:color="auto"/>
      </w:divBdr>
    </w:div>
    <w:div w:id="1165130458">
      <w:bodyDiv w:val="1"/>
      <w:marLeft w:val="0"/>
      <w:marRight w:val="0"/>
      <w:marTop w:val="0"/>
      <w:marBottom w:val="0"/>
      <w:divBdr>
        <w:top w:val="none" w:sz="0" w:space="0" w:color="auto"/>
        <w:left w:val="none" w:sz="0" w:space="0" w:color="auto"/>
        <w:bottom w:val="none" w:sz="0" w:space="0" w:color="auto"/>
        <w:right w:val="none" w:sz="0" w:space="0" w:color="auto"/>
      </w:divBdr>
    </w:div>
    <w:div w:id="1165240954">
      <w:bodyDiv w:val="1"/>
      <w:marLeft w:val="0"/>
      <w:marRight w:val="0"/>
      <w:marTop w:val="0"/>
      <w:marBottom w:val="0"/>
      <w:divBdr>
        <w:top w:val="none" w:sz="0" w:space="0" w:color="auto"/>
        <w:left w:val="none" w:sz="0" w:space="0" w:color="auto"/>
        <w:bottom w:val="none" w:sz="0" w:space="0" w:color="auto"/>
        <w:right w:val="none" w:sz="0" w:space="0" w:color="auto"/>
      </w:divBdr>
    </w:div>
    <w:div w:id="1165322400">
      <w:bodyDiv w:val="1"/>
      <w:marLeft w:val="0"/>
      <w:marRight w:val="0"/>
      <w:marTop w:val="0"/>
      <w:marBottom w:val="0"/>
      <w:divBdr>
        <w:top w:val="none" w:sz="0" w:space="0" w:color="auto"/>
        <w:left w:val="none" w:sz="0" w:space="0" w:color="auto"/>
        <w:bottom w:val="none" w:sz="0" w:space="0" w:color="auto"/>
        <w:right w:val="none" w:sz="0" w:space="0" w:color="auto"/>
      </w:divBdr>
    </w:div>
    <w:div w:id="1165559856">
      <w:bodyDiv w:val="1"/>
      <w:marLeft w:val="0"/>
      <w:marRight w:val="0"/>
      <w:marTop w:val="0"/>
      <w:marBottom w:val="0"/>
      <w:divBdr>
        <w:top w:val="none" w:sz="0" w:space="0" w:color="auto"/>
        <w:left w:val="none" w:sz="0" w:space="0" w:color="auto"/>
        <w:bottom w:val="none" w:sz="0" w:space="0" w:color="auto"/>
        <w:right w:val="none" w:sz="0" w:space="0" w:color="auto"/>
      </w:divBdr>
    </w:div>
    <w:div w:id="1165904032">
      <w:bodyDiv w:val="1"/>
      <w:marLeft w:val="0"/>
      <w:marRight w:val="0"/>
      <w:marTop w:val="0"/>
      <w:marBottom w:val="0"/>
      <w:divBdr>
        <w:top w:val="none" w:sz="0" w:space="0" w:color="auto"/>
        <w:left w:val="none" w:sz="0" w:space="0" w:color="auto"/>
        <w:bottom w:val="none" w:sz="0" w:space="0" w:color="auto"/>
        <w:right w:val="none" w:sz="0" w:space="0" w:color="auto"/>
      </w:divBdr>
    </w:div>
    <w:div w:id="1166286308">
      <w:bodyDiv w:val="1"/>
      <w:marLeft w:val="0"/>
      <w:marRight w:val="0"/>
      <w:marTop w:val="0"/>
      <w:marBottom w:val="0"/>
      <w:divBdr>
        <w:top w:val="none" w:sz="0" w:space="0" w:color="auto"/>
        <w:left w:val="none" w:sz="0" w:space="0" w:color="auto"/>
        <w:bottom w:val="none" w:sz="0" w:space="0" w:color="auto"/>
        <w:right w:val="none" w:sz="0" w:space="0" w:color="auto"/>
      </w:divBdr>
    </w:div>
    <w:div w:id="1166702675">
      <w:bodyDiv w:val="1"/>
      <w:marLeft w:val="0"/>
      <w:marRight w:val="0"/>
      <w:marTop w:val="0"/>
      <w:marBottom w:val="0"/>
      <w:divBdr>
        <w:top w:val="none" w:sz="0" w:space="0" w:color="auto"/>
        <w:left w:val="none" w:sz="0" w:space="0" w:color="auto"/>
        <w:bottom w:val="none" w:sz="0" w:space="0" w:color="auto"/>
        <w:right w:val="none" w:sz="0" w:space="0" w:color="auto"/>
      </w:divBdr>
    </w:div>
    <w:div w:id="1166823001">
      <w:bodyDiv w:val="1"/>
      <w:marLeft w:val="0"/>
      <w:marRight w:val="0"/>
      <w:marTop w:val="0"/>
      <w:marBottom w:val="0"/>
      <w:divBdr>
        <w:top w:val="none" w:sz="0" w:space="0" w:color="auto"/>
        <w:left w:val="none" w:sz="0" w:space="0" w:color="auto"/>
        <w:bottom w:val="none" w:sz="0" w:space="0" w:color="auto"/>
        <w:right w:val="none" w:sz="0" w:space="0" w:color="auto"/>
      </w:divBdr>
    </w:div>
    <w:div w:id="1166824182">
      <w:bodyDiv w:val="1"/>
      <w:marLeft w:val="0"/>
      <w:marRight w:val="0"/>
      <w:marTop w:val="0"/>
      <w:marBottom w:val="0"/>
      <w:divBdr>
        <w:top w:val="none" w:sz="0" w:space="0" w:color="auto"/>
        <w:left w:val="none" w:sz="0" w:space="0" w:color="auto"/>
        <w:bottom w:val="none" w:sz="0" w:space="0" w:color="auto"/>
        <w:right w:val="none" w:sz="0" w:space="0" w:color="auto"/>
      </w:divBdr>
    </w:div>
    <w:div w:id="1167018928">
      <w:bodyDiv w:val="1"/>
      <w:marLeft w:val="0"/>
      <w:marRight w:val="0"/>
      <w:marTop w:val="0"/>
      <w:marBottom w:val="0"/>
      <w:divBdr>
        <w:top w:val="none" w:sz="0" w:space="0" w:color="auto"/>
        <w:left w:val="none" w:sz="0" w:space="0" w:color="auto"/>
        <w:bottom w:val="none" w:sz="0" w:space="0" w:color="auto"/>
        <w:right w:val="none" w:sz="0" w:space="0" w:color="auto"/>
      </w:divBdr>
    </w:div>
    <w:div w:id="1167092160">
      <w:bodyDiv w:val="1"/>
      <w:marLeft w:val="0"/>
      <w:marRight w:val="0"/>
      <w:marTop w:val="0"/>
      <w:marBottom w:val="0"/>
      <w:divBdr>
        <w:top w:val="none" w:sz="0" w:space="0" w:color="auto"/>
        <w:left w:val="none" w:sz="0" w:space="0" w:color="auto"/>
        <w:bottom w:val="none" w:sz="0" w:space="0" w:color="auto"/>
        <w:right w:val="none" w:sz="0" w:space="0" w:color="auto"/>
      </w:divBdr>
    </w:div>
    <w:div w:id="1167139305">
      <w:bodyDiv w:val="1"/>
      <w:marLeft w:val="0"/>
      <w:marRight w:val="0"/>
      <w:marTop w:val="0"/>
      <w:marBottom w:val="0"/>
      <w:divBdr>
        <w:top w:val="none" w:sz="0" w:space="0" w:color="auto"/>
        <w:left w:val="none" w:sz="0" w:space="0" w:color="auto"/>
        <w:bottom w:val="none" w:sz="0" w:space="0" w:color="auto"/>
        <w:right w:val="none" w:sz="0" w:space="0" w:color="auto"/>
      </w:divBdr>
    </w:div>
    <w:div w:id="1167206324">
      <w:bodyDiv w:val="1"/>
      <w:marLeft w:val="0"/>
      <w:marRight w:val="0"/>
      <w:marTop w:val="0"/>
      <w:marBottom w:val="0"/>
      <w:divBdr>
        <w:top w:val="none" w:sz="0" w:space="0" w:color="auto"/>
        <w:left w:val="none" w:sz="0" w:space="0" w:color="auto"/>
        <w:bottom w:val="none" w:sz="0" w:space="0" w:color="auto"/>
        <w:right w:val="none" w:sz="0" w:space="0" w:color="auto"/>
      </w:divBdr>
    </w:div>
    <w:div w:id="1167213743">
      <w:bodyDiv w:val="1"/>
      <w:marLeft w:val="0"/>
      <w:marRight w:val="0"/>
      <w:marTop w:val="0"/>
      <w:marBottom w:val="0"/>
      <w:divBdr>
        <w:top w:val="none" w:sz="0" w:space="0" w:color="auto"/>
        <w:left w:val="none" w:sz="0" w:space="0" w:color="auto"/>
        <w:bottom w:val="none" w:sz="0" w:space="0" w:color="auto"/>
        <w:right w:val="none" w:sz="0" w:space="0" w:color="auto"/>
      </w:divBdr>
    </w:div>
    <w:div w:id="1167281593">
      <w:bodyDiv w:val="1"/>
      <w:marLeft w:val="0"/>
      <w:marRight w:val="0"/>
      <w:marTop w:val="0"/>
      <w:marBottom w:val="0"/>
      <w:divBdr>
        <w:top w:val="none" w:sz="0" w:space="0" w:color="auto"/>
        <w:left w:val="none" w:sz="0" w:space="0" w:color="auto"/>
        <w:bottom w:val="none" w:sz="0" w:space="0" w:color="auto"/>
        <w:right w:val="none" w:sz="0" w:space="0" w:color="auto"/>
      </w:divBdr>
    </w:div>
    <w:div w:id="1167330885">
      <w:bodyDiv w:val="1"/>
      <w:marLeft w:val="0"/>
      <w:marRight w:val="0"/>
      <w:marTop w:val="0"/>
      <w:marBottom w:val="0"/>
      <w:divBdr>
        <w:top w:val="none" w:sz="0" w:space="0" w:color="auto"/>
        <w:left w:val="none" w:sz="0" w:space="0" w:color="auto"/>
        <w:bottom w:val="none" w:sz="0" w:space="0" w:color="auto"/>
        <w:right w:val="none" w:sz="0" w:space="0" w:color="auto"/>
      </w:divBdr>
    </w:div>
    <w:div w:id="1167523848">
      <w:bodyDiv w:val="1"/>
      <w:marLeft w:val="0"/>
      <w:marRight w:val="0"/>
      <w:marTop w:val="0"/>
      <w:marBottom w:val="0"/>
      <w:divBdr>
        <w:top w:val="none" w:sz="0" w:space="0" w:color="auto"/>
        <w:left w:val="none" w:sz="0" w:space="0" w:color="auto"/>
        <w:bottom w:val="none" w:sz="0" w:space="0" w:color="auto"/>
        <w:right w:val="none" w:sz="0" w:space="0" w:color="auto"/>
      </w:divBdr>
    </w:div>
    <w:div w:id="1168406294">
      <w:bodyDiv w:val="1"/>
      <w:marLeft w:val="0"/>
      <w:marRight w:val="0"/>
      <w:marTop w:val="0"/>
      <w:marBottom w:val="0"/>
      <w:divBdr>
        <w:top w:val="none" w:sz="0" w:space="0" w:color="auto"/>
        <w:left w:val="none" w:sz="0" w:space="0" w:color="auto"/>
        <w:bottom w:val="none" w:sz="0" w:space="0" w:color="auto"/>
        <w:right w:val="none" w:sz="0" w:space="0" w:color="auto"/>
      </w:divBdr>
    </w:div>
    <w:div w:id="1168638793">
      <w:bodyDiv w:val="1"/>
      <w:marLeft w:val="0"/>
      <w:marRight w:val="0"/>
      <w:marTop w:val="0"/>
      <w:marBottom w:val="0"/>
      <w:divBdr>
        <w:top w:val="none" w:sz="0" w:space="0" w:color="auto"/>
        <w:left w:val="none" w:sz="0" w:space="0" w:color="auto"/>
        <w:bottom w:val="none" w:sz="0" w:space="0" w:color="auto"/>
        <w:right w:val="none" w:sz="0" w:space="0" w:color="auto"/>
      </w:divBdr>
    </w:div>
    <w:div w:id="1168639155">
      <w:bodyDiv w:val="1"/>
      <w:marLeft w:val="0"/>
      <w:marRight w:val="0"/>
      <w:marTop w:val="0"/>
      <w:marBottom w:val="0"/>
      <w:divBdr>
        <w:top w:val="none" w:sz="0" w:space="0" w:color="auto"/>
        <w:left w:val="none" w:sz="0" w:space="0" w:color="auto"/>
        <w:bottom w:val="none" w:sz="0" w:space="0" w:color="auto"/>
        <w:right w:val="none" w:sz="0" w:space="0" w:color="auto"/>
      </w:divBdr>
    </w:div>
    <w:div w:id="1168639470">
      <w:bodyDiv w:val="1"/>
      <w:marLeft w:val="0"/>
      <w:marRight w:val="0"/>
      <w:marTop w:val="0"/>
      <w:marBottom w:val="0"/>
      <w:divBdr>
        <w:top w:val="none" w:sz="0" w:space="0" w:color="auto"/>
        <w:left w:val="none" w:sz="0" w:space="0" w:color="auto"/>
        <w:bottom w:val="none" w:sz="0" w:space="0" w:color="auto"/>
        <w:right w:val="none" w:sz="0" w:space="0" w:color="auto"/>
      </w:divBdr>
    </w:div>
    <w:div w:id="1168710130">
      <w:bodyDiv w:val="1"/>
      <w:marLeft w:val="0"/>
      <w:marRight w:val="0"/>
      <w:marTop w:val="0"/>
      <w:marBottom w:val="0"/>
      <w:divBdr>
        <w:top w:val="none" w:sz="0" w:space="0" w:color="auto"/>
        <w:left w:val="none" w:sz="0" w:space="0" w:color="auto"/>
        <w:bottom w:val="none" w:sz="0" w:space="0" w:color="auto"/>
        <w:right w:val="none" w:sz="0" w:space="0" w:color="auto"/>
      </w:divBdr>
    </w:div>
    <w:div w:id="1168902772">
      <w:bodyDiv w:val="1"/>
      <w:marLeft w:val="0"/>
      <w:marRight w:val="0"/>
      <w:marTop w:val="0"/>
      <w:marBottom w:val="0"/>
      <w:divBdr>
        <w:top w:val="none" w:sz="0" w:space="0" w:color="auto"/>
        <w:left w:val="none" w:sz="0" w:space="0" w:color="auto"/>
        <w:bottom w:val="none" w:sz="0" w:space="0" w:color="auto"/>
        <w:right w:val="none" w:sz="0" w:space="0" w:color="auto"/>
      </w:divBdr>
    </w:div>
    <w:div w:id="1168978822">
      <w:bodyDiv w:val="1"/>
      <w:marLeft w:val="0"/>
      <w:marRight w:val="0"/>
      <w:marTop w:val="0"/>
      <w:marBottom w:val="0"/>
      <w:divBdr>
        <w:top w:val="none" w:sz="0" w:space="0" w:color="auto"/>
        <w:left w:val="none" w:sz="0" w:space="0" w:color="auto"/>
        <w:bottom w:val="none" w:sz="0" w:space="0" w:color="auto"/>
        <w:right w:val="none" w:sz="0" w:space="0" w:color="auto"/>
      </w:divBdr>
    </w:div>
    <w:div w:id="1169129231">
      <w:bodyDiv w:val="1"/>
      <w:marLeft w:val="0"/>
      <w:marRight w:val="0"/>
      <w:marTop w:val="0"/>
      <w:marBottom w:val="0"/>
      <w:divBdr>
        <w:top w:val="none" w:sz="0" w:space="0" w:color="auto"/>
        <w:left w:val="none" w:sz="0" w:space="0" w:color="auto"/>
        <w:bottom w:val="none" w:sz="0" w:space="0" w:color="auto"/>
        <w:right w:val="none" w:sz="0" w:space="0" w:color="auto"/>
      </w:divBdr>
    </w:div>
    <w:div w:id="1169446195">
      <w:bodyDiv w:val="1"/>
      <w:marLeft w:val="0"/>
      <w:marRight w:val="0"/>
      <w:marTop w:val="0"/>
      <w:marBottom w:val="0"/>
      <w:divBdr>
        <w:top w:val="none" w:sz="0" w:space="0" w:color="auto"/>
        <w:left w:val="none" w:sz="0" w:space="0" w:color="auto"/>
        <w:bottom w:val="none" w:sz="0" w:space="0" w:color="auto"/>
        <w:right w:val="none" w:sz="0" w:space="0" w:color="auto"/>
      </w:divBdr>
    </w:div>
    <w:div w:id="1169561748">
      <w:bodyDiv w:val="1"/>
      <w:marLeft w:val="0"/>
      <w:marRight w:val="0"/>
      <w:marTop w:val="0"/>
      <w:marBottom w:val="0"/>
      <w:divBdr>
        <w:top w:val="none" w:sz="0" w:space="0" w:color="auto"/>
        <w:left w:val="none" w:sz="0" w:space="0" w:color="auto"/>
        <w:bottom w:val="none" w:sz="0" w:space="0" w:color="auto"/>
        <w:right w:val="none" w:sz="0" w:space="0" w:color="auto"/>
      </w:divBdr>
    </w:div>
    <w:div w:id="1169637700">
      <w:bodyDiv w:val="1"/>
      <w:marLeft w:val="0"/>
      <w:marRight w:val="0"/>
      <w:marTop w:val="0"/>
      <w:marBottom w:val="0"/>
      <w:divBdr>
        <w:top w:val="none" w:sz="0" w:space="0" w:color="auto"/>
        <w:left w:val="none" w:sz="0" w:space="0" w:color="auto"/>
        <w:bottom w:val="none" w:sz="0" w:space="0" w:color="auto"/>
        <w:right w:val="none" w:sz="0" w:space="0" w:color="auto"/>
      </w:divBdr>
    </w:div>
    <w:div w:id="1169828835">
      <w:bodyDiv w:val="1"/>
      <w:marLeft w:val="0"/>
      <w:marRight w:val="0"/>
      <w:marTop w:val="0"/>
      <w:marBottom w:val="0"/>
      <w:divBdr>
        <w:top w:val="none" w:sz="0" w:space="0" w:color="auto"/>
        <w:left w:val="none" w:sz="0" w:space="0" w:color="auto"/>
        <w:bottom w:val="none" w:sz="0" w:space="0" w:color="auto"/>
        <w:right w:val="none" w:sz="0" w:space="0" w:color="auto"/>
      </w:divBdr>
    </w:div>
    <w:div w:id="1169831581">
      <w:bodyDiv w:val="1"/>
      <w:marLeft w:val="0"/>
      <w:marRight w:val="0"/>
      <w:marTop w:val="0"/>
      <w:marBottom w:val="0"/>
      <w:divBdr>
        <w:top w:val="none" w:sz="0" w:space="0" w:color="auto"/>
        <w:left w:val="none" w:sz="0" w:space="0" w:color="auto"/>
        <w:bottom w:val="none" w:sz="0" w:space="0" w:color="auto"/>
        <w:right w:val="none" w:sz="0" w:space="0" w:color="auto"/>
      </w:divBdr>
    </w:div>
    <w:div w:id="1169949983">
      <w:bodyDiv w:val="1"/>
      <w:marLeft w:val="0"/>
      <w:marRight w:val="0"/>
      <w:marTop w:val="0"/>
      <w:marBottom w:val="0"/>
      <w:divBdr>
        <w:top w:val="none" w:sz="0" w:space="0" w:color="auto"/>
        <w:left w:val="none" w:sz="0" w:space="0" w:color="auto"/>
        <w:bottom w:val="none" w:sz="0" w:space="0" w:color="auto"/>
        <w:right w:val="none" w:sz="0" w:space="0" w:color="auto"/>
      </w:divBdr>
    </w:div>
    <w:div w:id="1170217069">
      <w:bodyDiv w:val="1"/>
      <w:marLeft w:val="0"/>
      <w:marRight w:val="0"/>
      <w:marTop w:val="0"/>
      <w:marBottom w:val="0"/>
      <w:divBdr>
        <w:top w:val="none" w:sz="0" w:space="0" w:color="auto"/>
        <w:left w:val="none" w:sz="0" w:space="0" w:color="auto"/>
        <w:bottom w:val="none" w:sz="0" w:space="0" w:color="auto"/>
        <w:right w:val="none" w:sz="0" w:space="0" w:color="auto"/>
      </w:divBdr>
    </w:div>
    <w:div w:id="1170220091">
      <w:bodyDiv w:val="1"/>
      <w:marLeft w:val="0"/>
      <w:marRight w:val="0"/>
      <w:marTop w:val="0"/>
      <w:marBottom w:val="0"/>
      <w:divBdr>
        <w:top w:val="none" w:sz="0" w:space="0" w:color="auto"/>
        <w:left w:val="none" w:sz="0" w:space="0" w:color="auto"/>
        <w:bottom w:val="none" w:sz="0" w:space="0" w:color="auto"/>
        <w:right w:val="none" w:sz="0" w:space="0" w:color="auto"/>
      </w:divBdr>
    </w:div>
    <w:div w:id="1170565797">
      <w:bodyDiv w:val="1"/>
      <w:marLeft w:val="0"/>
      <w:marRight w:val="0"/>
      <w:marTop w:val="0"/>
      <w:marBottom w:val="0"/>
      <w:divBdr>
        <w:top w:val="none" w:sz="0" w:space="0" w:color="auto"/>
        <w:left w:val="none" w:sz="0" w:space="0" w:color="auto"/>
        <w:bottom w:val="none" w:sz="0" w:space="0" w:color="auto"/>
        <w:right w:val="none" w:sz="0" w:space="0" w:color="auto"/>
      </w:divBdr>
    </w:div>
    <w:div w:id="1170757184">
      <w:bodyDiv w:val="1"/>
      <w:marLeft w:val="0"/>
      <w:marRight w:val="0"/>
      <w:marTop w:val="0"/>
      <w:marBottom w:val="0"/>
      <w:divBdr>
        <w:top w:val="none" w:sz="0" w:space="0" w:color="auto"/>
        <w:left w:val="none" w:sz="0" w:space="0" w:color="auto"/>
        <w:bottom w:val="none" w:sz="0" w:space="0" w:color="auto"/>
        <w:right w:val="none" w:sz="0" w:space="0" w:color="auto"/>
      </w:divBdr>
    </w:div>
    <w:div w:id="1170825861">
      <w:bodyDiv w:val="1"/>
      <w:marLeft w:val="0"/>
      <w:marRight w:val="0"/>
      <w:marTop w:val="0"/>
      <w:marBottom w:val="0"/>
      <w:divBdr>
        <w:top w:val="none" w:sz="0" w:space="0" w:color="auto"/>
        <w:left w:val="none" w:sz="0" w:space="0" w:color="auto"/>
        <w:bottom w:val="none" w:sz="0" w:space="0" w:color="auto"/>
        <w:right w:val="none" w:sz="0" w:space="0" w:color="auto"/>
      </w:divBdr>
    </w:div>
    <w:div w:id="1171220435">
      <w:bodyDiv w:val="1"/>
      <w:marLeft w:val="0"/>
      <w:marRight w:val="0"/>
      <w:marTop w:val="0"/>
      <w:marBottom w:val="0"/>
      <w:divBdr>
        <w:top w:val="none" w:sz="0" w:space="0" w:color="auto"/>
        <w:left w:val="none" w:sz="0" w:space="0" w:color="auto"/>
        <w:bottom w:val="none" w:sz="0" w:space="0" w:color="auto"/>
        <w:right w:val="none" w:sz="0" w:space="0" w:color="auto"/>
      </w:divBdr>
    </w:div>
    <w:div w:id="1171259974">
      <w:bodyDiv w:val="1"/>
      <w:marLeft w:val="0"/>
      <w:marRight w:val="0"/>
      <w:marTop w:val="0"/>
      <w:marBottom w:val="0"/>
      <w:divBdr>
        <w:top w:val="none" w:sz="0" w:space="0" w:color="auto"/>
        <w:left w:val="none" w:sz="0" w:space="0" w:color="auto"/>
        <w:bottom w:val="none" w:sz="0" w:space="0" w:color="auto"/>
        <w:right w:val="none" w:sz="0" w:space="0" w:color="auto"/>
      </w:divBdr>
    </w:div>
    <w:div w:id="1171456843">
      <w:bodyDiv w:val="1"/>
      <w:marLeft w:val="0"/>
      <w:marRight w:val="0"/>
      <w:marTop w:val="0"/>
      <w:marBottom w:val="0"/>
      <w:divBdr>
        <w:top w:val="none" w:sz="0" w:space="0" w:color="auto"/>
        <w:left w:val="none" w:sz="0" w:space="0" w:color="auto"/>
        <w:bottom w:val="none" w:sz="0" w:space="0" w:color="auto"/>
        <w:right w:val="none" w:sz="0" w:space="0" w:color="auto"/>
      </w:divBdr>
    </w:div>
    <w:div w:id="1171680370">
      <w:bodyDiv w:val="1"/>
      <w:marLeft w:val="0"/>
      <w:marRight w:val="0"/>
      <w:marTop w:val="0"/>
      <w:marBottom w:val="0"/>
      <w:divBdr>
        <w:top w:val="none" w:sz="0" w:space="0" w:color="auto"/>
        <w:left w:val="none" w:sz="0" w:space="0" w:color="auto"/>
        <w:bottom w:val="none" w:sz="0" w:space="0" w:color="auto"/>
        <w:right w:val="none" w:sz="0" w:space="0" w:color="auto"/>
      </w:divBdr>
    </w:div>
    <w:div w:id="1171681674">
      <w:bodyDiv w:val="1"/>
      <w:marLeft w:val="0"/>
      <w:marRight w:val="0"/>
      <w:marTop w:val="0"/>
      <w:marBottom w:val="0"/>
      <w:divBdr>
        <w:top w:val="none" w:sz="0" w:space="0" w:color="auto"/>
        <w:left w:val="none" w:sz="0" w:space="0" w:color="auto"/>
        <w:bottom w:val="none" w:sz="0" w:space="0" w:color="auto"/>
        <w:right w:val="none" w:sz="0" w:space="0" w:color="auto"/>
      </w:divBdr>
    </w:div>
    <w:div w:id="1171724662">
      <w:bodyDiv w:val="1"/>
      <w:marLeft w:val="0"/>
      <w:marRight w:val="0"/>
      <w:marTop w:val="0"/>
      <w:marBottom w:val="0"/>
      <w:divBdr>
        <w:top w:val="none" w:sz="0" w:space="0" w:color="auto"/>
        <w:left w:val="none" w:sz="0" w:space="0" w:color="auto"/>
        <w:bottom w:val="none" w:sz="0" w:space="0" w:color="auto"/>
        <w:right w:val="none" w:sz="0" w:space="0" w:color="auto"/>
      </w:divBdr>
    </w:div>
    <w:div w:id="1171797135">
      <w:bodyDiv w:val="1"/>
      <w:marLeft w:val="0"/>
      <w:marRight w:val="0"/>
      <w:marTop w:val="0"/>
      <w:marBottom w:val="0"/>
      <w:divBdr>
        <w:top w:val="none" w:sz="0" w:space="0" w:color="auto"/>
        <w:left w:val="none" w:sz="0" w:space="0" w:color="auto"/>
        <w:bottom w:val="none" w:sz="0" w:space="0" w:color="auto"/>
        <w:right w:val="none" w:sz="0" w:space="0" w:color="auto"/>
      </w:divBdr>
    </w:div>
    <w:div w:id="1171991923">
      <w:bodyDiv w:val="1"/>
      <w:marLeft w:val="0"/>
      <w:marRight w:val="0"/>
      <w:marTop w:val="0"/>
      <w:marBottom w:val="0"/>
      <w:divBdr>
        <w:top w:val="none" w:sz="0" w:space="0" w:color="auto"/>
        <w:left w:val="none" w:sz="0" w:space="0" w:color="auto"/>
        <w:bottom w:val="none" w:sz="0" w:space="0" w:color="auto"/>
        <w:right w:val="none" w:sz="0" w:space="0" w:color="auto"/>
      </w:divBdr>
    </w:div>
    <w:div w:id="1172062088">
      <w:bodyDiv w:val="1"/>
      <w:marLeft w:val="0"/>
      <w:marRight w:val="0"/>
      <w:marTop w:val="0"/>
      <w:marBottom w:val="0"/>
      <w:divBdr>
        <w:top w:val="none" w:sz="0" w:space="0" w:color="auto"/>
        <w:left w:val="none" w:sz="0" w:space="0" w:color="auto"/>
        <w:bottom w:val="none" w:sz="0" w:space="0" w:color="auto"/>
        <w:right w:val="none" w:sz="0" w:space="0" w:color="auto"/>
      </w:divBdr>
    </w:div>
    <w:div w:id="1172066229">
      <w:bodyDiv w:val="1"/>
      <w:marLeft w:val="0"/>
      <w:marRight w:val="0"/>
      <w:marTop w:val="0"/>
      <w:marBottom w:val="0"/>
      <w:divBdr>
        <w:top w:val="none" w:sz="0" w:space="0" w:color="auto"/>
        <w:left w:val="none" w:sz="0" w:space="0" w:color="auto"/>
        <w:bottom w:val="none" w:sz="0" w:space="0" w:color="auto"/>
        <w:right w:val="none" w:sz="0" w:space="0" w:color="auto"/>
      </w:divBdr>
    </w:div>
    <w:div w:id="1172254524">
      <w:bodyDiv w:val="1"/>
      <w:marLeft w:val="0"/>
      <w:marRight w:val="0"/>
      <w:marTop w:val="0"/>
      <w:marBottom w:val="0"/>
      <w:divBdr>
        <w:top w:val="none" w:sz="0" w:space="0" w:color="auto"/>
        <w:left w:val="none" w:sz="0" w:space="0" w:color="auto"/>
        <w:bottom w:val="none" w:sz="0" w:space="0" w:color="auto"/>
        <w:right w:val="none" w:sz="0" w:space="0" w:color="auto"/>
      </w:divBdr>
    </w:div>
    <w:div w:id="1172332275">
      <w:bodyDiv w:val="1"/>
      <w:marLeft w:val="0"/>
      <w:marRight w:val="0"/>
      <w:marTop w:val="0"/>
      <w:marBottom w:val="0"/>
      <w:divBdr>
        <w:top w:val="none" w:sz="0" w:space="0" w:color="auto"/>
        <w:left w:val="none" w:sz="0" w:space="0" w:color="auto"/>
        <w:bottom w:val="none" w:sz="0" w:space="0" w:color="auto"/>
        <w:right w:val="none" w:sz="0" w:space="0" w:color="auto"/>
      </w:divBdr>
    </w:div>
    <w:div w:id="1172332850">
      <w:bodyDiv w:val="1"/>
      <w:marLeft w:val="0"/>
      <w:marRight w:val="0"/>
      <w:marTop w:val="0"/>
      <w:marBottom w:val="0"/>
      <w:divBdr>
        <w:top w:val="none" w:sz="0" w:space="0" w:color="auto"/>
        <w:left w:val="none" w:sz="0" w:space="0" w:color="auto"/>
        <w:bottom w:val="none" w:sz="0" w:space="0" w:color="auto"/>
        <w:right w:val="none" w:sz="0" w:space="0" w:color="auto"/>
      </w:divBdr>
    </w:div>
    <w:div w:id="1172380433">
      <w:bodyDiv w:val="1"/>
      <w:marLeft w:val="0"/>
      <w:marRight w:val="0"/>
      <w:marTop w:val="0"/>
      <w:marBottom w:val="0"/>
      <w:divBdr>
        <w:top w:val="none" w:sz="0" w:space="0" w:color="auto"/>
        <w:left w:val="none" w:sz="0" w:space="0" w:color="auto"/>
        <w:bottom w:val="none" w:sz="0" w:space="0" w:color="auto"/>
        <w:right w:val="none" w:sz="0" w:space="0" w:color="auto"/>
      </w:divBdr>
    </w:div>
    <w:div w:id="1172453923">
      <w:bodyDiv w:val="1"/>
      <w:marLeft w:val="0"/>
      <w:marRight w:val="0"/>
      <w:marTop w:val="0"/>
      <w:marBottom w:val="0"/>
      <w:divBdr>
        <w:top w:val="none" w:sz="0" w:space="0" w:color="auto"/>
        <w:left w:val="none" w:sz="0" w:space="0" w:color="auto"/>
        <w:bottom w:val="none" w:sz="0" w:space="0" w:color="auto"/>
        <w:right w:val="none" w:sz="0" w:space="0" w:color="auto"/>
      </w:divBdr>
    </w:div>
    <w:div w:id="1172524227">
      <w:bodyDiv w:val="1"/>
      <w:marLeft w:val="0"/>
      <w:marRight w:val="0"/>
      <w:marTop w:val="0"/>
      <w:marBottom w:val="0"/>
      <w:divBdr>
        <w:top w:val="none" w:sz="0" w:space="0" w:color="auto"/>
        <w:left w:val="none" w:sz="0" w:space="0" w:color="auto"/>
        <w:bottom w:val="none" w:sz="0" w:space="0" w:color="auto"/>
        <w:right w:val="none" w:sz="0" w:space="0" w:color="auto"/>
      </w:divBdr>
    </w:div>
    <w:div w:id="1172571576">
      <w:bodyDiv w:val="1"/>
      <w:marLeft w:val="0"/>
      <w:marRight w:val="0"/>
      <w:marTop w:val="0"/>
      <w:marBottom w:val="0"/>
      <w:divBdr>
        <w:top w:val="none" w:sz="0" w:space="0" w:color="auto"/>
        <w:left w:val="none" w:sz="0" w:space="0" w:color="auto"/>
        <w:bottom w:val="none" w:sz="0" w:space="0" w:color="auto"/>
        <w:right w:val="none" w:sz="0" w:space="0" w:color="auto"/>
      </w:divBdr>
    </w:div>
    <w:div w:id="1172721939">
      <w:bodyDiv w:val="1"/>
      <w:marLeft w:val="0"/>
      <w:marRight w:val="0"/>
      <w:marTop w:val="0"/>
      <w:marBottom w:val="0"/>
      <w:divBdr>
        <w:top w:val="none" w:sz="0" w:space="0" w:color="auto"/>
        <w:left w:val="none" w:sz="0" w:space="0" w:color="auto"/>
        <w:bottom w:val="none" w:sz="0" w:space="0" w:color="auto"/>
        <w:right w:val="none" w:sz="0" w:space="0" w:color="auto"/>
      </w:divBdr>
    </w:div>
    <w:div w:id="1172909602">
      <w:bodyDiv w:val="1"/>
      <w:marLeft w:val="0"/>
      <w:marRight w:val="0"/>
      <w:marTop w:val="0"/>
      <w:marBottom w:val="0"/>
      <w:divBdr>
        <w:top w:val="none" w:sz="0" w:space="0" w:color="auto"/>
        <w:left w:val="none" w:sz="0" w:space="0" w:color="auto"/>
        <w:bottom w:val="none" w:sz="0" w:space="0" w:color="auto"/>
        <w:right w:val="none" w:sz="0" w:space="0" w:color="auto"/>
      </w:divBdr>
    </w:div>
    <w:div w:id="1172914260">
      <w:bodyDiv w:val="1"/>
      <w:marLeft w:val="0"/>
      <w:marRight w:val="0"/>
      <w:marTop w:val="0"/>
      <w:marBottom w:val="0"/>
      <w:divBdr>
        <w:top w:val="none" w:sz="0" w:space="0" w:color="auto"/>
        <w:left w:val="none" w:sz="0" w:space="0" w:color="auto"/>
        <w:bottom w:val="none" w:sz="0" w:space="0" w:color="auto"/>
        <w:right w:val="none" w:sz="0" w:space="0" w:color="auto"/>
      </w:divBdr>
    </w:div>
    <w:div w:id="1172918750">
      <w:bodyDiv w:val="1"/>
      <w:marLeft w:val="0"/>
      <w:marRight w:val="0"/>
      <w:marTop w:val="0"/>
      <w:marBottom w:val="0"/>
      <w:divBdr>
        <w:top w:val="none" w:sz="0" w:space="0" w:color="auto"/>
        <w:left w:val="none" w:sz="0" w:space="0" w:color="auto"/>
        <w:bottom w:val="none" w:sz="0" w:space="0" w:color="auto"/>
        <w:right w:val="none" w:sz="0" w:space="0" w:color="auto"/>
      </w:divBdr>
    </w:div>
    <w:div w:id="1172985548">
      <w:bodyDiv w:val="1"/>
      <w:marLeft w:val="0"/>
      <w:marRight w:val="0"/>
      <w:marTop w:val="0"/>
      <w:marBottom w:val="0"/>
      <w:divBdr>
        <w:top w:val="none" w:sz="0" w:space="0" w:color="auto"/>
        <w:left w:val="none" w:sz="0" w:space="0" w:color="auto"/>
        <w:bottom w:val="none" w:sz="0" w:space="0" w:color="auto"/>
        <w:right w:val="none" w:sz="0" w:space="0" w:color="auto"/>
      </w:divBdr>
    </w:div>
    <w:div w:id="1173029456">
      <w:bodyDiv w:val="1"/>
      <w:marLeft w:val="0"/>
      <w:marRight w:val="0"/>
      <w:marTop w:val="0"/>
      <w:marBottom w:val="0"/>
      <w:divBdr>
        <w:top w:val="none" w:sz="0" w:space="0" w:color="auto"/>
        <w:left w:val="none" w:sz="0" w:space="0" w:color="auto"/>
        <w:bottom w:val="none" w:sz="0" w:space="0" w:color="auto"/>
        <w:right w:val="none" w:sz="0" w:space="0" w:color="auto"/>
      </w:divBdr>
    </w:div>
    <w:div w:id="1173110366">
      <w:bodyDiv w:val="1"/>
      <w:marLeft w:val="0"/>
      <w:marRight w:val="0"/>
      <w:marTop w:val="0"/>
      <w:marBottom w:val="0"/>
      <w:divBdr>
        <w:top w:val="none" w:sz="0" w:space="0" w:color="auto"/>
        <w:left w:val="none" w:sz="0" w:space="0" w:color="auto"/>
        <w:bottom w:val="none" w:sz="0" w:space="0" w:color="auto"/>
        <w:right w:val="none" w:sz="0" w:space="0" w:color="auto"/>
      </w:divBdr>
    </w:div>
    <w:div w:id="1173254010">
      <w:bodyDiv w:val="1"/>
      <w:marLeft w:val="0"/>
      <w:marRight w:val="0"/>
      <w:marTop w:val="0"/>
      <w:marBottom w:val="0"/>
      <w:divBdr>
        <w:top w:val="none" w:sz="0" w:space="0" w:color="auto"/>
        <w:left w:val="none" w:sz="0" w:space="0" w:color="auto"/>
        <w:bottom w:val="none" w:sz="0" w:space="0" w:color="auto"/>
        <w:right w:val="none" w:sz="0" w:space="0" w:color="auto"/>
      </w:divBdr>
    </w:div>
    <w:div w:id="1174033224">
      <w:bodyDiv w:val="1"/>
      <w:marLeft w:val="0"/>
      <w:marRight w:val="0"/>
      <w:marTop w:val="0"/>
      <w:marBottom w:val="0"/>
      <w:divBdr>
        <w:top w:val="none" w:sz="0" w:space="0" w:color="auto"/>
        <w:left w:val="none" w:sz="0" w:space="0" w:color="auto"/>
        <w:bottom w:val="none" w:sz="0" w:space="0" w:color="auto"/>
        <w:right w:val="none" w:sz="0" w:space="0" w:color="auto"/>
      </w:divBdr>
    </w:div>
    <w:div w:id="1174106545">
      <w:bodyDiv w:val="1"/>
      <w:marLeft w:val="0"/>
      <w:marRight w:val="0"/>
      <w:marTop w:val="0"/>
      <w:marBottom w:val="0"/>
      <w:divBdr>
        <w:top w:val="none" w:sz="0" w:space="0" w:color="auto"/>
        <w:left w:val="none" w:sz="0" w:space="0" w:color="auto"/>
        <w:bottom w:val="none" w:sz="0" w:space="0" w:color="auto"/>
        <w:right w:val="none" w:sz="0" w:space="0" w:color="auto"/>
      </w:divBdr>
    </w:div>
    <w:div w:id="1174145675">
      <w:bodyDiv w:val="1"/>
      <w:marLeft w:val="0"/>
      <w:marRight w:val="0"/>
      <w:marTop w:val="0"/>
      <w:marBottom w:val="0"/>
      <w:divBdr>
        <w:top w:val="none" w:sz="0" w:space="0" w:color="auto"/>
        <w:left w:val="none" w:sz="0" w:space="0" w:color="auto"/>
        <w:bottom w:val="none" w:sz="0" w:space="0" w:color="auto"/>
        <w:right w:val="none" w:sz="0" w:space="0" w:color="auto"/>
      </w:divBdr>
    </w:div>
    <w:div w:id="1174150662">
      <w:bodyDiv w:val="1"/>
      <w:marLeft w:val="0"/>
      <w:marRight w:val="0"/>
      <w:marTop w:val="0"/>
      <w:marBottom w:val="0"/>
      <w:divBdr>
        <w:top w:val="none" w:sz="0" w:space="0" w:color="auto"/>
        <w:left w:val="none" w:sz="0" w:space="0" w:color="auto"/>
        <w:bottom w:val="none" w:sz="0" w:space="0" w:color="auto"/>
        <w:right w:val="none" w:sz="0" w:space="0" w:color="auto"/>
      </w:divBdr>
    </w:div>
    <w:div w:id="1174226871">
      <w:bodyDiv w:val="1"/>
      <w:marLeft w:val="0"/>
      <w:marRight w:val="0"/>
      <w:marTop w:val="0"/>
      <w:marBottom w:val="0"/>
      <w:divBdr>
        <w:top w:val="none" w:sz="0" w:space="0" w:color="auto"/>
        <w:left w:val="none" w:sz="0" w:space="0" w:color="auto"/>
        <w:bottom w:val="none" w:sz="0" w:space="0" w:color="auto"/>
        <w:right w:val="none" w:sz="0" w:space="0" w:color="auto"/>
      </w:divBdr>
    </w:div>
    <w:div w:id="1174497182">
      <w:bodyDiv w:val="1"/>
      <w:marLeft w:val="0"/>
      <w:marRight w:val="0"/>
      <w:marTop w:val="0"/>
      <w:marBottom w:val="0"/>
      <w:divBdr>
        <w:top w:val="none" w:sz="0" w:space="0" w:color="auto"/>
        <w:left w:val="none" w:sz="0" w:space="0" w:color="auto"/>
        <w:bottom w:val="none" w:sz="0" w:space="0" w:color="auto"/>
        <w:right w:val="none" w:sz="0" w:space="0" w:color="auto"/>
      </w:divBdr>
    </w:div>
    <w:div w:id="1174539943">
      <w:bodyDiv w:val="1"/>
      <w:marLeft w:val="0"/>
      <w:marRight w:val="0"/>
      <w:marTop w:val="0"/>
      <w:marBottom w:val="0"/>
      <w:divBdr>
        <w:top w:val="none" w:sz="0" w:space="0" w:color="auto"/>
        <w:left w:val="none" w:sz="0" w:space="0" w:color="auto"/>
        <w:bottom w:val="none" w:sz="0" w:space="0" w:color="auto"/>
        <w:right w:val="none" w:sz="0" w:space="0" w:color="auto"/>
      </w:divBdr>
    </w:div>
    <w:div w:id="1175073315">
      <w:bodyDiv w:val="1"/>
      <w:marLeft w:val="0"/>
      <w:marRight w:val="0"/>
      <w:marTop w:val="0"/>
      <w:marBottom w:val="0"/>
      <w:divBdr>
        <w:top w:val="none" w:sz="0" w:space="0" w:color="auto"/>
        <w:left w:val="none" w:sz="0" w:space="0" w:color="auto"/>
        <w:bottom w:val="none" w:sz="0" w:space="0" w:color="auto"/>
        <w:right w:val="none" w:sz="0" w:space="0" w:color="auto"/>
      </w:divBdr>
    </w:div>
    <w:div w:id="1175074552">
      <w:bodyDiv w:val="1"/>
      <w:marLeft w:val="0"/>
      <w:marRight w:val="0"/>
      <w:marTop w:val="0"/>
      <w:marBottom w:val="0"/>
      <w:divBdr>
        <w:top w:val="none" w:sz="0" w:space="0" w:color="auto"/>
        <w:left w:val="none" w:sz="0" w:space="0" w:color="auto"/>
        <w:bottom w:val="none" w:sz="0" w:space="0" w:color="auto"/>
        <w:right w:val="none" w:sz="0" w:space="0" w:color="auto"/>
      </w:divBdr>
    </w:div>
    <w:div w:id="1175076631">
      <w:bodyDiv w:val="1"/>
      <w:marLeft w:val="0"/>
      <w:marRight w:val="0"/>
      <w:marTop w:val="0"/>
      <w:marBottom w:val="0"/>
      <w:divBdr>
        <w:top w:val="none" w:sz="0" w:space="0" w:color="auto"/>
        <w:left w:val="none" w:sz="0" w:space="0" w:color="auto"/>
        <w:bottom w:val="none" w:sz="0" w:space="0" w:color="auto"/>
        <w:right w:val="none" w:sz="0" w:space="0" w:color="auto"/>
      </w:divBdr>
    </w:div>
    <w:div w:id="1175194795">
      <w:bodyDiv w:val="1"/>
      <w:marLeft w:val="0"/>
      <w:marRight w:val="0"/>
      <w:marTop w:val="0"/>
      <w:marBottom w:val="0"/>
      <w:divBdr>
        <w:top w:val="none" w:sz="0" w:space="0" w:color="auto"/>
        <w:left w:val="none" w:sz="0" w:space="0" w:color="auto"/>
        <w:bottom w:val="none" w:sz="0" w:space="0" w:color="auto"/>
        <w:right w:val="none" w:sz="0" w:space="0" w:color="auto"/>
      </w:divBdr>
    </w:div>
    <w:div w:id="1175220078">
      <w:bodyDiv w:val="1"/>
      <w:marLeft w:val="0"/>
      <w:marRight w:val="0"/>
      <w:marTop w:val="0"/>
      <w:marBottom w:val="0"/>
      <w:divBdr>
        <w:top w:val="none" w:sz="0" w:space="0" w:color="auto"/>
        <w:left w:val="none" w:sz="0" w:space="0" w:color="auto"/>
        <w:bottom w:val="none" w:sz="0" w:space="0" w:color="auto"/>
        <w:right w:val="none" w:sz="0" w:space="0" w:color="auto"/>
      </w:divBdr>
    </w:div>
    <w:div w:id="1175456218">
      <w:bodyDiv w:val="1"/>
      <w:marLeft w:val="0"/>
      <w:marRight w:val="0"/>
      <w:marTop w:val="0"/>
      <w:marBottom w:val="0"/>
      <w:divBdr>
        <w:top w:val="none" w:sz="0" w:space="0" w:color="auto"/>
        <w:left w:val="none" w:sz="0" w:space="0" w:color="auto"/>
        <w:bottom w:val="none" w:sz="0" w:space="0" w:color="auto"/>
        <w:right w:val="none" w:sz="0" w:space="0" w:color="auto"/>
      </w:divBdr>
    </w:div>
    <w:div w:id="1175464259">
      <w:bodyDiv w:val="1"/>
      <w:marLeft w:val="0"/>
      <w:marRight w:val="0"/>
      <w:marTop w:val="0"/>
      <w:marBottom w:val="0"/>
      <w:divBdr>
        <w:top w:val="none" w:sz="0" w:space="0" w:color="auto"/>
        <w:left w:val="none" w:sz="0" w:space="0" w:color="auto"/>
        <w:bottom w:val="none" w:sz="0" w:space="0" w:color="auto"/>
        <w:right w:val="none" w:sz="0" w:space="0" w:color="auto"/>
      </w:divBdr>
    </w:div>
    <w:div w:id="1175681250">
      <w:bodyDiv w:val="1"/>
      <w:marLeft w:val="0"/>
      <w:marRight w:val="0"/>
      <w:marTop w:val="0"/>
      <w:marBottom w:val="0"/>
      <w:divBdr>
        <w:top w:val="none" w:sz="0" w:space="0" w:color="auto"/>
        <w:left w:val="none" w:sz="0" w:space="0" w:color="auto"/>
        <w:bottom w:val="none" w:sz="0" w:space="0" w:color="auto"/>
        <w:right w:val="none" w:sz="0" w:space="0" w:color="auto"/>
      </w:divBdr>
    </w:div>
    <w:div w:id="1175729906">
      <w:bodyDiv w:val="1"/>
      <w:marLeft w:val="0"/>
      <w:marRight w:val="0"/>
      <w:marTop w:val="0"/>
      <w:marBottom w:val="0"/>
      <w:divBdr>
        <w:top w:val="none" w:sz="0" w:space="0" w:color="auto"/>
        <w:left w:val="none" w:sz="0" w:space="0" w:color="auto"/>
        <w:bottom w:val="none" w:sz="0" w:space="0" w:color="auto"/>
        <w:right w:val="none" w:sz="0" w:space="0" w:color="auto"/>
      </w:divBdr>
    </w:div>
    <w:div w:id="1175879475">
      <w:bodyDiv w:val="1"/>
      <w:marLeft w:val="0"/>
      <w:marRight w:val="0"/>
      <w:marTop w:val="0"/>
      <w:marBottom w:val="0"/>
      <w:divBdr>
        <w:top w:val="none" w:sz="0" w:space="0" w:color="auto"/>
        <w:left w:val="none" w:sz="0" w:space="0" w:color="auto"/>
        <w:bottom w:val="none" w:sz="0" w:space="0" w:color="auto"/>
        <w:right w:val="none" w:sz="0" w:space="0" w:color="auto"/>
      </w:divBdr>
    </w:div>
    <w:div w:id="1176069252">
      <w:bodyDiv w:val="1"/>
      <w:marLeft w:val="0"/>
      <w:marRight w:val="0"/>
      <w:marTop w:val="0"/>
      <w:marBottom w:val="0"/>
      <w:divBdr>
        <w:top w:val="none" w:sz="0" w:space="0" w:color="auto"/>
        <w:left w:val="none" w:sz="0" w:space="0" w:color="auto"/>
        <w:bottom w:val="none" w:sz="0" w:space="0" w:color="auto"/>
        <w:right w:val="none" w:sz="0" w:space="0" w:color="auto"/>
      </w:divBdr>
    </w:div>
    <w:div w:id="1176115930">
      <w:bodyDiv w:val="1"/>
      <w:marLeft w:val="0"/>
      <w:marRight w:val="0"/>
      <w:marTop w:val="0"/>
      <w:marBottom w:val="0"/>
      <w:divBdr>
        <w:top w:val="none" w:sz="0" w:space="0" w:color="auto"/>
        <w:left w:val="none" w:sz="0" w:space="0" w:color="auto"/>
        <w:bottom w:val="none" w:sz="0" w:space="0" w:color="auto"/>
        <w:right w:val="none" w:sz="0" w:space="0" w:color="auto"/>
      </w:divBdr>
    </w:div>
    <w:div w:id="1176186497">
      <w:bodyDiv w:val="1"/>
      <w:marLeft w:val="0"/>
      <w:marRight w:val="0"/>
      <w:marTop w:val="0"/>
      <w:marBottom w:val="0"/>
      <w:divBdr>
        <w:top w:val="none" w:sz="0" w:space="0" w:color="auto"/>
        <w:left w:val="none" w:sz="0" w:space="0" w:color="auto"/>
        <w:bottom w:val="none" w:sz="0" w:space="0" w:color="auto"/>
        <w:right w:val="none" w:sz="0" w:space="0" w:color="auto"/>
      </w:divBdr>
    </w:div>
    <w:div w:id="1176189720">
      <w:bodyDiv w:val="1"/>
      <w:marLeft w:val="0"/>
      <w:marRight w:val="0"/>
      <w:marTop w:val="0"/>
      <w:marBottom w:val="0"/>
      <w:divBdr>
        <w:top w:val="none" w:sz="0" w:space="0" w:color="auto"/>
        <w:left w:val="none" w:sz="0" w:space="0" w:color="auto"/>
        <w:bottom w:val="none" w:sz="0" w:space="0" w:color="auto"/>
        <w:right w:val="none" w:sz="0" w:space="0" w:color="auto"/>
      </w:divBdr>
    </w:div>
    <w:div w:id="1176191255">
      <w:bodyDiv w:val="1"/>
      <w:marLeft w:val="0"/>
      <w:marRight w:val="0"/>
      <w:marTop w:val="0"/>
      <w:marBottom w:val="0"/>
      <w:divBdr>
        <w:top w:val="none" w:sz="0" w:space="0" w:color="auto"/>
        <w:left w:val="none" w:sz="0" w:space="0" w:color="auto"/>
        <w:bottom w:val="none" w:sz="0" w:space="0" w:color="auto"/>
        <w:right w:val="none" w:sz="0" w:space="0" w:color="auto"/>
      </w:divBdr>
    </w:div>
    <w:div w:id="1176383775">
      <w:bodyDiv w:val="1"/>
      <w:marLeft w:val="0"/>
      <w:marRight w:val="0"/>
      <w:marTop w:val="0"/>
      <w:marBottom w:val="0"/>
      <w:divBdr>
        <w:top w:val="none" w:sz="0" w:space="0" w:color="auto"/>
        <w:left w:val="none" w:sz="0" w:space="0" w:color="auto"/>
        <w:bottom w:val="none" w:sz="0" w:space="0" w:color="auto"/>
        <w:right w:val="none" w:sz="0" w:space="0" w:color="auto"/>
      </w:divBdr>
    </w:div>
    <w:div w:id="1176577033">
      <w:bodyDiv w:val="1"/>
      <w:marLeft w:val="0"/>
      <w:marRight w:val="0"/>
      <w:marTop w:val="0"/>
      <w:marBottom w:val="0"/>
      <w:divBdr>
        <w:top w:val="none" w:sz="0" w:space="0" w:color="auto"/>
        <w:left w:val="none" w:sz="0" w:space="0" w:color="auto"/>
        <w:bottom w:val="none" w:sz="0" w:space="0" w:color="auto"/>
        <w:right w:val="none" w:sz="0" w:space="0" w:color="auto"/>
      </w:divBdr>
    </w:div>
    <w:div w:id="1176917084">
      <w:bodyDiv w:val="1"/>
      <w:marLeft w:val="0"/>
      <w:marRight w:val="0"/>
      <w:marTop w:val="0"/>
      <w:marBottom w:val="0"/>
      <w:divBdr>
        <w:top w:val="none" w:sz="0" w:space="0" w:color="auto"/>
        <w:left w:val="none" w:sz="0" w:space="0" w:color="auto"/>
        <w:bottom w:val="none" w:sz="0" w:space="0" w:color="auto"/>
        <w:right w:val="none" w:sz="0" w:space="0" w:color="auto"/>
      </w:divBdr>
    </w:div>
    <w:div w:id="1176966822">
      <w:bodyDiv w:val="1"/>
      <w:marLeft w:val="0"/>
      <w:marRight w:val="0"/>
      <w:marTop w:val="0"/>
      <w:marBottom w:val="0"/>
      <w:divBdr>
        <w:top w:val="none" w:sz="0" w:space="0" w:color="auto"/>
        <w:left w:val="none" w:sz="0" w:space="0" w:color="auto"/>
        <w:bottom w:val="none" w:sz="0" w:space="0" w:color="auto"/>
        <w:right w:val="none" w:sz="0" w:space="0" w:color="auto"/>
      </w:divBdr>
    </w:div>
    <w:div w:id="1177187792">
      <w:bodyDiv w:val="1"/>
      <w:marLeft w:val="0"/>
      <w:marRight w:val="0"/>
      <w:marTop w:val="0"/>
      <w:marBottom w:val="0"/>
      <w:divBdr>
        <w:top w:val="none" w:sz="0" w:space="0" w:color="auto"/>
        <w:left w:val="none" w:sz="0" w:space="0" w:color="auto"/>
        <w:bottom w:val="none" w:sz="0" w:space="0" w:color="auto"/>
        <w:right w:val="none" w:sz="0" w:space="0" w:color="auto"/>
      </w:divBdr>
    </w:div>
    <w:div w:id="1177308965">
      <w:bodyDiv w:val="1"/>
      <w:marLeft w:val="0"/>
      <w:marRight w:val="0"/>
      <w:marTop w:val="0"/>
      <w:marBottom w:val="0"/>
      <w:divBdr>
        <w:top w:val="none" w:sz="0" w:space="0" w:color="auto"/>
        <w:left w:val="none" w:sz="0" w:space="0" w:color="auto"/>
        <w:bottom w:val="none" w:sz="0" w:space="0" w:color="auto"/>
        <w:right w:val="none" w:sz="0" w:space="0" w:color="auto"/>
      </w:divBdr>
    </w:div>
    <w:div w:id="1177689386">
      <w:bodyDiv w:val="1"/>
      <w:marLeft w:val="0"/>
      <w:marRight w:val="0"/>
      <w:marTop w:val="0"/>
      <w:marBottom w:val="0"/>
      <w:divBdr>
        <w:top w:val="none" w:sz="0" w:space="0" w:color="auto"/>
        <w:left w:val="none" w:sz="0" w:space="0" w:color="auto"/>
        <w:bottom w:val="none" w:sz="0" w:space="0" w:color="auto"/>
        <w:right w:val="none" w:sz="0" w:space="0" w:color="auto"/>
      </w:divBdr>
    </w:div>
    <w:div w:id="1177691845">
      <w:bodyDiv w:val="1"/>
      <w:marLeft w:val="0"/>
      <w:marRight w:val="0"/>
      <w:marTop w:val="0"/>
      <w:marBottom w:val="0"/>
      <w:divBdr>
        <w:top w:val="none" w:sz="0" w:space="0" w:color="auto"/>
        <w:left w:val="none" w:sz="0" w:space="0" w:color="auto"/>
        <w:bottom w:val="none" w:sz="0" w:space="0" w:color="auto"/>
        <w:right w:val="none" w:sz="0" w:space="0" w:color="auto"/>
      </w:divBdr>
    </w:div>
    <w:div w:id="1177842086">
      <w:bodyDiv w:val="1"/>
      <w:marLeft w:val="0"/>
      <w:marRight w:val="0"/>
      <w:marTop w:val="0"/>
      <w:marBottom w:val="0"/>
      <w:divBdr>
        <w:top w:val="none" w:sz="0" w:space="0" w:color="auto"/>
        <w:left w:val="none" w:sz="0" w:space="0" w:color="auto"/>
        <w:bottom w:val="none" w:sz="0" w:space="0" w:color="auto"/>
        <w:right w:val="none" w:sz="0" w:space="0" w:color="auto"/>
      </w:divBdr>
    </w:div>
    <w:div w:id="1177882525">
      <w:bodyDiv w:val="1"/>
      <w:marLeft w:val="0"/>
      <w:marRight w:val="0"/>
      <w:marTop w:val="0"/>
      <w:marBottom w:val="0"/>
      <w:divBdr>
        <w:top w:val="none" w:sz="0" w:space="0" w:color="auto"/>
        <w:left w:val="none" w:sz="0" w:space="0" w:color="auto"/>
        <w:bottom w:val="none" w:sz="0" w:space="0" w:color="auto"/>
        <w:right w:val="none" w:sz="0" w:space="0" w:color="auto"/>
      </w:divBdr>
    </w:div>
    <w:div w:id="1178039930">
      <w:bodyDiv w:val="1"/>
      <w:marLeft w:val="0"/>
      <w:marRight w:val="0"/>
      <w:marTop w:val="0"/>
      <w:marBottom w:val="0"/>
      <w:divBdr>
        <w:top w:val="none" w:sz="0" w:space="0" w:color="auto"/>
        <w:left w:val="none" w:sz="0" w:space="0" w:color="auto"/>
        <w:bottom w:val="none" w:sz="0" w:space="0" w:color="auto"/>
        <w:right w:val="none" w:sz="0" w:space="0" w:color="auto"/>
      </w:divBdr>
    </w:div>
    <w:div w:id="1178228505">
      <w:bodyDiv w:val="1"/>
      <w:marLeft w:val="0"/>
      <w:marRight w:val="0"/>
      <w:marTop w:val="0"/>
      <w:marBottom w:val="0"/>
      <w:divBdr>
        <w:top w:val="none" w:sz="0" w:space="0" w:color="auto"/>
        <w:left w:val="none" w:sz="0" w:space="0" w:color="auto"/>
        <w:bottom w:val="none" w:sz="0" w:space="0" w:color="auto"/>
        <w:right w:val="none" w:sz="0" w:space="0" w:color="auto"/>
      </w:divBdr>
    </w:div>
    <w:div w:id="1178615811">
      <w:bodyDiv w:val="1"/>
      <w:marLeft w:val="0"/>
      <w:marRight w:val="0"/>
      <w:marTop w:val="0"/>
      <w:marBottom w:val="0"/>
      <w:divBdr>
        <w:top w:val="none" w:sz="0" w:space="0" w:color="auto"/>
        <w:left w:val="none" w:sz="0" w:space="0" w:color="auto"/>
        <w:bottom w:val="none" w:sz="0" w:space="0" w:color="auto"/>
        <w:right w:val="none" w:sz="0" w:space="0" w:color="auto"/>
      </w:divBdr>
    </w:div>
    <w:div w:id="1178692786">
      <w:bodyDiv w:val="1"/>
      <w:marLeft w:val="0"/>
      <w:marRight w:val="0"/>
      <w:marTop w:val="0"/>
      <w:marBottom w:val="0"/>
      <w:divBdr>
        <w:top w:val="none" w:sz="0" w:space="0" w:color="auto"/>
        <w:left w:val="none" w:sz="0" w:space="0" w:color="auto"/>
        <w:bottom w:val="none" w:sz="0" w:space="0" w:color="auto"/>
        <w:right w:val="none" w:sz="0" w:space="0" w:color="auto"/>
      </w:divBdr>
    </w:div>
    <w:div w:id="1178807127">
      <w:bodyDiv w:val="1"/>
      <w:marLeft w:val="0"/>
      <w:marRight w:val="0"/>
      <w:marTop w:val="0"/>
      <w:marBottom w:val="0"/>
      <w:divBdr>
        <w:top w:val="none" w:sz="0" w:space="0" w:color="auto"/>
        <w:left w:val="none" w:sz="0" w:space="0" w:color="auto"/>
        <w:bottom w:val="none" w:sz="0" w:space="0" w:color="auto"/>
        <w:right w:val="none" w:sz="0" w:space="0" w:color="auto"/>
      </w:divBdr>
    </w:div>
    <w:div w:id="1178932331">
      <w:bodyDiv w:val="1"/>
      <w:marLeft w:val="0"/>
      <w:marRight w:val="0"/>
      <w:marTop w:val="0"/>
      <w:marBottom w:val="0"/>
      <w:divBdr>
        <w:top w:val="none" w:sz="0" w:space="0" w:color="auto"/>
        <w:left w:val="none" w:sz="0" w:space="0" w:color="auto"/>
        <w:bottom w:val="none" w:sz="0" w:space="0" w:color="auto"/>
        <w:right w:val="none" w:sz="0" w:space="0" w:color="auto"/>
      </w:divBdr>
    </w:div>
    <w:div w:id="1179346444">
      <w:bodyDiv w:val="1"/>
      <w:marLeft w:val="0"/>
      <w:marRight w:val="0"/>
      <w:marTop w:val="0"/>
      <w:marBottom w:val="0"/>
      <w:divBdr>
        <w:top w:val="none" w:sz="0" w:space="0" w:color="auto"/>
        <w:left w:val="none" w:sz="0" w:space="0" w:color="auto"/>
        <w:bottom w:val="none" w:sz="0" w:space="0" w:color="auto"/>
        <w:right w:val="none" w:sz="0" w:space="0" w:color="auto"/>
      </w:divBdr>
    </w:div>
    <w:div w:id="1179352677">
      <w:bodyDiv w:val="1"/>
      <w:marLeft w:val="0"/>
      <w:marRight w:val="0"/>
      <w:marTop w:val="0"/>
      <w:marBottom w:val="0"/>
      <w:divBdr>
        <w:top w:val="none" w:sz="0" w:space="0" w:color="auto"/>
        <w:left w:val="none" w:sz="0" w:space="0" w:color="auto"/>
        <w:bottom w:val="none" w:sz="0" w:space="0" w:color="auto"/>
        <w:right w:val="none" w:sz="0" w:space="0" w:color="auto"/>
      </w:divBdr>
    </w:div>
    <w:div w:id="1179469677">
      <w:bodyDiv w:val="1"/>
      <w:marLeft w:val="0"/>
      <w:marRight w:val="0"/>
      <w:marTop w:val="0"/>
      <w:marBottom w:val="0"/>
      <w:divBdr>
        <w:top w:val="none" w:sz="0" w:space="0" w:color="auto"/>
        <w:left w:val="none" w:sz="0" w:space="0" w:color="auto"/>
        <w:bottom w:val="none" w:sz="0" w:space="0" w:color="auto"/>
        <w:right w:val="none" w:sz="0" w:space="0" w:color="auto"/>
      </w:divBdr>
    </w:div>
    <w:div w:id="1179662473">
      <w:bodyDiv w:val="1"/>
      <w:marLeft w:val="0"/>
      <w:marRight w:val="0"/>
      <w:marTop w:val="0"/>
      <w:marBottom w:val="0"/>
      <w:divBdr>
        <w:top w:val="none" w:sz="0" w:space="0" w:color="auto"/>
        <w:left w:val="none" w:sz="0" w:space="0" w:color="auto"/>
        <w:bottom w:val="none" w:sz="0" w:space="0" w:color="auto"/>
        <w:right w:val="none" w:sz="0" w:space="0" w:color="auto"/>
      </w:divBdr>
    </w:div>
    <w:div w:id="1179782058">
      <w:bodyDiv w:val="1"/>
      <w:marLeft w:val="0"/>
      <w:marRight w:val="0"/>
      <w:marTop w:val="0"/>
      <w:marBottom w:val="0"/>
      <w:divBdr>
        <w:top w:val="none" w:sz="0" w:space="0" w:color="auto"/>
        <w:left w:val="none" w:sz="0" w:space="0" w:color="auto"/>
        <w:bottom w:val="none" w:sz="0" w:space="0" w:color="auto"/>
        <w:right w:val="none" w:sz="0" w:space="0" w:color="auto"/>
      </w:divBdr>
    </w:div>
    <w:div w:id="1179856862">
      <w:bodyDiv w:val="1"/>
      <w:marLeft w:val="0"/>
      <w:marRight w:val="0"/>
      <w:marTop w:val="0"/>
      <w:marBottom w:val="0"/>
      <w:divBdr>
        <w:top w:val="none" w:sz="0" w:space="0" w:color="auto"/>
        <w:left w:val="none" w:sz="0" w:space="0" w:color="auto"/>
        <w:bottom w:val="none" w:sz="0" w:space="0" w:color="auto"/>
        <w:right w:val="none" w:sz="0" w:space="0" w:color="auto"/>
      </w:divBdr>
    </w:div>
    <w:div w:id="1179933112">
      <w:bodyDiv w:val="1"/>
      <w:marLeft w:val="0"/>
      <w:marRight w:val="0"/>
      <w:marTop w:val="0"/>
      <w:marBottom w:val="0"/>
      <w:divBdr>
        <w:top w:val="none" w:sz="0" w:space="0" w:color="auto"/>
        <w:left w:val="none" w:sz="0" w:space="0" w:color="auto"/>
        <w:bottom w:val="none" w:sz="0" w:space="0" w:color="auto"/>
        <w:right w:val="none" w:sz="0" w:space="0" w:color="auto"/>
      </w:divBdr>
    </w:div>
    <w:div w:id="1180503627">
      <w:bodyDiv w:val="1"/>
      <w:marLeft w:val="0"/>
      <w:marRight w:val="0"/>
      <w:marTop w:val="0"/>
      <w:marBottom w:val="0"/>
      <w:divBdr>
        <w:top w:val="none" w:sz="0" w:space="0" w:color="auto"/>
        <w:left w:val="none" w:sz="0" w:space="0" w:color="auto"/>
        <w:bottom w:val="none" w:sz="0" w:space="0" w:color="auto"/>
        <w:right w:val="none" w:sz="0" w:space="0" w:color="auto"/>
      </w:divBdr>
    </w:div>
    <w:div w:id="1180584906">
      <w:bodyDiv w:val="1"/>
      <w:marLeft w:val="0"/>
      <w:marRight w:val="0"/>
      <w:marTop w:val="0"/>
      <w:marBottom w:val="0"/>
      <w:divBdr>
        <w:top w:val="none" w:sz="0" w:space="0" w:color="auto"/>
        <w:left w:val="none" w:sz="0" w:space="0" w:color="auto"/>
        <w:bottom w:val="none" w:sz="0" w:space="0" w:color="auto"/>
        <w:right w:val="none" w:sz="0" w:space="0" w:color="auto"/>
      </w:divBdr>
    </w:div>
    <w:div w:id="1180656962">
      <w:bodyDiv w:val="1"/>
      <w:marLeft w:val="0"/>
      <w:marRight w:val="0"/>
      <w:marTop w:val="0"/>
      <w:marBottom w:val="0"/>
      <w:divBdr>
        <w:top w:val="none" w:sz="0" w:space="0" w:color="auto"/>
        <w:left w:val="none" w:sz="0" w:space="0" w:color="auto"/>
        <w:bottom w:val="none" w:sz="0" w:space="0" w:color="auto"/>
        <w:right w:val="none" w:sz="0" w:space="0" w:color="auto"/>
      </w:divBdr>
    </w:div>
    <w:div w:id="1180660195">
      <w:bodyDiv w:val="1"/>
      <w:marLeft w:val="0"/>
      <w:marRight w:val="0"/>
      <w:marTop w:val="0"/>
      <w:marBottom w:val="0"/>
      <w:divBdr>
        <w:top w:val="none" w:sz="0" w:space="0" w:color="auto"/>
        <w:left w:val="none" w:sz="0" w:space="0" w:color="auto"/>
        <w:bottom w:val="none" w:sz="0" w:space="0" w:color="auto"/>
        <w:right w:val="none" w:sz="0" w:space="0" w:color="auto"/>
      </w:divBdr>
    </w:div>
    <w:div w:id="1180779238">
      <w:bodyDiv w:val="1"/>
      <w:marLeft w:val="0"/>
      <w:marRight w:val="0"/>
      <w:marTop w:val="0"/>
      <w:marBottom w:val="0"/>
      <w:divBdr>
        <w:top w:val="none" w:sz="0" w:space="0" w:color="auto"/>
        <w:left w:val="none" w:sz="0" w:space="0" w:color="auto"/>
        <w:bottom w:val="none" w:sz="0" w:space="0" w:color="auto"/>
        <w:right w:val="none" w:sz="0" w:space="0" w:color="auto"/>
      </w:divBdr>
    </w:div>
    <w:div w:id="1180965985">
      <w:bodyDiv w:val="1"/>
      <w:marLeft w:val="0"/>
      <w:marRight w:val="0"/>
      <w:marTop w:val="0"/>
      <w:marBottom w:val="0"/>
      <w:divBdr>
        <w:top w:val="none" w:sz="0" w:space="0" w:color="auto"/>
        <w:left w:val="none" w:sz="0" w:space="0" w:color="auto"/>
        <w:bottom w:val="none" w:sz="0" w:space="0" w:color="auto"/>
        <w:right w:val="none" w:sz="0" w:space="0" w:color="auto"/>
      </w:divBdr>
    </w:div>
    <w:div w:id="1181242258">
      <w:bodyDiv w:val="1"/>
      <w:marLeft w:val="0"/>
      <w:marRight w:val="0"/>
      <w:marTop w:val="0"/>
      <w:marBottom w:val="0"/>
      <w:divBdr>
        <w:top w:val="none" w:sz="0" w:space="0" w:color="auto"/>
        <w:left w:val="none" w:sz="0" w:space="0" w:color="auto"/>
        <w:bottom w:val="none" w:sz="0" w:space="0" w:color="auto"/>
        <w:right w:val="none" w:sz="0" w:space="0" w:color="auto"/>
      </w:divBdr>
    </w:div>
    <w:div w:id="1181433347">
      <w:bodyDiv w:val="1"/>
      <w:marLeft w:val="0"/>
      <w:marRight w:val="0"/>
      <w:marTop w:val="0"/>
      <w:marBottom w:val="0"/>
      <w:divBdr>
        <w:top w:val="none" w:sz="0" w:space="0" w:color="auto"/>
        <w:left w:val="none" w:sz="0" w:space="0" w:color="auto"/>
        <w:bottom w:val="none" w:sz="0" w:space="0" w:color="auto"/>
        <w:right w:val="none" w:sz="0" w:space="0" w:color="auto"/>
      </w:divBdr>
    </w:div>
    <w:div w:id="1181704885">
      <w:bodyDiv w:val="1"/>
      <w:marLeft w:val="0"/>
      <w:marRight w:val="0"/>
      <w:marTop w:val="0"/>
      <w:marBottom w:val="0"/>
      <w:divBdr>
        <w:top w:val="none" w:sz="0" w:space="0" w:color="auto"/>
        <w:left w:val="none" w:sz="0" w:space="0" w:color="auto"/>
        <w:bottom w:val="none" w:sz="0" w:space="0" w:color="auto"/>
        <w:right w:val="none" w:sz="0" w:space="0" w:color="auto"/>
      </w:divBdr>
    </w:div>
    <w:div w:id="1182166896">
      <w:bodyDiv w:val="1"/>
      <w:marLeft w:val="0"/>
      <w:marRight w:val="0"/>
      <w:marTop w:val="0"/>
      <w:marBottom w:val="0"/>
      <w:divBdr>
        <w:top w:val="none" w:sz="0" w:space="0" w:color="auto"/>
        <w:left w:val="none" w:sz="0" w:space="0" w:color="auto"/>
        <w:bottom w:val="none" w:sz="0" w:space="0" w:color="auto"/>
        <w:right w:val="none" w:sz="0" w:space="0" w:color="auto"/>
      </w:divBdr>
    </w:div>
    <w:div w:id="1182281670">
      <w:bodyDiv w:val="1"/>
      <w:marLeft w:val="0"/>
      <w:marRight w:val="0"/>
      <w:marTop w:val="0"/>
      <w:marBottom w:val="0"/>
      <w:divBdr>
        <w:top w:val="none" w:sz="0" w:space="0" w:color="auto"/>
        <w:left w:val="none" w:sz="0" w:space="0" w:color="auto"/>
        <w:bottom w:val="none" w:sz="0" w:space="0" w:color="auto"/>
        <w:right w:val="none" w:sz="0" w:space="0" w:color="auto"/>
      </w:divBdr>
    </w:div>
    <w:div w:id="1182403757">
      <w:bodyDiv w:val="1"/>
      <w:marLeft w:val="0"/>
      <w:marRight w:val="0"/>
      <w:marTop w:val="0"/>
      <w:marBottom w:val="0"/>
      <w:divBdr>
        <w:top w:val="none" w:sz="0" w:space="0" w:color="auto"/>
        <w:left w:val="none" w:sz="0" w:space="0" w:color="auto"/>
        <w:bottom w:val="none" w:sz="0" w:space="0" w:color="auto"/>
        <w:right w:val="none" w:sz="0" w:space="0" w:color="auto"/>
      </w:divBdr>
    </w:div>
    <w:div w:id="1182738747">
      <w:bodyDiv w:val="1"/>
      <w:marLeft w:val="0"/>
      <w:marRight w:val="0"/>
      <w:marTop w:val="0"/>
      <w:marBottom w:val="0"/>
      <w:divBdr>
        <w:top w:val="none" w:sz="0" w:space="0" w:color="auto"/>
        <w:left w:val="none" w:sz="0" w:space="0" w:color="auto"/>
        <w:bottom w:val="none" w:sz="0" w:space="0" w:color="auto"/>
        <w:right w:val="none" w:sz="0" w:space="0" w:color="auto"/>
      </w:divBdr>
    </w:div>
    <w:div w:id="1182821536">
      <w:bodyDiv w:val="1"/>
      <w:marLeft w:val="0"/>
      <w:marRight w:val="0"/>
      <w:marTop w:val="0"/>
      <w:marBottom w:val="0"/>
      <w:divBdr>
        <w:top w:val="none" w:sz="0" w:space="0" w:color="auto"/>
        <w:left w:val="none" w:sz="0" w:space="0" w:color="auto"/>
        <w:bottom w:val="none" w:sz="0" w:space="0" w:color="auto"/>
        <w:right w:val="none" w:sz="0" w:space="0" w:color="auto"/>
      </w:divBdr>
    </w:div>
    <w:div w:id="1183009481">
      <w:bodyDiv w:val="1"/>
      <w:marLeft w:val="0"/>
      <w:marRight w:val="0"/>
      <w:marTop w:val="0"/>
      <w:marBottom w:val="0"/>
      <w:divBdr>
        <w:top w:val="none" w:sz="0" w:space="0" w:color="auto"/>
        <w:left w:val="none" w:sz="0" w:space="0" w:color="auto"/>
        <w:bottom w:val="none" w:sz="0" w:space="0" w:color="auto"/>
        <w:right w:val="none" w:sz="0" w:space="0" w:color="auto"/>
      </w:divBdr>
    </w:div>
    <w:div w:id="1183009605">
      <w:bodyDiv w:val="1"/>
      <w:marLeft w:val="0"/>
      <w:marRight w:val="0"/>
      <w:marTop w:val="0"/>
      <w:marBottom w:val="0"/>
      <w:divBdr>
        <w:top w:val="none" w:sz="0" w:space="0" w:color="auto"/>
        <w:left w:val="none" w:sz="0" w:space="0" w:color="auto"/>
        <w:bottom w:val="none" w:sz="0" w:space="0" w:color="auto"/>
        <w:right w:val="none" w:sz="0" w:space="0" w:color="auto"/>
      </w:divBdr>
    </w:div>
    <w:div w:id="1183200633">
      <w:bodyDiv w:val="1"/>
      <w:marLeft w:val="0"/>
      <w:marRight w:val="0"/>
      <w:marTop w:val="0"/>
      <w:marBottom w:val="0"/>
      <w:divBdr>
        <w:top w:val="none" w:sz="0" w:space="0" w:color="auto"/>
        <w:left w:val="none" w:sz="0" w:space="0" w:color="auto"/>
        <w:bottom w:val="none" w:sz="0" w:space="0" w:color="auto"/>
        <w:right w:val="none" w:sz="0" w:space="0" w:color="auto"/>
      </w:divBdr>
    </w:div>
    <w:div w:id="1183284831">
      <w:bodyDiv w:val="1"/>
      <w:marLeft w:val="0"/>
      <w:marRight w:val="0"/>
      <w:marTop w:val="0"/>
      <w:marBottom w:val="0"/>
      <w:divBdr>
        <w:top w:val="none" w:sz="0" w:space="0" w:color="auto"/>
        <w:left w:val="none" w:sz="0" w:space="0" w:color="auto"/>
        <w:bottom w:val="none" w:sz="0" w:space="0" w:color="auto"/>
        <w:right w:val="none" w:sz="0" w:space="0" w:color="auto"/>
      </w:divBdr>
    </w:div>
    <w:div w:id="1183787737">
      <w:bodyDiv w:val="1"/>
      <w:marLeft w:val="0"/>
      <w:marRight w:val="0"/>
      <w:marTop w:val="0"/>
      <w:marBottom w:val="0"/>
      <w:divBdr>
        <w:top w:val="none" w:sz="0" w:space="0" w:color="auto"/>
        <w:left w:val="none" w:sz="0" w:space="0" w:color="auto"/>
        <w:bottom w:val="none" w:sz="0" w:space="0" w:color="auto"/>
        <w:right w:val="none" w:sz="0" w:space="0" w:color="auto"/>
      </w:divBdr>
    </w:div>
    <w:div w:id="1183860983">
      <w:bodyDiv w:val="1"/>
      <w:marLeft w:val="0"/>
      <w:marRight w:val="0"/>
      <w:marTop w:val="0"/>
      <w:marBottom w:val="0"/>
      <w:divBdr>
        <w:top w:val="none" w:sz="0" w:space="0" w:color="auto"/>
        <w:left w:val="none" w:sz="0" w:space="0" w:color="auto"/>
        <w:bottom w:val="none" w:sz="0" w:space="0" w:color="auto"/>
        <w:right w:val="none" w:sz="0" w:space="0" w:color="auto"/>
      </w:divBdr>
    </w:div>
    <w:div w:id="1183864668">
      <w:bodyDiv w:val="1"/>
      <w:marLeft w:val="0"/>
      <w:marRight w:val="0"/>
      <w:marTop w:val="0"/>
      <w:marBottom w:val="0"/>
      <w:divBdr>
        <w:top w:val="none" w:sz="0" w:space="0" w:color="auto"/>
        <w:left w:val="none" w:sz="0" w:space="0" w:color="auto"/>
        <w:bottom w:val="none" w:sz="0" w:space="0" w:color="auto"/>
        <w:right w:val="none" w:sz="0" w:space="0" w:color="auto"/>
      </w:divBdr>
    </w:div>
    <w:div w:id="1183938722">
      <w:bodyDiv w:val="1"/>
      <w:marLeft w:val="0"/>
      <w:marRight w:val="0"/>
      <w:marTop w:val="0"/>
      <w:marBottom w:val="0"/>
      <w:divBdr>
        <w:top w:val="none" w:sz="0" w:space="0" w:color="auto"/>
        <w:left w:val="none" w:sz="0" w:space="0" w:color="auto"/>
        <w:bottom w:val="none" w:sz="0" w:space="0" w:color="auto"/>
        <w:right w:val="none" w:sz="0" w:space="0" w:color="auto"/>
      </w:divBdr>
    </w:div>
    <w:div w:id="1184054904">
      <w:bodyDiv w:val="1"/>
      <w:marLeft w:val="0"/>
      <w:marRight w:val="0"/>
      <w:marTop w:val="0"/>
      <w:marBottom w:val="0"/>
      <w:divBdr>
        <w:top w:val="none" w:sz="0" w:space="0" w:color="auto"/>
        <w:left w:val="none" w:sz="0" w:space="0" w:color="auto"/>
        <w:bottom w:val="none" w:sz="0" w:space="0" w:color="auto"/>
        <w:right w:val="none" w:sz="0" w:space="0" w:color="auto"/>
      </w:divBdr>
    </w:div>
    <w:div w:id="1184246366">
      <w:bodyDiv w:val="1"/>
      <w:marLeft w:val="0"/>
      <w:marRight w:val="0"/>
      <w:marTop w:val="0"/>
      <w:marBottom w:val="0"/>
      <w:divBdr>
        <w:top w:val="none" w:sz="0" w:space="0" w:color="auto"/>
        <w:left w:val="none" w:sz="0" w:space="0" w:color="auto"/>
        <w:bottom w:val="none" w:sz="0" w:space="0" w:color="auto"/>
        <w:right w:val="none" w:sz="0" w:space="0" w:color="auto"/>
      </w:divBdr>
    </w:div>
    <w:div w:id="1184435589">
      <w:bodyDiv w:val="1"/>
      <w:marLeft w:val="0"/>
      <w:marRight w:val="0"/>
      <w:marTop w:val="0"/>
      <w:marBottom w:val="0"/>
      <w:divBdr>
        <w:top w:val="none" w:sz="0" w:space="0" w:color="auto"/>
        <w:left w:val="none" w:sz="0" w:space="0" w:color="auto"/>
        <w:bottom w:val="none" w:sz="0" w:space="0" w:color="auto"/>
        <w:right w:val="none" w:sz="0" w:space="0" w:color="auto"/>
      </w:divBdr>
    </w:div>
    <w:div w:id="1184441055">
      <w:bodyDiv w:val="1"/>
      <w:marLeft w:val="0"/>
      <w:marRight w:val="0"/>
      <w:marTop w:val="0"/>
      <w:marBottom w:val="0"/>
      <w:divBdr>
        <w:top w:val="none" w:sz="0" w:space="0" w:color="auto"/>
        <w:left w:val="none" w:sz="0" w:space="0" w:color="auto"/>
        <w:bottom w:val="none" w:sz="0" w:space="0" w:color="auto"/>
        <w:right w:val="none" w:sz="0" w:space="0" w:color="auto"/>
      </w:divBdr>
    </w:div>
    <w:div w:id="1184637273">
      <w:bodyDiv w:val="1"/>
      <w:marLeft w:val="0"/>
      <w:marRight w:val="0"/>
      <w:marTop w:val="0"/>
      <w:marBottom w:val="0"/>
      <w:divBdr>
        <w:top w:val="none" w:sz="0" w:space="0" w:color="auto"/>
        <w:left w:val="none" w:sz="0" w:space="0" w:color="auto"/>
        <w:bottom w:val="none" w:sz="0" w:space="0" w:color="auto"/>
        <w:right w:val="none" w:sz="0" w:space="0" w:color="auto"/>
      </w:divBdr>
    </w:div>
    <w:div w:id="1184704103">
      <w:bodyDiv w:val="1"/>
      <w:marLeft w:val="0"/>
      <w:marRight w:val="0"/>
      <w:marTop w:val="0"/>
      <w:marBottom w:val="0"/>
      <w:divBdr>
        <w:top w:val="none" w:sz="0" w:space="0" w:color="auto"/>
        <w:left w:val="none" w:sz="0" w:space="0" w:color="auto"/>
        <w:bottom w:val="none" w:sz="0" w:space="0" w:color="auto"/>
        <w:right w:val="none" w:sz="0" w:space="0" w:color="auto"/>
      </w:divBdr>
    </w:div>
    <w:div w:id="1185096134">
      <w:bodyDiv w:val="1"/>
      <w:marLeft w:val="0"/>
      <w:marRight w:val="0"/>
      <w:marTop w:val="0"/>
      <w:marBottom w:val="0"/>
      <w:divBdr>
        <w:top w:val="none" w:sz="0" w:space="0" w:color="auto"/>
        <w:left w:val="none" w:sz="0" w:space="0" w:color="auto"/>
        <w:bottom w:val="none" w:sz="0" w:space="0" w:color="auto"/>
        <w:right w:val="none" w:sz="0" w:space="0" w:color="auto"/>
      </w:divBdr>
    </w:div>
    <w:div w:id="1185241493">
      <w:bodyDiv w:val="1"/>
      <w:marLeft w:val="0"/>
      <w:marRight w:val="0"/>
      <w:marTop w:val="0"/>
      <w:marBottom w:val="0"/>
      <w:divBdr>
        <w:top w:val="none" w:sz="0" w:space="0" w:color="auto"/>
        <w:left w:val="none" w:sz="0" w:space="0" w:color="auto"/>
        <w:bottom w:val="none" w:sz="0" w:space="0" w:color="auto"/>
        <w:right w:val="none" w:sz="0" w:space="0" w:color="auto"/>
      </w:divBdr>
    </w:div>
    <w:div w:id="1185248184">
      <w:bodyDiv w:val="1"/>
      <w:marLeft w:val="0"/>
      <w:marRight w:val="0"/>
      <w:marTop w:val="0"/>
      <w:marBottom w:val="0"/>
      <w:divBdr>
        <w:top w:val="none" w:sz="0" w:space="0" w:color="auto"/>
        <w:left w:val="none" w:sz="0" w:space="0" w:color="auto"/>
        <w:bottom w:val="none" w:sz="0" w:space="0" w:color="auto"/>
        <w:right w:val="none" w:sz="0" w:space="0" w:color="auto"/>
      </w:divBdr>
    </w:div>
    <w:div w:id="1185362189">
      <w:bodyDiv w:val="1"/>
      <w:marLeft w:val="0"/>
      <w:marRight w:val="0"/>
      <w:marTop w:val="0"/>
      <w:marBottom w:val="0"/>
      <w:divBdr>
        <w:top w:val="none" w:sz="0" w:space="0" w:color="auto"/>
        <w:left w:val="none" w:sz="0" w:space="0" w:color="auto"/>
        <w:bottom w:val="none" w:sz="0" w:space="0" w:color="auto"/>
        <w:right w:val="none" w:sz="0" w:space="0" w:color="auto"/>
      </w:divBdr>
    </w:div>
    <w:div w:id="1185513073">
      <w:bodyDiv w:val="1"/>
      <w:marLeft w:val="0"/>
      <w:marRight w:val="0"/>
      <w:marTop w:val="0"/>
      <w:marBottom w:val="0"/>
      <w:divBdr>
        <w:top w:val="none" w:sz="0" w:space="0" w:color="auto"/>
        <w:left w:val="none" w:sz="0" w:space="0" w:color="auto"/>
        <w:bottom w:val="none" w:sz="0" w:space="0" w:color="auto"/>
        <w:right w:val="none" w:sz="0" w:space="0" w:color="auto"/>
      </w:divBdr>
    </w:div>
    <w:div w:id="1185678322">
      <w:bodyDiv w:val="1"/>
      <w:marLeft w:val="0"/>
      <w:marRight w:val="0"/>
      <w:marTop w:val="0"/>
      <w:marBottom w:val="0"/>
      <w:divBdr>
        <w:top w:val="none" w:sz="0" w:space="0" w:color="auto"/>
        <w:left w:val="none" w:sz="0" w:space="0" w:color="auto"/>
        <w:bottom w:val="none" w:sz="0" w:space="0" w:color="auto"/>
        <w:right w:val="none" w:sz="0" w:space="0" w:color="auto"/>
      </w:divBdr>
    </w:div>
    <w:div w:id="1185706086">
      <w:bodyDiv w:val="1"/>
      <w:marLeft w:val="0"/>
      <w:marRight w:val="0"/>
      <w:marTop w:val="0"/>
      <w:marBottom w:val="0"/>
      <w:divBdr>
        <w:top w:val="none" w:sz="0" w:space="0" w:color="auto"/>
        <w:left w:val="none" w:sz="0" w:space="0" w:color="auto"/>
        <w:bottom w:val="none" w:sz="0" w:space="0" w:color="auto"/>
        <w:right w:val="none" w:sz="0" w:space="0" w:color="auto"/>
      </w:divBdr>
    </w:div>
    <w:div w:id="1185944560">
      <w:bodyDiv w:val="1"/>
      <w:marLeft w:val="0"/>
      <w:marRight w:val="0"/>
      <w:marTop w:val="0"/>
      <w:marBottom w:val="0"/>
      <w:divBdr>
        <w:top w:val="none" w:sz="0" w:space="0" w:color="auto"/>
        <w:left w:val="none" w:sz="0" w:space="0" w:color="auto"/>
        <w:bottom w:val="none" w:sz="0" w:space="0" w:color="auto"/>
        <w:right w:val="none" w:sz="0" w:space="0" w:color="auto"/>
      </w:divBdr>
    </w:div>
    <w:div w:id="1186014515">
      <w:bodyDiv w:val="1"/>
      <w:marLeft w:val="0"/>
      <w:marRight w:val="0"/>
      <w:marTop w:val="0"/>
      <w:marBottom w:val="0"/>
      <w:divBdr>
        <w:top w:val="none" w:sz="0" w:space="0" w:color="auto"/>
        <w:left w:val="none" w:sz="0" w:space="0" w:color="auto"/>
        <w:bottom w:val="none" w:sz="0" w:space="0" w:color="auto"/>
        <w:right w:val="none" w:sz="0" w:space="0" w:color="auto"/>
      </w:divBdr>
    </w:div>
    <w:div w:id="1186023934">
      <w:bodyDiv w:val="1"/>
      <w:marLeft w:val="0"/>
      <w:marRight w:val="0"/>
      <w:marTop w:val="0"/>
      <w:marBottom w:val="0"/>
      <w:divBdr>
        <w:top w:val="none" w:sz="0" w:space="0" w:color="auto"/>
        <w:left w:val="none" w:sz="0" w:space="0" w:color="auto"/>
        <w:bottom w:val="none" w:sz="0" w:space="0" w:color="auto"/>
        <w:right w:val="none" w:sz="0" w:space="0" w:color="auto"/>
      </w:divBdr>
    </w:div>
    <w:div w:id="1186210828">
      <w:bodyDiv w:val="1"/>
      <w:marLeft w:val="0"/>
      <w:marRight w:val="0"/>
      <w:marTop w:val="0"/>
      <w:marBottom w:val="0"/>
      <w:divBdr>
        <w:top w:val="none" w:sz="0" w:space="0" w:color="auto"/>
        <w:left w:val="none" w:sz="0" w:space="0" w:color="auto"/>
        <w:bottom w:val="none" w:sz="0" w:space="0" w:color="auto"/>
        <w:right w:val="none" w:sz="0" w:space="0" w:color="auto"/>
      </w:divBdr>
    </w:div>
    <w:div w:id="1186216078">
      <w:bodyDiv w:val="1"/>
      <w:marLeft w:val="0"/>
      <w:marRight w:val="0"/>
      <w:marTop w:val="0"/>
      <w:marBottom w:val="0"/>
      <w:divBdr>
        <w:top w:val="none" w:sz="0" w:space="0" w:color="auto"/>
        <w:left w:val="none" w:sz="0" w:space="0" w:color="auto"/>
        <w:bottom w:val="none" w:sz="0" w:space="0" w:color="auto"/>
        <w:right w:val="none" w:sz="0" w:space="0" w:color="auto"/>
      </w:divBdr>
    </w:div>
    <w:div w:id="1186216891">
      <w:bodyDiv w:val="1"/>
      <w:marLeft w:val="0"/>
      <w:marRight w:val="0"/>
      <w:marTop w:val="0"/>
      <w:marBottom w:val="0"/>
      <w:divBdr>
        <w:top w:val="none" w:sz="0" w:space="0" w:color="auto"/>
        <w:left w:val="none" w:sz="0" w:space="0" w:color="auto"/>
        <w:bottom w:val="none" w:sz="0" w:space="0" w:color="auto"/>
        <w:right w:val="none" w:sz="0" w:space="0" w:color="auto"/>
      </w:divBdr>
    </w:div>
    <w:div w:id="1186217156">
      <w:bodyDiv w:val="1"/>
      <w:marLeft w:val="0"/>
      <w:marRight w:val="0"/>
      <w:marTop w:val="0"/>
      <w:marBottom w:val="0"/>
      <w:divBdr>
        <w:top w:val="none" w:sz="0" w:space="0" w:color="auto"/>
        <w:left w:val="none" w:sz="0" w:space="0" w:color="auto"/>
        <w:bottom w:val="none" w:sz="0" w:space="0" w:color="auto"/>
        <w:right w:val="none" w:sz="0" w:space="0" w:color="auto"/>
      </w:divBdr>
    </w:div>
    <w:div w:id="1186289405">
      <w:bodyDiv w:val="1"/>
      <w:marLeft w:val="0"/>
      <w:marRight w:val="0"/>
      <w:marTop w:val="0"/>
      <w:marBottom w:val="0"/>
      <w:divBdr>
        <w:top w:val="none" w:sz="0" w:space="0" w:color="auto"/>
        <w:left w:val="none" w:sz="0" w:space="0" w:color="auto"/>
        <w:bottom w:val="none" w:sz="0" w:space="0" w:color="auto"/>
        <w:right w:val="none" w:sz="0" w:space="0" w:color="auto"/>
      </w:divBdr>
    </w:div>
    <w:div w:id="1186292771">
      <w:bodyDiv w:val="1"/>
      <w:marLeft w:val="0"/>
      <w:marRight w:val="0"/>
      <w:marTop w:val="0"/>
      <w:marBottom w:val="0"/>
      <w:divBdr>
        <w:top w:val="none" w:sz="0" w:space="0" w:color="auto"/>
        <w:left w:val="none" w:sz="0" w:space="0" w:color="auto"/>
        <w:bottom w:val="none" w:sz="0" w:space="0" w:color="auto"/>
        <w:right w:val="none" w:sz="0" w:space="0" w:color="auto"/>
      </w:divBdr>
    </w:div>
    <w:div w:id="1186334791">
      <w:bodyDiv w:val="1"/>
      <w:marLeft w:val="0"/>
      <w:marRight w:val="0"/>
      <w:marTop w:val="0"/>
      <w:marBottom w:val="0"/>
      <w:divBdr>
        <w:top w:val="none" w:sz="0" w:space="0" w:color="auto"/>
        <w:left w:val="none" w:sz="0" w:space="0" w:color="auto"/>
        <w:bottom w:val="none" w:sz="0" w:space="0" w:color="auto"/>
        <w:right w:val="none" w:sz="0" w:space="0" w:color="auto"/>
      </w:divBdr>
    </w:div>
    <w:div w:id="1186335277">
      <w:bodyDiv w:val="1"/>
      <w:marLeft w:val="0"/>
      <w:marRight w:val="0"/>
      <w:marTop w:val="0"/>
      <w:marBottom w:val="0"/>
      <w:divBdr>
        <w:top w:val="none" w:sz="0" w:space="0" w:color="auto"/>
        <w:left w:val="none" w:sz="0" w:space="0" w:color="auto"/>
        <w:bottom w:val="none" w:sz="0" w:space="0" w:color="auto"/>
        <w:right w:val="none" w:sz="0" w:space="0" w:color="auto"/>
      </w:divBdr>
    </w:div>
    <w:div w:id="1186361963">
      <w:bodyDiv w:val="1"/>
      <w:marLeft w:val="0"/>
      <w:marRight w:val="0"/>
      <w:marTop w:val="0"/>
      <w:marBottom w:val="0"/>
      <w:divBdr>
        <w:top w:val="none" w:sz="0" w:space="0" w:color="auto"/>
        <w:left w:val="none" w:sz="0" w:space="0" w:color="auto"/>
        <w:bottom w:val="none" w:sz="0" w:space="0" w:color="auto"/>
        <w:right w:val="none" w:sz="0" w:space="0" w:color="auto"/>
      </w:divBdr>
    </w:div>
    <w:div w:id="1186559968">
      <w:bodyDiv w:val="1"/>
      <w:marLeft w:val="0"/>
      <w:marRight w:val="0"/>
      <w:marTop w:val="0"/>
      <w:marBottom w:val="0"/>
      <w:divBdr>
        <w:top w:val="none" w:sz="0" w:space="0" w:color="auto"/>
        <w:left w:val="none" w:sz="0" w:space="0" w:color="auto"/>
        <w:bottom w:val="none" w:sz="0" w:space="0" w:color="auto"/>
        <w:right w:val="none" w:sz="0" w:space="0" w:color="auto"/>
      </w:divBdr>
    </w:div>
    <w:div w:id="1186796702">
      <w:bodyDiv w:val="1"/>
      <w:marLeft w:val="0"/>
      <w:marRight w:val="0"/>
      <w:marTop w:val="0"/>
      <w:marBottom w:val="0"/>
      <w:divBdr>
        <w:top w:val="none" w:sz="0" w:space="0" w:color="auto"/>
        <w:left w:val="none" w:sz="0" w:space="0" w:color="auto"/>
        <w:bottom w:val="none" w:sz="0" w:space="0" w:color="auto"/>
        <w:right w:val="none" w:sz="0" w:space="0" w:color="auto"/>
      </w:divBdr>
    </w:div>
    <w:div w:id="1187526333">
      <w:bodyDiv w:val="1"/>
      <w:marLeft w:val="0"/>
      <w:marRight w:val="0"/>
      <w:marTop w:val="0"/>
      <w:marBottom w:val="0"/>
      <w:divBdr>
        <w:top w:val="none" w:sz="0" w:space="0" w:color="auto"/>
        <w:left w:val="none" w:sz="0" w:space="0" w:color="auto"/>
        <w:bottom w:val="none" w:sz="0" w:space="0" w:color="auto"/>
        <w:right w:val="none" w:sz="0" w:space="0" w:color="auto"/>
      </w:divBdr>
    </w:div>
    <w:div w:id="1187643603">
      <w:bodyDiv w:val="1"/>
      <w:marLeft w:val="0"/>
      <w:marRight w:val="0"/>
      <w:marTop w:val="0"/>
      <w:marBottom w:val="0"/>
      <w:divBdr>
        <w:top w:val="none" w:sz="0" w:space="0" w:color="auto"/>
        <w:left w:val="none" w:sz="0" w:space="0" w:color="auto"/>
        <w:bottom w:val="none" w:sz="0" w:space="0" w:color="auto"/>
        <w:right w:val="none" w:sz="0" w:space="0" w:color="auto"/>
      </w:divBdr>
    </w:div>
    <w:div w:id="1187713326">
      <w:bodyDiv w:val="1"/>
      <w:marLeft w:val="0"/>
      <w:marRight w:val="0"/>
      <w:marTop w:val="0"/>
      <w:marBottom w:val="0"/>
      <w:divBdr>
        <w:top w:val="none" w:sz="0" w:space="0" w:color="auto"/>
        <w:left w:val="none" w:sz="0" w:space="0" w:color="auto"/>
        <w:bottom w:val="none" w:sz="0" w:space="0" w:color="auto"/>
        <w:right w:val="none" w:sz="0" w:space="0" w:color="auto"/>
      </w:divBdr>
    </w:div>
    <w:div w:id="1187863956">
      <w:bodyDiv w:val="1"/>
      <w:marLeft w:val="0"/>
      <w:marRight w:val="0"/>
      <w:marTop w:val="0"/>
      <w:marBottom w:val="0"/>
      <w:divBdr>
        <w:top w:val="none" w:sz="0" w:space="0" w:color="auto"/>
        <w:left w:val="none" w:sz="0" w:space="0" w:color="auto"/>
        <w:bottom w:val="none" w:sz="0" w:space="0" w:color="auto"/>
        <w:right w:val="none" w:sz="0" w:space="0" w:color="auto"/>
      </w:divBdr>
    </w:div>
    <w:div w:id="1187868449">
      <w:bodyDiv w:val="1"/>
      <w:marLeft w:val="0"/>
      <w:marRight w:val="0"/>
      <w:marTop w:val="0"/>
      <w:marBottom w:val="0"/>
      <w:divBdr>
        <w:top w:val="none" w:sz="0" w:space="0" w:color="auto"/>
        <w:left w:val="none" w:sz="0" w:space="0" w:color="auto"/>
        <w:bottom w:val="none" w:sz="0" w:space="0" w:color="auto"/>
        <w:right w:val="none" w:sz="0" w:space="0" w:color="auto"/>
      </w:divBdr>
    </w:div>
    <w:div w:id="1187870957">
      <w:bodyDiv w:val="1"/>
      <w:marLeft w:val="0"/>
      <w:marRight w:val="0"/>
      <w:marTop w:val="0"/>
      <w:marBottom w:val="0"/>
      <w:divBdr>
        <w:top w:val="none" w:sz="0" w:space="0" w:color="auto"/>
        <w:left w:val="none" w:sz="0" w:space="0" w:color="auto"/>
        <w:bottom w:val="none" w:sz="0" w:space="0" w:color="auto"/>
        <w:right w:val="none" w:sz="0" w:space="0" w:color="auto"/>
      </w:divBdr>
    </w:div>
    <w:div w:id="1188133516">
      <w:bodyDiv w:val="1"/>
      <w:marLeft w:val="0"/>
      <w:marRight w:val="0"/>
      <w:marTop w:val="0"/>
      <w:marBottom w:val="0"/>
      <w:divBdr>
        <w:top w:val="none" w:sz="0" w:space="0" w:color="auto"/>
        <w:left w:val="none" w:sz="0" w:space="0" w:color="auto"/>
        <w:bottom w:val="none" w:sz="0" w:space="0" w:color="auto"/>
        <w:right w:val="none" w:sz="0" w:space="0" w:color="auto"/>
      </w:divBdr>
    </w:div>
    <w:div w:id="1188368645">
      <w:bodyDiv w:val="1"/>
      <w:marLeft w:val="0"/>
      <w:marRight w:val="0"/>
      <w:marTop w:val="0"/>
      <w:marBottom w:val="0"/>
      <w:divBdr>
        <w:top w:val="none" w:sz="0" w:space="0" w:color="auto"/>
        <w:left w:val="none" w:sz="0" w:space="0" w:color="auto"/>
        <w:bottom w:val="none" w:sz="0" w:space="0" w:color="auto"/>
        <w:right w:val="none" w:sz="0" w:space="0" w:color="auto"/>
      </w:divBdr>
    </w:div>
    <w:div w:id="1188372553">
      <w:bodyDiv w:val="1"/>
      <w:marLeft w:val="0"/>
      <w:marRight w:val="0"/>
      <w:marTop w:val="0"/>
      <w:marBottom w:val="0"/>
      <w:divBdr>
        <w:top w:val="none" w:sz="0" w:space="0" w:color="auto"/>
        <w:left w:val="none" w:sz="0" w:space="0" w:color="auto"/>
        <w:bottom w:val="none" w:sz="0" w:space="0" w:color="auto"/>
        <w:right w:val="none" w:sz="0" w:space="0" w:color="auto"/>
      </w:divBdr>
    </w:div>
    <w:div w:id="1188567914">
      <w:bodyDiv w:val="1"/>
      <w:marLeft w:val="0"/>
      <w:marRight w:val="0"/>
      <w:marTop w:val="0"/>
      <w:marBottom w:val="0"/>
      <w:divBdr>
        <w:top w:val="none" w:sz="0" w:space="0" w:color="auto"/>
        <w:left w:val="none" w:sz="0" w:space="0" w:color="auto"/>
        <w:bottom w:val="none" w:sz="0" w:space="0" w:color="auto"/>
        <w:right w:val="none" w:sz="0" w:space="0" w:color="auto"/>
      </w:divBdr>
    </w:div>
    <w:div w:id="1188905763">
      <w:bodyDiv w:val="1"/>
      <w:marLeft w:val="0"/>
      <w:marRight w:val="0"/>
      <w:marTop w:val="0"/>
      <w:marBottom w:val="0"/>
      <w:divBdr>
        <w:top w:val="none" w:sz="0" w:space="0" w:color="auto"/>
        <w:left w:val="none" w:sz="0" w:space="0" w:color="auto"/>
        <w:bottom w:val="none" w:sz="0" w:space="0" w:color="auto"/>
        <w:right w:val="none" w:sz="0" w:space="0" w:color="auto"/>
      </w:divBdr>
    </w:div>
    <w:div w:id="1189024048">
      <w:bodyDiv w:val="1"/>
      <w:marLeft w:val="0"/>
      <w:marRight w:val="0"/>
      <w:marTop w:val="0"/>
      <w:marBottom w:val="0"/>
      <w:divBdr>
        <w:top w:val="none" w:sz="0" w:space="0" w:color="auto"/>
        <w:left w:val="none" w:sz="0" w:space="0" w:color="auto"/>
        <w:bottom w:val="none" w:sz="0" w:space="0" w:color="auto"/>
        <w:right w:val="none" w:sz="0" w:space="0" w:color="auto"/>
      </w:divBdr>
    </w:div>
    <w:div w:id="1189102014">
      <w:bodyDiv w:val="1"/>
      <w:marLeft w:val="0"/>
      <w:marRight w:val="0"/>
      <w:marTop w:val="0"/>
      <w:marBottom w:val="0"/>
      <w:divBdr>
        <w:top w:val="none" w:sz="0" w:space="0" w:color="auto"/>
        <w:left w:val="none" w:sz="0" w:space="0" w:color="auto"/>
        <w:bottom w:val="none" w:sz="0" w:space="0" w:color="auto"/>
        <w:right w:val="none" w:sz="0" w:space="0" w:color="auto"/>
      </w:divBdr>
    </w:div>
    <w:div w:id="1189175921">
      <w:bodyDiv w:val="1"/>
      <w:marLeft w:val="0"/>
      <w:marRight w:val="0"/>
      <w:marTop w:val="0"/>
      <w:marBottom w:val="0"/>
      <w:divBdr>
        <w:top w:val="none" w:sz="0" w:space="0" w:color="auto"/>
        <w:left w:val="none" w:sz="0" w:space="0" w:color="auto"/>
        <w:bottom w:val="none" w:sz="0" w:space="0" w:color="auto"/>
        <w:right w:val="none" w:sz="0" w:space="0" w:color="auto"/>
      </w:divBdr>
    </w:div>
    <w:div w:id="1189639820">
      <w:bodyDiv w:val="1"/>
      <w:marLeft w:val="0"/>
      <w:marRight w:val="0"/>
      <w:marTop w:val="0"/>
      <w:marBottom w:val="0"/>
      <w:divBdr>
        <w:top w:val="none" w:sz="0" w:space="0" w:color="auto"/>
        <w:left w:val="none" w:sz="0" w:space="0" w:color="auto"/>
        <w:bottom w:val="none" w:sz="0" w:space="0" w:color="auto"/>
        <w:right w:val="none" w:sz="0" w:space="0" w:color="auto"/>
      </w:divBdr>
    </w:div>
    <w:div w:id="1189678571">
      <w:bodyDiv w:val="1"/>
      <w:marLeft w:val="0"/>
      <w:marRight w:val="0"/>
      <w:marTop w:val="0"/>
      <w:marBottom w:val="0"/>
      <w:divBdr>
        <w:top w:val="none" w:sz="0" w:space="0" w:color="auto"/>
        <w:left w:val="none" w:sz="0" w:space="0" w:color="auto"/>
        <w:bottom w:val="none" w:sz="0" w:space="0" w:color="auto"/>
        <w:right w:val="none" w:sz="0" w:space="0" w:color="auto"/>
      </w:divBdr>
    </w:div>
    <w:div w:id="1189834044">
      <w:bodyDiv w:val="1"/>
      <w:marLeft w:val="0"/>
      <w:marRight w:val="0"/>
      <w:marTop w:val="0"/>
      <w:marBottom w:val="0"/>
      <w:divBdr>
        <w:top w:val="none" w:sz="0" w:space="0" w:color="auto"/>
        <w:left w:val="none" w:sz="0" w:space="0" w:color="auto"/>
        <w:bottom w:val="none" w:sz="0" w:space="0" w:color="auto"/>
        <w:right w:val="none" w:sz="0" w:space="0" w:color="auto"/>
      </w:divBdr>
    </w:div>
    <w:div w:id="1189878416">
      <w:bodyDiv w:val="1"/>
      <w:marLeft w:val="0"/>
      <w:marRight w:val="0"/>
      <w:marTop w:val="0"/>
      <w:marBottom w:val="0"/>
      <w:divBdr>
        <w:top w:val="none" w:sz="0" w:space="0" w:color="auto"/>
        <w:left w:val="none" w:sz="0" w:space="0" w:color="auto"/>
        <w:bottom w:val="none" w:sz="0" w:space="0" w:color="auto"/>
        <w:right w:val="none" w:sz="0" w:space="0" w:color="auto"/>
      </w:divBdr>
    </w:div>
    <w:div w:id="1190025232">
      <w:bodyDiv w:val="1"/>
      <w:marLeft w:val="0"/>
      <w:marRight w:val="0"/>
      <w:marTop w:val="0"/>
      <w:marBottom w:val="0"/>
      <w:divBdr>
        <w:top w:val="none" w:sz="0" w:space="0" w:color="auto"/>
        <w:left w:val="none" w:sz="0" w:space="0" w:color="auto"/>
        <w:bottom w:val="none" w:sz="0" w:space="0" w:color="auto"/>
        <w:right w:val="none" w:sz="0" w:space="0" w:color="auto"/>
      </w:divBdr>
    </w:div>
    <w:div w:id="1190266357">
      <w:bodyDiv w:val="1"/>
      <w:marLeft w:val="0"/>
      <w:marRight w:val="0"/>
      <w:marTop w:val="0"/>
      <w:marBottom w:val="0"/>
      <w:divBdr>
        <w:top w:val="none" w:sz="0" w:space="0" w:color="auto"/>
        <w:left w:val="none" w:sz="0" w:space="0" w:color="auto"/>
        <w:bottom w:val="none" w:sz="0" w:space="0" w:color="auto"/>
        <w:right w:val="none" w:sz="0" w:space="0" w:color="auto"/>
      </w:divBdr>
    </w:div>
    <w:div w:id="1190294725">
      <w:bodyDiv w:val="1"/>
      <w:marLeft w:val="0"/>
      <w:marRight w:val="0"/>
      <w:marTop w:val="0"/>
      <w:marBottom w:val="0"/>
      <w:divBdr>
        <w:top w:val="none" w:sz="0" w:space="0" w:color="auto"/>
        <w:left w:val="none" w:sz="0" w:space="0" w:color="auto"/>
        <w:bottom w:val="none" w:sz="0" w:space="0" w:color="auto"/>
        <w:right w:val="none" w:sz="0" w:space="0" w:color="auto"/>
      </w:divBdr>
    </w:div>
    <w:div w:id="1190332979">
      <w:bodyDiv w:val="1"/>
      <w:marLeft w:val="0"/>
      <w:marRight w:val="0"/>
      <w:marTop w:val="0"/>
      <w:marBottom w:val="0"/>
      <w:divBdr>
        <w:top w:val="none" w:sz="0" w:space="0" w:color="auto"/>
        <w:left w:val="none" w:sz="0" w:space="0" w:color="auto"/>
        <w:bottom w:val="none" w:sz="0" w:space="0" w:color="auto"/>
        <w:right w:val="none" w:sz="0" w:space="0" w:color="auto"/>
      </w:divBdr>
    </w:div>
    <w:div w:id="1190340561">
      <w:bodyDiv w:val="1"/>
      <w:marLeft w:val="0"/>
      <w:marRight w:val="0"/>
      <w:marTop w:val="0"/>
      <w:marBottom w:val="0"/>
      <w:divBdr>
        <w:top w:val="none" w:sz="0" w:space="0" w:color="auto"/>
        <w:left w:val="none" w:sz="0" w:space="0" w:color="auto"/>
        <w:bottom w:val="none" w:sz="0" w:space="0" w:color="auto"/>
        <w:right w:val="none" w:sz="0" w:space="0" w:color="auto"/>
      </w:divBdr>
    </w:div>
    <w:div w:id="1190603365">
      <w:bodyDiv w:val="1"/>
      <w:marLeft w:val="0"/>
      <w:marRight w:val="0"/>
      <w:marTop w:val="0"/>
      <w:marBottom w:val="0"/>
      <w:divBdr>
        <w:top w:val="none" w:sz="0" w:space="0" w:color="auto"/>
        <w:left w:val="none" w:sz="0" w:space="0" w:color="auto"/>
        <w:bottom w:val="none" w:sz="0" w:space="0" w:color="auto"/>
        <w:right w:val="none" w:sz="0" w:space="0" w:color="auto"/>
      </w:divBdr>
    </w:div>
    <w:div w:id="1190680504">
      <w:bodyDiv w:val="1"/>
      <w:marLeft w:val="0"/>
      <w:marRight w:val="0"/>
      <w:marTop w:val="0"/>
      <w:marBottom w:val="0"/>
      <w:divBdr>
        <w:top w:val="none" w:sz="0" w:space="0" w:color="auto"/>
        <w:left w:val="none" w:sz="0" w:space="0" w:color="auto"/>
        <w:bottom w:val="none" w:sz="0" w:space="0" w:color="auto"/>
        <w:right w:val="none" w:sz="0" w:space="0" w:color="auto"/>
      </w:divBdr>
    </w:div>
    <w:div w:id="1190725442">
      <w:bodyDiv w:val="1"/>
      <w:marLeft w:val="0"/>
      <w:marRight w:val="0"/>
      <w:marTop w:val="0"/>
      <w:marBottom w:val="0"/>
      <w:divBdr>
        <w:top w:val="none" w:sz="0" w:space="0" w:color="auto"/>
        <w:left w:val="none" w:sz="0" w:space="0" w:color="auto"/>
        <w:bottom w:val="none" w:sz="0" w:space="0" w:color="auto"/>
        <w:right w:val="none" w:sz="0" w:space="0" w:color="auto"/>
      </w:divBdr>
    </w:div>
    <w:div w:id="1190726557">
      <w:bodyDiv w:val="1"/>
      <w:marLeft w:val="0"/>
      <w:marRight w:val="0"/>
      <w:marTop w:val="0"/>
      <w:marBottom w:val="0"/>
      <w:divBdr>
        <w:top w:val="none" w:sz="0" w:space="0" w:color="auto"/>
        <w:left w:val="none" w:sz="0" w:space="0" w:color="auto"/>
        <w:bottom w:val="none" w:sz="0" w:space="0" w:color="auto"/>
        <w:right w:val="none" w:sz="0" w:space="0" w:color="auto"/>
      </w:divBdr>
    </w:div>
    <w:div w:id="1190800033">
      <w:bodyDiv w:val="1"/>
      <w:marLeft w:val="0"/>
      <w:marRight w:val="0"/>
      <w:marTop w:val="0"/>
      <w:marBottom w:val="0"/>
      <w:divBdr>
        <w:top w:val="none" w:sz="0" w:space="0" w:color="auto"/>
        <w:left w:val="none" w:sz="0" w:space="0" w:color="auto"/>
        <w:bottom w:val="none" w:sz="0" w:space="0" w:color="auto"/>
        <w:right w:val="none" w:sz="0" w:space="0" w:color="auto"/>
      </w:divBdr>
    </w:div>
    <w:div w:id="1190800233">
      <w:bodyDiv w:val="1"/>
      <w:marLeft w:val="0"/>
      <w:marRight w:val="0"/>
      <w:marTop w:val="0"/>
      <w:marBottom w:val="0"/>
      <w:divBdr>
        <w:top w:val="none" w:sz="0" w:space="0" w:color="auto"/>
        <w:left w:val="none" w:sz="0" w:space="0" w:color="auto"/>
        <w:bottom w:val="none" w:sz="0" w:space="0" w:color="auto"/>
        <w:right w:val="none" w:sz="0" w:space="0" w:color="auto"/>
      </w:divBdr>
    </w:div>
    <w:div w:id="1190873804">
      <w:bodyDiv w:val="1"/>
      <w:marLeft w:val="0"/>
      <w:marRight w:val="0"/>
      <w:marTop w:val="0"/>
      <w:marBottom w:val="0"/>
      <w:divBdr>
        <w:top w:val="none" w:sz="0" w:space="0" w:color="auto"/>
        <w:left w:val="none" w:sz="0" w:space="0" w:color="auto"/>
        <w:bottom w:val="none" w:sz="0" w:space="0" w:color="auto"/>
        <w:right w:val="none" w:sz="0" w:space="0" w:color="auto"/>
      </w:divBdr>
    </w:div>
    <w:div w:id="1190874217">
      <w:bodyDiv w:val="1"/>
      <w:marLeft w:val="0"/>
      <w:marRight w:val="0"/>
      <w:marTop w:val="0"/>
      <w:marBottom w:val="0"/>
      <w:divBdr>
        <w:top w:val="none" w:sz="0" w:space="0" w:color="auto"/>
        <w:left w:val="none" w:sz="0" w:space="0" w:color="auto"/>
        <w:bottom w:val="none" w:sz="0" w:space="0" w:color="auto"/>
        <w:right w:val="none" w:sz="0" w:space="0" w:color="auto"/>
      </w:divBdr>
    </w:div>
    <w:div w:id="1190952177">
      <w:bodyDiv w:val="1"/>
      <w:marLeft w:val="0"/>
      <w:marRight w:val="0"/>
      <w:marTop w:val="0"/>
      <w:marBottom w:val="0"/>
      <w:divBdr>
        <w:top w:val="none" w:sz="0" w:space="0" w:color="auto"/>
        <w:left w:val="none" w:sz="0" w:space="0" w:color="auto"/>
        <w:bottom w:val="none" w:sz="0" w:space="0" w:color="auto"/>
        <w:right w:val="none" w:sz="0" w:space="0" w:color="auto"/>
      </w:divBdr>
    </w:div>
    <w:div w:id="1190990621">
      <w:bodyDiv w:val="1"/>
      <w:marLeft w:val="0"/>
      <w:marRight w:val="0"/>
      <w:marTop w:val="0"/>
      <w:marBottom w:val="0"/>
      <w:divBdr>
        <w:top w:val="none" w:sz="0" w:space="0" w:color="auto"/>
        <w:left w:val="none" w:sz="0" w:space="0" w:color="auto"/>
        <w:bottom w:val="none" w:sz="0" w:space="0" w:color="auto"/>
        <w:right w:val="none" w:sz="0" w:space="0" w:color="auto"/>
      </w:divBdr>
    </w:div>
    <w:div w:id="1191339941">
      <w:bodyDiv w:val="1"/>
      <w:marLeft w:val="0"/>
      <w:marRight w:val="0"/>
      <w:marTop w:val="0"/>
      <w:marBottom w:val="0"/>
      <w:divBdr>
        <w:top w:val="none" w:sz="0" w:space="0" w:color="auto"/>
        <w:left w:val="none" w:sz="0" w:space="0" w:color="auto"/>
        <w:bottom w:val="none" w:sz="0" w:space="0" w:color="auto"/>
        <w:right w:val="none" w:sz="0" w:space="0" w:color="auto"/>
      </w:divBdr>
    </w:div>
    <w:div w:id="1191379842">
      <w:bodyDiv w:val="1"/>
      <w:marLeft w:val="0"/>
      <w:marRight w:val="0"/>
      <w:marTop w:val="0"/>
      <w:marBottom w:val="0"/>
      <w:divBdr>
        <w:top w:val="none" w:sz="0" w:space="0" w:color="auto"/>
        <w:left w:val="none" w:sz="0" w:space="0" w:color="auto"/>
        <w:bottom w:val="none" w:sz="0" w:space="0" w:color="auto"/>
        <w:right w:val="none" w:sz="0" w:space="0" w:color="auto"/>
      </w:divBdr>
    </w:div>
    <w:div w:id="1191411407">
      <w:bodyDiv w:val="1"/>
      <w:marLeft w:val="0"/>
      <w:marRight w:val="0"/>
      <w:marTop w:val="0"/>
      <w:marBottom w:val="0"/>
      <w:divBdr>
        <w:top w:val="none" w:sz="0" w:space="0" w:color="auto"/>
        <w:left w:val="none" w:sz="0" w:space="0" w:color="auto"/>
        <w:bottom w:val="none" w:sz="0" w:space="0" w:color="auto"/>
        <w:right w:val="none" w:sz="0" w:space="0" w:color="auto"/>
      </w:divBdr>
    </w:div>
    <w:div w:id="1191526295">
      <w:bodyDiv w:val="1"/>
      <w:marLeft w:val="0"/>
      <w:marRight w:val="0"/>
      <w:marTop w:val="0"/>
      <w:marBottom w:val="0"/>
      <w:divBdr>
        <w:top w:val="none" w:sz="0" w:space="0" w:color="auto"/>
        <w:left w:val="none" w:sz="0" w:space="0" w:color="auto"/>
        <w:bottom w:val="none" w:sz="0" w:space="0" w:color="auto"/>
        <w:right w:val="none" w:sz="0" w:space="0" w:color="auto"/>
      </w:divBdr>
    </w:div>
    <w:div w:id="1191605503">
      <w:bodyDiv w:val="1"/>
      <w:marLeft w:val="0"/>
      <w:marRight w:val="0"/>
      <w:marTop w:val="0"/>
      <w:marBottom w:val="0"/>
      <w:divBdr>
        <w:top w:val="none" w:sz="0" w:space="0" w:color="auto"/>
        <w:left w:val="none" w:sz="0" w:space="0" w:color="auto"/>
        <w:bottom w:val="none" w:sz="0" w:space="0" w:color="auto"/>
        <w:right w:val="none" w:sz="0" w:space="0" w:color="auto"/>
      </w:divBdr>
    </w:div>
    <w:div w:id="1191803550">
      <w:bodyDiv w:val="1"/>
      <w:marLeft w:val="0"/>
      <w:marRight w:val="0"/>
      <w:marTop w:val="0"/>
      <w:marBottom w:val="0"/>
      <w:divBdr>
        <w:top w:val="none" w:sz="0" w:space="0" w:color="auto"/>
        <w:left w:val="none" w:sz="0" w:space="0" w:color="auto"/>
        <w:bottom w:val="none" w:sz="0" w:space="0" w:color="auto"/>
        <w:right w:val="none" w:sz="0" w:space="0" w:color="auto"/>
      </w:divBdr>
    </w:div>
    <w:div w:id="1192299590">
      <w:bodyDiv w:val="1"/>
      <w:marLeft w:val="0"/>
      <w:marRight w:val="0"/>
      <w:marTop w:val="0"/>
      <w:marBottom w:val="0"/>
      <w:divBdr>
        <w:top w:val="none" w:sz="0" w:space="0" w:color="auto"/>
        <w:left w:val="none" w:sz="0" w:space="0" w:color="auto"/>
        <w:bottom w:val="none" w:sz="0" w:space="0" w:color="auto"/>
        <w:right w:val="none" w:sz="0" w:space="0" w:color="auto"/>
      </w:divBdr>
    </w:div>
    <w:div w:id="1192380541">
      <w:bodyDiv w:val="1"/>
      <w:marLeft w:val="0"/>
      <w:marRight w:val="0"/>
      <w:marTop w:val="0"/>
      <w:marBottom w:val="0"/>
      <w:divBdr>
        <w:top w:val="none" w:sz="0" w:space="0" w:color="auto"/>
        <w:left w:val="none" w:sz="0" w:space="0" w:color="auto"/>
        <w:bottom w:val="none" w:sz="0" w:space="0" w:color="auto"/>
        <w:right w:val="none" w:sz="0" w:space="0" w:color="auto"/>
      </w:divBdr>
    </w:div>
    <w:div w:id="1192494510">
      <w:bodyDiv w:val="1"/>
      <w:marLeft w:val="0"/>
      <w:marRight w:val="0"/>
      <w:marTop w:val="0"/>
      <w:marBottom w:val="0"/>
      <w:divBdr>
        <w:top w:val="none" w:sz="0" w:space="0" w:color="auto"/>
        <w:left w:val="none" w:sz="0" w:space="0" w:color="auto"/>
        <w:bottom w:val="none" w:sz="0" w:space="0" w:color="auto"/>
        <w:right w:val="none" w:sz="0" w:space="0" w:color="auto"/>
      </w:divBdr>
    </w:div>
    <w:div w:id="1192652076">
      <w:bodyDiv w:val="1"/>
      <w:marLeft w:val="0"/>
      <w:marRight w:val="0"/>
      <w:marTop w:val="0"/>
      <w:marBottom w:val="0"/>
      <w:divBdr>
        <w:top w:val="none" w:sz="0" w:space="0" w:color="auto"/>
        <w:left w:val="none" w:sz="0" w:space="0" w:color="auto"/>
        <w:bottom w:val="none" w:sz="0" w:space="0" w:color="auto"/>
        <w:right w:val="none" w:sz="0" w:space="0" w:color="auto"/>
      </w:divBdr>
    </w:div>
    <w:div w:id="1192916248">
      <w:bodyDiv w:val="1"/>
      <w:marLeft w:val="0"/>
      <w:marRight w:val="0"/>
      <w:marTop w:val="0"/>
      <w:marBottom w:val="0"/>
      <w:divBdr>
        <w:top w:val="none" w:sz="0" w:space="0" w:color="auto"/>
        <w:left w:val="none" w:sz="0" w:space="0" w:color="auto"/>
        <w:bottom w:val="none" w:sz="0" w:space="0" w:color="auto"/>
        <w:right w:val="none" w:sz="0" w:space="0" w:color="auto"/>
      </w:divBdr>
    </w:div>
    <w:div w:id="1192917695">
      <w:bodyDiv w:val="1"/>
      <w:marLeft w:val="0"/>
      <w:marRight w:val="0"/>
      <w:marTop w:val="0"/>
      <w:marBottom w:val="0"/>
      <w:divBdr>
        <w:top w:val="none" w:sz="0" w:space="0" w:color="auto"/>
        <w:left w:val="none" w:sz="0" w:space="0" w:color="auto"/>
        <w:bottom w:val="none" w:sz="0" w:space="0" w:color="auto"/>
        <w:right w:val="none" w:sz="0" w:space="0" w:color="auto"/>
      </w:divBdr>
    </w:div>
    <w:div w:id="1192917863">
      <w:bodyDiv w:val="1"/>
      <w:marLeft w:val="0"/>
      <w:marRight w:val="0"/>
      <w:marTop w:val="0"/>
      <w:marBottom w:val="0"/>
      <w:divBdr>
        <w:top w:val="none" w:sz="0" w:space="0" w:color="auto"/>
        <w:left w:val="none" w:sz="0" w:space="0" w:color="auto"/>
        <w:bottom w:val="none" w:sz="0" w:space="0" w:color="auto"/>
        <w:right w:val="none" w:sz="0" w:space="0" w:color="auto"/>
      </w:divBdr>
    </w:div>
    <w:div w:id="1192958442">
      <w:bodyDiv w:val="1"/>
      <w:marLeft w:val="0"/>
      <w:marRight w:val="0"/>
      <w:marTop w:val="0"/>
      <w:marBottom w:val="0"/>
      <w:divBdr>
        <w:top w:val="none" w:sz="0" w:space="0" w:color="auto"/>
        <w:left w:val="none" w:sz="0" w:space="0" w:color="auto"/>
        <w:bottom w:val="none" w:sz="0" w:space="0" w:color="auto"/>
        <w:right w:val="none" w:sz="0" w:space="0" w:color="auto"/>
      </w:divBdr>
    </w:div>
    <w:div w:id="1193228038">
      <w:bodyDiv w:val="1"/>
      <w:marLeft w:val="0"/>
      <w:marRight w:val="0"/>
      <w:marTop w:val="0"/>
      <w:marBottom w:val="0"/>
      <w:divBdr>
        <w:top w:val="none" w:sz="0" w:space="0" w:color="auto"/>
        <w:left w:val="none" w:sz="0" w:space="0" w:color="auto"/>
        <w:bottom w:val="none" w:sz="0" w:space="0" w:color="auto"/>
        <w:right w:val="none" w:sz="0" w:space="0" w:color="auto"/>
      </w:divBdr>
    </w:div>
    <w:div w:id="1193376854">
      <w:bodyDiv w:val="1"/>
      <w:marLeft w:val="0"/>
      <w:marRight w:val="0"/>
      <w:marTop w:val="0"/>
      <w:marBottom w:val="0"/>
      <w:divBdr>
        <w:top w:val="none" w:sz="0" w:space="0" w:color="auto"/>
        <w:left w:val="none" w:sz="0" w:space="0" w:color="auto"/>
        <w:bottom w:val="none" w:sz="0" w:space="0" w:color="auto"/>
        <w:right w:val="none" w:sz="0" w:space="0" w:color="auto"/>
      </w:divBdr>
    </w:div>
    <w:div w:id="1193616969">
      <w:bodyDiv w:val="1"/>
      <w:marLeft w:val="0"/>
      <w:marRight w:val="0"/>
      <w:marTop w:val="0"/>
      <w:marBottom w:val="0"/>
      <w:divBdr>
        <w:top w:val="none" w:sz="0" w:space="0" w:color="auto"/>
        <w:left w:val="none" w:sz="0" w:space="0" w:color="auto"/>
        <w:bottom w:val="none" w:sz="0" w:space="0" w:color="auto"/>
        <w:right w:val="none" w:sz="0" w:space="0" w:color="auto"/>
      </w:divBdr>
    </w:div>
    <w:div w:id="1193685731">
      <w:bodyDiv w:val="1"/>
      <w:marLeft w:val="0"/>
      <w:marRight w:val="0"/>
      <w:marTop w:val="0"/>
      <w:marBottom w:val="0"/>
      <w:divBdr>
        <w:top w:val="none" w:sz="0" w:space="0" w:color="auto"/>
        <w:left w:val="none" w:sz="0" w:space="0" w:color="auto"/>
        <w:bottom w:val="none" w:sz="0" w:space="0" w:color="auto"/>
        <w:right w:val="none" w:sz="0" w:space="0" w:color="auto"/>
      </w:divBdr>
    </w:div>
    <w:div w:id="1194146786">
      <w:bodyDiv w:val="1"/>
      <w:marLeft w:val="0"/>
      <w:marRight w:val="0"/>
      <w:marTop w:val="0"/>
      <w:marBottom w:val="0"/>
      <w:divBdr>
        <w:top w:val="none" w:sz="0" w:space="0" w:color="auto"/>
        <w:left w:val="none" w:sz="0" w:space="0" w:color="auto"/>
        <w:bottom w:val="none" w:sz="0" w:space="0" w:color="auto"/>
        <w:right w:val="none" w:sz="0" w:space="0" w:color="auto"/>
      </w:divBdr>
    </w:div>
    <w:div w:id="1194155114">
      <w:bodyDiv w:val="1"/>
      <w:marLeft w:val="0"/>
      <w:marRight w:val="0"/>
      <w:marTop w:val="0"/>
      <w:marBottom w:val="0"/>
      <w:divBdr>
        <w:top w:val="none" w:sz="0" w:space="0" w:color="auto"/>
        <w:left w:val="none" w:sz="0" w:space="0" w:color="auto"/>
        <w:bottom w:val="none" w:sz="0" w:space="0" w:color="auto"/>
        <w:right w:val="none" w:sz="0" w:space="0" w:color="auto"/>
      </w:divBdr>
    </w:div>
    <w:div w:id="1194270297">
      <w:bodyDiv w:val="1"/>
      <w:marLeft w:val="0"/>
      <w:marRight w:val="0"/>
      <w:marTop w:val="0"/>
      <w:marBottom w:val="0"/>
      <w:divBdr>
        <w:top w:val="none" w:sz="0" w:space="0" w:color="auto"/>
        <w:left w:val="none" w:sz="0" w:space="0" w:color="auto"/>
        <w:bottom w:val="none" w:sz="0" w:space="0" w:color="auto"/>
        <w:right w:val="none" w:sz="0" w:space="0" w:color="auto"/>
      </w:divBdr>
    </w:div>
    <w:div w:id="1194343816">
      <w:bodyDiv w:val="1"/>
      <w:marLeft w:val="0"/>
      <w:marRight w:val="0"/>
      <w:marTop w:val="0"/>
      <w:marBottom w:val="0"/>
      <w:divBdr>
        <w:top w:val="none" w:sz="0" w:space="0" w:color="auto"/>
        <w:left w:val="none" w:sz="0" w:space="0" w:color="auto"/>
        <w:bottom w:val="none" w:sz="0" w:space="0" w:color="auto"/>
        <w:right w:val="none" w:sz="0" w:space="0" w:color="auto"/>
      </w:divBdr>
    </w:div>
    <w:div w:id="1194349167">
      <w:bodyDiv w:val="1"/>
      <w:marLeft w:val="0"/>
      <w:marRight w:val="0"/>
      <w:marTop w:val="0"/>
      <w:marBottom w:val="0"/>
      <w:divBdr>
        <w:top w:val="none" w:sz="0" w:space="0" w:color="auto"/>
        <w:left w:val="none" w:sz="0" w:space="0" w:color="auto"/>
        <w:bottom w:val="none" w:sz="0" w:space="0" w:color="auto"/>
        <w:right w:val="none" w:sz="0" w:space="0" w:color="auto"/>
      </w:divBdr>
    </w:div>
    <w:div w:id="1194419102">
      <w:bodyDiv w:val="1"/>
      <w:marLeft w:val="0"/>
      <w:marRight w:val="0"/>
      <w:marTop w:val="0"/>
      <w:marBottom w:val="0"/>
      <w:divBdr>
        <w:top w:val="none" w:sz="0" w:space="0" w:color="auto"/>
        <w:left w:val="none" w:sz="0" w:space="0" w:color="auto"/>
        <w:bottom w:val="none" w:sz="0" w:space="0" w:color="auto"/>
        <w:right w:val="none" w:sz="0" w:space="0" w:color="auto"/>
      </w:divBdr>
    </w:div>
    <w:div w:id="1194420237">
      <w:bodyDiv w:val="1"/>
      <w:marLeft w:val="0"/>
      <w:marRight w:val="0"/>
      <w:marTop w:val="0"/>
      <w:marBottom w:val="0"/>
      <w:divBdr>
        <w:top w:val="none" w:sz="0" w:space="0" w:color="auto"/>
        <w:left w:val="none" w:sz="0" w:space="0" w:color="auto"/>
        <w:bottom w:val="none" w:sz="0" w:space="0" w:color="auto"/>
        <w:right w:val="none" w:sz="0" w:space="0" w:color="auto"/>
      </w:divBdr>
    </w:div>
    <w:div w:id="1194535806">
      <w:bodyDiv w:val="1"/>
      <w:marLeft w:val="0"/>
      <w:marRight w:val="0"/>
      <w:marTop w:val="0"/>
      <w:marBottom w:val="0"/>
      <w:divBdr>
        <w:top w:val="none" w:sz="0" w:space="0" w:color="auto"/>
        <w:left w:val="none" w:sz="0" w:space="0" w:color="auto"/>
        <w:bottom w:val="none" w:sz="0" w:space="0" w:color="auto"/>
        <w:right w:val="none" w:sz="0" w:space="0" w:color="auto"/>
      </w:divBdr>
    </w:div>
    <w:div w:id="1194615667">
      <w:bodyDiv w:val="1"/>
      <w:marLeft w:val="0"/>
      <w:marRight w:val="0"/>
      <w:marTop w:val="0"/>
      <w:marBottom w:val="0"/>
      <w:divBdr>
        <w:top w:val="none" w:sz="0" w:space="0" w:color="auto"/>
        <w:left w:val="none" w:sz="0" w:space="0" w:color="auto"/>
        <w:bottom w:val="none" w:sz="0" w:space="0" w:color="auto"/>
        <w:right w:val="none" w:sz="0" w:space="0" w:color="auto"/>
      </w:divBdr>
    </w:div>
    <w:div w:id="1194684150">
      <w:bodyDiv w:val="1"/>
      <w:marLeft w:val="0"/>
      <w:marRight w:val="0"/>
      <w:marTop w:val="0"/>
      <w:marBottom w:val="0"/>
      <w:divBdr>
        <w:top w:val="none" w:sz="0" w:space="0" w:color="auto"/>
        <w:left w:val="none" w:sz="0" w:space="0" w:color="auto"/>
        <w:bottom w:val="none" w:sz="0" w:space="0" w:color="auto"/>
        <w:right w:val="none" w:sz="0" w:space="0" w:color="auto"/>
      </w:divBdr>
    </w:div>
    <w:div w:id="1194808602">
      <w:bodyDiv w:val="1"/>
      <w:marLeft w:val="0"/>
      <w:marRight w:val="0"/>
      <w:marTop w:val="0"/>
      <w:marBottom w:val="0"/>
      <w:divBdr>
        <w:top w:val="none" w:sz="0" w:space="0" w:color="auto"/>
        <w:left w:val="none" w:sz="0" w:space="0" w:color="auto"/>
        <w:bottom w:val="none" w:sz="0" w:space="0" w:color="auto"/>
        <w:right w:val="none" w:sz="0" w:space="0" w:color="auto"/>
      </w:divBdr>
    </w:div>
    <w:div w:id="1195004576">
      <w:bodyDiv w:val="1"/>
      <w:marLeft w:val="0"/>
      <w:marRight w:val="0"/>
      <w:marTop w:val="0"/>
      <w:marBottom w:val="0"/>
      <w:divBdr>
        <w:top w:val="none" w:sz="0" w:space="0" w:color="auto"/>
        <w:left w:val="none" w:sz="0" w:space="0" w:color="auto"/>
        <w:bottom w:val="none" w:sz="0" w:space="0" w:color="auto"/>
        <w:right w:val="none" w:sz="0" w:space="0" w:color="auto"/>
      </w:divBdr>
    </w:div>
    <w:div w:id="1195312186">
      <w:bodyDiv w:val="1"/>
      <w:marLeft w:val="0"/>
      <w:marRight w:val="0"/>
      <w:marTop w:val="0"/>
      <w:marBottom w:val="0"/>
      <w:divBdr>
        <w:top w:val="none" w:sz="0" w:space="0" w:color="auto"/>
        <w:left w:val="none" w:sz="0" w:space="0" w:color="auto"/>
        <w:bottom w:val="none" w:sz="0" w:space="0" w:color="auto"/>
        <w:right w:val="none" w:sz="0" w:space="0" w:color="auto"/>
      </w:divBdr>
    </w:div>
    <w:div w:id="1195341912">
      <w:bodyDiv w:val="1"/>
      <w:marLeft w:val="0"/>
      <w:marRight w:val="0"/>
      <w:marTop w:val="0"/>
      <w:marBottom w:val="0"/>
      <w:divBdr>
        <w:top w:val="none" w:sz="0" w:space="0" w:color="auto"/>
        <w:left w:val="none" w:sz="0" w:space="0" w:color="auto"/>
        <w:bottom w:val="none" w:sz="0" w:space="0" w:color="auto"/>
        <w:right w:val="none" w:sz="0" w:space="0" w:color="auto"/>
      </w:divBdr>
    </w:div>
    <w:div w:id="1195382075">
      <w:bodyDiv w:val="1"/>
      <w:marLeft w:val="0"/>
      <w:marRight w:val="0"/>
      <w:marTop w:val="0"/>
      <w:marBottom w:val="0"/>
      <w:divBdr>
        <w:top w:val="none" w:sz="0" w:space="0" w:color="auto"/>
        <w:left w:val="none" w:sz="0" w:space="0" w:color="auto"/>
        <w:bottom w:val="none" w:sz="0" w:space="0" w:color="auto"/>
        <w:right w:val="none" w:sz="0" w:space="0" w:color="auto"/>
      </w:divBdr>
    </w:div>
    <w:div w:id="1195385877">
      <w:bodyDiv w:val="1"/>
      <w:marLeft w:val="0"/>
      <w:marRight w:val="0"/>
      <w:marTop w:val="0"/>
      <w:marBottom w:val="0"/>
      <w:divBdr>
        <w:top w:val="none" w:sz="0" w:space="0" w:color="auto"/>
        <w:left w:val="none" w:sz="0" w:space="0" w:color="auto"/>
        <w:bottom w:val="none" w:sz="0" w:space="0" w:color="auto"/>
        <w:right w:val="none" w:sz="0" w:space="0" w:color="auto"/>
      </w:divBdr>
    </w:div>
    <w:div w:id="1195536960">
      <w:bodyDiv w:val="1"/>
      <w:marLeft w:val="0"/>
      <w:marRight w:val="0"/>
      <w:marTop w:val="0"/>
      <w:marBottom w:val="0"/>
      <w:divBdr>
        <w:top w:val="none" w:sz="0" w:space="0" w:color="auto"/>
        <w:left w:val="none" w:sz="0" w:space="0" w:color="auto"/>
        <w:bottom w:val="none" w:sz="0" w:space="0" w:color="auto"/>
        <w:right w:val="none" w:sz="0" w:space="0" w:color="auto"/>
      </w:divBdr>
    </w:div>
    <w:div w:id="1195578641">
      <w:bodyDiv w:val="1"/>
      <w:marLeft w:val="0"/>
      <w:marRight w:val="0"/>
      <w:marTop w:val="0"/>
      <w:marBottom w:val="0"/>
      <w:divBdr>
        <w:top w:val="none" w:sz="0" w:space="0" w:color="auto"/>
        <w:left w:val="none" w:sz="0" w:space="0" w:color="auto"/>
        <w:bottom w:val="none" w:sz="0" w:space="0" w:color="auto"/>
        <w:right w:val="none" w:sz="0" w:space="0" w:color="auto"/>
      </w:divBdr>
    </w:div>
    <w:div w:id="1195922303">
      <w:bodyDiv w:val="1"/>
      <w:marLeft w:val="0"/>
      <w:marRight w:val="0"/>
      <w:marTop w:val="0"/>
      <w:marBottom w:val="0"/>
      <w:divBdr>
        <w:top w:val="none" w:sz="0" w:space="0" w:color="auto"/>
        <w:left w:val="none" w:sz="0" w:space="0" w:color="auto"/>
        <w:bottom w:val="none" w:sz="0" w:space="0" w:color="auto"/>
        <w:right w:val="none" w:sz="0" w:space="0" w:color="auto"/>
      </w:divBdr>
    </w:div>
    <w:div w:id="1196040037">
      <w:bodyDiv w:val="1"/>
      <w:marLeft w:val="0"/>
      <w:marRight w:val="0"/>
      <w:marTop w:val="0"/>
      <w:marBottom w:val="0"/>
      <w:divBdr>
        <w:top w:val="none" w:sz="0" w:space="0" w:color="auto"/>
        <w:left w:val="none" w:sz="0" w:space="0" w:color="auto"/>
        <w:bottom w:val="none" w:sz="0" w:space="0" w:color="auto"/>
        <w:right w:val="none" w:sz="0" w:space="0" w:color="auto"/>
      </w:divBdr>
    </w:div>
    <w:div w:id="1196187580">
      <w:bodyDiv w:val="1"/>
      <w:marLeft w:val="0"/>
      <w:marRight w:val="0"/>
      <w:marTop w:val="0"/>
      <w:marBottom w:val="0"/>
      <w:divBdr>
        <w:top w:val="none" w:sz="0" w:space="0" w:color="auto"/>
        <w:left w:val="none" w:sz="0" w:space="0" w:color="auto"/>
        <w:bottom w:val="none" w:sz="0" w:space="0" w:color="auto"/>
        <w:right w:val="none" w:sz="0" w:space="0" w:color="auto"/>
      </w:divBdr>
    </w:div>
    <w:div w:id="1196188282">
      <w:bodyDiv w:val="1"/>
      <w:marLeft w:val="0"/>
      <w:marRight w:val="0"/>
      <w:marTop w:val="0"/>
      <w:marBottom w:val="0"/>
      <w:divBdr>
        <w:top w:val="none" w:sz="0" w:space="0" w:color="auto"/>
        <w:left w:val="none" w:sz="0" w:space="0" w:color="auto"/>
        <w:bottom w:val="none" w:sz="0" w:space="0" w:color="auto"/>
        <w:right w:val="none" w:sz="0" w:space="0" w:color="auto"/>
      </w:divBdr>
    </w:div>
    <w:div w:id="1196188493">
      <w:bodyDiv w:val="1"/>
      <w:marLeft w:val="0"/>
      <w:marRight w:val="0"/>
      <w:marTop w:val="0"/>
      <w:marBottom w:val="0"/>
      <w:divBdr>
        <w:top w:val="none" w:sz="0" w:space="0" w:color="auto"/>
        <w:left w:val="none" w:sz="0" w:space="0" w:color="auto"/>
        <w:bottom w:val="none" w:sz="0" w:space="0" w:color="auto"/>
        <w:right w:val="none" w:sz="0" w:space="0" w:color="auto"/>
      </w:divBdr>
    </w:div>
    <w:div w:id="1196387642">
      <w:bodyDiv w:val="1"/>
      <w:marLeft w:val="0"/>
      <w:marRight w:val="0"/>
      <w:marTop w:val="0"/>
      <w:marBottom w:val="0"/>
      <w:divBdr>
        <w:top w:val="none" w:sz="0" w:space="0" w:color="auto"/>
        <w:left w:val="none" w:sz="0" w:space="0" w:color="auto"/>
        <w:bottom w:val="none" w:sz="0" w:space="0" w:color="auto"/>
        <w:right w:val="none" w:sz="0" w:space="0" w:color="auto"/>
      </w:divBdr>
    </w:div>
    <w:div w:id="1196432308">
      <w:bodyDiv w:val="1"/>
      <w:marLeft w:val="0"/>
      <w:marRight w:val="0"/>
      <w:marTop w:val="0"/>
      <w:marBottom w:val="0"/>
      <w:divBdr>
        <w:top w:val="none" w:sz="0" w:space="0" w:color="auto"/>
        <w:left w:val="none" w:sz="0" w:space="0" w:color="auto"/>
        <w:bottom w:val="none" w:sz="0" w:space="0" w:color="auto"/>
        <w:right w:val="none" w:sz="0" w:space="0" w:color="auto"/>
      </w:divBdr>
    </w:div>
    <w:div w:id="1196649421">
      <w:bodyDiv w:val="1"/>
      <w:marLeft w:val="0"/>
      <w:marRight w:val="0"/>
      <w:marTop w:val="0"/>
      <w:marBottom w:val="0"/>
      <w:divBdr>
        <w:top w:val="none" w:sz="0" w:space="0" w:color="auto"/>
        <w:left w:val="none" w:sz="0" w:space="0" w:color="auto"/>
        <w:bottom w:val="none" w:sz="0" w:space="0" w:color="auto"/>
        <w:right w:val="none" w:sz="0" w:space="0" w:color="auto"/>
      </w:divBdr>
    </w:div>
    <w:div w:id="1196698202">
      <w:bodyDiv w:val="1"/>
      <w:marLeft w:val="0"/>
      <w:marRight w:val="0"/>
      <w:marTop w:val="0"/>
      <w:marBottom w:val="0"/>
      <w:divBdr>
        <w:top w:val="none" w:sz="0" w:space="0" w:color="auto"/>
        <w:left w:val="none" w:sz="0" w:space="0" w:color="auto"/>
        <w:bottom w:val="none" w:sz="0" w:space="0" w:color="auto"/>
        <w:right w:val="none" w:sz="0" w:space="0" w:color="auto"/>
      </w:divBdr>
    </w:div>
    <w:div w:id="1196699641">
      <w:bodyDiv w:val="1"/>
      <w:marLeft w:val="0"/>
      <w:marRight w:val="0"/>
      <w:marTop w:val="0"/>
      <w:marBottom w:val="0"/>
      <w:divBdr>
        <w:top w:val="none" w:sz="0" w:space="0" w:color="auto"/>
        <w:left w:val="none" w:sz="0" w:space="0" w:color="auto"/>
        <w:bottom w:val="none" w:sz="0" w:space="0" w:color="auto"/>
        <w:right w:val="none" w:sz="0" w:space="0" w:color="auto"/>
      </w:divBdr>
    </w:div>
    <w:div w:id="1196701479">
      <w:bodyDiv w:val="1"/>
      <w:marLeft w:val="0"/>
      <w:marRight w:val="0"/>
      <w:marTop w:val="0"/>
      <w:marBottom w:val="0"/>
      <w:divBdr>
        <w:top w:val="none" w:sz="0" w:space="0" w:color="auto"/>
        <w:left w:val="none" w:sz="0" w:space="0" w:color="auto"/>
        <w:bottom w:val="none" w:sz="0" w:space="0" w:color="auto"/>
        <w:right w:val="none" w:sz="0" w:space="0" w:color="auto"/>
      </w:divBdr>
    </w:div>
    <w:div w:id="1196844253">
      <w:bodyDiv w:val="1"/>
      <w:marLeft w:val="0"/>
      <w:marRight w:val="0"/>
      <w:marTop w:val="0"/>
      <w:marBottom w:val="0"/>
      <w:divBdr>
        <w:top w:val="none" w:sz="0" w:space="0" w:color="auto"/>
        <w:left w:val="none" w:sz="0" w:space="0" w:color="auto"/>
        <w:bottom w:val="none" w:sz="0" w:space="0" w:color="auto"/>
        <w:right w:val="none" w:sz="0" w:space="0" w:color="auto"/>
      </w:divBdr>
    </w:div>
    <w:div w:id="1196886358">
      <w:bodyDiv w:val="1"/>
      <w:marLeft w:val="0"/>
      <w:marRight w:val="0"/>
      <w:marTop w:val="0"/>
      <w:marBottom w:val="0"/>
      <w:divBdr>
        <w:top w:val="none" w:sz="0" w:space="0" w:color="auto"/>
        <w:left w:val="none" w:sz="0" w:space="0" w:color="auto"/>
        <w:bottom w:val="none" w:sz="0" w:space="0" w:color="auto"/>
        <w:right w:val="none" w:sz="0" w:space="0" w:color="auto"/>
      </w:divBdr>
    </w:div>
    <w:div w:id="1196886524">
      <w:bodyDiv w:val="1"/>
      <w:marLeft w:val="0"/>
      <w:marRight w:val="0"/>
      <w:marTop w:val="0"/>
      <w:marBottom w:val="0"/>
      <w:divBdr>
        <w:top w:val="none" w:sz="0" w:space="0" w:color="auto"/>
        <w:left w:val="none" w:sz="0" w:space="0" w:color="auto"/>
        <w:bottom w:val="none" w:sz="0" w:space="0" w:color="auto"/>
        <w:right w:val="none" w:sz="0" w:space="0" w:color="auto"/>
      </w:divBdr>
    </w:div>
    <w:div w:id="1197540560">
      <w:bodyDiv w:val="1"/>
      <w:marLeft w:val="0"/>
      <w:marRight w:val="0"/>
      <w:marTop w:val="0"/>
      <w:marBottom w:val="0"/>
      <w:divBdr>
        <w:top w:val="none" w:sz="0" w:space="0" w:color="auto"/>
        <w:left w:val="none" w:sz="0" w:space="0" w:color="auto"/>
        <w:bottom w:val="none" w:sz="0" w:space="0" w:color="auto"/>
        <w:right w:val="none" w:sz="0" w:space="0" w:color="auto"/>
      </w:divBdr>
    </w:div>
    <w:div w:id="1197541290">
      <w:bodyDiv w:val="1"/>
      <w:marLeft w:val="0"/>
      <w:marRight w:val="0"/>
      <w:marTop w:val="0"/>
      <w:marBottom w:val="0"/>
      <w:divBdr>
        <w:top w:val="none" w:sz="0" w:space="0" w:color="auto"/>
        <w:left w:val="none" w:sz="0" w:space="0" w:color="auto"/>
        <w:bottom w:val="none" w:sz="0" w:space="0" w:color="auto"/>
        <w:right w:val="none" w:sz="0" w:space="0" w:color="auto"/>
      </w:divBdr>
    </w:div>
    <w:div w:id="1197620835">
      <w:bodyDiv w:val="1"/>
      <w:marLeft w:val="0"/>
      <w:marRight w:val="0"/>
      <w:marTop w:val="0"/>
      <w:marBottom w:val="0"/>
      <w:divBdr>
        <w:top w:val="none" w:sz="0" w:space="0" w:color="auto"/>
        <w:left w:val="none" w:sz="0" w:space="0" w:color="auto"/>
        <w:bottom w:val="none" w:sz="0" w:space="0" w:color="auto"/>
        <w:right w:val="none" w:sz="0" w:space="0" w:color="auto"/>
      </w:divBdr>
    </w:div>
    <w:div w:id="1197625679">
      <w:bodyDiv w:val="1"/>
      <w:marLeft w:val="0"/>
      <w:marRight w:val="0"/>
      <w:marTop w:val="0"/>
      <w:marBottom w:val="0"/>
      <w:divBdr>
        <w:top w:val="none" w:sz="0" w:space="0" w:color="auto"/>
        <w:left w:val="none" w:sz="0" w:space="0" w:color="auto"/>
        <w:bottom w:val="none" w:sz="0" w:space="0" w:color="auto"/>
        <w:right w:val="none" w:sz="0" w:space="0" w:color="auto"/>
      </w:divBdr>
    </w:div>
    <w:div w:id="1197697232">
      <w:bodyDiv w:val="1"/>
      <w:marLeft w:val="0"/>
      <w:marRight w:val="0"/>
      <w:marTop w:val="0"/>
      <w:marBottom w:val="0"/>
      <w:divBdr>
        <w:top w:val="none" w:sz="0" w:space="0" w:color="auto"/>
        <w:left w:val="none" w:sz="0" w:space="0" w:color="auto"/>
        <w:bottom w:val="none" w:sz="0" w:space="0" w:color="auto"/>
        <w:right w:val="none" w:sz="0" w:space="0" w:color="auto"/>
      </w:divBdr>
    </w:div>
    <w:div w:id="1197743388">
      <w:bodyDiv w:val="1"/>
      <w:marLeft w:val="0"/>
      <w:marRight w:val="0"/>
      <w:marTop w:val="0"/>
      <w:marBottom w:val="0"/>
      <w:divBdr>
        <w:top w:val="none" w:sz="0" w:space="0" w:color="auto"/>
        <w:left w:val="none" w:sz="0" w:space="0" w:color="auto"/>
        <w:bottom w:val="none" w:sz="0" w:space="0" w:color="auto"/>
        <w:right w:val="none" w:sz="0" w:space="0" w:color="auto"/>
      </w:divBdr>
    </w:div>
    <w:div w:id="1197962654">
      <w:bodyDiv w:val="1"/>
      <w:marLeft w:val="0"/>
      <w:marRight w:val="0"/>
      <w:marTop w:val="0"/>
      <w:marBottom w:val="0"/>
      <w:divBdr>
        <w:top w:val="none" w:sz="0" w:space="0" w:color="auto"/>
        <w:left w:val="none" w:sz="0" w:space="0" w:color="auto"/>
        <w:bottom w:val="none" w:sz="0" w:space="0" w:color="auto"/>
        <w:right w:val="none" w:sz="0" w:space="0" w:color="auto"/>
      </w:divBdr>
    </w:div>
    <w:div w:id="1198198078">
      <w:bodyDiv w:val="1"/>
      <w:marLeft w:val="0"/>
      <w:marRight w:val="0"/>
      <w:marTop w:val="0"/>
      <w:marBottom w:val="0"/>
      <w:divBdr>
        <w:top w:val="none" w:sz="0" w:space="0" w:color="auto"/>
        <w:left w:val="none" w:sz="0" w:space="0" w:color="auto"/>
        <w:bottom w:val="none" w:sz="0" w:space="0" w:color="auto"/>
        <w:right w:val="none" w:sz="0" w:space="0" w:color="auto"/>
      </w:divBdr>
    </w:div>
    <w:div w:id="1198356104">
      <w:bodyDiv w:val="1"/>
      <w:marLeft w:val="0"/>
      <w:marRight w:val="0"/>
      <w:marTop w:val="0"/>
      <w:marBottom w:val="0"/>
      <w:divBdr>
        <w:top w:val="none" w:sz="0" w:space="0" w:color="auto"/>
        <w:left w:val="none" w:sz="0" w:space="0" w:color="auto"/>
        <w:bottom w:val="none" w:sz="0" w:space="0" w:color="auto"/>
        <w:right w:val="none" w:sz="0" w:space="0" w:color="auto"/>
      </w:divBdr>
    </w:div>
    <w:div w:id="1198395328">
      <w:bodyDiv w:val="1"/>
      <w:marLeft w:val="0"/>
      <w:marRight w:val="0"/>
      <w:marTop w:val="0"/>
      <w:marBottom w:val="0"/>
      <w:divBdr>
        <w:top w:val="none" w:sz="0" w:space="0" w:color="auto"/>
        <w:left w:val="none" w:sz="0" w:space="0" w:color="auto"/>
        <w:bottom w:val="none" w:sz="0" w:space="0" w:color="auto"/>
        <w:right w:val="none" w:sz="0" w:space="0" w:color="auto"/>
      </w:divBdr>
    </w:div>
    <w:div w:id="1198423303">
      <w:bodyDiv w:val="1"/>
      <w:marLeft w:val="0"/>
      <w:marRight w:val="0"/>
      <w:marTop w:val="0"/>
      <w:marBottom w:val="0"/>
      <w:divBdr>
        <w:top w:val="none" w:sz="0" w:space="0" w:color="auto"/>
        <w:left w:val="none" w:sz="0" w:space="0" w:color="auto"/>
        <w:bottom w:val="none" w:sz="0" w:space="0" w:color="auto"/>
        <w:right w:val="none" w:sz="0" w:space="0" w:color="auto"/>
      </w:divBdr>
    </w:div>
    <w:div w:id="1198541624">
      <w:bodyDiv w:val="1"/>
      <w:marLeft w:val="0"/>
      <w:marRight w:val="0"/>
      <w:marTop w:val="0"/>
      <w:marBottom w:val="0"/>
      <w:divBdr>
        <w:top w:val="none" w:sz="0" w:space="0" w:color="auto"/>
        <w:left w:val="none" w:sz="0" w:space="0" w:color="auto"/>
        <w:bottom w:val="none" w:sz="0" w:space="0" w:color="auto"/>
        <w:right w:val="none" w:sz="0" w:space="0" w:color="auto"/>
      </w:divBdr>
    </w:div>
    <w:div w:id="1198662440">
      <w:bodyDiv w:val="1"/>
      <w:marLeft w:val="0"/>
      <w:marRight w:val="0"/>
      <w:marTop w:val="0"/>
      <w:marBottom w:val="0"/>
      <w:divBdr>
        <w:top w:val="none" w:sz="0" w:space="0" w:color="auto"/>
        <w:left w:val="none" w:sz="0" w:space="0" w:color="auto"/>
        <w:bottom w:val="none" w:sz="0" w:space="0" w:color="auto"/>
        <w:right w:val="none" w:sz="0" w:space="0" w:color="auto"/>
      </w:divBdr>
    </w:div>
    <w:div w:id="1198785312">
      <w:bodyDiv w:val="1"/>
      <w:marLeft w:val="0"/>
      <w:marRight w:val="0"/>
      <w:marTop w:val="0"/>
      <w:marBottom w:val="0"/>
      <w:divBdr>
        <w:top w:val="none" w:sz="0" w:space="0" w:color="auto"/>
        <w:left w:val="none" w:sz="0" w:space="0" w:color="auto"/>
        <w:bottom w:val="none" w:sz="0" w:space="0" w:color="auto"/>
        <w:right w:val="none" w:sz="0" w:space="0" w:color="auto"/>
      </w:divBdr>
    </w:div>
    <w:div w:id="1199196375">
      <w:bodyDiv w:val="1"/>
      <w:marLeft w:val="0"/>
      <w:marRight w:val="0"/>
      <w:marTop w:val="0"/>
      <w:marBottom w:val="0"/>
      <w:divBdr>
        <w:top w:val="none" w:sz="0" w:space="0" w:color="auto"/>
        <w:left w:val="none" w:sz="0" w:space="0" w:color="auto"/>
        <w:bottom w:val="none" w:sz="0" w:space="0" w:color="auto"/>
        <w:right w:val="none" w:sz="0" w:space="0" w:color="auto"/>
      </w:divBdr>
    </w:div>
    <w:div w:id="1199274790">
      <w:bodyDiv w:val="1"/>
      <w:marLeft w:val="0"/>
      <w:marRight w:val="0"/>
      <w:marTop w:val="0"/>
      <w:marBottom w:val="0"/>
      <w:divBdr>
        <w:top w:val="none" w:sz="0" w:space="0" w:color="auto"/>
        <w:left w:val="none" w:sz="0" w:space="0" w:color="auto"/>
        <w:bottom w:val="none" w:sz="0" w:space="0" w:color="auto"/>
        <w:right w:val="none" w:sz="0" w:space="0" w:color="auto"/>
      </w:divBdr>
    </w:div>
    <w:div w:id="1199316435">
      <w:bodyDiv w:val="1"/>
      <w:marLeft w:val="0"/>
      <w:marRight w:val="0"/>
      <w:marTop w:val="0"/>
      <w:marBottom w:val="0"/>
      <w:divBdr>
        <w:top w:val="none" w:sz="0" w:space="0" w:color="auto"/>
        <w:left w:val="none" w:sz="0" w:space="0" w:color="auto"/>
        <w:bottom w:val="none" w:sz="0" w:space="0" w:color="auto"/>
        <w:right w:val="none" w:sz="0" w:space="0" w:color="auto"/>
      </w:divBdr>
    </w:div>
    <w:div w:id="1199317521">
      <w:bodyDiv w:val="1"/>
      <w:marLeft w:val="0"/>
      <w:marRight w:val="0"/>
      <w:marTop w:val="0"/>
      <w:marBottom w:val="0"/>
      <w:divBdr>
        <w:top w:val="none" w:sz="0" w:space="0" w:color="auto"/>
        <w:left w:val="none" w:sz="0" w:space="0" w:color="auto"/>
        <w:bottom w:val="none" w:sz="0" w:space="0" w:color="auto"/>
        <w:right w:val="none" w:sz="0" w:space="0" w:color="auto"/>
      </w:divBdr>
    </w:div>
    <w:div w:id="1199319789">
      <w:bodyDiv w:val="1"/>
      <w:marLeft w:val="0"/>
      <w:marRight w:val="0"/>
      <w:marTop w:val="0"/>
      <w:marBottom w:val="0"/>
      <w:divBdr>
        <w:top w:val="none" w:sz="0" w:space="0" w:color="auto"/>
        <w:left w:val="none" w:sz="0" w:space="0" w:color="auto"/>
        <w:bottom w:val="none" w:sz="0" w:space="0" w:color="auto"/>
        <w:right w:val="none" w:sz="0" w:space="0" w:color="auto"/>
      </w:divBdr>
    </w:div>
    <w:div w:id="1199389665">
      <w:bodyDiv w:val="1"/>
      <w:marLeft w:val="0"/>
      <w:marRight w:val="0"/>
      <w:marTop w:val="0"/>
      <w:marBottom w:val="0"/>
      <w:divBdr>
        <w:top w:val="none" w:sz="0" w:space="0" w:color="auto"/>
        <w:left w:val="none" w:sz="0" w:space="0" w:color="auto"/>
        <w:bottom w:val="none" w:sz="0" w:space="0" w:color="auto"/>
        <w:right w:val="none" w:sz="0" w:space="0" w:color="auto"/>
      </w:divBdr>
    </w:div>
    <w:div w:id="1199587980">
      <w:bodyDiv w:val="1"/>
      <w:marLeft w:val="0"/>
      <w:marRight w:val="0"/>
      <w:marTop w:val="0"/>
      <w:marBottom w:val="0"/>
      <w:divBdr>
        <w:top w:val="none" w:sz="0" w:space="0" w:color="auto"/>
        <w:left w:val="none" w:sz="0" w:space="0" w:color="auto"/>
        <w:bottom w:val="none" w:sz="0" w:space="0" w:color="auto"/>
        <w:right w:val="none" w:sz="0" w:space="0" w:color="auto"/>
      </w:divBdr>
    </w:div>
    <w:div w:id="1199779877">
      <w:bodyDiv w:val="1"/>
      <w:marLeft w:val="0"/>
      <w:marRight w:val="0"/>
      <w:marTop w:val="0"/>
      <w:marBottom w:val="0"/>
      <w:divBdr>
        <w:top w:val="none" w:sz="0" w:space="0" w:color="auto"/>
        <w:left w:val="none" w:sz="0" w:space="0" w:color="auto"/>
        <w:bottom w:val="none" w:sz="0" w:space="0" w:color="auto"/>
        <w:right w:val="none" w:sz="0" w:space="0" w:color="auto"/>
      </w:divBdr>
    </w:div>
    <w:div w:id="1200314708">
      <w:bodyDiv w:val="1"/>
      <w:marLeft w:val="0"/>
      <w:marRight w:val="0"/>
      <w:marTop w:val="0"/>
      <w:marBottom w:val="0"/>
      <w:divBdr>
        <w:top w:val="none" w:sz="0" w:space="0" w:color="auto"/>
        <w:left w:val="none" w:sz="0" w:space="0" w:color="auto"/>
        <w:bottom w:val="none" w:sz="0" w:space="0" w:color="auto"/>
        <w:right w:val="none" w:sz="0" w:space="0" w:color="auto"/>
      </w:divBdr>
    </w:div>
    <w:div w:id="1200630368">
      <w:bodyDiv w:val="1"/>
      <w:marLeft w:val="0"/>
      <w:marRight w:val="0"/>
      <w:marTop w:val="0"/>
      <w:marBottom w:val="0"/>
      <w:divBdr>
        <w:top w:val="none" w:sz="0" w:space="0" w:color="auto"/>
        <w:left w:val="none" w:sz="0" w:space="0" w:color="auto"/>
        <w:bottom w:val="none" w:sz="0" w:space="0" w:color="auto"/>
        <w:right w:val="none" w:sz="0" w:space="0" w:color="auto"/>
      </w:divBdr>
    </w:div>
    <w:div w:id="1200751202">
      <w:bodyDiv w:val="1"/>
      <w:marLeft w:val="0"/>
      <w:marRight w:val="0"/>
      <w:marTop w:val="0"/>
      <w:marBottom w:val="0"/>
      <w:divBdr>
        <w:top w:val="none" w:sz="0" w:space="0" w:color="auto"/>
        <w:left w:val="none" w:sz="0" w:space="0" w:color="auto"/>
        <w:bottom w:val="none" w:sz="0" w:space="0" w:color="auto"/>
        <w:right w:val="none" w:sz="0" w:space="0" w:color="auto"/>
      </w:divBdr>
    </w:div>
    <w:div w:id="1200826406">
      <w:bodyDiv w:val="1"/>
      <w:marLeft w:val="0"/>
      <w:marRight w:val="0"/>
      <w:marTop w:val="0"/>
      <w:marBottom w:val="0"/>
      <w:divBdr>
        <w:top w:val="none" w:sz="0" w:space="0" w:color="auto"/>
        <w:left w:val="none" w:sz="0" w:space="0" w:color="auto"/>
        <w:bottom w:val="none" w:sz="0" w:space="0" w:color="auto"/>
        <w:right w:val="none" w:sz="0" w:space="0" w:color="auto"/>
      </w:divBdr>
    </w:div>
    <w:div w:id="1200898467">
      <w:bodyDiv w:val="1"/>
      <w:marLeft w:val="0"/>
      <w:marRight w:val="0"/>
      <w:marTop w:val="0"/>
      <w:marBottom w:val="0"/>
      <w:divBdr>
        <w:top w:val="none" w:sz="0" w:space="0" w:color="auto"/>
        <w:left w:val="none" w:sz="0" w:space="0" w:color="auto"/>
        <w:bottom w:val="none" w:sz="0" w:space="0" w:color="auto"/>
        <w:right w:val="none" w:sz="0" w:space="0" w:color="auto"/>
      </w:divBdr>
    </w:div>
    <w:div w:id="1201088092">
      <w:bodyDiv w:val="1"/>
      <w:marLeft w:val="0"/>
      <w:marRight w:val="0"/>
      <w:marTop w:val="0"/>
      <w:marBottom w:val="0"/>
      <w:divBdr>
        <w:top w:val="none" w:sz="0" w:space="0" w:color="auto"/>
        <w:left w:val="none" w:sz="0" w:space="0" w:color="auto"/>
        <w:bottom w:val="none" w:sz="0" w:space="0" w:color="auto"/>
        <w:right w:val="none" w:sz="0" w:space="0" w:color="auto"/>
      </w:divBdr>
    </w:div>
    <w:div w:id="1201431895">
      <w:bodyDiv w:val="1"/>
      <w:marLeft w:val="0"/>
      <w:marRight w:val="0"/>
      <w:marTop w:val="0"/>
      <w:marBottom w:val="0"/>
      <w:divBdr>
        <w:top w:val="none" w:sz="0" w:space="0" w:color="auto"/>
        <w:left w:val="none" w:sz="0" w:space="0" w:color="auto"/>
        <w:bottom w:val="none" w:sz="0" w:space="0" w:color="auto"/>
        <w:right w:val="none" w:sz="0" w:space="0" w:color="auto"/>
      </w:divBdr>
    </w:div>
    <w:div w:id="1201550380">
      <w:bodyDiv w:val="1"/>
      <w:marLeft w:val="0"/>
      <w:marRight w:val="0"/>
      <w:marTop w:val="0"/>
      <w:marBottom w:val="0"/>
      <w:divBdr>
        <w:top w:val="none" w:sz="0" w:space="0" w:color="auto"/>
        <w:left w:val="none" w:sz="0" w:space="0" w:color="auto"/>
        <w:bottom w:val="none" w:sz="0" w:space="0" w:color="auto"/>
        <w:right w:val="none" w:sz="0" w:space="0" w:color="auto"/>
      </w:divBdr>
    </w:div>
    <w:div w:id="1201551290">
      <w:bodyDiv w:val="1"/>
      <w:marLeft w:val="0"/>
      <w:marRight w:val="0"/>
      <w:marTop w:val="0"/>
      <w:marBottom w:val="0"/>
      <w:divBdr>
        <w:top w:val="none" w:sz="0" w:space="0" w:color="auto"/>
        <w:left w:val="none" w:sz="0" w:space="0" w:color="auto"/>
        <w:bottom w:val="none" w:sz="0" w:space="0" w:color="auto"/>
        <w:right w:val="none" w:sz="0" w:space="0" w:color="auto"/>
      </w:divBdr>
    </w:div>
    <w:div w:id="1201551733">
      <w:bodyDiv w:val="1"/>
      <w:marLeft w:val="0"/>
      <w:marRight w:val="0"/>
      <w:marTop w:val="0"/>
      <w:marBottom w:val="0"/>
      <w:divBdr>
        <w:top w:val="none" w:sz="0" w:space="0" w:color="auto"/>
        <w:left w:val="none" w:sz="0" w:space="0" w:color="auto"/>
        <w:bottom w:val="none" w:sz="0" w:space="0" w:color="auto"/>
        <w:right w:val="none" w:sz="0" w:space="0" w:color="auto"/>
      </w:divBdr>
    </w:div>
    <w:div w:id="1201625109">
      <w:bodyDiv w:val="1"/>
      <w:marLeft w:val="0"/>
      <w:marRight w:val="0"/>
      <w:marTop w:val="0"/>
      <w:marBottom w:val="0"/>
      <w:divBdr>
        <w:top w:val="none" w:sz="0" w:space="0" w:color="auto"/>
        <w:left w:val="none" w:sz="0" w:space="0" w:color="auto"/>
        <w:bottom w:val="none" w:sz="0" w:space="0" w:color="auto"/>
        <w:right w:val="none" w:sz="0" w:space="0" w:color="auto"/>
      </w:divBdr>
    </w:div>
    <w:div w:id="1201891582">
      <w:bodyDiv w:val="1"/>
      <w:marLeft w:val="0"/>
      <w:marRight w:val="0"/>
      <w:marTop w:val="0"/>
      <w:marBottom w:val="0"/>
      <w:divBdr>
        <w:top w:val="none" w:sz="0" w:space="0" w:color="auto"/>
        <w:left w:val="none" w:sz="0" w:space="0" w:color="auto"/>
        <w:bottom w:val="none" w:sz="0" w:space="0" w:color="auto"/>
        <w:right w:val="none" w:sz="0" w:space="0" w:color="auto"/>
      </w:divBdr>
    </w:div>
    <w:div w:id="1202018544">
      <w:bodyDiv w:val="1"/>
      <w:marLeft w:val="0"/>
      <w:marRight w:val="0"/>
      <w:marTop w:val="0"/>
      <w:marBottom w:val="0"/>
      <w:divBdr>
        <w:top w:val="none" w:sz="0" w:space="0" w:color="auto"/>
        <w:left w:val="none" w:sz="0" w:space="0" w:color="auto"/>
        <w:bottom w:val="none" w:sz="0" w:space="0" w:color="auto"/>
        <w:right w:val="none" w:sz="0" w:space="0" w:color="auto"/>
      </w:divBdr>
    </w:div>
    <w:div w:id="1202061677">
      <w:bodyDiv w:val="1"/>
      <w:marLeft w:val="0"/>
      <w:marRight w:val="0"/>
      <w:marTop w:val="0"/>
      <w:marBottom w:val="0"/>
      <w:divBdr>
        <w:top w:val="none" w:sz="0" w:space="0" w:color="auto"/>
        <w:left w:val="none" w:sz="0" w:space="0" w:color="auto"/>
        <w:bottom w:val="none" w:sz="0" w:space="0" w:color="auto"/>
        <w:right w:val="none" w:sz="0" w:space="0" w:color="auto"/>
      </w:divBdr>
    </w:div>
    <w:div w:id="1202858162">
      <w:bodyDiv w:val="1"/>
      <w:marLeft w:val="0"/>
      <w:marRight w:val="0"/>
      <w:marTop w:val="0"/>
      <w:marBottom w:val="0"/>
      <w:divBdr>
        <w:top w:val="none" w:sz="0" w:space="0" w:color="auto"/>
        <w:left w:val="none" w:sz="0" w:space="0" w:color="auto"/>
        <w:bottom w:val="none" w:sz="0" w:space="0" w:color="auto"/>
        <w:right w:val="none" w:sz="0" w:space="0" w:color="auto"/>
      </w:divBdr>
    </w:div>
    <w:div w:id="1203009443">
      <w:bodyDiv w:val="1"/>
      <w:marLeft w:val="0"/>
      <w:marRight w:val="0"/>
      <w:marTop w:val="0"/>
      <w:marBottom w:val="0"/>
      <w:divBdr>
        <w:top w:val="none" w:sz="0" w:space="0" w:color="auto"/>
        <w:left w:val="none" w:sz="0" w:space="0" w:color="auto"/>
        <w:bottom w:val="none" w:sz="0" w:space="0" w:color="auto"/>
        <w:right w:val="none" w:sz="0" w:space="0" w:color="auto"/>
      </w:divBdr>
    </w:div>
    <w:div w:id="1203178797">
      <w:bodyDiv w:val="1"/>
      <w:marLeft w:val="0"/>
      <w:marRight w:val="0"/>
      <w:marTop w:val="0"/>
      <w:marBottom w:val="0"/>
      <w:divBdr>
        <w:top w:val="none" w:sz="0" w:space="0" w:color="auto"/>
        <w:left w:val="none" w:sz="0" w:space="0" w:color="auto"/>
        <w:bottom w:val="none" w:sz="0" w:space="0" w:color="auto"/>
        <w:right w:val="none" w:sz="0" w:space="0" w:color="auto"/>
      </w:divBdr>
    </w:div>
    <w:div w:id="1203403634">
      <w:bodyDiv w:val="1"/>
      <w:marLeft w:val="0"/>
      <w:marRight w:val="0"/>
      <w:marTop w:val="0"/>
      <w:marBottom w:val="0"/>
      <w:divBdr>
        <w:top w:val="none" w:sz="0" w:space="0" w:color="auto"/>
        <w:left w:val="none" w:sz="0" w:space="0" w:color="auto"/>
        <w:bottom w:val="none" w:sz="0" w:space="0" w:color="auto"/>
        <w:right w:val="none" w:sz="0" w:space="0" w:color="auto"/>
      </w:divBdr>
    </w:div>
    <w:div w:id="1203446003">
      <w:bodyDiv w:val="1"/>
      <w:marLeft w:val="0"/>
      <w:marRight w:val="0"/>
      <w:marTop w:val="0"/>
      <w:marBottom w:val="0"/>
      <w:divBdr>
        <w:top w:val="none" w:sz="0" w:space="0" w:color="auto"/>
        <w:left w:val="none" w:sz="0" w:space="0" w:color="auto"/>
        <w:bottom w:val="none" w:sz="0" w:space="0" w:color="auto"/>
        <w:right w:val="none" w:sz="0" w:space="0" w:color="auto"/>
      </w:divBdr>
    </w:div>
    <w:div w:id="1203515055">
      <w:bodyDiv w:val="1"/>
      <w:marLeft w:val="0"/>
      <w:marRight w:val="0"/>
      <w:marTop w:val="0"/>
      <w:marBottom w:val="0"/>
      <w:divBdr>
        <w:top w:val="none" w:sz="0" w:space="0" w:color="auto"/>
        <w:left w:val="none" w:sz="0" w:space="0" w:color="auto"/>
        <w:bottom w:val="none" w:sz="0" w:space="0" w:color="auto"/>
        <w:right w:val="none" w:sz="0" w:space="0" w:color="auto"/>
      </w:divBdr>
    </w:div>
    <w:div w:id="1203708552">
      <w:bodyDiv w:val="1"/>
      <w:marLeft w:val="0"/>
      <w:marRight w:val="0"/>
      <w:marTop w:val="0"/>
      <w:marBottom w:val="0"/>
      <w:divBdr>
        <w:top w:val="none" w:sz="0" w:space="0" w:color="auto"/>
        <w:left w:val="none" w:sz="0" w:space="0" w:color="auto"/>
        <w:bottom w:val="none" w:sz="0" w:space="0" w:color="auto"/>
        <w:right w:val="none" w:sz="0" w:space="0" w:color="auto"/>
      </w:divBdr>
    </w:div>
    <w:div w:id="1203712633">
      <w:bodyDiv w:val="1"/>
      <w:marLeft w:val="0"/>
      <w:marRight w:val="0"/>
      <w:marTop w:val="0"/>
      <w:marBottom w:val="0"/>
      <w:divBdr>
        <w:top w:val="none" w:sz="0" w:space="0" w:color="auto"/>
        <w:left w:val="none" w:sz="0" w:space="0" w:color="auto"/>
        <w:bottom w:val="none" w:sz="0" w:space="0" w:color="auto"/>
        <w:right w:val="none" w:sz="0" w:space="0" w:color="auto"/>
      </w:divBdr>
    </w:div>
    <w:div w:id="1203714930">
      <w:bodyDiv w:val="1"/>
      <w:marLeft w:val="0"/>
      <w:marRight w:val="0"/>
      <w:marTop w:val="0"/>
      <w:marBottom w:val="0"/>
      <w:divBdr>
        <w:top w:val="none" w:sz="0" w:space="0" w:color="auto"/>
        <w:left w:val="none" w:sz="0" w:space="0" w:color="auto"/>
        <w:bottom w:val="none" w:sz="0" w:space="0" w:color="auto"/>
        <w:right w:val="none" w:sz="0" w:space="0" w:color="auto"/>
      </w:divBdr>
    </w:div>
    <w:div w:id="1203788365">
      <w:bodyDiv w:val="1"/>
      <w:marLeft w:val="0"/>
      <w:marRight w:val="0"/>
      <w:marTop w:val="0"/>
      <w:marBottom w:val="0"/>
      <w:divBdr>
        <w:top w:val="none" w:sz="0" w:space="0" w:color="auto"/>
        <w:left w:val="none" w:sz="0" w:space="0" w:color="auto"/>
        <w:bottom w:val="none" w:sz="0" w:space="0" w:color="auto"/>
        <w:right w:val="none" w:sz="0" w:space="0" w:color="auto"/>
      </w:divBdr>
    </w:div>
    <w:div w:id="1204172543">
      <w:bodyDiv w:val="1"/>
      <w:marLeft w:val="0"/>
      <w:marRight w:val="0"/>
      <w:marTop w:val="0"/>
      <w:marBottom w:val="0"/>
      <w:divBdr>
        <w:top w:val="none" w:sz="0" w:space="0" w:color="auto"/>
        <w:left w:val="none" w:sz="0" w:space="0" w:color="auto"/>
        <w:bottom w:val="none" w:sz="0" w:space="0" w:color="auto"/>
        <w:right w:val="none" w:sz="0" w:space="0" w:color="auto"/>
      </w:divBdr>
    </w:div>
    <w:div w:id="1204440583">
      <w:bodyDiv w:val="1"/>
      <w:marLeft w:val="0"/>
      <w:marRight w:val="0"/>
      <w:marTop w:val="0"/>
      <w:marBottom w:val="0"/>
      <w:divBdr>
        <w:top w:val="none" w:sz="0" w:space="0" w:color="auto"/>
        <w:left w:val="none" w:sz="0" w:space="0" w:color="auto"/>
        <w:bottom w:val="none" w:sz="0" w:space="0" w:color="auto"/>
        <w:right w:val="none" w:sz="0" w:space="0" w:color="auto"/>
      </w:divBdr>
    </w:div>
    <w:div w:id="1204443280">
      <w:bodyDiv w:val="1"/>
      <w:marLeft w:val="0"/>
      <w:marRight w:val="0"/>
      <w:marTop w:val="0"/>
      <w:marBottom w:val="0"/>
      <w:divBdr>
        <w:top w:val="none" w:sz="0" w:space="0" w:color="auto"/>
        <w:left w:val="none" w:sz="0" w:space="0" w:color="auto"/>
        <w:bottom w:val="none" w:sz="0" w:space="0" w:color="auto"/>
        <w:right w:val="none" w:sz="0" w:space="0" w:color="auto"/>
      </w:divBdr>
    </w:div>
    <w:div w:id="1204445011">
      <w:bodyDiv w:val="1"/>
      <w:marLeft w:val="0"/>
      <w:marRight w:val="0"/>
      <w:marTop w:val="0"/>
      <w:marBottom w:val="0"/>
      <w:divBdr>
        <w:top w:val="none" w:sz="0" w:space="0" w:color="auto"/>
        <w:left w:val="none" w:sz="0" w:space="0" w:color="auto"/>
        <w:bottom w:val="none" w:sz="0" w:space="0" w:color="auto"/>
        <w:right w:val="none" w:sz="0" w:space="0" w:color="auto"/>
      </w:divBdr>
    </w:div>
    <w:div w:id="1204636082">
      <w:bodyDiv w:val="1"/>
      <w:marLeft w:val="0"/>
      <w:marRight w:val="0"/>
      <w:marTop w:val="0"/>
      <w:marBottom w:val="0"/>
      <w:divBdr>
        <w:top w:val="none" w:sz="0" w:space="0" w:color="auto"/>
        <w:left w:val="none" w:sz="0" w:space="0" w:color="auto"/>
        <w:bottom w:val="none" w:sz="0" w:space="0" w:color="auto"/>
        <w:right w:val="none" w:sz="0" w:space="0" w:color="auto"/>
      </w:divBdr>
    </w:div>
    <w:div w:id="1204833500">
      <w:bodyDiv w:val="1"/>
      <w:marLeft w:val="0"/>
      <w:marRight w:val="0"/>
      <w:marTop w:val="0"/>
      <w:marBottom w:val="0"/>
      <w:divBdr>
        <w:top w:val="none" w:sz="0" w:space="0" w:color="auto"/>
        <w:left w:val="none" w:sz="0" w:space="0" w:color="auto"/>
        <w:bottom w:val="none" w:sz="0" w:space="0" w:color="auto"/>
        <w:right w:val="none" w:sz="0" w:space="0" w:color="auto"/>
      </w:divBdr>
    </w:div>
    <w:div w:id="1204905565">
      <w:bodyDiv w:val="1"/>
      <w:marLeft w:val="0"/>
      <w:marRight w:val="0"/>
      <w:marTop w:val="0"/>
      <w:marBottom w:val="0"/>
      <w:divBdr>
        <w:top w:val="none" w:sz="0" w:space="0" w:color="auto"/>
        <w:left w:val="none" w:sz="0" w:space="0" w:color="auto"/>
        <w:bottom w:val="none" w:sz="0" w:space="0" w:color="auto"/>
        <w:right w:val="none" w:sz="0" w:space="0" w:color="auto"/>
      </w:divBdr>
    </w:div>
    <w:div w:id="1205021751">
      <w:bodyDiv w:val="1"/>
      <w:marLeft w:val="0"/>
      <w:marRight w:val="0"/>
      <w:marTop w:val="0"/>
      <w:marBottom w:val="0"/>
      <w:divBdr>
        <w:top w:val="none" w:sz="0" w:space="0" w:color="auto"/>
        <w:left w:val="none" w:sz="0" w:space="0" w:color="auto"/>
        <w:bottom w:val="none" w:sz="0" w:space="0" w:color="auto"/>
        <w:right w:val="none" w:sz="0" w:space="0" w:color="auto"/>
      </w:divBdr>
    </w:div>
    <w:div w:id="1205093140">
      <w:bodyDiv w:val="1"/>
      <w:marLeft w:val="0"/>
      <w:marRight w:val="0"/>
      <w:marTop w:val="0"/>
      <w:marBottom w:val="0"/>
      <w:divBdr>
        <w:top w:val="none" w:sz="0" w:space="0" w:color="auto"/>
        <w:left w:val="none" w:sz="0" w:space="0" w:color="auto"/>
        <w:bottom w:val="none" w:sz="0" w:space="0" w:color="auto"/>
        <w:right w:val="none" w:sz="0" w:space="0" w:color="auto"/>
      </w:divBdr>
    </w:div>
    <w:div w:id="1205486118">
      <w:bodyDiv w:val="1"/>
      <w:marLeft w:val="0"/>
      <w:marRight w:val="0"/>
      <w:marTop w:val="0"/>
      <w:marBottom w:val="0"/>
      <w:divBdr>
        <w:top w:val="none" w:sz="0" w:space="0" w:color="auto"/>
        <w:left w:val="none" w:sz="0" w:space="0" w:color="auto"/>
        <w:bottom w:val="none" w:sz="0" w:space="0" w:color="auto"/>
        <w:right w:val="none" w:sz="0" w:space="0" w:color="auto"/>
      </w:divBdr>
    </w:div>
    <w:div w:id="1205632687">
      <w:bodyDiv w:val="1"/>
      <w:marLeft w:val="0"/>
      <w:marRight w:val="0"/>
      <w:marTop w:val="0"/>
      <w:marBottom w:val="0"/>
      <w:divBdr>
        <w:top w:val="none" w:sz="0" w:space="0" w:color="auto"/>
        <w:left w:val="none" w:sz="0" w:space="0" w:color="auto"/>
        <w:bottom w:val="none" w:sz="0" w:space="0" w:color="auto"/>
        <w:right w:val="none" w:sz="0" w:space="0" w:color="auto"/>
      </w:divBdr>
    </w:div>
    <w:div w:id="1205750674">
      <w:bodyDiv w:val="1"/>
      <w:marLeft w:val="0"/>
      <w:marRight w:val="0"/>
      <w:marTop w:val="0"/>
      <w:marBottom w:val="0"/>
      <w:divBdr>
        <w:top w:val="none" w:sz="0" w:space="0" w:color="auto"/>
        <w:left w:val="none" w:sz="0" w:space="0" w:color="auto"/>
        <w:bottom w:val="none" w:sz="0" w:space="0" w:color="auto"/>
        <w:right w:val="none" w:sz="0" w:space="0" w:color="auto"/>
      </w:divBdr>
    </w:div>
    <w:div w:id="1205944968">
      <w:bodyDiv w:val="1"/>
      <w:marLeft w:val="0"/>
      <w:marRight w:val="0"/>
      <w:marTop w:val="0"/>
      <w:marBottom w:val="0"/>
      <w:divBdr>
        <w:top w:val="none" w:sz="0" w:space="0" w:color="auto"/>
        <w:left w:val="none" w:sz="0" w:space="0" w:color="auto"/>
        <w:bottom w:val="none" w:sz="0" w:space="0" w:color="auto"/>
        <w:right w:val="none" w:sz="0" w:space="0" w:color="auto"/>
      </w:divBdr>
    </w:div>
    <w:div w:id="1206596604">
      <w:bodyDiv w:val="1"/>
      <w:marLeft w:val="0"/>
      <w:marRight w:val="0"/>
      <w:marTop w:val="0"/>
      <w:marBottom w:val="0"/>
      <w:divBdr>
        <w:top w:val="none" w:sz="0" w:space="0" w:color="auto"/>
        <w:left w:val="none" w:sz="0" w:space="0" w:color="auto"/>
        <w:bottom w:val="none" w:sz="0" w:space="0" w:color="auto"/>
        <w:right w:val="none" w:sz="0" w:space="0" w:color="auto"/>
      </w:divBdr>
    </w:div>
    <w:div w:id="1206605584">
      <w:bodyDiv w:val="1"/>
      <w:marLeft w:val="0"/>
      <w:marRight w:val="0"/>
      <w:marTop w:val="0"/>
      <w:marBottom w:val="0"/>
      <w:divBdr>
        <w:top w:val="none" w:sz="0" w:space="0" w:color="auto"/>
        <w:left w:val="none" w:sz="0" w:space="0" w:color="auto"/>
        <w:bottom w:val="none" w:sz="0" w:space="0" w:color="auto"/>
        <w:right w:val="none" w:sz="0" w:space="0" w:color="auto"/>
      </w:divBdr>
    </w:div>
    <w:div w:id="1206717430">
      <w:bodyDiv w:val="1"/>
      <w:marLeft w:val="0"/>
      <w:marRight w:val="0"/>
      <w:marTop w:val="0"/>
      <w:marBottom w:val="0"/>
      <w:divBdr>
        <w:top w:val="none" w:sz="0" w:space="0" w:color="auto"/>
        <w:left w:val="none" w:sz="0" w:space="0" w:color="auto"/>
        <w:bottom w:val="none" w:sz="0" w:space="0" w:color="auto"/>
        <w:right w:val="none" w:sz="0" w:space="0" w:color="auto"/>
      </w:divBdr>
    </w:div>
    <w:div w:id="1206871108">
      <w:bodyDiv w:val="1"/>
      <w:marLeft w:val="0"/>
      <w:marRight w:val="0"/>
      <w:marTop w:val="0"/>
      <w:marBottom w:val="0"/>
      <w:divBdr>
        <w:top w:val="none" w:sz="0" w:space="0" w:color="auto"/>
        <w:left w:val="none" w:sz="0" w:space="0" w:color="auto"/>
        <w:bottom w:val="none" w:sz="0" w:space="0" w:color="auto"/>
        <w:right w:val="none" w:sz="0" w:space="0" w:color="auto"/>
      </w:divBdr>
    </w:div>
    <w:div w:id="1206912848">
      <w:bodyDiv w:val="1"/>
      <w:marLeft w:val="0"/>
      <w:marRight w:val="0"/>
      <w:marTop w:val="0"/>
      <w:marBottom w:val="0"/>
      <w:divBdr>
        <w:top w:val="none" w:sz="0" w:space="0" w:color="auto"/>
        <w:left w:val="none" w:sz="0" w:space="0" w:color="auto"/>
        <w:bottom w:val="none" w:sz="0" w:space="0" w:color="auto"/>
        <w:right w:val="none" w:sz="0" w:space="0" w:color="auto"/>
      </w:divBdr>
    </w:div>
    <w:div w:id="1206915593">
      <w:bodyDiv w:val="1"/>
      <w:marLeft w:val="0"/>
      <w:marRight w:val="0"/>
      <w:marTop w:val="0"/>
      <w:marBottom w:val="0"/>
      <w:divBdr>
        <w:top w:val="none" w:sz="0" w:space="0" w:color="auto"/>
        <w:left w:val="none" w:sz="0" w:space="0" w:color="auto"/>
        <w:bottom w:val="none" w:sz="0" w:space="0" w:color="auto"/>
        <w:right w:val="none" w:sz="0" w:space="0" w:color="auto"/>
      </w:divBdr>
    </w:div>
    <w:div w:id="1206987346">
      <w:bodyDiv w:val="1"/>
      <w:marLeft w:val="0"/>
      <w:marRight w:val="0"/>
      <w:marTop w:val="0"/>
      <w:marBottom w:val="0"/>
      <w:divBdr>
        <w:top w:val="none" w:sz="0" w:space="0" w:color="auto"/>
        <w:left w:val="none" w:sz="0" w:space="0" w:color="auto"/>
        <w:bottom w:val="none" w:sz="0" w:space="0" w:color="auto"/>
        <w:right w:val="none" w:sz="0" w:space="0" w:color="auto"/>
      </w:divBdr>
    </w:div>
    <w:div w:id="1207065198">
      <w:bodyDiv w:val="1"/>
      <w:marLeft w:val="0"/>
      <w:marRight w:val="0"/>
      <w:marTop w:val="0"/>
      <w:marBottom w:val="0"/>
      <w:divBdr>
        <w:top w:val="none" w:sz="0" w:space="0" w:color="auto"/>
        <w:left w:val="none" w:sz="0" w:space="0" w:color="auto"/>
        <w:bottom w:val="none" w:sz="0" w:space="0" w:color="auto"/>
        <w:right w:val="none" w:sz="0" w:space="0" w:color="auto"/>
      </w:divBdr>
    </w:div>
    <w:div w:id="1207066297">
      <w:bodyDiv w:val="1"/>
      <w:marLeft w:val="0"/>
      <w:marRight w:val="0"/>
      <w:marTop w:val="0"/>
      <w:marBottom w:val="0"/>
      <w:divBdr>
        <w:top w:val="none" w:sz="0" w:space="0" w:color="auto"/>
        <w:left w:val="none" w:sz="0" w:space="0" w:color="auto"/>
        <w:bottom w:val="none" w:sz="0" w:space="0" w:color="auto"/>
        <w:right w:val="none" w:sz="0" w:space="0" w:color="auto"/>
      </w:divBdr>
    </w:div>
    <w:div w:id="1207110127">
      <w:bodyDiv w:val="1"/>
      <w:marLeft w:val="0"/>
      <w:marRight w:val="0"/>
      <w:marTop w:val="0"/>
      <w:marBottom w:val="0"/>
      <w:divBdr>
        <w:top w:val="none" w:sz="0" w:space="0" w:color="auto"/>
        <w:left w:val="none" w:sz="0" w:space="0" w:color="auto"/>
        <w:bottom w:val="none" w:sz="0" w:space="0" w:color="auto"/>
        <w:right w:val="none" w:sz="0" w:space="0" w:color="auto"/>
      </w:divBdr>
    </w:div>
    <w:div w:id="1207110169">
      <w:bodyDiv w:val="1"/>
      <w:marLeft w:val="0"/>
      <w:marRight w:val="0"/>
      <w:marTop w:val="0"/>
      <w:marBottom w:val="0"/>
      <w:divBdr>
        <w:top w:val="none" w:sz="0" w:space="0" w:color="auto"/>
        <w:left w:val="none" w:sz="0" w:space="0" w:color="auto"/>
        <w:bottom w:val="none" w:sz="0" w:space="0" w:color="auto"/>
        <w:right w:val="none" w:sz="0" w:space="0" w:color="auto"/>
      </w:divBdr>
    </w:div>
    <w:div w:id="1207332777">
      <w:bodyDiv w:val="1"/>
      <w:marLeft w:val="0"/>
      <w:marRight w:val="0"/>
      <w:marTop w:val="0"/>
      <w:marBottom w:val="0"/>
      <w:divBdr>
        <w:top w:val="none" w:sz="0" w:space="0" w:color="auto"/>
        <w:left w:val="none" w:sz="0" w:space="0" w:color="auto"/>
        <w:bottom w:val="none" w:sz="0" w:space="0" w:color="auto"/>
        <w:right w:val="none" w:sz="0" w:space="0" w:color="auto"/>
      </w:divBdr>
    </w:div>
    <w:div w:id="1207792566">
      <w:bodyDiv w:val="1"/>
      <w:marLeft w:val="0"/>
      <w:marRight w:val="0"/>
      <w:marTop w:val="0"/>
      <w:marBottom w:val="0"/>
      <w:divBdr>
        <w:top w:val="none" w:sz="0" w:space="0" w:color="auto"/>
        <w:left w:val="none" w:sz="0" w:space="0" w:color="auto"/>
        <w:bottom w:val="none" w:sz="0" w:space="0" w:color="auto"/>
        <w:right w:val="none" w:sz="0" w:space="0" w:color="auto"/>
      </w:divBdr>
    </w:div>
    <w:div w:id="1208033136">
      <w:bodyDiv w:val="1"/>
      <w:marLeft w:val="0"/>
      <w:marRight w:val="0"/>
      <w:marTop w:val="0"/>
      <w:marBottom w:val="0"/>
      <w:divBdr>
        <w:top w:val="none" w:sz="0" w:space="0" w:color="auto"/>
        <w:left w:val="none" w:sz="0" w:space="0" w:color="auto"/>
        <w:bottom w:val="none" w:sz="0" w:space="0" w:color="auto"/>
        <w:right w:val="none" w:sz="0" w:space="0" w:color="auto"/>
      </w:divBdr>
    </w:div>
    <w:div w:id="1208108391">
      <w:bodyDiv w:val="1"/>
      <w:marLeft w:val="0"/>
      <w:marRight w:val="0"/>
      <w:marTop w:val="0"/>
      <w:marBottom w:val="0"/>
      <w:divBdr>
        <w:top w:val="none" w:sz="0" w:space="0" w:color="auto"/>
        <w:left w:val="none" w:sz="0" w:space="0" w:color="auto"/>
        <w:bottom w:val="none" w:sz="0" w:space="0" w:color="auto"/>
        <w:right w:val="none" w:sz="0" w:space="0" w:color="auto"/>
      </w:divBdr>
    </w:div>
    <w:div w:id="1208109899">
      <w:bodyDiv w:val="1"/>
      <w:marLeft w:val="0"/>
      <w:marRight w:val="0"/>
      <w:marTop w:val="0"/>
      <w:marBottom w:val="0"/>
      <w:divBdr>
        <w:top w:val="none" w:sz="0" w:space="0" w:color="auto"/>
        <w:left w:val="none" w:sz="0" w:space="0" w:color="auto"/>
        <w:bottom w:val="none" w:sz="0" w:space="0" w:color="auto"/>
        <w:right w:val="none" w:sz="0" w:space="0" w:color="auto"/>
      </w:divBdr>
    </w:div>
    <w:div w:id="1208495560">
      <w:bodyDiv w:val="1"/>
      <w:marLeft w:val="0"/>
      <w:marRight w:val="0"/>
      <w:marTop w:val="0"/>
      <w:marBottom w:val="0"/>
      <w:divBdr>
        <w:top w:val="none" w:sz="0" w:space="0" w:color="auto"/>
        <w:left w:val="none" w:sz="0" w:space="0" w:color="auto"/>
        <w:bottom w:val="none" w:sz="0" w:space="0" w:color="auto"/>
        <w:right w:val="none" w:sz="0" w:space="0" w:color="auto"/>
      </w:divBdr>
    </w:div>
    <w:div w:id="1208567841">
      <w:bodyDiv w:val="1"/>
      <w:marLeft w:val="0"/>
      <w:marRight w:val="0"/>
      <w:marTop w:val="0"/>
      <w:marBottom w:val="0"/>
      <w:divBdr>
        <w:top w:val="none" w:sz="0" w:space="0" w:color="auto"/>
        <w:left w:val="none" w:sz="0" w:space="0" w:color="auto"/>
        <w:bottom w:val="none" w:sz="0" w:space="0" w:color="auto"/>
        <w:right w:val="none" w:sz="0" w:space="0" w:color="auto"/>
      </w:divBdr>
    </w:div>
    <w:div w:id="1208684582">
      <w:bodyDiv w:val="1"/>
      <w:marLeft w:val="0"/>
      <w:marRight w:val="0"/>
      <w:marTop w:val="0"/>
      <w:marBottom w:val="0"/>
      <w:divBdr>
        <w:top w:val="none" w:sz="0" w:space="0" w:color="auto"/>
        <w:left w:val="none" w:sz="0" w:space="0" w:color="auto"/>
        <w:bottom w:val="none" w:sz="0" w:space="0" w:color="auto"/>
        <w:right w:val="none" w:sz="0" w:space="0" w:color="auto"/>
      </w:divBdr>
    </w:div>
    <w:div w:id="1209151186">
      <w:bodyDiv w:val="1"/>
      <w:marLeft w:val="0"/>
      <w:marRight w:val="0"/>
      <w:marTop w:val="0"/>
      <w:marBottom w:val="0"/>
      <w:divBdr>
        <w:top w:val="none" w:sz="0" w:space="0" w:color="auto"/>
        <w:left w:val="none" w:sz="0" w:space="0" w:color="auto"/>
        <w:bottom w:val="none" w:sz="0" w:space="0" w:color="auto"/>
        <w:right w:val="none" w:sz="0" w:space="0" w:color="auto"/>
      </w:divBdr>
    </w:div>
    <w:div w:id="1209338191">
      <w:bodyDiv w:val="1"/>
      <w:marLeft w:val="0"/>
      <w:marRight w:val="0"/>
      <w:marTop w:val="0"/>
      <w:marBottom w:val="0"/>
      <w:divBdr>
        <w:top w:val="none" w:sz="0" w:space="0" w:color="auto"/>
        <w:left w:val="none" w:sz="0" w:space="0" w:color="auto"/>
        <w:bottom w:val="none" w:sz="0" w:space="0" w:color="auto"/>
        <w:right w:val="none" w:sz="0" w:space="0" w:color="auto"/>
      </w:divBdr>
    </w:div>
    <w:div w:id="1209419920">
      <w:bodyDiv w:val="1"/>
      <w:marLeft w:val="0"/>
      <w:marRight w:val="0"/>
      <w:marTop w:val="0"/>
      <w:marBottom w:val="0"/>
      <w:divBdr>
        <w:top w:val="none" w:sz="0" w:space="0" w:color="auto"/>
        <w:left w:val="none" w:sz="0" w:space="0" w:color="auto"/>
        <w:bottom w:val="none" w:sz="0" w:space="0" w:color="auto"/>
        <w:right w:val="none" w:sz="0" w:space="0" w:color="auto"/>
      </w:divBdr>
    </w:div>
    <w:div w:id="1209487136">
      <w:bodyDiv w:val="1"/>
      <w:marLeft w:val="0"/>
      <w:marRight w:val="0"/>
      <w:marTop w:val="0"/>
      <w:marBottom w:val="0"/>
      <w:divBdr>
        <w:top w:val="none" w:sz="0" w:space="0" w:color="auto"/>
        <w:left w:val="none" w:sz="0" w:space="0" w:color="auto"/>
        <w:bottom w:val="none" w:sz="0" w:space="0" w:color="auto"/>
        <w:right w:val="none" w:sz="0" w:space="0" w:color="auto"/>
      </w:divBdr>
    </w:div>
    <w:div w:id="1209495681">
      <w:bodyDiv w:val="1"/>
      <w:marLeft w:val="0"/>
      <w:marRight w:val="0"/>
      <w:marTop w:val="0"/>
      <w:marBottom w:val="0"/>
      <w:divBdr>
        <w:top w:val="none" w:sz="0" w:space="0" w:color="auto"/>
        <w:left w:val="none" w:sz="0" w:space="0" w:color="auto"/>
        <w:bottom w:val="none" w:sz="0" w:space="0" w:color="auto"/>
        <w:right w:val="none" w:sz="0" w:space="0" w:color="auto"/>
      </w:divBdr>
    </w:div>
    <w:div w:id="1209534730">
      <w:bodyDiv w:val="1"/>
      <w:marLeft w:val="0"/>
      <w:marRight w:val="0"/>
      <w:marTop w:val="0"/>
      <w:marBottom w:val="0"/>
      <w:divBdr>
        <w:top w:val="none" w:sz="0" w:space="0" w:color="auto"/>
        <w:left w:val="none" w:sz="0" w:space="0" w:color="auto"/>
        <w:bottom w:val="none" w:sz="0" w:space="0" w:color="auto"/>
        <w:right w:val="none" w:sz="0" w:space="0" w:color="auto"/>
      </w:divBdr>
    </w:div>
    <w:div w:id="1209563895">
      <w:bodyDiv w:val="1"/>
      <w:marLeft w:val="0"/>
      <w:marRight w:val="0"/>
      <w:marTop w:val="0"/>
      <w:marBottom w:val="0"/>
      <w:divBdr>
        <w:top w:val="none" w:sz="0" w:space="0" w:color="auto"/>
        <w:left w:val="none" w:sz="0" w:space="0" w:color="auto"/>
        <w:bottom w:val="none" w:sz="0" w:space="0" w:color="auto"/>
        <w:right w:val="none" w:sz="0" w:space="0" w:color="auto"/>
      </w:divBdr>
    </w:div>
    <w:div w:id="1209683485">
      <w:bodyDiv w:val="1"/>
      <w:marLeft w:val="0"/>
      <w:marRight w:val="0"/>
      <w:marTop w:val="0"/>
      <w:marBottom w:val="0"/>
      <w:divBdr>
        <w:top w:val="none" w:sz="0" w:space="0" w:color="auto"/>
        <w:left w:val="none" w:sz="0" w:space="0" w:color="auto"/>
        <w:bottom w:val="none" w:sz="0" w:space="0" w:color="auto"/>
        <w:right w:val="none" w:sz="0" w:space="0" w:color="auto"/>
      </w:divBdr>
    </w:div>
    <w:div w:id="1209948529">
      <w:bodyDiv w:val="1"/>
      <w:marLeft w:val="0"/>
      <w:marRight w:val="0"/>
      <w:marTop w:val="0"/>
      <w:marBottom w:val="0"/>
      <w:divBdr>
        <w:top w:val="none" w:sz="0" w:space="0" w:color="auto"/>
        <w:left w:val="none" w:sz="0" w:space="0" w:color="auto"/>
        <w:bottom w:val="none" w:sz="0" w:space="0" w:color="auto"/>
        <w:right w:val="none" w:sz="0" w:space="0" w:color="auto"/>
      </w:divBdr>
    </w:div>
    <w:div w:id="1210265798">
      <w:bodyDiv w:val="1"/>
      <w:marLeft w:val="0"/>
      <w:marRight w:val="0"/>
      <w:marTop w:val="0"/>
      <w:marBottom w:val="0"/>
      <w:divBdr>
        <w:top w:val="none" w:sz="0" w:space="0" w:color="auto"/>
        <w:left w:val="none" w:sz="0" w:space="0" w:color="auto"/>
        <w:bottom w:val="none" w:sz="0" w:space="0" w:color="auto"/>
        <w:right w:val="none" w:sz="0" w:space="0" w:color="auto"/>
      </w:divBdr>
    </w:div>
    <w:div w:id="1210454976">
      <w:bodyDiv w:val="1"/>
      <w:marLeft w:val="0"/>
      <w:marRight w:val="0"/>
      <w:marTop w:val="0"/>
      <w:marBottom w:val="0"/>
      <w:divBdr>
        <w:top w:val="none" w:sz="0" w:space="0" w:color="auto"/>
        <w:left w:val="none" w:sz="0" w:space="0" w:color="auto"/>
        <w:bottom w:val="none" w:sz="0" w:space="0" w:color="auto"/>
        <w:right w:val="none" w:sz="0" w:space="0" w:color="auto"/>
      </w:divBdr>
    </w:div>
    <w:div w:id="1210797357">
      <w:bodyDiv w:val="1"/>
      <w:marLeft w:val="0"/>
      <w:marRight w:val="0"/>
      <w:marTop w:val="0"/>
      <w:marBottom w:val="0"/>
      <w:divBdr>
        <w:top w:val="none" w:sz="0" w:space="0" w:color="auto"/>
        <w:left w:val="none" w:sz="0" w:space="0" w:color="auto"/>
        <w:bottom w:val="none" w:sz="0" w:space="0" w:color="auto"/>
        <w:right w:val="none" w:sz="0" w:space="0" w:color="auto"/>
      </w:divBdr>
    </w:div>
    <w:div w:id="1210800445">
      <w:bodyDiv w:val="1"/>
      <w:marLeft w:val="0"/>
      <w:marRight w:val="0"/>
      <w:marTop w:val="0"/>
      <w:marBottom w:val="0"/>
      <w:divBdr>
        <w:top w:val="none" w:sz="0" w:space="0" w:color="auto"/>
        <w:left w:val="none" w:sz="0" w:space="0" w:color="auto"/>
        <w:bottom w:val="none" w:sz="0" w:space="0" w:color="auto"/>
        <w:right w:val="none" w:sz="0" w:space="0" w:color="auto"/>
      </w:divBdr>
    </w:div>
    <w:div w:id="1210803722">
      <w:bodyDiv w:val="1"/>
      <w:marLeft w:val="0"/>
      <w:marRight w:val="0"/>
      <w:marTop w:val="0"/>
      <w:marBottom w:val="0"/>
      <w:divBdr>
        <w:top w:val="none" w:sz="0" w:space="0" w:color="auto"/>
        <w:left w:val="none" w:sz="0" w:space="0" w:color="auto"/>
        <w:bottom w:val="none" w:sz="0" w:space="0" w:color="auto"/>
        <w:right w:val="none" w:sz="0" w:space="0" w:color="auto"/>
      </w:divBdr>
    </w:div>
    <w:div w:id="1211501617">
      <w:bodyDiv w:val="1"/>
      <w:marLeft w:val="0"/>
      <w:marRight w:val="0"/>
      <w:marTop w:val="0"/>
      <w:marBottom w:val="0"/>
      <w:divBdr>
        <w:top w:val="none" w:sz="0" w:space="0" w:color="auto"/>
        <w:left w:val="none" w:sz="0" w:space="0" w:color="auto"/>
        <w:bottom w:val="none" w:sz="0" w:space="0" w:color="auto"/>
        <w:right w:val="none" w:sz="0" w:space="0" w:color="auto"/>
      </w:divBdr>
    </w:div>
    <w:div w:id="1211528304">
      <w:bodyDiv w:val="1"/>
      <w:marLeft w:val="0"/>
      <w:marRight w:val="0"/>
      <w:marTop w:val="0"/>
      <w:marBottom w:val="0"/>
      <w:divBdr>
        <w:top w:val="none" w:sz="0" w:space="0" w:color="auto"/>
        <w:left w:val="none" w:sz="0" w:space="0" w:color="auto"/>
        <w:bottom w:val="none" w:sz="0" w:space="0" w:color="auto"/>
        <w:right w:val="none" w:sz="0" w:space="0" w:color="auto"/>
      </w:divBdr>
    </w:div>
    <w:div w:id="1211573668">
      <w:bodyDiv w:val="1"/>
      <w:marLeft w:val="0"/>
      <w:marRight w:val="0"/>
      <w:marTop w:val="0"/>
      <w:marBottom w:val="0"/>
      <w:divBdr>
        <w:top w:val="none" w:sz="0" w:space="0" w:color="auto"/>
        <w:left w:val="none" w:sz="0" w:space="0" w:color="auto"/>
        <w:bottom w:val="none" w:sz="0" w:space="0" w:color="auto"/>
        <w:right w:val="none" w:sz="0" w:space="0" w:color="auto"/>
      </w:divBdr>
    </w:div>
    <w:div w:id="1211577839">
      <w:bodyDiv w:val="1"/>
      <w:marLeft w:val="0"/>
      <w:marRight w:val="0"/>
      <w:marTop w:val="0"/>
      <w:marBottom w:val="0"/>
      <w:divBdr>
        <w:top w:val="none" w:sz="0" w:space="0" w:color="auto"/>
        <w:left w:val="none" w:sz="0" w:space="0" w:color="auto"/>
        <w:bottom w:val="none" w:sz="0" w:space="0" w:color="auto"/>
        <w:right w:val="none" w:sz="0" w:space="0" w:color="auto"/>
      </w:divBdr>
    </w:div>
    <w:div w:id="1211764807">
      <w:bodyDiv w:val="1"/>
      <w:marLeft w:val="0"/>
      <w:marRight w:val="0"/>
      <w:marTop w:val="0"/>
      <w:marBottom w:val="0"/>
      <w:divBdr>
        <w:top w:val="none" w:sz="0" w:space="0" w:color="auto"/>
        <w:left w:val="none" w:sz="0" w:space="0" w:color="auto"/>
        <w:bottom w:val="none" w:sz="0" w:space="0" w:color="auto"/>
        <w:right w:val="none" w:sz="0" w:space="0" w:color="auto"/>
      </w:divBdr>
    </w:div>
    <w:div w:id="1211766337">
      <w:bodyDiv w:val="1"/>
      <w:marLeft w:val="0"/>
      <w:marRight w:val="0"/>
      <w:marTop w:val="0"/>
      <w:marBottom w:val="0"/>
      <w:divBdr>
        <w:top w:val="none" w:sz="0" w:space="0" w:color="auto"/>
        <w:left w:val="none" w:sz="0" w:space="0" w:color="auto"/>
        <w:bottom w:val="none" w:sz="0" w:space="0" w:color="auto"/>
        <w:right w:val="none" w:sz="0" w:space="0" w:color="auto"/>
      </w:divBdr>
    </w:div>
    <w:div w:id="1211766869">
      <w:bodyDiv w:val="1"/>
      <w:marLeft w:val="0"/>
      <w:marRight w:val="0"/>
      <w:marTop w:val="0"/>
      <w:marBottom w:val="0"/>
      <w:divBdr>
        <w:top w:val="none" w:sz="0" w:space="0" w:color="auto"/>
        <w:left w:val="none" w:sz="0" w:space="0" w:color="auto"/>
        <w:bottom w:val="none" w:sz="0" w:space="0" w:color="auto"/>
        <w:right w:val="none" w:sz="0" w:space="0" w:color="auto"/>
      </w:divBdr>
    </w:div>
    <w:div w:id="1211844627">
      <w:bodyDiv w:val="1"/>
      <w:marLeft w:val="0"/>
      <w:marRight w:val="0"/>
      <w:marTop w:val="0"/>
      <w:marBottom w:val="0"/>
      <w:divBdr>
        <w:top w:val="none" w:sz="0" w:space="0" w:color="auto"/>
        <w:left w:val="none" w:sz="0" w:space="0" w:color="auto"/>
        <w:bottom w:val="none" w:sz="0" w:space="0" w:color="auto"/>
        <w:right w:val="none" w:sz="0" w:space="0" w:color="auto"/>
      </w:divBdr>
    </w:div>
    <w:div w:id="1211914415">
      <w:bodyDiv w:val="1"/>
      <w:marLeft w:val="0"/>
      <w:marRight w:val="0"/>
      <w:marTop w:val="0"/>
      <w:marBottom w:val="0"/>
      <w:divBdr>
        <w:top w:val="none" w:sz="0" w:space="0" w:color="auto"/>
        <w:left w:val="none" w:sz="0" w:space="0" w:color="auto"/>
        <w:bottom w:val="none" w:sz="0" w:space="0" w:color="auto"/>
        <w:right w:val="none" w:sz="0" w:space="0" w:color="auto"/>
      </w:divBdr>
    </w:div>
    <w:div w:id="1211989983">
      <w:bodyDiv w:val="1"/>
      <w:marLeft w:val="0"/>
      <w:marRight w:val="0"/>
      <w:marTop w:val="0"/>
      <w:marBottom w:val="0"/>
      <w:divBdr>
        <w:top w:val="none" w:sz="0" w:space="0" w:color="auto"/>
        <w:left w:val="none" w:sz="0" w:space="0" w:color="auto"/>
        <w:bottom w:val="none" w:sz="0" w:space="0" w:color="auto"/>
        <w:right w:val="none" w:sz="0" w:space="0" w:color="auto"/>
      </w:divBdr>
    </w:div>
    <w:div w:id="1212418423">
      <w:bodyDiv w:val="1"/>
      <w:marLeft w:val="0"/>
      <w:marRight w:val="0"/>
      <w:marTop w:val="0"/>
      <w:marBottom w:val="0"/>
      <w:divBdr>
        <w:top w:val="none" w:sz="0" w:space="0" w:color="auto"/>
        <w:left w:val="none" w:sz="0" w:space="0" w:color="auto"/>
        <w:bottom w:val="none" w:sz="0" w:space="0" w:color="auto"/>
        <w:right w:val="none" w:sz="0" w:space="0" w:color="auto"/>
      </w:divBdr>
    </w:div>
    <w:div w:id="1212426793">
      <w:bodyDiv w:val="1"/>
      <w:marLeft w:val="0"/>
      <w:marRight w:val="0"/>
      <w:marTop w:val="0"/>
      <w:marBottom w:val="0"/>
      <w:divBdr>
        <w:top w:val="none" w:sz="0" w:space="0" w:color="auto"/>
        <w:left w:val="none" w:sz="0" w:space="0" w:color="auto"/>
        <w:bottom w:val="none" w:sz="0" w:space="0" w:color="auto"/>
        <w:right w:val="none" w:sz="0" w:space="0" w:color="auto"/>
      </w:divBdr>
    </w:div>
    <w:div w:id="1213425274">
      <w:bodyDiv w:val="1"/>
      <w:marLeft w:val="0"/>
      <w:marRight w:val="0"/>
      <w:marTop w:val="0"/>
      <w:marBottom w:val="0"/>
      <w:divBdr>
        <w:top w:val="none" w:sz="0" w:space="0" w:color="auto"/>
        <w:left w:val="none" w:sz="0" w:space="0" w:color="auto"/>
        <w:bottom w:val="none" w:sz="0" w:space="0" w:color="auto"/>
        <w:right w:val="none" w:sz="0" w:space="0" w:color="auto"/>
      </w:divBdr>
    </w:div>
    <w:div w:id="1213464884">
      <w:bodyDiv w:val="1"/>
      <w:marLeft w:val="0"/>
      <w:marRight w:val="0"/>
      <w:marTop w:val="0"/>
      <w:marBottom w:val="0"/>
      <w:divBdr>
        <w:top w:val="none" w:sz="0" w:space="0" w:color="auto"/>
        <w:left w:val="none" w:sz="0" w:space="0" w:color="auto"/>
        <w:bottom w:val="none" w:sz="0" w:space="0" w:color="auto"/>
        <w:right w:val="none" w:sz="0" w:space="0" w:color="auto"/>
      </w:divBdr>
    </w:div>
    <w:div w:id="1213616513">
      <w:bodyDiv w:val="1"/>
      <w:marLeft w:val="0"/>
      <w:marRight w:val="0"/>
      <w:marTop w:val="0"/>
      <w:marBottom w:val="0"/>
      <w:divBdr>
        <w:top w:val="none" w:sz="0" w:space="0" w:color="auto"/>
        <w:left w:val="none" w:sz="0" w:space="0" w:color="auto"/>
        <w:bottom w:val="none" w:sz="0" w:space="0" w:color="auto"/>
        <w:right w:val="none" w:sz="0" w:space="0" w:color="auto"/>
      </w:divBdr>
    </w:div>
    <w:div w:id="1213691163">
      <w:bodyDiv w:val="1"/>
      <w:marLeft w:val="0"/>
      <w:marRight w:val="0"/>
      <w:marTop w:val="0"/>
      <w:marBottom w:val="0"/>
      <w:divBdr>
        <w:top w:val="none" w:sz="0" w:space="0" w:color="auto"/>
        <w:left w:val="none" w:sz="0" w:space="0" w:color="auto"/>
        <w:bottom w:val="none" w:sz="0" w:space="0" w:color="auto"/>
        <w:right w:val="none" w:sz="0" w:space="0" w:color="auto"/>
      </w:divBdr>
    </w:div>
    <w:div w:id="1213693007">
      <w:bodyDiv w:val="1"/>
      <w:marLeft w:val="0"/>
      <w:marRight w:val="0"/>
      <w:marTop w:val="0"/>
      <w:marBottom w:val="0"/>
      <w:divBdr>
        <w:top w:val="none" w:sz="0" w:space="0" w:color="auto"/>
        <w:left w:val="none" w:sz="0" w:space="0" w:color="auto"/>
        <w:bottom w:val="none" w:sz="0" w:space="0" w:color="auto"/>
        <w:right w:val="none" w:sz="0" w:space="0" w:color="auto"/>
      </w:divBdr>
    </w:div>
    <w:div w:id="1213693754">
      <w:bodyDiv w:val="1"/>
      <w:marLeft w:val="0"/>
      <w:marRight w:val="0"/>
      <w:marTop w:val="0"/>
      <w:marBottom w:val="0"/>
      <w:divBdr>
        <w:top w:val="none" w:sz="0" w:space="0" w:color="auto"/>
        <w:left w:val="none" w:sz="0" w:space="0" w:color="auto"/>
        <w:bottom w:val="none" w:sz="0" w:space="0" w:color="auto"/>
        <w:right w:val="none" w:sz="0" w:space="0" w:color="auto"/>
      </w:divBdr>
    </w:div>
    <w:div w:id="1213733946">
      <w:bodyDiv w:val="1"/>
      <w:marLeft w:val="0"/>
      <w:marRight w:val="0"/>
      <w:marTop w:val="0"/>
      <w:marBottom w:val="0"/>
      <w:divBdr>
        <w:top w:val="none" w:sz="0" w:space="0" w:color="auto"/>
        <w:left w:val="none" w:sz="0" w:space="0" w:color="auto"/>
        <w:bottom w:val="none" w:sz="0" w:space="0" w:color="auto"/>
        <w:right w:val="none" w:sz="0" w:space="0" w:color="auto"/>
      </w:divBdr>
    </w:div>
    <w:div w:id="1213813068">
      <w:bodyDiv w:val="1"/>
      <w:marLeft w:val="0"/>
      <w:marRight w:val="0"/>
      <w:marTop w:val="0"/>
      <w:marBottom w:val="0"/>
      <w:divBdr>
        <w:top w:val="none" w:sz="0" w:space="0" w:color="auto"/>
        <w:left w:val="none" w:sz="0" w:space="0" w:color="auto"/>
        <w:bottom w:val="none" w:sz="0" w:space="0" w:color="auto"/>
        <w:right w:val="none" w:sz="0" w:space="0" w:color="auto"/>
      </w:divBdr>
    </w:div>
    <w:div w:id="1213926996">
      <w:bodyDiv w:val="1"/>
      <w:marLeft w:val="0"/>
      <w:marRight w:val="0"/>
      <w:marTop w:val="0"/>
      <w:marBottom w:val="0"/>
      <w:divBdr>
        <w:top w:val="none" w:sz="0" w:space="0" w:color="auto"/>
        <w:left w:val="none" w:sz="0" w:space="0" w:color="auto"/>
        <w:bottom w:val="none" w:sz="0" w:space="0" w:color="auto"/>
        <w:right w:val="none" w:sz="0" w:space="0" w:color="auto"/>
      </w:divBdr>
    </w:div>
    <w:div w:id="1213928910">
      <w:bodyDiv w:val="1"/>
      <w:marLeft w:val="0"/>
      <w:marRight w:val="0"/>
      <w:marTop w:val="0"/>
      <w:marBottom w:val="0"/>
      <w:divBdr>
        <w:top w:val="none" w:sz="0" w:space="0" w:color="auto"/>
        <w:left w:val="none" w:sz="0" w:space="0" w:color="auto"/>
        <w:bottom w:val="none" w:sz="0" w:space="0" w:color="auto"/>
        <w:right w:val="none" w:sz="0" w:space="0" w:color="auto"/>
      </w:divBdr>
    </w:div>
    <w:div w:id="1214075568">
      <w:bodyDiv w:val="1"/>
      <w:marLeft w:val="0"/>
      <w:marRight w:val="0"/>
      <w:marTop w:val="0"/>
      <w:marBottom w:val="0"/>
      <w:divBdr>
        <w:top w:val="none" w:sz="0" w:space="0" w:color="auto"/>
        <w:left w:val="none" w:sz="0" w:space="0" w:color="auto"/>
        <w:bottom w:val="none" w:sz="0" w:space="0" w:color="auto"/>
        <w:right w:val="none" w:sz="0" w:space="0" w:color="auto"/>
      </w:divBdr>
    </w:div>
    <w:div w:id="1214080193">
      <w:bodyDiv w:val="1"/>
      <w:marLeft w:val="0"/>
      <w:marRight w:val="0"/>
      <w:marTop w:val="0"/>
      <w:marBottom w:val="0"/>
      <w:divBdr>
        <w:top w:val="none" w:sz="0" w:space="0" w:color="auto"/>
        <w:left w:val="none" w:sz="0" w:space="0" w:color="auto"/>
        <w:bottom w:val="none" w:sz="0" w:space="0" w:color="auto"/>
        <w:right w:val="none" w:sz="0" w:space="0" w:color="auto"/>
      </w:divBdr>
    </w:div>
    <w:div w:id="1214081326">
      <w:bodyDiv w:val="1"/>
      <w:marLeft w:val="0"/>
      <w:marRight w:val="0"/>
      <w:marTop w:val="0"/>
      <w:marBottom w:val="0"/>
      <w:divBdr>
        <w:top w:val="none" w:sz="0" w:space="0" w:color="auto"/>
        <w:left w:val="none" w:sz="0" w:space="0" w:color="auto"/>
        <w:bottom w:val="none" w:sz="0" w:space="0" w:color="auto"/>
        <w:right w:val="none" w:sz="0" w:space="0" w:color="auto"/>
      </w:divBdr>
    </w:div>
    <w:div w:id="1214150372">
      <w:bodyDiv w:val="1"/>
      <w:marLeft w:val="0"/>
      <w:marRight w:val="0"/>
      <w:marTop w:val="0"/>
      <w:marBottom w:val="0"/>
      <w:divBdr>
        <w:top w:val="none" w:sz="0" w:space="0" w:color="auto"/>
        <w:left w:val="none" w:sz="0" w:space="0" w:color="auto"/>
        <w:bottom w:val="none" w:sz="0" w:space="0" w:color="auto"/>
        <w:right w:val="none" w:sz="0" w:space="0" w:color="auto"/>
      </w:divBdr>
    </w:div>
    <w:div w:id="1214463148">
      <w:bodyDiv w:val="1"/>
      <w:marLeft w:val="0"/>
      <w:marRight w:val="0"/>
      <w:marTop w:val="0"/>
      <w:marBottom w:val="0"/>
      <w:divBdr>
        <w:top w:val="none" w:sz="0" w:space="0" w:color="auto"/>
        <w:left w:val="none" w:sz="0" w:space="0" w:color="auto"/>
        <w:bottom w:val="none" w:sz="0" w:space="0" w:color="auto"/>
        <w:right w:val="none" w:sz="0" w:space="0" w:color="auto"/>
      </w:divBdr>
    </w:div>
    <w:div w:id="1214464562">
      <w:bodyDiv w:val="1"/>
      <w:marLeft w:val="0"/>
      <w:marRight w:val="0"/>
      <w:marTop w:val="0"/>
      <w:marBottom w:val="0"/>
      <w:divBdr>
        <w:top w:val="none" w:sz="0" w:space="0" w:color="auto"/>
        <w:left w:val="none" w:sz="0" w:space="0" w:color="auto"/>
        <w:bottom w:val="none" w:sz="0" w:space="0" w:color="auto"/>
        <w:right w:val="none" w:sz="0" w:space="0" w:color="auto"/>
      </w:divBdr>
    </w:div>
    <w:div w:id="1214581456">
      <w:bodyDiv w:val="1"/>
      <w:marLeft w:val="0"/>
      <w:marRight w:val="0"/>
      <w:marTop w:val="0"/>
      <w:marBottom w:val="0"/>
      <w:divBdr>
        <w:top w:val="none" w:sz="0" w:space="0" w:color="auto"/>
        <w:left w:val="none" w:sz="0" w:space="0" w:color="auto"/>
        <w:bottom w:val="none" w:sz="0" w:space="0" w:color="auto"/>
        <w:right w:val="none" w:sz="0" w:space="0" w:color="auto"/>
      </w:divBdr>
    </w:div>
    <w:div w:id="1214611085">
      <w:bodyDiv w:val="1"/>
      <w:marLeft w:val="0"/>
      <w:marRight w:val="0"/>
      <w:marTop w:val="0"/>
      <w:marBottom w:val="0"/>
      <w:divBdr>
        <w:top w:val="none" w:sz="0" w:space="0" w:color="auto"/>
        <w:left w:val="none" w:sz="0" w:space="0" w:color="auto"/>
        <w:bottom w:val="none" w:sz="0" w:space="0" w:color="auto"/>
        <w:right w:val="none" w:sz="0" w:space="0" w:color="auto"/>
      </w:divBdr>
    </w:div>
    <w:div w:id="1214653648">
      <w:bodyDiv w:val="1"/>
      <w:marLeft w:val="0"/>
      <w:marRight w:val="0"/>
      <w:marTop w:val="0"/>
      <w:marBottom w:val="0"/>
      <w:divBdr>
        <w:top w:val="none" w:sz="0" w:space="0" w:color="auto"/>
        <w:left w:val="none" w:sz="0" w:space="0" w:color="auto"/>
        <w:bottom w:val="none" w:sz="0" w:space="0" w:color="auto"/>
        <w:right w:val="none" w:sz="0" w:space="0" w:color="auto"/>
      </w:divBdr>
    </w:div>
    <w:div w:id="1214855448">
      <w:bodyDiv w:val="1"/>
      <w:marLeft w:val="0"/>
      <w:marRight w:val="0"/>
      <w:marTop w:val="0"/>
      <w:marBottom w:val="0"/>
      <w:divBdr>
        <w:top w:val="none" w:sz="0" w:space="0" w:color="auto"/>
        <w:left w:val="none" w:sz="0" w:space="0" w:color="auto"/>
        <w:bottom w:val="none" w:sz="0" w:space="0" w:color="auto"/>
        <w:right w:val="none" w:sz="0" w:space="0" w:color="auto"/>
      </w:divBdr>
    </w:div>
    <w:div w:id="1215000351">
      <w:bodyDiv w:val="1"/>
      <w:marLeft w:val="0"/>
      <w:marRight w:val="0"/>
      <w:marTop w:val="0"/>
      <w:marBottom w:val="0"/>
      <w:divBdr>
        <w:top w:val="none" w:sz="0" w:space="0" w:color="auto"/>
        <w:left w:val="none" w:sz="0" w:space="0" w:color="auto"/>
        <w:bottom w:val="none" w:sz="0" w:space="0" w:color="auto"/>
        <w:right w:val="none" w:sz="0" w:space="0" w:color="auto"/>
      </w:divBdr>
    </w:div>
    <w:div w:id="1215116276">
      <w:bodyDiv w:val="1"/>
      <w:marLeft w:val="0"/>
      <w:marRight w:val="0"/>
      <w:marTop w:val="0"/>
      <w:marBottom w:val="0"/>
      <w:divBdr>
        <w:top w:val="none" w:sz="0" w:space="0" w:color="auto"/>
        <w:left w:val="none" w:sz="0" w:space="0" w:color="auto"/>
        <w:bottom w:val="none" w:sz="0" w:space="0" w:color="auto"/>
        <w:right w:val="none" w:sz="0" w:space="0" w:color="auto"/>
      </w:divBdr>
    </w:div>
    <w:div w:id="1215238479">
      <w:bodyDiv w:val="1"/>
      <w:marLeft w:val="0"/>
      <w:marRight w:val="0"/>
      <w:marTop w:val="0"/>
      <w:marBottom w:val="0"/>
      <w:divBdr>
        <w:top w:val="none" w:sz="0" w:space="0" w:color="auto"/>
        <w:left w:val="none" w:sz="0" w:space="0" w:color="auto"/>
        <w:bottom w:val="none" w:sz="0" w:space="0" w:color="auto"/>
        <w:right w:val="none" w:sz="0" w:space="0" w:color="auto"/>
      </w:divBdr>
    </w:div>
    <w:div w:id="1215384185">
      <w:bodyDiv w:val="1"/>
      <w:marLeft w:val="0"/>
      <w:marRight w:val="0"/>
      <w:marTop w:val="0"/>
      <w:marBottom w:val="0"/>
      <w:divBdr>
        <w:top w:val="none" w:sz="0" w:space="0" w:color="auto"/>
        <w:left w:val="none" w:sz="0" w:space="0" w:color="auto"/>
        <w:bottom w:val="none" w:sz="0" w:space="0" w:color="auto"/>
        <w:right w:val="none" w:sz="0" w:space="0" w:color="auto"/>
      </w:divBdr>
    </w:div>
    <w:div w:id="1215392510">
      <w:bodyDiv w:val="1"/>
      <w:marLeft w:val="0"/>
      <w:marRight w:val="0"/>
      <w:marTop w:val="0"/>
      <w:marBottom w:val="0"/>
      <w:divBdr>
        <w:top w:val="none" w:sz="0" w:space="0" w:color="auto"/>
        <w:left w:val="none" w:sz="0" w:space="0" w:color="auto"/>
        <w:bottom w:val="none" w:sz="0" w:space="0" w:color="auto"/>
        <w:right w:val="none" w:sz="0" w:space="0" w:color="auto"/>
      </w:divBdr>
    </w:div>
    <w:div w:id="1215655760">
      <w:bodyDiv w:val="1"/>
      <w:marLeft w:val="0"/>
      <w:marRight w:val="0"/>
      <w:marTop w:val="0"/>
      <w:marBottom w:val="0"/>
      <w:divBdr>
        <w:top w:val="none" w:sz="0" w:space="0" w:color="auto"/>
        <w:left w:val="none" w:sz="0" w:space="0" w:color="auto"/>
        <w:bottom w:val="none" w:sz="0" w:space="0" w:color="auto"/>
        <w:right w:val="none" w:sz="0" w:space="0" w:color="auto"/>
      </w:divBdr>
    </w:div>
    <w:div w:id="1216090268">
      <w:bodyDiv w:val="1"/>
      <w:marLeft w:val="0"/>
      <w:marRight w:val="0"/>
      <w:marTop w:val="0"/>
      <w:marBottom w:val="0"/>
      <w:divBdr>
        <w:top w:val="none" w:sz="0" w:space="0" w:color="auto"/>
        <w:left w:val="none" w:sz="0" w:space="0" w:color="auto"/>
        <w:bottom w:val="none" w:sz="0" w:space="0" w:color="auto"/>
        <w:right w:val="none" w:sz="0" w:space="0" w:color="auto"/>
      </w:divBdr>
    </w:div>
    <w:div w:id="1216156832">
      <w:bodyDiv w:val="1"/>
      <w:marLeft w:val="0"/>
      <w:marRight w:val="0"/>
      <w:marTop w:val="0"/>
      <w:marBottom w:val="0"/>
      <w:divBdr>
        <w:top w:val="none" w:sz="0" w:space="0" w:color="auto"/>
        <w:left w:val="none" w:sz="0" w:space="0" w:color="auto"/>
        <w:bottom w:val="none" w:sz="0" w:space="0" w:color="auto"/>
        <w:right w:val="none" w:sz="0" w:space="0" w:color="auto"/>
      </w:divBdr>
    </w:div>
    <w:div w:id="1216158152">
      <w:bodyDiv w:val="1"/>
      <w:marLeft w:val="0"/>
      <w:marRight w:val="0"/>
      <w:marTop w:val="0"/>
      <w:marBottom w:val="0"/>
      <w:divBdr>
        <w:top w:val="none" w:sz="0" w:space="0" w:color="auto"/>
        <w:left w:val="none" w:sz="0" w:space="0" w:color="auto"/>
        <w:bottom w:val="none" w:sz="0" w:space="0" w:color="auto"/>
        <w:right w:val="none" w:sz="0" w:space="0" w:color="auto"/>
      </w:divBdr>
    </w:div>
    <w:div w:id="1216232605">
      <w:bodyDiv w:val="1"/>
      <w:marLeft w:val="0"/>
      <w:marRight w:val="0"/>
      <w:marTop w:val="0"/>
      <w:marBottom w:val="0"/>
      <w:divBdr>
        <w:top w:val="none" w:sz="0" w:space="0" w:color="auto"/>
        <w:left w:val="none" w:sz="0" w:space="0" w:color="auto"/>
        <w:bottom w:val="none" w:sz="0" w:space="0" w:color="auto"/>
        <w:right w:val="none" w:sz="0" w:space="0" w:color="auto"/>
      </w:divBdr>
    </w:div>
    <w:div w:id="1216308631">
      <w:bodyDiv w:val="1"/>
      <w:marLeft w:val="0"/>
      <w:marRight w:val="0"/>
      <w:marTop w:val="0"/>
      <w:marBottom w:val="0"/>
      <w:divBdr>
        <w:top w:val="none" w:sz="0" w:space="0" w:color="auto"/>
        <w:left w:val="none" w:sz="0" w:space="0" w:color="auto"/>
        <w:bottom w:val="none" w:sz="0" w:space="0" w:color="auto"/>
        <w:right w:val="none" w:sz="0" w:space="0" w:color="auto"/>
      </w:divBdr>
    </w:div>
    <w:div w:id="1216352034">
      <w:bodyDiv w:val="1"/>
      <w:marLeft w:val="0"/>
      <w:marRight w:val="0"/>
      <w:marTop w:val="0"/>
      <w:marBottom w:val="0"/>
      <w:divBdr>
        <w:top w:val="none" w:sz="0" w:space="0" w:color="auto"/>
        <w:left w:val="none" w:sz="0" w:space="0" w:color="auto"/>
        <w:bottom w:val="none" w:sz="0" w:space="0" w:color="auto"/>
        <w:right w:val="none" w:sz="0" w:space="0" w:color="auto"/>
      </w:divBdr>
    </w:div>
    <w:div w:id="1216428495">
      <w:bodyDiv w:val="1"/>
      <w:marLeft w:val="0"/>
      <w:marRight w:val="0"/>
      <w:marTop w:val="0"/>
      <w:marBottom w:val="0"/>
      <w:divBdr>
        <w:top w:val="none" w:sz="0" w:space="0" w:color="auto"/>
        <w:left w:val="none" w:sz="0" w:space="0" w:color="auto"/>
        <w:bottom w:val="none" w:sz="0" w:space="0" w:color="auto"/>
        <w:right w:val="none" w:sz="0" w:space="0" w:color="auto"/>
      </w:divBdr>
    </w:div>
    <w:div w:id="1216507223">
      <w:bodyDiv w:val="1"/>
      <w:marLeft w:val="0"/>
      <w:marRight w:val="0"/>
      <w:marTop w:val="0"/>
      <w:marBottom w:val="0"/>
      <w:divBdr>
        <w:top w:val="none" w:sz="0" w:space="0" w:color="auto"/>
        <w:left w:val="none" w:sz="0" w:space="0" w:color="auto"/>
        <w:bottom w:val="none" w:sz="0" w:space="0" w:color="auto"/>
        <w:right w:val="none" w:sz="0" w:space="0" w:color="auto"/>
      </w:divBdr>
    </w:div>
    <w:div w:id="1216701686">
      <w:bodyDiv w:val="1"/>
      <w:marLeft w:val="0"/>
      <w:marRight w:val="0"/>
      <w:marTop w:val="0"/>
      <w:marBottom w:val="0"/>
      <w:divBdr>
        <w:top w:val="none" w:sz="0" w:space="0" w:color="auto"/>
        <w:left w:val="none" w:sz="0" w:space="0" w:color="auto"/>
        <w:bottom w:val="none" w:sz="0" w:space="0" w:color="auto"/>
        <w:right w:val="none" w:sz="0" w:space="0" w:color="auto"/>
      </w:divBdr>
    </w:div>
    <w:div w:id="1216744209">
      <w:bodyDiv w:val="1"/>
      <w:marLeft w:val="0"/>
      <w:marRight w:val="0"/>
      <w:marTop w:val="0"/>
      <w:marBottom w:val="0"/>
      <w:divBdr>
        <w:top w:val="none" w:sz="0" w:space="0" w:color="auto"/>
        <w:left w:val="none" w:sz="0" w:space="0" w:color="auto"/>
        <w:bottom w:val="none" w:sz="0" w:space="0" w:color="auto"/>
        <w:right w:val="none" w:sz="0" w:space="0" w:color="auto"/>
      </w:divBdr>
    </w:div>
    <w:div w:id="1216890153">
      <w:bodyDiv w:val="1"/>
      <w:marLeft w:val="0"/>
      <w:marRight w:val="0"/>
      <w:marTop w:val="0"/>
      <w:marBottom w:val="0"/>
      <w:divBdr>
        <w:top w:val="none" w:sz="0" w:space="0" w:color="auto"/>
        <w:left w:val="none" w:sz="0" w:space="0" w:color="auto"/>
        <w:bottom w:val="none" w:sz="0" w:space="0" w:color="auto"/>
        <w:right w:val="none" w:sz="0" w:space="0" w:color="auto"/>
      </w:divBdr>
    </w:div>
    <w:div w:id="1216890997">
      <w:bodyDiv w:val="1"/>
      <w:marLeft w:val="0"/>
      <w:marRight w:val="0"/>
      <w:marTop w:val="0"/>
      <w:marBottom w:val="0"/>
      <w:divBdr>
        <w:top w:val="none" w:sz="0" w:space="0" w:color="auto"/>
        <w:left w:val="none" w:sz="0" w:space="0" w:color="auto"/>
        <w:bottom w:val="none" w:sz="0" w:space="0" w:color="auto"/>
        <w:right w:val="none" w:sz="0" w:space="0" w:color="auto"/>
      </w:divBdr>
    </w:div>
    <w:div w:id="1216964055">
      <w:bodyDiv w:val="1"/>
      <w:marLeft w:val="0"/>
      <w:marRight w:val="0"/>
      <w:marTop w:val="0"/>
      <w:marBottom w:val="0"/>
      <w:divBdr>
        <w:top w:val="none" w:sz="0" w:space="0" w:color="auto"/>
        <w:left w:val="none" w:sz="0" w:space="0" w:color="auto"/>
        <w:bottom w:val="none" w:sz="0" w:space="0" w:color="auto"/>
        <w:right w:val="none" w:sz="0" w:space="0" w:color="auto"/>
      </w:divBdr>
    </w:div>
    <w:div w:id="1217084481">
      <w:bodyDiv w:val="1"/>
      <w:marLeft w:val="0"/>
      <w:marRight w:val="0"/>
      <w:marTop w:val="0"/>
      <w:marBottom w:val="0"/>
      <w:divBdr>
        <w:top w:val="none" w:sz="0" w:space="0" w:color="auto"/>
        <w:left w:val="none" w:sz="0" w:space="0" w:color="auto"/>
        <w:bottom w:val="none" w:sz="0" w:space="0" w:color="auto"/>
        <w:right w:val="none" w:sz="0" w:space="0" w:color="auto"/>
      </w:divBdr>
    </w:div>
    <w:div w:id="1217201663">
      <w:bodyDiv w:val="1"/>
      <w:marLeft w:val="0"/>
      <w:marRight w:val="0"/>
      <w:marTop w:val="0"/>
      <w:marBottom w:val="0"/>
      <w:divBdr>
        <w:top w:val="none" w:sz="0" w:space="0" w:color="auto"/>
        <w:left w:val="none" w:sz="0" w:space="0" w:color="auto"/>
        <w:bottom w:val="none" w:sz="0" w:space="0" w:color="auto"/>
        <w:right w:val="none" w:sz="0" w:space="0" w:color="auto"/>
      </w:divBdr>
    </w:div>
    <w:div w:id="1217351942">
      <w:bodyDiv w:val="1"/>
      <w:marLeft w:val="0"/>
      <w:marRight w:val="0"/>
      <w:marTop w:val="0"/>
      <w:marBottom w:val="0"/>
      <w:divBdr>
        <w:top w:val="none" w:sz="0" w:space="0" w:color="auto"/>
        <w:left w:val="none" w:sz="0" w:space="0" w:color="auto"/>
        <w:bottom w:val="none" w:sz="0" w:space="0" w:color="auto"/>
        <w:right w:val="none" w:sz="0" w:space="0" w:color="auto"/>
      </w:divBdr>
    </w:div>
    <w:div w:id="1217400546">
      <w:bodyDiv w:val="1"/>
      <w:marLeft w:val="0"/>
      <w:marRight w:val="0"/>
      <w:marTop w:val="0"/>
      <w:marBottom w:val="0"/>
      <w:divBdr>
        <w:top w:val="none" w:sz="0" w:space="0" w:color="auto"/>
        <w:left w:val="none" w:sz="0" w:space="0" w:color="auto"/>
        <w:bottom w:val="none" w:sz="0" w:space="0" w:color="auto"/>
        <w:right w:val="none" w:sz="0" w:space="0" w:color="auto"/>
      </w:divBdr>
    </w:div>
    <w:div w:id="1217937359">
      <w:bodyDiv w:val="1"/>
      <w:marLeft w:val="0"/>
      <w:marRight w:val="0"/>
      <w:marTop w:val="0"/>
      <w:marBottom w:val="0"/>
      <w:divBdr>
        <w:top w:val="none" w:sz="0" w:space="0" w:color="auto"/>
        <w:left w:val="none" w:sz="0" w:space="0" w:color="auto"/>
        <w:bottom w:val="none" w:sz="0" w:space="0" w:color="auto"/>
        <w:right w:val="none" w:sz="0" w:space="0" w:color="auto"/>
      </w:divBdr>
    </w:div>
    <w:div w:id="1218014106">
      <w:bodyDiv w:val="1"/>
      <w:marLeft w:val="0"/>
      <w:marRight w:val="0"/>
      <w:marTop w:val="0"/>
      <w:marBottom w:val="0"/>
      <w:divBdr>
        <w:top w:val="none" w:sz="0" w:space="0" w:color="auto"/>
        <w:left w:val="none" w:sz="0" w:space="0" w:color="auto"/>
        <w:bottom w:val="none" w:sz="0" w:space="0" w:color="auto"/>
        <w:right w:val="none" w:sz="0" w:space="0" w:color="auto"/>
      </w:divBdr>
    </w:div>
    <w:div w:id="1218055987">
      <w:bodyDiv w:val="1"/>
      <w:marLeft w:val="0"/>
      <w:marRight w:val="0"/>
      <w:marTop w:val="0"/>
      <w:marBottom w:val="0"/>
      <w:divBdr>
        <w:top w:val="none" w:sz="0" w:space="0" w:color="auto"/>
        <w:left w:val="none" w:sz="0" w:space="0" w:color="auto"/>
        <w:bottom w:val="none" w:sz="0" w:space="0" w:color="auto"/>
        <w:right w:val="none" w:sz="0" w:space="0" w:color="auto"/>
      </w:divBdr>
    </w:div>
    <w:div w:id="1218081275">
      <w:bodyDiv w:val="1"/>
      <w:marLeft w:val="0"/>
      <w:marRight w:val="0"/>
      <w:marTop w:val="0"/>
      <w:marBottom w:val="0"/>
      <w:divBdr>
        <w:top w:val="none" w:sz="0" w:space="0" w:color="auto"/>
        <w:left w:val="none" w:sz="0" w:space="0" w:color="auto"/>
        <w:bottom w:val="none" w:sz="0" w:space="0" w:color="auto"/>
        <w:right w:val="none" w:sz="0" w:space="0" w:color="auto"/>
      </w:divBdr>
    </w:div>
    <w:div w:id="1218273934">
      <w:bodyDiv w:val="1"/>
      <w:marLeft w:val="0"/>
      <w:marRight w:val="0"/>
      <w:marTop w:val="0"/>
      <w:marBottom w:val="0"/>
      <w:divBdr>
        <w:top w:val="none" w:sz="0" w:space="0" w:color="auto"/>
        <w:left w:val="none" w:sz="0" w:space="0" w:color="auto"/>
        <w:bottom w:val="none" w:sz="0" w:space="0" w:color="auto"/>
        <w:right w:val="none" w:sz="0" w:space="0" w:color="auto"/>
      </w:divBdr>
    </w:div>
    <w:div w:id="1218518595">
      <w:bodyDiv w:val="1"/>
      <w:marLeft w:val="0"/>
      <w:marRight w:val="0"/>
      <w:marTop w:val="0"/>
      <w:marBottom w:val="0"/>
      <w:divBdr>
        <w:top w:val="none" w:sz="0" w:space="0" w:color="auto"/>
        <w:left w:val="none" w:sz="0" w:space="0" w:color="auto"/>
        <w:bottom w:val="none" w:sz="0" w:space="0" w:color="auto"/>
        <w:right w:val="none" w:sz="0" w:space="0" w:color="auto"/>
      </w:divBdr>
    </w:div>
    <w:div w:id="1218660500">
      <w:bodyDiv w:val="1"/>
      <w:marLeft w:val="0"/>
      <w:marRight w:val="0"/>
      <w:marTop w:val="0"/>
      <w:marBottom w:val="0"/>
      <w:divBdr>
        <w:top w:val="none" w:sz="0" w:space="0" w:color="auto"/>
        <w:left w:val="none" w:sz="0" w:space="0" w:color="auto"/>
        <w:bottom w:val="none" w:sz="0" w:space="0" w:color="auto"/>
        <w:right w:val="none" w:sz="0" w:space="0" w:color="auto"/>
      </w:divBdr>
    </w:div>
    <w:div w:id="1218858977">
      <w:bodyDiv w:val="1"/>
      <w:marLeft w:val="0"/>
      <w:marRight w:val="0"/>
      <w:marTop w:val="0"/>
      <w:marBottom w:val="0"/>
      <w:divBdr>
        <w:top w:val="none" w:sz="0" w:space="0" w:color="auto"/>
        <w:left w:val="none" w:sz="0" w:space="0" w:color="auto"/>
        <w:bottom w:val="none" w:sz="0" w:space="0" w:color="auto"/>
        <w:right w:val="none" w:sz="0" w:space="0" w:color="auto"/>
      </w:divBdr>
    </w:div>
    <w:div w:id="1219048540">
      <w:bodyDiv w:val="1"/>
      <w:marLeft w:val="0"/>
      <w:marRight w:val="0"/>
      <w:marTop w:val="0"/>
      <w:marBottom w:val="0"/>
      <w:divBdr>
        <w:top w:val="none" w:sz="0" w:space="0" w:color="auto"/>
        <w:left w:val="none" w:sz="0" w:space="0" w:color="auto"/>
        <w:bottom w:val="none" w:sz="0" w:space="0" w:color="auto"/>
        <w:right w:val="none" w:sz="0" w:space="0" w:color="auto"/>
      </w:divBdr>
    </w:div>
    <w:div w:id="1219122314">
      <w:bodyDiv w:val="1"/>
      <w:marLeft w:val="0"/>
      <w:marRight w:val="0"/>
      <w:marTop w:val="0"/>
      <w:marBottom w:val="0"/>
      <w:divBdr>
        <w:top w:val="none" w:sz="0" w:space="0" w:color="auto"/>
        <w:left w:val="none" w:sz="0" w:space="0" w:color="auto"/>
        <w:bottom w:val="none" w:sz="0" w:space="0" w:color="auto"/>
        <w:right w:val="none" w:sz="0" w:space="0" w:color="auto"/>
      </w:divBdr>
    </w:div>
    <w:div w:id="1219126304">
      <w:bodyDiv w:val="1"/>
      <w:marLeft w:val="0"/>
      <w:marRight w:val="0"/>
      <w:marTop w:val="0"/>
      <w:marBottom w:val="0"/>
      <w:divBdr>
        <w:top w:val="none" w:sz="0" w:space="0" w:color="auto"/>
        <w:left w:val="none" w:sz="0" w:space="0" w:color="auto"/>
        <w:bottom w:val="none" w:sz="0" w:space="0" w:color="auto"/>
        <w:right w:val="none" w:sz="0" w:space="0" w:color="auto"/>
      </w:divBdr>
    </w:div>
    <w:div w:id="1219247425">
      <w:bodyDiv w:val="1"/>
      <w:marLeft w:val="0"/>
      <w:marRight w:val="0"/>
      <w:marTop w:val="0"/>
      <w:marBottom w:val="0"/>
      <w:divBdr>
        <w:top w:val="none" w:sz="0" w:space="0" w:color="auto"/>
        <w:left w:val="none" w:sz="0" w:space="0" w:color="auto"/>
        <w:bottom w:val="none" w:sz="0" w:space="0" w:color="auto"/>
        <w:right w:val="none" w:sz="0" w:space="0" w:color="auto"/>
      </w:divBdr>
    </w:div>
    <w:div w:id="1219515451">
      <w:bodyDiv w:val="1"/>
      <w:marLeft w:val="0"/>
      <w:marRight w:val="0"/>
      <w:marTop w:val="0"/>
      <w:marBottom w:val="0"/>
      <w:divBdr>
        <w:top w:val="none" w:sz="0" w:space="0" w:color="auto"/>
        <w:left w:val="none" w:sz="0" w:space="0" w:color="auto"/>
        <w:bottom w:val="none" w:sz="0" w:space="0" w:color="auto"/>
        <w:right w:val="none" w:sz="0" w:space="0" w:color="auto"/>
      </w:divBdr>
    </w:div>
    <w:div w:id="1219627619">
      <w:bodyDiv w:val="1"/>
      <w:marLeft w:val="0"/>
      <w:marRight w:val="0"/>
      <w:marTop w:val="0"/>
      <w:marBottom w:val="0"/>
      <w:divBdr>
        <w:top w:val="none" w:sz="0" w:space="0" w:color="auto"/>
        <w:left w:val="none" w:sz="0" w:space="0" w:color="auto"/>
        <w:bottom w:val="none" w:sz="0" w:space="0" w:color="auto"/>
        <w:right w:val="none" w:sz="0" w:space="0" w:color="auto"/>
      </w:divBdr>
    </w:div>
    <w:div w:id="1219783767">
      <w:bodyDiv w:val="1"/>
      <w:marLeft w:val="0"/>
      <w:marRight w:val="0"/>
      <w:marTop w:val="0"/>
      <w:marBottom w:val="0"/>
      <w:divBdr>
        <w:top w:val="none" w:sz="0" w:space="0" w:color="auto"/>
        <w:left w:val="none" w:sz="0" w:space="0" w:color="auto"/>
        <w:bottom w:val="none" w:sz="0" w:space="0" w:color="auto"/>
        <w:right w:val="none" w:sz="0" w:space="0" w:color="auto"/>
      </w:divBdr>
    </w:div>
    <w:div w:id="1219973007">
      <w:bodyDiv w:val="1"/>
      <w:marLeft w:val="0"/>
      <w:marRight w:val="0"/>
      <w:marTop w:val="0"/>
      <w:marBottom w:val="0"/>
      <w:divBdr>
        <w:top w:val="none" w:sz="0" w:space="0" w:color="auto"/>
        <w:left w:val="none" w:sz="0" w:space="0" w:color="auto"/>
        <w:bottom w:val="none" w:sz="0" w:space="0" w:color="auto"/>
        <w:right w:val="none" w:sz="0" w:space="0" w:color="auto"/>
      </w:divBdr>
    </w:div>
    <w:div w:id="1219978800">
      <w:bodyDiv w:val="1"/>
      <w:marLeft w:val="0"/>
      <w:marRight w:val="0"/>
      <w:marTop w:val="0"/>
      <w:marBottom w:val="0"/>
      <w:divBdr>
        <w:top w:val="none" w:sz="0" w:space="0" w:color="auto"/>
        <w:left w:val="none" w:sz="0" w:space="0" w:color="auto"/>
        <w:bottom w:val="none" w:sz="0" w:space="0" w:color="auto"/>
        <w:right w:val="none" w:sz="0" w:space="0" w:color="auto"/>
      </w:divBdr>
    </w:div>
    <w:div w:id="1220092390">
      <w:bodyDiv w:val="1"/>
      <w:marLeft w:val="0"/>
      <w:marRight w:val="0"/>
      <w:marTop w:val="0"/>
      <w:marBottom w:val="0"/>
      <w:divBdr>
        <w:top w:val="none" w:sz="0" w:space="0" w:color="auto"/>
        <w:left w:val="none" w:sz="0" w:space="0" w:color="auto"/>
        <w:bottom w:val="none" w:sz="0" w:space="0" w:color="auto"/>
        <w:right w:val="none" w:sz="0" w:space="0" w:color="auto"/>
      </w:divBdr>
    </w:div>
    <w:div w:id="1220093349">
      <w:bodyDiv w:val="1"/>
      <w:marLeft w:val="0"/>
      <w:marRight w:val="0"/>
      <w:marTop w:val="0"/>
      <w:marBottom w:val="0"/>
      <w:divBdr>
        <w:top w:val="none" w:sz="0" w:space="0" w:color="auto"/>
        <w:left w:val="none" w:sz="0" w:space="0" w:color="auto"/>
        <w:bottom w:val="none" w:sz="0" w:space="0" w:color="auto"/>
        <w:right w:val="none" w:sz="0" w:space="0" w:color="auto"/>
      </w:divBdr>
    </w:div>
    <w:div w:id="1220169886">
      <w:bodyDiv w:val="1"/>
      <w:marLeft w:val="0"/>
      <w:marRight w:val="0"/>
      <w:marTop w:val="0"/>
      <w:marBottom w:val="0"/>
      <w:divBdr>
        <w:top w:val="none" w:sz="0" w:space="0" w:color="auto"/>
        <w:left w:val="none" w:sz="0" w:space="0" w:color="auto"/>
        <w:bottom w:val="none" w:sz="0" w:space="0" w:color="auto"/>
        <w:right w:val="none" w:sz="0" w:space="0" w:color="auto"/>
      </w:divBdr>
    </w:div>
    <w:div w:id="1220283148">
      <w:bodyDiv w:val="1"/>
      <w:marLeft w:val="0"/>
      <w:marRight w:val="0"/>
      <w:marTop w:val="0"/>
      <w:marBottom w:val="0"/>
      <w:divBdr>
        <w:top w:val="none" w:sz="0" w:space="0" w:color="auto"/>
        <w:left w:val="none" w:sz="0" w:space="0" w:color="auto"/>
        <w:bottom w:val="none" w:sz="0" w:space="0" w:color="auto"/>
        <w:right w:val="none" w:sz="0" w:space="0" w:color="auto"/>
      </w:divBdr>
    </w:div>
    <w:div w:id="1220291022">
      <w:bodyDiv w:val="1"/>
      <w:marLeft w:val="0"/>
      <w:marRight w:val="0"/>
      <w:marTop w:val="0"/>
      <w:marBottom w:val="0"/>
      <w:divBdr>
        <w:top w:val="none" w:sz="0" w:space="0" w:color="auto"/>
        <w:left w:val="none" w:sz="0" w:space="0" w:color="auto"/>
        <w:bottom w:val="none" w:sz="0" w:space="0" w:color="auto"/>
        <w:right w:val="none" w:sz="0" w:space="0" w:color="auto"/>
      </w:divBdr>
    </w:div>
    <w:div w:id="1220291194">
      <w:bodyDiv w:val="1"/>
      <w:marLeft w:val="0"/>
      <w:marRight w:val="0"/>
      <w:marTop w:val="0"/>
      <w:marBottom w:val="0"/>
      <w:divBdr>
        <w:top w:val="none" w:sz="0" w:space="0" w:color="auto"/>
        <w:left w:val="none" w:sz="0" w:space="0" w:color="auto"/>
        <w:bottom w:val="none" w:sz="0" w:space="0" w:color="auto"/>
        <w:right w:val="none" w:sz="0" w:space="0" w:color="auto"/>
      </w:divBdr>
    </w:div>
    <w:div w:id="1220507899">
      <w:bodyDiv w:val="1"/>
      <w:marLeft w:val="0"/>
      <w:marRight w:val="0"/>
      <w:marTop w:val="0"/>
      <w:marBottom w:val="0"/>
      <w:divBdr>
        <w:top w:val="none" w:sz="0" w:space="0" w:color="auto"/>
        <w:left w:val="none" w:sz="0" w:space="0" w:color="auto"/>
        <w:bottom w:val="none" w:sz="0" w:space="0" w:color="auto"/>
        <w:right w:val="none" w:sz="0" w:space="0" w:color="auto"/>
      </w:divBdr>
    </w:div>
    <w:div w:id="1220752105">
      <w:bodyDiv w:val="1"/>
      <w:marLeft w:val="0"/>
      <w:marRight w:val="0"/>
      <w:marTop w:val="0"/>
      <w:marBottom w:val="0"/>
      <w:divBdr>
        <w:top w:val="none" w:sz="0" w:space="0" w:color="auto"/>
        <w:left w:val="none" w:sz="0" w:space="0" w:color="auto"/>
        <w:bottom w:val="none" w:sz="0" w:space="0" w:color="auto"/>
        <w:right w:val="none" w:sz="0" w:space="0" w:color="auto"/>
      </w:divBdr>
    </w:div>
    <w:div w:id="1220824175">
      <w:bodyDiv w:val="1"/>
      <w:marLeft w:val="0"/>
      <w:marRight w:val="0"/>
      <w:marTop w:val="0"/>
      <w:marBottom w:val="0"/>
      <w:divBdr>
        <w:top w:val="none" w:sz="0" w:space="0" w:color="auto"/>
        <w:left w:val="none" w:sz="0" w:space="0" w:color="auto"/>
        <w:bottom w:val="none" w:sz="0" w:space="0" w:color="auto"/>
        <w:right w:val="none" w:sz="0" w:space="0" w:color="auto"/>
      </w:divBdr>
    </w:div>
    <w:div w:id="1221013511">
      <w:bodyDiv w:val="1"/>
      <w:marLeft w:val="0"/>
      <w:marRight w:val="0"/>
      <w:marTop w:val="0"/>
      <w:marBottom w:val="0"/>
      <w:divBdr>
        <w:top w:val="none" w:sz="0" w:space="0" w:color="auto"/>
        <w:left w:val="none" w:sz="0" w:space="0" w:color="auto"/>
        <w:bottom w:val="none" w:sz="0" w:space="0" w:color="auto"/>
        <w:right w:val="none" w:sz="0" w:space="0" w:color="auto"/>
      </w:divBdr>
    </w:div>
    <w:div w:id="1221013649">
      <w:bodyDiv w:val="1"/>
      <w:marLeft w:val="0"/>
      <w:marRight w:val="0"/>
      <w:marTop w:val="0"/>
      <w:marBottom w:val="0"/>
      <w:divBdr>
        <w:top w:val="none" w:sz="0" w:space="0" w:color="auto"/>
        <w:left w:val="none" w:sz="0" w:space="0" w:color="auto"/>
        <w:bottom w:val="none" w:sz="0" w:space="0" w:color="auto"/>
        <w:right w:val="none" w:sz="0" w:space="0" w:color="auto"/>
      </w:divBdr>
    </w:div>
    <w:div w:id="1221021425">
      <w:bodyDiv w:val="1"/>
      <w:marLeft w:val="0"/>
      <w:marRight w:val="0"/>
      <w:marTop w:val="0"/>
      <w:marBottom w:val="0"/>
      <w:divBdr>
        <w:top w:val="none" w:sz="0" w:space="0" w:color="auto"/>
        <w:left w:val="none" w:sz="0" w:space="0" w:color="auto"/>
        <w:bottom w:val="none" w:sz="0" w:space="0" w:color="auto"/>
        <w:right w:val="none" w:sz="0" w:space="0" w:color="auto"/>
      </w:divBdr>
    </w:div>
    <w:div w:id="1221088107">
      <w:bodyDiv w:val="1"/>
      <w:marLeft w:val="0"/>
      <w:marRight w:val="0"/>
      <w:marTop w:val="0"/>
      <w:marBottom w:val="0"/>
      <w:divBdr>
        <w:top w:val="none" w:sz="0" w:space="0" w:color="auto"/>
        <w:left w:val="none" w:sz="0" w:space="0" w:color="auto"/>
        <w:bottom w:val="none" w:sz="0" w:space="0" w:color="auto"/>
        <w:right w:val="none" w:sz="0" w:space="0" w:color="auto"/>
      </w:divBdr>
    </w:div>
    <w:div w:id="1221091718">
      <w:bodyDiv w:val="1"/>
      <w:marLeft w:val="0"/>
      <w:marRight w:val="0"/>
      <w:marTop w:val="0"/>
      <w:marBottom w:val="0"/>
      <w:divBdr>
        <w:top w:val="none" w:sz="0" w:space="0" w:color="auto"/>
        <w:left w:val="none" w:sz="0" w:space="0" w:color="auto"/>
        <w:bottom w:val="none" w:sz="0" w:space="0" w:color="auto"/>
        <w:right w:val="none" w:sz="0" w:space="0" w:color="auto"/>
      </w:divBdr>
    </w:div>
    <w:div w:id="1221135224">
      <w:bodyDiv w:val="1"/>
      <w:marLeft w:val="0"/>
      <w:marRight w:val="0"/>
      <w:marTop w:val="0"/>
      <w:marBottom w:val="0"/>
      <w:divBdr>
        <w:top w:val="none" w:sz="0" w:space="0" w:color="auto"/>
        <w:left w:val="none" w:sz="0" w:space="0" w:color="auto"/>
        <w:bottom w:val="none" w:sz="0" w:space="0" w:color="auto"/>
        <w:right w:val="none" w:sz="0" w:space="0" w:color="auto"/>
      </w:divBdr>
    </w:div>
    <w:div w:id="1221598215">
      <w:bodyDiv w:val="1"/>
      <w:marLeft w:val="0"/>
      <w:marRight w:val="0"/>
      <w:marTop w:val="0"/>
      <w:marBottom w:val="0"/>
      <w:divBdr>
        <w:top w:val="none" w:sz="0" w:space="0" w:color="auto"/>
        <w:left w:val="none" w:sz="0" w:space="0" w:color="auto"/>
        <w:bottom w:val="none" w:sz="0" w:space="0" w:color="auto"/>
        <w:right w:val="none" w:sz="0" w:space="0" w:color="auto"/>
      </w:divBdr>
    </w:div>
    <w:div w:id="1221668373">
      <w:bodyDiv w:val="1"/>
      <w:marLeft w:val="0"/>
      <w:marRight w:val="0"/>
      <w:marTop w:val="0"/>
      <w:marBottom w:val="0"/>
      <w:divBdr>
        <w:top w:val="none" w:sz="0" w:space="0" w:color="auto"/>
        <w:left w:val="none" w:sz="0" w:space="0" w:color="auto"/>
        <w:bottom w:val="none" w:sz="0" w:space="0" w:color="auto"/>
        <w:right w:val="none" w:sz="0" w:space="0" w:color="auto"/>
      </w:divBdr>
    </w:div>
    <w:div w:id="1221747325">
      <w:bodyDiv w:val="1"/>
      <w:marLeft w:val="0"/>
      <w:marRight w:val="0"/>
      <w:marTop w:val="0"/>
      <w:marBottom w:val="0"/>
      <w:divBdr>
        <w:top w:val="none" w:sz="0" w:space="0" w:color="auto"/>
        <w:left w:val="none" w:sz="0" w:space="0" w:color="auto"/>
        <w:bottom w:val="none" w:sz="0" w:space="0" w:color="auto"/>
        <w:right w:val="none" w:sz="0" w:space="0" w:color="auto"/>
      </w:divBdr>
    </w:div>
    <w:div w:id="1221861075">
      <w:bodyDiv w:val="1"/>
      <w:marLeft w:val="0"/>
      <w:marRight w:val="0"/>
      <w:marTop w:val="0"/>
      <w:marBottom w:val="0"/>
      <w:divBdr>
        <w:top w:val="none" w:sz="0" w:space="0" w:color="auto"/>
        <w:left w:val="none" w:sz="0" w:space="0" w:color="auto"/>
        <w:bottom w:val="none" w:sz="0" w:space="0" w:color="auto"/>
        <w:right w:val="none" w:sz="0" w:space="0" w:color="auto"/>
      </w:divBdr>
    </w:div>
    <w:div w:id="1221937472">
      <w:bodyDiv w:val="1"/>
      <w:marLeft w:val="0"/>
      <w:marRight w:val="0"/>
      <w:marTop w:val="0"/>
      <w:marBottom w:val="0"/>
      <w:divBdr>
        <w:top w:val="none" w:sz="0" w:space="0" w:color="auto"/>
        <w:left w:val="none" w:sz="0" w:space="0" w:color="auto"/>
        <w:bottom w:val="none" w:sz="0" w:space="0" w:color="auto"/>
        <w:right w:val="none" w:sz="0" w:space="0" w:color="auto"/>
      </w:divBdr>
    </w:div>
    <w:div w:id="1222057124">
      <w:bodyDiv w:val="1"/>
      <w:marLeft w:val="0"/>
      <w:marRight w:val="0"/>
      <w:marTop w:val="0"/>
      <w:marBottom w:val="0"/>
      <w:divBdr>
        <w:top w:val="none" w:sz="0" w:space="0" w:color="auto"/>
        <w:left w:val="none" w:sz="0" w:space="0" w:color="auto"/>
        <w:bottom w:val="none" w:sz="0" w:space="0" w:color="auto"/>
        <w:right w:val="none" w:sz="0" w:space="0" w:color="auto"/>
      </w:divBdr>
    </w:div>
    <w:div w:id="1222059140">
      <w:bodyDiv w:val="1"/>
      <w:marLeft w:val="0"/>
      <w:marRight w:val="0"/>
      <w:marTop w:val="0"/>
      <w:marBottom w:val="0"/>
      <w:divBdr>
        <w:top w:val="none" w:sz="0" w:space="0" w:color="auto"/>
        <w:left w:val="none" w:sz="0" w:space="0" w:color="auto"/>
        <w:bottom w:val="none" w:sz="0" w:space="0" w:color="auto"/>
        <w:right w:val="none" w:sz="0" w:space="0" w:color="auto"/>
      </w:divBdr>
    </w:div>
    <w:div w:id="1222131378">
      <w:bodyDiv w:val="1"/>
      <w:marLeft w:val="0"/>
      <w:marRight w:val="0"/>
      <w:marTop w:val="0"/>
      <w:marBottom w:val="0"/>
      <w:divBdr>
        <w:top w:val="none" w:sz="0" w:space="0" w:color="auto"/>
        <w:left w:val="none" w:sz="0" w:space="0" w:color="auto"/>
        <w:bottom w:val="none" w:sz="0" w:space="0" w:color="auto"/>
        <w:right w:val="none" w:sz="0" w:space="0" w:color="auto"/>
      </w:divBdr>
    </w:div>
    <w:div w:id="1222252199">
      <w:bodyDiv w:val="1"/>
      <w:marLeft w:val="0"/>
      <w:marRight w:val="0"/>
      <w:marTop w:val="0"/>
      <w:marBottom w:val="0"/>
      <w:divBdr>
        <w:top w:val="none" w:sz="0" w:space="0" w:color="auto"/>
        <w:left w:val="none" w:sz="0" w:space="0" w:color="auto"/>
        <w:bottom w:val="none" w:sz="0" w:space="0" w:color="auto"/>
        <w:right w:val="none" w:sz="0" w:space="0" w:color="auto"/>
      </w:divBdr>
    </w:div>
    <w:div w:id="1222328870">
      <w:bodyDiv w:val="1"/>
      <w:marLeft w:val="0"/>
      <w:marRight w:val="0"/>
      <w:marTop w:val="0"/>
      <w:marBottom w:val="0"/>
      <w:divBdr>
        <w:top w:val="none" w:sz="0" w:space="0" w:color="auto"/>
        <w:left w:val="none" w:sz="0" w:space="0" w:color="auto"/>
        <w:bottom w:val="none" w:sz="0" w:space="0" w:color="auto"/>
        <w:right w:val="none" w:sz="0" w:space="0" w:color="auto"/>
      </w:divBdr>
    </w:div>
    <w:div w:id="1222404293">
      <w:bodyDiv w:val="1"/>
      <w:marLeft w:val="0"/>
      <w:marRight w:val="0"/>
      <w:marTop w:val="0"/>
      <w:marBottom w:val="0"/>
      <w:divBdr>
        <w:top w:val="none" w:sz="0" w:space="0" w:color="auto"/>
        <w:left w:val="none" w:sz="0" w:space="0" w:color="auto"/>
        <w:bottom w:val="none" w:sz="0" w:space="0" w:color="auto"/>
        <w:right w:val="none" w:sz="0" w:space="0" w:color="auto"/>
      </w:divBdr>
    </w:div>
    <w:div w:id="1222524628">
      <w:bodyDiv w:val="1"/>
      <w:marLeft w:val="0"/>
      <w:marRight w:val="0"/>
      <w:marTop w:val="0"/>
      <w:marBottom w:val="0"/>
      <w:divBdr>
        <w:top w:val="none" w:sz="0" w:space="0" w:color="auto"/>
        <w:left w:val="none" w:sz="0" w:space="0" w:color="auto"/>
        <w:bottom w:val="none" w:sz="0" w:space="0" w:color="auto"/>
        <w:right w:val="none" w:sz="0" w:space="0" w:color="auto"/>
      </w:divBdr>
    </w:div>
    <w:div w:id="1222525114">
      <w:bodyDiv w:val="1"/>
      <w:marLeft w:val="0"/>
      <w:marRight w:val="0"/>
      <w:marTop w:val="0"/>
      <w:marBottom w:val="0"/>
      <w:divBdr>
        <w:top w:val="none" w:sz="0" w:space="0" w:color="auto"/>
        <w:left w:val="none" w:sz="0" w:space="0" w:color="auto"/>
        <w:bottom w:val="none" w:sz="0" w:space="0" w:color="auto"/>
        <w:right w:val="none" w:sz="0" w:space="0" w:color="auto"/>
      </w:divBdr>
    </w:div>
    <w:div w:id="1222716817">
      <w:bodyDiv w:val="1"/>
      <w:marLeft w:val="0"/>
      <w:marRight w:val="0"/>
      <w:marTop w:val="0"/>
      <w:marBottom w:val="0"/>
      <w:divBdr>
        <w:top w:val="none" w:sz="0" w:space="0" w:color="auto"/>
        <w:left w:val="none" w:sz="0" w:space="0" w:color="auto"/>
        <w:bottom w:val="none" w:sz="0" w:space="0" w:color="auto"/>
        <w:right w:val="none" w:sz="0" w:space="0" w:color="auto"/>
      </w:divBdr>
    </w:div>
    <w:div w:id="1223102248">
      <w:bodyDiv w:val="1"/>
      <w:marLeft w:val="0"/>
      <w:marRight w:val="0"/>
      <w:marTop w:val="0"/>
      <w:marBottom w:val="0"/>
      <w:divBdr>
        <w:top w:val="none" w:sz="0" w:space="0" w:color="auto"/>
        <w:left w:val="none" w:sz="0" w:space="0" w:color="auto"/>
        <w:bottom w:val="none" w:sz="0" w:space="0" w:color="auto"/>
        <w:right w:val="none" w:sz="0" w:space="0" w:color="auto"/>
      </w:divBdr>
    </w:div>
    <w:div w:id="1223177160">
      <w:bodyDiv w:val="1"/>
      <w:marLeft w:val="0"/>
      <w:marRight w:val="0"/>
      <w:marTop w:val="0"/>
      <w:marBottom w:val="0"/>
      <w:divBdr>
        <w:top w:val="none" w:sz="0" w:space="0" w:color="auto"/>
        <w:left w:val="none" w:sz="0" w:space="0" w:color="auto"/>
        <w:bottom w:val="none" w:sz="0" w:space="0" w:color="auto"/>
        <w:right w:val="none" w:sz="0" w:space="0" w:color="auto"/>
      </w:divBdr>
    </w:div>
    <w:div w:id="1223297186">
      <w:bodyDiv w:val="1"/>
      <w:marLeft w:val="0"/>
      <w:marRight w:val="0"/>
      <w:marTop w:val="0"/>
      <w:marBottom w:val="0"/>
      <w:divBdr>
        <w:top w:val="none" w:sz="0" w:space="0" w:color="auto"/>
        <w:left w:val="none" w:sz="0" w:space="0" w:color="auto"/>
        <w:bottom w:val="none" w:sz="0" w:space="0" w:color="auto"/>
        <w:right w:val="none" w:sz="0" w:space="0" w:color="auto"/>
      </w:divBdr>
    </w:div>
    <w:div w:id="1223519725">
      <w:bodyDiv w:val="1"/>
      <w:marLeft w:val="0"/>
      <w:marRight w:val="0"/>
      <w:marTop w:val="0"/>
      <w:marBottom w:val="0"/>
      <w:divBdr>
        <w:top w:val="none" w:sz="0" w:space="0" w:color="auto"/>
        <w:left w:val="none" w:sz="0" w:space="0" w:color="auto"/>
        <w:bottom w:val="none" w:sz="0" w:space="0" w:color="auto"/>
        <w:right w:val="none" w:sz="0" w:space="0" w:color="auto"/>
      </w:divBdr>
    </w:div>
    <w:div w:id="1223561314">
      <w:bodyDiv w:val="1"/>
      <w:marLeft w:val="0"/>
      <w:marRight w:val="0"/>
      <w:marTop w:val="0"/>
      <w:marBottom w:val="0"/>
      <w:divBdr>
        <w:top w:val="none" w:sz="0" w:space="0" w:color="auto"/>
        <w:left w:val="none" w:sz="0" w:space="0" w:color="auto"/>
        <w:bottom w:val="none" w:sz="0" w:space="0" w:color="auto"/>
        <w:right w:val="none" w:sz="0" w:space="0" w:color="auto"/>
      </w:divBdr>
    </w:div>
    <w:div w:id="1223757632">
      <w:bodyDiv w:val="1"/>
      <w:marLeft w:val="0"/>
      <w:marRight w:val="0"/>
      <w:marTop w:val="0"/>
      <w:marBottom w:val="0"/>
      <w:divBdr>
        <w:top w:val="none" w:sz="0" w:space="0" w:color="auto"/>
        <w:left w:val="none" w:sz="0" w:space="0" w:color="auto"/>
        <w:bottom w:val="none" w:sz="0" w:space="0" w:color="auto"/>
        <w:right w:val="none" w:sz="0" w:space="0" w:color="auto"/>
      </w:divBdr>
    </w:div>
    <w:div w:id="1223906081">
      <w:bodyDiv w:val="1"/>
      <w:marLeft w:val="0"/>
      <w:marRight w:val="0"/>
      <w:marTop w:val="0"/>
      <w:marBottom w:val="0"/>
      <w:divBdr>
        <w:top w:val="none" w:sz="0" w:space="0" w:color="auto"/>
        <w:left w:val="none" w:sz="0" w:space="0" w:color="auto"/>
        <w:bottom w:val="none" w:sz="0" w:space="0" w:color="auto"/>
        <w:right w:val="none" w:sz="0" w:space="0" w:color="auto"/>
      </w:divBdr>
    </w:div>
    <w:div w:id="1223908938">
      <w:bodyDiv w:val="1"/>
      <w:marLeft w:val="0"/>
      <w:marRight w:val="0"/>
      <w:marTop w:val="0"/>
      <w:marBottom w:val="0"/>
      <w:divBdr>
        <w:top w:val="none" w:sz="0" w:space="0" w:color="auto"/>
        <w:left w:val="none" w:sz="0" w:space="0" w:color="auto"/>
        <w:bottom w:val="none" w:sz="0" w:space="0" w:color="auto"/>
        <w:right w:val="none" w:sz="0" w:space="0" w:color="auto"/>
      </w:divBdr>
    </w:div>
    <w:div w:id="1224104850">
      <w:bodyDiv w:val="1"/>
      <w:marLeft w:val="0"/>
      <w:marRight w:val="0"/>
      <w:marTop w:val="0"/>
      <w:marBottom w:val="0"/>
      <w:divBdr>
        <w:top w:val="none" w:sz="0" w:space="0" w:color="auto"/>
        <w:left w:val="none" w:sz="0" w:space="0" w:color="auto"/>
        <w:bottom w:val="none" w:sz="0" w:space="0" w:color="auto"/>
        <w:right w:val="none" w:sz="0" w:space="0" w:color="auto"/>
      </w:divBdr>
    </w:div>
    <w:div w:id="1224223023">
      <w:bodyDiv w:val="1"/>
      <w:marLeft w:val="0"/>
      <w:marRight w:val="0"/>
      <w:marTop w:val="0"/>
      <w:marBottom w:val="0"/>
      <w:divBdr>
        <w:top w:val="none" w:sz="0" w:space="0" w:color="auto"/>
        <w:left w:val="none" w:sz="0" w:space="0" w:color="auto"/>
        <w:bottom w:val="none" w:sz="0" w:space="0" w:color="auto"/>
        <w:right w:val="none" w:sz="0" w:space="0" w:color="auto"/>
      </w:divBdr>
    </w:div>
    <w:div w:id="1224298196">
      <w:bodyDiv w:val="1"/>
      <w:marLeft w:val="0"/>
      <w:marRight w:val="0"/>
      <w:marTop w:val="0"/>
      <w:marBottom w:val="0"/>
      <w:divBdr>
        <w:top w:val="none" w:sz="0" w:space="0" w:color="auto"/>
        <w:left w:val="none" w:sz="0" w:space="0" w:color="auto"/>
        <w:bottom w:val="none" w:sz="0" w:space="0" w:color="auto"/>
        <w:right w:val="none" w:sz="0" w:space="0" w:color="auto"/>
      </w:divBdr>
    </w:div>
    <w:div w:id="1224364759">
      <w:bodyDiv w:val="1"/>
      <w:marLeft w:val="0"/>
      <w:marRight w:val="0"/>
      <w:marTop w:val="0"/>
      <w:marBottom w:val="0"/>
      <w:divBdr>
        <w:top w:val="none" w:sz="0" w:space="0" w:color="auto"/>
        <w:left w:val="none" w:sz="0" w:space="0" w:color="auto"/>
        <w:bottom w:val="none" w:sz="0" w:space="0" w:color="auto"/>
        <w:right w:val="none" w:sz="0" w:space="0" w:color="auto"/>
      </w:divBdr>
    </w:div>
    <w:div w:id="1224366499">
      <w:bodyDiv w:val="1"/>
      <w:marLeft w:val="0"/>
      <w:marRight w:val="0"/>
      <w:marTop w:val="0"/>
      <w:marBottom w:val="0"/>
      <w:divBdr>
        <w:top w:val="none" w:sz="0" w:space="0" w:color="auto"/>
        <w:left w:val="none" w:sz="0" w:space="0" w:color="auto"/>
        <w:bottom w:val="none" w:sz="0" w:space="0" w:color="auto"/>
        <w:right w:val="none" w:sz="0" w:space="0" w:color="auto"/>
      </w:divBdr>
    </w:div>
    <w:div w:id="1224370159">
      <w:bodyDiv w:val="1"/>
      <w:marLeft w:val="0"/>
      <w:marRight w:val="0"/>
      <w:marTop w:val="0"/>
      <w:marBottom w:val="0"/>
      <w:divBdr>
        <w:top w:val="none" w:sz="0" w:space="0" w:color="auto"/>
        <w:left w:val="none" w:sz="0" w:space="0" w:color="auto"/>
        <w:bottom w:val="none" w:sz="0" w:space="0" w:color="auto"/>
        <w:right w:val="none" w:sz="0" w:space="0" w:color="auto"/>
      </w:divBdr>
    </w:div>
    <w:div w:id="1224410240">
      <w:bodyDiv w:val="1"/>
      <w:marLeft w:val="0"/>
      <w:marRight w:val="0"/>
      <w:marTop w:val="0"/>
      <w:marBottom w:val="0"/>
      <w:divBdr>
        <w:top w:val="none" w:sz="0" w:space="0" w:color="auto"/>
        <w:left w:val="none" w:sz="0" w:space="0" w:color="auto"/>
        <w:bottom w:val="none" w:sz="0" w:space="0" w:color="auto"/>
        <w:right w:val="none" w:sz="0" w:space="0" w:color="auto"/>
      </w:divBdr>
    </w:div>
    <w:div w:id="1224487601">
      <w:bodyDiv w:val="1"/>
      <w:marLeft w:val="0"/>
      <w:marRight w:val="0"/>
      <w:marTop w:val="0"/>
      <w:marBottom w:val="0"/>
      <w:divBdr>
        <w:top w:val="none" w:sz="0" w:space="0" w:color="auto"/>
        <w:left w:val="none" w:sz="0" w:space="0" w:color="auto"/>
        <w:bottom w:val="none" w:sz="0" w:space="0" w:color="auto"/>
        <w:right w:val="none" w:sz="0" w:space="0" w:color="auto"/>
      </w:divBdr>
    </w:div>
    <w:div w:id="1224636505">
      <w:bodyDiv w:val="1"/>
      <w:marLeft w:val="0"/>
      <w:marRight w:val="0"/>
      <w:marTop w:val="0"/>
      <w:marBottom w:val="0"/>
      <w:divBdr>
        <w:top w:val="none" w:sz="0" w:space="0" w:color="auto"/>
        <w:left w:val="none" w:sz="0" w:space="0" w:color="auto"/>
        <w:bottom w:val="none" w:sz="0" w:space="0" w:color="auto"/>
        <w:right w:val="none" w:sz="0" w:space="0" w:color="auto"/>
      </w:divBdr>
    </w:div>
    <w:div w:id="1224750781">
      <w:bodyDiv w:val="1"/>
      <w:marLeft w:val="0"/>
      <w:marRight w:val="0"/>
      <w:marTop w:val="0"/>
      <w:marBottom w:val="0"/>
      <w:divBdr>
        <w:top w:val="none" w:sz="0" w:space="0" w:color="auto"/>
        <w:left w:val="none" w:sz="0" w:space="0" w:color="auto"/>
        <w:bottom w:val="none" w:sz="0" w:space="0" w:color="auto"/>
        <w:right w:val="none" w:sz="0" w:space="0" w:color="auto"/>
      </w:divBdr>
    </w:div>
    <w:div w:id="1224832276">
      <w:bodyDiv w:val="1"/>
      <w:marLeft w:val="0"/>
      <w:marRight w:val="0"/>
      <w:marTop w:val="0"/>
      <w:marBottom w:val="0"/>
      <w:divBdr>
        <w:top w:val="none" w:sz="0" w:space="0" w:color="auto"/>
        <w:left w:val="none" w:sz="0" w:space="0" w:color="auto"/>
        <w:bottom w:val="none" w:sz="0" w:space="0" w:color="auto"/>
        <w:right w:val="none" w:sz="0" w:space="0" w:color="auto"/>
      </w:divBdr>
    </w:div>
    <w:div w:id="1224872843">
      <w:bodyDiv w:val="1"/>
      <w:marLeft w:val="0"/>
      <w:marRight w:val="0"/>
      <w:marTop w:val="0"/>
      <w:marBottom w:val="0"/>
      <w:divBdr>
        <w:top w:val="none" w:sz="0" w:space="0" w:color="auto"/>
        <w:left w:val="none" w:sz="0" w:space="0" w:color="auto"/>
        <w:bottom w:val="none" w:sz="0" w:space="0" w:color="auto"/>
        <w:right w:val="none" w:sz="0" w:space="0" w:color="auto"/>
      </w:divBdr>
    </w:div>
    <w:div w:id="1225027541">
      <w:bodyDiv w:val="1"/>
      <w:marLeft w:val="0"/>
      <w:marRight w:val="0"/>
      <w:marTop w:val="0"/>
      <w:marBottom w:val="0"/>
      <w:divBdr>
        <w:top w:val="none" w:sz="0" w:space="0" w:color="auto"/>
        <w:left w:val="none" w:sz="0" w:space="0" w:color="auto"/>
        <w:bottom w:val="none" w:sz="0" w:space="0" w:color="auto"/>
        <w:right w:val="none" w:sz="0" w:space="0" w:color="auto"/>
      </w:divBdr>
    </w:div>
    <w:div w:id="1225218139">
      <w:bodyDiv w:val="1"/>
      <w:marLeft w:val="0"/>
      <w:marRight w:val="0"/>
      <w:marTop w:val="0"/>
      <w:marBottom w:val="0"/>
      <w:divBdr>
        <w:top w:val="none" w:sz="0" w:space="0" w:color="auto"/>
        <w:left w:val="none" w:sz="0" w:space="0" w:color="auto"/>
        <w:bottom w:val="none" w:sz="0" w:space="0" w:color="auto"/>
        <w:right w:val="none" w:sz="0" w:space="0" w:color="auto"/>
      </w:divBdr>
    </w:div>
    <w:div w:id="1225485999">
      <w:bodyDiv w:val="1"/>
      <w:marLeft w:val="0"/>
      <w:marRight w:val="0"/>
      <w:marTop w:val="0"/>
      <w:marBottom w:val="0"/>
      <w:divBdr>
        <w:top w:val="none" w:sz="0" w:space="0" w:color="auto"/>
        <w:left w:val="none" w:sz="0" w:space="0" w:color="auto"/>
        <w:bottom w:val="none" w:sz="0" w:space="0" w:color="auto"/>
        <w:right w:val="none" w:sz="0" w:space="0" w:color="auto"/>
      </w:divBdr>
    </w:div>
    <w:div w:id="1225720572">
      <w:bodyDiv w:val="1"/>
      <w:marLeft w:val="0"/>
      <w:marRight w:val="0"/>
      <w:marTop w:val="0"/>
      <w:marBottom w:val="0"/>
      <w:divBdr>
        <w:top w:val="none" w:sz="0" w:space="0" w:color="auto"/>
        <w:left w:val="none" w:sz="0" w:space="0" w:color="auto"/>
        <w:bottom w:val="none" w:sz="0" w:space="0" w:color="auto"/>
        <w:right w:val="none" w:sz="0" w:space="0" w:color="auto"/>
      </w:divBdr>
    </w:div>
    <w:div w:id="1225793772">
      <w:bodyDiv w:val="1"/>
      <w:marLeft w:val="0"/>
      <w:marRight w:val="0"/>
      <w:marTop w:val="0"/>
      <w:marBottom w:val="0"/>
      <w:divBdr>
        <w:top w:val="none" w:sz="0" w:space="0" w:color="auto"/>
        <w:left w:val="none" w:sz="0" w:space="0" w:color="auto"/>
        <w:bottom w:val="none" w:sz="0" w:space="0" w:color="auto"/>
        <w:right w:val="none" w:sz="0" w:space="0" w:color="auto"/>
      </w:divBdr>
    </w:div>
    <w:div w:id="1225794650">
      <w:bodyDiv w:val="1"/>
      <w:marLeft w:val="0"/>
      <w:marRight w:val="0"/>
      <w:marTop w:val="0"/>
      <w:marBottom w:val="0"/>
      <w:divBdr>
        <w:top w:val="none" w:sz="0" w:space="0" w:color="auto"/>
        <w:left w:val="none" w:sz="0" w:space="0" w:color="auto"/>
        <w:bottom w:val="none" w:sz="0" w:space="0" w:color="auto"/>
        <w:right w:val="none" w:sz="0" w:space="0" w:color="auto"/>
      </w:divBdr>
    </w:div>
    <w:div w:id="1226186468">
      <w:bodyDiv w:val="1"/>
      <w:marLeft w:val="0"/>
      <w:marRight w:val="0"/>
      <w:marTop w:val="0"/>
      <w:marBottom w:val="0"/>
      <w:divBdr>
        <w:top w:val="none" w:sz="0" w:space="0" w:color="auto"/>
        <w:left w:val="none" w:sz="0" w:space="0" w:color="auto"/>
        <w:bottom w:val="none" w:sz="0" w:space="0" w:color="auto"/>
        <w:right w:val="none" w:sz="0" w:space="0" w:color="auto"/>
      </w:divBdr>
    </w:div>
    <w:div w:id="1226332278">
      <w:bodyDiv w:val="1"/>
      <w:marLeft w:val="0"/>
      <w:marRight w:val="0"/>
      <w:marTop w:val="0"/>
      <w:marBottom w:val="0"/>
      <w:divBdr>
        <w:top w:val="none" w:sz="0" w:space="0" w:color="auto"/>
        <w:left w:val="none" w:sz="0" w:space="0" w:color="auto"/>
        <w:bottom w:val="none" w:sz="0" w:space="0" w:color="auto"/>
        <w:right w:val="none" w:sz="0" w:space="0" w:color="auto"/>
      </w:divBdr>
    </w:div>
    <w:div w:id="1226525709">
      <w:bodyDiv w:val="1"/>
      <w:marLeft w:val="0"/>
      <w:marRight w:val="0"/>
      <w:marTop w:val="0"/>
      <w:marBottom w:val="0"/>
      <w:divBdr>
        <w:top w:val="none" w:sz="0" w:space="0" w:color="auto"/>
        <w:left w:val="none" w:sz="0" w:space="0" w:color="auto"/>
        <w:bottom w:val="none" w:sz="0" w:space="0" w:color="auto"/>
        <w:right w:val="none" w:sz="0" w:space="0" w:color="auto"/>
      </w:divBdr>
    </w:div>
    <w:div w:id="1226532388">
      <w:bodyDiv w:val="1"/>
      <w:marLeft w:val="0"/>
      <w:marRight w:val="0"/>
      <w:marTop w:val="0"/>
      <w:marBottom w:val="0"/>
      <w:divBdr>
        <w:top w:val="none" w:sz="0" w:space="0" w:color="auto"/>
        <w:left w:val="none" w:sz="0" w:space="0" w:color="auto"/>
        <w:bottom w:val="none" w:sz="0" w:space="0" w:color="auto"/>
        <w:right w:val="none" w:sz="0" w:space="0" w:color="auto"/>
      </w:divBdr>
    </w:div>
    <w:div w:id="1226603073">
      <w:bodyDiv w:val="1"/>
      <w:marLeft w:val="0"/>
      <w:marRight w:val="0"/>
      <w:marTop w:val="0"/>
      <w:marBottom w:val="0"/>
      <w:divBdr>
        <w:top w:val="none" w:sz="0" w:space="0" w:color="auto"/>
        <w:left w:val="none" w:sz="0" w:space="0" w:color="auto"/>
        <w:bottom w:val="none" w:sz="0" w:space="0" w:color="auto"/>
        <w:right w:val="none" w:sz="0" w:space="0" w:color="auto"/>
      </w:divBdr>
    </w:div>
    <w:div w:id="1226725283">
      <w:bodyDiv w:val="1"/>
      <w:marLeft w:val="0"/>
      <w:marRight w:val="0"/>
      <w:marTop w:val="0"/>
      <w:marBottom w:val="0"/>
      <w:divBdr>
        <w:top w:val="none" w:sz="0" w:space="0" w:color="auto"/>
        <w:left w:val="none" w:sz="0" w:space="0" w:color="auto"/>
        <w:bottom w:val="none" w:sz="0" w:space="0" w:color="auto"/>
        <w:right w:val="none" w:sz="0" w:space="0" w:color="auto"/>
      </w:divBdr>
    </w:div>
    <w:div w:id="1226796688">
      <w:bodyDiv w:val="1"/>
      <w:marLeft w:val="0"/>
      <w:marRight w:val="0"/>
      <w:marTop w:val="0"/>
      <w:marBottom w:val="0"/>
      <w:divBdr>
        <w:top w:val="none" w:sz="0" w:space="0" w:color="auto"/>
        <w:left w:val="none" w:sz="0" w:space="0" w:color="auto"/>
        <w:bottom w:val="none" w:sz="0" w:space="0" w:color="auto"/>
        <w:right w:val="none" w:sz="0" w:space="0" w:color="auto"/>
      </w:divBdr>
    </w:div>
    <w:div w:id="1226914651">
      <w:bodyDiv w:val="1"/>
      <w:marLeft w:val="0"/>
      <w:marRight w:val="0"/>
      <w:marTop w:val="0"/>
      <w:marBottom w:val="0"/>
      <w:divBdr>
        <w:top w:val="none" w:sz="0" w:space="0" w:color="auto"/>
        <w:left w:val="none" w:sz="0" w:space="0" w:color="auto"/>
        <w:bottom w:val="none" w:sz="0" w:space="0" w:color="auto"/>
        <w:right w:val="none" w:sz="0" w:space="0" w:color="auto"/>
      </w:divBdr>
    </w:div>
    <w:div w:id="1226989744">
      <w:bodyDiv w:val="1"/>
      <w:marLeft w:val="0"/>
      <w:marRight w:val="0"/>
      <w:marTop w:val="0"/>
      <w:marBottom w:val="0"/>
      <w:divBdr>
        <w:top w:val="none" w:sz="0" w:space="0" w:color="auto"/>
        <w:left w:val="none" w:sz="0" w:space="0" w:color="auto"/>
        <w:bottom w:val="none" w:sz="0" w:space="0" w:color="auto"/>
        <w:right w:val="none" w:sz="0" w:space="0" w:color="auto"/>
      </w:divBdr>
    </w:div>
    <w:div w:id="1227036553">
      <w:bodyDiv w:val="1"/>
      <w:marLeft w:val="0"/>
      <w:marRight w:val="0"/>
      <w:marTop w:val="0"/>
      <w:marBottom w:val="0"/>
      <w:divBdr>
        <w:top w:val="none" w:sz="0" w:space="0" w:color="auto"/>
        <w:left w:val="none" w:sz="0" w:space="0" w:color="auto"/>
        <w:bottom w:val="none" w:sz="0" w:space="0" w:color="auto"/>
        <w:right w:val="none" w:sz="0" w:space="0" w:color="auto"/>
      </w:divBdr>
    </w:div>
    <w:div w:id="1227109683">
      <w:bodyDiv w:val="1"/>
      <w:marLeft w:val="0"/>
      <w:marRight w:val="0"/>
      <w:marTop w:val="0"/>
      <w:marBottom w:val="0"/>
      <w:divBdr>
        <w:top w:val="none" w:sz="0" w:space="0" w:color="auto"/>
        <w:left w:val="none" w:sz="0" w:space="0" w:color="auto"/>
        <w:bottom w:val="none" w:sz="0" w:space="0" w:color="auto"/>
        <w:right w:val="none" w:sz="0" w:space="0" w:color="auto"/>
      </w:divBdr>
    </w:div>
    <w:div w:id="1227182835">
      <w:bodyDiv w:val="1"/>
      <w:marLeft w:val="0"/>
      <w:marRight w:val="0"/>
      <w:marTop w:val="0"/>
      <w:marBottom w:val="0"/>
      <w:divBdr>
        <w:top w:val="none" w:sz="0" w:space="0" w:color="auto"/>
        <w:left w:val="none" w:sz="0" w:space="0" w:color="auto"/>
        <w:bottom w:val="none" w:sz="0" w:space="0" w:color="auto"/>
        <w:right w:val="none" w:sz="0" w:space="0" w:color="auto"/>
      </w:divBdr>
    </w:div>
    <w:div w:id="1227297957">
      <w:bodyDiv w:val="1"/>
      <w:marLeft w:val="0"/>
      <w:marRight w:val="0"/>
      <w:marTop w:val="0"/>
      <w:marBottom w:val="0"/>
      <w:divBdr>
        <w:top w:val="none" w:sz="0" w:space="0" w:color="auto"/>
        <w:left w:val="none" w:sz="0" w:space="0" w:color="auto"/>
        <w:bottom w:val="none" w:sz="0" w:space="0" w:color="auto"/>
        <w:right w:val="none" w:sz="0" w:space="0" w:color="auto"/>
      </w:divBdr>
    </w:div>
    <w:div w:id="1227450330">
      <w:bodyDiv w:val="1"/>
      <w:marLeft w:val="0"/>
      <w:marRight w:val="0"/>
      <w:marTop w:val="0"/>
      <w:marBottom w:val="0"/>
      <w:divBdr>
        <w:top w:val="none" w:sz="0" w:space="0" w:color="auto"/>
        <w:left w:val="none" w:sz="0" w:space="0" w:color="auto"/>
        <w:bottom w:val="none" w:sz="0" w:space="0" w:color="auto"/>
        <w:right w:val="none" w:sz="0" w:space="0" w:color="auto"/>
      </w:divBdr>
    </w:div>
    <w:div w:id="1227453549">
      <w:bodyDiv w:val="1"/>
      <w:marLeft w:val="0"/>
      <w:marRight w:val="0"/>
      <w:marTop w:val="0"/>
      <w:marBottom w:val="0"/>
      <w:divBdr>
        <w:top w:val="none" w:sz="0" w:space="0" w:color="auto"/>
        <w:left w:val="none" w:sz="0" w:space="0" w:color="auto"/>
        <w:bottom w:val="none" w:sz="0" w:space="0" w:color="auto"/>
        <w:right w:val="none" w:sz="0" w:space="0" w:color="auto"/>
      </w:divBdr>
    </w:div>
    <w:div w:id="1227496927">
      <w:bodyDiv w:val="1"/>
      <w:marLeft w:val="0"/>
      <w:marRight w:val="0"/>
      <w:marTop w:val="0"/>
      <w:marBottom w:val="0"/>
      <w:divBdr>
        <w:top w:val="none" w:sz="0" w:space="0" w:color="auto"/>
        <w:left w:val="none" w:sz="0" w:space="0" w:color="auto"/>
        <w:bottom w:val="none" w:sz="0" w:space="0" w:color="auto"/>
        <w:right w:val="none" w:sz="0" w:space="0" w:color="auto"/>
      </w:divBdr>
    </w:div>
    <w:div w:id="1227498012">
      <w:bodyDiv w:val="1"/>
      <w:marLeft w:val="0"/>
      <w:marRight w:val="0"/>
      <w:marTop w:val="0"/>
      <w:marBottom w:val="0"/>
      <w:divBdr>
        <w:top w:val="none" w:sz="0" w:space="0" w:color="auto"/>
        <w:left w:val="none" w:sz="0" w:space="0" w:color="auto"/>
        <w:bottom w:val="none" w:sz="0" w:space="0" w:color="auto"/>
        <w:right w:val="none" w:sz="0" w:space="0" w:color="auto"/>
      </w:divBdr>
    </w:div>
    <w:div w:id="1227647346">
      <w:bodyDiv w:val="1"/>
      <w:marLeft w:val="0"/>
      <w:marRight w:val="0"/>
      <w:marTop w:val="0"/>
      <w:marBottom w:val="0"/>
      <w:divBdr>
        <w:top w:val="none" w:sz="0" w:space="0" w:color="auto"/>
        <w:left w:val="none" w:sz="0" w:space="0" w:color="auto"/>
        <w:bottom w:val="none" w:sz="0" w:space="0" w:color="auto"/>
        <w:right w:val="none" w:sz="0" w:space="0" w:color="auto"/>
      </w:divBdr>
    </w:div>
    <w:div w:id="1227691567">
      <w:bodyDiv w:val="1"/>
      <w:marLeft w:val="0"/>
      <w:marRight w:val="0"/>
      <w:marTop w:val="0"/>
      <w:marBottom w:val="0"/>
      <w:divBdr>
        <w:top w:val="none" w:sz="0" w:space="0" w:color="auto"/>
        <w:left w:val="none" w:sz="0" w:space="0" w:color="auto"/>
        <w:bottom w:val="none" w:sz="0" w:space="0" w:color="auto"/>
        <w:right w:val="none" w:sz="0" w:space="0" w:color="auto"/>
      </w:divBdr>
    </w:div>
    <w:div w:id="1227883577">
      <w:bodyDiv w:val="1"/>
      <w:marLeft w:val="0"/>
      <w:marRight w:val="0"/>
      <w:marTop w:val="0"/>
      <w:marBottom w:val="0"/>
      <w:divBdr>
        <w:top w:val="none" w:sz="0" w:space="0" w:color="auto"/>
        <w:left w:val="none" w:sz="0" w:space="0" w:color="auto"/>
        <w:bottom w:val="none" w:sz="0" w:space="0" w:color="auto"/>
        <w:right w:val="none" w:sz="0" w:space="0" w:color="auto"/>
      </w:divBdr>
    </w:div>
    <w:div w:id="1227885776">
      <w:bodyDiv w:val="1"/>
      <w:marLeft w:val="0"/>
      <w:marRight w:val="0"/>
      <w:marTop w:val="0"/>
      <w:marBottom w:val="0"/>
      <w:divBdr>
        <w:top w:val="none" w:sz="0" w:space="0" w:color="auto"/>
        <w:left w:val="none" w:sz="0" w:space="0" w:color="auto"/>
        <w:bottom w:val="none" w:sz="0" w:space="0" w:color="auto"/>
        <w:right w:val="none" w:sz="0" w:space="0" w:color="auto"/>
      </w:divBdr>
    </w:div>
    <w:div w:id="1227912511">
      <w:bodyDiv w:val="1"/>
      <w:marLeft w:val="0"/>
      <w:marRight w:val="0"/>
      <w:marTop w:val="0"/>
      <w:marBottom w:val="0"/>
      <w:divBdr>
        <w:top w:val="none" w:sz="0" w:space="0" w:color="auto"/>
        <w:left w:val="none" w:sz="0" w:space="0" w:color="auto"/>
        <w:bottom w:val="none" w:sz="0" w:space="0" w:color="auto"/>
        <w:right w:val="none" w:sz="0" w:space="0" w:color="auto"/>
      </w:divBdr>
    </w:div>
    <w:div w:id="1227952442">
      <w:bodyDiv w:val="1"/>
      <w:marLeft w:val="0"/>
      <w:marRight w:val="0"/>
      <w:marTop w:val="0"/>
      <w:marBottom w:val="0"/>
      <w:divBdr>
        <w:top w:val="none" w:sz="0" w:space="0" w:color="auto"/>
        <w:left w:val="none" w:sz="0" w:space="0" w:color="auto"/>
        <w:bottom w:val="none" w:sz="0" w:space="0" w:color="auto"/>
        <w:right w:val="none" w:sz="0" w:space="0" w:color="auto"/>
      </w:divBdr>
    </w:div>
    <w:div w:id="1227958840">
      <w:bodyDiv w:val="1"/>
      <w:marLeft w:val="0"/>
      <w:marRight w:val="0"/>
      <w:marTop w:val="0"/>
      <w:marBottom w:val="0"/>
      <w:divBdr>
        <w:top w:val="none" w:sz="0" w:space="0" w:color="auto"/>
        <w:left w:val="none" w:sz="0" w:space="0" w:color="auto"/>
        <w:bottom w:val="none" w:sz="0" w:space="0" w:color="auto"/>
        <w:right w:val="none" w:sz="0" w:space="0" w:color="auto"/>
      </w:divBdr>
    </w:div>
    <w:div w:id="1227960548">
      <w:bodyDiv w:val="1"/>
      <w:marLeft w:val="0"/>
      <w:marRight w:val="0"/>
      <w:marTop w:val="0"/>
      <w:marBottom w:val="0"/>
      <w:divBdr>
        <w:top w:val="none" w:sz="0" w:space="0" w:color="auto"/>
        <w:left w:val="none" w:sz="0" w:space="0" w:color="auto"/>
        <w:bottom w:val="none" w:sz="0" w:space="0" w:color="auto"/>
        <w:right w:val="none" w:sz="0" w:space="0" w:color="auto"/>
      </w:divBdr>
    </w:div>
    <w:div w:id="1228034549">
      <w:bodyDiv w:val="1"/>
      <w:marLeft w:val="0"/>
      <w:marRight w:val="0"/>
      <w:marTop w:val="0"/>
      <w:marBottom w:val="0"/>
      <w:divBdr>
        <w:top w:val="none" w:sz="0" w:space="0" w:color="auto"/>
        <w:left w:val="none" w:sz="0" w:space="0" w:color="auto"/>
        <w:bottom w:val="none" w:sz="0" w:space="0" w:color="auto"/>
        <w:right w:val="none" w:sz="0" w:space="0" w:color="auto"/>
      </w:divBdr>
    </w:div>
    <w:div w:id="1228229846">
      <w:bodyDiv w:val="1"/>
      <w:marLeft w:val="0"/>
      <w:marRight w:val="0"/>
      <w:marTop w:val="0"/>
      <w:marBottom w:val="0"/>
      <w:divBdr>
        <w:top w:val="none" w:sz="0" w:space="0" w:color="auto"/>
        <w:left w:val="none" w:sz="0" w:space="0" w:color="auto"/>
        <w:bottom w:val="none" w:sz="0" w:space="0" w:color="auto"/>
        <w:right w:val="none" w:sz="0" w:space="0" w:color="auto"/>
      </w:divBdr>
    </w:div>
    <w:div w:id="1228344717">
      <w:bodyDiv w:val="1"/>
      <w:marLeft w:val="0"/>
      <w:marRight w:val="0"/>
      <w:marTop w:val="0"/>
      <w:marBottom w:val="0"/>
      <w:divBdr>
        <w:top w:val="none" w:sz="0" w:space="0" w:color="auto"/>
        <w:left w:val="none" w:sz="0" w:space="0" w:color="auto"/>
        <w:bottom w:val="none" w:sz="0" w:space="0" w:color="auto"/>
        <w:right w:val="none" w:sz="0" w:space="0" w:color="auto"/>
      </w:divBdr>
    </w:div>
    <w:div w:id="1228765237">
      <w:bodyDiv w:val="1"/>
      <w:marLeft w:val="0"/>
      <w:marRight w:val="0"/>
      <w:marTop w:val="0"/>
      <w:marBottom w:val="0"/>
      <w:divBdr>
        <w:top w:val="none" w:sz="0" w:space="0" w:color="auto"/>
        <w:left w:val="none" w:sz="0" w:space="0" w:color="auto"/>
        <w:bottom w:val="none" w:sz="0" w:space="0" w:color="auto"/>
        <w:right w:val="none" w:sz="0" w:space="0" w:color="auto"/>
      </w:divBdr>
    </w:div>
    <w:div w:id="1229270612">
      <w:bodyDiv w:val="1"/>
      <w:marLeft w:val="0"/>
      <w:marRight w:val="0"/>
      <w:marTop w:val="0"/>
      <w:marBottom w:val="0"/>
      <w:divBdr>
        <w:top w:val="none" w:sz="0" w:space="0" w:color="auto"/>
        <w:left w:val="none" w:sz="0" w:space="0" w:color="auto"/>
        <w:bottom w:val="none" w:sz="0" w:space="0" w:color="auto"/>
        <w:right w:val="none" w:sz="0" w:space="0" w:color="auto"/>
      </w:divBdr>
    </w:div>
    <w:div w:id="1229270795">
      <w:bodyDiv w:val="1"/>
      <w:marLeft w:val="0"/>
      <w:marRight w:val="0"/>
      <w:marTop w:val="0"/>
      <w:marBottom w:val="0"/>
      <w:divBdr>
        <w:top w:val="none" w:sz="0" w:space="0" w:color="auto"/>
        <w:left w:val="none" w:sz="0" w:space="0" w:color="auto"/>
        <w:bottom w:val="none" w:sz="0" w:space="0" w:color="auto"/>
        <w:right w:val="none" w:sz="0" w:space="0" w:color="auto"/>
      </w:divBdr>
    </w:div>
    <w:div w:id="1229413657">
      <w:bodyDiv w:val="1"/>
      <w:marLeft w:val="0"/>
      <w:marRight w:val="0"/>
      <w:marTop w:val="0"/>
      <w:marBottom w:val="0"/>
      <w:divBdr>
        <w:top w:val="none" w:sz="0" w:space="0" w:color="auto"/>
        <w:left w:val="none" w:sz="0" w:space="0" w:color="auto"/>
        <w:bottom w:val="none" w:sz="0" w:space="0" w:color="auto"/>
        <w:right w:val="none" w:sz="0" w:space="0" w:color="auto"/>
      </w:divBdr>
    </w:div>
    <w:div w:id="1229538405">
      <w:bodyDiv w:val="1"/>
      <w:marLeft w:val="0"/>
      <w:marRight w:val="0"/>
      <w:marTop w:val="0"/>
      <w:marBottom w:val="0"/>
      <w:divBdr>
        <w:top w:val="none" w:sz="0" w:space="0" w:color="auto"/>
        <w:left w:val="none" w:sz="0" w:space="0" w:color="auto"/>
        <w:bottom w:val="none" w:sz="0" w:space="0" w:color="auto"/>
        <w:right w:val="none" w:sz="0" w:space="0" w:color="auto"/>
      </w:divBdr>
    </w:div>
    <w:div w:id="1229683709">
      <w:bodyDiv w:val="1"/>
      <w:marLeft w:val="0"/>
      <w:marRight w:val="0"/>
      <w:marTop w:val="0"/>
      <w:marBottom w:val="0"/>
      <w:divBdr>
        <w:top w:val="none" w:sz="0" w:space="0" w:color="auto"/>
        <w:left w:val="none" w:sz="0" w:space="0" w:color="auto"/>
        <w:bottom w:val="none" w:sz="0" w:space="0" w:color="auto"/>
        <w:right w:val="none" w:sz="0" w:space="0" w:color="auto"/>
      </w:divBdr>
    </w:div>
    <w:div w:id="1229919328">
      <w:bodyDiv w:val="1"/>
      <w:marLeft w:val="0"/>
      <w:marRight w:val="0"/>
      <w:marTop w:val="0"/>
      <w:marBottom w:val="0"/>
      <w:divBdr>
        <w:top w:val="none" w:sz="0" w:space="0" w:color="auto"/>
        <w:left w:val="none" w:sz="0" w:space="0" w:color="auto"/>
        <w:bottom w:val="none" w:sz="0" w:space="0" w:color="auto"/>
        <w:right w:val="none" w:sz="0" w:space="0" w:color="auto"/>
      </w:divBdr>
    </w:div>
    <w:div w:id="1229920604">
      <w:bodyDiv w:val="1"/>
      <w:marLeft w:val="0"/>
      <w:marRight w:val="0"/>
      <w:marTop w:val="0"/>
      <w:marBottom w:val="0"/>
      <w:divBdr>
        <w:top w:val="none" w:sz="0" w:space="0" w:color="auto"/>
        <w:left w:val="none" w:sz="0" w:space="0" w:color="auto"/>
        <w:bottom w:val="none" w:sz="0" w:space="0" w:color="auto"/>
        <w:right w:val="none" w:sz="0" w:space="0" w:color="auto"/>
      </w:divBdr>
    </w:div>
    <w:div w:id="1230070882">
      <w:bodyDiv w:val="1"/>
      <w:marLeft w:val="0"/>
      <w:marRight w:val="0"/>
      <w:marTop w:val="0"/>
      <w:marBottom w:val="0"/>
      <w:divBdr>
        <w:top w:val="none" w:sz="0" w:space="0" w:color="auto"/>
        <w:left w:val="none" w:sz="0" w:space="0" w:color="auto"/>
        <w:bottom w:val="none" w:sz="0" w:space="0" w:color="auto"/>
        <w:right w:val="none" w:sz="0" w:space="0" w:color="auto"/>
      </w:divBdr>
    </w:div>
    <w:div w:id="1230186368">
      <w:bodyDiv w:val="1"/>
      <w:marLeft w:val="0"/>
      <w:marRight w:val="0"/>
      <w:marTop w:val="0"/>
      <w:marBottom w:val="0"/>
      <w:divBdr>
        <w:top w:val="none" w:sz="0" w:space="0" w:color="auto"/>
        <w:left w:val="none" w:sz="0" w:space="0" w:color="auto"/>
        <w:bottom w:val="none" w:sz="0" w:space="0" w:color="auto"/>
        <w:right w:val="none" w:sz="0" w:space="0" w:color="auto"/>
      </w:divBdr>
    </w:div>
    <w:div w:id="1230534379">
      <w:bodyDiv w:val="1"/>
      <w:marLeft w:val="0"/>
      <w:marRight w:val="0"/>
      <w:marTop w:val="0"/>
      <w:marBottom w:val="0"/>
      <w:divBdr>
        <w:top w:val="none" w:sz="0" w:space="0" w:color="auto"/>
        <w:left w:val="none" w:sz="0" w:space="0" w:color="auto"/>
        <w:bottom w:val="none" w:sz="0" w:space="0" w:color="auto"/>
        <w:right w:val="none" w:sz="0" w:space="0" w:color="auto"/>
      </w:divBdr>
    </w:div>
    <w:div w:id="1230651157">
      <w:bodyDiv w:val="1"/>
      <w:marLeft w:val="0"/>
      <w:marRight w:val="0"/>
      <w:marTop w:val="0"/>
      <w:marBottom w:val="0"/>
      <w:divBdr>
        <w:top w:val="none" w:sz="0" w:space="0" w:color="auto"/>
        <w:left w:val="none" w:sz="0" w:space="0" w:color="auto"/>
        <w:bottom w:val="none" w:sz="0" w:space="0" w:color="auto"/>
        <w:right w:val="none" w:sz="0" w:space="0" w:color="auto"/>
      </w:divBdr>
    </w:div>
    <w:div w:id="1230723693">
      <w:bodyDiv w:val="1"/>
      <w:marLeft w:val="0"/>
      <w:marRight w:val="0"/>
      <w:marTop w:val="0"/>
      <w:marBottom w:val="0"/>
      <w:divBdr>
        <w:top w:val="none" w:sz="0" w:space="0" w:color="auto"/>
        <w:left w:val="none" w:sz="0" w:space="0" w:color="auto"/>
        <w:bottom w:val="none" w:sz="0" w:space="0" w:color="auto"/>
        <w:right w:val="none" w:sz="0" w:space="0" w:color="auto"/>
      </w:divBdr>
    </w:div>
    <w:div w:id="1230726929">
      <w:bodyDiv w:val="1"/>
      <w:marLeft w:val="0"/>
      <w:marRight w:val="0"/>
      <w:marTop w:val="0"/>
      <w:marBottom w:val="0"/>
      <w:divBdr>
        <w:top w:val="none" w:sz="0" w:space="0" w:color="auto"/>
        <w:left w:val="none" w:sz="0" w:space="0" w:color="auto"/>
        <w:bottom w:val="none" w:sz="0" w:space="0" w:color="auto"/>
        <w:right w:val="none" w:sz="0" w:space="0" w:color="auto"/>
      </w:divBdr>
    </w:div>
    <w:div w:id="1230766237">
      <w:bodyDiv w:val="1"/>
      <w:marLeft w:val="0"/>
      <w:marRight w:val="0"/>
      <w:marTop w:val="0"/>
      <w:marBottom w:val="0"/>
      <w:divBdr>
        <w:top w:val="none" w:sz="0" w:space="0" w:color="auto"/>
        <w:left w:val="none" w:sz="0" w:space="0" w:color="auto"/>
        <w:bottom w:val="none" w:sz="0" w:space="0" w:color="auto"/>
        <w:right w:val="none" w:sz="0" w:space="0" w:color="auto"/>
      </w:divBdr>
    </w:div>
    <w:div w:id="1231379535">
      <w:bodyDiv w:val="1"/>
      <w:marLeft w:val="0"/>
      <w:marRight w:val="0"/>
      <w:marTop w:val="0"/>
      <w:marBottom w:val="0"/>
      <w:divBdr>
        <w:top w:val="none" w:sz="0" w:space="0" w:color="auto"/>
        <w:left w:val="none" w:sz="0" w:space="0" w:color="auto"/>
        <w:bottom w:val="none" w:sz="0" w:space="0" w:color="auto"/>
        <w:right w:val="none" w:sz="0" w:space="0" w:color="auto"/>
      </w:divBdr>
    </w:div>
    <w:div w:id="1231424385">
      <w:bodyDiv w:val="1"/>
      <w:marLeft w:val="0"/>
      <w:marRight w:val="0"/>
      <w:marTop w:val="0"/>
      <w:marBottom w:val="0"/>
      <w:divBdr>
        <w:top w:val="none" w:sz="0" w:space="0" w:color="auto"/>
        <w:left w:val="none" w:sz="0" w:space="0" w:color="auto"/>
        <w:bottom w:val="none" w:sz="0" w:space="0" w:color="auto"/>
        <w:right w:val="none" w:sz="0" w:space="0" w:color="auto"/>
      </w:divBdr>
    </w:div>
    <w:div w:id="1231424456">
      <w:bodyDiv w:val="1"/>
      <w:marLeft w:val="0"/>
      <w:marRight w:val="0"/>
      <w:marTop w:val="0"/>
      <w:marBottom w:val="0"/>
      <w:divBdr>
        <w:top w:val="none" w:sz="0" w:space="0" w:color="auto"/>
        <w:left w:val="none" w:sz="0" w:space="0" w:color="auto"/>
        <w:bottom w:val="none" w:sz="0" w:space="0" w:color="auto"/>
        <w:right w:val="none" w:sz="0" w:space="0" w:color="auto"/>
      </w:divBdr>
    </w:div>
    <w:div w:id="1231575224">
      <w:bodyDiv w:val="1"/>
      <w:marLeft w:val="0"/>
      <w:marRight w:val="0"/>
      <w:marTop w:val="0"/>
      <w:marBottom w:val="0"/>
      <w:divBdr>
        <w:top w:val="none" w:sz="0" w:space="0" w:color="auto"/>
        <w:left w:val="none" w:sz="0" w:space="0" w:color="auto"/>
        <w:bottom w:val="none" w:sz="0" w:space="0" w:color="auto"/>
        <w:right w:val="none" w:sz="0" w:space="0" w:color="auto"/>
      </w:divBdr>
    </w:div>
    <w:div w:id="1231576157">
      <w:bodyDiv w:val="1"/>
      <w:marLeft w:val="0"/>
      <w:marRight w:val="0"/>
      <w:marTop w:val="0"/>
      <w:marBottom w:val="0"/>
      <w:divBdr>
        <w:top w:val="none" w:sz="0" w:space="0" w:color="auto"/>
        <w:left w:val="none" w:sz="0" w:space="0" w:color="auto"/>
        <w:bottom w:val="none" w:sz="0" w:space="0" w:color="auto"/>
        <w:right w:val="none" w:sz="0" w:space="0" w:color="auto"/>
      </w:divBdr>
    </w:div>
    <w:div w:id="1231619296">
      <w:bodyDiv w:val="1"/>
      <w:marLeft w:val="0"/>
      <w:marRight w:val="0"/>
      <w:marTop w:val="0"/>
      <w:marBottom w:val="0"/>
      <w:divBdr>
        <w:top w:val="none" w:sz="0" w:space="0" w:color="auto"/>
        <w:left w:val="none" w:sz="0" w:space="0" w:color="auto"/>
        <w:bottom w:val="none" w:sz="0" w:space="0" w:color="auto"/>
        <w:right w:val="none" w:sz="0" w:space="0" w:color="auto"/>
      </w:divBdr>
    </w:div>
    <w:div w:id="1231962591">
      <w:bodyDiv w:val="1"/>
      <w:marLeft w:val="0"/>
      <w:marRight w:val="0"/>
      <w:marTop w:val="0"/>
      <w:marBottom w:val="0"/>
      <w:divBdr>
        <w:top w:val="none" w:sz="0" w:space="0" w:color="auto"/>
        <w:left w:val="none" w:sz="0" w:space="0" w:color="auto"/>
        <w:bottom w:val="none" w:sz="0" w:space="0" w:color="auto"/>
        <w:right w:val="none" w:sz="0" w:space="0" w:color="auto"/>
      </w:divBdr>
    </w:div>
    <w:div w:id="1232038323">
      <w:bodyDiv w:val="1"/>
      <w:marLeft w:val="0"/>
      <w:marRight w:val="0"/>
      <w:marTop w:val="0"/>
      <w:marBottom w:val="0"/>
      <w:divBdr>
        <w:top w:val="none" w:sz="0" w:space="0" w:color="auto"/>
        <w:left w:val="none" w:sz="0" w:space="0" w:color="auto"/>
        <w:bottom w:val="none" w:sz="0" w:space="0" w:color="auto"/>
        <w:right w:val="none" w:sz="0" w:space="0" w:color="auto"/>
      </w:divBdr>
    </w:div>
    <w:div w:id="1232040062">
      <w:bodyDiv w:val="1"/>
      <w:marLeft w:val="0"/>
      <w:marRight w:val="0"/>
      <w:marTop w:val="0"/>
      <w:marBottom w:val="0"/>
      <w:divBdr>
        <w:top w:val="none" w:sz="0" w:space="0" w:color="auto"/>
        <w:left w:val="none" w:sz="0" w:space="0" w:color="auto"/>
        <w:bottom w:val="none" w:sz="0" w:space="0" w:color="auto"/>
        <w:right w:val="none" w:sz="0" w:space="0" w:color="auto"/>
      </w:divBdr>
    </w:div>
    <w:div w:id="1232083785">
      <w:bodyDiv w:val="1"/>
      <w:marLeft w:val="0"/>
      <w:marRight w:val="0"/>
      <w:marTop w:val="0"/>
      <w:marBottom w:val="0"/>
      <w:divBdr>
        <w:top w:val="none" w:sz="0" w:space="0" w:color="auto"/>
        <w:left w:val="none" w:sz="0" w:space="0" w:color="auto"/>
        <w:bottom w:val="none" w:sz="0" w:space="0" w:color="auto"/>
        <w:right w:val="none" w:sz="0" w:space="0" w:color="auto"/>
      </w:divBdr>
    </w:div>
    <w:div w:id="1232232510">
      <w:bodyDiv w:val="1"/>
      <w:marLeft w:val="0"/>
      <w:marRight w:val="0"/>
      <w:marTop w:val="0"/>
      <w:marBottom w:val="0"/>
      <w:divBdr>
        <w:top w:val="none" w:sz="0" w:space="0" w:color="auto"/>
        <w:left w:val="none" w:sz="0" w:space="0" w:color="auto"/>
        <w:bottom w:val="none" w:sz="0" w:space="0" w:color="auto"/>
        <w:right w:val="none" w:sz="0" w:space="0" w:color="auto"/>
      </w:divBdr>
    </w:div>
    <w:div w:id="1232346753">
      <w:bodyDiv w:val="1"/>
      <w:marLeft w:val="0"/>
      <w:marRight w:val="0"/>
      <w:marTop w:val="0"/>
      <w:marBottom w:val="0"/>
      <w:divBdr>
        <w:top w:val="none" w:sz="0" w:space="0" w:color="auto"/>
        <w:left w:val="none" w:sz="0" w:space="0" w:color="auto"/>
        <w:bottom w:val="none" w:sz="0" w:space="0" w:color="auto"/>
        <w:right w:val="none" w:sz="0" w:space="0" w:color="auto"/>
      </w:divBdr>
    </w:div>
    <w:div w:id="1232543379">
      <w:bodyDiv w:val="1"/>
      <w:marLeft w:val="0"/>
      <w:marRight w:val="0"/>
      <w:marTop w:val="0"/>
      <w:marBottom w:val="0"/>
      <w:divBdr>
        <w:top w:val="none" w:sz="0" w:space="0" w:color="auto"/>
        <w:left w:val="none" w:sz="0" w:space="0" w:color="auto"/>
        <w:bottom w:val="none" w:sz="0" w:space="0" w:color="auto"/>
        <w:right w:val="none" w:sz="0" w:space="0" w:color="auto"/>
      </w:divBdr>
    </w:div>
    <w:div w:id="1232619463">
      <w:bodyDiv w:val="1"/>
      <w:marLeft w:val="0"/>
      <w:marRight w:val="0"/>
      <w:marTop w:val="0"/>
      <w:marBottom w:val="0"/>
      <w:divBdr>
        <w:top w:val="none" w:sz="0" w:space="0" w:color="auto"/>
        <w:left w:val="none" w:sz="0" w:space="0" w:color="auto"/>
        <w:bottom w:val="none" w:sz="0" w:space="0" w:color="auto"/>
        <w:right w:val="none" w:sz="0" w:space="0" w:color="auto"/>
      </w:divBdr>
    </w:div>
    <w:div w:id="1232691291">
      <w:bodyDiv w:val="1"/>
      <w:marLeft w:val="0"/>
      <w:marRight w:val="0"/>
      <w:marTop w:val="0"/>
      <w:marBottom w:val="0"/>
      <w:divBdr>
        <w:top w:val="none" w:sz="0" w:space="0" w:color="auto"/>
        <w:left w:val="none" w:sz="0" w:space="0" w:color="auto"/>
        <w:bottom w:val="none" w:sz="0" w:space="0" w:color="auto"/>
        <w:right w:val="none" w:sz="0" w:space="0" w:color="auto"/>
      </w:divBdr>
    </w:div>
    <w:div w:id="1232810676">
      <w:bodyDiv w:val="1"/>
      <w:marLeft w:val="0"/>
      <w:marRight w:val="0"/>
      <w:marTop w:val="0"/>
      <w:marBottom w:val="0"/>
      <w:divBdr>
        <w:top w:val="none" w:sz="0" w:space="0" w:color="auto"/>
        <w:left w:val="none" w:sz="0" w:space="0" w:color="auto"/>
        <w:bottom w:val="none" w:sz="0" w:space="0" w:color="auto"/>
        <w:right w:val="none" w:sz="0" w:space="0" w:color="auto"/>
      </w:divBdr>
    </w:div>
    <w:div w:id="1232883990">
      <w:bodyDiv w:val="1"/>
      <w:marLeft w:val="0"/>
      <w:marRight w:val="0"/>
      <w:marTop w:val="0"/>
      <w:marBottom w:val="0"/>
      <w:divBdr>
        <w:top w:val="none" w:sz="0" w:space="0" w:color="auto"/>
        <w:left w:val="none" w:sz="0" w:space="0" w:color="auto"/>
        <w:bottom w:val="none" w:sz="0" w:space="0" w:color="auto"/>
        <w:right w:val="none" w:sz="0" w:space="0" w:color="auto"/>
      </w:divBdr>
    </w:div>
    <w:div w:id="1233007063">
      <w:bodyDiv w:val="1"/>
      <w:marLeft w:val="0"/>
      <w:marRight w:val="0"/>
      <w:marTop w:val="0"/>
      <w:marBottom w:val="0"/>
      <w:divBdr>
        <w:top w:val="none" w:sz="0" w:space="0" w:color="auto"/>
        <w:left w:val="none" w:sz="0" w:space="0" w:color="auto"/>
        <w:bottom w:val="none" w:sz="0" w:space="0" w:color="auto"/>
        <w:right w:val="none" w:sz="0" w:space="0" w:color="auto"/>
      </w:divBdr>
    </w:div>
    <w:div w:id="1233082175">
      <w:bodyDiv w:val="1"/>
      <w:marLeft w:val="0"/>
      <w:marRight w:val="0"/>
      <w:marTop w:val="0"/>
      <w:marBottom w:val="0"/>
      <w:divBdr>
        <w:top w:val="none" w:sz="0" w:space="0" w:color="auto"/>
        <w:left w:val="none" w:sz="0" w:space="0" w:color="auto"/>
        <w:bottom w:val="none" w:sz="0" w:space="0" w:color="auto"/>
        <w:right w:val="none" w:sz="0" w:space="0" w:color="auto"/>
      </w:divBdr>
    </w:div>
    <w:div w:id="1233271967">
      <w:bodyDiv w:val="1"/>
      <w:marLeft w:val="0"/>
      <w:marRight w:val="0"/>
      <w:marTop w:val="0"/>
      <w:marBottom w:val="0"/>
      <w:divBdr>
        <w:top w:val="none" w:sz="0" w:space="0" w:color="auto"/>
        <w:left w:val="none" w:sz="0" w:space="0" w:color="auto"/>
        <w:bottom w:val="none" w:sz="0" w:space="0" w:color="auto"/>
        <w:right w:val="none" w:sz="0" w:space="0" w:color="auto"/>
      </w:divBdr>
    </w:div>
    <w:div w:id="1233353668">
      <w:bodyDiv w:val="1"/>
      <w:marLeft w:val="0"/>
      <w:marRight w:val="0"/>
      <w:marTop w:val="0"/>
      <w:marBottom w:val="0"/>
      <w:divBdr>
        <w:top w:val="none" w:sz="0" w:space="0" w:color="auto"/>
        <w:left w:val="none" w:sz="0" w:space="0" w:color="auto"/>
        <w:bottom w:val="none" w:sz="0" w:space="0" w:color="auto"/>
        <w:right w:val="none" w:sz="0" w:space="0" w:color="auto"/>
      </w:divBdr>
    </w:div>
    <w:div w:id="1233395469">
      <w:bodyDiv w:val="1"/>
      <w:marLeft w:val="0"/>
      <w:marRight w:val="0"/>
      <w:marTop w:val="0"/>
      <w:marBottom w:val="0"/>
      <w:divBdr>
        <w:top w:val="none" w:sz="0" w:space="0" w:color="auto"/>
        <w:left w:val="none" w:sz="0" w:space="0" w:color="auto"/>
        <w:bottom w:val="none" w:sz="0" w:space="0" w:color="auto"/>
        <w:right w:val="none" w:sz="0" w:space="0" w:color="auto"/>
      </w:divBdr>
    </w:div>
    <w:div w:id="1233584666">
      <w:bodyDiv w:val="1"/>
      <w:marLeft w:val="0"/>
      <w:marRight w:val="0"/>
      <w:marTop w:val="0"/>
      <w:marBottom w:val="0"/>
      <w:divBdr>
        <w:top w:val="none" w:sz="0" w:space="0" w:color="auto"/>
        <w:left w:val="none" w:sz="0" w:space="0" w:color="auto"/>
        <w:bottom w:val="none" w:sz="0" w:space="0" w:color="auto"/>
        <w:right w:val="none" w:sz="0" w:space="0" w:color="auto"/>
      </w:divBdr>
    </w:div>
    <w:div w:id="1233662915">
      <w:bodyDiv w:val="1"/>
      <w:marLeft w:val="0"/>
      <w:marRight w:val="0"/>
      <w:marTop w:val="0"/>
      <w:marBottom w:val="0"/>
      <w:divBdr>
        <w:top w:val="none" w:sz="0" w:space="0" w:color="auto"/>
        <w:left w:val="none" w:sz="0" w:space="0" w:color="auto"/>
        <w:bottom w:val="none" w:sz="0" w:space="0" w:color="auto"/>
        <w:right w:val="none" w:sz="0" w:space="0" w:color="auto"/>
      </w:divBdr>
    </w:div>
    <w:div w:id="1233927383">
      <w:bodyDiv w:val="1"/>
      <w:marLeft w:val="0"/>
      <w:marRight w:val="0"/>
      <w:marTop w:val="0"/>
      <w:marBottom w:val="0"/>
      <w:divBdr>
        <w:top w:val="none" w:sz="0" w:space="0" w:color="auto"/>
        <w:left w:val="none" w:sz="0" w:space="0" w:color="auto"/>
        <w:bottom w:val="none" w:sz="0" w:space="0" w:color="auto"/>
        <w:right w:val="none" w:sz="0" w:space="0" w:color="auto"/>
      </w:divBdr>
    </w:div>
    <w:div w:id="1233928209">
      <w:bodyDiv w:val="1"/>
      <w:marLeft w:val="0"/>
      <w:marRight w:val="0"/>
      <w:marTop w:val="0"/>
      <w:marBottom w:val="0"/>
      <w:divBdr>
        <w:top w:val="none" w:sz="0" w:space="0" w:color="auto"/>
        <w:left w:val="none" w:sz="0" w:space="0" w:color="auto"/>
        <w:bottom w:val="none" w:sz="0" w:space="0" w:color="auto"/>
        <w:right w:val="none" w:sz="0" w:space="0" w:color="auto"/>
      </w:divBdr>
    </w:div>
    <w:div w:id="1233932415">
      <w:bodyDiv w:val="1"/>
      <w:marLeft w:val="0"/>
      <w:marRight w:val="0"/>
      <w:marTop w:val="0"/>
      <w:marBottom w:val="0"/>
      <w:divBdr>
        <w:top w:val="none" w:sz="0" w:space="0" w:color="auto"/>
        <w:left w:val="none" w:sz="0" w:space="0" w:color="auto"/>
        <w:bottom w:val="none" w:sz="0" w:space="0" w:color="auto"/>
        <w:right w:val="none" w:sz="0" w:space="0" w:color="auto"/>
      </w:divBdr>
    </w:div>
    <w:div w:id="1234044129">
      <w:bodyDiv w:val="1"/>
      <w:marLeft w:val="0"/>
      <w:marRight w:val="0"/>
      <w:marTop w:val="0"/>
      <w:marBottom w:val="0"/>
      <w:divBdr>
        <w:top w:val="none" w:sz="0" w:space="0" w:color="auto"/>
        <w:left w:val="none" w:sz="0" w:space="0" w:color="auto"/>
        <w:bottom w:val="none" w:sz="0" w:space="0" w:color="auto"/>
        <w:right w:val="none" w:sz="0" w:space="0" w:color="auto"/>
      </w:divBdr>
    </w:div>
    <w:div w:id="1234045879">
      <w:bodyDiv w:val="1"/>
      <w:marLeft w:val="0"/>
      <w:marRight w:val="0"/>
      <w:marTop w:val="0"/>
      <w:marBottom w:val="0"/>
      <w:divBdr>
        <w:top w:val="none" w:sz="0" w:space="0" w:color="auto"/>
        <w:left w:val="none" w:sz="0" w:space="0" w:color="auto"/>
        <w:bottom w:val="none" w:sz="0" w:space="0" w:color="auto"/>
        <w:right w:val="none" w:sz="0" w:space="0" w:color="auto"/>
      </w:divBdr>
    </w:div>
    <w:div w:id="1234200066">
      <w:bodyDiv w:val="1"/>
      <w:marLeft w:val="0"/>
      <w:marRight w:val="0"/>
      <w:marTop w:val="0"/>
      <w:marBottom w:val="0"/>
      <w:divBdr>
        <w:top w:val="none" w:sz="0" w:space="0" w:color="auto"/>
        <w:left w:val="none" w:sz="0" w:space="0" w:color="auto"/>
        <w:bottom w:val="none" w:sz="0" w:space="0" w:color="auto"/>
        <w:right w:val="none" w:sz="0" w:space="0" w:color="auto"/>
      </w:divBdr>
    </w:div>
    <w:div w:id="1234240004">
      <w:bodyDiv w:val="1"/>
      <w:marLeft w:val="0"/>
      <w:marRight w:val="0"/>
      <w:marTop w:val="0"/>
      <w:marBottom w:val="0"/>
      <w:divBdr>
        <w:top w:val="none" w:sz="0" w:space="0" w:color="auto"/>
        <w:left w:val="none" w:sz="0" w:space="0" w:color="auto"/>
        <w:bottom w:val="none" w:sz="0" w:space="0" w:color="auto"/>
        <w:right w:val="none" w:sz="0" w:space="0" w:color="auto"/>
      </w:divBdr>
    </w:div>
    <w:div w:id="1234311514">
      <w:bodyDiv w:val="1"/>
      <w:marLeft w:val="0"/>
      <w:marRight w:val="0"/>
      <w:marTop w:val="0"/>
      <w:marBottom w:val="0"/>
      <w:divBdr>
        <w:top w:val="none" w:sz="0" w:space="0" w:color="auto"/>
        <w:left w:val="none" w:sz="0" w:space="0" w:color="auto"/>
        <w:bottom w:val="none" w:sz="0" w:space="0" w:color="auto"/>
        <w:right w:val="none" w:sz="0" w:space="0" w:color="auto"/>
      </w:divBdr>
    </w:div>
    <w:div w:id="1234312733">
      <w:bodyDiv w:val="1"/>
      <w:marLeft w:val="0"/>
      <w:marRight w:val="0"/>
      <w:marTop w:val="0"/>
      <w:marBottom w:val="0"/>
      <w:divBdr>
        <w:top w:val="none" w:sz="0" w:space="0" w:color="auto"/>
        <w:left w:val="none" w:sz="0" w:space="0" w:color="auto"/>
        <w:bottom w:val="none" w:sz="0" w:space="0" w:color="auto"/>
        <w:right w:val="none" w:sz="0" w:space="0" w:color="auto"/>
      </w:divBdr>
    </w:div>
    <w:div w:id="1234387196">
      <w:bodyDiv w:val="1"/>
      <w:marLeft w:val="0"/>
      <w:marRight w:val="0"/>
      <w:marTop w:val="0"/>
      <w:marBottom w:val="0"/>
      <w:divBdr>
        <w:top w:val="none" w:sz="0" w:space="0" w:color="auto"/>
        <w:left w:val="none" w:sz="0" w:space="0" w:color="auto"/>
        <w:bottom w:val="none" w:sz="0" w:space="0" w:color="auto"/>
        <w:right w:val="none" w:sz="0" w:space="0" w:color="auto"/>
      </w:divBdr>
    </w:div>
    <w:div w:id="1234393032">
      <w:bodyDiv w:val="1"/>
      <w:marLeft w:val="0"/>
      <w:marRight w:val="0"/>
      <w:marTop w:val="0"/>
      <w:marBottom w:val="0"/>
      <w:divBdr>
        <w:top w:val="none" w:sz="0" w:space="0" w:color="auto"/>
        <w:left w:val="none" w:sz="0" w:space="0" w:color="auto"/>
        <w:bottom w:val="none" w:sz="0" w:space="0" w:color="auto"/>
        <w:right w:val="none" w:sz="0" w:space="0" w:color="auto"/>
      </w:divBdr>
    </w:div>
    <w:div w:id="1234509679">
      <w:bodyDiv w:val="1"/>
      <w:marLeft w:val="0"/>
      <w:marRight w:val="0"/>
      <w:marTop w:val="0"/>
      <w:marBottom w:val="0"/>
      <w:divBdr>
        <w:top w:val="none" w:sz="0" w:space="0" w:color="auto"/>
        <w:left w:val="none" w:sz="0" w:space="0" w:color="auto"/>
        <w:bottom w:val="none" w:sz="0" w:space="0" w:color="auto"/>
        <w:right w:val="none" w:sz="0" w:space="0" w:color="auto"/>
      </w:divBdr>
    </w:div>
    <w:div w:id="1234589354">
      <w:bodyDiv w:val="1"/>
      <w:marLeft w:val="0"/>
      <w:marRight w:val="0"/>
      <w:marTop w:val="0"/>
      <w:marBottom w:val="0"/>
      <w:divBdr>
        <w:top w:val="none" w:sz="0" w:space="0" w:color="auto"/>
        <w:left w:val="none" w:sz="0" w:space="0" w:color="auto"/>
        <w:bottom w:val="none" w:sz="0" w:space="0" w:color="auto"/>
        <w:right w:val="none" w:sz="0" w:space="0" w:color="auto"/>
      </w:divBdr>
    </w:div>
    <w:div w:id="1234662555">
      <w:bodyDiv w:val="1"/>
      <w:marLeft w:val="0"/>
      <w:marRight w:val="0"/>
      <w:marTop w:val="0"/>
      <w:marBottom w:val="0"/>
      <w:divBdr>
        <w:top w:val="none" w:sz="0" w:space="0" w:color="auto"/>
        <w:left w:val="none" w:sz="0" w:space="0" w:color="auto"/>
        <w:bottom w:val="none" w:sz="0" w:space="0" w:color="auto"/>
        <w:right w:val="none" w:sz="0" w:space="0" w:color="auto"/>
      </w:divBdr>
    </w:div>
    <w:div w:id="1234778405">
      <w:bodyDiv w:val="1"/>
      <w:marLeft w:val="0"/>
      <w:marRight w:val="0"/>
      <w:marTop w:val="0"/>
      <w:marBottom w:val="0"/>
      <w:divBdr>
        <w:top w:val="none" w:sz="0" w:space="0" w:color="auto"/>
        <w:left w:val="none" w:sz="0" w:space="0" w:color="auto"/>
        <w:bottom w:val="none" w:sz="0" w:space="0" w:color="auto"/>
        <w:right w:val="none" w:sz="0" w:space="0" w:color="auto"/>
      </w:divBdr>
    </w:div>
    <w:div w:id="1234974807">
      <w:bodyDiv w:val="1"/>
      <w:marLeft w:val="0"/>
      <w:marRight w:val="0"/>
      <w:marTop w:val="0"/>
      <w:marBottom w:val="0"/>
      <w:divBdr>
        <w:top w:val="none" w:sz="0" w:space="0" w:color="auto"/>
        <w:left w:val="none" w:sz="0" w:space="0" w:color="auto"/>
        <w:bottom w:val="none" w:sz="0" w:space="0" w:color="auto"/>
        <w:right w:val="none" w:sz="0" w:space="0" w:color="auto"/>
      </w:divBdr>
    </w:div>
    <w:div w:id="1235043195">
      <w:bodyDiv w:val="1"/>
      <w:marLeft w:val="0"/>
      <w:marRight w:val="0"/>
      <w:marTop w:val="0"/>
      <w:marBottom w:val="0"/>
      <w:divBdr>
        <w:top w:val="none" w:sz="0" w:space="0" w:color="auto"/>
        <w:left w:val="none" w:sz="0" w:space="0" w:color="auto"/>
        <w:bottom w:val="none" w:sz="0" w:space="0" w:color="auto"/>
        <w:right w:val="none" w:sz="0" w:space="0" w:color="auto"/>
      </w:divBdr>
    </w:div>
    <w:div w:id="1235163451">
      <w:bodyDiv w:val="1"/>
      <w:marLeft w:val="0"/>
      <w:marRight w:val="0"/>
      <w:marTop w:val="0"/>
      <w:marBottom w:val="0"/>
      <w:divBdr>
        <w:top w:val="none" w:sz="0" w:space="0" w:color="auto"/>
        <w:left w:val="none" w:sz="0" w:space="0" w:color="auto"/>
        <w:bottom w:val="none" w:sz="0" w:space="0" w:color="auto"/>
        <w:right w:val="none" w:sz="0" w:space="0" w:color="auto"/>
      </w:divBdr>
    </w:div>
    <w:div w:id="1235318665">
      <w:bodyDiv w:val="1"/>
      <w:marLeft w:val="0"/>
      <w:marRight w:val="0"/>
      <w:marTop w:val="0"/>
      <w:marBottom w:val="0"/>
      <w:divBdr>
        <w:top w:val="none" w:sz="0" w:space="0" w:color="auto"/>
        <w:left w:val="none" w:sz="0" w:space="0" w:color="auto"/>
        <w:bottom w:val="none" w:sz="0" w:space="0" w:color="auto"/>
        <w:right w:val="none" w:sz="0" w:space="0" w:color="auto"/>
      </w:divBdr>
    </w:div>
    <w:div w:id="1235354388">
      <w:bodyDiv w:val="1"/>
      <w:marLeft w:val="0"/>
      <w:marRight w:val="0"/>
      <w:marTop w:val="0"/>
      <w:marBottom w:val="0"/>
      <w:divBdr>
        <w:top w:val="none" w:sz="0" w:space="0" w:color="auto"/>
        <w:left w:val="none" w:sz="0" w:space="0" w:color="auto"/>
        <w:bottom w:val="none" w:sz="0" w:space="0" w:color="auto"/>
        <w:right w:val="none" w:sz="0" w:space="0" w:color="auto"/>
      </w:divBdr>
    </w:div>
    <w:div w:id="1235555650">
      <w:bodyDiv w:val="1"/>
      <w:marLeft w:val="0"/>
      <w:marRight w:val="0"/>
      <w:marTop w:val="0"/>
      <w:marBottom w:val="0"/>
      <w:divBdr>
        <w:top w:val="none" w:sz="0" w:space="0" w:color="auto"/>
        <w:left w:val="none" w:sz="0" w:space="0" w:color="auto"/>
        <w:bottom w:val="none" w:sz="0" w:space="0" w:color="auto"/>
        <w:right w:val="none" w:sz="0" w:space="0" w:color="auto"/>
      </w:divBdr>
    </w:div>
    <w:div w:id="1235897946">
      <w:bodyDiv w:val="1"/>
      <w:marLeft w:val="0"/>
      <w:marRight w:val="0"/>
      <w:marTop w:val="0"/>
      <w:marBottom w:val="0"/>
      <w:divBdr>
        <w:top w:val="none" w:sz="0" w:space="0" w:color="auto"/>
        <w:left w:val="none" w:sz="0" w:space="0" w:color="auto"/>
        <w:bottom w:val="none" w:sz="0" w:space="0" w:color="auto"/>
        <w:right w:val="none" w:sz="0" w:space="0" w:color="auto"/>
      </w:divBdr>
    </w:div>
    <w:div w:id="1235966403">
      <w:bodyDiv w:val="1"/>
      <w:marLeft w:val="0"/>
      <w:marRight w:val="0"/>
      <w:marTop w:val="0"/>
      <w:marBottom w:val="0"/>
      <w:divBdr>
        <w:top w:val="none" w:sz="0" w:space="0" w:color="auto"/>
        <w:left w:val="none" w:sz="0" w:space="0" w:color="auto"/>
        <w:bottom w:val="none" w:sz="0" w:space="0" w:color="auto"/>
        <w:right w:val="none" w:sz="0" w:space="0" w:color="auto"/>
      </w:divBdr>
    </w:div>
    <w:div w:id="1235970427">
      <w:bodyDiv w:val="1"/>
      <w:marLeft w:val="0"/>
      <w:marRight w:val="0"/>
      <w:marTop w:val="0"/>
      <w:marBottom w:val="0"/>
      <w:divBdr>
        <w:top w:val="none" w:sz="0" w:space="0" w:color="auto"/>
        <w:left w:val="none" w:sz="0" w:space="0" w:color="auto"/>
        <w:bottom w:val="none" w:sz="0" w:space="0" w:color="auto"/>
        <w:right w:val="none" w:sz="0" w:space="0" w:color="auto"/>
      </w:divBdr>
    </w:div>
    <w:div w:id="1236553146">
      <w:bodyDiv w:val="1"/>
      <w:marLeft w:val="0"/>
      <w:marRight w:val="0"/>
      <w:marTop w:val="0"/>
      <w:marBottom w:val="0"/>
      <w:divBdr>
        <w:top w:val="none" w:sz="0" w:space="0" w:color="auto"/>
        <w:left w:val="none" w:sz="0" w:space="0" w:color="auto"/>
        <w:bottom w:val="none" w:sz="0" w:space="0" w:color="auto"/>
        <w:right w:val="none" w:sz="0" w:space="0" w:color="auto"/>
      </w:divBdr>
    </w:div>
    <w:div w:id="1236624111">
      <w:bodyDiv w:val="1"/>
      <w:marLeft w:val="0"/>
      <w:marRight w:val="0"/>
      <w:marTop w:val="0"/>
      <w:marBottom w:val="0"/>
      <w:divBdr>
        <w:top w:val="none" w:sz="0" w:space="0" w:color="auto"/>
        <w:left w:val="none" w:sz="0" w:space="0" w:color="auto"/>
        <w:bottom w:val="none" w:sz="0" w:space="0" w:color="auto"/>
        <w:right w:val="none" w:sz="0" w:space="0" w:color="auto"/>
      </w:divBdr>
    </w:div>
    <w:div w:id="1236821746">
      <w:bodyDiv w:val="1"/>
      <w:marLeft w:val="0"/>
      <w:marRight w:val="0"/>
      <w:marTop w:val="0"/>
      <w:marBottom w:val="0"/>
      <w:divBdr>
        <w:top w:val="none" w:sz="0" w:space="0" w:color="auto"/>
        <w:left w:val="none" w:sz="0" w:space="0" w:color="auto"/>
        <w:bottom w:val="none" w:sz="0" w:space="0" w:color="auto"/>
        <w:right w:val="none" w:sz="0" w:space="0" w:color="auto"/>
      </w:divBdr>
    </w:div>
    <w:div w:id="1236937661">
      <w:bodyDiv w:val="1"/>
      <w:marLeft w:val="0"/>
      <w:marRight w:val="0"/>
      <w:marTop w:val="0"/>
      <w:marBottom w:val="0"/>
      <w:divBdr>
        <w:top w:val="none" w:sz="0" w:space="0" w:color="auto"/>
        <w:left w:val="none" w:sz="0" w:space="0" w:color="auto"/>
        <w:bottom w:val="none" w:sz="0" w:space="0" w:color="auto"/>
        <w:right w:val="none" w:sz="0" w:space="0" w:color="auto"/>
      </w:divBdr>
    </w:div>
    <w:div w:id="1237007926">
      <w:bodyDiv w:val="1"/>
      <w:marLeft w:val="0"/>
      <w:marRight w:val="0"/>
      <w:marTop w:val="0"/>
      <w:marBottom w:val="0"/>
      <w:divBdr>
        <w:top w:val="none" w:sz="0" w:space="0" w:color="auto"/>
        <w:left w:val="none" w:sz="0" w:space="0" w:color="auto"/>
        <w:bottom w:val="none" w:sz="0" w:space="0" w:color="auto"/>
        <w:right w:val="none" w:sz="0" w:space="0" w:color="auto"/>
      </w:divBdr>
    </w:div>
    <w:div w:id="1237059321">
      <w:bodyDiv w:val="1"/>
      <w:marLeft w:val="0"/>
      <w:marRight w:val="0"/>
      <w:marTop w:val="0"/>
      <w:marBottom w:val="0"/>
      <w:divBdr>
        <w:top w:val="none" w:sz="0" w:space="0" w:color="auto"/>
        <w:left w:val="none" w:sz="0" w:space="0" w:color="auto"/>
        <w:bottom w:val="none" w:sz="0" w:space="0" w:color="auto"/>
        <w:right w:val="none" w:sz="0" w:space="0" w:color="auto"/>
      </w:divBdr>
    </w:div>
    <w:div w:id="1237134813">
      <w:bodyDiv w:val="1"/>
      <w:marLeft w:val="0"/>
      <w:marRight w:val="0"/>
      <w:marTop w:val="0"/>
      <w:marBottom w:val="0"/>
      <w:divBdr>
        <w:top w:val="none" w:sz="0" w:space="0" w:color="auto"/>
        <w:left w:val="none" w:sz="0" w:space="0" w:color="auto"/>
        <w:bottom w:val="none" w:sz="0" w:space="0" w:color="auto"/>
        <w:right w:val="none" w:sz="0" w:space="0" w:color="auto"/>
      </w:divBdr>
    </w:div>
    <w:div w:id="1237201728">
      <w:bodyDiv w:val="1"/>
      <w:marLeft w:val="0"/>
      <w:marRight w:val="0"/>
      <w:marTop w:val="0"/>
      <w:marBottom w:val="0"/>
      <w:divBdr>
        <w:top w:val="none" w:sz="0" w:space="0" w:color="auto"/>
        <w:left w:val="none" w:sz="0" w:space="0" w:color="auto"/>
        <w:bottom w:val="none" w:sz="0" w:space="0" w:color="auto"/>
        <w:right w:val="none" w:sz="0" w:space="0" w:color="auto"/>
      </w:divBdr>
    </w:div>
    <w:div w:id="1237546615">
      <w:bodyDiv w:val="1"/>
      <w:marLeft w:val="0"/>
      <w:marRight w:val="0"/>
      <w:marTop w:val="0"/>
      <w:marBottom w:val="0"/>
      <w:divBdr>
        <w:top w:val="none" w:sz="0" w:space="0" w:color="auto"/>
        <w:left w:val="none" w:sz="0" w:space="0" w:color="auto"/>
        <w:bottom w:val="none" w:sz="0" w:space="0" w:color="auto"/>
        <w:right w:val="none" w:sz="0" w:space="0" w:color="auto"/>
      </w:divBdr>
    </w:div>
    <w:div w:id="1238055317">
      <w:bodyDiv w:val="1"/>
      <w:marLeft w:val="0"/>
      <w:marRight w:val="0"/>
      <w:marTop w:val="0"/>
      <w:marBottom w:val="0"/>
      <w:divBdr>
        <w:top w:val="none" w:sz="0" w:space="0" w:color="auto"/>
        <w:left w:val="none" w:sz="0" w:space="0" w:color="auto"/>
        <w:bottom w:val="none" w:sz="0" w:space="0" w:color="auto"/>
        <w:right w:val="none" w:sz="0" w:space="0" w:color="auto"/>
      </w:divBdr>
    </w:div>
    <w:div w:id="1238056905">
      <w:bodyDiv w:val="1"/>
      <w:marLeft w:val="0"/>
      <w:marRight w:val="0"/>
      <w:marTop w:val="0"/>
      <w:marBottom w:val="0"/>
      <w:divBdr>
        <w:top w:val="none" w:sz="0" w:space="0" w:color="auto"/>
        <w:left w:val="none" w:sz="0" w:space="0" w:color="auto"/>
        <w:bottom w:val="none" w:sz="0" w:space="0" w:color="auto"/>
        <w:right w:val="none" w:sz="0" w:space="0" w:color="auto"/>
      </w:divBdr>
    </w:div>
    <w:div w:id="1238242677">
      <w:bodyDiv w:val="1"/>
      <w:marLeft w:val="0"/>
      <w:marRight w:val="0"/>
      <w:marTop w:val="0"/>
      <w:marBottom w:val="0"/>
      <w:divBdr>
        <w:top w:val="none" w:sz="0" w:space="0" w:color="auto"/>
        <w:left w:val="none" w:sz="0" w:space="0" w:color="auto"/>
        <w:bottom w:val="none" w:sz="0" w:space="0" w:color="auto"/>
        <w:right w:val="none" w:sz="0" w:space="0" w:color="auto"/>
      </w:divBdr>
    </w:div>
    <w:div w:id="1238246227">
      <w:bodyDiv w:val="1"/>
      <w:marLeft w:val="0"/>
      <w:marRight w:val="0"/>
      <w:marTop w:val="0"/>
      <w:marBottom w:val="0"/>
      <w:divBdr>
        <w:top w:val="none" w:sz="0" w:space="0" w:color="auto"/>
        <w:left w:val="none" w:sz="0" w:space="0" w:color="auto"/>
        <w:bottom w:val="none" w:sz="0" w:space="0" w:color="auto"/>
        <w:right w:val="none" w:sz="0" w:space="0" w:color="auto"/>
      </w:divBdr>
    </w:div>
    <w:div w:id="1238593409">
      <w:bodyDiv w:val="1"/>
      <w:marLeft w:val="0"/>
      <w:marRight w:val="0"/>
      <w:marTop w:val="0"/>
      <w:marBottom w:val="0"/>
      <w:divBdr>
        <w:top w:val="none" w:sz="0" w:space="0" w:color="auto"/>
        <w:left w:val="none" w:sz="0" w:space="0" w:color="auto"/>
        <w:bottom w:val="none" w:sz="0" w:space="0" w:color="auto"/>
        <w:right w:val="none" w:sz="0" w:space="0" w:color="auto"/>
      </w:divBdr>
    </w:div>
    <w:div w:id="1238595809">
      <w:bodyDiv w:val="1"/>
      <w:marLeft w:val="0"/>
      <w:marRight w:val="0"/>
      <w:marTop w:val="0"/>
      <w:marBottom w:val="0"/>
      <w:divBdr>
        <w:top w:val="none" w:sz="0" w:space="0" w:color="auto"/>
        <w:left w:val="none" w:sz="0" w:space="0" w:color="auto"/>
        <w:bottom w:val="none" w:sz="0" w:space="0" w:color="auto"/>
        <w:right w:val="none" w:sz="0" w:space="0" w:color="auto"/>
      </w:divBdr>
    </w:div>
    <w:div w:id="1238709479">
      <w:bodyDiv w:val="1"/>
      <w:marLeft w:val="0"/>
      <w:marRight w:val="0"/>
      <w:marTop w:val="0"/>
      <w:marBottom w:val="0"/>
      <w:divBdr>
        <w:top w:val="none" w:sz="0" w:space="0" w:color="auto"/>
        <w:left w:val="none" w:sz="0" w:space="0" w:color="auto"/>
        <w:bottom w:val="none" w:sz="0" w:space="0" w:color="auto"/>
        <w:right w:val="none" w:sz="0" w:space="0" w:color="auto"/>
      </w:divBdr>
    </w:div>
    <w:div w:id="1239024141">
      <w:bodyDiv w:val="1"/>
      <w:marLeft w:val="0"/>
      <w:marRight w:val="0"/>
      <w:marTop w:val="0"/>
      <w:marBottom w:val="0"/>
      <w:divBdr>
        <w:top w:val="none" w:sz="0" w:space="0" w:color="auto"/>
        <w:left w:val="none" w:sz="0" w:space="0" w:color="auto"/>
        <w:bottom w:val="none" w:sz="0" w:space="0" w:color="auto"/>
        <w:right w:val="none" w:sz="0" w:space="0" w:color="auto"/>
      </w:divBdr>
    </w:div>
    <w:div w:id="1239050045">
      <w:bodyDiv w:val="1"/>
      <w:marLeft w:val="0"/>
      <w:marRight w:val="0"/>
      <w:marTop w:val="0"/>
      <w:marBottom w:val="0"/>
      <w:divBdr>
        <w:top w:val="none" w:sz="0" w:space="0" w:color="auto"/>
        <w:left w:val="none" w:sz="0" w:space="0" w:color="auto"/>
        <w:bottom w:val="none" w:sz="0" w:space="0" w:color="auto"/>
        <w:right w:val="none" w:sz="0" w:space="0" w:color="auto"/>
      </w:divBdr>
    </w:div>
    <w:div w:id="1239246231">
      <w:bodyDiv w:val="1"/>
      <w:marLeft w:val="0"/>
      <w:marRight w:val="0"/>
      <w:marTop w:val="0"/>
      <w:marBottom w:val="0"/>
      <w:divBdr>
        <w:top w:val="none" w:sz="0" w:space="0" w:color="auto"/>
        <w:left w:val="none" w:sz="0" w:space="0" w:color="auto"/>
        <w:bottom w:val="none" w:sz="0" w:space="0" w:color="auto"/>
        <w:right w:val="none" w:sz="0" w:space="0" w:color="auto"/>
      </w:divBdr>
    </w:div>
    <w:div w:id="1239485834">
      <w:bodyDiv w:val="1"/>
      <w:marLeft w:val="0"/>
      <w:marRight w:val="0"/>
      <w:marTop w:val="0"/>
      <w:marBottom w:val="0"/>
      <w:divBdr>
        <w:top w:val="none" w:sz="0" w:space="0" w:color="auto"/>
        <w:left w:val="none" w:sz="0" w:space="0" w:color="auto"/>
        <w:bottom w:val="none" w:sz="0" w:space="0" w:color="auto"/>
        <w:right w:val="none" w:sz="0" w:space="0" w:color="auto"/>
      </w:divBdr>
    </w:div>
    <w:div w:id="1239827698">
      <w:bodyDiv w:val="1"/>
      <w:marLeft w:val="0"/>
      <w:marRight w:val="0"/>
      <w:marTop w:val="0"/>
      <w:marBottom w:val="0"/>
      <w:divBdr>
        <w:top w:val="none" w:sz="0" w:space="0" w:color="auto"/>
        <w:left w:val="none" w:sz="0" w:space="0" w:color="auto"/>
        <w:bottom w:val="none" w:sz="0" w:space="0" w:color="auto"/>
        <w:right w:val="none" w:sz="0" w:space="0" w:color="auto"/>
      </w:divBdr>
    </w:div>
    <w:div w:id="1239899317">
      <w:bodyDiv w:val="1"/>
      <w:marLeft w:val="0"/>
      <w:marRight w:val="0"/>
      <w:marTop w:val="0"/>
      <w:marBottom w:val="0"/>
      <w:divBdr>
        <w:top w:val="none" w:sz="0" w:space="0" w:color="auto"/>
        <w:left w:val="none" w:sz="0" w:space="0" w:color="auto"/>
        <w:bottom w:val="none" w:sz="0" w:space="0" w:color="auto"/>
        <w:right w:val="none" w:sz="0" w:space="0" w:color="auto"/>
      </w:divBdr>
    </w:div>
    <w:div w:id="1239944853">
      <w:bodyDiv w:val="1"/>
      <w:marLeft w:val="0"/>
      <w:marRight w:val="0"/>
      <w:marTop w:val="0"/>
      <w:marBottom w:val="0"/>
      <w:divBdr>
        <w:top w:val="none" w:sz="0" w:space="0" w:color="auto"/>
        <w:left w:val="none" w:sz="0" w:space="0" w:color="auto"/>
        <w:bottom w:val="none" w:sz="0" w:space="0" w:color="auto"/>
        <w:right w:val="none" w:sz="0" w:space="0" w:color="auto"/>
      </w:divBdr>
    </w:div>
    <w:div w:id="1240284406">
      <w:bodyDiv w:val="1"/>
      <w:marLeft w:val="0"/>
      <w:marRight w:val="0"/>
      <w:marTop w:val="0"/>
      <w:marBottom w:val="0"/>
      <w:divBdr>
        <w:top w:val="none" w:sz="0" w:space="0" w:color="auto"/>
        <w:left w:val="none" w:sz="0" w:space="0" w:color="auto"/>
        <w:bottom w:val="none" w:sz="0" w:space="0" w:color="auto"/>
        <w:right w:val="none" w:sz="0" w:space="0" w:color="auto"/>
      </w:divBdr>
    </w:div>
    <w:div w:id="1240482485">
      <w:bodyDiv w:val="1"/>
      <w:marLeft w:val="0"/>
      <w:marRight w:val="0"/>
      <w:marTop w:val="0"/>
      <w:marBottom w:val="0"/>
      <w:divBdr>
        <w:top w:val="none" w:sz="0" w:space="0" w:color="auto"/>
        <w:left w:val="none" w:sz="0" w:space="0" w:color="auto"/>
        <w:bottom w:val="none" w:sz="0" w:space="0" w:color="auto"/>
        <w:right w:val="none" w:sz="0" w:space="0" w:color="auto"/>
      </w:divBdr>
    </w:div>
    <w:div w:id="1240483990">
      <w:bodyDiv w:val="1"/>
      <w:marLeft w:val="0"/>
      <w:marRight w:val="0"/>
      <w:marTop w:val="0"/>
      <w:marBottom w:val="0"/>
      <w:divBdr>
        <w:top w:val="none" w:sz="0" w:space="0" w:color="auto"/>
        <w:left w:val="none" w:sz="0" w:space="0" w:color="auto"/>
        <w:bottom w:val="none" w:sz="0" w:space="0" w:color="auto"/>
        <w:right w:val="none" w:sz="0" w:space="0" w:color="auto"/>
      </w:divBdr>
    </w:div>
    <w:div w:id="1240673572">
      <w:bodyDiv w:val="1"/>
      <w:marLeft w:val="0"/>
      <w:marRight w:val="0"/>
      <w:marTop w:val="0"/>
      <w:marBottom w:val="0"/>
      <w:divBdr>
        <w:top w:val="none" w:sz="0" w:space="0" w:color="auto"/>
        <w:left w:val="none" w:sz="0" w:space="0" w:color="auto"/>
        <w:bottom w:val="none" w:sz="0" w:space="0" w:color="auto"/>
        <w:right w:val="none" w:sz="0" w:space="0" w:color="auto"/>
      </w:divBdr>
    </w:div>
    <w:div w:id="1240674599">
      <w:bodyDiv w:val="1"/>
      <w:marLeft w:val="0"/>
      <w:marRight w:val="0"/>
      <w:marTop w:val="0"/>
      <w:marBottom w:val="0"/>
      <w:divBdr>
        <w:top w:val="none" w:sz="0" w:space="0" w:color="auto"/>
        <w:left w:val="none" w:sz="0" w:space="0" w:color="auto"/>
        <w:bottom w:val="none" w:sz="0" w:space="0" w:color="auto"/>
        <w:right w:val="none" w:sz="0" w:space="0" w:color="auto"/>
      </w:divBdr>
    </w:div>
    <w:div w:id="1240794610">
      <w:bodyDiv w:val="1"/>
      <w:marLeft w:val="0"/>
      <w:marRight w:val="0"/>
      <w:marTop w:val="0"/>
      <w:marBottom w:val="0"/>
      <w:divBdr>
        <w:top w:val="none" w:sz="0" w:space="0" w:color="auto"/>
        <w:left w:val="none" w:sz="0" w:space="0" w:color="auto"/>
        <w:bottom w:val="none" w:sz="0" w:space="0" w:color="auto"/>
        <w:right w:val="none" w:sz="0" w:space="0" w:color="auto"/>
      </w:divBdr>
    </w:div>
    <w:div w:id="1240864231">
      <w:bodyDiv w:val="1"/>
      <w:marLeft w:val="0"/>
      <w:marRight w:val="0"/>
      <w:marTop w:val="0"/>
      <w:marBottom w:val="0"/>
      <w:divBdr>
        <w:top w:val="none" w:sz="0" w:space="0" w:color="auto"/>
        <w:left w:val="none" w:sz="0" w:space="0" w:color="auto"/>
        <w:bottom w:val="none" w:sz="0" w:space="0" w:color="auto"/>
        <w:right w:val="none" w:sz="0" w:space="0" w:color="auto"/>
      </w:divBdr>
    </w:div>
    <w:div w:id="1240940332">
      <w:bodyDiv w:val="1"/>
      <w:marLeft w:val="0"/>
      <w:marRight w:val="0"/>
      <w:marTop w:val="0"/>
      <w:marBottom w:val="0"/>
      <w:divBdr>
        <w:top w:val="none" w:sz="0" w:space="0" w:color="auto"/>
        <w:left w:val="none" w:sz="0" w:space="0" w:color="auto"/>
        <w:bottom w:val="none" w:sz="0" w:space="0" w:color="auto"/>
        <w:right w:val="none" w:sz="0" w:space="0" w:color="auto"/>
      </w:divBdr>
    </w:div>
    <w:div w:id="1240944184">
      <w:bodyDiv w:val="1"/>
      <w:marLeft w:val="0"/>
      <w:marRight w:val="0"/>
      <w:marTop w:val="0"/>
      <w:marBottom w:val="0"/>
      <w:divBdr>
        <w:top w:val="none" w:sz="0" w:space="0" w:color="auto"/>
        <w:left w:val="none" w:sz="0" w:space="0" w:color="auto"/>
        <w:bottom w:val="none" w:sz="0" w:space="0" w:color="auto"/>
        <w:right w:val="none" w:sz="0" w:space="0" w:color="auto"/>
      </w:divBdr>
    </w:div>
    <w:div w:id="1241058790">
      <w:bodyDiv w:val="1"/>
      <w:marLeft w:val="0"/>
      <w:marRight w:val="0"/>
      <w:marTop w:val="0"/>
      <w:marBottom w:val="0"/>
      <w:divBdr>
        <w:top w:val="none" w:sz="0" w:space="0" w:color="auto"/>
        <w:left w:val="none" w:sz="0" w:space="0" w:color="auto"/>
        <w:bottom w:val="none" w:sz="0" w:space="0" w:color="auto"/>
        <w:right w:val="none" w:sz="0" w:space="0" w:color="auto"/>
      </w:divBdr>
    </w:div>
    <w:div w:id="1241135369">
      <w:bodyDiv w:val="1"/>
      <w:marLeft w:val="0"/>
      <w:marRight w:val="0"/>
      <w:marTop w:val="0"/>
      <w:marBottom w:val="0"/>
      <w:divBdr>
        <w:top w:val="none" w:sz="0" w:space="0" w:color="auto"/>
        <w:left w:val="none" w:sz="0" w:space="0" w:color="auto"/>
        <w:bottom w:val="none" w:sz="0" w:space="0" w:color="auto"/>
        <w:right w:val="none" w:sz="0" w:space="0" w:color="auto"/>
      </w:divBdr>
    </w:div>
    <w:div w:id="1241217314">
      <w:bodyDiv w:val="1"/>
      <w:marLeft w:val="0"/>
      <w:marRight w:val="0"/>
      <w:marTop w:val="0"/>
      <w:marBottom w:val="0"/>
      <w:divBdr>
        <w:top w:val="none" w:sz="0" w:space="0" w:color="auto"/>
        <w:left w:val="none" w:sz="0" w:space="0" w:color="auto"/>
        <w:bottom w:val="none" w:sz="0" w:space="0" w:color="auto"/>
        <w:right w:val="none" w:sz="0" w:space="0" w:color="auto"/>
      </w:divBdr>
    </w:div>
    <w:div w:id="1241252765">
      <w:bodyDiv w:val="1"/>
      <w:marLeft w:val="0"/>
      <w:marRight w:val="0"/>
      <w:marTop w:val="0"/>
      <w:marBottom w:val="0"/>
      <w:divBdr>
        <w:top w:val="none" w:sz="0" w:space="0" w:color="auto"/>
        <w:left w:val="none" w:sz="0" w:space="0" w:color="auto"/>
        <w:bottom w:val="none" w:sz="0" w:space="0" w:color="auto"/>
        <w:right w:val="none" w:sz="0" w:space="0" w:color="auto"/>
      </w:divBdr>
    </w:div>
    <w:div w:id="1241672988">
      <w:bodyDiv w:val="1"/>
      <w:marLeft w:val="0"/>
      <w:marRight w:val="0"/>
      <w:marTop w:val="0"/>
      <w:marBottom w:val="0"/>
      <w:divBdr>
        <w:top w:val="none" w:sz="0" w:space="0" w:color="auto"/>
        <w:left w:val="none" w:sz="0" w:space="0" w:color="auto"/>
        <w:bottom w:val="none" w:sz="0" w:space="0" w:color="auto"/>
        <w:right w:val="none" w:sz="0" w:space="0" w:color="auto"/>
      </w:divBdr>
    </w:div>
    <w:div w:id="1241676602">
      <w:bodyDiv w:val="1"/>
      <w:marLeft w:val="0"/>
      <w:marRight w:val="0"/>
      <w:marTop w:val="0"/>
      <w:marBottom w:val="0"/>
      <w:divBdr>
        <w:top w:val="none" w:sz="0" w:space="0" w:color="auto"/>
        <w:left w:val="none" w:sz="0" w:space="0" w:color="auto"/>
        <w:bottom w:val="none" w:sz="0" w:space="0" w:color="auto"/>
        <w:right w:val="none" w:sz="0" w:space="0" w:color="auto"/>
      </w:divBdr>
    </w:div>
    <w:div w:id="1241863282">
      <w:bodyDiv w:val="1"/>
      <w:marLeft w:val="0"/>
      <w:marRight w:val="0"/>
      <w:marTop w:val="0"/>
      <w:marBottom w:val="0"/>
      <w:divBdr>
        <w:top w:val="none" w:sz="0" w:space="0" w:color="auto"/>
        <w:left w:val="none" w:sz="0" w:space="0" w:color="auto"/>
        <w:bottom w:val="none" w:sz="0" w:space="0" w:color="auto"/>
        <w:right w:val="none" w:sz="0" w:space="0" w:color="auto"/>
      </w:divBdr>
    </w:div>
    <w:div w:id="1241865678">
      <w:bodyDiv w:val="1"/>
      <w:marLeft w:val="0"/>
      <w:marRight w:val="0"/>
      <w:marTop w:val="0"/>
      <w:marBottom w:val="0"/>
      <w:divBdr>
        <w:top w:val="none" w:sz="0" w:space="0" w:color="auto"/>
        <w:left w:val="none" w:sz="0" w:space="0" w:color="auto"/>
        <w:bottom w:val="none" w:sz="0" w:space="0" w:color="auto"/>
        <w:right w:val="none" w:sz="0" w:space="0" w:color="auto"/>
      </w:divBdr>
    </w:div>
    <w:div w:id="1242062482">
      <w:bodyDiv w:val="1"/>
      <w:marLeft w:val="0"/>
      <w:marRight w:val="0"/>
      <w:marTop w:val="0"/>
      <w:marBottom w:val="0"/>
      <w:divBdr>
        <w:top w:val="none" w:sz="0" w:space="0" w:color="auto"/>
        <w:left w:val="none" w:sz="0" w:space="0" w:color="auto"/>
        <w:bottom w:val="none" w:sz="0" w:space="0" w:color="auto"/>
        <w:right w:val="none" w:sz="0" w:space="0" w:color="auto"/>
      </w:divBdr>
    </w:div>
    <w:div w:id="1242107516">
      <w:bodyDiv w:val="1"/>
      <w:marLeft w:val="0"/>
      <w:marRight w:val="0"/>
      <w:marTop w:val="0"/>
      <w:marBottom w:val="0"/>
      <w:divBdr>
        <w:top w:val="none" w:sz="0" w:space="0" w:color="auto"/>
        <w:left w:val="none" w:sz="0" w:space="0" w:color="auto"/>
        <w:bottom w:val="none" w:sz="0" w:space="0" w:color="auto"/>
        <w:right w:val="none" w:sz="0" w:space="0" w:color="auto"/>
      </w:divBdr>
    </w:div>
    <w:div w:id="1242256497">
      <w:bodyDiv w:val="1"/>
      <w:marLeft w:val="0"/>
      <w:marRight w:val="0"/>
      <w:marTop w:val="0"/>
      <w:marBottom w:val="0"/>
      <w:divBdr>
        <w:top w:val="none" w:sz="0" w:space="0" w:color="auto"/>
        <w:left w:val="none" w:sz="0" w:space="0" w:color="auto"/>
        <w:bottom w:val="none" w:sz="0" w:space="0" w:color="auto"/>
        <w:right w:val="none" w:sz="0" w:space="0" w:color="auto"/>
      </w:divBdr>
    </w:div>
    <w:div w:id="1242257363">
      <w:bodyDiv w:val="1"/>
      <w:marLeft w:val="0"/>
      <w:marRight w:val="0"/>
      <w:marTop w:val="0"/>
      <w:marBottom w:val="0"/>
      <w:divBdr>
        <w:top w:val="none" w:sz="0" w:space="0" w:color="auto"/>
        <w:left w:val="none" w:sz="0" w:space="0" w:color="auto"/>
        <w:bottom w:val="none" w:sz="0" w:space="0" w:color="auto"/>
        <w:right w:val="none" w:sz="0" w:space="0" w:color="auto"/>
      </w:divBdr>
    </w:div>
    <w:div w:id="1242328194">
      <w:bodyDiv w:val="1"/>
      <w:marLeft w:val="0"/>
      <w:marRight w:val="0"/>
      <w:marTop w:val="0"/>
      <w:marBottom w:val="0"/>
      <w:divBdr>
        <w:top w:val="none" w:sz="0" w:space="0" w:color="auto"/>
        <w:left w:val="none" w:sz="0" w:space="0" w:color="auto"/>
        <w:bottom w:val="none" w:sz="0" w:space="0" w:color="auto"/>
        <w:right w:val="none" w:sz="0" w:space="0" w:color="auto"/>
      </w:divBdr>
    </w:div>
    <w:div w:id="1242375011">
      <w:bodyDiv w:val="1"/>
      <w:marLeft w:val="0"/>
      <w:marRight w:val="0"/>
      <w:marTop w:val="0"/>
      <w:marBottom w:val="0"/>
      <w:divBdr>
        <w:top w:val="none" w:sz="0" w:space="0" w:color="auto"/>
        <w:left w:val="none" w:sz="0" w:space="0" w:color="auto"/>
        <w:bottom w:val="none" w:sz="0" w:space="0" w:color="auto"/>
        <w:right w:val="none" w:sz="0" w:space="0" w:color="auto"/>
      </w:divBdr>
    </w:div>
    <w:div w:id="1242375461">
      <w:bodyDiv w:val="1"/>
      <w:marLeft w:val="0"/>
      <w:marRight w:val="0"/>
      <w:marTop w:val="0"/>
      <w:marBottom w:val="0"/>
      <w:divBdr>
        <w:top w:val="none" w:sz="0" w:space="0" w:color="auto"/>
        <w:left w:val="none" w:sz="0" w:space="0" w:color="auto"/>
        <w:bottom w:val="none" w:sz="0" w:space="0" w:color="auto"/>
        <w:right w:val="none" w:sz="0" w:space="0" w:color="auto"/>
      </w:divBdr>
    </w:div>
    <w:div w:id="1242636878">
      <w:bodyDiv w:val="1"/>
      <w:marLeft w:val="0"/>
      <w:marRight w:val="0"/>
      <w:marTop w:val="0"/>
      <w:marBottom w:val="0"/>
      <w:divBdr>
        <w:top w:val="none" w:sz="0" w:space="0" w:color="auto"/>
        <w:left w:val="none" w:sz="0" w:space="0" w:color="auto"/>
        <w:bottom w:val="none" w:sz="0" w:space="0" w:color="auto"/>
        <w:right w:val="none" w:sz="0" w:space="0" w:color="auto"/>
      </w:divBdr>
    </w:div>
    <w:div w:id="1242832270">
      <w:bodyDiv w:val="1"/>
      <w:marLeft w:val="0"/>
      <w:marRight w:val="0"/>
      <w:marTop w:val="0"/>
      <w:marBottom w:val="0"/>
      <w:divBdr>
        <w:top w:val="none" w:sz="0" w:space="0" w:color="auto"/>
        <w:left w:val="none" w:sz="0" w:space="0" w:color="auto"/>
        <w:bottom w:val="none" w:sz="0" w:space="0" w:color="auto"/>
        <w:right w:val="none" w:sz="0" w:space="0" w:color="auto"/>
      </w:divBdr>
    </w:div>
    <w:div w:id="1243030285">
      <w:bodyDiv w:val="1"/>
      <w:marLeft w:val="0"/>
      <w:marRight w:val="0"/>
      <w:marTop w:val="0"/>
      <w:marBottom w:val="0"/>
      <w:divBdr>
        <w:top w:val="none" w:sz="0" w:space="0" w:color="auto"/>
        <w:left w:val="none" w:sz="0" w:space="0" w:color="auto"/>
        <w:bottom w:val="none" w:sz="0" w:space="0" w:color="auto"/>
        <w:right w:val="none" w:sz="0" w:space="0" w:color="auto"/>
      </w:divBdr>
    </w:div>
    <w:div w:id="1243031181">
      <w:bodyDiv w:val="1"/>
      <w:marLeft w:val="0"/>
      <w:marRight w:val="0"/>
      <w:marTop w:val="0"/>
      <w:marBottom w:val="0"/>
      <w:divBdr>
        <w:top w:val="none" w:sz="0" w:space="0" w:color="auto"/>
        <w:left w:val="none" w:sz="0" w:space="0" w:color="auto"/>
        <w:bottom w:val="none" w:sz="0" w:space="0" w:color="auto"/>
        <w:right w:val="none" w:sz="0" w:space="0" w:color="auto"/>
      </w:divBdr>
    </w:div>
    <w:div w:id="1243416232">
      <w:bodyDiv w:val="1"/>
      <w:marLeft w:val="0"/>
      <w:marRight w:val="0"/>
      <w:marTop w:val="0"/>
      <w:marBottom w:val="0"/>
      <w:divBdr>
        <w:top w:val="none" w:sz="0" w:space="0" w:color="auto"/>
        <w:left w:val="none" w:sz="0" w:space="0" w:color="auto"/>
        <w:bottom w:val="none" w:sz="0" w:space="0" w:color="auto"/>
        <w:right w:val="none" w:sz="0" w:space="0" w:color="auto"/>
      </w:divBdr>
    </w:div>
    <w:div w:id="1243487083">
      <w:bodyDiv w:val="1"/>
      <w:marLeft w:val="0"/>
      <w:marRight w:val="0"/>
      <w:marTop w:val="0"/>
      <w:marBottom w:val="0"/>
      <w:divBdr>
        <w:top w:val="none" w:sz="0" w:space="0" w:color="auto"/>
        <w:left w:val="none" w:sz="0" w:space="0" w:color="auto"/>
        <w:bottom w:val="none" w:sz="0" w:space="0" w:color="auto"/>
        <w:right w:val="none" w:sz="0" w:space="0" w:color="auto"/>
      </w:divBdr>
    </w:div>
    <w:div w:id="1243488351">
      <w:bodyDiv w:val="1"/>
      <w:marLeft w:val="0"/>
      <w:marRight w:val="0"/>
      <w:marTop w:val="0"/>
      <w:marBottom w:val="0"/>
      <w:divBdr>
        <w:top w:val="none" w:sz="0" w:space="0" w:color="auto"/>
        <w:left w:val="none" w:sz="0" w:space="0" w:color="auto"/>
        <w:bottom w:val="none" w:sz="0" w:space="0" w:color="auto"/>
        <w:right w:val="none" w:sz="0" w:space="0" w:color="auto"/>
      </w:divBdr>
    </w:div>
    <w:div w:id="1243680583">
      <w:bodyDiv w:val="1"/>
      <w:marLeft w:val="0"/>
      <w:marRight w:val="0"/>
      <w:marTop w:val="0"/>
      <w:marBottom w:val="0"/>
      <w:divBdr>
        <w:top w:val="none" w:sz="0" w:space="0" w:color="auto"/>
        <w:left w:val="none" w:sz="0" w:space="0" w:color="auto"/>
        <w:bottom w:val="none" w:sz="0" w:space="0" w:color="auto"/>
        <w:right w:val="none" w:sz="0" w:space="0" w:color="auto"/>
      </w:divBdr>
    </w:div>
    <w:div w:id="1243753810">
      <w:bodyDiv w:val="1"/>
      <w:marLeft w:val="0"/>
      <w:marRight w:val="0"/>
      <w:marTop w:val="0"/>
      <w:marBottom w:val="0"/>
      <w:divBdr>
        <w:top w:val="none" w:sz="0" w:space="0" w:color="auto"/>
        <w:left w:val="none" w:sz="0" w:space="0" w:color="auto"/>
        <w:bottom w:val="none" w:sz="0" w:space="0" w:color="auto"/>
        <w:right w:val="none" w:sz="0" w:space="0" w:color="auto"/>
      </w:divBdr>
    </w:div>
    <w:div w:id="1243754752">
      <w:bodyDiv w:val="1"/>
      <w:marLeft w:val="0"/>
      <w:marRight w:val="0"/>
      <w:marTop w:val="0"/>
      <w:marBottom w:val="0"/>
      <w:divBdr>
        <w:top w:val="none" w:sz="0" w:space="0" w:color="auto"/>
        <w:left w:val="none" w:sz="0" w:space="0" w:color="auto"/>
        <w:bottom w:val="none" w:sz="0" w:space="0" w:color="auto"/>
        <w:right w:val="none" w:sz="0" w:space="0" w:color="auto"/>
      </w:divBdr>
    </w:div>
    <w:div w:id="1243876914">
      <w:bodyDiv w:val="1"/>
      <w:marLeft w:val="0"/>
      <w:marRight w:val="0"/>
      <w:marTop w:val="0"/>
      <w:marBottom w:val="0"/>
      <w:divBdr>
        <w:top w:val="none" w:sz="0" w:space="0" w:color="auto"/>
        <w:left w:val="none" w:sz="0" w:space="0" w:color="auto"/>
        <w:bottom w:val="none" w:sz="0" w:space="0" w:color="auto"/>
        <w:right w:val="none" w:sz="0" w:space="0" w:color="auto"/>
      </w:divBdr>
    </w:div>
    <w:div w:id="1244074439">
      <w:bodyDiv w:val="1"/>
      <w:marLeft w:val="0"/>
      <w:marRight w:val="0"/>
      <w:marTop w:val="0"/>
      <w:marBottom w:val="0"/>
      <w:divBdr>
        <w:top w:val="none" w:sz="0" w:space="0" w:color="auto"/>
        <w:left w:val="none" w:sz="0" w:space="0" w:color="auto"/>
        <w:bottom w:val="none" w:sz="0" w:space="0" w:color="auto"/>
        <w:right w:val="none" w:sz="0" w:space="0" w:color="auto"/>
      </w:divBdr>
    </w:div>
    <w:div w:id="1244223815">
      <w:bodyDiv w:val="1"/>
      <w:marLeft w:val="0"/>
      <w:marRight w:val="0"/>
      <w:marTop w:val="0"/>
      <w:marBottom w:val="0"/>
      <w:divBdr>
        <w:top w:val="none" w:sz="0" w:space="0" w:color="auto"/>
        <w:left w:val="none" w:sz="0" w:space="0" w:color="auto"/>
        <w:bottom w:val="none" w:sz="0" w:space="0" w:color="auto"/>
        <w:right w:val="none" w:sz="0" w:space="0" w:color="auto"/>
      </w:divBdr>
    </w:div>
    <w:div w:id="1244297396">
      <w:bodyDiv w:val="1"/>
      <w:marLeft w:val="0"/>
      <w:marRight w:val="0"/>
      <w:marTop w:val="0"/>
      <w:marBottom w:val="0"/>
      <w:divBdr>
        <w:top w:val="none" w:sz="0" w:space="0" w:color="auto"/>
        <w:left w:val="none" w:sz="0" w:space="0" w:color="auto"/>
        <w:bottom w:val="none" w:sz="0" w:space="0" w:color="auto"/>
        <w:right w:val="none" w:sz="0" w:space="0" w:color="auto"/>
      </w:divBdr>
    </w:div>
    <w:div w:id="1244333556">
      <w:bodyDiv w:val="1"/>
      <w:marLeft w:val="0"/>
      <w:marRight w:val="0"/>
      <w:marTop w:val="0"/>
      <w:marBottom w:val="0"/>
      <w:divBdr>
        <w:top w:val="none" w:sz="0" w:space="0" w:color="auto"/>
        <w:left w:val="none" w:sz="0" w:space="0" w:color="auto"/>
        <w:bottom w:val="none" w:sz="0" w:space="0" w:color="auto"/>
        <w:right w:val="none" w:sz="0" w:space="0" w:color="auto"/>
      </w:divBdr>
    </w:div>
    <w:div w:id="1244490165">
      <w:bodyDiv w:val="1"/>
      <w:marLeft w:val="0"/>
      <w:marRight w:val="0"/>
      <w:marTop w:val="0"/>
      <w:marBottom w:val="0"/>
      <w:divBdr>
        <w:top w:val="none" w:sz="0" w:space="0" w:color="auto"/>
        <w:left w:val="none" w:sz="0" w:space="0" w:color="auto"/>
        <w:bottom w:val="none" w:sz="0" w:space="0" w:color="auto"/>
        <w:right w:val="none" w:sz="0" w:space="0" w:color="auto"/>
      </w:divBdr>
    </w:div>
    <w:div w:id="1244491981">
      <w:bodyDiv w:val="1"/>
      <w:marLeft w:val="0"/>
      <w:marRight w:val="0"/>
      <w:marTop w:val="0"/>
      <w:marBottom w:val="0"/>
      <w:divBdr>
        <w:top w:val="none" w:sz="0" w:space="0" w:color="auto"/>
        <w:left w:val="none" w:sz="0" w:space="0" w:color="auto"/>
        <w:bottom w:val="none" w:sz="0" w:space="0" w:color="auto"/>
        <w:right w:val="none" w:sz="0" w:space="0" w:color="auto"/>
      </w:divBdr>
    </w:div>
    <w:div w:id="1244610823">
      <w:bodyDiv w:val="1"/>
      <w:marLeft w:val="0"/>
      <w:marRight w:val="0"/>
      <w:marTop w:val="0"/>
      <w:marBottom w:val="0"/>
      <w:divBdr>
        <w:top w:val="none" w:sz="0" w:space="0" w:color="auto"/>
        <w:left w:val="none" w:sz="0" w:space="0" w:color="auto"/>
        <w:bottom w:val="none" w:sz="0" w:space="0" w:color="auto"/>
        <w:right w:val="none" w:sz="0" w:space="0" w:color="auto"/>
      </w:divBdr>
    </w:div>
    <w:div w:id="1244678274">
      <w:bodyDiv w:val="1"/>
      <w:marLeft w:val="0"/>
      <w:marRight w:val="0"/>
      <w:marTop w:val="0"/>
      <w:marBottom w:val="0"/>
      <w:divBdr>
        <w:top w:val="none" w:sz="0" w:space="0" w:color="auto"/>
        <w:left w:val="none" w:sz="0" w:space="0" w:color="auto"/>
        <w:bottom w:val="none" w:sz="0" w:space="0" w:color="auto"/>
        <w:right w:val="none" w:sz="0" w:space="0" w:color="auto"/>
      </w:divBdr>
    </w:div>
    <w:div w:id="1244683524">
      <w:bodyDiv w:val="1"/>
      <w:marLeft w:val="0"/>
      <w:marRight w:val="0"/>
      <w:marTop w:val="0"/>
      <w:marBottom w:val="0"/>
      <w:divBdr>
        <w:top w:val="none" w:sz="0" w:space="0" w:color="auto"/>
        <w:left w:val="none" w:sz="0" w:space="0" w:color="auto"/>
        <w:bottom w:val="none" w:sz="0" w:space="0" w:color="auto"/>
        <w:right w:val="none" w:sz="0" w:space="0" w:color="auto"/>
      </w:divBdr>
    </w:div>
    <w:div w:id="1244795911">
      <w:bodyDiv w:val="1"/>
      <w:marLeft w:val="0"/>
      <w:marRight w:val="0"/>
      <w:marTop w:val="0"/>
      <w:marBottom w:val="0"/>
      <w:divBdr>
        <w:top w:val="none" w:sz="0" w:space="0" w:color="auto"/>
        <w:left w:val="none" w:sz="0" w:space="0" w:color="auto"/>
        <w:bottom w:val="none" w:sz="0" w:space="0" w:color="auto"/>
        <w:right w:val="none" w:sz="0" w:space="0" w:color="auto"/>
      </w:divBdr>
    </w:div>
    <w:div w:id="1244872192">
      <w:bodyDiv w:val="1"/>
      <w:marLeft w:val="0"/>
      <w:marRight w:val="0"/>
      <w:marTop w:val="0"/>
      <w:marBottom w:val="0"/>
      <w:divBdr>
        <w:top w:val="none" w:sz="0" w:space="0" w:color="auto"/>
        <w:left w:val="none" w:sz="0" w:space="0" w:color="auto"/>
        <w:bottom w:val="none" w:sz="0" w:space="0" w:color="auto"/>
        <w:right w:val="none" w:sz="0" w:space="0" w:color="auto"/>
      </w:divBdr>
    </w:div>
    <w:div w:id="1245264732">
      <w:bodyDiv w:val="1"/>
      <w:marLeft w:val="0"/>
      <w:marRight w:val="0"/>
      <w:marTop w:val="0"/>
      <w:marBottom w:val="0"/>
      <w:divBdr>
        <w:top w:val="none" w:sz="0" w:space="0" w:color="auto"/>
        <w:left w:val="none" w:sz="0" w:space="0" w:color="auto"/>
        <w:bottom w:val="none" w:sz="0" w:space="0" w:color="auto"/>
        <w:right w:val="none" w:sz="0" w:space="0" w:color="auto"/>
      </w:divBdr>
    </w:div>
    <w:div w:id="1245333760">
      <w:bodyDiv w:val="1"/>
      <w:marLeft w:val="0"/>
      <w:marRight w:val="0"/>
      <w:marTop w:val="0"/>
      <w:marBottom w:val="0"/>
      <w:divBdr>
        <w:top w:val="none" w:sz="0" w:space="0" w:color="auto"/>
        <w:left w:val="none" w:sz="0" w:space="0" w:color="auto"/>
        <w:bottom w:val="none" w:sz="0" w:space="0" w:color="auto"/>
        <w:right w:val="none" w:sz="0" w:space="0" w:color="auto"/>
      </w:divBdr>
    </w:div>
    <w:div w:id="1245650735">
      <w:bodyDiv w:val="1"/>
      <w:marLeft w:val="0"/>
      <w:marRight w:val="0"/>
      <w:marTop w:val="0"/>
      <w:marBottom w:val="0"/>
      <w:divBdr>
        <w:top w:val="none" w:sz="0" w:space="0" w:color="auto"/>
        <w:left w:val="none" w:sz="0" w:space="0" w:color="auto"/>
        <w:bottom w:val="none" w:sz="0" w:space="0" w:color="auto"/>
        <w:right w:val="none" w:sz="0" w:space="0" w:color="auto"/>
      </w:divBdr>
    </w:div>
    <w:div w:id="1245797655">
      <w:bodyDiv w:val="1"/>
      <w:marLeft w:val="0"/>
      <w:marRight w:val="0"/>
      <w:marTop w:val="0"/>
      <w:marBottom w:val="0"/>
      <w:divBdr>
        <w:top w:val="none" w:sz="0" w:space="0" w:color="auto"/>
        <w:left w:val="none" w:sz="0" w:space="0" w:color="auto"/>
        <w:bottom w:val="none" w:sz="0" w:space="0" w:color="auto"/>
        <w:right w:val="none" w:sz="0" w:space="0" w:color="auto"/>
      </w:divBdr>
    </w:div>
    <w:div w:id="1245801378">
      <w:bodyDiv w:val="1"/>
      <w:marLeft w:val="0"/>
      <w:marRight w:val="0"/>
      <w:marTop w:val="0"/>
      <w:marBottom w:val="0"/>
      <w:divBdr>
        <w:top w:val="none" w:sz="0" w:space="0" w:color="auto"/>
        <w:left w:val="none" w:sz="0" w:space="0" w:color="auto"/>
        <w:bottom w:val="none" w:sz="0" w:space="0" w:color="auto"/>
        <w:right w:val="none" w:sz="0" w:space="0" w:color="auto"/>
      </w:divBdr>
    </w:div>
    <w:div w:id="1245992148">
      <w:bodyDiv w:val="1"/>
      <w:marLeft w:val="0"/>
      <w:marRight w:val="0"/>
      <w:marTop w:val="0"/>
      <w:marBottom w:val="0"/>
      <w:divBdr>
        <w:top w:val="none" w:sz="0" w:space="0" w:color="auto"/>
        <w:left w:val="none" w:sz="0" w:space="0" w:color="auto"/>
        <w:bottom w:val="none" w:sz="0" w:space="0" w:color="auto"/>
        <w:right w:val="none" w:sz="0" w:space="0" w:color="auto"/>
      </w:divBdr>
    </w:div>
    <w:div w:id="1246184911">
      <w:bodyDiv w:val="1"/>
      <w:marLeft w:val="0"/>
      <w:marRight w:val="0"/>
      <w:marTop w:val="0"/>
      <w:marBottom w:val="0"/>
      <w:divBdr>
        <w:top w:val="none" w:sz="0" w:space="0" w:color="auto"/>
        <w:left w:val="none" w:sz="0" w:space="0" w:color="auto"/>
        <w:bottom w:val="none" w:sz="0" w:space="0" w:color="auto"/>
        <w:right w:val="none" w:sz="0" w:space="0" w:color="auto"/>
      </w:divBdr>
    </w:div>
    <w:div w:id="1246457423">
      <w:bodyDiv w:val="1"/>
      <w:marLeft w:val="0"/>
      <w:marRight w:val="0"/>
      <w:marTop w:val="0"/>
      <w:marBottom w:val="0"/>
      <w:divBdr>
        <w:top w:val="none" w:sz="0" w:space="0" w:color="auto"/>
        <w:left w:val="none" w:sz="0" w:space="0" w:color="auto"/>
        <w:bottom w:val="none" w:sz="0" w:space="0" w:color="auto"/>
        <w:right w:val="none" w:sz="0" w:space="0" w:color="auto"/>
      </w:divBdr>
    </w:div>
    <w:div w:id="1246646143">
      <w:bodyDiv w:val="1"/>
      <w:marLeft w:val="0"/>
      <w:marRight w:val="0"/>
      <w:marTop w:val="0"/>
      <w:marBottom w:val="0"/>
      <w:divBdr>
        <w:top w:val="none" w:sz="0" w:space="0" w:color="auto"/>
        <w:left w:val="none" w:sz="0" w:space="0" w:color="auto"/>
        <w:bottom w:val="none" w:sz="0" w:space="0" w:color="auto"/>
        <w:right w:val="none" w:sz="0" w:space="0" w:color="auto"/>
      </w:divBdr>
    </w:div>
    <w:div w:id="1246647253">
      <w:bodyDiv w:val="1"/>
      <w:marLeft w:val="0"/>
      <w:marRight w:val="0"/>
      <w:marTop w:val="0"/>
      <w:marBottom w:val="0"/>
      <w:divBdr>
        <w:top w:val="none" w:sz="0" w:space="0" w:color="auto"/>
        <w:left w:val="none" w:sz="0" w:space="0" w:color="auto"/>
        <w:bottom w:val="none" w:sz="0" w:space="0" w:color="auto"/>
        <w:right w:val="none" w:sz="0" w:space="0" w:color="auto"/>
      </w:divBdr>
    </w:div>
    <w:div w:id="1246767113">
      <w:bodyDiv w:val="1"/>
      <w:marLeft w:val="0"/>
      <w:marRight w:val="0"/>
      <w:marTop w:val="0"/>
      <w:marBottom w:val="0"/>
      <w:divBdr>
        <w:top w:val="none" w:sz="0" w:space="0" w:color="auto"/>
        <w:left w:val="none" w:sz="0" w:space="0" w:color="auto"/>
        <w:bottom w:val="none" w:sz="0" w:space="0" w:color="auto"/>
        <w:right w:val="none" w:sz="0" w:space="0" w:color="auto"/>
      </w:divBdr>
    </w:div>
    <w:div w:id="1246914926">
      <w:bodyDiv w:val="1"/>
      <w:marLeft w:val="0"/>
      <w:marRight w:val="0"/>
      <w:marTop w:val="0"/>
      <w:marBottom w:val="0"/>
      <w:divBdr>
        <w:top w:val="none" w:sz="0" w:space="0" w:color="auto"/>
        <w:left w:val="none" w:sz="0" w:space="0" w:color="auto"/>
        <w:bottom w:val="none" w:sz="0" w:space="0" w:color="auto"/>
        <w:right w:val="none" w:sz="0" w:space="0" w:color="auto"/>
      </w:divBdr>
    </w:div>
    <w:div w:id="1247150763">
      <w:bodyDiv w:val="1"/>
      <w:marLeft w:val="0"/>
      <w:marRight w:val="0"/>
      <w:marTop w:val="0"/>
      <w:marBottom w:val="0"/>
      <w:divBdr>
        <w:top w:val="none" w:sz="0" w:space="0" w:color="auto"/>
        <w:left w:val="none" w:sz="0" w:space="0" w:color="auto"/>
        <w:bottom w:val="none" w:sz="0" w:space="0" w:color="auto"/>
        <w:right w:val="none" w:sz="0" w:space="0" w:color="auto"/>
      </w:divBdr>
    </w:div>
    <w:div w:id="1247348937">
      <w:bodyDiv w:val="1"/>
      <w:marLeft w:val="0"/>
      <w:marRight w:val="0"/>
      <w:marTop w:val="0"/>
      <w:marBottom w:val="0"/>
      <w:divBdr>
        <w:top w:val="none" w:sz="0" w:space="0" w:color="auto"/>
        <w:left w:val="none" w:sz="0" w:space="0" w:color="auto"/>
        <w:bottom w:val="none" w:sz="0" w:space="0" w:color="auto"/>
        <w:right w:val="none" w:sz="0" w:space="0" w:color="auto"/>
      </w:divBdr>
    </w:div>
    <w:div w:id="1247494366">
      <w:bodyDiv w:val="1"/>
      <w:marLeft w:val="0"/>
      <w:marRight w:val="0"/>
      <w:marTop w:val="0"/>
      <w:marBottom w:val="0"/>
      <w:divBdr>
        <w:top w:val="none" w:sz="0" w:space="0" w:color="auto"/>
        <w:left w:val="none" w:sz="0" w:space="0" w:color="auto"/>
        <w:bottom w:val="none" w:sz="0" w:space="0" w:color="auto"/>
        <w:right w:val="none" w:sz="0" w:space="0" w:color="auto"/>
      </w:divBdr>
    </w:div>
    <w:div w:id="1247494658">
      <w:bodyDiv w:val="1"/>
      <w:marLeft w:val="0"/>
      <w:marRight w:val="0"/>
      <w:marTop w:val="0"/>
      <w:marBottom w:val="0"/>
      <w:divBdr>
        <w:top w:val="none" w:sz="0" w:space="0" w:color="auto"/>
        <w:left w:val="none" w:sz="0" w:space="0" w:color="auto"/>
        <w:bottom w:val="none" w:sz="0" w:space="0" w:color="auto"/>
        <w:right w:val="none" w:sz="0" w:space="0" w:color="auto"/>
      </w:divBdr>
    </w:div>
    <w:div w:id="1247611746">
      <w:bodyDiv w:val="1"/>
      <w:marLeft w:val="0"/>
      <w:marRight w:val="0"/>
      <w:marTop w:val="0"/>
      <w:marBottom w:val="0"/>
      <w:divBdr>
        <w:top w:val="none" w:sz="0" w:space="0" w:color="auto"/>
        <w:left w:val="none" w:sz="0" w:space="0" w:color="auto"/>
        <w:bottom w:val="none" w:sz="0" w:space="0" w:color="auto"/>
        <w:right w:val="none" w:sz="0" w:space="0" w:color="auto"/>
      </w:divBdr>
    </w:div>
    <w:div w:id="1247618277">
      <w:bodyDiv w:val="1"/>
      <w:marLeft w:val="0"/>
      <w:marRight w:val="0"/>
      <w:marTop w:val="0"/>
      <w:marBottom w:val="0"/>
      <w:divBdr>
        <w:top w:val="none" w:sz="0" w:space="0" w:color="auto"/>
        <w:left w:val="none" w:sz="0" w:space="0" w:color="auto"/>
        <w:bottom w:val="none" w:sz="0" w:space="0" w:color="auto"/>
        <w:right w:val="none" w:sz="0" w:space="0" w:color="auto"/>
      </w:divBdr>
    </w:div>
    <w:div w:id="1247694575">
      <w:bodyDiv w:val="1"/>
      <w:marLeft w:val="0"/>
      <w:marRight w:val="0"/>
      <w:marTop w:val="0"/>
      <w:marBottom w:val="0"/>
      <w:divBdr>
        <w:top w:val="none" w:sz="0" w:space="0" w:color="auto"/>
        <w:left w:val="none" w:sz="0" w:space="0" w:color="auto"/>
        <w:bottom w:val="none" w:sz="0" w:space="0" w:color="auto"/>
        <w:right w:val="none" w:sz="0" w:space="0" w:color="auto"/>
      </w:divBdr>
    </w:div>
    <w:div w:id="1247766365">
      <w:bodyDiv w:val="1"/>
      <w:marLeft w:val="0"/>
      <w:marRight w:val="0"/>
      <w:marTop w:val="0"/>
      <w:marBottom w:val="0"/>
      <w:divBdr>
        <w:top w:val="none" w:sz="0" w:space="0" w:color="auto"/>
        <w:left w:val="none" w:sz="0" w:space="0" w:color="auto"/>
        <w:bottom w:val="none" w:sz="0" w:space="0" w:color="auto"/>
        <w:right w:val="none" w:sz="0" w:space="0" w:color="auto"/>
      </w:divBdr>
    </w:div>
    <w:div w:id="1247881215">
      <w:bodyDiv w:val="1"/>
      <w:marLeft w:val="0"/>
      <w:marRight w:val="0"/>
      <w:marTop w:val="0"/>
      <w:marBottom w:val="0"/>
      <w:divBdr>
        <w:top w:val="none" w:sz="0" w:space="0" w:color="auto"/>
        <w:left w:val="none" w:sz="0" w:space="0" w:color="auto"/>
        <w:bottom w:val="none" w:sz="0" w:space="0" w:color="auto"/>
        <w:right w:val="none" w:sz="0" w:space="0" w:color="auto"/>
      </w:divBdr>
    </w:div>
    <w:div w:id="1248223616">
      <w:bodyDiv w:val="1"/>
      <w:marLeft w:val="0"/>
      <w:marRight w:val="0"/>
      <w:marTop w:val="0"/>
      <w:marBottom w:val="0"/>
      <w:divBdr>
        <w:top w:val="none" w:sz="0" w:space="0" w:color="auto"/>
        <w:left w:val="none" w:sz="0" w:space="0" w:color="auto"/>
        <w:bottom w:val="none" w:sz="0" w:space="0" w:color="auto"/>
        <w:right w:val="none" w:sz="0" w:space="0" w:color="auto"/>
      </w:divBdr>
    </w:div>
    <w:div w:id="1248341583">
      <w:bodyDiv w:val="1"/>
      <w:marLeft w:val="0"/>
      <w:marRight w:val="0"/>
      <w:marTop w:val="0"/>
      <w:marBottom w:val="0"/>
      <w:divBdr>
        <w:top w:val="none" w:sz="0" w:space="0" w:color="auto"/>
        <w:left w:val="none" w:sz="0" w:space="0" w:color="auto"/>
        <w:bottom w:val="none" w:sz="0" w:space="0" w:color="auto"/>
        <w:right w:val="none" w:sz="0" w:space="0" w:color="auto"/>
      </w:divBdr>
    </w:div>
    <w:div w:id="1248615599">
      <w:bodyDiv w:val="1"/>
      <w:marLeft w:val="0"/>
      <w:marRight w:val="0"/>
      <w:marTop w:val="0"/>
      <w:marBottom w:val="0"/>
      <w:divBdr>
        <w:top w:val="none" w:sz="0" w:space="0" w:color="auto"/>
        <w:left w:val="none" w:sz="0" w:space="0" w:color="auto"/>
        <w:bottom w:val="none" w:sz="0" w:space="0" w:color="auto"/>
        <w:right w:val="none" w:sz="0" w:space="0" w:color="auto"/>
      </w:divBdr>
    </w:div>
    <w:div w:id="1248883965">
      <w:bodyDiv w:val="1"/>
      <w:marLeft w:val="0"/>
      <w:marRight w:val="0"/>
      <w:marTop w:val="0"/>
      <w:marBottom w:val="0"/>
      <w:divBdr>
        <w:top w:val="none" w:sz="0" w:space="0" w:color="auto"/>
        <w:left w:val="none" w:sz="0" w:space="0" w:color="auto"/>
        <w:bottom w:val="none" w:sz="0" w:space="0" w:color="auto"/>
        <w:right w:val="none" w:sz="0" w:space="0" w:color="auto"/>
      </w:divBdr>
    </w:div>
    <w:div w:id="1249148846">
      <w:bodyDiv w:val="1"/>
      <w:marLeft w:val="0"/>
      <w:marRight w:val="0"/>
      <w:marTop w:val="0"/>
      <w:marBottom w:val="0"/>
      <w:divBdr>
        <w:top w:val="none" w:sz="0" w:space="0" w:color="auto"/>
        <w:left w:val="none" w:sz="0" w:space="0" w:color="auto"/>
        <w:bottom w:val="none" w:sz="0" w:space="0" w:color="auto"/>
        <w:right w:val="none" w:sz="0" w:space="0" w:color="auto"/>
      </w:divBdr>
    </w:div>
    <w:div w:id="1250000354">
      <w:bodyDiv w:val="1"/>
      <w:marLeft w:val="0"/>
      <w:marRight w:val="0"/>
      <w:marTop w:val="0"/>
      <w:marBottom w:val="0"/>
      <w:divBdr>
        <w:top w:val="none" w:sz="0" w:space="0" w:color="auto"/>
        <w:left w:val="none" w:sz="0" w:space="0" w:color="auto"/>
        <w:bottom w:val="none" w:sz="0" w:space="0" w:color="auto"/>
        <w:right w:val="none" w:sz="0" w:space="0" w:color="auto"/>
      </w:divBdr>
    </w:div>
    <w:div w:id="1250116516">
      <w:bodyDiv w:val="1"/>
      <w:marLeft w:val="0"/>
      <w:marRight w:val="0"/>
      <w:marTop w:val="0"/>
      <w:marBottom w:val="0"/>
      <w:divBdr>
        <w:top w:val="none" w:sz="0" w:space="0" w:color="auto"/>
        <w:left w:val="none" w:sz="0" w:space="0" w:color="auto"/>
        <w:bottom w:val="none" w:sz="0" w:space="0" w:color="auto"/>
        <w:right w:val="none" w:sz="0" w:space="0" w:color="auto"/>
      </w:divBdr>
    </w:div>
    <w:div w:id="1250506665">
      <w:bodyDiv w:val="1"/>
      <w:marLeft w:val="0"/>
      <w:marRight w:val="0"/>
      <w:marTop w:val="0"/>
      <w:marBottom w:val="0"/>
      <w:divBdr>
        <w:top w:val="none" w:sz="0" w:space="0" w:color="auto"/>
        <w:left w:val="none" w:sz="0" w:space="0" w:color="auto"/>
        <w:bottom w:val="none" w:sz="0" w:space="0" w:color="auto"/>
        <w:right w:val="none" w:sz="0" w:space="0" w:color="auto"/>
      </w:divBdr>
    </w:div>
    <w:div w:id="1250624462">
      <w:bodyDiv w:val="1"/>
      <w:marLeft w:val="0"/>
      <w:marRight w:val="0"/>
      <w:marTop w:val="0"/>
      <w:marBottom w:val="0"/>
      <w:divBdr>
        <w:top w:val="none" w:sz="0" w:space="0" w:color="auto"/>
        <w:left w:val="none" w:sz="0" w:space="0" w:color="auto"/>
        <w:bottom w:val="none" w:sz="0" w:space="0" w:color="auto"/>
        <w:right w:val="none" w:sz="0" w:space="0" w:color="auto"/>
      </w:divBdr>
    </w:div>
    <w:div w:id="1250699357">
      <w:bodyDiv w:val="1"/>
      <w:marLeft w:val="0"/>
      <w:marRight w:val="0"/>
      <w:marTop w:val="0"/>
      <w:marBottom w:val="0"/>
      <w:divBdr>
        <w:top w:val="none" w:sz="0" w:space="0" w:color="auto"/>
        <w:left w:val="none" w:sz="0" w:space="0" w:color="auto"/>
        <w:bottom w:val="none" w:sz="0" w:space="0" w:color="auto"/>
        <w:right w:val="none" w:sz="0" w:space="0" w:color="auto"/>
      </w:divBdr>
    </w:div>
    <w:div w:id="1250768040">
      <w:bodyDiv w:val="1"/>
      <w:marLeft w:val="0"/>
      <w:marRight w:val="0"/>
      <w:marTop w:val="0"/>
      <w:marBottom w:val="0"/>
      <w:divBdr>
        <w:top w:val="none" w:sz="0" w:space="0" w:color="auto"/>
        <w:left w:val="none" w:sz="0" w:space="0" w:color="auto"/>
        <w:bottom w:val="none" w:sz="0" w:space="0" w:color="auto"/>
        <w:right w:val="none" w:sz="0" w:space="0" w:color="auto"/>
      </w:divBdr>
    </w:div>
    <w:div w:id="1250969313">
      <w:bodyDiv w:val="1"/>
      <w:marLeft w:val="0"/>
      <w:marRight w:val="0"/>
      <w:marTop w:val="0"/>
      <w:marBottom w:val="0"/>
      <w:divBdr>
        <w:top w:val="none" w:sz="0" w:space="0" w:color="auto"/>
        <w:left w:val="none" w:sz="0" w:space="0" w:color="auto"/>
        <w:bottom w:val="none" w:sz="0" w:space="0" w:color="auto"/>
        <w:right w:val="none" w:sz="0" w:space="0" w:color="auto"/>
      </w:divBdr>
    </w:div>
    <w:div w:id="1251155183">
      <w:bodyDiv w:val="1"/>
      <w:marLeft w:val="0"/>
      <w:marRight w:val="0"/>
      <w:marTop w:val="0"/>
      <w:marBottom w:val="0"/>
      <w:divBdr>
        <w:top w:val="none" w:sz="0" w:space="0" w:color="auto"/>
        <w:left w:val="none" w:sz="0" w:space="0" w:color="auto"/>
        <w:bottom w:val="none" w:sz="0" w:space="0" w:color="auto"/>
        <w:right w:val="none" w:sz="0" w:space="0" w:color="auto"/>
      </w:divBdr>
    </w:div>
    <w:div w:id="1251311548">
      <w:bodyDiv w:val="1"/>
      <w:marLeft w:val="0"/>
      <w:marRight w:val="0"/>
      <w:marTop w:val="0"/>
      <w:marBottom w:val="0"/>
      <w:divBdr>
        <w:top w:val="none" w:sz="0" w:space="0" w:color="auto"/>
        <w:left w:val="none" w:sz="0" w:space="0" w:color="auto"/>
        <w:bottom w:val="none" w:sz="0" w:space="0" w:color="auto"/>
        <w:right w:val="none" w:sz="0" w:space="0" w:color="auto"/>
      </w:divBdr>
    </w:div>
    <w:div w:id="1251350554">
      <w:bodyDiv w:val="1"/>
      <w:marLeft w:val="0"/>
      <w:marRight w:val="0"/>
      <w:marTop w:val="0"/>
      <w:marBottom w:val="0"/>
      <w:divBdr>
        <w:top w:val="none" w:sz="0" w:space="0" w:color="auto"/>
        <w:left w:val="none" w:sz="0" w:space="0" w:color="auto"/>
        <w:bottom w:val="none" w:sz="0" w:space="0" w:color="auto"/>
        <w:right w:val="none" w:sz="0" w:space="0" w:color="auto"/>
      </w:divBdr>
    </w:div>
    <w:div w:id="1251426756">
      <w:bodyDiv w:val="1"/>
      <w:marLeft w:val="0"/>
      <w:marRight w:val="0"/>
      <w:marTop w:val="0"/>
      <w:marBottom w:val="0"/>
      <w:divBdr>
        <w:top w:val="none" w:sz="0" w:space="0" w:color="auto"/>
        <w:left w:val="none" w:sz="0" w:space="0" w:color="auto"/>
        <w:bottom w:val="none" w:sz="0" w:space="0" w:color="auto"/>
        <w:right w:val="none" w:sz="0" w:space="0" w:color="auto"/>
      </w:divBdr>
    </w:div>
    <w:div w:id="1251544525">
      <w:bodyDiv w:val="1"/>
      <w:marLeft w:val="0"/>
      <w:marRight w:val="0"/>
      <w:marTop w:val="0"/>
      <w:marBottom w:val="0"/>
      <w:divBdr>
        <w:top w:val="none" w:sz="0" w:space="0" w:color="auto"/>
        <w:left w:val="none" w:sz="0" w:space="0" w:color="auto"/>
        <w:bottom w:val="none" w:sz="0" w:space="0" w:color="auto"/>
        <w:right w:val="none" w:sz="0" w:space="0" w:color="auto"/>
      </w:divBdr>
    </w:div>
    <w:div w:id="1251549184">
      <w:bodyDiv w:val="1"/>
      <w:marLeft w:val="0"/>
      <w:marRight w:val="0"/>
      <w:marTop w:val="0"/>
      <w:marBottom w:val="0"/>
      <w:divBdr>
        <w:top w:val="none" w:sz="0" w:space="0" w:color="auto"/>
        <w:left w:val="none" w:sz="0" w:space="0" w:color="auto"/>
        <w:bottom w:val="none" w:sz="0" w:space="0" w:color="auto"/>
        <w:right w:val="none" w:sz="0" w:space="0" w:color="auto"/>
      </w:divBdr>
    </w:div>
    <w:div w:id="1251618357">
      <w:bodyDiv w:val="1"/>
      <w:marLeft w:val="0"/>
      <w:marRight w:val="0"/>
      <w:marTop w:val="0"/>
      <w:marBottom w:val="0"/>
      <w:divBdr>
        <w:top w:val="none" w:sz="0" w:space="0" w:color="auto"/>
        <w:left w:val="none" w:sz="0" w:space="0" w:color="auto"/>
        <w:bottom w:val="none" w:sz="0" w:space="0" w:color="auto"/>
        <w:right w:val="none" w:sz="0" w:space="0" w:color="auto"/>
      </w:divBdr>
    </w:div>
    <w:div w:id="1251621920">
      <w:bodyDiv w:val="1"/>
      <w:marLeft w:val="0"/>
      <w:marRight w:val="0"/>
      <w:marTop w:val="0"/>
      <w:marBottom w:val="0"/>
      <w:divBdr>
        <w:top w:val="none" w:sz="0" w:space="0" w:color="auto"/>
        <w:left w:val="none" w:sz="0" w:space="0" w:color="auto"/>
        <w:bottom w:val="none" w:sz="0" w:space="0" w:color="auto"/>
        <w:right w:val="none" w:sz="0" w:space="0" w:color="auto"/>
      </w:divBdr>
    </w:div>
    <w:div w:id="1251696163">
      <w:bodyDiv w:val="1"/>
      <w:marLeft w:val="0"/>
      <w:marRight w:val="0"/>
      <w:marTop w:val="0"/>
      <w:marBottom w:val="0"/>
      <w:divBdr>
        <w:top w:val="none" w:sz="0" w:space="0" w:color="auto"/>
        <w:left w:val="none" w:sz="0" w:space="0" w:color="auto"/>
        <w:bottom w:val="none" w:sz="0" w:space="0" w:color="auto"/>
        <w:right w:val="none" w:sz="0" w:space="0" w:color="auto"/>
      </w:divBdr>
    </w:div>
    <w:div w:id="1251739938">
      <w:bodyDiv w:val="1"/>
      <w:marLeft w:val="0"/>
      <w:marRight w:val="0"/>
      <w:marTop w:val="0"/>
      <w:marBottom w:val="0"/>
      <w:divBdr>
        <w:top w:val="none" w:sz="0" w:space="0" w:color="auto"/>
        <w:left w:val="none" w:sz="0" w:space="0" w:color="auto"/>
        <w:bottom w:val="none" w:sz="0" w:space="0" w:color="auto"/>
        <w:right w:val="none" w:sz="0" w:space="0" w:color="auto"/>
      </w:divBdr>
    </w:div>
    <w:div w:id="1251743899">
      <w:bodyDiv w:val="1"/>
      <w:marLeft w:val="0"/>
      <w:marRight w:val="0"/>
      <w:marTop w:val="0"/>
      <w:marBottom w:val="0"/>
      <w:divBdr>
        <w:top w:val="none" w:sz="0" w:space="0" w:color="auto"/>
        <w:left w:val="none" w:sz="0" w:space="0" w:color="auto"/>
        <w:bottom w:val="none" w:sz="0" w:space="0" w:color="auto"/>
        <w:right w:val="none" w:sz="0" w:space="0" w:color="auto"/>
      </w:divBdr>
    </w:div>
    <w:div w:id="1251888932">
      <w:bodyDiv w:val="1"/>
      <w:marLeft w:val="0"/>
      <w:marRight w:val="0"/>
      <w:marTop w:val="0"/>
      <w:marBottom w:val="0"/>
      <w:divBdr>
        <w:top w:val="none" w:sz="0" w:space="0" w:color="auto"/>
        <w:left w:val="none" w:sz="0" w:space="0" w:color="auto"/>
        <w:bottom w:val="none" w:sz="0" w:space="0" w:color="auto"/>
        <w:right w:val="none" w:sz="0" w:space="0" w:color="auto"/>
      </w:divBdr>
    </w:div>
    <w:div w:id="1252155330">
      <w:bodyDiv w:val="1"/>
      <w:marLeft w:val="0"/>
      <w:marRight w:val="0"/>
      <w:marTop w:val="0"/>
      <w:marBottom w:val="0"/>
      <w:divBdr>
        <w:top w:val="none" w:sz="0" w:space="0" w:color="auto"/>
        <w:left w:val="none" w:sz="0" w:space="0" w:color="auto"/>
        <w:bottom w:val="none" w:sz="0" w:space="0" w:color="auto"/>
        <w:right w:val="none" w:sz="0" w:space="0" w:color="auto"/>
      </w:divBdr>
    </w:div>
    <w:div w:id="1252202011">
      <w:bodyDiv w:val="1"/>
      <w:marLeft w:val="0"/>
      <w:marRight w:val="0"/>
      <w:marTop w:val="0"/>
      <w:marBottom w:val="0"/>
      <w:divBdr>
        <w:top w:val="none" w:sz="0" w:space="0" w:color="auto"/>
        <w:left w:val="none" w:sz="0" w:space="0" w:color="auto"/>
        <w:bottom w:val="none" w:sz="0" w:space="0" w:color="auto"/>
        <w:right w:val="none" w:sz="0" w:space="0" w:color="auto"/>
      </w:divBdr>
    </w:div>
    <w:div w:id="1252399132">
      <w:bodyDiv w:val="1"/>
      <w:marLeft w:val="0"/>
      <w:marRight w:val="0"/>
      <w:marTop w:val="0"/>
      <w:marBottom w:val="0"/>
      <w:divBdr>
        <w:top w:val="none" w:sz="0" w:space="0" w:color="auto"/>
        <w:left w:val="none" w:sz="0" w:space="0" w:color="auto"/>
        <w:bottom w:val="none" w:sz="0" w:space="0" w:color="auto"/>
        <w:right w:val="none" w:sz="0" w:space="0" w:color="auto"/>
      </w:divBdr>
    </w:div>
    <w:div w:id="1252469081">
      <w:bodyDiv w:val="1"/>
      <w:marLeft w:val="0"/>
      <w:marRight w:val="0"/>
      <w:marTop w:val="0"/>
      <w:marBottom w:val="0"/>
      <w:divBdr>
        <w:top w:val="none" w:sz="0" w:space="0" w:color="auto"/>
        <w:left w:val="none" w:sz="0" w:space="0" w:color="auto"/>
        <w:bottom w:val="none" w:sz="0" w:space="0" w:color="auto"/>
        <w:right w:val="none" w:sz="0" w:space="0" w:color="auto"/>
      </w:divBdr>
    </w:div>
    <w:div w:id="1252550014">
      <w:bodyDiv w:val="1"/>
      <w:marLeft w:val="0"/>
      <w:marRight w:val="0"/>
      <w:marTop w:val="0"/>
      <w:marBottom w:val="0"/>
      <w:divBdr>
        <w:top w:val="none" w:sz="0" w:space="0" w:color="auto"/>
        <w:left w:val="none" w:sz="0" w:space="0" w:color="auto"/>
        <w:bottom w:val="none" w:sz="0" w:space="0" w:color="auto"/>
        <w:right w:val="none" w:sz="0" w:space="0" w:color="auto"/>
      </w:divBdr>
    </w:div>
    <w:div w:id="1252619897">
      <w:bodyDiv w:val="1"/>
      <w:marLeft w:val="0"/>
      <w:marRight w:val="0"/>
      <w:marTop w:val="0"/>
      <w:marBottom w:val="0"/>
      <w:divBdr>
        <w:top w:val="none" w:sz="0" w:space="0" w:color="auto"/>
        <w:left w:val="none" w:sz="0" w:space="0" w:color="auto"/>
        <w:bottom w:val="none" w:sz="0" w:space="0" w:color="auto"/>
        <w:right w:val="none" w:sz="0" w:space="0" w:color="auto"/>
      </w:divBdr>
    </w:div>
    <w:div w:id="1252812789">
      <w:bodyDiv w:val="1"/>
      <w:marLeft w:val="0"/>
      <w:marRight w:val="0"/>
      <w:marTop w:val="0"/>
      <w:marBottom w:val="0"/>
      <w:divBdr>
        <w:top w:val="none" w:sz="0" w:space="0" w:color="auto"/>
        <w:left w:val="none" w:sz="0" w:space="0" w:color="auto"/>
        <w:bottom w:val="none" w:sz="0" w:space="0" w:color="auto"/>
        <w:right w:val="none" w:sz="0" w:space="0" w:color="auto"/>
      </w:divBdr>
    </w:div>
    <w:div w:id="1253049906">
      <w:bodyDiv w:val="1"/>
      <w:marLeft w:val="0"/>
      <w:marRight w:val="0"/>
      <w:marTop w:val="0"/>
      <w:marBottom w:val="0"/>
      <w:divBdr>
        <w:top w:val="none" w:sz="0" w:space="0" w:color="auto"/>
        <w:left w:val="none" w:sz="0" w:space="0" w:color="auto"/>
        <w:bottom w:val="none" w:sz="0" w:space="0" w:color="auto"/>
        <w:right w:val="none" w:sz="0" w:space="0" w:color="auto"/>
      </w:divBdr>
    </w:div>
    <w:div w:id="1253246286">
      <w:bodyDiv w:val="1"/>
      <w:marLeft w:val="0"/>
      <w:marRight w:val="0"/>
      <w:marTop w:val="0"/>
      <w:marBottom w:val="0"/>
      <w:divBdr>
        <w:top w:val="none" w:sz="0" w:space="0" w:color="auto"/>
        <w:left w:val="none" w:sz="0" w:space="0" w:color="auto"/>
        <w:bottom w:val="none" w:sz="0" w:space="0" w:color="auto"/>
        <w:right w:val="none" w:sz="0" w:space="0" w:color="auto"/>
      </w:divBdr>
    </w:div>
    <w:div w:id="1253273440">
      <w:bodyDiv w:val="1"/>
      <w:marLeft w:val="0"/>
      <w:marRight w:val="0"/>
      <w:marTop w:val="0"/>
      <w:marBottom w:val="0"/>
      <w:divBdr>
        <w:top w:val="none" w:sz="0" w:space="0" w:color="auto"/>
        <w:left w:val="none" w:sz="0" w:space="0" w:color="auto"/>
        <w:bottom w:val="none" w:sz="0" w:space="0" w:color="auto"/>
        <w:right w:val="none" w:sz="0" w:space="0" w:color="auto"/>
      </w:divBdr>
    </w:div>
    <w:div w:id="1253857311">
      <w:bodyDiv w:val="1"/>
      <w:marLeft w:val="0"/>
      <w:marRight w:val="0"/>
      <w:marTop w:val="0"/>
      <w:marBottom w:val="0"/>
      <w:divBdr>
        <w:top w:val="none" w:sz="0" w:space="0" w:color="auto"/>
        <w:left w:val="none" w:sz="0" w:space="0" w:color="auto"/>
        <w:bottom w:val="none" w:sz="0" w:space="0" w:color="auto"/>
        <w:right w:val="none" w:sz="0" w:space="0" w:color="auto"/>
      </w:divBdr>
    </w:div>
    <w:div w:id="1253930450">
      <w:bodyDiv w:val="1"/>
      <w:marLeft w:val="0"/>
      <w:marRight w:val="0"/>
      <w:marTop w:val="0"/>
      <w:marBottom w:val="0"/>
      <w:divBdr>
        <w:top w:val="none" w:sz="0" w:space="0" w:color="auto"/>
        <w:left w:val="none" w:sz="0" w:space="0" w:color="auto"/>
        <w:bottom w:val="none" w:sz="0" w:space="0" w:color="auto"/>
        <w:right w:val="none" w:sz="0" w:space="0" w:color="auto"/>
      </w:divBdr>
    </w:div>
    <w:div w:id="1254126249">
      <w:bodyDiv w:val="1"/>
      <w:marLeft w:val="0"/>
      <w:marRight w:val="0"/>
      <w:marTop w:val="0"/>
      <w:marBottom w:val="0"/>
      <w:divBdr>
        <w:top w:val="none" w:sz="0" w:space="0" w:color="auto"/>
        <w:left w:val="none" w:sz="0" w:space="0" w:color="auto"/>
        <w:bottom w:val="none" w:sz="0" w:space="0" w:color="auto"/>
        <w:right w:val="none" w:sz="0" w:space="0" w:color="auto"/>
      </w:divBdr>
    </w:div>
    <w:div w:id="1254166409">
      <w:bodyDiv w:val="1"/>
      <w:marLeft w:val="0"/>
      <w:marRight w:val="0"/>
      <w:marTop w:val="0"/>
      <w:marBottom w:val="0"/>
      <w:divBdr>
        <w:top w:val="none" w:sz="0" w:space="0" w:color="auto"/>
        <w:left w:val="none" w:sz="0" w:space="0" w:color="auto"/>
        <w:bottom w:val="none" w:sz="0" w:space="0" w:color="auto"/>
        <w:right w:val="none" w:sz="0" w:space="0" w:color="auto"/>
      </w:divBdr>
    </w:div>
    <w:div w:id="1254167166">
      <w:bodyDiv w:val="1"/>
      <w:marLeft w:val="0"/>
      <w:marRight w:val="0"/>
      <w:marTop w:val="0"/>
      <w:marBottom w:val="0"/>
      <w:divBdr>
        <w:top w:val="none" w:sz="0" w:space="0" w:color="auto"/>
        <w:left w:val="none" w:sz="0" w:space="0" w:color="auto"/>
        <w:bottom w:val="none" w:sz="0" w:space="0" w:color="auto"/>
        <w:right w:val="none" w:sz="0" w:space="0" w:color="auto"/>
      </w:divBdr>
    </w:div>
    <w:div w:id="1254313948">
      <w:bodyDiv w:val="1"/>
      <w:marLeft w:val="0"/>
      <w:marRight w:val="0"/>
      <w:marTop w:val="0"/>
      <w:marBottom w:val="0"/>
      <w:divBdr>
        <w:top w:val="none" w:sz="0" w:space="0" w:color="auto"/>
        <w:left w:val="none" w:sz="0" w:space="0" w:color="auto"/>
        <w:bottom w:val="none" w:sz="0" w:space="0" w:color="auto"/>
        <w:right w:val="none" w:sz="0" w:space="0" w:color="auto"/>
      </w:divBdr>
    </w:div>
    <w:div w:id="1254316998">
      <w:bodyDiv w:val="1"/>
      <w:marLeft w:val="0"/>
      <w:marRight w:val="0"/>
      <w:marTop w:val="0"/>
      <w:marBottom w:val="0"/>
      <w:divBdr>
        <w:top w:val="none" w:sz="0" w:space="0" w:color="auto"/>
        <w:left w:val="none" w:sz="0" w:space="0" w:color="auto"/>
        <w:bottom w:val="none" w:sz="0" w:space="0" w:color="auto"/>
        <w:right w:val="none" w:sz="0" w:space="0" w:color="auto"/>
      </w:divBdr>
    </w:div>
    <w:div w:id="1254513505">
      <w:bodyDiv w:val="1"/>
      <w:marLeft w:val="0"/>
      <w:marRight w:val="0"/>
      <w:marTop w:val="0"/>
      <w:marBottom w:val="0"/>
      <w:divBdr>
        <w:top w:val="none" w:sz="0" w:space="0" w:color="auto"/>
        <w:left w:val="none" w:sz="0" w:space="0" w:color="auto"/>
        <w:bottom w:val="none" w:sz="0" w:space="0" w:color="auto"/>
        <w:right w:val="none" w:sz="0" w:space="0" w:color="auto"/>
      </w:divBdr>
    </w:div>
    <w:div w:id="1254706903">
      <w:bodyDiv w:val="1"/>
      <w:marLeft w:val="0"/>
      <w:marRight w:val="0"/>
      <w:marTop w:val="0"/>
      <w:marBottom w:val="0"/>
      <w:divBdr>
        <w:top w:val="none" w:sz="0" w:space="0" w:color="auto"/>
        <w:left w:val="none" w:sz="0" w:space="0" w:color="auto"/>
        <w:bottom w:val="none" w:sz="0" w:space="0" w:color="auto"/>
        <w:right w:val="none" w:sz="0" w:space="0" w:color="auto"/>
      </w:divBdr>
    </w:div>
    <w:div w:id="1254708733">
      <w:bodyDiv w:val="1"/>
      <w:marLeft w:val="0"/>
      <w:marRight w:val="0"/>
      <w:marTop w:val="0"/>
      <w:marBottom w:val="0"/>
      <w:divBdr>
        <w:top w:val="none" w:sz="0" w:space="0" w:color="auto"/>
        <w:left w:val="none" w:sz="0" w:space="0" w:color="auto"/>
        <w:bottom w:val="none" w:sz="0" w:space="0" w:color="auto"/>
        <w:right w:val="none" w:sz="0" w:space="0" w:color="auto"/>
      </w:divBdr>
    </w:div>
    <w:div w:id="1254820723">
      <w:bodyDiv w:val="1"/>
      <w:marLeft w:val="0"/>
      <w:marRight w:val="0"/>
      <w:marTop w:val="0"/>
      <w:marBottom w:val="0"/>
      <w:divBdr>
        <w:top w:val="none" w:sz="0" w:space="0" w:color="auto"/>
        <w:left w:val="none" w:sz="0" w:space="0" w:color="auto"/>
        <w:bottom w:val="none" w:sz="0" w:space="0" w:color="auto"/>
        <w:right w:val="none" w:sz="0" w:space="0" w:color="auto"/>
      </w:divBdr>
    </w:div>
    <w:div w:id="1254893261">
      <w:bodyDiv w:val="1"/>
      <w:marLeft w:val="0"/>
      <w:marRight w:val="0"/>
      <w:marTop w:val="0"/>
      <w:marBottom w:val="0"/>
      <w:divBdr>
        <w:top w:val="none" w:sz="0" w:space="0" w:color="auto"/>
        <w:left w:val="none" w:sz="0" w:space="0" w:color="auto"/>
        <w:bottom w:val="none" w:sz="0" w:space="0" w:color="auto"/>
        <w:right w:val="none" w:sz="0" w:space="0" w:color="auto"/>
      </w:divBdr>
    </w:div>
    <w:div w:id="1254900264">
      <w:bodyDiv w:val="1"/>
      <w:marLeft w:val="0"/>
      <w:marRight w:val="0"/>
      <w:marTop w:val="0"/>
      <w:marBottom w:val="0"/>
      <w:divBdr>
        <w:top w:val="none" w:sz="0" w:space="0" w:color="auto"/>
        <w:left w:val="none" w:sz="0" w:space="0" w:color="auto"/>
        <w:bottom w:val="none" w:sz="0" w:space="0" w:color="auto"/>
        <w:right w:val="none" w:sz="0" w:space="0" w:color="auto"/>
      </w:divBdr>
    </w:div>
    <w:div w:id="1254902147">
      <w:bodyDiv w:val="1"/>
      <w:marLeft w:val="0"/>
      <w:marRight w:val="0"/>
      <w:marTop w:val="0"/>
      <w:marBottom w:val="0"/>
      <w:divBdr>
        <w:top w:val="none" w:sz="0" w:space="0" w:color="auto"/>
        <w:left w:val="none" w:sz="0" w:space="0" w:color="auto"/>
        <w:bottom w:val="none" w:sz="0" w:space="0" w:color="auto"/>
        <w:right w:val="none" w:sz="0" w:space="0" w:color="auto"/>
      </w:divBdr>
    </w:div>
    <w:div w:id="1255094037">
      <w:bodyDiv w:val="1"/>
      <w:marLeft w:val="0"/>
      <w:marRight w:val="0"/>
      <w:marTop w:val="0"/>
      <w:marBottom w:val="0"/>
      <w:divBdr>
        <w:top w:val="none" w:sz="0" w:space="0" w:color="auto"/>
        <w:left w:val="none" w:sz="0" w:space="0" w:color="auto"/>
        <w:bottom w:val="none" w:sz="0" w:space="0" w:color="auto"/>
        <w:right w:val="none" w:sz="0" w:space="0" w:color="auto"/>
      </w:divBdr>
    </w:div>
    <w:div w:id="1255166327">
      <w:bodyDiv w:val="1"/>
      <w:marLeft w:val="0"/>
      <w:marRight w:val="0"/>
      <w:marTop w:val="0"/>
      <w:marBottom w:val="0"/>
      <w:divBdr>
        <w:top w:val="none" w:sz="0" w:space="0" w:color="auto"/>
        <w:left w:val="none" w:sz="0" w:space="0" w:color="auto"/>
        <w:bottom w:val="none" w:sz="0" w:space="0" w:color="auto"/>
        <w:right w:val="none" w:sz="0" w:space="0" w:color="auto"/>
      </w:divBdr>
    </w:div>
    <w:div w:id="1255435691">
      <w:bodyDiv w:val="1"/>
      <w:marLeft w:val="0"/>
      <w:marRight w:val="0"/>
      <w:marTop w:val="0"/>
      <w:marBottom w:val="0"/>
      <w:divBdr>
        <w:top w:val="none" w:sz="0" w:space="0" w:color="auto"/>
        <w:left w:val="none" w:sz="0" w:space="0" w:color="auto"/>
        <w:bottom w:val="none" w:sz="0" w:space="0" w:color="auto"/>
        <w:right w:val="none" w:sz="0" w:space="0" w:color="auto"/>
      </w:divBdr>
    </w:div>
    <w:div w:id="1255473543">
      <w:bodyDiv w:val="1"/>
      <w:marLeft w:val="0"/>
      <w:marRight w:val="0"/>
      <w:marTop w:val="0"/>
      <w:marBottom w:val="0"/>
      <w:divBdr>
        <w:top w:val="none" w:sz="0" w:space="0" w:color="auto"/>
        <w:left w:val="none" w:sz="0" w:space="0" w:color="auto"/>
        <w:bottom w:val="none" w:sz="0" w:space="0" w:color="auto"/>
        <w:right w:val="none" w:sz="0" w:space="0" w:color="auto"/>
      </w:divBdr>
    </w:div>
    <w:div w:id="1255550482">
      <w:bodyDiv w:val="1"/>
      <w:marLeft w:val="0"/>
      <w:marRight w:val="0"/>
      <w:marTop w:val="0"/>
      <w:marBottom w:val="0"/>
      <w:divBdr>
        <w:top w:val="none" w:sz="0" w:space="0" w:color="auto"/>
        <w:left w:val="none" w:sz="0" w:space="0" w:color="auto"/>
        <w:bottom w:val="none" w:sz="0" w:space="0" w:color="auto"/>
        <w:right w:val="none" w:sz="0" w:space="0" w:color="auto"/>
      </w:divBdr>
    </w:div>
    <w:div w:id="1255701388">
      <w:bodyDiv w:val="1"/>
      <w:marLeft w:val="0"/>
      <w:marRight w:val="0"/>
      <w:marTop w:val="0"/>
      <w:marBottom w:val="0"/>
      <w:divBdr>
        <w:top w:val="none" w:sz="0" w:space="0" w:color="auto"/>
        <w:left w:val="none" w:sz="0" w:space="0" w:color="auto"/>
        <w:bottom w:val="none" w:sz="0" w:space="0" w:color="auto"/>
        <w:right w:val="none" w:sz="0" w:space="0" w:color="auto"/>
      </w:divBdr>
    </w:div>
    <w:div w:id="1255747796">
      <w:bodyDiv w:val="1"/>
      <w:marLeft w:val="0"/>
      <w:marRight w:val="0"/>
      <w:marTop w:val="0"/>
      <w:marBottom w:val="0"/>
      <w:divBdr>
        <w:top w:val="none" w:sz="0" w:space="0" w:color="auto"/>
        <w:left w:val="none" w:sz="0" w:space="0" w:color="auto"/>
        <w:bottom w:val="none" w:sz="0" w:space="0" w:color="auto"/>
        <w:right w:val="none" w:sz="0" w:space="0" w:color="auto"/>
      </w:divBdr>
    </w:div>
    <w:div w:id="1255867101">
      <w:bodyDiv w:val="1"/>
      <w:marLeft w:val="0"/>
      <w:marRight w:val="0"/>
      <w:marTop w:val="0"/>
      <w:marBottom w:val="0"/>
      <w:divBdr>
        <w:top w:val="none" w:sz="0" w:space="0" w:color="auto"/>
        <w:left w:val="none" w:sz="0" w:space="0" w:color="auto"/>
        <w:bottom w:val="none" w:sz="0" w:space="0" w:color="auto"/>
        <w:right w:val="none" w:sz="0" w:space="0" w:color="auto"/>
      </w:divBdr>
    </w:div>
    <w:div w:id="1255936972">
      <w:bodyDiv w:val="1"/>
      <w:marLeft w:val="0"/>
      <w:marRight w:val="0"/>
      <w:marTop w:val="0"/>
      <w:marBottom w:val="0"/>
      <w:divBdr>
        <w:top w:val="none" w:sz="0" w:space="0" w:color="auto"/>
        <w:left w:val="none" w:sz="0" w:space="0" w:color="auto"/>
        <w:bottom w:val="none" w:sz="0" w:space="0" w:color="auto"/>
        <w:right w:val="none" w:sz="0" w:space="0" w:color="auto"/>
      </w:divBdr>
    </w:div>
    <w:div w:id="1256212230">
      <w:bodyDiv w:val="1"/>
      <w:marLeft w:val="0"/>
      <w:marRight w:val="0"/>
      <w:marTop w:val="0"/>
      <w:marBottom w:val="0"/>
      <w:divBdr>
        <w:top w:val="none" w:sz="0" w:space="0" w:color="auto"/>
        <w:left w:val="none" w:sz="0" w:space="0" w:color="auto"/>
        <w:bottom w:val="none" w:sz="0" w:space="0" w:color="auto"/>
        <w:right w:val="none" w:sz="0" w:space="0" w:color="auto"/>
      </w:divBdr>
    </w:div>
    <w:div w:id="1256280258">
      <w:bodyDiv w:val="1"/>
      <w:marLeft w:val="0"/>
      <w:marRight w:val="0"/>
      <w:marTop w:val="0"/>
      <w:marBottom w:val="0"/>
      <w:divBdr>
        <w:top w:val="none" w:sz="0" w:space="0" w:color="auto"/>
        <w:left w:val="none" w:sz="0" w:space="0" w:color="auto"/>
        <w:bottom w:val="none" w:sz="0" w:space="0" w:color="auto"/>
        <w:right w:val="none" w:sz="0" w:space="0" w:color="auto"/>
      </w:divBdr>
    </w:div>
    <w:div w:id="1256329967">
      <w:bodyDiv w:val="1"/>
      <w:marLeft w:val="0"/>
      <w:marRight w:val="0"/>
      <w:marTop w:val="0"/>
      <w:marBottom w:val="0"/>
      <w:divBdr>
        <w:top w:val="none" w:sz="0" w:space="0" w:color="auto"/>
        <w:left w:val="none" w:sz="0" w:space="0" w:color="auto"/>
        <w:bottom w:val="none" w:sz="0" w:space="0" w:color="auto"/>
        <w:right w:val="none" w:sz="0" w:space="0" w:color="auto"/>
      </w:divBdr>
    </w:div>
    <w:div w:id="1256399317">
      <w:bodyDiv w:val="1"/>
      <w:marLeft w:val="0"/>
      <w:marRight w:val="0"/>
      <w:marTop w:val="0"/>
      <w:marBottom w:val="0"/>
      <w:divBdr>
        <w:top w:val="none" w:sz="0" w:space="0" w:color="auto"/>
        <w:left w:val="none" w:sz="0" w:space="0" w:color="auto"/>
        <w:bottom w:val="none" w:sz="0" w:space="0" w:color="auto"/>
        <w:right w:val="none" w:sz="0" w:space="0" w:color="auto"/>
      </w:divBdr>
    </w:div>
    <w:div w:id="1256399964">
      <w:bodyDiv w:val="1"/>
      <w:marLeft w:val="0"/>
      <w:marRight w:val="0"/>
      <w:marTop w:val="0"/>
      <w:marBottom w:val="0"/>
      <w:divBdr>
        <w:top w:val="none" w:sz="0" w:space="0" w:color="auto"/>
        <w:left w:val="none" w:sz="0" w:space="0" w:color="auto"/>
        <w:bottom w:val="none" w:sz="0" w:space="0" w:color="auto"/>
        <w:right w:val="none" w:sz="0" w:space="0" w:color="auto"/>
      </w:divBdr>
    </w:div>
    <w:div w:id="1256405314">
      <w:bodyDiv w:val="1"/>
      <w:marLeft w:val="0"/>
      <w:marRight w:val="0"/>
      <w:marTop w:val="0"/>
      <w:marBottom w:val="0"/>
      <w:divBdr>
        <w:top w:val="none" w:sz="0" w:space="0" w:color="auto"/>
        <w:left w:val="none" w:sz="0" w:space="0" w:color="auto"/>
        <w:bottom w:val="none" w:sz="0" w:space="0" w:color="auto"/>
        <w:right w:val="none" w:sz="0" w:space="0" w:color="auto"/>
      </w:divBdr>
    </w:div>
    <w:div w:id="1256474850">
      <w:bodyDiv w:val="1"/>
      <w:marLeft w:val="0"/>
      <w:marRight w:val="0"/>
      <w:marTop w:val="0"/>
      <w:marBottom w:val="0"/>
      <w:divBdr>
        <w:top w:val="none" w:sz="0" w:space="0" w:color="auto"/>
        <w:left w:val="none" w:sz="0" w:space="0" w:color="auto"/>
        <w:bottom w:val="none" w:sz="0" w:space="0" w:color="auto"/>
        <w:right w:val="none" w:sz="0" w:space="0" w:color="auto"/>
      </w:divBdr>
    </w:div>
    <w:div w:id="1256793091">
      <w:bodyDiv w:val="1"/>
      <w:marLeft w:val="0"/>
      <w:marRight w:val="0"/>
      <w:marTop w:val="0"/>
      <w:marBottom w:val="0"/>
      <w:divBdr>
        <w:top w:val="none" w:sz="0" w:space="0" w:color="auto"/>
        <w:left w:val="none" w:sz="0" w:space="0" w:color="auto"/>
        <w:bottom w:val="none" w:sz="0" w:space="0" w:color="auto"/>
        <w:right w:val="none" w:sz="0" w:space="0" w:color="auto"/>
      </w:divBdr>
    </w:div>
    <w:div w:id="1256860323">
      <w:bodyDiv w:val="1"/>
      <w:marLeft w:val="0"/>
      <w:marRight w:val="0"/>
      <w:marTop w:val="0"/>
      <w:marBottom w:val="0"/>
      <w:divBdr>
        <w:top w:val="none" w:sz="0" w:space="0" w:color="auto"/>
        <w:left w:val="none" w:sz="0" w:space="0" w:color="auto"/>
        <w:bottom w:val="none" w:sz="0" w:space="0" w:color="auto"/>
        <w:right w:val="none" w:sz="0" w:space="0" w:color="auto"/>
      </w:divBdr>
    </w:div>
    <w:div w:id="1257133075">
      <w:bodyDiv w:val="1"/>
      <w:marLeft w:val="0"/>
      <w:marRight w:val="0"/>
      <w:marTop w:val="0"/>
      <w:marBottom w:val="0"/>
      <w:divBdr>
        <w:top w:val="none" w:sz="0" w:space="0" w:color="auto"/>
        <w:left w:val="none" w:sz="0" w:space="0" w:color="auto"/>
        <w:bottom w:val="none" w:sz="0" w:space="0" w:color="auto"/>
        <w:right w:val="none" w:sz="0" w:space="0" w:color="auto"/>
      </w:divBdr>
    </w:div>
    <w:div w:id="1257250343">
      <w:bodyDiv w:val="1"/>
      <w:marLeft w:val="0"/>
      <w:marRight w:val="0"/>
      <w:marTop w:val="0"/>
      <w:marBottom w:val="0"/>
      <w:divBdr>
        <w:top w:val="none" w:sz="0" w:space="0" w:color="auto"/>
        <w:left w:val="none" w:sz="0" w:space="0" w:color="auto"/>
        <w:bottom w:val="none" w:sz="0" w:space="0" w:color="auto"/>
        <w:right w:val="none" w:sz="0" w:space="0" w:color="auto"/>
      </w:divBdr>
    </w:div>
    <w:div w:id="1257321847">
      <w:bodyDiv w:val="1"/>
      <w:marLeft w:val="0"/>
      <w:marRight w:val="0"/>
      <w:marTop w:val="0"/>
      <w:marBottom w:val="0"/>
      <w:divBdr>
        <w:top w:val="none" w:sz="0" w:space="0" w:color="auto"/>
        <w:left w:val="none" w:sz="0" w:space="0" w:color="auto"/>
        <w:bottom w:val="none" w:sz="0" w:space="0" w:color="auto"/>
        <w:right w:val="none" w:sz="0" w:space="0" w:color="auto"/>
      </w:divBdr>
    </w:div>
    <w:div w:id="1257400338">
      <w:bodyDiv w:val="1"/>
      <w:marLeft w:val="0"/>
      <w:marRight w:val="0"/>
      <w:marTop w:val="0"/>
      <w:marBottom w:val="0"/>
      <w:divBdr>
        <w:top w:val="none" w:sz="0" w:space="0" w:color="auto"/>
        <w:left w:val="none" w:sz="0" w:space="0" w:color="auto"/>
        <w:bottom w:val="none" w:sz="0" w:space="0" w:color="auto"/>
        <w:right w:val="none" w:sz="0" w:space="0" w:color="auto"/>
      </w:divBdr>
    </w:div>
    <w:div w:id="1257519247">
      <w:bodyDiv w:val="1"/>
      <w:marLeft w:val="0"/>
      <w:marRight w:val="0"/>
      <w:marTop w:val="0"/>
      <w:marBottom w:val="0"/>
      <w:divBdr>
        <w:top w:val="none" w:sz="0" w:space="0" w:color="auto"/>
        <w:left w:val="none" w:sz="0" w:space="0" w:color="auto"/>
        <w:bottom w:val="none" w:sz="0" w:space="0" w:color="auto"/>
        <w:right w:val="none" w:sz="0" w:space="0" w:color="auto"/>
      </w:divBdr>
    </w:div>
    <w:div w:id="1257519645">
      <w:bodyDiv w:val="1"/>
      <w:marLeft w:val="0"/>
      <w:marRight w:val="0"/>
      <w:marTop w:val="0"/>
      <w:marBottom w:val="0"/>
      <w:divBdr>
        <w:top w:val="none" w:sz="0" w:space="0" w:color="auto"/>
        <w:left w:val="none" w:sz="0" w:space="0" w:color="auto"/>
        <w:bottom w:val="none" w:sz="0" w:space="0" w:color="auto"/>
        <w:right w:val="none" w:sz="0" w:space="0" w:color="auto"/>
      </w:divBdr>
    </w:div>
    <w:div w:id="1257596380">
      <w:bodyDiv w:val="1"/>
      <w:marLeft w:val="0"/>
      <w:marRight w:val="0"/>
      <w:marTop w:val="0"/>
      <w:marBottom w:val="0"/>
      <w:divBdr>
        <w:top w:val="none" w:sz="0" w:space="0" w:color="auto"/>
        <w:left w:val="none" w:sz="0" w:space="0" w:color="auto"/>
        <w:bottom w:val="none" w:sz="0" w:space="0" w:color="auto"/>
        <w:right w:val="none" w:sz="0" w:space="0" w:color="auto"/>
      </w:divBdr>
    </w:div>
    <w:div w:id="1257708229">
      <w:bodyDiv w:val="1"/>
      <w:marLeft w:val="0"/>
      <w:marRight w:val="0"/>
      <w:marTop w:val="0"/>
      <w:marBottom w:val="0"/>
      <w:divBdr>
        <w:top w:val="none" w:sz="0" w:space="0" w:color="auto"/>
        <w:left w:val="none" w:sz="0" w:space="0" w:color="auto"/>
        <w:bottom w:val="none" w:sz="0" w:space="0" w:color="auto"/>
        <w:right w:val="none" w:sz="0" w:space="0" w:color="auto"/>
      </w:divBdr>
    </w:div>
    <w:div w:id="1257708787">
      <w:bodyDiv w:val="1"/>
      <w:marLeft w:val="0"/>
      <w:marRight w:val="0"/>
      <w:marTop w:val="0"/>
      <w:marBottom w:val="0"/>
      <w:divBdr>
        <w:top w:val="none" w:sz="0" w:space="0" w:color="auto"/>
        <w:left w:val="none" w:sz="0" w:space="0" w:color="auto"/>
        <w:bottom w:val="none" w:sz="0" w:space="0" w:color="auto"/>
        <w:right w:val="none" w:sz="0" w:space="0" w:color="auto"/>
      </w:divBdr>
    </w:div>
    <w:div w:id="1257983485">
      <w:bodyDiv w:val="1"/>
      <w:marLeft w:val="0"/>
      <w:marRight w:val="0"/>
      <w:marTop w:val="0"/>
      <w:marBottom w:val="0"/>
      <w:divBdr>
        <w:top w:val="none" w:sz="0" w:space="0" w:color="auto"/>
        <w:left w:val="none" w:sz="0" w:space="0" w:color="auto"/>
        <w:bottom w:val="none" w:sz="0" w:space="0" w:color="auto"/>
        <w:right w:val="none" w:sz="0" w:space="0" w:color="auto"/>
      </w:divBdr>
    </w:div>
    <w:div w:id="1258058741">
      <w:bodyDiv w:val="1"/>
      <w:marLeft w:val="0"/>
      <w:marRight w:val="0"/>
      <w:marTop w:val="0"/>
      <w:marBottom w:val="0"/>
      <w:divBdr>
        <w:top w:val="none" w:sz="0" w:space="0" w:color="auto"/>
        <w:left w:val="none" w:sz="0" w:space="0" w:color="auto"/>
        <w:bottom w:val="none" w:sz="0" w:space="0" w:color="auto"/>
        <w:right w:val="none" w:sz="0" w:space="0" w:color="auto"/>
      </w:divBdr>
    </w:div>
    <w:div w:id="1258171040">
      <w:bodyDiv w:val="1"/>
      <w:marLeft w:val="0"/>
      <w:marRight w:val="0"/>
      <w:marTop w:val="0"/>
      <w:marBottom w:val="0"/>
      <w:divBdr>
        <w:top w:val="none" w:sz="0" w:space="0" w:color="auto"/>
        <w:left w:val="none" w:sz="0" w:space="0" w:color="auto"/>
        <w:bottom w:val="none" w:sz="0" w:space="0" w:color="auto"/>
        <w:right w:val="none" w:sz="0" w:space="0" w:color="auto"/>
      </w:divBdr>
    </w:div>
    <w:div w:id="1258173196">
      <w:bodyDiv w:val="1"/>
      <w:marLeft w:val="0"/>
      <w:marRight w:val="0"/>
      <w:marTop w:val="0"/>
      <w:marBottom w:val="0"/>
      <w:divBdr>
        <w:top w:val="none" w:sz="0" w:space="0" w:color="auto"/>
        <w:left w:val="none" w:sz="0" w:space="0" w:color="auto"/>
        <w:bottom w:val="none" w:sz="0" w:space="0" w:color="auto"/>
        <w:right w:val="none" w:sz="0" w:space="0" w:color="auto"/>
      </w:divBdr>
    </w:div>
    <w:div w:id="1258441369">
      <w:bodyDiv w:val="1"/>
      <w:marLeft w:val="0"/>
      <w:marRight w:val="0"/>
      <w:marTop w:val="0"/>
      <w:marBottom w:val="0"/>
      <w:divBdr>
        <w:top w:val="none" w:sz="0" w:space="0" w:color="auto"/>
        <w:left w:val="none" w:sz="0" w:space="0" w:color="auto"/>
        <w:bottom w:val="none" w:sz="0" w:space="0" w:color="auto"/>
        <w:right w:val="none" w:sz="0" w:space="0" w:color="auto"/>
      </w:divBdr>
    </w:div>
    <w:div w:id="1258515522">
      <w:bodyDiv w:val="1"/>
      <w:marLeft w:val="0"/>
      <w:marRight w:val="0"/>
      <w:marTop w:val="0"/>
      <w:marBottom w:val="0"/>
      <w:divBdr>
        <w:top w:val="none" w:sz="0" w:space="0" w:color="auto"/>
        <w:left w:val="none" w:sz="0" w:space="0" w:color="auto"/>
        <w:bottom w:val="none" w:sz="0" w:space="0" w:color="auto"/>
        <w:right w:val="none" w:sz="0" w:space="0" w:color="auto"/>
      </w:divBdr>
    </w:div>
    <w:div w:id="1259022261">
      <w:bodyDiv w:val="1"/>
      <w:marLeft w:val="0"/>
      <w:marRight w:val="0"/>
      <w:marTop w:val="0"/>
      <w:marBottom w:val="0"/>
      <w:divBdr>
        <w:top w:val="none" w:sz="0" w:space="0" w:color="auto"/>
        <w:left w:val="none" w:sz="0" w:space="0" w:color="auto"/>
        <w:bottom w:val="none" w:sz="0" w:space="0" w:color="auto"/>
        <w:right w:val="none" w:sz="0" w:space="0" w:color="auto"/>
      </w:divBdr>
    </w:div>
    <w:div w:id="1259215181">
      <w:bodyDiv w:val="1"/>
      <w:marLeft w:val="0"/>
      <w:marRight w:val="0"/>
      <w:marTop w:val="0"/>
      <w:marBottom w:val="0"/>
      <w:divBdr>
        <w:top w:val="none" w:sz="0" w:space="0" w:color="auto"/>
        <w:left w:val="none" w:sz="0" w:space="0" w:color="auto"/>
        <w:bottom w:val="none" w:sz="0" w:space="0" w:color="auto"/>
        <w:right w:val="none" w:sz="0" w:space="0" w:color="auto"/>
      </w:divBdr>
    </w:div>
    <w:div w:id="1259604720">
      <w:bodyDiv w:val="1"/>
      <w:marLeft w:val="0"/>
      <w:marRight w:val="0"/>
      <w:marTop w:val="0"/>
      <w:marBottom w:val="0"/>
      <w:divBdr>
        <w:top w:val="none" w:sz="0" w:space="0" w:color="auto"/>
        <w:left w:val="none" w:sz="0" w:space="0" w:color="auto"/>
        <w:bottom w:val="none" w:sz="0" w:space="0" w:color="auto"/>
        <w:right w:val="none" w:sz="0" w:space="0" w:color="auto"/>
      </w:divBdr>
    </w:div>
    <w:div w:id="1259868105">
      <w:bodyDiv w:val="1"/>
      <w:marLeft w:val="0"/>
      <w:marRight w:val="0"/>
      <w:marTop w:val="0"/>
      <w:marBottom w:val="0"/>
      <w:divBdr>
        <w:top w:val="none" w:sz="0" w:space="0" w:color="auto"/>
        <w:left w:val="none" w:sz="0" w:space="0" w:color="auto"/>
        <w:bottom w:val="none" w:sz="0" w:space="0" w:color="auto"/>
        <w:right w:val="none" w:sz="0" w:space="0" w:color="auto"/>
      </w:divBdr>
    </w:div>
    <w:div w:id="1260138337">
      <w:bodyDiv w:val="1"/>
      <w:marLeft w:val="0"/>
      <w:marRight w:val="0"/>
      <w:marTop w:val="0"/>
      <w:marBottom w:val="0"/>
      <w:divBdr>
        <w:top w:val="none" w:sz="0" w:space="0" w:color="auto"/>
        <w:left w:val="none" w:sz="0" w:space="0" w:color="auto"/>
        <w:bottom w:val="none" w:sz="0" w:space="0" w:color="auto"/>
        <w:right w:val="none" w:sz="0" w:space="0" w:color="auto"/>
      </w:divBdr>
    </w:div>
    <w:div w:id="1260138922">
      <w:bodyDiv w:val="1"/>
      <w:marLeft w:val="0"/>
      <w:marRight w:val="0"/>
      <w:marTop w:val="0"/>
      <w:marBottom w:val="0"/>
      <w:divBdr>
        <w:top w:val="none" w:sz="0" w:space="0" w:color="auto"/>
        <w:left w:val="none" w:sz="0" w:space="0" w:color="auto"/>
        <w:bottom w:val="none" w:sz="0" w:space="0" w:color="auto"/>
        <w:right w:val="none" w:sz="0" w:space="0" w:color="auto"/>
      </w:divBdr>
    </w:div>
    <w:div w:id="1260144468">
      <w:bodyDiv w:val="1"/>
      <w:marLeft w:val="0"/>
      <w:marRight w:val="0"/>
      <w:marTop w:val="0"/>
      <w:marBottom w:val="0"/>
      <w:divBdr>
        <w:top w:val="none" w:sz="0" w:space="0" w:color="auto"/>
        <w:left w:val="none" w:sz="0" w:space="0" w:color="auto"/>
        <w:bottom w:val="none" w:sz="0" w:space="0" w:color="auto"/>
        <w:right w:val="none" w:sz="0" w:space="0" w:color="auto"/>
      </w:divBdr>
    </w:div>
    <w:div w:id="1260329868">
      <w:bodyDiv w:val="1"/>
      <w:marLeft w:val="0"/>
      <w:marRight w:val="0"/>
      <w:marTop w:val="0"/>
      <w:marBottom w:val="0"/>
      <w:divBdr>
        <w:top w:val="none" w:sz="0" w:space="0" w:color="auto"/>
        <w:left w:val="none" w:sz="0" w:space="0" w:color="auto"/>
        <w:bottom w:val="none" w:sz="0" w:space="0" w:color="auto"/>
        <w:right w:val="none" w:sz="0" w:space="0" w:color="auto"/>
      </w:divBdr>
    </w:div>
    <w:div w:id="1260408045">
      <w:bodyDiv w:val="1"/>
      <w:marLeft w:val="0"/>
      <w:marRight w:val="0"/>
      <w:marTop w:val="0"/>
      <w:marBottom w:val="0"/>
      <w:divBdr>
        <w:top w:val="none" w:sz="0" w:space="0" w:color="auto"/>
        <w:left w:val="none" w:sz="0" w:space="0" w:color="auto"/>
        <w:bottom w:val="none" w:sz="0" w:space="0" w:color="auto"/>
        <w:right w:val="none" w:sz="0" w:space="0" w:color="auto"/>
      </w:divBdr>
    </w:div>
    <w:div w:id="1260913586">
      <w:bodyDiv w:val="1"/>
      <w:marLeft w:val="0"/>
      <w:marRight w:val="0"/>
      <w:marTop w:val="0"/>
      <w:marBottom w:val="0"/>
      <w:divBdr>
        <w:top w:val="none" w:sz="0" w:space="0" w:color="auto"/>
        <w:left w:val="none" w:sz="0" w:space="0" w:color="auto"/>
        <w:bottom w:val="none" w:sz="0" w:space="0" w:color="auto"/>
        <w:right w:val="none" w:sz="0" w:space="0" w:color="auto"/>
      </w:divBdr>
    </w:div>
    <w:div w:id="1260944697">
      <w:bodyDiv w:val="1"/>
      <w:marLeft w:val="0"/>
      <w:marRight w:val="0"/>
      <w:marTop w:val="0"/>
      <w:marBottom w:val="0"/>
      <w:divBdr>
        <w:top w:val="none" w:sz="0" w:space="0" w:color="auto"/>
        <w:left w:val="none" w:sz="0" w:space="0" w:color="auto"/>
        <w:bottom w:val="none" w:sz="0" w:space="0" w:color="auto"/>
        <w:right w:val="none" w:sz="0" w:space="0" w:color="auto"/>
      </w:divBdr>
    </w:div>
    <w:div w:id="1261063868">
      <w:bodyDiv w:val="1"/>
      <w:marLeft w:val="0"/>
      <w:marRight w:val="0"/>
      <w:marTop w:val="0"/>
      <w:marBottom w:val="0"/>
      <w:divBdr>
        <w:top w:val="none" w:sz="0" w:space="0" w:color="auto"/>
        <w:left w:val="none" w:sz="0" w:space="0" w:color="auto"/>
        <w:bottom w:val="none" w:sz="0" w:space="0" w:color="auto"/>
        <w:right w:val="none" w:sz="0" w:space="0" w:color="auto"/>
      </w:divBdr>
    </w:div>
    <w:div w:id="1261139730">
      <w:bodyDiv w:val="1"/>
      <w:marLeft w:val="0"/>
      <w:marRight w:val="0"/>
      <w:marTop w:val="0"/>
      <w:marBottom w:val="0"/>
      <w:divBdr>
        <w:top w:val="none" w:sz="0" w:space="0" w:color="auto"/>
        <w:left w:val="none" w:sz="0" w:space="0" w:color="auto"/>
        <w:bottom w:val="none" w:sz="0" w:space="0" w:color="auto"/>
        <w:right w:val="none" w:sz="0" w:space="0" w:color="auto"/>
      </w:divBdr>
    </w:div>
    <w:div w:id="1261794415">
      <w:bodyDiv w:val="1"/>
      <w:marLeft w:val="0"/>
      <w:marRight w:val="0"/>
      <w:marTop w:val="0"/>
      <w:marBottom w:val="0"/>
      <w:divBdr>
        <w:top w:val="none" w:sz="0" w:space="0" w:color="auto"/>
        <w:left w:val="none" w:sz="0" w:space="0" w:color="auto"/>
        <w:bottom w:val="none" w:sz="0" w:space="0" w:color="auto"/>
        <w:right w:val="none" w:sz="0" w:space="0" w:color="auto"/>
      </w:divBdr>
    </w:div>
    <w:div w:id="1261834954">
      <w:bodyDiv w:val="1"/>
      <w:marLeft w:val="0"/>
      <w:marRight w:val="0"/>
      <w:marTop w:val="0"/>
      <w:marBottom w:val="0"/>
      <w:divBdr>
        <w:top w:val="none" w:sz="0" w:space="0" w:color="auto"/>
        <w:left w:val="none" w:sz="0" w:space="0" w:color="auto"/>
        <w:bottom w:val="none" w:sz="0" w:space="0" w:color="auto"/>
        <w:right w:val="none" w:sz="0" w:space="0" w:color="auto"/>
      </w:divBdr>
    </w:div>
    <w:div w:id="1261908321">
      <w:bodyDiv w:val="1"/>
      <w:marLeft w:val="0"/>
      <w:marRight w:val="0"/>
      <w:marTop w:val="0"/>
      <w:marBottom w:val="0"/>
      <w:divBdr>
        <w:top w:val="none" w:sz="0" w:space="0" w:color="auto"/>
        <w:left w:val="none" w:sz="0" w:space="0" w:color="auto"/>
        <w:bottom w:val="none" w:sz="0" w:space="0" w:color="auto"/>
        <w:right w:val="none" w:sz="0" w:space="0" w:color="auto"/>
      </w:divBdr>
    </w:div>
    <w:div w:id="1262028287">
      <w:bodyDiv w:val="1"/>
      <w:marLeft w:val="0"/>
      <w:marRight w:val="0"/>
      <w:marTop w:val="0"/>
      <w:marBottom w:val="0"/>
      <w:divBdr>
        <w:top w:val="none" w:sz="0" w:space="0" w:color="auto"/>
        <w:left w:val="none" w:sz="0" w:space="0" w:color="auto"/>
        <w:bottom w:val="none" w:sz="0" w:space="0" w:color="auto"/>
        <w:right w:val="none" w:sz="0" w:space="0" w:color="auto"/>
      </w:divBdr>
    </w:div>
    <w:div w:id="1262564095">
      <w:bodyDiv w:val="1"/>
      <w:marLeft w:val="0"/>
      <w:marRight w:val="0"/>
      <w:marTop w:val="0"/>
      <w:marBottom w:val="0"/>
      <w:divBdr>
        <w:top w:val="none" w:sz="0" w:space="0" w:color="auto"/>
        <w:left w:val="none" w:sz="0" w:space="0" w:color="auto"/>
        <w:bottom w:val="none" w:sz="0" w:space="0" w:color="auto"/>
        <w:right w:val="none" w:sz="0" w:space="0" w:color="auto"/>
      </w:divBdr>
    </w:div>
    <w:div w:id="1262566394">
      <w:bodyDiv w:val="1"/>
      <w:marLeft w:val="0"/>
      <w:marRight w:val="0"/>
      <w:marTop w:val="0"/>
      <w:marBottom w:val="0"/>
      <w:divBdr>
        <w:top w:val="none" w:sz="0" w:space="0" w:color="auto"/>
        <w:left w:val="none" w:sz="0" w:space="0" w:color="auto"/>
        <w:bottom w:val="none" w:sz="0" w:space="0" w:color="auto"/>
        <w:right w:val="none" w:sz="0" w:space="0" w:color="auto"/>
      </w:divBdr>
    </w:div>
    <w:div w:id="1262645359">
      <w:bodyDiv w:val="1"/>
      <w:marLeft w:val="0"/>
      <w:marRight w:val="0"/>
      <w:marTop w:val="0"/>
      <w:marBottom w:val="0"/>
      <w:divBdr>
        <w:top w:val="none" w:sz="0" w:space="0" w:color="auto"/>
        <w:left w:val="none" w:sz="0" w:space="0" w:color="auto"/>
        <w:bottom w:val="none" w:sz="0" w:space="0" w:color="auto"/>
        <w:right w:val="none" w:sz="0" w:space="0" w:color="auto"/>
      </w:divBdr>
    </w:div>
    <w:div w:id="1262762259">
      <w:bodyDiv w:val="1"/>
      <w:marLeft w:val="0"/>
      <w:marRight w:val="0"/>
      <w:marTop w:val="0"/>
      <w:marBottom w:val="0"/>
      <w:divBdr>
        <w:top w:val="none" w:sz="0" w:space="0" w:color="auto"/>
        <w:left w:val="none" w:sz="0" w:space="0" w:color="auto"/>
        <w:bottom w:val="none" w:sz="0" w:space="0" w:color="auto"/>
        <w:right w:val="none" w:sz="0" w:space="0" w:color="auto"/>
      </w:divBdr>
    </w:div>
    <w:div w:id="1262840363">
      <w:bodyDiv w:val="1"/>
      <w:marLeft w:val="0"/>
      <w:marRight w:val="0"/>
      <w:marTop w:val="0"/>
      <w:marBottom w:val="0"/>
      <w:divBdr>
        <w:top w:val="none" w:sz="0" w:space="0" w:color="auto"/>
        <w:left w:val="none" w:sz="0" w:space="0" w:color="auto"/>
        <w:bottom w:val="none" w:sz="0" w:space="0" w:color="auto"/>
        <w:right w:val="none" w:sz="0" w:space="0" w:color="auto"/>
      </w:divBdr>
    </w:div>
    <w:div w:id="1262882620">
      <w:bodyDiv w:val="1"/>
      <w:marLeft w:val="0"/>
      <w:marRight w:val="0"/>
      <w:marTop w:val="0"/>
      <w:marBottom w:val="0"/>
      <w:divBdr>
        <w:top w:val="none" w:sz="0" w:space="0" w:color="auto"/>
        <w:left w:val="none" w:sz="0" w:space="0" w:color="auto"/>
        <w:bottom w:val="none" w:sz="0" w:space="0" w:color="auto"/>
        <w:right w:val="none" w:sz="0" w:space="0" w:color="auto"/>
      </w:divBdr>
    </w:div>
    <w:div w:id="1263294780">
      <w:bodyDiv w:val="1"/>
      <w:marLeft w:val="0"/>
      <w:marRight w:val="0"/>
      <w:marTop w:val="0"/>
      <w:marBottom w:val="0"/>
      <w:divBdr>
        <w:top w:val="none" w:sz="0" w:space="0" w:color="auto"/>
        <w:left w:val="none" w:sz="0" w:space="0" w:color="auto"/>
        <w:bottom w:val="none" w:sz="0" w:space="0" w:color="auto"/>
        <w:right w:val="none" w:sz="0" w:space="0" w:color="auto"/>
      </w:divBdr>
    </w:div>
    <w:div w:id="1263614005">
      <w:bodyDiv w:val="1"/>
      <w:marLeft w:val="0"/>
      <w:marRight w:val="0"/>
      <w:marTop w:val="0"/>
      <w:marBottom w:val="0"/>
      <w:divBdr>
        <w:top w:val="none" w:sz="0" w:space="0" w:color="auto"/>
        <w:left w:val="none" w:sz="0" w:space="0" w:color="auto"/>
        <w:bottom w:val="none" w:sz="0" w:space="0" w:color="auto"/>
        <w:right w:val="none" w:sz="0" w:space="0" w:color="auto"/>
      </w:divBdr>
    </w:div>
    <w:div w:id="1263682658">
      <w:bodyDiv w:val="1"/>
      <w:marLeft w:val="0"/>
      <w:marRight w:val="0"/>
      <w:marTop w:val="0"/>
      <w:marBottom w:val="0"/>
      <w:divBdr>
        <w:top w:val="none" w:sz="0" w:space="0" w:color="auto"/>
        <w:left w:val="none" w:sz="0" w:space="0" w:color="auto"/>
        <w:bottom w:val="none" w:sz="0" w:space="0" w:color="auto"/>
        <w:right w:val="none" w:sz="0" w:space="0" w:color="auto"/>
      </w:divBdr>
    </w:div>
    <w:div w:id="1263683951">
      <w:bodyDiv w:val="1"/>
      <w:marLeft w:val="0"/>
      <w:marRight w:val="0"/>
      <w:marTop w:val="0"/>
      <w:marBottom w:val="0"/>
      <w:divBdr>
        <w:top w:val="none" w:sz="0" w:space="0" w:color="auto"/>
        <w:left w:val="none" w:sz="0" w:space="0" w:color="auto"/>
        <w:bottom w:val="none" w:sz="0" w:space="0" w:color="auto"/>
        <w:right w:val="none" w:sz="0" w:space="0" w:color="auto"/>
      </w:divBdr>
    </w:div>
    <w:div w:id="1264066889">
      <w:bodyDiv w:val="1"/>
      <w:marLeft w:val="0"/>
      <w:marRight w:val="0"/>
      <w:marTop w:val="0"/>
      <w:marBottom w:val="0"/>
      <w:divBdr>
        <w:top w:val="none" w:sz="0" w:space="0" w:color="auto"/>
        <w:left w:val="none" w:sz="0" w:space="0" w:color="auto"/>
        <w:bottom w:val="none" w:sz="0" w:space="0" w:color="auto"/>
        <w:right w:val="none" w:sz="0" w:space="0" w:color="auto"/>
      </w:divBdr>
    </w:div>
    <w:div w:id="1264217837">
      <w:bodyDiv w:val="1"/>
      <w:marLeft w:val="0"/>
      <w:marRight w:val="0"/>
      <w:marTop w:val="0"/>
      <w:marBottom w:val="0"/>
      <w:divBdr>
        <w:top w:val="none" w:sz="0" w:space="0" w:color="auto"/>
        <w:left w:val="none" w:sz="0" w:space="0" w:color="auto"/>
        <w:bottom w:val="none" w:sz="0" w:space="0" w:color="auto"/>
        <w:right w:val="none" w:sz="0" w:space="0" w:color="auto"/>
      </w:divBdr>
    </w:div>
    <w:div w:id="1264261736">
      <w:bodyDiv w:val="1"/>
      <w:marLeft w:val="0"/>
      <w:marRight w:val="0"/>
      <w:marTop w:val="0"/>
      <w:marBottom w:val="0"/>
      <w:divBdr>
        <w:top w:val="none" w:sz="0" w:space="0" w:color="auto"/>
        <w:left w:val="none" w:sz="0" w:space="0" w:color="auto"/>
        <w:bottom w:val="none" w:sz="0" w:space="0" w:color="auto"/>
        <w:right w:val="none" w:sz="0" w:space="0" w:color="auto"/>
      </w:divBdr>
    </w:div>
    <w:div w:id="1264414314">
      <w:bodyDiv w:val="1"/>
      <w:marLeft w:val="0"/>
      <w:marRight w:val="0"/>
      <w:marTop w:val="0"/>
      <w:marBottom w:val="0"/>
      <w:divBdr>
        <w:top w:val="none" w:sz="0" w:space="0" w:color="auto"/>
        <w:left w:val="none" w:sz="0" w:space="0" w:color="auto"/>
        <w:bottom w:val="none" w:sz="0" w:space="0" w:color="auto"/>
        <w:right w:val="none" w:sz="0" w:space="0" w:color="auto"/>
      </w:divBdr>
    </w:div>
    <w:div w:id="1264415103">
      <w:bodyDiv w:val="1"/>
      <w:marLeft w:val="0"/>
      <w:marRight w:val="0"/>
      <w:marTop w:val="0"/>
      <w:marBottom w:val="0"/>
      <w:divBdr>
        <w:top w:val="none" w:sz="0" w:space="0" w:color="auto"/>
        <w:left w:val="none" w:sz="0" w:space="0" w:color="auto"/>
        <w:bottom w:val="none" w:sz="0" w:space="0" w:color="auto"/>
        <w:right w:val="none" w:sz="0" w:space="0" w:color="auto"/>
      </w:divBdr>
    </w:div>
    <w:div w:id="1264416895">
      <w:bodyDiv w:val="1"/>
      <w:marLeft w:val="0"/>
      <w:marRight w:val="0"/>
      <w:marTop w:val="0"/>
      <w:marBottom w:val="0"/>
      <w:divBdr>
        <w:top w:val="none" w:sz="0" w:space="0" w:color="auto"/>
        <w:left w:val="none" w:sz="0" w:space="0" w:color="auto"/>
        <w:bottom w:val="none" w:sz="0" w:space="0" w:color="auto"/>
        <w:right w:val="none" w:sz="0" w:space="0" w:color="auto"/>
      </w:divBdr>
    </w:div>
    <w:div w:id="1264991211">
      <w:bodyDiv w:val="1"/>
      <w:marLeft w:val="0"/>
      <w:marRight w:val="0"/>
      <w:marTop w:val="0"/>
      <w:marBottom w:val="0"/>
      <w:divBdr>
        <w:top w:val="none" w:sz="0" w:space="0" w:color="auto"/>
        <w:left w:val="none" w:sz="0" w:space="0" w:color="auto"/>
        <w:bottom w:val="none" w:sz="0" w:space="0" w:color="auto"/>
        <w:right w:val="none" w:sz="0" w:space="0" w:color="auto"/>
      </w:divBdr>
    </w:div>
    <w:div w:id="1265108752">
      <w:bodyDiv w:val="1"/>
      <w:marLeft w:val="0"/>
      <w:marRight w:val="0"/>
      <w:marTop w:val="0"/>
      <w:marBottom w:val="0"/>
      <w:divBdr>
        <w:top w:val="none" w:sz="0" w:space="0" w:color="auto"/>
        <w:left w:val="none" w:sz="0" w:space="0" w:color="auto"/>
        <w:bottom w:val="none" w:sz="0" w:space="0" w:color="auto"/>
        <w:right w:val="none" w:sz="0" w:space="0" w:color="auto"/>
      </w:divBdr>
    </w:div>
    <w:div w:id="1265261493">
      <w:bodyDiv w:val="1"/>
      <w:marLeft w:val="0"/>
      <w:marRight w:val="0"/>
      <w:marTop w:val="0"/>
      <w:marBottom w:val="0"/>
      <w:divBdr>
        <w:top w:val="none" w:sz="0" w:space="0" w:color="auto"/>
        <w:left w:val="none" w:sz="0" w:space="0" w:color="auto"/>
        <w:bottom w:val="none" w:sz="0" w:space="0" w:color="auto"/>
        <w:right w:val="none" w:sz="0" w:space="0" w:color="auto"/>
      </w:divBdr>
    </w:div>
    <w:div w:id="1265377519">
      <w:bodyDiv w:val="1"/>
      <w:marLeft w:val="0"/>
      <w:marRight w:val="0"/>
      <w:marTop w:val="0"/>
      <w:marBottom w:val="0"/>
      <w:divBdr>
        <w:top w:val="none" w:sz="0" w:space="0" w:color="auto"/>
        <w:left w:val="none" w:sz="0" w:space="0" w:color="auto"/>
        <w:bottom w:val="none" w:sz="0" w:space="0" w:color="auto"/>
        <w:right w:val="none" w:sz="0" w:space="0" w:color="auto"/>
      </w:divBdr>
    </w:div>
    <w:div w:id="1266112248">
      <w:bodyDiv w:val="1"/>
      <w:marLeft w:val="0"/>
      <w:marRight w:val="0"/>
      <w:marTop w:val="0"/>
      <w:marBottom w:val="0"/>
      <w:divBdr>
        <w:top w:val="none" w:sz="0" w:space="0" w:color="auto"/>
        <w:left w:val="none" w:sz="0" w:space="0" w:color="auto"/>
        <w:bottom w:val="none" w:sz="0" w:space="0" w:color="auto"/>
        <w:right w:val="none" w:sz="0" w:space="0" w:color="auto"/>
      </w:divBdr>
    </w:div>
    <w:div w:id="1266229900">
      <w:bodyDiv w:val="1"/>
      <w:marLeft w:val="0"/>
      <w:marRight w:val="0"/>
      <w:marTop w:val="0"/>
      <w:marBottom w:val="0"/>
      <w:divBdr>
        <w:top w:val="none" w:sz="0" w:space="0" w:color="auto"/>
        <w:left w:val="none" w:sz="0" w:space="0" w:color="auto"/>
        <w:bottom w:val="none" w:sz="0" w:space="0" w:color="auto"/>
        <w:right w:val="none" w:sz="0" w:space="0" w:color="auto"/>
      </w:divBdr>
    </w:div>
    <w:div w:id="1266422155">
      <w:bodyDiv w:val="1"/>
      <w:marLeft w:val="0"/>
      <w:marRight w:val="0"/>
      <w:marTop w:val="0"/>
      <w:marBottom w:val="0"/>
      <w:divBdr>
        <w:top w:val="none" w:sz="0" w:space="0" w:color="auto"/>
        <w:left w:val="none" w:sz="0" w:space="0" w:color="auto"/>
        <w:bottom w:val="none" w:sz="0" w:space="0" w:color="auto"/>
        <w:right w:val="none" w:sz="0" w:space="0" w:color="auto"/>
      </w:divBdr>
    </w:div>
    <w:div w:id="1266572017">
      <w:bodyDiv w:val="1"/>
      <w:marLeft w:val="0"/>
      <w:marRight w:val="0"/>
      <w:marTop w:val="0"/>
      <w:marBottom w:val="0"/>
      <w:divBdr>
        <w:top w:val="none" w:sz="0" w:space="0" w:color="auto"/>
        <w:left w:val="none" w:sz="0" w:space="0" w:color="auto"/>
        <w:bottom w:val="none" w:sz="0" w:space="0" w:color="auto"/>
        <w:right w:val="none" w:sz="0" w:space="0" w:color="auto"/>
      </w:divBdr>
    </w:div>
    <w:div w:id="1266615949">
      <w:bodyDiv w:val="1"/>
      <w:marLeft w:val="0"/>
      <w:marRight w:val="0"/>
      <w:marTop w:val="0"/>
      <w:marBottom w:val="0"/>
      <w:divBdr>
        <w:top w:val="none" w:sz="0" w:space="0" w:color="auto"/>
        <w:left w:val="none" w:sz="0" w:space="0" w:color="auto"/>
        <w:bottom w:val="none" w:sz="0" w:space="0" w:color="auto"/>
        <w:right w:val="none" w:sz="0" w:space="0" w:color="auto"/>
      </w:divBdr>
    </w:div>
    <w:div w:id="1266888965">
      <w:bodyDiv w:val="1"/>
      <w:marLeft w:val="0"/>
      <w:marRight w:val="0"/>
      <w:marTop w:val="0"/>
      <w:marBottom w:val="0"/>
      <w:divBdr>
        <w:top w:val="none" w:sz="0" w:space="0" w:color="auto"/>
        <w:left w:val="none" w:sz="0" w:space="0" w:color="auto"/>
        <w:bottom w:val="none" w:sz="0" w:space="0" w:color="auto"/>
        <w:right w:val="none" w:sz="0" w:space="0" w:color="auto"/>
      </w:divBdr>
    </w:div>
    <w:div w:id="1266961630">
      <w:bodyDiv w:val="1"/>
      <w:marLeft w:val="0"/>
      <w:marRight w:val="0"/>
      <w:marTop w:val="0"/>
      <w:marBottom w:val="0"/>
      <w:divBdr>
        <w:top w:val="none" w:sz="0" w:space="0" w:color="auto"/>
        <w:left w:val="none" w:sz="0" w:space="0" w:color="auto"/>
        <w:bottom w:val="none" w:sz="0" w:space="0" w:color="auto"/>
        <w:right w:val="none" w:sz="0" w:space="0" w:color="auto"/>
      </w:divBdr>
    </w:div>
    <w:div w:id="1267081637">
      <w:bodyDiv w:val="1"/>
      <w:marLeft w:val="0"/>
      <w:marRight w:val="0"/>
      <w:marTop w:val="0"/>
      <w:marBottom w:val="0"/>
      <w:divBdr>
        <w:top w:val="none" w:sz="0" w:space="0" w:color="auto"/>
        <w:left w:val="none" w:sz="0" w:space="0" w:color="auto"/>
        <w:bottom w:val="none" w:sz="0" w:space="0" w:color="auto"/>
        <w:right w:val="none" w:sz="0" w:space="0" w:color="auto"/>
      </w:divBdr>
    </w:div>
    <w:div w:id="1267347051">
      <w:bodyDiv w:val="1"/>
      <w:marLeft w:val="0"/>
      <w:marRight w:val="0"/>
      <w:marTop w:val="0"/>
      <w:marBottom w:val="0"/>
      <w:divBdr>
        <w:top w:val="none" w:sz="0" w:space="0" w:color="auto"/>
        <w:left w:val="none" w:sz="0" w:space="0" w:color="auto"/>
        <w:bottom w:val="none" w:sz="0" w:space="0" w:color="auto"/>
        <w:right w:val="none" w:sz="0" w:space="0" w:color="auto"/>
      </w:divBdr>
    </w:div>
    <w:div w:id="1267541809">
      <w:bodyDiv w:val="1"/>
      <w:marLeft w:val="0"/>
      <w:marRight w:val="0"/>
      <w:marTop w:val="0"/>
      <w:marBottom w:val="0"/>
      <w:divBdr>
        <w:top w:val="none" w:sz="0" w:space="0" w:color="auto"/>
        <w:left w:val="none" w:sz="0" w:space="0" w:color="auto"/>
        <w:bottom w:val="none" w:sz="0" w:space="0" w:color="auto"/>
        <w:right w:val="none" w:sz="0" w:space="0" w:color="auto"/>
      </w:divBdr>
    </w:div>
    <w:div w:id="1267543946">
      <w:bodyDiv w:val="1"/>
      <w:marLeft w:val="0"/>
      <w:marRight w:val="0"/>
      <w:marTop w:val="0"/>
      <w:marBottom w:val="0"/>
      <w:divBdr>
        <w:top w:val="none" w:sz="0" w:space="0" w:color="auto"/>
        <w:left w:val="none" w:sz="0" w:space="0" w:color="auto"/>
        <w:bottom w:val="none" w:sz="0" w:space="0" w:color="auto"/>
        <w:right w:val="none" w:sz="0" w:space="0" w:color="auto"/>
      </w:divBdr>
    </w:div>
    <w:div w:id="1268274328">
      <w:bodyDiv w:val="1"/>
      <w:marLeft w:val="0"/>
      <w:marRight w:val="0"/>
      <w:marTop w:val="0"/>
      <w:marBottom w:val="0"/>
      <w:divBdr>
        <w:top w:val="none" w:sz="0" w:space="0" w:color="auto"/>
        <w:left w:val="none" w:sz="0" w:space="0" w:color="auto"/>
        <w:bottom w:val="none" w:sz="0" w:space="0" w:color="auto"/>
        <w:right w:val="none" w:sz="0" w:space="0" w:color="auto"/>
      </w:divBdr>
    </w:div>
    <w:div w:id="1268545153">
      <w:bodyDiv w:val="1"/>
      <w:marLeft w:val="0"/>
      <w:marRight w:val="0"/>
      <w:marTop w:val="0"/>
      <w:marBottom w:val="0"/>
      <w:divBdr>
        <w:top w:val="none" w:sz="0" w:space="0" w:color="auto"/>
        <w:left w:val="none" w:sz="0" w:space="0" w:color="auto"/>
        <w:bottom w:val="none" w:sz="0" w:space="0" w:color="auto"/>
        <w:right w:val="none" w:sz="0" w:space="0" w:color="auto"/>
      </w:divBdr>
    </w:div>
    <w:div w:id="1268662972">
      <w:bodyDiv w:val="1"/>
      <w:marLeft w:val="0"/>
      <w:marRight w:val="0"/>
      <w:marTop w:val="0"/>
      <w:marBottom w:val="0"/>
      <w:divBdr>
        <w:top w:val="none" w:sz="0" w:space="0" w:color="auto"/>
        <w:left w:val="none" w:sz="0" w:space="0" w:color="auto"/>
        <w:bottom w:val="none" w:sz="0" w:space="0" w:color="auto"/>
        <w:right w:val="none" w:sz="0" w:space="0" w:color="auto"/>
      </w:divBdr>
    </w:div>
    <w:div w:id="1268923045">
      <w:bodyDiv w:val="1"/>
      <w:marLeft w:val="0"/>
      <w:marRight w:val="0"/>
      <w:marTop w:val="0"/>
      <w:marBottom w:val="0"/>
      <w:divBdr>
        <w:top w:val="none" w:sz="0" w:space="0" w:color="auto"/>
        <w:left w:val="none" w:sz="0" w:space="0" w:color="auto"/>
        <w:bottom w:val="none" w:sz="0" w:space="0" w:color="auto"/>
        <w:right w:val="none" w:sz="0" w:space="0" w:color="auto"/>
      </w:divBdr>
    </w:div>
    <w:div w:id="1269124328">
      <w:bodyDiv w:val="1"/>
      <w:marLeft w:val="0"/>
      <w:marRight w:val="0"/>
      <w:marTop w:val="0"/>
      <w:marBottom w:val="0"/>
      <w:divBdr>
        <w:top w:val="none" w:sz="0" w:space="0" w:color="auto"/>
        <w:left w:val="none" w:sz="0" w:space="0" w:color="auto"/>
        <w:bottom w:val="none" w:sz="0" w:space="0" w:color="auto"/>
        <w:right w:val="none" w:sz="0" w:space="0" w:color="auto"/>
      </w:divBdr>
    </w:div>
    <w:div w:id="1269587035">
      <w:bodyDiv w:val="1"/>
      <w:marLeft w:val="0"/>
      <w:marRight w:val="0"/>
      <w:marTop w:val="0"/>
      <w:marBottom w:val="0"/>
      <w:divBdr>
        <w:top w:val="none" w:sz="0" w:space="0" w:color="auto"/>
        <w:left w:val="none" w:sz="0" w:space="0" w:color="auto"/>
        <w:bottom w:val="none" w:sz="0" w:space="0" w:color="auto"/>
        <w:right w:val="none" w:sz="0" w:space="0" w:color="auto"/>
      </w:divBdr>
    </w:div>
    <w:div w:id="1269965007">
      <w:bodyDiv w:val="1"/>
      <w:marLeft w:val="0"/>
      <w:marRight w:val="0"/>
      <w:marTop w:val="0"/>
      <w:marBottom w:val="0"/>
      <w:divBdr>
        <w:top w:val="none" w:sz="0" w:space="0" w:color="auto"/>
        <w:left w:val="none" w:sz="0" w:space="0" w:color="auto"/>
        <w:bottom w:val="none" w:sz="0" w:space="0" w:color="auto"/>
        <w:right w:val="none" w:sz="0" w:space="0" w:color="auto"/>
      </w:divBdr>
    </w:div>
    <w:div w:id="1270041241">
      <w:bodyDiv w:val="1"/>
      <w:marLeft w:val="0"/>
      <w:marRight w:val="0"/>
      <w:marTop w:val="0"/>
      <w:marBottom w:val="0"/>
      <w:divBdr>
        <w:top w:val="none" w:sz="0" w:space="0" w:color="auto"/>
        <w:left w:val="none" w:sz="0" w:space="0" w:color="auto"/>
        <w:bottom w:val="none" w:sz="0" w:space="0" w:color="auto"/>
        <w:right w:val="none" w:sz="0" w:space="0" w:color="auto"/>
      </w:divBdr>
    </w:div>
    <w:div w:id="1270162682">
      <w:bodyDiv w:val="1"/>
      <w:marLeft w:val="0"/>
      <w:marRight w:val="0"/>
      <w:marTop w:val="0"/>
      <w:marBottom w:val="0"/>
      <w:divBdr>
        <w:top w:val="none" w:sz="0" w:space="0" w:color="auto"/>
        <w:left w:val="none" w:sz="0" w:space="0" w:color="auto"/>
        <w:bottom w:val="none" w:sz="0" w:space="0" w:color="auto"/>
        <w:right w:val="none" w:sz="0" w:space="0" w:color="auto"/>
      </w:divBdr>
    </w:div>
    <w:div w:id="1270235107">
      <w:bodyDiv w:val="1"/>
      <w:marLeft w:val="0"/>
      <w:marRight w:val="0"/>
      <w:marTop w:val="0"/>
      <w:marBottom w:val="0"/>
      <w:divBdr>
        <w:top w:val="none" w:sz="0" w:space="0" w:color="auto"/>
        <w:left w:val="none" w:sz="0" w:space="0" w:color="auto"/>
        <w:bottom w:val="none" w:sz="0" w:space="0" w:color="auto"/>
        <w:right w:val="none" w:sz="0" w:space="0" w:color="auto"/>
      </w:divBdr>
    </w:div>
    <w:div w:id="1270310614">
      <w:bodyDiv w:val="1"/>
      <w:marLeft w:val="0"/>
      <w:marRight w:val="0"/>
      <w:marTop w:val="0"/>
      <w:marBottom w:val="0"/>
      <w:divBdr>
        <w:top w:val="none" w:sz="0" w:space="0" w:color="auto"/>
        <w:left w:val="none" w:sz="0" w:space="0" w:color="auto"/>
        <w:bottom w:val="none" w:sz="0" w:space="0" w:color="auto"/>
        <w:right w:val="none" w:sz="0" w:space="0" w:color="auto"/>
      </w:divBdr>
    </w:div>
    <w:div w:id="1270353540">
      <w:bodyDiv w:val="1"/>
      <w:marLeft w:val="0"/>
      <w:marRight w:val="0"/>
      <w:marTop w:val="0"/>
      <w:marBottom w:val="0"/>
      <w:divBdr>
        <w:top w:val="none" w:sz="0" w:space="0" w:color="auto"/>
        <w:left w:val="none" w:sz="0" w:space="0" w:color="auto"/>
        <w:bottom w:val="none" w:sz="0" w:space="0" w:color="auto"/>
        <w:right w:val="none" w:sz="0" w:space="0" w:color="auto"/>
      </w:divBdr>
    </w:div>
    <w:div w:id="1270509249">
      <w:bodyDiv w:val="1"/>
      <w:marLeft w:val="0"/>
      <w:marRight w:val="0"/>
      <w:marTop w:val="0"/>
      <w:marBottom w:val="0"/>
      <w:divBdr>
        <w:top w:val="none" w:sz="0" w:space="0" w:color="auto"/>
        <w:left w:val="none" w:sz="0" w:space="0" w:color="auto"/>
        <w:bottom w:val="none" w:sz="0" w:space="0" w:color="auto"/>
        <w:right w:val="none" w:sz="0" w:space="0" w:color="auto"/>
      </w:divBdr>
    </w:div>
    <w:div w:id="1270623631">
      <w:bodyDiv w:val="1"/>
      <w:marLeft w:val="0"/>
      <w:marRight w:val="0"/>
      <w:marTop w:val="0"/>
      <w:marBottom w:val="0"/>
      <w:divBdr>
        <w:top w:val="none" w:sz="0" w:space="0" w:color="auto"/>
        <w:left w:val="none" w:sz="0" w:space="0" w:color="auto"/>
        <w:bottom w:val="none" w:sz="0" w:space="0" w:color="auto"/>
        <w:right w:val="none" w:sz="0" w:space="0" w:color="auto"/>
      </w:divBdr>
    </w:div>
    <w:div w:id="1270743399">
      <w:bodyDiv w:val="1"/>
      <w:marLeft w:val="0"/>
      <w:marRight w:val="0"/>
      <w:marTop w:val="0"/>
      <w:marBottom w:val="0"/>
      <w:divBdr>
        <w:top w:val="none" w:sz="0" w:space="0" w:color="auto"/>
        <w:left w:val="none" w:sz="0" w:space="0" w:color="auto"/>
        <w:bottom w:val="none" w:sz="0" w:space="0" w:color="auto"/>
        <w:right w:val="none" w:sz="0" w:space="0" w:color="auto"/>
      </w:divBdr>
    </w:div>
    <w:div w:id="1270894122">
      <w:bodyDiv w:val="1"/>
      <w:marLeft w:val="0"/>
      <w:marRight w:val="0"/>
      <w:marTop w:val="0"/>
      <w:marBottom w:val="0"/>
      <w:divBdr>
        <w:top w:val="none" w:sz="0" w:space="0" w:color="auto"/>
        <w:left w:val="none" w:sz="0" w:space="0" w:color="auto"/>
        <w:bottom w:val="none" w:sz="0" w:space="0" w:color="auto"/>
        <w:right w:val="none" w:sz="0" w:space="0" w:color="auto"/>
      </w:divBdr>
    </w:div>
    <w:div w:id="1271015693">
      <w:bodyDiv w:val="1"/>
      <w:marLeft w:val="0"/>
      <w:marRight w:val="0"/>
      <w:marTop w:val="0"/>
      <w:marBottom w:val="0"/>
      <w:divBdr>
        <w:top w:val="none" w:sz="0" w:space="0" w:color="auto"/>
        <w:left w:val="none" w:sz="0" w:space="0" w:color="auto"/>
        <w:bottom w:val="none" w:sz="0" w:space="0" w:color="auto"/>
        <w:right w:val="none" w:sz="0" w:space="0" w:color="auto"/>
      </w:divBdr>
    </w:div>
    <w:div w:id="1271204914">
      <w:bodyDiv w:val="1"/>
      <w:marLeft w:val="0"/>
      <w:marRight w:val="0"/>
      <w:marTop w:val="0"/>
      <w:marBottom w:val="0"/>
      <w:divBdr>
        <w:top w:val="none" w:sz="0" w:space="0" w:color="auto"/>
        <w:left w:val="none" w:sz="0" w:space="0" w:color="auto"/>
        <w:bottom w:val="none" w:sz="0" w:space="0" w:color="auto"/>
        <w:right w:val="none" w:sz="0" w:space="0" w:color="auto"/>
      </w:divBdr>
    </w:div>
    <w:div w:id="1271355865">
      <w:bodyDiv w:val="1"/>
      <w:marLeft w:val="0"/>
      <w:marRight w:val="0"/>
      <w:marTop w:val="0"/>
      <w:marBottom w:val="0"/>
      <w:divBdr>
        <w:top w:val="none" w:sz="0" w:space="0" w:color="auto"/>
        <w:left w:val="none" w:sz="0" w:space="0" w:color="auto"/>
        <w:bottom w:val="none" w:sz="0" w:space="0" w:color="auto"/>
        <w:right w:val="none" w:sz="0" w:space="0" w:color="auto"/>
      </w:divBdr>
    </w:div>
    <w:div w:id="1271355969">
      <w:bodyDiv w:val="1"/>
      <w:marLeft w:val="0"/>
      <w:marRight w:val="0"/>
      <w:marTop w:val="0"/>
      <w:marBottom w:val="0"/>
      <w:divBdr>
        <w:top w:val="none" w:sz="0" w:space="0" w:color="auto"/>
        <w:left w:val="none" w:sz="0" w:space="0" w:color="auto"/>
        <w:bottom w:val="none" w:sz="0" w:space="0" w:color="auto"/>
        <w:right w:val="none" w:sz="0" w:space="0" w:color="auto"/>
      </w:divBdr>
    </w:div>
    <w:div w:id="1271821760">
      <w:bodyDiv w:val="1"/>
      <w:marLeft w:val="0"/>
      <w:marRight w:val="0"/>
      <w:marTop w:val="0"/>
      <w:marBottom w:val="0"/>
      <w:divBdr>
        <w:top w:val="none" w:sz="0" w:space="0" w:color="auto"/>
        <w:left w:val="none" w:sz="0" w:space="0" w:color="auto"/>
        <w:bottom w:val="none" w:sz="0" w:space="0" w:color="auto"/>
        <w:right w:val="none" w:sz="0" w:space="0" w:color="auto"/>
      </w:divBdr>
    </w:div>
    <w:div w:id="1272006531">
      <w:bodyDiv w:val="1"/>
      <w:marLeft w:val="0"/>
      <w:marRight w:val="0"/>
      <w:marTop w:val="0"/>
      <w:marBottom w:val="0"/>
      <w:divBdr>
        <w:top w:val="none" w:sz="0" w:space="0" w:color="auto"/>
        <w:left w:val="none" w:sz="0" w:space="0" w:color="auto"/>
        <w:bottom w:val="none" w:sz="0" w:space="0" w:color="auto"/>
        <w:right w:val="none" w:sz="0" w:space="0" w:color="auto"/>
      </w:divBdr>
    </w:div>
    <w:div w:id="1272085743">
      <w:bodyDiv w:val="1"/>
      <w:marLeft w:val="0"/>
      <w:marRight w:val="0"/>
      <w:marTop w:val="0"/>
      <w:marBottom w:val="0"/>
      <w:divBdr>
        <w:top w:val="none" w:sz="0" w:space="0" w:color="auto"/>
        <w:left w:val="none" w:sz="0" w:space="0" w:color="auto"/>
        <w:bottom w:val="none" w:sz="0" w:space="0" w:color="auto"/>
        <w:right w:val="none" w:sz="0" w:space="0" w:color="auto"/>
      </w:divBdr>
    </w:div>
    <w:div w:id="1272086401">
      <w:bodyDiv w:val="1"/>
      <w:marLeft w:val="0"/>
      <w:marRight w:val="0"/>
      <w:marTop w:val="0"/>
      <w:marBottom w:val="0"/>
      <w:divBdr>
        <w:top w:val="none" w:sz="0" w:space="0" w:color="auto"/>
        <w:left w:val="none" w:sz="0" w:space="0" w:color="auto"/>
        <w:bottom w:val="none" w:sz="0" w:space="0" w:color="auto"/>
        <w:right w:val="none" w:sz="0" w:space="0" w:color="auto"/>
      </w:divBdr>
    </w:div>
    <w:div w:id="1272393384">
      <w:bodyDiv w:val="1"/>
      <w:marLeft w:val="0"/>
      <w:marRight w:val="0"/>
      <w:marTop w:val="0"/>
      <w:marBottom w:val="0"/>
      <w:divBdr>
        <w:top w:val="none" w:sz="0" w:space="0" w:color="auto"/>
        <w:left w:val="none" w:sz="0" w:space="0" w:color="auto"/>
        <w:bottom w:val="none" w:sz="0" w:space="0" w:color="auto"/>
        <w:right w:val="none" w:sz="0" w:space="0" w:color="auto"/>
      </w:divBdr>
    </w:div>
    <w:div w:id="1272472677">
      <w:bodyDiv w:val="1"/>
      <w:marLeft w:val="0"/>
      <w:marRight w:val="0"/>
      <w:marTop w:val="0"/>
      <w:marBottom w:val="0"/>
      <w:divBdr>
        <w:top w:val="none" w:sz="0" w:space="0" w:color="auto"/>
        <w:left w:val="none" w:sz="0" w:space="0" w:color="auto"/>
        <w:bottom w:val="none" w:sz="0" w:space="0" w:color="auto"/>
        <w:right w:val="none" w:sz="0" w:space="0" w:color="auto"/>
      </w:divBdr>
    </w:div>
    <w:div w:id="1272592970">
      <w:bodyDiv w:val="1"/>
      <w:marLeft w:val="0"/>
      <w:marRight w:val="0"/>
      <w:marTop w:val="0"/>
      <w:marBottom w:val="0"/>
      <w:divBdr>
        <w:top w:val="none" w:sz="0" w:space="0" w:color="auto"/>
        <w:left w:val="none" w:sz="0" w:space="0" w:color="auto"/>
        <w:bottom w:val="none" w:sz="0" w:space="0" w:color="auto"/>
        <w:right w:val="none" w:sz="0" w:space="0" w:color="auto"/>
      </w:divBdr>
    </w:div>
    <w:div w:id="1272661004">
      <w:bodyDiv w:val="1"/>
      <w:marLeft w:val="0"/>
      <w:marRight w:val="0"/>
      <w:marTop w:val="0"/>
      <w:marBottom w:val="0"/>
      <w:divBdr>
        <w:top w:val="none" w:sz="0" w:space="0" w:color="auto"/>
        <w:left w:val="none" w:sz="0" w:space="0" w:color="auto"/>
        <w:bottom w:val="none" w:sz="0" w:space="0" w:color="auto"/>
        <w:right w:val="none" w:sz="0" w:space="0" w:color="auto"/>
      </w:divBdr>
    </w:div>
    <w:div w:id="1272736052">
      <w:bodyDiv w:val="1"/>
      <w:marLeft w:val="0"/>
      <w:marRight w:val="0"/>
      <w:marTop w:val="0"/>
      <w:marBottom w:val="0"/>
      <w:divBdr>
        <w:top w:val="none" w:sz="0" w:space="0" w:color="auto"/>
        <w:left w:val="none" w:sz="0" w:space="0" w:color="auto"/>
        <w:bottom w:val="none" w:sz="0" w:space="0" w:color="auto"/>
        <w:right w:val="none" w:sz="0" w:space="0" w:color="auto"/>
      </w:divBdr>
    </w:div>
    <w:div w:id="1272861971">
      <w:bodyDiv w:val="1"/>
      <w:marLeft w:val="0"/>
      <w:marRight w:val="0"/>
      <w:marTop w:val="0"/>
      <w:marBottom w:val="0"/>
      <w:divBdr>
        <w:top w:val="none" w:sz="0" w:space="0" w:color="auto"/>
        <w:left w:val="none" w:sz="0" w:space="0" w:color="auto"/>
        <w:bottom w:val="none" w:sz="0" w:space="0" w:color="auto"/>
        <w:right w:val="none" w:sz="0" w:space="0" w:color="auto"/>
      </w:divBdr>
    </w:div>
    <w:div w:id="1272932809">
      <w:bodyDiv w:val="1"/>
      <w:marLeft w:val="0"/>
      <w:marRight w:val="0"/>
      <w:marTop w:val="0"/>
      <w:marBottom w:val="0"/>
      <w:divBdr>
        <w:top w:val="none" w:sz="0" w:space="0" w:color="auto"/>
        <w:left w:val="none" w:sz="0" w:space="0" w:color="auto"/>
        <w:bottom w:val="none" w:sz="0" w:space="0" w:color="auto"/>
        <w:right w:val="none" w:sz="0" w:space="0" w:color="auto"/>
      </w:divBdr>
    </w:div>
    <w:div w:id="1272981223">
      <w:bodyDiv w:val="1"/>
      <w:marLeft w:val="0"/>
      <w:marRight w:val="0"/>
      <w:marTop w:val="0"/>
      <w:marBottom w:val="0"/>
      <w:divBdr>
        <w:top w:val="none" w:sz="0" w:space="0" w:color="auto"/>
        <w:left w:val="none" w:sz="0" w:space="0" w:color="auto"/>
        <w:bottom w:val="none" w:sz="0" w:space="0" w:color="auto"/>
        <w:right w:val="none" w:sz="0" w:space="0" w:color="auto"/>
      </w:divBdr>
    </w:div>
    <w:div w:id="1273391504">
      <w:bodyDiv w:val="1"/>
      <w:marLeft w:val="0"/>
      <w:marRight w:val="0"/>
      <w:marTop w:val="0"/>
      <w:marBottom w:val="0"/>
      <w:divBdr>
        <w:top w:val="none" w:sz="0" w:space="0" w:color="auto"/>
        <w:left w:val="none" w:sz="0" w:space="0" w:color="auto"/>
        <w:bottom w:val="none" w:sz="0" w:space="0" w:color="auto"/>
        <w:right w:val="none" w:sz="0" w:space="0" w:color="auto"/>
      </w:divBdr>
    </w:div>
    <w:div w:id="1273391606">
      <w:bodyDiv w:val="1"/>
      <w:marLeft w:val="0"/>
      <w:marRight w:val="0"/>
      <w:marTop w:val="0"/>
      <w:marBottom w:val="0"/>
      <w:divBdr>
        <w:top w:val="none" w:sz="0" w:space="0" w:color="auto"/>
        <w:left w:val="none" w:sz="0" w:space="0" w:color="auto"/>
        <w:bottom w:val="none" w:sz="0" w:space="0" w:color="auto"/>
        <w:right w:val="none" w:sz="0" w:space="0" w:color="auto"/>
      </w:divBdr>
    </w:div>
    <w:div w:id="1273435690">
      <w:bodyDiv w:val="1"/>
      <w:marLeft w:val="0"/>
      <w:marRight w:val="0"/>
      <w:marTop w:val="0"/>
      <w:marBottom w:val="0"/>
      <w:divBdr>
        <w:top w:val="none" w:sz="0" w:space="0" w:color="auto"/>
        <w:left w:val="none" w:sz="0" w:space="0" w:color="auto"/>
        <w:bottom w:val="none" w:sz="0" w:space="0" w:color="auto"/>
        <w:right w:val="none" w:sz="0" w:space="0" w:color="auto"/>
      </w:divBdr>
    </w:div>
    <w:div w:id="1273440462">
      <w:bodyDiv w:val="1"/>
      <w:marLeft w:val="0"/>
      <w:marRight w:val="0"/>
      <w:marTop w:val="0"/>
      <w:marBottom w:val="0"/>
      <w:divBdr>
        <w:top w:val="none" w:sz="0" w:space="0" w:color="auto"/>
        <w:left w:val="none" w:sz="0" w:space="0" w:color="auto"/>
        <w:bottom w:val="none" w:sz="0" w:space="0" w:color="auto"/>
        <w:right w:val="none" w:sz="0" w:space="0" w:color="auto"/>
      </w:divBdr>
    </w:div>
    <w:div w:id="1273585597">
      <w:bodyDiv w:val="1"/>
      <w:marLeft w:val="0"/>
      <w:marRight w:val="0"/>
      <w:marTop w:val="0"/>
      <w:marBottom w:val="0"/>
      <w:divBdr>
        <w:top w:val="none" w:sz="0" w:space="0" w:color="auto"/>
        <w:left w:val="none" w:sz="0" w:space="0" w:color="auto"/>
        <w:bottom w:val="none" w:sz="0" w:space="0" w:color="auto"/>
        <w:right w:val="none" w:sz="0" w:space="0" w:color="auto"/>
      </w:divBdr>
    </w:div>
    <w:div w:id="1273634585">
      <w:bodyDiv w:val="1"/>
      <w:marLeft w:val="0"/>
      <w:marRight w:val="0"/>
      <w:marTop w:val="0"/>
      <w:marBottom w:val="0"/>
      <w:divBdr>
        <w:top w:val="none" w:sz="0" w:space="0" w:color="auto"/>
        <w:left w:val="none" w:sz="0" w:space="0" w:color="auto"/>
        <w:bottom w:val="none" w:sz="0" w:space="0" w:color="auto"/>
        <w:right w:val="none" w:sz="0" w:space="0" w:color="auto"/>
      </w:divBdr>
    </w:div>
    <w:div w:id="1273895822">
      <w:bodyDiv w:val="1"/>
      <w:marLeft w:val="0"/>
      <w:marRight w:val="0"/>
      <w:marTop w:val="0"/>
      <w:marBottom w:val="0"/>
      <w:divBdr>
        <w:top w:val="none" w:sz="0" w:space="0" w:color="auto"/>
        <w:left w:val="none" w:sz="0" w:space="0" w:color="auto"/>
        <w:bottom w:val="none" w:sz="0" w:space="0" w:color="auto"/>
        <w:right w:val="none" w:sz="0" w:space="0" w:color="auto"/>
      </w:divBdr>
    </w:div>
    <w:div w:id="1273899943">
      <w:bodyDiv w:val="1"/>
      <w:marLeft w:val="0"/>
      <w:marRight w:val="0"/>
      <w:marTop w:val="0"/>
      <w:marBottom w:val="0"/>
      <w:divBdr>
        <w:top w:val="none" w:sz="0" w:space="0" w:color="auto"/>
        <w:left w:val="none" w:sz="0" w:space="0" w:color="auto"/>
        <w:bottom w:val="none" w:sz="0" w:space="0" w:color="auto"/>
        <w:right w:val="none" w:sz="0" w:space="0" w:color="auto"/>
      </w:divBdr>
    </w:div>
    <w:div w:id="1273972941">
      <w:bodyDiv w:val="1"/>
      <w:marLeft w:val="0"/>
      <w:marRight w:val="0"/>
      <w:marTop w:val="0"/>
      <w:marBottom w:val="0"/>
      <w:divBdr>
        <w:top w:val="none" w:sz="0" w:space="0" w:color="auto"/>
        <w:left w:val="none" w:sz="0" w:space="0" w:color="auto"/>
        <w:bottom w:val="none" w:sz="0" w:space="0" w:color="auto"/>
        <w:right w:val="none" w:sz="0" w:space="0" w:color="auto"/>
      </w:divBdr>
    </w:div>
    <w:div w:id="1274241993">
      <w:bodyDiv w:val="1"/>
      <w:marLeft w:val="0"/>
      <w:marRight w:val="0"/>
      <w:marTop w:val="0"/>
      <w:marBottom w:val="0"/>
      <w:divBdr>
        <w:top w:val="none" w:sz="0" w:space="0" w:color="auto"/>
        <w:left w:val="none" w:sz="0" w:space="0" w:color="auto"/>
        <w:bottom w:val="none" w:sz="0" w:space="0" w:color="auto"/>
        <w:right w:val="none" w:sz="0" w:space="0" w:color="auto"/>
      </w:divBdr>
    </w:div>
    <w:div w:id="1274243079">
      <w:bodyDiv w:val="1"/>
      <w:marLeft w:val="0"/>
      <w:marRight w:val="0"/>
      <w:marTop w:val="0"/>
      <w:marBottom w:val="0"/>
      <w:divBdr>
        <w:top w:val="none" w:sz="0" w:space="0" w:color="auto"/>
        <w:left w:val="none" w:sz="0" w:space="0" w:color="auto"/>
        <w:bottom w:val="none" w:sz="0" w:space="0" w:color="auto"/>
        <w:right w:val="none" w:sz="0" w:space="0" w:color="auto"/>
      </w:divBdr>
    </w:div>
    <w:div w:id="1274245674">
      <w:bodyDiv w:val="1"/>
      <w:marLeft w:val="0"/>
      <w:marRight w:val="0"/>
      <w:marTop w:val="0"/>
      <w:marBottom w:val="0"/>
      <w:divBdr>
        <w:top w:val="none" w:sz="0" w:space="0" w:color="auto"/>
        <w:left w:val="none" w:sz="0" w:space="0" w:color="auto"/>
        <w:bottom w:val="none" w:sz="0" w:space="0" w:color="auto"/>
        <w:right w:val="none" w:sz="0" w:space="0" w:color="auto"/>
      </w:divBdr>
    </w:div>
    <w:div w:id="1274282379">
      <w:bodyDiv w:val="1"/>
      <w:marLeft w:val="0"/>
      <w:marRight w:val="0"/>
      <w:marTop w:val="0"/>
      <w:marBottom w:val="0"/>
      <w:divBdr>
        <w:top w:val="none" w:sz="0" w:space="0" w:color="auto"/>
        <w:left w:val="none" w:sz="0" w:space="0" w:color="auto"/>
        <w:bottom w:val="none" w:sz="0" w:space="0" w:color="auto"/>
        <w:right w:val="none" w:sz="0" w:space="0" w:color="auto"/>
      </w:divBdr>
    </w:div>
    <w:div w:id="1274438899">
      <w:bodyDiv w:val="1"/>
      <w:marLeft w:val="0"/>
      <w:marRight w:val="0"/>
      <w:marTop w:val="0"/>
      <w:marBottom w:val="0"/>
      <w:divBdr>
        <w:top w:val="none" w:sz="0" w:space="0" w:color="auto"/>
        <w:left w:val="none" w:sz="0" w:space="0" w:color="auto"/>
        <w:bottom w:val="none" w:sz="0" w:space="0" w:color="auto"/>
        <w:right w:val="none" w:sz="0" w:space="0" w:color="auto"/>
      </w:divBdr>
    </w:div>
    <w:div w:id="1274482954">
      <w:bodyDiv w:val="1"/>
      <w:marLeft w:val="0"/>
      <w:marRight w:val="0"/>
      <w:marTop w:val="0"/>
      <w:marBottom w:val="0"/>
      <w:divBdr>
        <w:top w:val="none" w:sz="0" w:space="0" w:color="auto"/>
        <w:left w:val="none" w:sz="0" w:space="0" w:color="auto"/>
        <w:bottom w:val="none" w:sz="0" w:space="0" w:color="auto"/>
        <w:right w:val="none" w:sz="0" w:space="0" w:color="auto"/>
      </w:divBdr>
    </w:div>
    <w:div w:id="1274632803">
      <w:bodyDiv w:val="1"/>
      <w:marLeft w:val="0"/>
      <w:marRight w:val="0"/>
      <w:marTop w:val="0"/>
      <w:marBottom w:val="0"/>
      <w:divBdr>
        <w:top w:val="none" w:sz="0" w:space="0" w:color="auto"/>
        <w:left w:val="none" w:sz="0" w:space="0" w:color="auto"/>
        <w:bottom w:val="none" w:sz="0" w:space="0" w:color="auto"/>
        <w:right w:val="none" w:sz="0" w:space="0" w:color="auto"/>
      </w:divBdr>
    </w:div>
    <w:div w:id="1274676160">
      <w:bodyDiv w:val="1"/>
      <w:marLeft w:val="0"/>
      <w:marRight w:val="0"/>
      <w:marTop w:val="0"/>
      <w:marBottom w:val="0"/>
      <w:divBdr>
        <w:top w:val="none" w:sz="0" w:space="0" w:color="auto"/>
        <w:left w:val="none" w:sz="0" w:space="0" w:color="auto"/>
        <w:bottom w:val="none" w:sz="0" w:space="0" w:color="auto"/>
        <w:right w:val="none" w:sz="0" w:space="0" w:color="auto"/>
      </w:divBdr>
    </w:div>
    <w:div w:id="1274942838">
      <w:bodyDiv w:val="1"/>
      <w:marLeft w:val="0"/>
      <w:marRight w:val="0"/>
      <w:marTop w:val="0"/>
      <w:marBottom w:val="0"/>
      <w:divBdr>
        <w:top w:val="none" w:sz="0" w:space="0" w:color="auto"/>
        <w:left w:val="none" w:sz="0" w:space="0" w:color="auto"/>
        <w:bottom w:val="none" w:sz="0" w:space="0" w:color="auto"/>
        <w:right w:val="none" w:sz="0" w:space="0" w:color="auto"/>
      </w:divBdr>
    </w:div>
    <w:div w:id="1275283393">
      <w:bodyDiv w:val="1"/>
      <w:marLeft w:val="0"/>
      <w:marRight w:val="0"/>
      <w:marTop w:val="0"/>
      <w:marBottom w:val="0"/>
      <w:divBdr>
        <w:top w:val="none" w:sz="0" w:space="0" w:color="auto"/>
        <w:left w:val="none" w:sz="0" w:space="0" w:color="auto"/>
        <w:bottom w:val="none" w:sz="0" w:space="0" w:color="auto"/>
        <w:right w:val="none" w:sz="0" w:space="0" w:color="auto"/>
      </w:divBdr>
    </w:div>
    <w:div w:id="1275361445">
      <w:bodyDiv w:val="1"/>
      <w:marLeft w:val="0"/>
      <w:marRight w:val="0"/>
      <w:marTop w:val="0"/>
      <w:marBottom w:val="0"/>
      <w:divBdr>
        <w:top w:val="none" w:sz="0" w:space="0" w:color="auto"/>
        <w:left w:val="none" w:sz="0" w:space="0" w:color="auto"/>
        <w:bottom w:val="none" w:sz="0" w:space="0" w:color="auto"/>
        <w:right w:val="none" w:sz="0" w:space="0" w:color="auto"/>
      </w:divBdr>
    </w:div>
    <w:div w:id="1275475670">
      <w:bodyDiv w:val="1"/>
      <w:marLeft w:val="0"/>
      <w:marRight w:val="0"/>
      <w:marTop w:val="0"/>
      <w:marBottom w:val="0"/>
      <w:divBdr>
        <w:top w:val="none" w:sz="0" w:space="0" w:color="auto"/>
        <w:left w:val="none" w:sz="0" w:space="0" w:color="auto"/>
        <w:bottom w:val="none" w:sz="0" w:space="0" w:color="auto"/>
        <w:right w:val="none" w:sz="0" w:space="0" w:color="auto"/>
      </w:divBdr>
    </w:div>
    <w:div w:id="1275557294">
      <w:bodyDiv w:val="1"/>
      <w:marLeft w:val="0"/>
      <w:marRight w:val="0"/>
      <w:marTop w:val="0"/>
      <w:marBottom w:val="0"/>
      <w:divBdr>
        <w:top w:val="none" w:sz="0" w:space="0" w:color="auto"/>
        <w:left w:val="none" w:sz="0" w:space="0" w:color="auto"/>
        <w:bottom w:val="none" w:sz="0" w:space="0" w:color="auto"/>
        <w:right w:val="none" w:sz="0" w:space="0" w:color="auto"/>
      </w:divBdr>
    </w:div>
    <w:div w:id="1275600439">
      <w:bodyDiv w:val="1"/>
      <w:marLeft w:val="0"/>
      <w:marRight w:val="0"/>
      <w:marTop w:val="0"/>
      <w:marBottom w:val="0"/>
      <w:divBdr>
        <w:top w:val="none" w:sz="0" w:space="0" w:color="auto"/>
        <w:left w:val="none" w:sz="0" w:space="0" w:color="auto"/>
        <w:bottom w:val="none" w:sz="0" w:space="0" w:color="auto"/>
        <w:right w:val="none" w:sz="0" w:space="0" w:color="auto"/>
      </w:divBdr>
    </w:div>
    <w:div w:id="1275672293">
      <w:bodyDiv w:val="1"/>
      <w:marLeft w:val="0"/>
      <w:marRight w:val="0"/>
      <w:marTop w:val="0"/>
      <w:marBottom w:val="0"/>
      <w:divBdr>
        <w:top w:val="none" w:sz="0" w:space="0" w:color="auto"/>
        <w:left w:val="none" w:sz="0" w:space="0" w:color="auto"/>
        <w:bottom w:val="none" w:sz="0" w:space="0" w:color="auto"/>
        <w:right w:val="none" w:sz="0" w:space="0" w:color="auto"/>
      </w:divBdr>
    </w:div>
    <w:div w:id="1275747004">
      <w:bodyDiv w:val="1"/>
      <w:marLeft w:val="0"/>
      <w:marRight w:val="0"/>
      <w:marTop w:val="0"/>
      <w:marBottom w:val="0"/>
      <w:divBdr>
        <w:top w:val="none" w:sz="0" w:space="0" w:color="auto"/>
        <w:left w:val="none" w:sz="0" w:space="0" w:color="auto"/>
        <w:bottom w:val="none" w:sz="0" w:space="0" w:color="auto"/>
        <w:right w:val="none" w:sz="0" w:space="0" w:color="auto"/>
      </w:divBdr>
    </w:div>
    <w:div w:id="1275790322">
      <w:bodyDiv w:val="1"/>
      <w:marLeft w:val="0"/>
      <w:marRight w:val="0"/>
      <w:marTop w:val="0"/>
      <w:marBottom w:val="0"/>
      <w:divBdr>
        <w:top w:val="none" w:sz="0" w:space="0" w:color="auto"/>
        <w:left w:val="none" w:sz="0" w:space="0" w:color="auto"/>
        <w:bottom w:val="none" w:sz="0" w:space="0" w:color="auto"/>
        <w:right w:val="none" w:sz="0" w:space="0" w:color="auto"/>
      </w:divBdr>
    </w:div>
    <w:div w:id="1275791351">
      <w:bodyDiv w:val="1"/>
      <w:marLeft w:val="0"/>
      <w:marRight w:val="0"/>
      <w:marTop w:val="0"/>
      <w:marBottom w:val="0"/>
      <w:divBdr>
        <w:top w:val="none" w:sz="0" w:space="0" w:color="auto"/>
        <w:left w:val="none" w:sz="0" w:space="0" w:color="auto"/>
        <w:bottom w:val="none" w:sz="0" w:space="0" w:color="auto"/>
        <w:right w:val="none" w:sz="0" w:space="0" w:color="auto"/>
      </w:divBdr>
    </w:div>
    <w:div w:id="1276012482">
      <w:bodyDiv w:val="1"/>
      <w:marLeft w:val="0"/>
      <w:marRight w:val="0"/>
      <w:marTop w:val="0"/>
      <w:marBottom w:val="0"/>
      <w:divBdr>
        <w:top w:val="none" w:sz="0" w:space="0" w:color="auto"/>
        <w:left w:val="none" w:sz="0" w:space="0" w:color="auto"/>
        <w:bottom w:val="none" w:sz="0" w:space="0" w:color="auto"/>
        <w:right w:val="none" w:sz="0" w:space="0" w:color="auto"/>
      </w:divBdr>
    </w:div>
    <w:div w:id="1276134015">
      <w:bodyDiv w:val="1"/>
      <w:marLeft w:val="0"/>
      <w:marRight w:val="0"/>
      <w:marTop w:val="0"/>
      <w:marBottom w:val="0"/>
      <w:divBdr>
        <w:top w:val="none" w:sz="0" w:space="0" w:color="auto"/>
        <w:left w:val="none" w:sz="0" w:space="0" w:color="auto"/>
        <w:bottom w:val="none" w:sz="0" w:space="0" w:color="auto"/>
        <w:right w:val="none" w:sz="0" w:space="0" w:color="auto"/>
      </w:divBdr>
    </w:div>
    <w:div w:id="1276329523">
      <w:bodyDiv w:val="1"/>
      <w:marLeft w:val="0"/>
      <w:marRight w:val="0"/>
      <w:marTop w:val="0"/>
      <w:marBottom w:val="0"/>
      <w:divBdr>
        <w:top w:val="none" w:sz="0" w:space="0" w:color="auto"/>
        <w:left w:val="none" w:sz="0" w:space="0" w:color="auto"/>
        <w:bottom w:val="none" w:sz="0" w:space="0" w:color="auto"/>
        <w:right w:val="none" w:sz="0" w:space="0" w:color="auto"/>
      </w:divBdr>
    </w:div>
    <w:div w:id="1276330202">
      <w:bodyDiv w:val="1"/>
      <w:marLeft w:val="0"/>
      <w:marRight w:val="0"/>
      <w:marTop w:val="0"/>
      <w:marBottom w:val="0"/>
      <w:divBdr>
        <w:top w:val="none" w:sz="0" w:space="0" w:color="auto"/>
        <w:left w:val="none" w:sz="0" w:space="0" w:color="auto"/>
        <w:bottom w:val="none" w:sz="0" w:space="0" w:color="auto"/>
        <w:right w:val="none" w:sz="0" w:space="0" w:color="auto"/>
      </w:divBdr>
    </w:div>
    <w:div w:id="1276330727">
      <w:bodyDiv w:val="1"/>
      <w:marLeft w:val="0"/>
      <w:marRight w:val="0"/>
      <w:marTop w:val="0"/>
      <w:marBottom w:val="0"/>
      <w:divBdr>
        <w:top w:val="none" w:sz="0" w:space="0" w:color="auto"/>
        <w:left w:val="none" w:sz="0" w:space="0" w:color="auto"/>
        <w:bottom w:val="none" w:sz="0" w:space="0" w:color="auto"/>
        <w:right w:val="none" w:sz="0" w:space="0" w:color="auto"/>
      </w:divBdr>
    </w:div>
    <w:div w:id="1276474592">
      <w:bodyDiv w:val="1"/>
      <w:marLeft w:val="0"/>
      <w:marRight w:val="0"/>
      <w:marTop w:val="0"/>
      <w:marBottom w:val="0"/>
      <w:divBdr>
        <w:top w:val="none" w:sz="0" w:space="0" w:color="auto"/>
        <w:left w:val="none" w:sz="0" w:space="0" w:color="auto"/>
        <w:bottom w:val="none" w:sz="0" w:space="0" w:color="auto"/>
        <w:right w:val="none" w:sz="0" w:space="0" w:color="auto"/>
      </w:divBdr>
    </w:div>
    <w:div w:id="1276593012">
      <w:bodyDiv w:val="1"/>
      <w:marLeft w:val="0"/>
      <w:marRight w:val="0"/>
      <w:marTop w:val="0"/>
      <w:marBottom w:val="0"/>
      <w:divBdr>
        <w:top w:val="none" w:sz="0" w:space="0" w:color="auto"/>
        <w:left w:val="none" w:sz="0" w:space="0" w:color="auto"/>
        <w:bottom w:val="none" w:sz="0" w:space="0" w:color="auto"/>
        <w:right w:val="none" w:sz="0" w:space="0" w:color="auto"/>
      </w:divBdr>
    </w:div>
    <w:div w:id="1276597928">
      <w:bodyDiv w:val="1"/>
      <w:marLeft w:val="0"/>
      <w:marRight w:val="0"/>
      <w:marTop w:val="0"/>
      <w:marBottom w:val="0"/>
      <w:divBdr>
        <w:top w:val="none" w:sz="0" w:space="0" w:color="auto"/>
        <w:left w:val="none" w:sz="0" w:space="0" w:color="auto"/>
        <w:bottom w:val="none" w:sz="0" w:space="0" w:color="auto"/>
        <w:right w:val="none" w:sz="0" w:space="0" w:color="auto"/>
      </w:divBdr>
    </w:div>
    <w:div w:id="1276787299">
      <w:bodyDiv w:val="1"/>
      <w:marLeft w:val="0"/>
      <w:marRight w:val="0"/>
      <w:marTop w:val="0"/>
      <w:marBottom w:val="0"/>
      <w:divBdr>
        <w:top w:val="none" w:sz="0" w:space="0" w:color="auto"/>
        <w:left w:val="none" w:sz="0" w:space="0" w:color="auto"/>
        <w:bottom w:val="none" w:sz="0" w:space="0" w:color="auto"/>
        <w:right w:val="none" w:sz="0" w:space="0" w:color="auto"/>
      </w:divBdr>
    </w:div>
    <w:div w:id="1276793331">
      <w:bodyDiv w:val="1"/>
      <w:marLeft w:val="0"/>
      <w:marRight w:val="0"/>
      <w:marTop w:val="0"/>
      <w:marBottom w:val="0"/>
      <w:divBdr>
        <w:top w:val="none" w:sz="0" w:space="0" w:color="auto"/>
        <w:left w:val="none" w:sz="0" w:space="0" w:color="auto"/>
        <w:bottom w:val="none" w:sz="0" w:space="0" w:color="auto"/>
        <w:right w:val="none" w:sz="0" w:space="0" w:color="auto"/>
      </w:divBdr>
    </w:div>
    <w:div w:id="1276870033">
      <w:bodyDiv w:val="1"/>
      <w:marLeft w:val="0"/>
      <w:marRight w:val="0"/>
      <w:marTop w:val="0"/>
      <w:marBottom w:val="0"/>
      <w:divBdr>
        <w:top w:val="none" w:sz="0" w:space="0" w:color="auto"/>
        <w:left w:val="none" w:sz="0" w:space="0" w:color="auto"/>
        <w:bottom w:val="none" w:sz="0" w:space="0" w:color="auto"/>
        <w:right w:val="none" w:sz="0" w:space="0" w:color="auto"/>
      </w:divBdr>
    </w:div>
    <w:div w:id="1277132051">
      <w:bodyDiv w:val="1"/>
      <w:marLeft w:val="0"/>
      <w:marRight w:val="0"/>
      <w:marTop w:val="0"/>
      <w:marBottom w:val="0"/>
      <w:divBdr>
        <w:top w:val="none" w:sz="0" w:space="0" w:color="auto"/>
        <w:left w:val="none" w:sz="0" w:space="0" w:color="auto"/>
        <w:bottom w:val="none" w:sz="0" w:space="0" w:color="auto"/>
        <w:right w:val="none" w:sz="0" w:space="0" w:color="auto"/>
      </w:divBdr>
    </w:div>
    <w:div w:id="1277174776">
      <w:bodyDiv w:val="1"/>
      <w:marLeft w:val="0"/>
      <w:marRight w:val="0"/>
      <w:marTop w:val="0"/>
      <w:marBottom w:val="0"/>
      <w:divBdr>
        <w:top w:val="none" w:sz="0" w:space="0" w:color="auto"/>
        <w:left w:val="none" w:sz="0" w:space="0" w:color="auto"/>
        <w:bottom w:val="none" w:sz="0" w:space="0" w:color="auto"/>
        <w:right w:val="none" w:sz="0" w:space="0" w:color="auto"/>
      </w:divBdr>
    </w:div>
    <w:div w:id="1277178971">
      <w:bodyDiv w:val="1"/>
      <w:marLeft w:val="0"/>
      <w:marRight w:val="0"/>
      <w:marTop w:val="0"/>
      <w:marBottom w:val="0"/>
      <w:divBdr>
        <w:top w:val="none" w:sz="0" w:space="0" w:color="auto"/>
        <w:left w:val="none" w:sz="0" w:space="0" w:color="auto"/>
        <w:bottom w:val="none" w:sz="0" w:space="0" w:color="auto"/>
        <w:right w:val="none" w:sz="0" w:space="0" w:color="auto"/>
      </w:divBdr>
    </w:div>
    <w:div w:id="1277297573">
      <w:bodyDiv w:val="1"/>
      <w:marLeft w:val="0"/>
      <w:marRight w:val="0"/>
      <w:marTop w:val="0"/>
      <w:marBottom w:val="0"/>
      <w:divBdr>
        <w:top w:val="none" w:sz="0" w:space="0" w:color="auto"/>
        <w:left w:val="none" w:sz="0" w:space="0" w:color="auto"/>
        <w:bottom w:val="none" w:sz="0" w:space="0" w:color="auto"/>
        <w:right w:val="none" w:sz="0" w:space="0" w:color="auto"/>
      </w:divBdr>
    </w:div>
    <w:div w:id="1277326237">
      <w:bodyDiv w:val="1"/>
      <w:marLeft w:val="0"/>
      <w:marRight w:val="0"/>
      <w:marTop w:val="0"/>
      <w:marBottom w:val="0"/>
      <w:divBdr>
        <w:top w:val="none" w:sz="0" w:space="0" w:color="auto"/>
        <w:left w:val="none" w:sz="0" w:space="0" w:color="auto"/>
        <w:bottom w:val="none" w:sz="0" w:space="0" w:color="auto"/>
        <w:right w:val="none" w:sz="0" w:space="0" w:color="auto"/>
      </w:divBdr>
    </w:div>
    <w:div w:id="1277443052">
      <w:bodyDiv w:val="1"/>
      <w:marLeft w:val="0"/>
      <w:marRight w:val="0"/>
      <w:marTop w:val="0"/>
      <w:marBottom w:val="0"/>
      <w:divBdr>
        <w:top w:val="none" w:sz="0" w:space="0" w:color="auto"/>
        <w:left w:val="none" w:sz="0" w:space="0" w:color="auto"/>
        <w:bottom w:val="none" w:sz="0" w:space="0" w:color="auto"/>
        <w:right w:val="none" w:sz="0" w:space="0" w:color="auto"/>
      </w:divBdr>
    </w:div>
    <w:div w:id="1277637683">
      <w:bodyDiv w:val="1"/>
      <w:marLeft w:val="0"/>
      <w:marRight w:val="0"/>
      <w:marTop w:val="0"/>
      <w:marBottom w:val="0"/>
      <w:divBdr>
        <w:top w:val="none" w:sz="0" w:space="0" w:color="auto"/>
        <w:left w:val="none" w:sz="0" w:space="0" w:color="auto"/>
        <w:bottom w:val="none" w:sz="0" w:space="0" w:color="auto"/>
        <w:right w:val="none" w:sz="0" w:space="0" w:color="auto"/>
      </w:divBdr>
    </w:div>
    <w:div w:id="1277719032">
      <w:bodyDiv w:val="1"/>
      <w:marLeft w:val="0"/>
      <w:marRight w:val="0"/>
      <w:marTop w:val="0"/>
      <w:marBottom w:val="0"/>
      <w:divBdr>
        <w:top w:val="none" w:sz="0" w:space="0" w:color="auto"/>
        <w:left w:val="none" w:sz="0" w:space="0" w:color="auto"/>
        <w:bottom w:val="none" w:sz="0" w:space="0" w:color="auto"/>
        <w:right w:val="none" w:sz="0" w:space="0" w:color="auto"/>
      </w:divBdr>
    </w:div>
    <w:div w:id="1277757377">
      <w:bodyDiv w:val="1"/>
      <w:marLeft w:val="0"/>
      <w:marRight w:val="0"/>
      <w:marTop w:val="0"/>
      <w:marBottom w:val="0"/>
      <w:divBdr>
        <w:top w:val="none" w:sz="0" w:space="0" w:color="auto"/>
        <w:left w:val="none" w:sz="0" w:space="0" w:color="auto"/>
        <w:bottom w:val="none" w:sz="0" w:space="0" w:color="auto"/>
        <w:right w:val="none" w:sz="0" w:space="0" w:color="auto"/>
      </w:divBdr>
    </w:div>
    <w:div w:id="1278564595">
      <w:bodyDiv w:val="1"/>
      <w:marLeft w:val="0"/>
      <w:marRight w:val="0"/>
      <w:marTop w:val="0"/>
      <w:marBottom w:val="0"/>
      <w:divBdr>
        <w:top w:val="none" w:sz="0" w:space="0" w:color="auto"/>
        <w:left w:val="none" w:sz="0" w:space="0" w:color="auto"/>
        <w:bottom w:val="none" w:sz="0" w:space="0" w:color="auto"/>
        <w:right w:val="none" w:sz="0" w:space="0" w:color="auto"/>
      </w:divBdr>
    </w:div>
    <w:div w:id="1278567758">
      <w:bodyDiv w:val="1"/>
      <w:marLeft w:val="0"/>
      <w:marRight w:val="0"/>
      <w:marTop w:val="0"/>
      <w:marBottom w:val="0"/>
      <w:divBdr>
        <w:top w:val="none" w:sz="0" w:space="0" w:color="auto"/>
        <w:left w:val="none" w:sz="0" w:space="0" w:color="auto"/>
        <w:bottom w:val="none" w:sz="0" w:space="0" w:color="auto"/>
        <w:right w:val="none" w:sz="0" w:space="0" w:color="auto"/>
      </w:divBdr>
    </w:div>
    <w:div w:id="1278634777">
      <w:bodyDiv w:val="1"/>
      <w:marLeft w:val="0"/>
      <w:marRight w:val="0"/>
      <w:marTop w:val="0"/>
      <w:marBottom w:val="0"/>
      <w:divBdr>
        <w:top w:val="none" w:sz="0" w:space="0" w:color="auto"/>
        <w:left w:val="none" w:sz="0" w:space="0" w:color="auto"/>
        <w:bottom w:val="none" w:sz="0" w:space="0" w:color="auto"/>
        <w:right w:val="none" w:sz="0" w:space="0" w:color="auto"/>
      </w:divBdr>
    </w:div>
    <w:div w:id="1278677863">
      <w:bodyDiv w:val="1"/>
      <w:marLeft w:val="0"/>
      <w:marRight w:val="0"/>
      <w:marTop w:val="0"/>
      <w:marBottom w:val="0"/>
      <w:divBdr>
        <w:top w:val="none" w:sz="0" w:space="0" w:color="auto"/>
        <w:left w:val="none" w:sz="0" w:space="0" w:color="auto"/>
        <w:bottom w:val="none" w:sz="0" w:space="0" w:color="auto"/>
        <w:right w:val="none" w:sz="0" w:space="0" w:color="auto"/>
      </w:divBdr>
    </w:div>
    <w:div w:id="1278832998">
      <w:bodyDiv w:val="1"/>
      <w:marLeft w:val="0"/>
      <w:marRight w:val="0"/>
      <w:marTop w:val="0"/>
      <w:marBottom w:val="0"/>
      <w:divBdr>
        <w:top w:val="none" w:sz="0" w:space="0" w:color="auto"/>
        <w:left w:val="none" w:sz="0" w:space="0" w:color="auto"/>
        <w:bottom w:val="none" w:sz="0" w:space="0" w:color="auto"/>
        <w:right w:val="none" w:sz="0" w:space="0" w:color="auto"/>
      </w:divBdr>
    </w:div>
    <w:div w:id="1279098289">
      <w:bodyDiv w:val="1"/>
      <w:marLeft w:val="0"/>
      <w:marRight w:val="0"/>
      <w:marTop w:val="0"/>
      <w:marBottom w:val="0"/>
      <w:divBdr>
        <w:top w:val="none" w:sz="0" w:space="0" w:color="auto"/>
        <w:left w:val="none" w:sz="0" w:space="0" w:color="auto"/>
        <w:bottom w:val="none" w:sz="0" w:space="0" w:color="auto"/>
        <w:right w:val="none" w:sz="0" w:space="0" w:color="auto"/>
      </w:divBdr>
    </w:div>
    <w:div w:id="1279264830">
      <w:bodyDiv w:val="1"/>
      <w:marLeft w:val="0"/>
      <w:marRight w:val="0"/>
      <w:marTop w:val="0"/>
      <w:marBottom w:val="0"/>
      <w:divBdr>
        <w:top w:val="none" w:sz="0" w:space="0" w:color="auto"/>
        <w:left w:val="none" w:sz="0" w:space="0" w:color="auto"/>
        <w:bottom w:val="none" w:sz="0" w:space="0" w:color="auto"/>
        <w:right w:val="none" w:sz="0" w:space="0" w:color="auto"/>
      </w:divBdr>
    </w:div>
    <w:div w:id="1279292198">
      <w:bodyDiv w:val="1"/>
      <w:marLeft w:val="0"/>
      <w:marRight w:val="0"/>
      <w:marTop w:val="0"/>
      <w:marBottom w:val="0"/>
      <w:divBdr>
        <w:top w:val="none" w:sz="0" w:space="0" w:color="auto"/>
        <w:left w:val="none" w:sz="0" w:space="0" w:color="auto"/>
        <w:bottom w:val="none" w:sz="0" w:space="0" w:color="auto"/>
        <w:right w:val="none" w:sz="0" w:space="0" w:color="auto"/>
      </w:divBdr>
    </w:div>
    <w:div w:id="1279332736">
      <w:bodyDiv w:val="1"/>
      <w:marLeft w:val="0"/>
      <w:marRight w:val="0"/>
      <w:marTop w:val="0"/>
      <w:marBottom w:val="0"/>
      <w:divBdr>
        <w:top w:val="none" w:sz="0" w:space="0" w:color="auto"/>
        <w:left w:val="none" w:sz="0" w:space="0" w:color="auto"/>
        <w:bottom w:val="none" w:sz="0" w:space="0" w:color="auto"/>
        <w:right w:val="none" w:sz="0" w:space="0" w:color="auto"/>
      </w:divBdr>
    </w:div>
    <w:div w:id="1279485546">
      <w:bodyDiv w:val="1"/>
      <w:marLeft w:val="0"/>
      <w:marRight w:val="0"/>
      <w:marTop w:val="0"/>
      <w:marBottom w:val="0"/>
      <w:divBdr>
        <w:top w:val="none" w:sz="0" w:space="0" w:color="auto"/>
        <w:left w:val="none" w:sz="0" w:space="0" w:color="auto"/>
        <w:bottom w:val="none" w:sz="0" w:space="0" w:color="auto"/>
        <w:right w:val="none" w:sz="0" w:space="0" w:color="auto"/>
      </w:divBdr>
    </w:div>
    <w:div w:id="1279529877">
      <w:bodyDiv w:val="1"/>
      <w:marLeft w:val="0"/>
      <w:marRight w:val="0"/>
      <w:marTop w:val="0"/>
      <w:marBottom w:val="0"/>
      <w:divBdr>
        <w:top w:val="none" w:sz="0" w:space="0" w:color="auto"/>
        <w:left w:val="none" w:sz="0" w:space="0" w:color="auto"/>
        <w:bottom w:val="none" w:sz="0" w:space="0" w:color="auto"/>
        <w:right w:val="none" w:sz="0" w:space="0" w:color="auto"/>
      </w:divBdr>
    </w:div>
    <w:div w:id="1279797363">
      <w:bodyDiv w:val="1"/>
      <w:marLeft w:val="0"/>
      <w:marRight w:val="0"/>
      <w:marTop w:val="0"/>
      <w:marBottom w:val="0"/>
      <w:divBdr>
        <w:top w:val="none" w:sz="0" w:space="0" w:color="auto"/>
        <w:left w:val="none" w:sz="0" w:space="0" w:color="auto"/>
        <w:bottom w:val="none" w:sz="0" w:space="0" w:color="auto"/>
        <w:right w:val="none" w:sz="0" w:space="0" w:color="auto"/>
      </w:divBdr>
    </w:div>
    <w:div w:id="1279878068">
      <w:bodyDiv w:val="1"/>
      <w:marLeft w:val="0"/>
      <w:marRight w:val="0"/>
      <w:marTop w:val="0"/>
      <w:marBottom w:val="0"/>
      <w:divBdr>
        <w:top w:val="none" w:sz="0" w:space="0" w:color="auto"/>
        <w:left w:val="none" w:sz="0" w:space="0" w:color="auto"/>
        <w:bottom w:val="none" w:sz="0" w:space="0" w:color="auto"/>
        <w:right w:val="none" w:sz="0" w:space="0" w:color="auto"/>
      </w:divBdr>
    </w:div>
    <w:div w:id="1279944772">
      <w:bodyDiv w:val="1"/>
      <w:marLeft w:val="0"/>
      <w:marRight w:val="0"/>
      <w:marTop w:val="0"/>
      <w:marBottom w:val="0"/>
      <w:divBdr>
        <w:top w:val="none" w:sz="0" w:space="0" w:color="auto"/>
        <w:left w:val="none" w:sz="0" w:space="0" w:color="auto"/>
        <w:bottom w:val="none" w:sz="0" w:space="0" w:color="auto"/>
        <w:right w:val="none" w:sz="0" w:space="0" w:color="auto"/>
      </w:divBdr>
    </w:div>
    <w:div w:id="1279995690">
      <w:bodyDiv w:val="1"/>
      <w:marLeft w:val="0"/>
      <w:marRight w:val="0"/>
      <w:marTop w:val="0"/>
      <w:marBottom w:val="0"/>
      <w:divBdr>
        <w:top w:val="none" w:sz="0" w:space="0" w:color="auto"/>
        <w:left w:val="none" w:sz="0" w:space="0" w:color="auto"/>
        <w:bottom w:val="none" w:sz="0" w:space="0" w:color="auto"/>
        <w:right w:val="none" w:sz="0" w:space="0" w:color="auto"/>
      </w:divBdr>
    </w:div>
    <w:div w:id="1280142363">
      <w:bodyDiv w:val="1"/>
      <w:marLeft w:val="0"/>
      <w:marRight w:val="0"/>
      <w:marTop w:val="0"/>
      <w:marBottom w:val="0"/>
      <w:divBdr>
        <w:top w:val="none" w:sz="0" w:space="0" w:color="auto"/>
        <w:left w:val="none" w:sz="0" w:space="0" w:color="auto"/>
        <w:bottom w:val="none" w:sz="0" w:space="0" w:color="auto"/>
        <w:right w:val="none" w:sz="0" w:space="0" w:color="auto"/>
      </w:divBdr>
    </w:div>
    <w:div w:id="1280257397">
      <w:bodyDiv w:val="1"/>
      <w:marLeft w:val="0"/>
      <w:marRight w:val="0"/>
      <w:marTop w:val="0"/>
      <w:marBottom w:val="0"/>
      <w:divBdr>
        <w:top w:val="none" w:sz="0" w:space="0" w:color="auto"/>
        <w:left w:val="none" w:sz="0" w:space="0" w:color="auto"/>
        <w:bottom w:val="none" w:sz="0" w:space="0" w:color="auto"/>
        <w:right w:val="none" w:sz="0" w:space="0" w:color="auto"/>
      </w:divBdr>
    </w:div>
    <w:div w:id="1280455622">
      <w:bodyDiv w:val="1"/>
      <w:marLeft w:val="0"/>
      <w:marRight w:val="0"/>
      <w:marTop w:val="0"/>
      <w:marBottom w:val="0"/>
      <w:divBdr>
        <w:top w:val="none" w:sz="0" w:space="0" w:color="auto"/>
        <w:left w:val="none" w:sz="0" w:space="0" w:color="auto"/>
        <w:bottom w:val="none" w:sz="0" w:space="0" w:color="auto"/>
        <w:right w:val="none" w:sz="0" w:space="0" w:color="auto"/>
      </w:divBdr>
    </w:div>
    <w:div w:id="1280604838">
      <w:bodyDiv w:val="1"/>
      <w:marLeft w:val="0"/>
      <w:marRight w:val="0"/>
      <w:marTop w:val="0"/>
      <w:marBottom w:val="0"/>
      <w:divBdr>
        <w:top w:val="none" w:sz="0" w:space="0" w:color="auto"/>
        <w:left w:val="none" w:sz="0" w:space="0" w:color="auto"/>
        <w:bottom w:val="none" w:sz="0" w:space="0" w:color="auto"/>
        <w:right w:val="none" w:sz="0" w:space="0" w:color="auto"/>
      </w:divBdr>
    </w:div>
    <w:div w:id="1280800551">
      <w:bodyDiv w:val="1"/>
      <w:marLeft w:val="0"/>
      <w:marRight w:val="0"/>
      <w:marTop w:val="0"/>
      <w:marBottom w:val="0"/>
      <w:divBdr>
        <w:top w:val="none" w:sz="0" w:space="0" w:color="auto"/>
        <w:left w:val="none" w:sz="0" w:space="0" w:color="auto"/>
        <w:bottom w:val="none" w:sz="0" w:space="0" w:color="auto"/>
        <w:right w:val="none" w:sz="0" w:space="0" w:color="auto"/>
      </w:divBdr>
    </w:div>
    <w:div w:id="1280836716">
      <w:bodyDiv w:val="1"/>
      <w:marLeft w:val="0"/>
      <w:marRight w:val="0"/>
      <w:marTop w:val="0"/>
      <w:marBottom w:val="0"/>
      <w:divBdr>
        <w:top w:val="none" w:sz="0" w:space="0" w:color="auto"/>
        <w:left w:val="none" w:sz="0" w:space="0" w:color="auto"/>
        <w:bottom w:val="none" w:sz="0" w:space="0" w:color="auto"/>
        <w:right w:val="none" w:sz="0" w:space="0" w:color="auto"/>
      </w:divBdr>
    </w:div>
    <w:div w:id="1280842460">
      <w:bodyDiv w:val="1"/>
      <w:marLeft w:val="0"/>
      <w:marRight w:val="0"/>
      <w:marTop w:val="0"/>
      <w:marBottom w:val="0"/>
      <w:divBdr>
        <w:top w:val="none" w:sz="0" w:space="0" w:color="auto"/>
        <w:left w:val="none" w:sz="0" w:space="0" w:color="auto"/>
        <w:bottom w:val="none" w:sz="0" w:space="0" w:color="auto"/>
        <w:right w:val="none" w:sz="0" w:space="0" w:color="auto"/>
      </w:divBdr>
    </w:div>
    <w:div w:id="1280994508">
      <w:bodyDiv w:val="1"/>
      <w:marLeft w:val="0"/>
      <w:marRight w:val="0"/>
      <w:marTop w:val="0"/>
      <w:marBottom w:val="0"/>
      <w:divBdr>
        <w:top w:val="none" w:sz="0" w:space="0" w:color="auto"/>
        <w:left w:val="none" w:sz="0" w:space="0" w:color="auto"/>
        <w:bottom w:val="none" w:sz="0" w:space="0" w:color="auto"/>
        <w:right w:val="none" w:sz="0" w:space="0" w:color="auto"/>
      </w:divBdr>
    </w:div>
    <w:div w:id="1281036146">
      <w:bodyDiv w:val="1"/>
      <w:marLeft w:val="0"/>
      <w:marRight w:val="0"/>
      <w:marTop w:val="0"/>
      <w:marBottom w:val="0"/>
      <w:divBdr>
        <w:top w:val="none" w:sz="0" w:space="0" w:color="auto"/>
        <w:left w:val="none" w:sz="0" w:space="0" w:color="auto"/>
        <w:bottom w:val="none" w:sz="0" w:space="0" w:color="auto"/>
        <w:right w:val="none" w:sz="0" w:space="0" w:color="auto"/>
      </w:divBdr>
    </w:div>
    <w:div w:id="1281061641">
      <w:bodyDiv w:val="1"/>
      <w:marLeft w:val="0"/>
      <w:marRight w:val="0"/>
      <w:marTop w:val="0"/>
      <w:marBottom w:val="0"/>
      <w:divBdr>
        <w:top w:val="none" w:sz="0" w:space="0" w:color="auto"/>
        <w:left w:val="none" w:sz="0" w:space="0" w:color="auto"/>
        <w:bottom w:val="none" w:sz="0" w:space="0" w:color="auto"/>
        <w:right w:val="none" w:sz="0" w:space="0" w:color="auto"/>
      </w:divBdr>
    </w:div>
    <w:div w:id="1281186488">
      <w:bodyDiv w:val="1"/>
      <w:marLeft w:val="0"/>
      <w:marRight w:val="0"/>
      <w:marTop w:val="0"/>
      <w:marBottom w:val="0"/>
      <w:divBdr>
        <w:top w:val="none" w:sz="0" w:space="0" w:color="auto"/>
        <w:left w:val="none" w:sz="0" w:space="0" w:color="auto"/>
        <w:bottom w:val="none" w:sz="0" w:space="0" w:color="auto"/>
        <w:right w:val="none" w:sz="0" w:space="0" w:color="auto"/>
      </w:divBdr>
    </w:div>
    <w:div w:id="1281453078">
      <w:bodyDiv w:val="1"/>
      <w:marLeft w:val="0"/>
      <w:marRight w:val="0"/>
      <w:marTop w:val="0"/>
      <w:marBottom w:val="0"/>
      <w:divBdr>
        <w:top w:val="none" w:sz="0" w:space="0" w:color="auto"/>
        <w:left w:val="none" w:sz="0" w:space="0" w:color="auto"/>
        <w:bottom w:val="none" w:sz="0" w:space="0" w:color="auto"/>
        <w:right w:val="none" w:sz="0" w:space="0" w:color="auto"/>
      </w:divBdr>
    </w:div>
    <w:div w:id="1281568269">
      <w:bodyDiv w:val="1"/>
      <w:marLeft w:val="0"/>
      <w:marRight w:val="0"/>
      <w:marTop w:val="0"/>
      <w:marBottom w:val="0"/>
      <w:divBdr>
        <w:top w:val="none" w:sz="0" w:space="0" w:color="auto"/>
        <w:left w:val="none" w:sz="0" w:space="0" w:color="auto"/>
        <w:bottom w:val="none" w:sz="0" w:space="0" w:color="auto"/>
        <w:right w:val="none" w:sz="0" w:space="0" w:color="auto"/>
      </w:divBdr>
    </w:div>
    <w:div w:id="1281569041">
      <w:bodyDiv w:val="1"/>
      <w:marLeft w:val="0"/>
      <w:marRight w:val="0"/>
      <w:marTop w:val="0"/>
      <w:marBottom w:val="0"/>
      <w:divBdr>
        <w:top w:val="none" w:sz="0" w:space="0" w:color="auto"/>
        <w:left w:val="none" w:sz="0" w:space="0" w:color="auto"/>
        <w:bottom w:val="none" w:sz="0" w:space="0" w:color="auto"/>
        <w:right w:val="none" w:sz="0" w:space="0" w:color="auto"/>
      </w:divBdr>
    </w:div>
    <w:div w:id="1281570440">
      <w:bodyDiv w:val="1"/>
      <w:marLeft w:val="0"/>
      <w:marRight w:val="0"/>
      <w:marTop w:val="0"/>
      <w:marBottom w:val="0"/>
      <w:divBdr>
        <w:top w:val="none" w:sz="0" w:space="0" w:color="auto"/>
        <w:left w:val="none" w:sz="0" w:space="0" w:color="auto"/>
        <w:bottom w:val="none" w:sz="0" w:space="0" w:color="auto"/>
        <w:right w:val="none" w:sz="0" w:space="0" w:color="auto"/>
      </w:divBdr>
    </w:div>
    <w:div w:id="1281647991">
      <w:bodyDiv w:val="1"/>
      <w:marLeft w:val="0"/>
      <w:marRight w:val="0"/>
      <w:marTop w:val="0"/>
      <w:marBottom w:val="0"/>
      <w:divBdr>
        <w:top w:val="none" w:sz="0" w:space="0" w:color="auto"/>
        <w:left w:val="none" w:sz="0" w:space="0" w:color="auto"/>
        <w:bottom w:val="none" w:sz="0" w:space="0" w:color="auto"/>
        <w:right w:val="none" w:sz="0" w:space="0" w:color="auto"/>
      </w:divBdr>
    </w:div>
    <w:div w:id="1281910481">
      <w:bodyDiv w:val="1"/>
      <w:marLeft w:val="0"/>
      <w:marRight w:val="0"/>
      <w:marTop w:val="0"/>
      <w:marBottom w:val="0"/>
      <w:divBdr>
        <w:top w:val="none" w:sz="0" w:space="0" w:color="auto"/>
        <w:left w:val="none" w:sz="0" w:space="0" w:color="auto"/>
        <w:bottom w:val="none" w:sz="0" w:space="0" w:color="auto"/>
        <w:right w:val="none" w:sz="0" w:space="0" w:color="auto"/>
      </w:divBdr>
    </w:div>
    <w:div w:id="1282149039">
      <w:bodyDiv w:val="1"/>
      <w:marLeft w:val="0"/>
      <w:marRight w:val="0"/>
      <w:marTop w:val="0"/>
      <w:marBottom w:val="0"/>
      <w:divBdr>
        <w:top w:val="none" w:sz="0" w:space="0" w:color="auto"/>
        <w:left w:val="none" w:sz="0" w:space="0" w:color="auto"/>
        <w:bottom w:val="none" w:sz="0" w:space="0" w:color="auto"/>
        <w:right w:val="none" w:sz="0" w:space="0" w:color="auto"/>
      </w:divBdr>
    </w:div>
    <w:div w:id="1282149583">
      <w:bodyDiv w:val="1"/>
      <w:marLeft w:val="0"/>
      <w:marRight w:val="0"/>
      <w:marTop w:val="0"/>
      <w:marBottom w:val="0"/>
      <w:divBdr>
        <w:top w:val="none" w:sz="0" w:space="0" w:color="auto"/>
        <w:left w:val="none" w:sz="0" w:space="0" w:color="auto"/>
        <w:bottom w:val="none" w:sz="0" w:space="0" w:color="auto"/>
        <w:right w:val="none" w:sz="0" w:space="0" w:color="auto"/>
      </w:divBdr>
    </w:div>
    <w:div w:id="1282416200">
      <w:bodyDiv w:val="1"/>
      <w:marLeft w:val="0"/>
      <w:marRight w:val="0"/>
      <w:marTop w:val="0"/>
      <w:marBottom w:val="0"/>
      <w:divBdr>
        <w:top w:val="none" w:sz="0" w:space="0" w:color="auto"/>
        <w:left w:val="none" w:sz="0" w:space="0" w:color="auto"/>
        <w:bottom w:val="none" w:sz="0" w:space="0" w:color="auto"/>
        <w:right w:val="none" w:sz="0" w:space="0" w:color="auto"/>
      </w:divBdr>
    </w:div>
    <w:div w:id="1282569340">
      <w:bodyDiv w:val="1"/>
      <w:marLeft w:val="0"/>
      <w:marRight w:val="0"/>
      <w:marTop w:val="0"/>
      <w:marBottom w:val="0"/>
      <w:divBdr>
        <w:top w:val="none" w:sz="0" w:space="0" w:color="auto"/>
        <w:left w:val="none" w:sz="0" w:space="0" w:color="auto"/>
        <w:bottom w:val="none" w:sz="0" w:space="0" w:color="auto"/>
        <w:right w:val="none" w:sz="0" w:space="0" w:color="auto"/>
      </w:divBdr>
    </w:div>
    <w:div w:id="1283028103">
      <w:bodyDiv w:val="1"/>
      <w:marLeft w:val="0"/>
      <w:marRight w:val="0"/>
      <w:marTop w:val="0"/>
      <w:marBottom w:val="0"/>
      <w:divBdr>
        <w:top w:val="none" w:sz="0" w:space="0" w:color="auto"/>
        <w:left w:val="none" w:sz="0" w:space="0" w:color="auto"/>
        <w:bottom w:val="none" w:sz="0" w:space="0" w:color="auto"/>
        <w:right w:val="none" w:sz="0" w:space="0" w:color="auto"/>
      </w:divBdr>
    </w:div>
    <w:div w:id="1283077154">
      <w:bodyDiv w:val="1"/>
      <w:marLeft w:val="0"/>
      <w:marRight w:val="0"/>
      <w:marTop w:val="0"/>
      <w:marBottom w:val="0"/>
      <w:divBdr>
        <w:top w:val="none" w:sz="0" w:space="0" w:color="auto"/>
        <w:left w:val="none" w:sz="0" w:space="0" w:color="auto"/>
        <w:bottom w:val="none" w:sz="0" w:space="0" w:color="auto"/>
        <w:right w:val="none" w:sz="0" w:space="0" w:color="auto"/>
      </w:divBdr>
    </w:div>
    <w:div w:id="1283270830">
      <w:bodyDiv w:val="1"/>
      <w:marLeft w:val="0"/>
      <w:marRight w:val="0"/>
      <w:marTop w:val="0"/>
      <w:marBottom w:val="0"/>
      <w:divBdr>
        <w:top w:val="none" w:sz="0" w:space="0" w:color="auto"/>
        <w:left w:val="none" w:sz="0" w:space="0" w:color="auto"/>
        <w:bottom w:val="none" w:sz="0" w:space="0" w:color="auto"/>
        <w:right w:val="none" w:sz="0" w:space="0" w:color="auto"/>
      </w:divBdr>
    </w:div>
    <w:div w:id="1283272459">
      <w:bodyDiv w:val="1"/>
      <w:marLeft w:val="0"/>
      <w:marRight w:val="0"/>
      <w:marTop w:val="0"/>
      <w:marBottom w:val="0"/>
      <w:divBdr>
        <w:top w:val="none" w:sz="0" w:space="0" w:color="auto"/>
        <w:left w:val="none" w:sz="0" w:space="0" w:color="auto"/>
        <w:bottom w:val="none" w:sz="0" w:space="0" w:color="auto"/>
        <w:right w:val="none" w:sz="0" w:space="0" w:color="auto"/>
      </w:divBdr>
    </w:div>
    <w:div w:id="1283344269">
      <w:bodyDiv w:val="1"/>
      <w:marLeft w:val="0"/>
      <w:marRight w:val="0"/>
      <w:marTop w:val="0"/>
      <w:marBottom w:val="0"/>
      <w:divBdr>
        <w:top w:val="none" w:sz="0" w:space="0" w:color="auto"/>
        <w:left w:val="none" w:sz="0" w:space="0" w:color="auto"/>
        <w:bottom w:val="none" w:sz="0" w:space="0" w:color="auto"/>
        <w:right w:val="none" w:sz="0" w:space="0" w:color="auto"/>
      </w:divBdr>
    </w:div>
    <w:div w:id="1283463240">
      <w:bodyDiv w:val="1"/>
      <w:marLeft w:val="0"/>
      <w:marRight w:val="0"/>
      <w:marTop w:val="0"/>
      <w:marBottom w:val="0"/>
      <w:divBdr>
        <w:top w:val="none" w:sz="0" w:space="0" w:color="auto"/>
        <w:left w:val="none" w:sz="0" w:space="0" w:color="auto"/>
        <w:bottom w:val="none" w:sz="0" w:space="0" w:color="auto"/>
        <w:right w:val="none" w:sz="0" w:space="0" w:color="auto"/>
      </w:divBdr>
    </w:div>
    <w:div w:id="1283610074">
      <w:bodyDiv w:val="1"/>
      <w:marLeft w:val="0"/>
      <w:marRight w:val="0"/>
      <w:marTop w:val="0"/>
      <w:marBottom w:val="0"/>
      <w:divBdr>
        <w:top w:val="none" w:sz="0" w:space="0" w:color="auto"/>
        <w:left w:val="none" w:sz="0" w:space="0" w:color="auto"/>
        <w:bottom w:val="none" w:sz="0" w:space="0" w:color="auto"/>
        <w:right w:val="none" w:sz="0" w:space="0" w:color="auto"/>
      </w:divBdr>
    </w:div>
    <w:div w:id="1283726317">
      <w:bodyDiv w:val="1"/>
      <w:marLeft w:val="0"/>
      <w:marRight w:val="0"/>
      <w:marTop w:val="0"/>
      <w:marBottom w:val="0"/>
      <w:divBdr>
        <w:top w:val="none" w:sz="0" w:space="0" w:color="auto"/>
        <w:left w:val="none" w:sz="0" w:space="0" w:color="auto"/>
        <w:bottom w:val="none" w:sz="0" w:space="0" w:color="auto"/>
        <w:right w:val="none" w:sz="0" w:space="0" w:color="auto"/>
      </w:divBdr>
    </w:div>
    <w:div w:id="1283882114">
      <w:bodyDiv w:val="1"/>
      <w:marLeft w:val="0"/>
      <w:marRight w:val="0"/>
      <w:marTop w:val="0"/>
      <w:marBottom w:val="0"/>
      <w:divBdr>
        <w:top w:val="none" w:sz="0" w:space="0" w:color="auto"/>
        <w:left w:val="none" w:sz="0" w:space="0" w:color="auto"/>
        <w:bottom w:val="none" w:sz="0" w:space="0" w:color="auto"/>
        <w:right w:val="none" w:sz="0" w:space="0" w:color="auto"/>
      </w:divBdr>
    </w:div>
    <w:div w:id="1284074691">
      <w:bodyDiv w:val="1"/>
      <w:marLeft w:val="0"/>
      <w:marRight w:val="0"/>
      <w:marTop w:val="0"/>
      <w:marBottom w:val="0"/>
      <w:divBdr>
        <w:top w:val="none" w:sz="0" w:space="0" w:color="auto"/>
        <w:left w:val="none" w:sz="0" w:space="0" w:color="auto"/>
        <w:bottom w:val="none" w:sz="0" w:space="0" w:color="auto"/>
        <w:right w:val="none" w:sz="0" w:space="0" w:color="auto"/>
      </w:divBdr>
    </w:div>
    <w:div w:id="1284113292">
      <w:bodyDiv w:val="1"/>
      <w:marLeft w:val="0"/>
      <w:marRight w:val="0"/>
      <w:marTop w:val="0"/>
      <w:marBottom w:val="0"/>
      <w:divBdr>
        <w:top w:val="none" w:sz="0" w:space="0" w:color="auto"/>
        <w:left w:val="none" w:sz="0" w:space="0" w:color="auto"/>
        <w:bottom w:val="none" w:sz="0" w:space="0" w:color="auto"/>
        <w:right w:val="none" w:sz="0" w:space="0" w:color="auto"/>
      </w:divBdr>
    </w:div>
    <w:div w:id="1284115867">
      <w:bodyDiv w:val="1"/>
      <w:marLeft w:val="0"/>
      <w:marRight w:val="0"/>
      <w:marTop w:val="0"/>
      <w:marBottom w:val="0"/>
      <w:divBdr>
        <w:top w:val="none" w:sz="0" w:space="0" w:color="auto"/>
        <w:left w:val="none" w:sz="0" w:space="0" w:color="auto"/>
        <w:bottom w:val="none" w:sz="0" w:space="0" w:color="auto"/>
        <w:right w:val="none" w:sz="0" w:space="0" w:color="auto"/>
      </w:divBdr>
    </w:div>
    <w:div w:id="1284119579">
      <w:bodyDiv w:val="1"/>
      <w:marLeft w:val="0"/>
      <w:marRight w:val="0"/>
      <w:marTop w:val="0"/>
      <w:marBottom w:val="0"/>
      <w:divBdr>
        <w:top w:val="none" w:sz="0" w:space="0" w:color="auto"/>
        <w:left w:val="none" w:sz="0" w:space="0" w:color="auto"/>
        <w:bottom w:val="none" w:sz="0" w:space="0" w:color="auto"/>
        <w:right w:val="none" w:sz="0" w:space="0" w:color="auto"/>
      </w:divBdr>
    </w:div>
    <w:div w:id="1284192750">
      <w:bodyDiv w:val="1"/>
      <w:marLeft w:val="0"/>
      <w:marRight w:val="0"/>
      <w:marTop w:val="0"/>
      <w:marBottom w:val="0"/>
      <w:divBdr>
        <w:top w:val="none" w:sz="0" w:space="0" w:color="auto"/>
        <w:left w:val="none" w:sz="0" w:space="0" w:color="auto"/>
        <w:bottom w:val="none" w:sz="0" w:space="0" w:color="auto"/>
        <w:right w:val="none" w:sz="0" w:space="0" w:color="auto"/>
      </w:divBdr>
    </w:div>
    <w:div w:id="1284381598">
      <w:bodyDiv w:val="1"/>
      <w:marLeft w:val="0"/>
      <w:marRight w:val="0"/>
      <w:marTop w:val="0"/>
      <w:marBottom w:val="0"/>
      <w:divBdr>
        <w:top w:val="none" w:sz="0" w:space="0" w:color="auto"/>
        <w:left w:val="none" w:sz="0" w:space="0" w:color="auto"/>
        <w:bottom w:val="none" w:sz="0" w:space="0" w:color="auto"/>
        <w:right w:val="none" w:sz="0" w:space="0" w:color="auto"/>
      </w:divBdr>
    </w:div>
    <w:div w:id="1284581728">
      <w:bodyDiv w:val="1"/>
      <w:marLeft w:val="0"/>
      <w:marRight w:val="0"/>
      <w:marTop w:val="0"/>
      <w:marBottom w:val="0"/>
      <w:divBdr>
        <w:top w:val="none" w:sz="0" w:space="0" w:color="auto"/>
        <w:left w:val="none" w:sz="0" w:space="0" w:color="auto"/>
        <w:bottom w:val="none" w:sz="0" w:space="0" w:color="auto"/>
        <w:right w:val="none" w:sz="0" w:space="0" w:color="auto"/>
      </w:divBdr>
    </w:div>
    <w:div w:id="1284799706">
      <w:bodyDiv w:val="1"/>
      <w:marLeft w:val="0"/>
      <w:marRight w:val="0"/>
      <w:marTop w:val="0"/>
      <w:marBottom w:val="0"/>
      <w:divBdr>
        <w:top w:val="none" w:sz="0" w:space="0" w:color="auto"/>
        <w:left w:val="none" w:sz="0" w:space="0" w:color="auto"/>
        <w:bottom w:val="none" w:sz="0" w:space="0" w:color="auto"/>
        <w:right w:val="none" w:sz="0" w:space="0" w:color="auto"/>
      </w:divBdr>
    </w:div>
    <w:div w:id="1284849765">
      <w:bodyDiv w:val="1"/>
      <w:marLeft w:val="0"/>
      <w:marRight w:val="0"/>
      <w:marTop w:val="0"/>
      <w:marBottom w:val="0"/>
      <w:divBdr>
        <w:top w:val="none" w:sz="0" w:space="0" w:color="auto"/>
        <w:left w:val="none" w:sz="0" w:space="0" w:color="auto"/>
        <w:bottom w:val="none" w:sz="0" w:space="0" w:color="auto"/>
        <w:right w:val="none" w:sz="0" w:space="0" w:color="auto"/>
      </w:divBdr>
    </w:div>
    <w:div w:id="1285044596">
      <w:bodyDiv w:val="1"/>
      <w:marLeft w:val="0"/>
      <w:marRight w:val="0"/>
      <w:marTop w:val="0"/>
      <w:marBottom w:val="0"/>
      <w:divBdr>
        <w:top w:val="none" w:sz="0" w:space="0" w:color="auto"/>
        <w:left w:val="none" w:sz="0" w:space="0" w:color="auto"/>
        <w:bottom w:val="none" w:sz="0" w:space="0" w:color="auto"/>
        <w:right w:val="none" w:sz="0" w:space="0" w:color="auto"/>
      </w:divBdr>
    </w:div>
    <w:div w:id="1285114390">
      <w:bodyDiv w:val="1"/>
      <w:marLeft w:val="0"/>
      <w:marRight w:val="0"/>
      <w:marTop w:val="0"/>
      <w:marBottom w:val="0"/>
      <w:divBdr>
        <w:top w:val="none" w:sz="0" w:space="0" w:color="auto"/>
        <w:left w:val="none" w:sz="0" w:space="0" w:color="auto"/>
        <w:bottom w:val="none" w:sz="0" w:space="0" w:color="auto"/>
        <w:right w:val="none" w:sz="0" w:space="0" w:color="auto"/>
      </w:divBdr>
    </w:div>
    <w:div w:id="1285235860">
      <w:bodyDiv w:val="1"/>
      <w:marLeft w:val="0"/>
      <w:marRight w:val="0"/>
      <w:marTop w:val="0"/>
      <w:marBottom w:val="0"/>
      <w:divBdr>
        <w:top w:val="none" w:sz="0" w:space="0" w:color="auto"/>
        <w:left w:val="none" w:sz="0" w:space="0" w:color="auto"/>
        <w:bottom w:val="none" w:sz="0" w:space="0" w:color="auto"/>
        <w:right w:val="none" w:sz="0" w:space="0" w:color="auto"/>
      </w:divBdr>
    </w:div>
    <w:div w:id="1285428266">
      <w:bodyDiv w:val="1"/>
      <w:marLeft w:val="0"/>
      <w:marRight w:val="0"/>
      <w:marTop w:val="0"/>
      <w:marBottom w:val="0"/>
      <w:divBdr>
        <w:top w:val="none" w:sz="0" w:space="0" w:color="auto"/>
        <w:left w:val="none" w:sz="0" w:space="0" w:color="auto"/>
        <w:bottom w:val="none" w:sz="0" w:space="0" w:color="auto"/>
        <w:right w:val="none" w:sz="0" w:space="0" w:color="auto"/>
      </w:divBdr>
    </w:div>
    <w:div w:id="1285623293">
      <w:bodyDiv w:val="1"/>
      <w:marLeft w:val="0"/>
      <w:marRight w:val="0"/>
      <w:marTop w:val="0"/>
      <w:marBottom w:val="0"/>
      <w:divBdr>
        <w:top w:val="none" w:sz="0" w:space="0" w:color="auto"/>
        <w:left w:val="none" w:sz="0" w:space="0" w:color="auto"/>
        <w:bottom w:val="none" w:sz="0" w:space="0" w:color="auto"/>
        <w:right w:val="none" w:sz="0" w:space="0" w:color="auto"/>
      </w:divBdr>
    </w:div>
    <w:div w:id="1285699754">
      <w:bodyDiv w:val="1"/>
      <w:marLeft w:val="0"/>
      <w:marRight w:val="0"/>
      <w:marTop w:val="0"/>
      <w:marBottom w:val="0"/>
      <w:divBdr>
        <w:top w:val="none" w:sz="0" w:space="0" w:color="auto"/>
        <w:left w:val="none" w:sz="0" w:space="0" w:color="auto"/>
        <w:bottom w:val="none" w:sz="0" w:space="0" w:color="auto"/>
        <w:right w:val="none" w:sz="0" w:space="0" w:color="auto"/>
      </w:divBdr>
    </w:div>
    <w:div w:id="1285883972">
      <w:bodyDiv w:val="1"/>
      <w:marLeft w:val="0"/>
      <w:marRight w:val="0"/>
      <w:marTop w:val="0"/>
      <w:marBottom w:val="0"/>
      <w:divBdr>
        <w:top w:val="none" w:sz="0" w:space="0" w:color="auto"/>
        <w:left w:val="none" w:sz="0" w:space="0" w:color="auto"/>
        <w:bottom w:val="none" w:sz="0" w:space="0" w:color="auto"/>
        <w:right w:val="none" w:sz="0" w:space="0" w:color="auto"/>
      </w:divBdr>
    </w:div>
    <w:div w:id="1285960647">
      <w:bodyDiv w:val="1"/>
      <w:marLeft w:val="0"/>
      <w:marRight w:val="0"/>
      <w:marTop w:val="0"/>
      <w:marBottom w:val="0"/>
      <w:divBdr>
        <w:top w:val="none" w:sz="0" w:space="0" w:color="auto"/>
        <w:left w:val="none" w:sz="0" w:space="0" w:color="auto"/>
        <w:bottom w:val="none" w:sz="0" w:space="0" w:color="auto"/>
        <w:right w:val="none" w:sz="0" w:space="0" w:color="auto"/>
      </w:divBdr>
    </w:div>
    <w:div w:id="1285962981">
      <w:bodyDiv w:val="1"/>
      <w:marLeft w:val="0"/>
      <w:marRight w:val="0"/>
      <w:marTop w:val="0"/>
      <w:marBottom w:val="0"/>
      <w:divBdr>
        <w:top w:val="none" w:sz="0" w:space="0" w:color="auto"/>
        <w:left w:val="none" w:sz="0" w:space="0" w:color="auto"/>
        <w:bottom w:val="none" w:sz="0" w:space="0" w:color="auto"/>
        <w:right w:val="none" w:sz="0" w:space="0" w:color="auto"/>
      </w:divBdr>
    </w:div>
    <w:div w:id="1286086575">
      <w:bodyDiv w:val="1"/>
      <w:marLeft w:val="0"/>
      <w:marRight w:val="0"/>
      <w:marTop w:val="0"/>
      <w:marBottom w:val="0"/>
      <w:divBdr>
        <w:top w:val="none" w:sz="0" w:space="0" w:color="auto"/>
        <w:left w:val="none" w:sz="0" w:space="0" w:color="auto"/>
        <w:bottom w:val="none" w:sz="0" w:space="0" w:color="auto"/>
        <w:right w:val="none" w:sz="0" w:space="0" w:color="auto"/>
      </w:divBdr>
    </w:div>
    <w:div w:id="1286111026">
      <w:bodyDiv w:val="1"/>
      <w:marLeft w:val="0"/>
      <w:marRight w:val="0"/>
      <w:marTop w:val="0"/>
      <w:marBottom w:val="0"/>
      <w:divBdr>
        <w:top w:val="none" w:sz="0" w:space="0" w:color="auto"/>
        <w:left w:val="none" w:sz="0" w:space="0" w:color="auto"/>
        <w:bottom w:val="none" w:sz="0" w:space="0" w:color="auto"/>
        <w:right w:val="none" w:sz="0" w:space="0" w:color="auto"/>
      </w:divBdr>
    </w:div>
    <w:div w:id="1286231928">
      <w:bodyDiv w:val="1"/>
      <w:marLeft w:val="0"/>
      <w:marRight w:val="0"/>
      <w:marTop w:val="0"/>
      <w:marBottom w:val="0"/>
      <w:divBdr>
        <w:top w:val="none" w:sz="0" w:space="0" w:color="auto"/>
        <w:left w:val="none" w:sz="0" w:space="0" w:color="auto"/>
        <w:bottom w:val="none" w:sz="0" w:space="0" w:color="auto"/>
        <w:right w:val="none" w:sz="0" w:space="0" w:color="auto"/>
      </w:divBdr>
    </w:div>
    <w:div w:id="1286235108">
      <w:bodyDiv w:val="1"/>
      <w:marLeft w:val="0"/>
      <w:marRight w:val="0"/>
      <w:marTop w:val="0"/>
      <w:marBottom w:val="0"/>
      <w:divBdr>
        <w:top w:val="none" w:sz="0" w:space="0" w:color="auto"/>
        <w:left w:val="none" w:sz="0" w:space="0" w:color="auto"/>
        <w:bottom w:val="none" w:sz="0" w:space="0" w:color="auto"/>
        <w:right w:val="none" w:sz="0" w:space="0" w:color="auto"/>
      </w:divBdr>
    </w:div>
    <w:div w:id="1286500045">
      <w:bodyDiv w:val="1"/>
      <w:marLeft w:val="0"/>
      <w:marRight w:val="0"/>
      <w:marTop w:val="0"/>
      <w:marBottom w:val="0"/>
      <w:divBdr>
        <w:top w:val="none" w:sz="0" w:space="0" w:color="auto"/>
        <w:left w:val="none" w:sz="0" w:space="0" w:color="auto"/>
        <w:bottom w:val="none" w:sz="0" w:space="0" w:color="auto"/>
        <w:right w:val="none" w:sz="0" w:space="0" w:color="auto"/>
      </w:divBdr>
    </w:div>
    <w:div w:id="1286739572">
      <w:bodyDiv w:val="1"/>
      <w:marLeft w:val="0"/>
      <w:marRight w:val="0"/>
      <w:marTop w:val="0"/>
      <w:marBottom w:val="0"/>
      <w:divBdr>
        <w:top w:val="none" w:sz="0" w:space="0" w:color="auto"/>
        <w:left w:val="none" w:sz="0" w:space="0" w:color="auto"/>
        <w:bottom w:val="none" w:sz="0" w:space="0" w:color="auto"/>
        <w:right w:val="none" w:sz="0" w:space="0" w:color="auto"/>
      </w:divBdr>
    </w:div>
    <w:div w:id="1287003882">
      <w:bodyDiv w:val="1"/>
      <w:marLeft w:val="0"/>
      <w:marRight w:val="0"/>
      <w:marTop w:val="0"/>
      <w:marBottom w:val="0"/>
      <w:divBdr>
        <w:top w:val="none" w:sz="0" w:space="0" w:color="auto"/>
        <w:left w:val="none" w:sz="0" w:space="0" w:color="auto"/>
        <w:bottom w:val="none" w:sz="0" w:space="0" w:color="auto"/>
        <w:right w:val="none" w:sz="0" w:space="0" w:color="auto"/>
      </w:divBdr>
    </w:div>
    <w:div w:id="1287085587">
      <w:bodyDiv w:val="1"/>
      <w:marLeft w:val="0"/>
      <w:marRight w:val="0"/>
      <w:marTop w:val="0"/>
      <w:marBottom w:val="0"/>
      <w:divBdr>
        <w:top w:val="none" w:sz="0" w:space="0" w:color="auto"/>
        <w:left w:val="none" w:sz="0" w:space="0" w:color="auto"/>
        <w:bottom w:val="none" w:sz="0" w:space="0" w:color="auto"/>
        <w:right w:val="none" w:sz="0" w:space="0" w:color="auto"/>
      </w:divBdr>
    </w:div>
    <w:div w:id="1287128746">
      <w:bodyDiv w:val="1"/>
      <w:marLeft w:val="0"/>
      <w:marRight w:val="0"/>
      <w:marTop w:val="0"/>
      <w:marBottom w:val="0"/>
      <w:divBdr>
        <w:top w:val="none" w:sz="0" w:space="0" w:color="auto"/>
        <w:left w:val="none" w:sz="0" w:space="0" w:color="auto"/>
        <w:bottom w:val="none" w:sz="0" w:space="0" w:color="auto"/>
        <w:right w:val="none" w:sz="0" w:space="0" w:color="auto"/>
      </w:divBdr>
    </w:div>
    <w:div w:id="1287464908">
      <w:bodyDiv w:val="1"/>
      <w:marLeft w:val="0"/>
      <w:marRight w:val="0"/>
      <w:marTop w:val="0"/>
      <w:marBottom w:val="0"/>
      <w:divBdr>
        <w:top w:val="none" w:sz="0" w:space="0" w:color="auto"/>
        <w:left w:val="none" w:sz="0" w:space="0" w:color="auto"/>
        <w:bottom w:val="none" w:sz="0" w:space="0" w:color="auto"/>
        <w:right w:val="none" w:sz="0" w:space="0" w:color="auto"/>
      </w:divBdr>
    </w:div>
    <w:div w:id="1287657607">
      <w:bodyDiv w:val="1"/>
      <w:marLeft w:val="0"/>
      <w:marRight w:val="0"/>
      <w:marTop w:val="0"/>
      <w:marBottom w:val="0"/>
      <w:divBdr>
        <w:top w:val="none" w:sz="0" w:space="0" w:color="auto"/>
        <w:left w:val="none" w:sz="0" w:space="0" w:color="auto"/>
        <w:bottom w:val="none" w:sz="0" w:space="0" w:color="auto"/>
        <w:right w:val="none" w:sz="0" w:space="0" w:color="auto"/>
      </w:divBdr>
    </w:div>
    <w:div w:id="1287855568">
      <w:bodyDiv w:val="1"/>
      <w:marLeft w:val="0"/>
      <w:marRight w:val="0"/>
      <w:marTop w:val="0"/>
      <w:marBottom w:val="0"/>
      <w:divBdr>
        <w:top w:val="none" w:sz="0" w:space="0" w:color="auto"/>
        <w:left w:val="none" w:sz="0" w:space="0" w:color="auto"/>
        <w:bottom w:val="none" w:sz="0" w:space="0" w:color="auto"/>
        <w:right w:val="none" w:sz="0" w:space="0" w:color="auto"/>
      </w:divBdr>
    </w:div>
    <w:div w:id="1288003319">
      <w:bodyDiv w:val="1"/>
      <w:marLeft w:val="0"/>
      <w:marRight w:val="0"/>
      <w:marTop w:val="0"/>
      <w:marBottom w:val="0"/>
      <w:divBdr>
        <w:top w:val="none" w:sz="0" w:space="0" w:color="auto"/>
        <w:left w:val="none" w:sz="0" w:space="0" w:color="auto"/>
        <w:bottom w:val="none" w:sz="0" w:space="0" w:color="auto"/>
        <w:right w:val="none" w:sz="0" w:space="0" w:color="auto"/>
      </w:divBdr>
    </w:div>
    <w:div w:id="1288242563">
      <w:bodyDiv w:val="1"/>
      <w:marLeft w:val="0"/>
      <w:marRight w:val="0"/>
      <w:marTop w:val="0"/>
      <w:marBottom w:val="0"/>
      <w:divBdr>
        <w:top w:val="none" w:sz="0" w:space="0" w:color="auto"/>
        <w:left w:val="none" w:sz="0" w:space="0" w:color="auto"/>
        <w:bottom w:val="none" w:sz="0" w:space="0" w:color="auto"/>
        <w:right w:val="none" w:sz="0" w:space="0" w:color="auto"/>
      </w:divBdr>
    </w:div>
    <w:div w:id="1288269201">
      <w:bodyDiv w:val="1"/>
      <w:marLeft w:val="0"/>
      <w:marRight w:val="0"/>
      <w:marTop w:val="0"/>
      <w:marBottom w:val="0"/>
      <w:divBdr>
        <w:top w:val="none" w:sz="0" w:space="0" w:color="auto"/>
        <w:left w:val="none" w:sz="0" w:space="0" w:color="auto"/>
        <w:bottom w:val="none" w:sz="0" w:space="0" w:color="auto"/>
        <w:right w:val="none" w:sz="0" w:space="0" w:color="auto"/>
      </w:divBdr>
    </w:div>
    <w:div w:id="1288587629">
      <w:bodyDiv w:val="1"/>
      <w:marLeft w:val="0"/>
      <w:marRight w:val="0"/>
      <w:marTop w:val="0"/>
      <w:marBottom w:val="0"/>
      <w:divBdr>
        <w:top w:val="none" w:sz="0" w:space="0" w:color="auto"/>
        <w:left w:val="none" w:sz="0" w:space="0" w:color="auto"/>
        <w:bottom w:val="none" w:sz="0" w:space="0" w:color="auto"/>
        <w:right w:val="none" w:sz="0" w:space="0" w:color="auto"/>
      </w:divBdr>
    </w:div>
    <w:div w:id="1288589455">
      <w:bodyDiv w:val="1"/>
      <w:marLeft w:val="0"/>
      <w:marRight w:val="0"/>
      <w:marTop w:val="0"/>
      <w:marBottom w:val="0"/>
      <w:divBdr>
        <w:top w:val="none" w:sz="0" w:space="0" w:color="auto"/>
        <w:left w:val="none" w:sz="0" w:space="0" w:color="auto"/>
        <w:bottom w:val="none" w:sz="0" w:space="0" w:color="auto"/>
        <w:right w:val="none" w:sz="0" w:space="0" w:color="auto"/>
      </w:divBdr>
    </w:div>
    <w:div w:id="1289120685">
      <w:bodyDiv w:val="1"/>
      <w:marLeft w:val="0"/>
      <w:marRight w:val="0"/>
      <w:marTop w:val="0"/>
      <w:marBottom w:val="0"/>
      <w:divBdr>
        <w:top w:val="none" w:sz="0" w:space="0" w:color="auto"/>
        <w:left w:val="none" w:sz="0" w:space="0" w:color="auto"/>
        <w:bottom w:val="none" w:sz="0" w:space="0" w:color="auto"/>
        <w:right w:val="none" w:sz="0" w:space="0" w:color="auto"/>
      </w:divBdr>
    </w:div>
    <w:div w:id="1289431443">
      <w:bodyDiv w:val="1"/>
      <w:marLeft w:val="0"/>
      <w:marRight w:val="0"/>
      <w:marTop w:val="0"/>
      <w:marBottom w:val="0"/>
      <w:divBdr>
        <w:top w:val="none" w:sz="0" w:space="0" w:color="auto"/>
        <w:left w:val="none" w:sz="0" w:space="0" w:color="auto"/>
        <w:bottom w:val="none" w:sz="0" w:space="0" w:color="auto"/>
        <w:right w:val="none" w:sz="0" w:space="0" w:color="auto"/>
      </w:divBdr>
    </w:div>
    <w:div w:id="1289512844">
      <w:bodyDiv w:val="1"/>
      <w:marLeft w:val="0"/>
      <w:marRight w:val="0"/>
      <w:marTop w:val="0"/>
      <w:marBottom w:val="0"/>
      <w:divBdr>
        <w:top w:val="none" w:sz="0" w:space="0" w:color="auto"/>
        <w:left w:val="none" w:sz="0" w:space="0" w:color="auto"/>
        <w:bottom w:val="none" w:sz="0" w:space="0" w:color="auto"/>
        <w:right w:val="none" w:sz="0" w:space="0" w:color="auto"/>
      </w:divBdr>
    </w:div>
    <w:div w:id="1289582636">
      <w:bodyDiv w:val="1"/>
      <w:marLeft w:val="0"/>
      <w:marRight w:val="0"/>
      <w:marTop w:val="0"/>
      <w:marBottom w:val="0"/>
      <w:divBdr>
        <w:top w:val="none" w:sz="0" w:space="0" w:color="auto"/>
        <w:left w:val="none" w:sz="0" w:space="0" w:color="auto"/>
        <w:bottom w:val="none" w:sz="0" w:space="0" w:color="auto"/>
        <w:right w:val="none" w:sz="0" w:space="0" w:color="auto"/>
      </w:divBdr>
    </w:div>
    <w:div w:id="1289631981">
      <w:bodyDiv w:val="1"/>
      <w:marLeft w:val="0"/>
      <w:marRight w:val="0"/>
      <w:marTop w:val="0"/>
      <w:marBottom w:val="0"/>
      <w:divBdr>
        <w:top w:val="none" w:sz="0" w:space="0" w:color="auto"/>
        <w:left w:val="none" w:sz="0" w:space="0" w:color="auto"/>
        <w:bottom w:val="none" w:sz="0" w:space="0" w:color="auto"/>
        <w:right w:val="none" w:sz="0" w:space="0" w:color="auto"/>
      </w:divBdr>
    </w:div>
    <w:div w:id="1289697651">
      <w:bodyDiv w:val="1"/>
      <w:marLeft w:val="0"/>
      <w:marRight w:val="0"/>
      <w:marTop w:val="0"/>
      <w:marBottom w:val="0"/>
      <w:divBdr>
        <w:top w:val="none" w:sz="0" w:space="0" w:color="auto"/>
        <w:left w:val="none" w:sz="0" w:space="0" w:color="auto"/>
        <w:bottom w:val="none" w:sz="0" w:space="0" w:color="auto"/>
        <w:right w:val="none" w:sz="0" w:space="0" w:color="auto"/>
      </w:divBdr>
    </w:div>
    <w:div w:id="1289705648">
      <w:bodyDiv w:val="1"/>
      <w:marLeft w:val="0"/>
      <w:marRight w:val="0"/>
      <w:marTop w:val="0"/>
      <w:marBottom w:val="0"/>
      <w:divBdr>
        <w:top w:val="none" w:sz="0" w:space="0" w:color="auto"/>
        <w:left w:val="none" w:sz="0" w:space="0" w:color="auto"/>
        <w:bottom w:val="none" w:sz="0" w:space="0" w:color="auto"/>
        <w:right w:val="none" w:sz="0" w:space="0" w:color="auto"/>
      </w:divBdr>
    </w:div>
    <w:div w:id="1289779120">
      <w:bodyDiv w:val="1"/>
      <w:marLeft w:val="0"/>
      <w:marRight w:val="0"/>
      <w:marTop w:val="0"/>
      <w:marBottom w:val="0"/>
      <w:divBdr>
        <w:top w:val="none" w:sz="0" w:space="0" w:color="auto"/>
        <w:left w:val="none" w:sz="0" w:space="0" w:color="auto"/>
        <w:bottom w:val="none" w:sz="0" w:space="0" w:color="auto"/>
        <w:right w:val="none" w:sz="0" w:space="0" w:color="auto"/>
      </w:divBdr>
    </w:div>
    <w:div w:id="1289970349">
      <w:bodyDiv w:val="1"/>
      <w:marLeft w:val="0"/>
      <w:marRight w:val="0"/>
      <w:marTop w:val="0"/>
      <w:marBottom w:val="0"/>
      <w:divBdr>
        <w:top w:val="none" w:sz="0" w:space="0" w:color="auto"/>
        <w:left w:val="none" w:sz="0" w:space="0" w:color="auto"/>
        <w:bottom w:val="none" w:sz="0" w:space="0" w:color="auto"/>
        <w:right w:val="none" w:sz="0" w:space="0" w:color="auto"/>
      </w:divBdr>
    </w:div>
    <w:div w:id="1289972869">
      <w:bodyDiv w:val="1"/>
      <w:marLeft w:val="0"/>
      <w:marRight w:val="0"/>
      <w:marTop w:val="0"/>
      <w:marBottom w:val="0"/>
      <w:divBdr>
        <w:top w:val="none" w:sz="0" w:space="0" w:color="auto"/>
        <w:left w:val="none" w:sz="0" w:space="0" w:color="auto"/>
        <w:bottom w:val="none" w:sz="0" w:space="0" w:color="auto"/>
        <w:right w:val="none" w:sz="0" w:space="0" w:color="auto"/>
      </w:divBdr>
    </w:div>
    <w:div w:id="1290015075">
      <w:bodyDiv w:val="1"/>
      <w:marLeft w:val="0"/>
      <w:marRight w:val="0"/>
      <w:marTop w:val="0"/>
      <w:marBottom w:val="0"/>
      <w:divBdr>
        <w:top w:val="none" w:sz="0" w:space="0" w:color="auto"/>
        <w:left w:val="none" w:sz="0" w:space="0" w:color="auto"/>
        <w:bottom w:val="none" w:sz="0" w:space="0" w:color="auto"/>
        <w:right w:val="none" w:sz="0" w:space="0" w:color="auto"/>
      </w:divBdr>
    </w:div>
    <w:div w:id="1290089782">
      <w:bodyDiv w:val="1"/>
      <w:marLeft w:val="0"/>
      <w:marRight w:val="0"/>
      <w:marTop w:val="0"/>
      <w:marBottom w:val="0"/>
      <w:divBdr>
        <w:top w:val="none" w:sz="0" w:space="0" w:color="auto"/>
        <w:left w:val="none" w:sz="0" w:space="0" w:color="auto"/>
        <w:bottom w:val="none" w:sz="0" w:space="0" w:color="auto"/>
        <w:right w:val="none" w:sz="0" w:space="0" w:color="auto"/>
      </w:divBdr>
    </w:div>
    <w:div w:id="1290235039">
      <w:bodyDiv w:val="1"/>
      <w:marLeft w:val="0"/>
      <w:marRight w:val="0"/>
      <w:marTop w:val="0"/>
      <w:marBottom w:val="0"/>
      <w:divBdr>
        <w:top w:val="none" w:sz="0" w:space="0" w:color="auto"/>
        <w:left w:val="none" w:sz="0" w:space="0" w:color="auto"/>
        <w:bottom w:val="none" w:sz="0" w:space="0" w:color="auto"/>
        <w:right w:val="none" w:sz="0" w:space="0" w:color="auto"/>
      </w:divBdr>
    </w:div>
    <w:div w:id="1290280232">
      <w:bodyDiv w:val="1"/>
      <w:marLeft w:val="0"/>
      <w:marRight w:val="0"/>
      <w:marTop w:val="0"/>
      <w:marBottom w:val="0"/>
      <w:divBdr>
        <w:top w:val="none" w:sz="0" w:space="0" w:color="auto"/>
        <w:left w:val="none" w:sz="0" w:space="0" w:color="auto"/>
        <w:bottom w:val="none" w:sz="0" w:space="0" w:color="auto"/>
        <w:right w:val="none" w:sz="0" w:space="0" w:color="auto"/>
      </w:divBdr>
    </w:div>
    <w:div w:id="1290434342">
      <w:bodyDiv w:val="1"/>
      <w:marLeft w:val="0"/>
      <w:marRight w:val="0"/>
      <w:marTop w:val="0"/>
      <w:marBottom w:val="0"/>
      <w:divBdr>
        <w:top w:val="none" w:sz="0" w:space="0" w:color="auto"/>
        <w:left w:val="none" w:sz="0" w:space="0" w:color="auto"/>
        <w:bottom w:val="none" w:sz="0" w:space="0" w:color="auto"/>
        <w:right w:val="none" w:sz="0" w:space="0" w:color="auto"/>
      </w:divBdr>
    </w:div>
    <w:div w:id="1290823384">
      <w:bodyDiv w:val="1"/>
      <w:marLeft w:val="0"/>
      <w:marRight w:val="0"/>
      <w:marTop w:val="0"/>
      <w:marBottom w:val="0"/>
      <w:divBdr>
        <w:top w:val="none" w:sz="0" w:space="0" w:color="auto"/>
        <w:left w:val="none" w:sz="0" w:space="0" w:color="auto"/>
        <w:bottom w:val="none" w:sz="0" w:space="0" w:color="auto"/>
        <w:right w:val="none" w:sz="0" w:space="0" w:color="auto"/>
      </w:divBdr>
    </w:div>
    <w:div w:id="1290865037">
      <w:bodyDiv w:val="1"/>
      <w:marLeft w:val="0"/>
      <w:marRight w:val="0"/>
      <w:marTop w:val="0"/>
      <w:marBottom w:val="0"/>
      <w:divBdr>
        <w:top w:val="none" w:sz="0" w:space="0" w:color="auto"/>
        <w:left w:val="none" w:sz="0" w:space="0" w:color="auto"/>
        <w:bottom w:val="none" w:sz="0" w:space="0" w:color="auto"/>
        <w:right w:val="none" w:sz="0" w:space="0" w:color="auto"/>
      </w:divBdr>
    </w:div>
    <w:div w:id="1291399194">
      <w:bodyDiv w:val="1"/>
      <w:marLeft w:val="0"/>
      <w:marRight w:val="0"/>
      <w:marTop w:val="0"/>
      <w:marBottom w:val="0"/>
      <w:divBdr>
        <w:top w:val="none" w:sz="0" w:space="0" w:color="auto"/>
        <w:left w:val="none" w:sz="0" w:space="0" w:color="auto"/>
        <w:bottom w:val="none" w:sz="0" w:space="0" w:color="auto"/>
        <w:right w:val="none" w:sz="0" w:space="0" w:color="auto"/>
      </w:divBdr>
    </w:div>
    <w:div w:id="1291861586">
      <w:bodyDiv w:val="1"/>
      <w:marLeft w:val="0"/>
      <w:marRight w:val="0"/>
      <w:marTop w:val="0"/>
      <w:marBottom w:val="0"/>
      <w:divBdr>
        <w:top w:val="none" w:sz="0" w:space="0" w:color="auto"/>
        <w:left w:val="none" w:sz="0" w:space="0" w:color="auto"/>
        <w:bottom w:val="none" w:sz="0" w:space="0" w:color="auto"/>
        <w:right w:val="none" w:sz="0" w:space="0" w:color="auto"/>
      </w:divBdr>
    </w:div>
    <w:div w:id="1292052777">
      <w:bodyDiv w:val="1"/>
      <w:marLeft w:val="0"/>
      <w:marRight w:val="0"/>
      <w:marTop w:val="0"/>
      <w:marBottom w:val="0"/>
      <w:divBdr>
        <w:top w:val="none" w:sz="0" w:space="0" w:color="auto"/>
        <w:left w:val="none" w:sz="0" w:space="0" w:color="auto"/>
        <w:bottom w:val="none" w:sz="0" w:space="0" w:color="auto"/>
        <w:right w:val="none" w:sz="0" w:space="0" w:color="auto"/>
      </w:divBdr>
    </w:div>
    <w:div w:id="1292058234">
      <w:bodyDiv w:val="1"/>
      <w:marLeft w:val="0"/>
      <w:marRight w:val="0"/>
      <w:marTop w:val="0"/>
      <w:marBottom w:val="0"/>
      <w:divBdr>
        <w:top w:val="none" w:sz="0" w:space="0" w:color="auto"/>
        <w:left w:val="none" w:sz="0" w:space="0" w:color="auto"/>
        <w:bottom w:val="none" w:sz="0" w:space="0" w:color="auto"/>
        <w:right w:val="none" w:sz="0" w:space="0" w:color="auto"/>
      </w:divBdr>
    </w:div>
    <w:div w:id="1292130962">
      <w:bodyDiv w:val="1"/>
      <w:marLeft w:val="0"/>
      <w:marRight w:val="0"/>
      <w:marTop w:val="0"/>
      <w:marBottom w:val="0"/>
      <w:divBdr>
        <w:top w:val="none" w:sz="0" w:space="0" w:color="auto"/>
        <w:left w:val="none" w:sz="0" w:space="0" w:color="auto"/>
        <w:bottom w:val="none" w:sz="0" w:space="0" w:color="auto"/>
        <w:right w:val="none" w:sz="0" w:space="0" w:color="auto"/>
      </w:divBdr>
    </w:div>
    <w:div w:id="1292252072">
      <w:bodyDiv w:val="1"/>
      <w:marLeft w:val="0"/>
      <w:marRight w:val="0"/>
      <w:marTop w:val="0"/>
      <w:marBottom w:val="0"/>
      <w:divBdr>
        <w:top w:val="none" w:sz="0" w:space="0" w:color="auto"/>
        <w:left w:val="none" w:sz="0" w:space="0" w:color="auto"/>
        <w:bottom w:val="none" w:sz="0" w:space="0" w:color="auto"/>
        <w:right w:val="none" w:sz="0" w:space="0" w:color="auto"/>
      </w:divBdr>
    </w:div>
    <w:div w:id="1292321979">
      <w:bodyDiv w:val="1"/>
      <w:marLeft w:val="0"/>
      <w:marRight w:val="0"/>
      <w:marTop w:val="0"/>
      <w:marBottom w:val="0"/>
      <w:divBdr>
        <w:top w:val="none" w:sz="0" w:space="0" w:color="auto"/>
        <w:left w:val="none" w:sz="0" w:space="0" w:color="auto"/>
        <w:bottom w:val="none" w:sz="0" w:space="0" w:color="auto"/>
        <w:right w:val="none" w:sz="0" w:space="0" w:color="auto"/>
      </w:divBdr>
    </w:div>
    <w:div w:id="1292442045">
      <w:bodyDiv w:val="1"/>
      <w:marLeft w:val="0"/>
      <w:marRight w:val="0"/>
      <w:marTop w:val="0"/>
      <w:marBottom w:val="0"/>
      <w:divBdr>
        <w:top w:val="none" w:sz="0" w:space="0" w:color="auto"/>
        <w:left w:val="none" w:sz="0" w:space="0" w:color="auto"/>
        <w:bottom w:val="none" w:sz="0" w:space="0" w:color="auto"/>
        <w:right w:val="none" w:sz="0" w:space="0" w:color="auto"/>
      </w:divBdr>
    </w:div>
    <w:div w:id="1292444315">
      <w:bodyDiv w:val="1"/>
      <w:marLeft w:val="0"/>
      <w:marRight w:val="0"/>
      <w:marTop w:val="0"/>
      <w:marBottom w:val="0"/>
      <w:divBdr>
        <w:top w:val="none" w:sz="0" w:space="0" w:color="auto"/>
        <w:left w:val="none" w:sz="0" w:space="0" w:color="auto"/>
        <w:bottom w:val="none" w:sz="0" w:space="0" w:color="auto"/>
        <w:right w:val="none" w:sz="0" w:space="0" w:color="auto"/>
      </w:divBdr>
    </w:div>
    <w:div w:id="1292445112">
      <w:bodyDiv w:val="1"/>
      <w:marLeft w:val="0"/>
      <w:marRight w:val="0"/>
      <w:marTop w:val="0"/>
      <w:marBottom w:val="0"/>
      <w:divBdr>
        <w:top w:val="none" w:sz="0" w:space="0" w:color="auto"/>
        <w:left w:val="none" w:sz="0" w:space="0" w:color="auto"/>
        <w:bottom w:val="none" w:sz="0" w:space="0" w:color="auto"/>
        <w:right w:val="none" w:sz="0" w:space="0" w:color="auto"/>
      </w:divBdr>
    </w:div>
    <w:div w:id="1292637918">
      <w:bodyDiv w:val="1"/>
      <w:marLeft w:val="0"/>
      <w:marRight w:val="0"/>
      <w:marTop w:val="0"/>
      <w:marBottom w:val="0"/>
      <w:divBdr>
        <w:top w:val="none" w:sz="0" w:space="0" w:color="auto"/>
        <w:left w:val="none" w:sz="0" w:space="0" w:color="auto"/>
        <w:bottom w:val="none" w:sz="0" w:space="0" w:color="auto"/>
        <w:right w:val="none" w:sz="0" w:space="0" w:color="auto"/>
      </w:divBdr>
    </w:div>
    <w:div w:id="1292707047">
      <w:bodyDiv w:val="1"/>
      <w:marLeft w:val="0"/>
      <w:marRight w:val="0"/>
      <w:marTop w:val="0"/>
      <w:marBottom w:val="0"/>
      <w:divBdr>
        <w:top w:val="none" w:sz="0" w:space="0" w:color="auto"/>
        <w:left w:val="none" w:sz="0" w:space="0" w:color="auto"/>
        <w:bottom w:val="none" w:sz="0" w:space="0" w:color="auto"/>
        <w:right w:val="none" w:sz="0" w:space="0" w:color="auto"/>
      </w:divBdr>
    </w:div>
    <w:div w:id="1292858512">
      <w:bodyDiv w:val="1"/>
      <w:marLeft w:val="0"/>
      <w:marRight w:val="0"/>
      <w:marTop w:val="0"/>
      <w:marBottom w:val="0"/>
      <w:divBdr>
        <w:top w:val="none" w:sz="0" w:space="0" w:color="auto"/>
        <w:left w:val="none" w:sz="0" w:space="0" w:color="auto"/>
        <w:bottom w:val="none" w:sz="0" w:space="0" w:color="auto"/>
        <w:right w:val="none" w:sz="0" w:space="0" w:color="auto"/>
      </w:divBdr>
    </w:div>
    <w:div w:id="1293051614">
      <w:bodyDiv w:val="1"/>
      <w:marLeft w:val="0"/>
      <w:marRight w:val="0"/>
      <w:marTop w:val="0"/>
      <w:marBottom w:val="0"/>
      <w:divBdr>
        <w:top w:val="none" w:sz="0" w:space="0" w:color="auto"/>
        <w:left w:val="none" w:sz="0" w:space="0" w:color="auto"/>
        <w:bottom w:val="none" w:sz="0" w:space="0" w:color="auto"/>
        <w:right w:val="none" w:sz="0" w:space="0" w:color="auto"/>
      </w:divBdr>
    </w:div>
    <w:div w:id="1293175115">
      <w:bodyDiv w:val="1"/>
      <w:marLeft w:val="0"/>
      <w:marRight w:val="0"/>
      <w:marTop w:val="0"/>
      <w:marBottom w:val="0"/>
      <w:divBdr>
        <w:top w:val="none" w:sz="0" w:space="0" w:color="auto"/>
        <w:left w:val="none" w:sz="0" w:space="0" w:color="auto"/>
        <w:bottom w:val="none" w:sz="0" w:space="0" w:color="auto"/>
        <w:right w:val="none" w:sz="0" w:space="0" w:color="auto"/>
      </w:divBdr>
    </w:div>
    <w:div w:id="1293949091">
      <w:bodyDiv w:val="1"/>
      <w:marLeft w:val="0"/>
      <w:marRight w:val="0"/>
      <w:marTop w:val="0"/>
      <w:marBottom w:val="0"/>
      <w:divBdr>
        <w:top w:val="none" w:sz="0" w:space="0" w:color="auto"/>
        <w:left w:val="none" w:sz="0" w:space="0" w:color="auto"/>
        <w:bottom w:val="none" w:sz="0" w:space="0" w:color="auto"/>
        <w:right w:val="none" w:sz="0" w:space="0" w:color="auto"/>
      </w:divBdr>
    </w:div>
    <w:div w:id="1294166982">
      <w:bodyDiv w:val="1"/>
      <w:marLeft w:val="0"/>
      <w:marRight w:val="0"/>
      <w:marTop w:val="0"/>
      <w:marBottom w:val="0"/>
      <w:divBdr>
        <w:top w:val="none" w:sz="0" w:space="0" w:color="auto"/>
        <w:left w:val="none" w:sz="0" w:space="0" w:color="auto"/>
        <w:bottom w:val="none" w:sz="0" w:space="0" w:color="auto"/>
        <w:right w:val="none" w:sz="0" w:space="0" w:color="auto"/>
      </w:divBdr>
    </w:div>
    <w:div w:id="1294559944">
      <w:bodyDiv w:val="1"/>
      <w:marLeft w:val="0"/>
      <w:marRight w:val="0"/>
      <w:marTop w:val="0"/>
      <w:marBottom w:val="0"/>
      <w:divBdr>
        <w:top w:val="none" w:sz="0" w:space="0" w:color="auto"/>
        <w:left w:val="none" w:sz="0" w:space="0" w:color="auto"/>
        <w:bottom w:val="none" w:sz="0" w:space="0" w:color="auto"/>
        <w:right w:val="none" w:sz="0" w:space="0" w:color="auto"/>
      </w:divBdr>
    </w:div>
    <w:div w:id="1294598682">
      <w:bodyDiv w:val="1"/>
      <w:marLeft w:val="0"/>
      <w:marRight w:val="0"/>
      <w:marTop w:val="0"/>
      <w:marBottom w:val="0"/>
      <w:divBdr>
        <w:top w:val="none" w:sz="0" w:space="0" w:color="auto"/>
        <w:left w:val="none" w:sz="0" w:space="0" w:color="auto"/>
        <w:bottom w:val="none" w:sz="0" w:space="0" w:color="auto"/>
        <w:right w:val="none" w:sz="0" w:space="0" w:color="auto"/>
      </w:divBdr>
    </w:div>
    <w:div w:id="1294676291">
      <w:bodyDiv w:val="1"/>
      <w:marLeft w:val="0"/>
      <w:marRight w:val="0"/>
      <w:marTop w:val="0"/>
      <w:marBottom w:val="0"/>
      <w:divBdr>
        <w:top w:val="none" w:sz="0" w:space="0" w:color="auto"/>
        <w:left w:val="none" w:sz="0" w:space="0" w:color="auto"/>
        <w:bottom w:val="none" w:sz="0" w:space="0" w:color="auto"/>
        <w:right w:val="none" w:sz="0" w:space="0" w:color="auto"/>
      </w:divBdr>
    </w:div>
    <w:div w:id="1294680452">
      <w:bodyDiv w:val="1"/>
      <w:marLeft w:val="0"/>
      <w:marRight w:val="0"/>
      <w:marTop w:val="0"/>
      <w:marBottom w:val="0"/>
      <w:divBdr>
        <w:top w:val="none" w:sz="0" w:space="0" w:color="auto"/>
        <w:left w:val="none" w:sz="0" w:space="0" w:color="auto"/>
        <w:bottom w:val="none" w:sz="0" w:space="0" w:color="auto"/>
        <w:right w:val="none" w:sz="0" w:space="0" w:color="auto"/>
      </w:divBdr>
    </w:div>
    <w:div w:id="1294749934">
      <w:bodyDiv w:val="1"/>
      <w:marLeft w:val="0"/>
      <w:marRight w:val="0"/>
      <w:marTop w:val="0"/>
      <w:marBottom w:val="0"/>
      <w:divBdr>
        <w:top w:val="none" w:sz="0" w:space="0" w:color="auto"/>
        <w:left w:val="none" w:sz="0" w:space="0" w:color="auto"/>
        <w:bottom w:val="none" w:sz="0" w:space="0" w:color="auto"/>
        <w:right w:val="none" w:sz="0" w:space="0" w:color="auto"/>
      </w:divBdr>
    </w:div>
    <w:div w:id="1294751979">
      <w:bodyDiv w:val="1"/>
      <w:marLeft w:val="0"/>
      <w:marRight w:val="0"/>
      <w:marTop w:val="0"/>
      <w:marBottom w:val="0"/>
      <w:divBdr>
        <w:top w:val="none" w:sz="0" w:space="0" w:color="auto"/>
        <w:left w:val="none" w:sz="0" w:space="0" w:color="auto"/>
        <w:bottom w:val="none" w:sz="0" w:space="0" w:color="auto"/>
        <w:right w:val="none" w:sz="0" w:space="0" w:color="auto"/>
      </w:divBdr>
    </w:div>
    <w:div w:id="1294823095">
      <w:bodyDiv w:val="1"/>
      <w:marLeft w:val="0"/>
      <w:marRight w:val="0"/>
      <w:marTop w:val="0"/>
      <w:marBottom w:val="0"/>
      <w:divBdr>
        <w:top w:val="none" w:sz="0" w:space="0" w:color="auto"/>
        <w:left w:val="none" w:sz="0" w:space="0" w:color="auto"/>
        <w:bottom w:val="none" w:sz="0" w:space="0" w:color="auto"/>
        <w:right w:val="none" w:sz="0" w:space="0" w:color="auto"/>
      </w:divBdr>
    </w:div>
    <w:div w:id="1294825574">
      <w:bodyDiv w:val="1"/>
      <w:marLeft w:val="0"/>
      <w:marRight w:val="0"/>
      <w:marTop w:val="0"/>
      <w:marBottom w:val="0"/>
      <w:divBdr>
        <w:top w:val="none" w:sz="0" w:space="0" w:color="auto"/>
        <w:left w:val="none" w:sz="0" w:space="0" w:color="auto"/>
        <w:bottom w:val="none" w:sz="0" w:space="0" w:color="auto"/>
        <w:right w:val="none" w:sz="0" w:space="0" w:color="auto"/>
      </w:divBdr>
    </w:div>
    <w:div w:id="1295213663">
      <w:bodyDiv w:val="1"/>
      <w:marLeft w:val="0"/>
      <w:marRight w:val="0"/>
      <w:marTop w:val="0"/>
      <w:marBottom w:val="0"/>
      <w:divBdr>
        <w:top w:val="none" w:sz="0" w:space="0" w:color="auto"/>
        <w:left w:val="none" w:sz="0" w:space="0" w:color="auto"/>
        <w:bottom w:val="none" w:sz="0" w:space="0" w:color="auto"/>
        <w:right w:val="none" w:sz="0" w:space="0" w:color="auto"/>
      </w:divBdr>
    </w:div>
    <w:div w:id="1295597064">
      <w:bodyDiv w:val="1"/>
      <w:marLeft w:val="0"/>
      <w:marRight w:val="0"/>
      <w:marTop w:val="0"/>
      <w:marBottom w:val="0"/>
      <w:divBdr>
        <w:top w:val="none" w:sz="0" w:space="0" w:color="auto"/>
        <w:left w:val="none" w:sz="0" w:space="0" w:color="auto"/>
        <w:bottom w:val="none" w:sz="0" w:space="0" w:color="auto"/>
        <w:right w:val="none" w:sz="0" w:space="0" w:color="auto"/>
      </w:divBdr>
    </w:div>
    <w:div w:id="1295677071">
      <w:bodyDiv w:val="1"/>
      <w:marLeft w:val="0"/>
      <w:marRight w:val="0"/>
      <w:marTop w:val="0"/>
      <w:marBottom w:val="0"/>
      <w:divBdr>
        <w:top w:val="none" w:sz="0" w:space="0" w:color="auto"/>
        <w:left w:val="none" w:sz="0" w:space="0" w:color="auto"/>
        <w:bottom w:val="none" w:sz="0" w:space="0" w:color="auto"/>
        <w:right w:val="none" w:sz="0" w:space="0" w:color="auto"/>
      </w:divBdr>
    </w:div>
    <w:div w:id="1295790929">
      <w:bodyDiv w:val="1"/>
      <w:marLeft w:val="0"/>
      <w:marRight w:val="0"/>
      <w:marTop w:val="0"/>
      <w:marBottom w:val="0"/>
      <w:divBdr>
        <w:top w:val="none" w:sz="0" w:space="0" w:color="auto"/>
        <w:left w:val="none" w:sz="0" w:space="0" w:color="auto"/>
        <w:bottom w:val="none" w:sz="0" w:space="0" w:color="auto"/>
        <w:right w:val="none" w:sz="0" w:space="0" w:color="auto"/>
      </w:divBdr>
    </w:div>
    <w:div w:id="1295870847">
      <w:bodyDiv w:val="1"/>
      <w:marLeft w:val="0"/>
      <w:marRight w:val="0"/>
      <w:marTop w:val="0"/>
      <w:marBottom w:val="0"/>
      <w:divBdr>
        <w:top w:val="none" w:sz="0" w:space="0" w:color="auto"/>
        <w:left w:val="none" w:sz="0" w:space="0" w:color="auto"/>
        <w:bottom w:val="none" w:sz="0" w:space="0" w:color="auto"/>
        <w:right w:val="none" w:sz="0" w:space="0" w:color="auto"/>
      </w:divBdr>
    </w:div>
    <w:div w:id="1295909320">
      <w:bodyDiv w:val="1"/>
      <w:marLeft w:val="0"/>
      <w:marRight w:val="0"/>
      <w:marTop w:val="0"/>
      <w:marBottom w:val="0"/>
      <w:divBdr>
        <w:top w:val="none" w:sz="0" w:space="0" w:color="auto"/>
        <w:left w:val="none" w:sz="0" w:space="0" w:color="auto"/>
        <w:bottom w:val="none" w:sz="0" w:space="0" w:color="auto"/>
        <w:right w:val="none" w:sz="0" w:space="0" w:color="auto"/>
      </w:divBdr>
    </w:div>
    <w:div w:id="1296059827">
      <w:bodyDiv w:val="1"/>
      <w:marLeft w:val="0"/>
      <w:marRight w:val="0"/>
      <w:marTop w:val="0"/>
      <w:marBottom w:val="0"/>
      <w:divBdr>
        <w:top w:val="none" w:sz="0" w:space="0" w:color="auto"/>
        <w:left w:val="none" w:sz="0" w:space="0" w:color="auto"/>
        <w:bottom w:val="none" w:sz="0" w:space="0" w:color="auto"/>
        <w:right w:val="none" w:sz="0" w:space="0" w:color="auto"/>
      </w:divBdr>
    </w:div>
    <w:div w:id="1296107340">
      <w:bodyDiv w:val="1"/>
      <w:marLeft w:val="0"/>
      <w:marRight w:val="0"/>
      <w:marTop w:val="0"/>
      <w:marBottom w:val="0"/>
      <w:divBdr>
        <w:top w:val="none" w:sz="0" w:space="0" w:color="auto"/>
        <w:left w:val="none" w:sz="0" w:space="0" w:color="auto"/>
        <w:bottom w:val="none" w:sz="0" w:space="0" w:color="auto"/>
        <w:right w:val="none" w:sz="0" w:space="0" w:color="auto"/>
      </w:divBdr>
    </w:div>
    <w:div w:id="1296257037">
      <w:bodyDiv w:val="1"/>
      <w:marLeft w:val="0"/>
      <w:marRight w:val="0"/>
      <w:marTop w:val="0"/>
      <w:marBottom w:val="0"/>
      <w:divBdr>
        <w:top w:val="none" w:sz="0" w:space="0" w:color="auto"/>
        <w:left w:val="none" w:sz="0" w:space="0" w:color="auto"/>
        <w:bottom w:val="none" w:sz="0" w:space="0" w:color="auto"/>
        <w:right w:val="none" w:sz="0" w:space="0" w:color="auto"/>
      </w:divBdr>
    </w:div>
    <w:div w:id="1296332027">
      <w:bodyDiv w:val="1"/>
      <w:marLeft w:val="0"/>
      <w:marRight w:val="0"/>
      <w:marTop w:val="0"/>
      <w:marBottom w:val="0"/>
      <w:divBdr>
        <w:top w:val="none" w:sz="0" w:space="0" w:color="auto"/>
        <w:left w:val="none" w:sz="0" w:space="0" w:color="auto"/>
        <w:bottom w:val="none" w:sz="0" w:space="0" w:color="auto"/>
        <w:right w:val="none" w:sz="0" w:space="0" w:color="auto"/>
      </w:divBdr>
    </w:div>
    <w:div w:id="1296334628">
      <w:bodyDiv w:val="1"/>
      <w:marLeft w:val="0"/>
      <w:marRight w:val="0"/>
      <w:marTop w:val="0"/>
      <w:marBottom w:val="0"/>
      <w:divBdr>
        <w:top w:val="none" w:sz="0" w:space="0" w:color="auto"/>
        <w:left w:val="none" w:sz="0" w:space="0" w:color="auto"/>
        <w:bottom w:val="none" w:sz="0" w:space="0" w:color="auto"/>
        <w:right w:val="none" w:sz="0" w:space="0" w:color="auto"/>
      </w:divBdr>
    </w:div>
    <w:div w:id="1296443845">
      <w:bodyDiv w:val="1"/>
      <w:marLeft w:val="0"/>
      <w:marRight w:val="0"/>
      <w:marTop w:val="0"/>
      <w:marBottom w:val="0"/>
      <w:divBdr>
        <w:top w:val="none" w:sz="0" w:space="0" w:color="auto"/>
        <w:left w:val="none" w:sz="0" w:space="0" w:color="auto"/>
        <w:bottom w:val="none" w:sz="0" w:space="0" w:color="auto"/>
        <w:right w:val="none" w:sz="0" w:space="0" w:color="auto"/>
      </w:divBdr>
    </w:div>
    <w:div w:id="1296719418">
      <w:bodyDiv w:val="1"/>
      <w:marLeft w:val="0"/>
      <w:marRight w:val="0"/>
      <w:marTop w:val="0"/>
      <w:marBottom w:val="0"/>
      <w:divBdr>
        <w:top w:val="none" w:sz="0" w:space="0" w:color="auto"/>
        <w:left w:val="none" w:sz="0" w:space="0" w:color="auto"/>
        <w:bottom w:val="none" w:sz="0" w:space="0" w:color="auto"/>
        <w:right w:val="none" w:sz="0" w:space="0" w:color="auto"/>
      </w:divBdr>
    </w:div>
    <w:div w:id="1296763869">
      <w:bodyDiv w:val="1"/>
      <w:marLeft w:val="0"/>
      <w:marRight w:val="0"/>
      <w:marTop w:val="0"/>
      <w:marBottom w:val="0"/>
      <w:divBdr>
        <w:top w:val="none" w:sz="0" w:space="0" w:color="auto"/>
        <w:left w:val="none" w:sz="0" w:space="0" w:color="auto"/>
        <w:bottom w:val="none" w:sz="0" w:space="0" w:color="auto"/>
        <w:right w:val="none" w:sz="0" w:space="0" w:color="auto"/>
      </w:divBdr>
    </w:div>
    <w:div w:id="1296764336">
      <w:bodyDiv w:val="1"/>
      <w:marLeft w:val="0"/>
      <w:marRight w:val="0"/>
      <w:marTop w:val="0"/>
      <w:marBottom w:val="0"/>
      <w:divBdr>
        <w:top w:val="none" w:sz="0" w:space="0" w:color="auto"/>
        <w:left w:val="none" w:sz="0" w:space="0" w:color="auto"/>
        <w:bottom w:val="none" w:sz="0" w:space="0" w:color="auto"/>
        <w:right w:val="none" w:sz="0" w:space="0" w:color="auto"/>
      </w:divBdr>
    </w:div>
    <w:div w:id="1296830585">
      <w:bodyDiv w:val="1"/>
      <w:marLeft w:val="0"/>
      <w:marRight w:val="0"/>
      <w:marTop w:val="0"/>
      <w:marBottom w:val="0"/>
      <w:divBdr>
        <w:top w:val="none" w:sz="0" w:space="0" w:color="auto"/>
        <w:left w:val="none" w:sz="0" w:space="0" w:color="auto"/>
        <w:bottom w:val="none" w:sz="0" w:space="0" w:color="auto"/>
        <w:right w:val="none" w:sz="0" w:space="0" w:color="auto"/>
      </w:divBdr>
    </w:div>
    <w:div w:id="1296984519">
      <w:bodyDiv w:val="1"/>
      <w:marLeft w:val="0"/>
      <w:marRight w:val="0"/>
      <w:marTop w:val="0"/>
      <w:marBottom w:val="0"/>
      <w:divBdr>
        <w:top w:val="none" w:sz="0" w:space="0" w:color="auto"/>
        <w:left w:val="none" w:sz="0" w:space="0" w:color="auto"/>
        <w:bottom w:val="none" w:sz="0" w:space="0" w:color="auto"/>
        <w:right w:val="none" w:sz="0" w:space="0" w:color="auto"/>
      </w:divBdr>
    </w:div>
    <w:div w:id="1297300351">
      <w:bodyDiv w:val="1"/>
      <w:marLeft w:val="0"/>
      <w:marRight w:val="0"/>
      <w:marTop w:val="0"/>
      <w:marBottom w:val="0"/>
      <w:divBdr>
        <w:top w:val="none" w:sz="0" w:space="0" w:color="auto"/>
        <w:left w:val="none" w:sz="0" w:space="0" w:color="auto"/>
        <w:bottom w:val="none" w:sz="0" w:space="0" w:color="auto"/>
        <w:right w:val="none" w:sz="0" w:space="0" w:color="auto"/>
      </w:divBdr>
    </w:div>
    <w:div w:id="1297372934">
      <w:bodyDiv w:val="1"/>
      <w:marLeft w:val="0"/>
      <w:marRight w:val="0"/>
      <w:marTop w:val="0"/>
      <w:marBottom w:val="0"/>
      <w:divBdr>
        <w:top w:val="none" w:sz="0" w:space="0" w:color="auto"/>
        <w:left w:val="none" w:sz="0" w:space="0" w:color="auto"/>
        <w:bottom w:val="none" w:sz="0" w:space="0" w:color="auto"/>
        <w:right w:val="none" w:sz="0" w:space="0" w:color="auto"/>
      </w:divBdr>
    </w:div>
    <w:div w:id="1297489279">
      <w:bodyDiv w:val="1"/>
      <w:marLeft w:val="0"/>
      <w:marRight w:val="0"/>
      <w:marTop w:val="0"/>
      <w:marBottom w:val="0"/>
      <w:divBdr>
        <w:top w:val="none" w:sz="0" w:space="0" w:color="auto"/>
        <w:left w:val="none" w:sz="0" w:space="0" w:color="auto"/>
        <w:bottom w:val="none" w:sz="0" w:space="0" w:color="auto"/>
        <w:right w:val="none" w:sz="0" w:space="0" w:color="auto"/>
      </w:divBdr>
    </w:div>
    <w:div w:id="1297568437">
      <w:bodyDiv w:val="1"/>
      <w:marLeft w:val="0"/>
      <w:marRight w:val="0"/>
      <w:marTop w:val="0"/>
      <w:marBottom w:val="0"/>
      <w:divBdr>
        <w:top w:val="none" w:sz="0" w:space="0" w:color="auto"/>
        <w:left w:val="none" w:sz="0" w:space="0" w:color="auto"/>
        <w:bottom w:val="none" w:sz="0" w:space="0" w:color="auto"/>
        <w:right w:val="none" w:sz="0" w:space="0" w:color="auto"/>
      </w:divBdr>
    </w:div>
    <w:div w:id="1297641104">
      <w:bodyDiv w:val="1"/>
      <w:marLeft w:val="0"/>
      <w:marRight w:val="0"/>
      <w:marTop w:val="0"/>
      <w:marBottom w:val="0"/>
      <w:divBdr>
        <w:top w:val="none" w:sz="0" w:space="0" w:color="auto"/>
        <w:left w:val="none" w:sz="0" w:space="0" w:color="auto"/>
        <w:bottom w:val="none" w:sz="0" w:space="0" w:color="auto"/>
        <w:right w:val="none" w:sz="0" w:space="0" w:color="auto"/>
      </w:divBdr>
    </w:div>
    <w:div w:id="1297681247">
      <w:bodyDiv w:val="1"/>
      <w:marLeft w:val="0"/>
      <w:marRight w:val="0"/>
      <w:marTop w:val="0"/>
      <w:marBottom w:val="0"/>
      <w:divBdr>
        <w:top w:val="none" w:sz="0" w:space="0" w:color="auto"/>
        <w:left w:val="none" w:sz="0" w:space="0" w:color="auto"/>
        <w:bottom w:val="none" w:sz="0" w:space="0" w:color="auto"/>
        <w:right w:val="none" w:sz="0" w:space="0" w:color="auto"/>
      </w:divBdr>
    </w:div>
    <w:div w:id="1297681364">
      <w:bodyDiv w:val="1"/>
      <w:marLeft w:val="0"/>
      <w:marRight w:val="0"/>
      <w:marTop w:val="0"/>
      <w:marBottom w:val="0"/>
      <w:divBdr>
        <w:top w:val="none" w:sz="0" w:space="0" w:color="auto"/>
        <w:left w:val="none" w:sz="0" w:space="0" w:color="auto"/>
        <w:bottom w:val="none" w:sz="0" w:space="0" w:color="auto"/>
        <w:right w:val="none" w:sz="0" w:space="0" w:color="auto"/>
      </w:divBdr>
    </w:div>
    <w:div w:id="1297686546">
      <w:bodyDiv w:val="1"/>
      <w:marLeft w:val="0"/>
      <w:marRight w:val="0"/>
      <w:marTop w:val="0"/>
      <w:marBottom w:val="0"/>
      <w:divBdr>
        <w:top w:val="none" w:sz="0" w:space="0" w:color="auto"/>
        <w:left w:val="none" w:sz="0" w:space="0" w:color="auto"/>
        <w:bottom w:val="none" w:sz="0" w:space="0" w:color="auto"/>
        <w:right w:val="none" w:sz="0" w:space="0" w:color="auto"/>
      </w:divBdr>
    </w:div>
    <w:div w:id="1297836077">
      <w:bodyDiv w:val="1"/>
      <w:marLeft w:val="0"/>
      <w:marRight w:val="0"/>
      <w:marTop w:val="0"/>
      <w:marBottom w:val="0"/>
      <w:divBdr>
        <w:top w:val="none" w:sz="0" w:space="0" w:color="auto"/>
        <w:left w:val="none" w:sz="0" w:space="0" w:color="auto"/>
        <w:bottom w:val="none" w:sz="0" w:space="0" w:color="auto"/>
        <w:right w:val="none" w:sz="0" w:space="0" w:color="auto"/>
      </w:divBdr>
    </w:div>
    <w:div w:id="1297838960">
      <w:bodyDiv w:val="1"/>
      <w:marLeft w:val="0"/>
      <w:marRight w:val="0"/>
      <w:marTop w:val="0"/>
      <w:marBottom w:val="0"/>
      <w:divBdr>
        <w:top w:val="none" w:sz="0" w:space="0" w:color="auto"/>
        <w:left w:val="none" w:sz="0" w:space="0" w:color="auto"/>
        <w:bottom w:val="none" w:sz="0" w:space="0" w:color="auto"/>
        <w:right w:val="none" w:sz="0" w:space="0" w:color="auto"/>
      </w:divBdr>
    </w:div>
    <w:div w:id="1298143298">
      <w:bodyDiv w:val="1"/>
      <w:marLeft w:val="0"/>
      <w:marRight w:val="0"/>
      <w:marTop w:val="0"/>
      <w:marBottom w:val="0"/>
      <w:divBdr>
        <w:top w:val="none" w:sz="0" w:space="0" w:color="auto"/>
        <w:left w:val="none" w:sz="0" w:space="0" w:color="auto"/>
        <w:bottom w:val="none" w:sz="0" w:space="0" w:color="auto"/>
        <w:right w:val="none" w:sz="0" w:space="0" w:color="auto"/>
      </w:divBdr>
    </w:div>
    <w:div w:id="1298218921">
      <w:bodyDiv w:val="1"/>
      <w:marLeft w:val="0"/>
      <w:marRight w:val="0"/>
      <w:marTop w:val="0"/>
      <w:marBottom w:val="0"/>
      <w:divBdr>
        <w:top w:val="none" w:sz="0" w:space="0" w:color="auto"/>
        <w:left w:val="none" w:sz="0" w:space="0" w:color="auto"/>
        <w:bottom w:val="none" w:sz="0" w:space="0" w:color="auto"/>
        <w:right w:val="none" w:sz="0" w:space="0" w:color="auto"/>
      </w:divBdr>
    </w:div>
    <w:div w:id="1298418860">
      <w:bodyDiv w:val="1"/>
      <w:marLeft w:val="0"/>
      <w:marRight w:val="0"/>
      <w:marTop w:val="0"/>
      <w:marBottom w:val="0"/>
      <w:divBdr>
        <w:top w:val="none" w:sz="0" w:space="0" w:color="auto"/>
        <w:left w:val="none" w:sz="0" w:space="0" w:color="auto"/>
        <w:bottom w:val="none" w:sz="0" w:space="0" w:color="auto"/>
        <w:right w:val="none" w:sz="0" w:space="0" w:color="auto"/>
      </w:divBdr>
    </w:div>
    <w:div w:id="1298486505">
      <w:bodyDiv w:val="1"/>
      <w:marLeft w:val="0"/>
      <w:marRight w:val="0"/>
      <w:marTop w:val="0"/>
      <w:marBottom w:val="0"/>
      <w:divBdr>
        <w:top w:val="none" w:sz="0" w:space="0" w:color="auto"/>
        <w:left w:val="none" w:sz="0" w:space="0" w:color="auto"/>
        <w:bottom w:val="none" w:sz="0" w:space="0" w:color="auto"/>
        <w:right w:val="none" w:sz="0" w:space="0" w:color="auto"/>
      </w:divBdr>
    </w:div>
    <w:div w:id="1298487697">
      <w:bodyDiv w:val="1"/>
      <w:marLeft w:val="0"/>
      <w:marRight w:val="0"/>
      <w:marTop w:val="0"/>
      <w:marBottom w:val="0"/>
      <w:divBdr>
        <w:top w:val="none" w:sz="0" w:space="0" w:color="auto"/>
        <w:left w:val="none" w:sz="0" w:space="0" w:color="auto"/>
        <w:bottom w:val="none" w:sz="0" w:space="0" w:color="auto"/>
        <w:right w:val="none" w:sz="0" w:space="0" w:color="auto"/>
      </w:divBdr>
    </w:div>
    <w:div w:id="1298491417">
      <w:bodyDiv w:val="1"/>
      <w:marLeft w:val="0"/>
      <w:marRight w:val="0"/>
      <w:marTop w:val="0"/>
      <w:marBottom w:val="0"/>
      <w:divBdr>
        <w:top w:val="none" w:sz="0" w:space="0" w:color="auto"/>
        <w:left w:val="none" w:sz="0" w:space="0" w:color="auto"/>
        <w:bottom w:val="none" w:sz="0" w:space="0" w:color="auto"/>
        <w:right w:val="none" w:sz="0" w:space="0" w:color="auto"/>
      </w:divBdr>
    </w:div>
    <w:div w:id="1298530647">
      <w:bodyDiv w:val="1"/>
      <w:marLeft w:val="0"/>
      <w:marRight w:val="0"/>
      <w:marTop w:val="0"/>
      <w:marBottom w:val="0"/>
      <w:divBdr>
        <w:top w:val="none" w:sz="0" w:space="0" w:color="auto"/>
        <w:left w:val="none" w:sz="0" w:space="0" w:color="auto"/>
        <w:bottom w:val="none" w:sz="0" w:space="0" w:color="auto"/>
        <w:right w:val="none" w:sz="0" w:space="0" w:color="auto"/>
      </w:divBdr>
    </w:div>
    <w:div w:id="1298608299">
      <w:bodyDiv w:val="1"/>
      <w:marLeft w:val="0"/>
      <w:marRight w:val="0"/>
      <w:marTop w:val="0"/>
      <w:marBottom w:val="0"/>
      <w:divBdr>
        <w:top w:val="none" w:sz="0" w:space="0" w:color="auto"/>
        <w:left w:val="none" w:sz="0" w:space="0" w:color="auto"/>
        <w:bottom w:val="none" w:sz="0" w:space="0" w:color="auto"/>
        <w:right w:val="none" w:sz="0" w:space="0" w:color="auto"/>
      </w:divBdr>
    </w:div>
    <w:div w:id="1298803478">
      <w:bodyDiv w:val="1"/>
      <w:marLeft w:val="0"/>
      <w:marRight w:val="0"/>
      <w:marTop w:val="0"/>
      <w:marBottom w:val="0"/>
      <w:divBdr>
        <w:top w:val="none" w:sz="0" w:space="0" w:color="auto"/>
        <w:left w:val="none" w:sz="0" w:space="0" w:color="auto"/>
        <w:bottom w:val="none" w:sz="0" w:space="0" w:color="auto"/>
        <w:right w:val="none" w:sz="0" w:space="0" w:color="auto"/>
      </w:divBdr>
    </w:div>
    <w:div w:id="1298875735">
      <w:bodyDiv w:val="1"/>
      <w:marLeft w:val="0"/>
      <w:marRight w:val="0"/>
      <w:marTop w:val="0"/>
      <w:marBottom w:val="0"/>
      <w:divBdr>
        <w:top w:val="none" w:sz="0" w:space="0" w:color="auto"/>
        <w:left w:val="none" w:sz="0" w:space="0" w:color="auto"/>
        <w:bottom w:val="none" w:sz="0" w:space="0" w:color="auto"/>
        <w:right w:val="none" w:sz="0" w:space="0" w:color="auto"/>
      </w:divBdr>
    </w:div>
    <w:div w:id="1299141946">
      <w:bodyDiv w:val="1"/>
      <w:marLeft w:val="0"/>
      <w:marRight w:val="0"/>
      <w:marTop w:val="0"/>
      <w:marBottom w:val="0"/>
      <w:divBdr>
        <w:top w:val="none" w:sz="0" w:space="0" w:color="auto"/>
        <w:left w:val="none" w:sz="0" w:space="0" w:color="auto"/>
        <w:bottom w:val="none" w:sz="0" w:space="0" w:color="auto"/>
        <w:right w:val="none" w:sz="0" w:space="0" w:color="auto"/>
      </w:divBdr>
    </w:div>
    <w:div w:id="1299535835">
      <w:bodyDiv w:val="1"/>
      <w:marLeft w:val="0"/>
      <w:marRight w:val="0"/>
      <w:marTop w:val="0"/>
      <w:marBottom w:val="0"/>
      <w:divBdr>
        <w:top w:val="none" w:sz="0" w:space="0" w:color="auto"/>
        <w:left w:val="none" w:sz="0" w:space="0" w:color="auto"/>
        <w:bottom w:val="none" w:sz="0" w:space="0" w:color="auto"/>
        <w:right w:val="none" w:sz="0" w:space="0" w:color="auto"/>
      </w:divBdr>
    </w:div>
    <w:div w:id="1299535873">
      <w:bodyDiv w:val="1"/>
      <w:marLeft w:val="0"/>
      <w:marRight w:val="0"/>
      <w:marTop w:val="0"/>
      <w:marBottom w:val="0"/>
      <w:divBdr>
        <w:top w:val="none" w:sz="0" w:space="0" w:color="auto"/>
        <w:left w:val="none" w:sz="0" w:space="0" w:color="auto"/>
        <w:bottom w:val="none" w:sz="0" w:space="0" w:color="auto"/>
        <w:right w:val="none" w:sz="0" w:space="0" w:color="auto"/>
      </w:divBdr>
    </w:div>
    <w:div w:id="1299651068">
      <w:bodyDiv w:val="1"/>
      <w:marLeft w:val="0"/>
      <w:marRight w:val="0"/>
      <w:marTop w:val="0"/>
      <w:marBottom w:val="0"/>
      <w:divBdr>
        <w:top w:val="none" w:sz="0" w:space="0" w:color="auto"/>
        <w:left w:val="none" w:sz="0" w:space="0" w:color="auto"/>
        <w:bottom w:val="none" w:sz="0" w:space="0" w:color="auto"/>
        <w:right w:val="none" w:sz="0" w:space="0" w:color="auto"/>
      </w:divBdr>
    </w:div>
    <w:div w:id="1299720654">
      <w:bodyDiv w:val="1"/>
      <w:marLeft w:val="0"/>
      <w:marRight w:val="0"/>
      <w:marTop w:val="0"/>
      <w:marBottom w:val="0"/>
      <w:divBdr>
        <w:top w:val="none" w:sz="0" w:space="0" w:color="auto"/>
        <w:left w:val="none" w:sz="0" w:space="0" w:color="auto"/>
        <w:bottom w:val="none" w:sz="0" w:space="0" w:color="auto"/>
        <w:right w:val="none" w:sz="0" w:space="0" w:color="auto"/>
      </w:divBdr>
    </w:div>
    <w:div w:id="1299796830">
      <w:bodyDiv w:val="1"/>
      <w:marLeft w:val="0"/>
      <w:marRight w:val="0"/>
      <w:marTop w:val="0"/>
      <w:marBottom w:val="0"/>
      <w:divBdr>
        <w:top w:val="none" w:sz="0" w:space="0" w:color="auto"/>
        <w:left w:val="none" w:sz="0" w:space="0" w:color="auto"/>
        <w:bottom w:val="none" w:sz="0" w:space="0" w:color="auto"/>
        <w:right w:val="none" w:sz="0" w:space="0" w:color="auto"/>
      </w:divBdr>
    </w:div>
    <w:div w:id="1300378066">
      <w:bodyDiv w:val="1"/>
      <w:marLeft w:val="0"/>
      <w:marRight w:val="0"/>
      <w:marTop w:val="0"/>
      <w:marBottom w:val="0"/>
      <w:divBdr>
        <w:top w:val="none" w:sz="0" w:space="0" w:color="auto"/>
        <w:left w:val="none" w:sz="0" w:space="0" w:color="auto"/>
        <w:bottom w:val="none" w:sz="0" w:space="0" w:color="auto"/>
        <w:right w:val="none" w:sz="0" w:space="0" w:color="auto"/>
      </w:divBdr>
    </w:div>
    <w:div w:id="1300382284">
      <w:bodyDiv w:val="1"/>
      <w:marLeft w:val="0"/>
      <w:marRight w:val="0"/>
      <w:marTop w:val="0"/>
      <w:marBottom w:val="0"/>
      <w:divBdr>
        <w:top w:val="none" w:sz="0" w:space="0" w:color="auto"/>
        <w:left w:val="none" w:sz="0" w:space="0" w:color="auto"/>
        <w:bottom w:val="none" w:sz="0" w:space="0" w:color="auto"/>
        <w:right w:val="none" w:sz="0" w:space="0" w:color="auto"/>
      </w:divBdr>
    </w:div>
    <w:div w:id="1300384246">
      <w:bodyDiv w:val="1"/>
      <w:marLeft w:val="0"/>
      <w:marRight w:val="0"/>
      <w:marTop w:val="0"/>
      <w:marBottom w:val="0"/>
      <w:divBdr>
        <w:top w:val="none" w:sz="0" w:space="0" w:color="auto"/>
        <w:left w:val="none" w:sz="0" w:space="0" w:color="auto"/>
        <w:bottom w:val="none" w:sz="0" w:space="0" w:color="auto"/>
        <w:right w:val="none" w:sz="0" w:space="0" w:color="auto"/>
      </w:divBdr>
    </w:div>
    <w:div w:id="1300573507">
      <w:bodyDiv w:val="1"/>
      <w:marLeft w:val="0"/>
      <w:marRight w:val="0"/>
      <w:marTop w:val="0"/>
      <w:marBottom w:val="0"/>
      <w:divBdr>
        <w:top w:val="none" w:sz="0" w:space="0" w:color="auto"/>
        <w:left w:val="none" w:sz="0" w:space="0" w:color="auto"/>
        <w:bottom w:val="none" w:sz="0" w:space="0" w:color="auto"/>
        <w:right w:val="none" w:sz="0" w:space="0" w:color="auto"/>
      </w:divBdr>
    </w:div>
    <w:div w:id="1300646982">
      <w:bodyDiv w:val="1"/>
      <w:marLeft w:val="0"/>
      <w:marRight w:val="0"/>
      <w:marTop w:val="0"/>
      <w:marBottom w:val="0"/>
      <w:divBdr>
        <w:top w:val="none" w:sz="0" w:space="0" w:color="auto"/>
        <w:left w:val="none" w:sz="0" w:space="0" w:color="auto"/>
        <w:bottom w:val="none" w:sz="0" w:space="0" w:color="auto"/>
        <w:right w:val="none" w:sz="0" w:space="0" w:color="auto"/>
      </w:divBdr>
    </w:div>
    <w:div w:id="1300770948">
      <w:bodyDiv w:val="1"/>
      <w:marLeft w:val="0"/>
      <w:marRight w:val="0"/>
      <w:marTop w:val="0"/>
      <w:marBottom w:val="0"/>
      <w:divBdr>
        <w:top w:val="none" w:sz="0" w:space="0" w:color="auto"/>
        <w:left w:val="none" w:sz="0" w:space="0" w:color="auto"/>
        <w:bottom w:val="none" w:sz="0" w:space="0" w:color="auto"/>
        <w:right w:val="none" w:sz="0" w:space="0" w:color="auto"/>
      </w:divBdr>
    </w:div>
    <w:div w:id="1300920015">
      <w:bodyDiv w:val="1"/>
      <w:marLeft w:val="0"/>
      <w:marRight w:val="0"/>
      <w:marTop w:val="0"/>
      <w:marBottom w:val="0"/>
      <w:divBdr>
        <w:top w:val="none" w:sz="0" w:space="0" w:color="auto"/>
        <w:left w:val="none" w:sz="0" w:space="0" w:color="auto"/>
        <w:bottom w:val="none" w:sz="0" w:space="0" w:color="auto"/>
        <w:right w:val="none" w:sz="0" w:space="0" w:color="auto"/>
      </w:divBdr>
    </w:div>
    <w:div w:id="1300921464">
      <w:bodyDiv w:val="1"/>
      <w:marLeft w:val="0"/>
      <w:marRight w:val="0"/>
      <w:marTop w:val="0"/>
      <w:marBottom w:val="0"/>
      <w:divBdr>
        <w:top w:val="none" w:sz="0" w:space="0" w:color="auto"/>
        <w:left w:val="none" w:sz="0" w:space="0" w:color="auto"/>
        <w:bottom w:val="none" w:sz="0" w:space="0" w:color="auto"/>
        <w:right w:val="none" w:sz="0" w:space="0" w:color="auto"/>
      </w:divBdr>
    </w:div>
    <w:div w:id="1300959850">
      <w:bodyDiv w:val="1"/>
      <w:marLeft w:val="0"/>
      <w:marRight w:val="0"/>
      <w:marTop w:val="0"/>
      <w:marBottom w:val="0"/>
      <w:divBdr>
        <w:top w:val="none" w:sz="0" w:space="0" w:color="auto"/>
        <w:left w:val="none" w:sz="0" w:space="0" w:color="auto"/>
        <w:bottom w:val="none" w:sz="0" w:space="0" w:color="auto"/>
        <w:right w:val="none" w:sz="0" w:space="0" w:color="auto"/>
      </w:divBdr>
    </w:div>
    <w:div w:id="1301111466">
      <w:bodyDiv w:val="1"/>
      <w:marLeft w:val="0"/>
      <w:marRight w:val="0"/>
      <w:marTop w:val="0"/>
      <w:marBottom w:val="0"/>
      <w:divBdr>
        <w:top w:val="none" w:sz="0" w:space="0" w:color="auto"/>
        <w:left w:val="none" w:sz="0" w:space="0" w:color="auto"/>
        <w:bottom w:val="none" w:sz="0" w:space="0" w:color="auto"/>
        <w:right w:val="none" w:sz="0" w:space="0" w:color="auto"/>
      </w:divBdr>
    </w:div>
    <w:div w:id="1301305765">
      <w:bodyDiv w:val="1"/>
      <w:marLeft w:val="0"/>
      <w:marRight w:val="0"/>
      <w:marTop w:val="0"/>
      <w:marBottom w:val="0"/>
      <w:divBdr>
        <w:top w:val="none" w:sz="0" w:space="0" w:color="auto"/>
        <w:left w:val="none" w:sz="0" w:space="0" w:color="auto"/>
        <w:bottom w:val="none" w:sz="0" w:space="0" w:color="auto"/>
        <w:right w:val="none" w:sz="0" w:space="0" w:color="auto"/>
      </w:divBdr>
    </w:div>
    <w:div w:id="1301766613">
      <w:bodyDiv w:val="1"/>
      <w:marLeft w:val="0"/>
      <w:marRight w:val="0"/>
      <w:marTop w:val="0"/>
      <w:marBottom w:val="0"/>
      <w:divBdr>
        <w:top w:val="none" w:sz="0" w:space="0" w:color="auto"/>
        <w:left w:val="none" w:sz="0" w:space="0" w:color="auto"/>
        <w:bottom w:val="none" w:sz="0" w:space="0" w:color="auto"/>
        <w:right w:val="none" w:sz="0" w:space="0" w:color="auto"/>
      </w:divBdr>
    </w:div>
    <w:div w:id="1301808284">
      <w:bodyDiv w:val="1"/>
      <w:marLeft w:val="0"/>
      <w:marRight w:val="0"/>
      <w:marTop w:val="0"/>
      <w:marBottom w:val="0"/>
      <w:divBdr>
        <w:top w:val="none" w:sz="0" w:space="0" w:color="auto"/>
        <w:left w:val="none" w:sz="0" w:space="0" w:color="auto"/>
        <w:bottom w:val="none" w:sz="0" w:space="0" w:color="auto"/>
        <w:right w:val="none" w:sz="0" w:space="0" w:color="auto"/>
      </w:divBdr>
    </w:div>
    <w:div w:id="1301810369">
      <w:bodyDiv w:val="1"/>
      <w:marLeft w:val="0"/>
      <w:marRight w:val="0"/>
      <w:marTop w:val="0"/>
      <w:marBottom w:val="0"/>
      <w:divBdr>
        <w:top w:val="none" w:sz="0" w:space="0" w:color="auto"/>
        <w:left w:val="none" w:sz="0" w:space="0" w:color="auto"/>
        <w:bottom w:val="none" w:sz="0" w:space="0" w:color="auto"/>
        <w:right w:val="none" w:sz="0" w:space="0" w:color="auto"/>
      </w:divBdr>
    </w:div>
    <w:div w:id="1302031834">
      <w:bodyDiv w:val="1"/>
      <w:marLeft w:val="0"/>
      <w:marRight w:val="0"/>
      <w:marTop w:val="0"/>
      <w:marBottom w:val="0"/>
      <w:divBdr>
        <w:top w:val="none" w:sz="0" w:space="0" w:color="auto"/>
        <w:left w:val="none" w:sz="0" w:space="0" w:color="auto"/>
        <w:bottom w:val="none" w:sz="0" w:space="0" w:color="auto"/>
        <w:right w:val="none" w:sz="0" w:space="0" w:color="auto"/>
      </w:divBdr>
    </w:div>
    <w:div w:id="1302032493">
      <w:bodyDiv w:val="1"/>
      <w:marLeft w:val="0"/>
      <w:marRight w:val="0"/>
      <w:marTop w:val="0"/>
      <w:marBottom w:val="0"/>
      <w:divBdr>
        <w:top w:val="none" w:sz="0" w:space="0" w:color="auto"/>
        <w:left w:val="none" w:sz="0" w:space="0" w:color="auto"/>
        <w:bottom w:val="none" w:sz="0" w:space="0" w:color="auto"/>
        <w:right w:val="none" w:sz="0" w:space="0" w:color="auto"/>
      </w:divBdr>
    </w:div>
    <w:div w:id="1302150126">
      <w:bodyDiv w:val="1"/>
      <w:marLeft w:val="0"/>
      <w:marRight w:val="0"/>
      <w:marTop w:val="0"/>
      <w:marBottom w:val="0"/>
      <w:divBdr>
        <w:top w:val="none" w:sz="0" w:space="0" w:color="auto"/>
        <w:left w:val="none" w:sz="0" w:space="0" w:color="auto"/>
        <w:bottom w:val="none" w:sz="0" w:space="0" w:color="auto"/>
        <w:right w:val="none" w:sz="0" w:space="0" w:color="auto"/>
      </w:divBdr>
    </w:div>
    <w:div w:id="1302150556">
      <w:bodyDiv w:val="1"/>
      <w:marLeft w:val="0"/>
      <w:marRight w:val="0"/>
      <w:marTop w:val="0"/>
      <w:marBottom w:val="0"/>
      <w:divBdr>
        <w:top w:val="none" w:sz="0" w:space="0" w:color="auto"/>
        <w:left w:val="none" w:sz="0" w:space="0" w:color="auto"/>
        <w:bottom w:val="none" w:sz="0" w:space="0" w:color="auto"/>
        <w:right w:val="none" w:sz="0" w:space="0" w:color="auto"/>
      </w:divBdr>
    </w:div>
    <w:div w:id="1302227654">
      <w:bodyDiv w:val="1"/>
      <w:marLeft w:val="0"/>
      <w:marRight w:val="0"/>
      <w:marTop w:val="0"/>
      <w:marBottom w:val="0"/>
      <w:divBdr>
        <w:top w:val="none" w:sz="0" w:space="0" w:color="auto"/>
        <w:left w:val="none" w:sz="0" w:space="0" w:color="auto"/>
        <w:bottom w:val="none" w:sz="0" w:space="0" w:color="auto"/>
        <w:right w:val="none" w:sz="0" w:space="0" w:color="auto"/>
      </w:divBdr>
    </w:div>
    <w:div w:id="1302228618">
      <w:bodyDiv w:val="1"/>
      <w:marLeft w:val="0"/>
      <w:marRight w:val="0"/>
      <w:marTop w:val="0"/>
      <w:marBottom w:val="0"/>
      <w:divBdr>
        <w:top w:val="none" w:sz="0" w:space="0" w:color="auto"/>
        <w:left w:val="none" w:sz="0" w:space="0" w:color="auto"/>
        <w:bottom w:val="none" w:sz="0" w:space="0" w:color="auto"/>
        <w:right w:val="none" w:sz="0" w:space="0" w:color="auto"/>
      </w:divBdr>
    </w:div>
    <w:div w:id="1302229732">
      <w:bodyDiv w:val="1"/>
      <w:marLeft w:val="0"/>
      <w:marRight w:val="0"/>
      <w:marTop w:val="0"/>
      <w:marBottom w:val="0"/>
      <w:divBdr>
        <w:top w:val="none" w:sz="0" w:space="0" w:color="auto"/>
        <w:left w:val="none" w:sz="0" w:space="0" w:color="auto"/>
        <w:bottom w:val="none" w:sz="0" w:space="0" w:color="auto"/>
        <w:right w:val="none" w:sz="0" w:space="0" w:color="auto"/>
      </w:divBdr>
    </w:div>
    <w:div w:id="1302346060">
      <w:bodyDiv w:val="1"/>
      <w:marLeft w:val="0"/>
      <w:marRight w:val="0"/>
      <w:marTop w:val="0"/>
      <w:marBottom w:val="0"/>
      <w:divBdr>
        <w:top w:val="none" w:sz="0" w:space="0" w:color="auto"/>
        <w:left w:val="none" w:sz="0" w:space="0" w:color="auto"/>
        <w:bottom w:val="none" w:sz="0" w:space="0" w:color="auto"/>
        <w:right w:val="none" w:sz="0" w:space="0" w:color="auto"/>
      </w:divBdr>
    </w:div>
    <w:div w:id="1302347641">
      <w:bodyDiv w:val="1"/>
      <w:marLeft w:val="0"/>
      <w:marRight w:val="0"/>
      <w:marTop w:val="0"/>
      <w:marBottom w:val="0"/>
      <w:divBdr>
        <w:top w:val="none" w:sz="0" w:space="0" w:color="auto"/>
        <w:left w:val="none" w:sz="0" w:space="0" w:color="auto"/>
        <w:bottom w:val="none" w:sz="0" w:space="0" w:color="auto"/>
        <w:right w:val="none" w:sz="0" w:space="0" w:color="auto"/>
      </w:divBdr>
    </w:div>
    <w:div w:id="1302730442">
      <w:bodyDiv w:val="1"/>
      <w:marLeft w:val="0"/>
      <w:marRight w:val="0"/>
      <w:marTop w:val="0"/>
      <w:marBottom w:val="0"/>
      <w:divBdr>
        <w:top w:val="none" w:sz="0" w:space="0" w:color="auto"/>
        <w:left w:val="none" w:sz="0" w:space="0" w:color="auto"/>
        <w:bottom w:val="none" w:sz="0" w:space="0" w:color="auto"/>
        <w:right w:val="none" w:sz="0" w:space="0" w:color="auto"/>
      </w:divBdr>
    </w:div>
    <w:div w:id="1302732278">
      <w:bodyDiv w:val="1"/>
      <w:marLeft w:val="0"/>
      <w:marRight w:val="0"/>
      <w:marTop w:val="0"/>
      <w:marBottom w:val="0"/>
      <w:divBdr>
        <w:top w:val="none" w:sz="0" w:space="0" w:color="auto"/>
        <w:left w:val="none" w:sz="0" w:space="0" w:color="auto"/>
        <w:bottom w:val="none" w:sz="0" w:space="0" w:color="auto"/>
        <w:right w:val="none" w:sz="0" w:space="0" w:color="auto"/>
      </w:divBdr>
    </w:div>
    <w:div w:id="1302737247">
      <w:bodyDiv w:val="1"/>
      <w:marLeft w:val="0"/>
      <w:marRight w:val="0"/>
      <w:marTop w:val="0"/>
      <w:marBottom w:val="0"/>
      <w:divBdr>
        <w:top w:val="none" w:sz="0" w:space="0" w:color="auto"/>
        <w:left w:val="none" w:sz="0" w:space="0" w:color="auto"/>
        <w:bottom w:val="none" w:sz="0" w:space="0" w:color="auto"/>
        <w:right w:val="none" w:sz="0" w:space="0" w:color="auto"/>
      </w:divBdr>
    </w:div>
    <w:div w:id="1302884966">
      <w:bodyDiv w:val="1"/>
      <w:marLeft w:val="0"/>
      <w:marRight w:val="0"/>
      <w:marTop w:val="0"/>
      <w:marBottom w:val="0"/>
      <w:divBdr>
        <w:top w:val="none" w:sz="0" w:space="0" w:color="auto"/>
        <w:left w:val="none" w:sz="0" w:space="0" w:color="auto"/>
        <w:bottom w:val="none" w:sz="0" w:space="0" w:color="auto"/>
        <w:right w:val="none" w:sz="0" w:space="0" w:color="auto"/>
      </w:divBdr>
    </w:div>
    <w:div w:id="1302998244">
      <w:bodyDiv w:val="1"/>
      <w:marLeft w:val="0"/>
      <w:marRight w:val="0"/>
      <w:marTop w:val="0"/>
      <w:marBottom w:val="0"/>
      <w:divBdr>
        <w:top w:val="none" w:sz="0" w:space="0" w:color="auto"/>
        <w:left w:val="none" w:sz="0" w:space="0" w:color="auto"/>
        <w:bottom w:val="none" w:sz="0" w:space="0" w:color="auto"/>
        <w:right w:val="none" w:sz="0" w:space="0" w:color="auto"/>
      </w:divBdr>
    </w:div>
    <w:div w:id="1303121487">
      <w:bodyDiv w:val="1"/>
      <w:marLeft w:val="0"/>
      <w:marRight w:val="0"/>
      <w:marTop w:val="0"/>
      <w:marBottom w:val="0"/>
      <w:divBdr>
        <w:top w:val="none" w:sz="0" w:space="0" w:color="auto"/>
        <w:left w:val="none" w:sz="0" w:space="0" w:color="auto"/>
        <w:bottom w:val="none" w:sz="0" w:space="0" w:color="auto"/>
        <w:right w:val="none" w:sz="0" w:space="0" w:color="auto"/>
      </w:divBdr>
    </w:div>
    <w:div w:id="1303583107">
      <w:bodyDiv w:val="1"/>
      <w:marLeft w:val="0"/>
      <w:marRight w:val="0"/>
      <w:marTop w:val="0"/>
      <w:marBottom w:val="0"/>
      <w:divBdr>
        <w:top w:val="none" w:sz="0" w:space="0" w:color="auto"/>
        <w:left w:val="none" w:sz="0" w:space="0" w:color="auto"/>
        <w:bottom w:val="none" w:sz="0" w:space="0" w:color="auto"/>
        <w:right w:val="none" w:sz="0" w:space="0" w:color="auto"/>
      </w:divBdr>
    </w:div>
    <w:div w:id="1303926799">
      <w:bodyDiv w:val="1"/>
      <w:marLeft w:val="0"/>
      <w:marRight w:val="0"/>
      <w:marTop w:val="0"/>
      <w:marBottom w:val="0"/>
      <w:divBdr>
        <w:top w:val="none" w:sz="0" w:space="0" w:color="auto"/>
        <w:left w:val="none" w:sz="0" w:space="0" w:color="auto"/>
        <w:bottom w:val="none" w:sz="0" w:space="0" w:color="auto"/>
        <w:right w:val="none" w:sz="0" w:space="0" w:color="auto"/>
      </w:divBdr>
    </w:div>
    <w:div w:id="1304002398">
      <w:bodyDiv w:val="1"/>
      <w:marLeft w:val="0"/>
      <w:marRight w:val="0"/>
      <w:marTop w:val="0"/>
      <w:marBottom w:val="0"/>
      <w:divBdr>
        <w:top w:val="none" w:sz="0" w:space="0" w:color="auto"/>
        <w:left w:val="none" w:sz="0" w:space="0" w:color="auto"/>
        <w:bottom w:val="none" w:sz="0" w:space="0" w:color="auto"/>
        <w:right w:val="none" w:sz="0" w:space="0" w:color="auto"/>
      </w:divBdr>
    </w:div>
    <w:div w:id="1304118625">
      <w:bodyDiv w:val="1"/>
      <w:marLeft w:val="0"/>
      <w:marRight w:val="0"/>
      <w:marTop w:val="0"/>
      <w:marBottom w:val="0"/>
      <w:divBdr>
        <w:top w:val="none" w:sz="0" w:space="0" w:color="auto"/>
        <w:left w:val="none" w:sz="0" w:space="0" w:color="auto"/>
        <w:bottom w:val="none" w:sz="0" w:space="0" w:color="auto"/>
        <w:right w:val="none" w:sz="0" w:space="0" w:color="auto"/>
      </w:divBdr>
    </w:div>
    <w:div w:id="1304193929">
      <w:bodyDiv w:val="1"/>
      <w:marLeft w:val="0"/>
      <w:marRight w:val="0"/>
      <w:marTop w:val="0"/>
      <w:marBottom w:val="0"/>
      <w:divBdr>
        <w:top w:val="none" w:sz="0" w:space="0" w:color="auto"/>
        <w:left w:val="none" w:sz="0" w:space="0" w:color="auto"/>
        <w:bottom w:val="none" w:sz="0" w:space="0" w:color="auto"/>
        <w:right w:val="none" w:sz="0" w:space="0" w:color="auto"/>
      </w:divBdr>
    </w:div>
    <w:div w:id="1304197754">
      <w:bodyDiv w:val="1"/>
      <w:marLeft w:val="0"/>
      <w:marRight w:val="0"/>
      <w:marTop w:val="0"/>
      <w:marBottom w:val="0"/>
      <w:divBdr>
        <w:top w:val="none" w:sz="0" w:space="0" w:color="auto"/>
        <w:left w:val="none" w:sz="0" w:space="0" w:color="auto"/>
        <w:bottom w:val="none" w:sz="0" w:space="0" w:color="auto"/>
        <w:right w:val="none" w:sz="0" w:space="0" w:color="auto"/>
      </w:divBdr>
    </w:div>
    <w:div w:id="1304231940">
      <w:bodyDiv w:val="1"/>
      <w:marLeft w:val="0"/>
      <w:marRight w:val="0"/>
      <w:marTop w:val="0"/>
      <w:marBottom w:val="0"/>
      <w:divBdr>
        <w:top w:val="none" w:sz="0" w:space="0" w:color="auto"/>
        <w:left w:val="none" w:sz="0" w:space="0" w:color="auto"/>
        <w:bottom w:val="none" w:sz="0" w:space="0" w:color="auto"/>
        <w:right w:val="none" w:sz="0" w:space="0" w:color="auto"/>
      </w:divBdr>
    </w:div>
    <w:div w:id="1304311169">
      <w:bodyDiv w:val="1"/>
      <w:marLeft w:val="0"/>
      <w:marRight w:val="0"/>
      <w:marTop w:val="0"/>
      <w:marBottom w:val="0"/>
      <w:divBdr>
        <w:top w:val="none" w:sz="0" w:space="0" w:color="auto"/>
        <w:left w:val="none" w:sz="0" w:space="0" w:color="auto"/>
        <w:bottom w:val="none" w:sz="0" w:space="0" w:color="auto"/>
        <w:right w:val="none" w:sz="0" w:space="0" w:color="auto"/>
      </w:divBdr>
    </w:div>
    <w:div w:id="1304385028">
      <w:bodyDiv w:val="1"/>
      <w:marLeft w:val="0"/>
      <w:marRight w:val="0"/>
      <w:marTop w:val="0"/>
      <w:marBottom w:val="0"/>
      <w:divBdr>
        <w:top w:val="none" w:sz="0" w:space="0" w:color="auto"/>
        <w:left w:val="none" w:sz="0" w:space="0" w:color="auto"/>
        <w:bottom w:val="none" w:sz="0" w:space="0" w:color="auto"/>
        <w:right w:val="none" w:sz="0" w:space="0" w:color="auto"/>
      </w:divBdr>
    </w:div>
    <w:div w:id="1304458040">
      <w:bodyDiv w:val="1"/>
      <w:marLeft w:val="0"/>
      <w:marRight w:val="0"/>
      <w:marTop w:val="0"/>
      <w:marBottom w:val="0"/>
      <w:divBdr>
        <w:top w:val="none" w:sz="0" w:space="0" w:color="auto"/>
        <w:left w:val="none" w:sz="0" w:space="0" w:color="auto"/>
        <w:bottom w:val="none" w:sz="0" w:space="0" w:color="auto"/>
        <w:right w:val="none" w:sz="0" w:space="0" w:color="auto"/>
      </w:divBdr>
    </w:div>
    <w:div w:id="1304459187">
      <w:bodyDiv w:val="1"/>
      <w:marLeft w:val="0"/>
      <w:marRight w:val="0"/>
      <w:marTop w:val="0"/>
      <w:marBottom w:val="0"/>
      <w:divBdr>
        <w:top w:val="none" w:sz="0" w:space="0" w:color="auto"/>
        <w:left w:val="none" w:sz="0" w:space="0" w:color="auto"/>
        <w:bottom w:val="none" w:sz="0" w:space="0" w:color="auto"/>
        <w:right w:val="none" w:sz="0" w:space="0" w:color="auto"/>
      </w:divBdr>
    </w:div>
    <w:div w:id="1304505385">
      <w:bodyDiv w:val="1"/>
      <w:marLeft w:val="0"/>
      <w:marRight w:val="0"/>
      <w:marTop w:val="0"/>
      <w:marBottom w:val="0"/>
      <w:divBdr>
        <w:top w:val="none" w:sz="0" w:space="0" w:color="auto"/>
        <w:left w:val="none" w:sz="0" w:space="0" w:color="auto"/>
        <w:bottom w:val="none" w:sz="0" w:space="0" w:color="auto"/>
        <w:right w:val="none" w:sz="0" w:space="0" w:color="auto"/>
      </w:divBdr>
    </w:div>
    <w:div w:id="1304579267">
      <w:bodyDiv w:val="1"/>
      <w:marLeft w:val="0"/>
      <w:marRight w:val="0"/>
      <w:marTop w:val="0"/>
      <w:marBottom w:val="0"/>
      <w:divBdr>
        <w:top w:val="none" w:sz="0" w:space="0" w:color="auto"/>
        <w:left w:val="none" w:sz="0" w:space="0" w:color="auto"/>
        <w:bottom w:val="none" w:sz="0" w:space="0" w:color="auto"/>
        <w:right w:val="none" w:sz="0" w:space="0" w:color="auto"/>
      </w:divBdr>
    </w:div>
    <w:div w:id="1304775642">
      <w:bodyDiv w:val="1"/>
      <w:marLeft w:val="0"/>
      <w:marRight w:val="0"/>
      <w:marTop w:val="0"/>
      <w:marBottom w:val="0"/>
      <w:divBdr>
        <w:top w:val="none" w:sz="0" w:space="0" w:color="auto"/>
        <w:left w:val="none" w:sz="0" w:space="0" w:color="auto"/>
        <w:bottom w:val="none" w:sz="0" w:space="0" w:color="auto"/>
        <w:right w:val="none" w:sz="0" w:space="0" w:color="auto"/>
      </w:divBdr>
    </w:div>
    <w:div w:id="1304895694">
      <w:bodyDiv w:val="1"/>
      <w:marLeft w:val="0"/>
      <w:marRight w:val="0"/>
      <w:marTop w:val="0"/>
      <w:marBottom w:val="0"/>
      <w:divBdr>
        <w:top w:val="none" w:sz="0" w:space="0" w:color="auto"/>
        <w:left w:val="none" w:sz="0" w:space="0" w:color="auto"/>
        <w:bottom w:val="none" w:sz="0" w:space="0" w:color="auto"/>
        <w:right w:val="none" w:sz="0" w:space="0" w:color="auto"/>
      </w:divBdr>
    </w:div>
    <w:div w:id="1304896368">
      <w:bodyDiv w:val="1"/>
      <w:marLeft w:val="0"/>
      <w:marRight w:val="0"/>
      <w:marTop w:val="0"/>
      <w:marBottom w:val="0"/>
      <w:divBdr>
        <w:top w:val="none" w:sz="0" w:space="0" w:color="auto"/>
        <w:left w:val="none" w:sz="0" w:space="0" w:color="auto"/>
        <w:bottom w:val="none" w:sz="0" w:space="0" w:color="auto"/>
        <w:right w:val="none" w:sz="0" w:space="0" w:color="auto"/>
      </w:divBdr>
    </w:div>
    <w:div w:id="1305157487">
      <w:bodyDiv w:val="1"/>
      <w:marLeft w:val="0"/>
      <w:marRight w:val="0"/>
      <w:marTop w:val="0"/>
      <w:marBottom w:val="0"/>
      <w:divBdr>
        <w:top w:val="none" w:sz="0" w:space="0" w:color="auto"/>
        <w:left w:val="none" w:sz="0" w:space="0" w:color="auto"/>
        <w:bottom w:val="none" w:sz="0" w:space="0" w:color="auto"/>
        <w:right w:val="none" w:sz="0" w:space="0" w:color="auto"/>
      </w:divBdr>
    </w:div>
    <w:div w:id="1305281615">
      <w:bodyDiv w:val="1"/>
      <w:marLeft w:val="0"/>
      <w:marRight w:val="0"/>
      <w:marTop w:val="0"/>
      <w:marBottom w:val="0"/>
      <w:divBdr>
        <w:top w:val="none" w:sz="0" w:space="0" w:color="auto"/>
        <w:left w:val="none" w:sz="0" w:space="0" w:color="auto"/>
        <w:bottom w:val="none" w:sz="0" w:space="0" w:color="auto"/>
        <w:right w:val="none" w:sz="0" w:space="0" w:color="auto"/>
      </w:divBdr>
    </w:div>
    <w:div w:id="1305313112">
      <w:bodyDiv w:val="1"/>
      <w:marLeft w:val="0"/>
      <w:marRight w:val="0"/>
      <w:marTop w:val="0"/>
      <w:marBottom w:val="0"/>
      <w:divBdr>
        <w:top w:val="none" w:sz="0" w:space="0" w:color="auto"/>
        <w:left w:val="none" w:sz="0" w:space="0" w:color="auto"/>
        <w:bottom w:val="none" w:sz="0" w:space="0" w:color="auto"/>
        <w:right w:val="none" w:sz="0" w:space="0" w:color="auto"/>
      </w:divBdr>
    </w:div>
    <w:div w:id="1305700340">
      <w:bodyDiv w:val="1"/>
      <w:marLeft w:val="0"/>
      <w:marRight w:val="0"/>
      <w:marTop w:val="0"/>
      <w:marBottom w:val="0"/>
      <w:divBdr>
        <w:top w:val="none" w:sz="0" w:space="0" w:color="auto"/>
        <w:left w:val="none" w:sz="0" w:space="0" w:color="auto"/>
        <w:bottom w:val="none" w:sz="0" w:space="0" w:color="auto"/>
        <w:right w:val="none" w:sz="0" w:space="0" w:color="auto"/>
      </w:divBdr>
    </w:div>
    <w:div w:id="1305815115">
      <w:bodyDiv w:val="1"/>
      <w:marLeft w:val="0"/>
      <w:marRight w:val="0"/>
      <w:marTop w:val="0"/>
      <w:marBottom w:val="0"/>
      <w:divBdr>
        <w:top w:val="none" w:sz="0" w:space="0" w:color="auto"/>
        <w:left w:val="none" w:sz="0" w:space="0" w:color="auto"/>
        <w:bottom w:val="none" w:sz="0" w:space="0" w:color="auto"/>
        <w:right w:val="none" w:sz="0" w:space="0" w:color="auto"/>
      </w:divBdr>
    </w:div>
    <w:div w:id="1305816711">
      <w:bodyDiv w:val="1"/>
      <w:marLeft w:val="0"/>
      <w:marRight w:val="0"/>
      <w:marTop w:val="0"/>
      <w:marBottom w:val="0"/>
      <w:divBdr>
        <w:top w:val="none" w:sz="0" w:space="0" w:color="auto"/>
        <w:left w:val="none" w:sz="0" w:space="0" w:color="auto"/>
        <w:bottom w:val="none" w:sz="0" w:space="0" w:color="auto"/>
        <w:right w:val="none" w:sz="0" w:space="0" w:color="auto"/>
      </w:divBdr>
    </w:div>
    <w:div w:id="1305889788">
      <w:bodyDiv w:val="1"/>
      <w:marLeft w:val="0"/>
      <w:marRight w:val="0"/>
      <w:marTop w:val="0"/>
      <w:marBottom w:val="0"/>
      <w:divBdr>
        <w:top w:val="none" w:sz="0" w:space="0" w:color="auto"/>
        <w:left w:val="none" w:sz="0" w:space="0" w:color="auto"/>
        <w:bottom w:val="none" w:sz="0" w:space="0" w:color="auto"/>
        <w:right w:val="none" w:sz="0" w:space="0" w:color="auto"/>
      </w:divBdr>
    </w:div>
    <w:div w:id="1306004399">
      <w:bodyDiv w:val="1"/>
      <w:marLeft w:val="0"/>
      <w:marRight w:val="0"/>
      <w:marTop w:val="0"/>
      <w:marBottom w:val="0"/>
      <w:divBdr>
        <w:top w:val="none" w:sz="0" w:space="0" w:color="auto"/>
        <w:left w:val="none" w:sz="0" w:space="0" w:color="auto"/>
        <w:bottom w:val="none" w:sz="0" w:space="0" w:color="auto"/>
        <w:right w:val="none" w:sz="0" w:space="0" w:color="auto"/>
      </w:divBdr>
    </w:div>
    <w:div w:id="1306279752">
      <w:bodyDiv w:val="1"/>
      <w:marLeft w:val="0"/>
      <w:marRight w:val="0"/>
      <w:marTop w:val="0"/>
      <w:marBottom w:val="0"/>
      <w:divBdr>
        <w:top w:val="none" w:sz="0" w:space="0" w:color="auto"/>
        <w:left w:val="none" w:sz="0" w:space="0" w:color="auto"/>
        <w:bottom w:val="none" w:sz="0" w:space="0" w:color="auto"/>
        <w:right w:val="none" w:sz="0" w:space="0" w:color="auto"/>
      </w:divBdr>
    </w:div>
    <w:div w:id="1306356876">
      <w:bodyDiv w:val="1"/>
      <w:marLeft w:val="0"/>
      <w:marRight w:val="0"/>
      <w:marTop w:val="0"/>
      <w:marBottom w:val="0"/>
      <w:divBdr>
        <w:top w:val="none" w:sz="0" w:space="0" w:color="auto"/>
        <w:left w:val="none" w:sz="0" w:space="0" w:color="auto"/>
        <w:bottom w:val="none" w:sz="0" w:space="0" w:color="auto"/>
        <w:right w:val="none" w:sz="0" w:space="0" w:color="auto"/>
      </w:divBdr>
    </w:div>
    <w:div w:id="1306617773">
      <w:bodyDiv w:val="1"/>
      <w:marLeft w:val="0"/>
      <w:marRight w:val="0"/>
      <w:marTop w:val="0"/>
      <w:marBottom w:val="0"/>
      <w:divBdr>
        <w:top w:val="none" w:sz="0" w:space="0" w:color="auto"/>
        <w:left w:val="none" w:sz="0" w:space="0" w:color="auto"/>
        <w:bottom w:val="none" w:sz="0" w:space="0" w:color="auto"/>
        <w:right w:val="none" w:sz="0" w:space="0" w:color="auto"/>
      </w:divBdr>
    </w:div>
    <w:div w:id="1306819539">
      <w:bodyDiv w:val="1"/>
      <w:marLeft w:val="0"/>
      <w:marRight w:val="0"/>
      <w:marTop w:val="0"/>
      <w:marBottom w:val="0"/>
      <w:divBdr>
        <w:top w:val="none" w:sz="0" w:space="0" w:color="auto"/>
        <w:left w:val="none" w:sz="0" w:space="0" w:color="auto"/>
        <w:bottom w:val="none" w:sz="0" w:space="0" w:color="auto"/>
        <w:right w:val="none" w:sz="0" w:space="0" w:color="auto"/>
      </w:divBdr>
    </w:div>
    <w:div w:id="1306931806">
      <w:bodyDiv w:val="1"/>
      <w:marLeft w:val="0"/>
      <w:marRight w:val="0"/>
      <w:marTop w:val="0"/>
      <w:marBottom w:val="0"/>
      <w:divBdr>
        <w:top w:val="none" w:sz="0" w:space="0" w:color="auto"/>
        <w:left w:val="none" w:sz="0" w:space="0" w:color="auto"/>
        <w:bottom w:val="none" w:sz="0" w:space="0" w:color="auto"/>
        <w:right w:val="none" w:sz="0" w:space="0" w:color="auto"/>
      </w:divBdr>
    </w:div>
    <w:div w:id="1306934532">
      <w:bodyDiv w:val="1"/>
      <w:marLeft w:val="0"/>
      <w:marRight w:val="0"/>
      <w:marTop w:val="0"/>
      <w:marBottom w:val="0"/>
      <w:divBdr>
        <w:top w:val="none" w:sz="0" w:space="0" w:color="auto"/>
        <w:left w:val="none" w:sz="0" w:space="0" w:color="auto"/>
        <w:bottom w:val="none" w:sz="0" w:space="0" w:color="auto"/>
        <w:right w:val="none" w:sz="0" w:space="0" w:color="auto"/>
      </w:divBdr>
    </w:div>
    <w:div w:id="1307003854">
      <w:bodyDiv w:val="1"/>
      <w:marLeft w:val="0"/>
      <w:marRight w:val="0"/>
      <w:marTop w:val="0"/>
      <w:marBottom w:val="0"/>
      <w:divBdr>
        <w:top w:val="none" w:sz="0" w:space="0" w:color="auto"/>
        <w:left w:val="none" w:sz="0" w:space="0" w:color="auto"/>
        <w:bottom w:val="none" w:sz="0" w:space="0" w:color="auto"/>
        <w:right w:val="none" w:sz="0" w:space="0" w:color="auto"/>
      </w:divBdr>
    </w:div>
    <w:div w:id="1307011493">
      <w:bodyDiv w:val="1"/>
      <w:marLeft w:val="0"/>
      <w:marRight w:val="0"/>
      <w:marTop w:val="0"/>
      <w:marBottom w:val="0"/>
      <w:divBdr>
        <w:top w:val="none" w:sz="0" w:space="0" w:color="auto"/>
        <w:left w:val="none" w:sz="0" w:space="0" w:color="auto"/>
        <w:bottom w:val="none" w:sz="0" w:space="0" w:color="auto"/>
        <w:right w:val="none" w:sz="0" w:space="0" w:color="auto"/>
      </w:divBdr>
    </w:div>
    <w:div w:id="1307122195">
      <w:bodyDiv w:val="1"/>
      <w:marLeft w:val="0"/>
      <w:marRight w:val="0"/>
      <w:marTop w:val="0"/>
      <w:marBottom w:val="0"/>
      <w:divBdr>
        <w:top w:val="none" w:sz="0" w:space="0" w:color="auto"/>
        <w:left w:val="none" w:sz="0" w:space="0" w:color="auto"/>
        <w:bottom w:val="none" w:sz="0" w:space="0" w:color="auto"/>
        <w:right w:val="none" w:sz="0" w:space="0" w:color="auto"/>
      </w:divBdr>
    </w:div>
    <w:div w:id="1307129600">
      <w:bodyDiv w:val="1"/>
      <w:marLeft w:val="0"/>
      <w:marRight w:val="0"/>
      <w:marTop w:val="0"/>
      <w:marBottom w:val="0"/>
      <w:divBdr>
        <w:top w:val="none" w:sz="0" w:space="0" w:color="auto"/>
        <w:left w:val="none" w:sz="0" w:space="0" w:color="auto"/>
        <w:bottom w:val="none" w:sz="0" w:space="0" w:color="auto"/>
        <w:right w:val="none" w:sz="0" w:space="0" w:color="auto"/>
      </w:divBdr>
    </w:div>
    <w:div w:id="1307197357">
      <w:bodyDiv w:val="1"/>
      <w:marLeft w:val="0"/>
      <w:marRight w:val="0"/>
      <w:marTop w:val="0"/>
      <w:marBottom w:val="0"/>
      <w:divBdr>
        <w:top w:val="none" w:sz="0" w:space="0" w:color="auto"/>
        <w:left w:val="none" w:sz="0" w:space="0" w:color="auto"/>
        <w:bottom w:val="none" w:sz="0" w:space="0" w:color="auto"/>
        <w:right w:val="none" w:sz="0" w:space="0" w:color="auto"/>
      </w:divBdr>
    </w:div>
    <w:div w:id="1307391725">
      <w:bodyDiv w:val="1"/>
      <w:marLeft w:val="0"/>
      <w:marRight w:val="0"/>
      <w:marTop w:val="0"/>
      <w:marBottom w:val="0"/>
      <w:divBdr>
        <w:top w:val="none" w:sz="0" w:space="0" w:color="auto"/>
        <w:left w:val="none" w:sz="0" w:space="0" w:color="auto"/>
        <w:bottom w:val="none" w:sz="0" w:space="0" w:color="auto"/>
        <w:right w:val="none" w:sz="0" w:space="0" w:color="auto"/>
      </w:divBdr>
    </w:div>
    <w:div w:id="1307587094">
      <w:bodyDiv w:val="1"/>
      <w:marLeft w:val="0"/>
      <w:marRight w:val="0"/>
      <w:marTop w:val="0"/>
      <w:marBottom w:val="0"/>
      <w:divBdr>
        <w:top w:val="none" w:sz="0" w:space="0" w:color="auto"/>
        <w:left w:val="none" w:sz="0" w:space="0" w:color="auto"/>
        <w:bottom w:val="none" w:sz="0" w:space="0" w:color="auto"/>
        <w:right w:val="none" w:sz="0" w:space="0" w:color="auto"/>
      </w:divBdr>
    </w:div>
    <w:div w:id="1307588110">
      <w:bodyDiv w:val="1"/>
      <w:marLeft w:val="0"/>
      <w:marRight w:val="0"/>
      <w:marTop w:val="0"/>
      <w:marBottom w:val="0"/>
      <w:divBdr>
        <w:top w:val="none" w:sz="0" w:space="0" w:color="auto"/>
        <w:left w:val="none" w:sz="0" w:space="0" w:color="auto"/>
        <w:bottom w:val="none" w:sz="0" w:space="0" w:color="auto"/>
        <w:right w:val="none" w:sz="0" w:space="0" w:color="auto"/>
      </w:divBdr>
    </w:div>
    <w:div w:id="1307778107">
      <w:bodyDiv w:val="1"/>
      <w:marLeft w:val="0"/>
      <w:marRight w:val="0"/>
      <w:marTop w:val="0"/>
      <w:marBottom w:val="0"/>
      <w:divBdr>
        <w:top w:val="none" w:sz="0" w:space="0" w:color="auto"/>
        <w:left w:val="none" w:sz="0" w:space="0" w:color="auto"/>
        <w:bottom w:val="none" w:sz="0" w:space="0" w:color="auto"/>
        <w:right w:val="none" w:sz="0" w:space="0" w:color="auto"/>
      </w:divBdr>
    </w:div>
    <w:div w:id="1307977274">
      <w:bodyDiv w:val="1"/>
      <w:marLeft w:val="0"/>
      <w:marRight w:val="0"/>
      <w:marTop w:val="0"/>
      <w:marBottom w:val="0"/>
      <w:divBdr>
        <w:top w:val="none" w:sz="0" w:space="0" w:color="auto"/>
        <w:left w:val="none" w:sz="0" w:space="0" w:color="auto"/>
        <w:bottom w:val="none" w:sz="0" w:space="0" w:color="auto"/>
        <w:right w:val="none" w:sz="0" w:space="0" w:color="auto"/>
      </w:divBdr>
    </w:div>
    <w:div w:id="1308171752">
      <w:bodyDiv w:val="1"/>
      <w:marLeft w:val="0"/>
      <w:marRight w:val="0"/>
      <w:marTop w:val="0"/>
      <w:marBottom w:val="0"/>
      <w:divBdr>
        <w:top w:val="none" w:sz="0" w:space="0" w:color="auto"/>
        <w:left w:val="none" w:sz="0" w:space="0" w:color="auto"/>
        <w:bottom w:val="none" w:sz="0" w:space="0" w:color="auto"/>
        <w:right w:val="none" w:sz="0" w:space="0" w:color="auto"/>
      </w:divBdr>
    </w:div>
    <w:div w:id="1308438645">
      <w:bodyDiv w:val="1"/>
      <w:marLeft w:val="0"/>
      <w:marRight w:val="0"/>
      <w:marTop w:val="0"/>
      <w:marBottom w:val="0"/>
      <w:divBdr>
        <w:top w:val="none" w:sz="0" w:space="0" w:color="auto"/>
        <w:left w:val="none" w:sz="0" w:space="0" w:color="auto"/>
        <w:bottom w:val="none" w:sz="0" w:space="0" w:color="auto"/>
        <w:right w:val="none" w:sz="0" w:space="0" w:color="auto"/>
      </w:divBdr>
    </w:div>
    <w:div w:id="1308514121">
      <w:bodyDiv w:val="1"/>
      <w:marLeft w:val="0"/>
      <w:marRight w:val="0"/>
      <w:marTop w:val="0"/>
      <w:marBottom w:val="0"/>
      <w:divBdr>
        <w:top w:val="none" w:sz="0" w:space="0" w:color="auto"/>
        <w:left w:val="none" w:sz="0" w:space="0" w:color="auto"/>
        <w:bottom w:val="none" w:sz="0" w:space="0" w:color="auto"/>
        <w:right w:val="none" w:sz="0" w:space="0" w:color="auto"/>
      </w:divBdr>
    </w:div>
    <w:div w:id="1308514173">
      <w:bodyDiv w:val="1"/>
      <w:marLeft w:val="0"/>
      <w:marRight w:val="0"/>
      <w:marTop w:val="0"/>
      <w:marBottom w:val="0"/>
      <w:divBdr>
        <w:top w:val="none" w:sz="0" w:space="0" w:color="auto"/>
        <w:left w:val="none" w:sz="0" w:space="0" w:color="auto"/>
        <w:bottom w:val="none" w:sz="0" w:space="0" w:color="auto"/>
        <w:right w:val="none" w:sz="0" w:space="0" w:color="auto"/>
      </w:divBdr>
    </w:div>
    <w:div w:id="1308587214">
      <w:bodyDiv w:val="1"/>
      <w:marLeft w:val="0"/>
      <w:marRight w:val="0"/>
      <w:marTop w:val="0"/>
      <w:marBottom w:val="0"/>
      <w:divBdr>
        <w:top w:val="none" w:sz="0" w:space="0" w:color="auto"/>
        <w:left w:val="none" w:sz="0" w:space="0" w:color="auto"/>
        <w:bottom w:val="none" w:sz="0" w:space="0" w:color="auto"/>
        <w:right w:val="none" w:sz="0" w:space="0" w:color="auto"/>
      </w:divBdr>
    </w:div>
    <w:div w:id="1308825611">
      <w:bodyDiv w:val="1"/>
      <w:marLeft w:val="0"/>
      <w:marRight w:val="0"/>
      <w:marTop w:val="0"/>
      <w:marBottom w:val="0"/>
      <w:divBdr>
        <w:top w:val="none" w:sz="0" w:space="0" w:color="auto"/>
        <w:left w:val="none" w:sz="0" w:space="0" w:color="auto"/>
        <w:bottom w:val="none" w:sz="0" w:space="0" w:color="auto"/>
        <w:right w:val="none" w:sz="0" w:space="0" w:color="auto"/>
      </w:divBdr>
    </w:div>
    <w:div w:id="1308901431">
      <w:bodyDiv w:val="1"/>
      <w:marLeft w:val="0"/>
      <w:marRight w:val="0"/>
      <w:marTop w:val="0"/>
      <w:marBottom w:val="0"/>
      <w:divBdr>
        <w:top w:val="none" w:sz="0" w:space="0" w:color="auto"/>
        <w:left w:val="none" w:sz="0" w:space="0" w:color="auto"/>
        <w:bottom w:val="none" w:sz="0" w:space="0" w:color="auto"/>
        <w:right w:val="none" w:sz="0" w:space="0" w:color="auto"/>
      </w:divBdr>
    </w:div>
    <w:div w:id="1308901862">
      <w:bodyDiv w:val="1"/>
      <w:marLeft w:val="0"/>
      <w:marRight w:val="0"/>
      <w:marTop w:val="0"/>
      <w:marBottom w:val="0"/>
      <w:divBdr>
        <w:top w:val="none" w:sz="0" w:space="0" w:color="auto"/>
        <w:left w:val="none" w:sz="0" w:space="0" w:color="auto"/>
        <w:bottom w:val="none" w:sz="0" w:space="0" w:color="auto"/>
        <w:right w:val="none" w:sz="0" w:space="0" w:color="auto"/>
      </w:divBdr>
    </w:div>
    <w:div w:id="1309045559">
      <w:bodyDiv w:val="1"/>
      <w:marLeft w:val="0"/>
      <w:marRight w:val="0"/>
      <w:marTop w:val="0"/>
      <w:marBottom w:val="0"/>
      <w:divBdr>
        <w:top w:val="none" w:sz="0" w:space="0" w:color="auto"/>
        <w:left w:val="none" w:sz="0" w:space="0" w:color="auto"/>
        <w:bottom w:val="none" w:sz="0" w:space="0" w:color="auto"/>
        <w:right w:val="none" w:sz="0" w:space="0" w:color="auto"/>
      </w:divBdr>
    </w:div>
    <w:div w:id="1309361360">
      <w:bodyDiv w:val="1"/>
      <w:marLeft w:val="0"/>
      <w:marRight w:val="0"/>
      <w:marTop w:val="0"/>
      <w:marBottom w:val="0"/>
      <w:divBdr>
        <w:top w:val="none" w:sz="0" w:space="0" w:color="auto"/>
        <w:left w:val="none" w:sz="0" w:space="0" w:color="auto"/>
        <w:bottom w:val="none" w:sz="0" w:space="0" w:color="auto"/>
        <w:right w:val="none" w:sz="0" w:space="0" w:color="auto"/>
      </w:divBdr>
    </w:div>
    <w:div w:id="1309558710">
      <w:bodyDiv w:val="1"/>
      <w:marLeft w:val="0"/>
      <w:marRight w:val="0"/>
      <w:marTop w:val="0"/>
      <w:marBottom w:val="0"/>
      <w:divBdr>
        <w:top w:val="none" w:sz="0" w:space="0" w:color="auto"/>
        <w:left w:val="none" w:sz="0" w:space="0" w:color="auto"/>
        <w:bottom w:val="none" w:sz="0" w:space="0" w:color="auto"/>
        <w:right w:val="none" w:sz="0" w:space="0" w:color="auto"/>
      </w:divBdr>
    </w:div>
    <w:div w:id="1309558751">
      <w:bodyDiv w:val="1"/>
      <w:marLeft w:val="0"/>
      <w:marRight w:val="0"/>
      <w:marTop w:val="0"/>
      <w:marBottom w:val="0"/>
      <w:divBdr>
        <w:top w:val="none" w:sz="0" w:space="0" w:color="auto"/>
        <w:left w:val="none" w:sz="0" w:space="0" w:color="auto"/>
        <w:bottom w:val="none" w:sz="0" w:space="0" w:color="auto"/>
        <w:right w:val="none" w:sz="0" w:space="0" w:color="auto"/>
      </w:divBdr>
    </w:div>
    <w:div w:id="1309897051">
      <w:bodyDiv w:val="1"/>
      <w:marLeft w:val="0"/>
      <w:marRight w:val="0"/>
      <w:marTop w:val="0"/>
      <w:marBottom w:val="0"/>
      <w:divBdr>
        <w:top w:val="none" w:sz="0" w:space="0" w:color="auto"/>
        <w:left w:val="none" w:sz="0" w:space="0" w:color="auto"/>
        <w:bottom w:val="none" w:sz="0" w:space="0" w:color="auto"/>
        <w:right w:val="none" w:sz="0" w:space="0" w:color="auto"/>
      </w:divBdr>
    </w:div>
    <w:div w:id="1310012194">
      <w:bodyDiv w:val="1"/>
      <w:marLeft w:val="0"/>
      <w:marRight w:val="0"/>
      <w:marTop w:val="0"/>
      <w:marBottom w:val="0"/>
      <w:divBdr>
        <w:top w:val="none" w:sz="0" w:space="0" w:color="auto"/>
        <w:left w:val="none" w:sz="0" w:space="0" w:color="auto"/>
        <w:bottom w:val="none" w:sz="0" w:space="0" w:color="auto"/>
        <w:right w:val="none" w:sz="0" w:space="0" w:color="auto"/>
      </w:divBdr>
    </w:div>
    <w:div w:id="1310094199">
      <w:bodyDiv w:val="1"/>
      <w:marLeft w:val="0"/>
      <w:marRight w:val="0"/>
      <w:marTop w:val="0"/>
      <w:marBottom w:val="0"/>
      <w:divBdr>
        <w:top w:val="none" w:sz="0" w:space="0" w:color="auto"/>
        <w:left w:val="none" w:sz="0" w:space="0" w:color="auto"/>
        <w:bottom w:val="none" w:sz="0" w:space="0" w:color="auto"/>
        <w:right w:val="none" w:sz="0" w:space="0" w:color="auto"/>
      </w:divBdr>
    </w:div>
    <w:div w:id="1310284263">
      <w:bodyDiv w:val="1"/>
      <w:marLeft w:val="0"/>
      <w:marRight w:val="0"/>
      <w:marTop w:val="0"/>
      <w:marBottom w:val="0"/>
      <w:divBdr>
        <w:top w:val="none" w:sz="0" w:space="0" w:color="auto"/>
        <w:left w:val="none" w:sz="0" w:space="0" w:color="auto"/>
        <w:bottom w:val="none" w:sz="0" w:space="0" w:color="auto"/>
        <w:right w:val="none" w:sz="0" w:space="0" w:color="auto"/>
      </w:divBdr>
    </w:div>
    <w:div w:id="1310288708">
      <w:bodyDiv w:val="1"/>
      <w:marLeft w:val="0"/>
      <w:marRight w:val="0"/>
      <w:marTop w:val="0"/>
      <w:marBottom w:val="0"/>
      <w:divBdr>
        <w:top w:val="none" w:sz="0" w:space="0" w:color="auto"/>
        <w:left w:val="none" w:sz="0" w:space="0" w:color="auto"/>
        <w:bottom w:val="none" w:sz="0" w:space="0" w:color="auto"/>
        <w:right w:val="none" w:sz="0" w:space="0" w:color="auto"/>
      </w:divBdr>
    </w:div>
    <w:div w:id="1310862592">
      <w:bodyDiv w:val="1"/>
      <w:marLeft w:val="0"/>
      <w:marRight w:val="0"/>
      <w:marTop w:val="0"/>
      <w:marBottom w:val="0"/>
      <w:divBdr>
        <w:top w:val="none" w:sz="0" w:space="0" w:color="auto"/>
        <w:left w:val="none" w:sz="0" w:space="0" w:color="auto"/>
        <w:bottom w:val="none" w:sz="0" w:space="0" w:color="auto"/>
        <w:right w:val="none" w:sz="0" w:space="0" w:color="auto"/>
      </w:divBdr>
    </w:div>
    <w:div w:id="1311012856">
      <w:bodyDiv w:val="1"/>
      <w:marLeft w:val="0"/>
      <w:marRight w:val="0"/>
      <w:marTop w:val="0"/>
      <w:marBottom w:val="0"/>
      <w:divBdr>
        <w:top w:val="none" w:sz="0" w:space="0" w:color="auto"/>
        <w:left w:val="none" w:sz="0" w:space="0" w:color="auto"/>
        <w:bottom w:val="none" w:sz="0" w:space="0" w:color="auto"/>
        <w:right w:val="none" w:sz="0" w:space="0" w:color="auto"/>
      </w:divBdr>
    </w:div>
    <w:div w:id="1311206081">
      <w:bodyDiv w:val="1"/>
      <w:marLeft w:val="0"/>
      <w:marRight w:val="0"/>
      <w:marTop w:val="0"/>
      <w:marBottom w:val="0"/>
      <w:divBdr>
        <w:top w:val="none" w:sz="0" w:space="0" w:color="auto"/>
        <w:left w:val="none" w:sz="0" w:space="0" w:color="auto"/>
        <w:bottom w:val="none" w:sz="0" w:space="0" w:color="auto"/>
        <w:right w:val="none" w:sz="0" w:space="0" w:color="auto"/>
      </w:divBdr>
    </w:div>
    <w:div w:id="1311442840">
      <w:bodyDiv w:val="1"/>
      <w:marLeft w:val="0"/>
      <w:marRight w:val="0"/>
      <w:marTop w:val="0"/>
      <w:marBottom w:val="0"/>
      <w:divBdr>
        <w:top w:val="none" w:sz="0" w:space="0" w:color="auto"/>
        <w:left w:val="none" w:sz="0" w:space="0" w:color="auto"/>
        <w:bottom w:val="none" w:sz="0" w:space="0" w:color="auto"/>
        <w:right w:val="none" w:sz="0" w:space="0" w:color="auto"/>
      </w:divBdr>
    </w:div>
    <w:div w:id="1311787459">
      <w:bodyDiv w:val="1"/>
      <w:marLeft w:val="0"/>
      <w:marRight w:val="0"/>
      <w:marTop w:val="0"/>
      <w:marBottom w:val="0"/>
      <w:divBdr>
        <w:top w:val="none" w:sz="0" w:space="0" w:color="auto"/>
        <w:left w:val="none" w:sz="0" w:space="0" w:color="auto"/>
        <w:bottom w:val="none" w:sz="0" w:space="0" w:color="auto"/>
        <w:right w:val="none" w:sz="0" w:space="0" w:color="auto"/>
      </w:divBdr>
    </w:div>
    <w:div w:id="1312053363">
      <w:bodyDiv w:val="1"/>
      <w:marLeft w:val="0"/>
      <w:marRight w:val="0"/>
      <w:marTop w:val="0"/>
      <w:marBottom w:val="0"/>
      <w:divBdr>
        <w:top w:val="none" w:sz="0" w:space="0" w:color="auto"/>
        <w:left w:val="none" w:sz="0" w:space="0" w:color="auto"/>
        <w:bottom w:val="none" w:sz="0" w:space="0" w:color="auto"/>
        <w:right w:val="none" w:sz="0" w:space="0" w:color="auto"/>
      </w:divBdr>
    </w:div>
    <w:div w:id="1312249997">
      <w:bodyDiv w:val="1"/>
      <w:marLeft w:val="0"/>
      <w:marRight w:val="0"/>
      <w:marTop w:val="0"/>
      <w:marBottom w:val="0"/>
      <w:divBdr>
        <w:top w:val="none" w:sz="0" w:space="0" w:color="auto"/>
        <w:left w:val="none" w:sz="0" w:space="0" w:color="auto"/>
        <w:bottom w:val="none" w:sz="0" w:space="0" w:color="auto"/>
        <w:right w:val="none" w:sz="0" w:space="0" w:color="auto"/>
      </w:divBdr>
    </w:div>
    <w:div w:id="1312635108">
      <w:bodyDiv w:val="1"/>
      <w:marLeft w:val="0"/>
      <w:marRight w:val="0"/>
      <w:marTop w:val="0"/>
      <w:marBottom w:val="0"/>
      <w:divBdr>
        <w:top w:val="none" w:sz="0" w:space="0" w:color="auto"/>
        <w:left w:val="none" w:sz="0" w:space="0" w:color="auto"/>
        <w:bottom w:val="none" w:sz="0" w:space="0" w:color="auto"/>
        <w:right w:val="none" w:sz="0" w:space="0" w:color="auto"/>
      </w:divBdr>
    </w:div>
    <w:div w:id="1312712590">
      <w:bodyDiv w:val="1"/>
      <w:marLeft w:val="0"/>
      <w:marRight w:val="0"/>
      <w:marTop w:val="0"/>
      <w:marBottom w:val="0"/>
      <w:divBdr>
        <w:top w:val="none" w:sz="0" w:space="0" w:color="auto"/>
        <w:left w:val="none" w:sz="0" w:space="0" w:color="auto"/>
        <w:bottom w:val="none" w:sz="0" w:space="0" w:color="auto"/>
        <w:right w:val="none" w:sz="0" w:space="0" w:color="auto"/>
      </w:divBdr>
    </w:div>
    <w:div w:id="1312907413">
      <w:bodyDiv w:val="1"/>
      <w:marLeft w:val="0"/>
      <w:marRight w:val="0"/>
      <w:marTop w:val="0"/>
      <w:marBottom w:val="0"/>
      <w:divBdr>
        <w:top w:val="none" w:sz="0" w:space="0" w:color="auto"/>
        <w:left w:val="none" w:sz="0" w:space="0" w:color="auto"/>
        <w:bottom w:val="none" w:sz="0" w:space="0" w:color="auto"/>
        <w:right w:val="none" w:sz="0" w:space="0" w:color="auto"/>
      </w:divBdr>
    </w:div>
    <w:div w:id="1313220237">
      <w:bodyDiv w:val="1"/>
      <w:marLeft w:val="0"/>
      <w:marRight w:val="0"/>
      <w:marTop w:val="0"/>
      <w:marBottom w:val="0"/>
      <w:divBdr>
        <w:top w:val="none" w:sz="0" w:space="0" w:color="auto"/>
        <w:left w:val="none" w:sz="0" w:space="0" w:color="auto"/>
        <w:bottom w:val="none" w:sz="0" w:space="0" w:color="auto"/>
        <w:right w:val="none" w:sz="0" w:space="0" w:color="auto"/>
      </w:divBdr>
    </w:div>
    <w:div w:id="1313294349">
      <w:bodyDiv w:val="1"/>
      <w:marLeft w:val="0"/>
      <w:marRight w:val="0"/>
      <w:marTop w:val="0"/>
      <w:marBottom w:val="0"/>
      <w:divBdr>
        <w:top w:val="none" w:sz="0" w:space="0" w:color="auto"/>
        <w:left w:val="none" w:sz="0" w:space="0" w:color="auto"/>
        <w:bottom w:val="none" w:sz="0" w:space="0" w:color="auto"/>
        <w:right w:val="none" w:sz="0" w:space="0" w:color="auto"/>
      </w:divBdr>
    </w:div>
    <w:div w:id="1313367736">
      <w:bodyDiv w:val="1"/>
      <w:marLeft w:val="0"/>
      <w:marRight w:val="0"/>
      <w:marTop w:val="0"/>
      <w:marBottom w:val="0"/>
      <w:divBdr>
        <w:top w:val="none" w:sz="0" w:space="0" w:color="auto"/>
        <w:left w:val="none" w:sz="0" w:space="0" w:color="auto"/>
        <w:bottom w:val="none" w:sz="0" w:space="0" w:color="auto"/>
        <w:right w:val="none" w:sz="0" w:space="0" w:color="auto"/>
      </w:divBdr>
    </w:div>
    <w:div w:id="1313680160">
      <w:bodyDiv w:val="1"/>
      <w:marLeft w:val="0"/>
      <w:marRight w:val="0"/>
      <w:marTop w:val="0"/>
      <w:marBottom w:val="0"/>
      <w:divBdr>
        <w:top w:val="none" w:sz="0" w:space="0" w:color="auto"/>
        <w:left w:val="none" w:sz="0" w:space="0" w:color="auto"/>
        <w:bottom w:val="none" w:sz="0" w:space="0" w:color="auto"/>
        <w:right w:val="none" w:sz="0" w:space="0" w:color="auto"/>
      </w:divBdr>
    </w:div>
    <w:div w:id="1313827396">
      <w:bodyDiv w:val="1"/>
      <w:marLeft w:val="0"/>
      <w:marRight w:val="0"/>
      <w:marTop w:val="0"/>
      <w:marBottom w:val="0"/>
      <w:divBdr>
        <w:top w:val="none" w:sz="0" w:space="0" w:color="auto"/>
        <w:left w:val="none" w:sz="0" w:space="0" w:color="auto"/>
        <w:bottom w:val="none" w:sz="0" w:space="0" w:color="auto"/>
        <w:right w:val="none" w:sz="0" w:space="0" w:color="auto"/>
      </w:divBdr>
    </w:div>
    <w:div w:id="1313874099">
      <w:bodyDiv w:val="1"/>
      <w:marLeft w:val="0"/>
      <w:marRight w:val="0"/>
      <w:marTop w:val="0"/>
      <w:marBottom w:val="0"/>
      <w:divBdr>
        <w:top w:val="none" w:sz="0" w:space="0" w:color="auto"/>
        <w:left w:val="none" w:sz="0" w:space="0" w:color="auto"/>
        <w:bottom w:val="none" w:sz="0" w:space="0" w:color="auto"/>
        <w:right w:val="none" w:sz="0" w:space="0" w:color="auto"/>
      </w:divBdr>
    </w:div>
    <w:div w:id="1313947677">
      <w:bodyDiv w:val="1"/>
      <w:marLeft w:val="0"/>
      <w:marRight w:val="0"/>
      <w:marTop w:val="0"/>
      <w:marBottom w:val="0"/>
      <w:divBdr>
        <w:top w:val="none" w:sz="0" w:space="0" w:color="auto"/>
        <w:left w:val="none" w:sz="0" w:space="0" w:color="auto"/>
        <w:bottom w:val="none" w:sz="0" w:space="0" w:color="auto"/>
        <w:right w:val="none" w:sz="0" w:space="0" w:color="auto"/>
      </w:divBdr>
    </w:div>
    <w:div w:id="1313948100">
      <w:bodyDiv w:val="1"/>
      <w:marLeft w:val="0"/>
      <w:marRight w:val="0"/>
      <w:marTop w:val="0"/>
      <w:marBottom w:val="0"/>
      <w:divBdr>
        <w:top w:val="none" w:sz="0" w:space="0" w:color="auto"/>
        <w:left w:val="none" w:sz="0" w:space="0" w:color="auto"/>
        <w:bottom w:val="none" w:sz="0" w:space="0" w:color="auto"/>
        <w:right w:val="none" w:sz="0" w:space="0" w:color="auto"/>
      </w:divBdr>
    </w:div>
    <w:div w:id="1314027296">
      <w:bodyDiv w:val="1"/>
      <w:marLeft w:val="0"/>
      <w:marRight w:val="0"/>
      <w:marTop w:val="0"/>
      <w:marBottom w:val="0"/>
      <w:divBdr>
        <w:top w:val="none" w:sz="0" w:space="0" w:color="auto"/>
        <w:left w:val="none" w:sz="0" w:space="0" w:color="auto"/>
        <w:bottom w:val="none" w:sz="0" w:space="0" w:color="auto"/>
        <w:right w:val="none" w:sz="0" w:space="0" w:color="auto"/>
      </w:divBdr>
    </w:div>
    <w:div w:id="1314141501">
      <w:bodyDiv w:val="1"/>
      <w:marLeft w:val="0"/>
      <w:marRight w:val="0"/>
      <w:marTop w:val="0"/>
      <w:marBottom w:val="0"/>
      <w:divBdr>
        <w:top w:val="none" w:sz="0" w:space="0" w:color="auto"/>
        <w:left w:val="none" w:sz="0" w:space="0" w:color="auto"/>
        <w:bottom w:val="none" w:sz="0" w:space="0" w:color="auto"/>
        <w:right w:val="none" w:sz="0" w:space="0" w:color="auto"/>
      </w:divBdr>
    </w:div>
    <w:div w:id="1314145436">
      <w:bodyDiv w:val="1"/>
      <w:marLeft w:val="0"/>
      <w:marRight w:val="0"/>
      <w:marTop w:val="0"/>
      <w:marBottom w:val="0"/>
      <w:divBdr>
        <w:top w:val="none" w:sz="0" w:space="0" w:color="auto"/>
        <w:left w:val="none" w:sz="0" w:space="0" w:color="auto"/>
        <w:bottom w:val="none" w:sz="0" w:space="0" w:color="auto"/>
        <w:right w:val="none" w:sz="0" w:space="0" w:color="auto"/>
      </w:divBdr>
    </w:div>
    <w:div w:id="1314289555">
      <w:bodyDiv w:val="1"/>
      <w:marLeft w:val="0"/>
      <w:marRight w:val="0"/>
      <w:marTop w:val="0"/>
      <w:marBottom w:val="0"/>
      <w:divBdr>
        <w:top w:val="none" w:sz="0" w:space="0" w:color="auto"/>
        <w:left w:val="none" w:sz="0" w:space="0" w:color="auto"/>
        <w:bottom w:val="none" w:sz="0" w:space="0" w:color="auto"/>
        <w:right w:val="none" w:sz="0" w:space="0" w:color="auto"/>
      </w:divBdr>
    </w:div>
    <w:div w:id="1314486934">
      <w:bodyDiv w:val="1"/>
      <w:marLeft w:val="0"/>
      <w:marRight w:val="0"/>
      <w:marTop w:val="0"/>
      <w:marBottom w:val="0"/>
      <w:divBdr>
        <w:top w:val="none" w:sz="0" w:space="0" w:color="auto"/>
        <w:left w:val="none" w:sz="0" w:space="0" w:color="auto"/>
        <w:bottom w:val="none" w:sz="0" w:space="0" w:color="auto"/>
        <w:right w:val="none" w:sz="0" w:space="0" w:color="auto"/>
      </w:divBdr>
    </w:div>
    <w:div w:id="1314527400">
      <w:bodyDiv w:val="1"/>
      <w:marLeft w:val="0"/>
      <w:marRight w:val="0"/>
      <w:marTop w:val="0"/>
      <w:marBottom w:val="0"/>
      <w:divBdr>
        <w:top w:val="none" w:sz="0" w:space="0" w:color="auto"/>
        <w:left w:val="none" w:sz="0" w:space="0" w:color="auto"/>
        <w:bottom w:val="none" w:sz="0" w:space="0" w:color="auto"/>
        <w:right w:val="none" w:sz="0" w:space="0" w:color="auto"/>
      </w:divBdr>
    </w:div>
    <w:div w:id="1314679684">
      <w:bodyDiv w:val="1"/>
      <w:marLeft w:val="0"/>
      <w:marRight w:val="0"/>
      <w:marTop w:val="0"/>
      <w:marBottom w:val="0"/>
      <w:divBdr>
        <w:top w:val="none" w:sz="0" w:space="0" w:color="auto"/>
        <w:left w:val="none" w:sz="0" w:space="0" w:color="auto"/>
        <w:bottom w:val="none" w:sz="0" w:space="0" w:color="auto"/>
        <w:right w:val="none" w:sz="0" w:space="0" w:color="auto"/>
      </w:divBdr>
    </w:div>
    <w:div w:id="1314680498">
      <w:bodyDiv w:val="1"/>
      <w:marLeft w:val="0"/>
      <w:marRight w:val="0"/>
      <w:marTop w:val="0"/>
      <w:marBottom w:val="0"/>
      <w:divBdr>
        <w:top w:val="none" w:sz="0" w:space="0" w:color="auto"/>
        <w:left w:val="none" w:sz="0" w:space="0" w:color="auto"/>
        <w:bottom w:val="none" w:sz="0" w:space="0" w:color="auto"/>
        <w:right w:val="none" w:sz="0" w:space="0" w:color="auto"/>
      </w:divBdr>
    </w:div>
    <w:div w:id="1314873162">
      <w:bodyDiv w:val="1"/>
      <w:marLeft w:val="0"/>
      <w:marRight w:val="0"/>
      <w:marTop w:val="0"/>
      <w:marBottom w:val="0"/>
      <w:divBdr>
        <w:top w:val="none" w:sz="0" w:space="0" w:color="auto"/>
        <w:left w:val="none" w:sz="0" w:space="0" w:color="auto"/>
        <w:bottom w:val="none" w:sz="0" w:space="0" w:color="auto"/>
        <w:right w:val="none" w:sz="0" w:space="0" w:color="auto"/>
      </w:divBdr>
    </w:div>
    <w:div w:id="1315063008">
      <w:bodyDiv w:val="1"/>
      <w:marLeft w:val="0"/>
      <w:marRight w:val="0"/>
      <w:marTop w:val="0"/>
      <w:marBottom w:val="0"/>
      <w:divBdr>
        <w:top w:val="none" w:sz="0" w:space="0" w:color="auto"/>
        <w:left w:val="none" w:sz="0" w:space="0" w:color="auto"/>
        <w:bottom w:val="none" w:sz="0" w:space="0" w:color="auto"/>
        <w:right w:val="none" w:sz="0" w:space="0" w:color="auto"/>
      </w:divBdr>
    </w:div>
    <w:div w:id="1315185576">
      <w:bodyDiv w:val="1"/>
      <w:marLeft w:val="0"/>
      <w:marRight w:val="0"/>
      <w:marTop w:val="0"/>
      <w:marBottom w:val="0"/>
      <w:divBdr>
        <w:top w:val="none" w:sz="0" w:space="0" w:color="auto"/>
        <w:left w:val="none" w:sz="0" w:space="0" w:color="auto"/>
        <w:bottom w:val="none" w:sz="0" w:space="0" w:color="auto"/>
        <w:right w:val="none" w:sz="0" w:space="0" w:color="auto"/>
      </w:divBdr>
    </w:div>
    <w:div w:id="1315335385">
      <w:bodyDiv w:val="1"/>
      <w:marLeft w:val="0"/>
      <w:marRight w:val="0"/>
      <w:marTop w:val="0"/>
      <w:marBottom w:val="0"/>
      <w:divBdr>
        <w:top w:val="none" w:sz="0" w:space="0" w:color="auto"/>
        <w:left w:val="none" w:sz="0" w:space="0" w:color="auto"/>
        <w:bottom w:val="none" w:sz="0" w:space="0" w:color="auto"/>
        <w:right w:val="none" w:sz="0" w:space="0" w:color="auto"/>
      </w:divBdr>
    </w:div>
    <w:div w:id="1315337439">
      <w:bodyDiv w:val="1"/>
      <w:marLeft w:val="0"/>
      <w:marRight w:val="0"/>
      <w:marTop w:val="0"/>
      <w:marBottom w:val="0"/>
      <w:divBdr>
        <w:top w:val="none" w:sz="0" w:space="0" w:color="auto"/>
        <w:left w:val="none" w:sz="0" w:space="0" w:color="auto"/>
        <w:bottom w:val="none" w:sz="0" w:space="0" w:color="auto"/>
        <w:right w:val="none" w:sz="0" w:space="0" w:color="auto"/>
      </w:divBdr>
    </w:div>
    <w:div w:id="1315450336">
      <w:bodyDiv w:val="1"/>
      <w:marLeft w:val="0"/>
      <w:marRight w:val="0"/>
      <w:marTop w:val="0"/>
      <w:marBottom w:val="0"/>
      <w:divBdr>
        <w:top w:val="none" w:sz="0" w:space="0" w:color="auto"/>
        <w:left w:val="none" w:sz="0" w:space="0" w:color="auto"/>
        <w:bottom w:val="none" w:sz="0" w:space="0" w:color="auto"/>
        <w:right w:val="none" w:sz="0" w:space="0" w:color="auto"/>
      </w:divBdr>
    </w:div>
    <w:div w:id="1315450787">
      <w:bodyDiv w:val="1"/>
      <w:marLeft w:val="0"/>
      <w:marRight w:val="0"/>
      <w:marTop w:val="0"/>
      <w:marBottom w:val="0"/>
      <w:divBdr>
        <w:top w:val="none" w:sz="0" w:space="0" w:color="auto"/>
        <w:left w:val="none" w:sz="0" w:space="0" w:color="auto"/>
        <w:bottom w:val="none" w:sz="0" w:space="0" w:color="auto"/>
        <w:right w:val="none" w:sz="0" w:space="0" w:color="auto"/>
      </w:divBdr>
    </w:div>
    <w:div w:id="1315600415">
      <w:bodyDiv w:val="1"/>
      <w:marLeft w:val="0"/>
      <w:marRight w:val="0"/>
      <w:marTop w:val="0"/>
      <w:marBottom w:val="0"/>
      <w:divBdr>
        <w:top w:val="none" w:sz="0" w:space="0" w:color="auto"/>
        <w:left w:val="none" w:sz="0" w:space="0" w:color="auto"/>
        <w:bottom w:val="none" w:sz="0" w:space="0" w:color="auto"/>
        <w:right w:val="none" w:sz="0" w:space="0" w:color="auto"/>
      </w:divBdr>
    </w:div>
    <w:div w:id="1315645555">
      <w:bodyDiv w:val="1"/>
      <w:marLeft w:val="0"/>
      <w:marRight w:val="0"/>
      <w:marTop w:val="0"/>
      <w:marBottom w:val="0"/>
      <w:divBdr>
        <w:top w:val="none" w:sz="0" w:space="0" w:color="auto"/>
        <w:left w:val="none" w:sz="0" w:space="0" w:color="auto"/>
        <w:bottom w:val="none" w:sz="0" w:space="0" w:color="auto"/>
        <w:right w:val="none" w:sz="0" w:space="0" w:color="auto"/>
      </w:divBdr>
    </w:div>
    <w:div w:id="1315647055">
      <w:bodyDiv w:val="1"/>
      <w:marLeft w:val="0"/>
      <w:marRight w:val="0"/>
      <w:marTop w:val="0"/>
      <w:marBottom w:val="0"/>
      <w:divBdr>
        <w:top w:val="none" w:sz="0" w:space="0" w:color="auto"/>
        <w:left w:val="none" w:sz="0" w:space="0" w:color="auto"/>
        <w:bottom w:val="none" w:sz="0" w:space="0" w:color="auto"/>
        <w:right w:val="none" w:sz="0" w:space="0" w:color="auto"/>
      </w:divBdr>
    </w:div>
    <w:div w:id="1315721466">
      <w:bodyDiv w:val="1"/>
      <w:marLeft w:val="0"/>
      <w:marRight w:val="0"/>
      <w:marTop w:val="0"/>
      <w:marBottom w:val="0"/>
      <w:divBdr>
        <w:top w:val="none" w:sz="0" w:space="0" w:color="auto"/>
        <w:left w:val="none" w:sz="0" w:space="0" w:color="auto"/>
        <w:bottom w:val="none" w:sz="0" w:space="0" w:color="auto"/>
        <w:right w:val="none" w:sz="0" w:space="0" w:color="auto"/>
      </w:divBdr>
    </w:div>
    <w:div w:id="1315841802">
      <w:bodyDiv w:val="1"/>
      <w:marLeft w:val="0"/>
      <w:marRight w:val="0"/>
      <w:marTop w:val="0"/>
      <w:marBottom w:val="0"/>
      <w:divBdr>
        <w:top w:val="none" w:sz="0" w:space="0" w:color="auto"/>
        <w:left w:val="none" w:sz="0" w:space="0" w:color="auto"/>
        <w:bottom w:val="none" w:sz="0" w:space="0" w:color="auto"/>
        <w:right w:val="none" w:sz="0" w:space="0" w:color="auto"/>
      </w:divBdr>
    </w:div>
    <w:div w:id="1316108813">
      <w:bodyDiv w:val="1"/>
      <w:marLeft w:val="0"/>
      <w:marRight w:val="0"/>
      <w:marTop w:val="0"/>
      <w:marBottom w:val="0"/>
      <w:divBdr>
        <w:top w:val="none" w:sz="0" w:space="0" w:color="auto"/>
        <w:left w:val="none" w:sz="0" w:space="0" w:color="auto"/>
        <w:bottom w:val="none" w:sz="0" w:space="0" w:color="auto"/>
        <w:right w:val="none" w:sz="0" w:space="0" w:color="auto"/>
      </w:divBdr>
    </w:div>
    <w:div w:id="1316111412">
      <w:bodyDiv w:val="1"/>
      <w:marLeft w:val="0"/>
      <w:marRight w:val="0"/>
      <w:marTop w:val="0"/>
      <w:marBottom w:val="0"/>
      <w:divBdr>
        <w:top w:val="none" w:sz="0" w:space="0" w:color="auto"/>
        <w:left w:val="none" w:sz="0" w:space="0" w:color="auto"/>
        <w:bottom w:val="none" w:sz="0" w:space="0" w:color="auto"/>
        <w:right w:val="none" w:sz="0" w:space="0" w:color="auto"/>
      </w:divBdr>
    </w:div>
    <w:div w:id="1316304402">
      <w:bodyDiv w:val="1"/>
      <w:marLeft w:val="0"/>
      <w:marRight w:val="0"/>
      <w:marTop w:val="0"/>
      <w:marBottom w:val="0"/>
      <w:divBdr>
        <w:top w:val="none" w:sz="0" w:space="0" w:color="auto"/>
        <w:left w:val="none" w:sz="0" w:space="0" w:color="auto"/>
        <w:bottom w:val="none" w:sz="0" w:space="0" w:color="auto"/>
        <w:right w:val="none" w:sz="0" w:space="0" w:color="auto"/>
      </w:divBdr>
    </w:div>
    <w:div w:id="1316686359">
      <w:bodyDiv w:val="1"/>
      <w:marLeft w:val="0"/>
      <w:marRight w:val="0"/>
      <w:marTop w:val="0"/>
      <w:marBottom w:val="0"/>
      <w:divBdr>
        <w:top w:val="none" w:sz="0" w:space="0" w:color="auto"/>
        <w:left w:val="none" w:sz="0" w:space="0" w:color="auto"/>
        <w:bottom w:val="none" w:sz="0" w:space="0" w:color="auto"/>
        <w:right w:val="none" w:sz="0" w:space="0" w:color="auto"/>
      </w:divBdr>
    </w:div>
    <w:div w:id="1316686633">
      <w:bodyDiv w:val="1"/>
      <w:marLeft w:val="0"/>
      <w:marRight w:val="0"/>
      <w:marTop w:val="0"/>
      <w:marBottom w:val="0"/>
      <w:divBdr>
        <w:top w:val="none" w:sz="0" w:space="0" w:color="auto"/>
        <w:left w:val="none" w:sz="0" w:space="0" w:color="auto"/>
        <w:bottom w:val="none" w:sz="0" w:space="0" w:color="auto"/>
        <w:right w:val="none" w:sz="0" w:space="0" w:color="auto"/>
      </w:divBdr>
    </w:div>
    <w:div w:id="1316841727">
      <w:bodyDiv w:val="1"/>
      <w:marLeft w:val="0"/>
      <w:marRight w:val="0"/>
      <w:marTop w:val="0"/>
      <w:marBottom w:val="0"/>
      <w:divBdr>
        <w:top w:val="none" w:sz="0" w:space="0" w:color="auto"/>
        <w:left w:val="none" w:sz="0" w:space="0" w:color="auto"/>
        <w:bottom w:val="none" w:sz="0" w:space="0" w:color="auto"/>
        <w:right w:val="none" w:sz="0" w:space="0" w:color="auto"/>
      </w:divBdr>
    </w:div>
    <w:div w:id="1316950750">
      <w:bodyDiv w:val="1"/>
      <w:marLeft w:val="0"/>
      <w:marRight w:val="0"/>
      <w:marTop w:val="0"/>
      <w:marBottom w:val="0"/>
      <w:divBdr>
        <w:top w:val="none" w:sz="0" w:space="0" w:color="auto"/>
        <w:left w:val="none" w:sz="0" w:space="0" w:color="auto"/>
        <w:bottom w:val="none" w:sz="0" w:space="0" w:color="auto"/>
        <w:right w:val="none" w:sz="0" w:space="0" w:color="auto"/>
      </w:divBdr>
    </w:div>
    <w:div w:id="1317148743">
      <w:bodyDiv w:val="1"/>
      <w:marLeft w:val="0"/>
      <w:marRight w:val="0"/>
      <w:marTop w:val="0"/>
      <w:marBottom w:val="0"/>
      <w:divBdr>
        <w:top w:val="none" w:sz="0" w:space="0" w:color="auto"/>
        <w:left w:val="none" w:sz="0" w:space="0" w:color="auto"/>
        <w:bottom w:val="none" w:sz="0" w:space="0" w:color="auto"/>
        <w:right w:val="none" w:sz="0" w:space="0" w:color="auto"/>
      </w:divBdr>
    </w:div>
    <w:div w:id="1317370132">
      <w:bodyDiv w:val="1"/>
      <w:marLeft w:val="0"/>
      <w:marRight w:val="0"/>
      <w:marTop w:val="0"/>
      <w:marBottom w:val="0"/>
      <w:divBdr>
        <w:top w:val="none" w:sz="0" w:space="0" w:color="auto"/>
        <w:left w:val="none" w:sz="0" w:space="0" w:color="auto"/>
        <w:bottom w:val="none" w:sz="0" w:space="0" w:color="auto"/>
        <w:right w:val="none" w:sz="0" w:space="0" w:color="auto"/>
      </w:divBdr>
    </w:div>
    <w:div w:id="1317371644">
      <w:bodyDiv w:val="1"/>
      <w:marLeft w:val="0"/>
      <w:marRight w:val="0"/>
      <w:marTop w:val="0"/>
      <w:marBottom w:val="0"/>
      <w:divBdr>
        <w:top w:val="none" w:sz="0" w:space="0" w:color="auto"/>
        <w:left w:val="none" w:sz="0" w:space="0" w:color="auto"/>
        <w:bottom w:val="none" w:sz="0" w:space="0" w:color="auto"/>
        <w:right w:val="none" w:sz="0" w:space="0" w:color="auto"/>
      </w:divBdr>
    </w:div>
    <w:div w:id="1317494499">
      <w:bodyDiv w:val="1"/>
      <w:marLeft w:val="0"/>
      <w:marRight w:val="0"/>
      <w:marTop w:val="0"/>
      <w:marBottom w:val="0"/>
      <w:divBdr>
        <w:top w:val="none" w:sz="0" w:space="0" w:color="auto"/>
        <w:left w:val="none" w:sz="0" w:space="0" w:color="auto"/>
        <w:bottom w:val="none" w:sz="0" w:space="0" w:color="auto"/>
        <w:right w:val="none" w:sz="0" w:space="0" w:color="auto"/>
      </w:divBdr>
    </w:div>
    <w:div w:id="1317536948">
      <w:bodyDiv w:val="1"/>
      <w:marLeft w:val="0"/>
      <w:marRight w:val="0"/>
      <w:marTop w:val="0"/>
      <w:marBottom w:val="0"/>
      <w:divBdr>
        <w:top w:val="none" w:sz="0" w:space="0" w:color="auto"/>
        <w:left w:val="none" w:sz="0" w:space="0" w:color="auto"/>
        <w:bottom w:val="none" w:sz="0" w:space="0" w:color="auto"/>
        <w:right w:val="none" w:sz="0" w:space="0" w:color="auto"/>
      </w:divBdr>
    </w:div>
    <w:div w:id="1317690419">
      <w:bodyDiv w:val="1"/>
      <w:marLeft w:val="0"/>
      <w:marRight w:val="0"/>
      <w:marTop w:val="0"/>
      <w:marBottom w:val="0"/>
      <w:divBdr>
        <w:top w:val="none" w:sz="0" w:space="0" w:color="auto"/>
        <w:left w:val="none" w:sz="0" w:space="0" w:color="auto"/>
        <w:bottom w:val="none" w:sz="0" w:space="0" w:color="auto"/>
        <w:right w:val="none" w:sz="0" w:space="0" w:color="auto"/>
      </w:divBdr>
    </w:div>
    <w:div w:id="1317758925">
      <w:bodyDiv w:val="1"/>
      <w:marLeft w:val="0"/>
      <w:marRight w:val="0"/>
      <w:marTop w:val="0"/>
      <w:marBottom w:val="0"/>
      <w:divBdr>
        <w:top w:val="none" w:sz="0" w:space="0" w:color="auto"/>
        <w:left w:val="none" w:sz="0" w:space="0" w:color="auto"/>
        <w:bottom w:val="none" w:sz="0" w:space="0" w:color="auto"/>
        <w:right w:val="none" w:sz="0" w:space="0" w:color="auto"/>
      </w:divBdr>
    </w:div>
    <w:div w:id="1317802600">
      <w:bodyDiv w:val="1"/>
      <w:marLeft w:val="0"/>
      <w:marRight w:val="0"/>
      <w:marTop w:val="0"/>
      <w:marBottom w:val="0"/>
      <w:divBdr>
        <w:top w:val="none" w:sz="0" w:space="0" w:color="auto"/>
        <w:left w:val="none" w:sz="0" w:space="0" w:color="auto"/>
        <w:bottom w:val="none" w:sz="0" w:space="0" w:color="auto"/>
        <w:right w:val="none" w:sz="0" w:space="0" w:color="auto"/>
      </w:divBdr>
    </w:div>
    <w:div w:id="1317879306">
      <w:bodyDiv w:val="1"/>
      <w:marLeft w:val="0"/>
      <w:marRight w:val="0"/>
      <w:marTop w:val="0"/>
      <w:marBottom w:val="0"/>
      <w:divBdr>
        <w:top w:val="none" w:sz="0" w:space="0" w:color="auto"/>
        <w:left w:val="none" w:sz="0" w:space="0" w:color="auto"/>
        <w:bottom w:val="none" w:sz="0" w:space="0" w:color="auto"/>
        <w:right w:val="none" w:sz="0" w:space="0" w:color="auto"/>
      </w:divBdr>
    </w:div>
    <w:div w:id="1318001033">
      <w:bodyDiv w:val="1"/>
      <w:marLeft w:val="0"/>
      <w:marRight w:val="0"/>
      <w:marTop w:val="0"/>
      <w:marBottom w:val="0"/>
      <w:divBdr>
        <w:top w:val="none" w:sz="0" w:space="0" w:color="auto"/>
        <w:left w:val="none" w:sz="0" w:space="0" w:color="auto"/>
        <w:bottom w:val="none" w:sz="0" w:space="0" w:color="auto"/>
        <w:right w:val="none" w:sz="0" w:space="0" w:color="auto"/>
      </w:divBdr>
    </w:div>
    <w:div w:id="1318076554">
      <w:bodyDiv w:val="1"/>
      <w:marLeft w:val="0"/>
      <w:marRight w:val="0"/>
      <w:marTop w:val="0"/>
      <w:marBottom w:val="0"/>
      <w:divBdr>
        <w:top w:val="none" w:sz="0" w:space="0" w:color="auto"/>
        <w:left w:val="none" w:sz="0" w:space="0" w:color="auto"/>
        <w:bottom w:val="none" w:sz="0" w:space="0" w:color="auto"/>
        <w:right w:val="none" w:sz="0" w:space="0" w:color="auto"/>
      </w:divBdr>
    </w:div>
    <w:div w:id="1318144009">
      <w:bodyDiv w:val="1"/>
      <w:marLeft w:val="0"/>
      <w:marRight w:val="0"/>
      <w:marTop w:val="0"/>
      <w:marBottom w:val="0"/>
      <w:divBdr>
        <w:top w:val="none" w:sz="0" w:space="0" w:color="auto"/>
        <w:left w:val="none" w:sz="0" w:space="0" w:color="auto"/>
        <w:bottom w:val="none" w:sz="0" w:space="0" w:color="auto"/>
        <w:right w:val="none" w:sz="0" w:space="0" w:color="auto"/>
      </w:divBdr>
    </w:div>
    <w:div w:id="1318268119">
      <w:bodyDiv w:val="1"/>
      <w:marLeft w:val="0"/>
      <w:marRight w:val="0"/>
      <w:marTop w:val="0"/>
      <w:marBottom w:val="0"/>
      <w:divBdr>
        <w:top w:val="none" w:sz="0" w:space="0" w:color="auto"/>
        <w:left w:val="none" w:sz="0" w:space="0" w:color="auto"/>
        <w:bottom w:val="none" w:sz="0" w:space="0" w:color="auto"/>
        <w:right w:val="none" w:sz="0" w:space="0" w:color="auto"/>
      </w:divBdr>
    </w:div>
    <w:div w:id="1318338558">
      <w:bodyDiv w:val="1"/>
      <w:marLeft w:val="0"/>
      <w:marRight w:val="0"/>
      <w:marTop w:val="0"/>
      <w:marBottom w:val="0"/>
      <w:divBdr>
        <w:top w:val="none" w:sz="0" w:space="0" w:color="auto"/>
        <w:left w:val="none" w:sz="0" w:space="0" w:color="auto"/>
        <w:bottom w:val="none" w:sz="0" w:space="0" w:color="auto"/>
        <w:right w:val="none" w:sz="0" w:space="0" w:color="auto"/>
      </w:divBdr>
    </w:div>
    <w:div w:id="1318339314">
      <w:bodyDiv w:val="1"/>
      <w:marLeft w:val="0"/>
      <w:marRight w:val="0"/>
      <w:marTop w:val="0"/>
      <w:marBottom w:val="0"/>
      <w:divBdr>
        <w:top w:val="none" w:sz="0" w:space="0" w:color="auto"/>
        <w:left w:val="none" w:sz="0" w:space="0" w:color="auto"/>
        <w:bottom w:val="none" w:sz="0" w:space="0" w:color="auto"/>
        <w:right w:val="none" w:sz="0" w:space="0" w:color="auto"/>
      </w:divBdr>
    </w:div>
    <w:div w:id="1318417084">
      <w:bodyDiv w:val="1"/>
      <w:marLeft w:val="0"/>
      <w:marRight w:val="0"/>
      <w:marTop w:val="0"/>
      <w:marBottom w:val="0"/>
      <w:divBdr>
        <w:top w:val="none" w:sz="0" w:space="0" w:color="auto"/>
        <w:left w:val="none" w:sz="0" w:space="0" w:color="auto"/>
        <w:bottom w:val="none" w:sz="0" w:space="0" w:color="auto"/>
        <w:right w:val="none" w:sz="0" w:space="0" w:color="auto"/>
      </w:divBdr>
    </w:div>
    <w:div w:id="1318530698">
      <w:bodyDiv w:val="1"/>
      <w:marLeft w:val="0"/>
      <w:marRight w:val="0"/>
      <w:marTop w:val="0"/>
      <w:marBottom w:val="0"/>
      <w:divBdr>
        <w:top w:val="none" w:sz="0" w:space="0" w:color="auto"/>
        <w:left w:val="none" w:sz="0" w:space="0" w:color="auto"/>
        <w:bottom w:val="none" w:sz="0" w:space="0" w:color="auto"/>
        <w:right w:val="none" w:sz="0" w:space="0" w:color="auto"/>
      </w:divBdr>
    </w:div>
    <w:div w:id="1318537374">
      <w:bodyDiv w:val="1"/>
      <w:marLeft w:val="0"/>
      <w:marRight w:val="0"/>
      <w:marTop w:val="0"/>
      <w:marBottom w:val="0"/>
      <w:divBdr>
        <w:top w:val="none" w:sz="0" w:space="0" w:color="auto"/>
        <w:left w:val="none" w:sz="0" w:space="0" w:color="auto"/>
        <w:bottom w:val="none" w:sz="0" w:space="0" w:color="auto"/>
        <w:right w:val="none" w:sz="0" w:space="0" w:color="auto"/>
      </w:divBdr>
    </w:div>
    <w:div w:id="1318605121">
      <w:bodyDiv w:val="1"/>
      <w:marLeft w:val="0"/>
      <w:marRight w:val="0"/>
      <w:marTop w:val="0"/>
      <w:marBottom w:val="0"/>
      <w:divBdr>
        <w:top w:val="none" w:sz="0" w:space="0" w:color="auto"/>
        <w:left w:val="none" w:sz="0" w:space="0" w:color="auto"/>
        <w:bottom w:val="none" w:sz="0" w:space="0" w:color="auto"/>
        <w:right w:val="none" w:sz="0" w:space="0" w:color="auto"/>
      </w:divBdr>
    </w:div>
    <w:div w:id="1318655002">
      <w:bodyDiv w:val="1"/>
      <w:marLeft w:val="0"/>
      <w:marRight w:val="0"/>
      <w:marTop w:val="0"/>
      <w:marBottom w:val="0"/>
      <w:divBdr>
        <w:top w:val="none" w:sz="0" w:space="0" w:color="auto"/>
        <w:left w:val="none" w:sz="0" w:space="0" w:color="auto"/>
        <w:bottom w:val="none" w:sz="0" w:space="0" w:color="auto"/>
        <w:right w:val="none" w:sz="0" w:space="0" w:color="auto"/>
      </w:divBdr>
    </w:div>
    <w:div w:id="1318918154">
      <w:bodyDiv w:val="1"/>
      <w:marLeft w:val="0"/>
      <w:marRight w:val="0"/>
      <w:marTop w:val="0"/>
      <w:marBottom w:val="0"/>
      <w:divBdr>
        <w:top w:val="none" w:sz="0" w:space="0" w:color="auto"/>
        <w:left w:val="none" w:sz="0" w:space="0" w:color="auto"/>
        <w:bottom w:val="none" w:sz="0" w:space="0" w:color="auto"/>
        <w:right w:val="none" w:sz="0" w:space="0" w:color="auto"/>
      </w:divBdr>
    </w:div>
    <w:div w:id="1318993128">
      <w:bodyDiv w:val="1"/>
      <w:marLeft w:val="0"/>
      <w:marRight w:val="0"/>
      <w:marTop w:val="0"/>
      <w:marBottom w:val="0"/>
      <w:divBdr>
        <w:top w:val="none" w:sz="0" w:space="0" w:color="auto"/>
        <w:left w:val="none" w:sz="0" w:space="0" w:color="auto"/>
        <w:bottom w:val="none" w:sz="0" w:space="0" w:color="auto"/>
        <w:right w:val="none" w:sz="0" w:space="0" w:color="auto"/>
      </w:divBdr>
    </w:div>
    <w:div w:id="1319075796">
      <w:bodyDiv w:val="1"/>
      <w:marLeft w:val="0"/>
      <w:marRight w:val="0"/>
      <w:marTop w:val="0"/>
      <w:marBottom w:val="0"/>
      <w:divBdr>
        <w:top w:val="none" w:sz="0" w:space="0" w:color="auto"/>
        <w:left w:val="none" w:sz="0" w:space="0" w:color="auto"/>
        <w:bottom w:val="none" w:sz="0" w:space="0" w:color="auto"/>
        <w:right w:val="none" w:sz="0" w:space="0" w:color="auto"/>
      </w:divBdr>
    </w:div>
    <w:div w:id="1319309654">
      <w:bodyDiv w:val="1"/>
      <w:marLeft w:val="0"/>
      <w:marRight w:val="0"/>
      <w:marTop w:val="0"/>
      <w:marBottom w:val="0"/>
      <w:divBdr>
        <w:top w:val="none" w:sz="0" w:space="0" w:color="auto"/>
        <w:left w:val="none" w:sz="0" w:space="0" w:color="auto"/>
        <w:bottom w:val="none" w:sz="0" w:space="0" w:color="auto"/>
        <w:right w:val="none" w:sz="0" w:space="0" w:color="auto"/>
      </w:divBdr>
    </w:div>
    <w:div w:id="1319457967">
      <w:bodyDiv w:val="1"/>
      <w:marLeft w:val="0"/>
      <w:marRight w:val="0"/>
      <w:marTop w:val="0"/>
      <w:marBottom w:val="0"/>
      <w:divBdr>
        <w:top w:val="none" w:sz="0" w:space="0" w:color="auto"/>
        <w:left w:val="none" w:sz="0" w:space="0" w:color="auto"/>
        <w:bottom w:val="none" w:sz="0" w:space="0" w:color="auto"/>
        <w:right w:val="none" w:sz="0" w:space="0" w:color="auto"/>
      </w:divBdr>
    </w:div>
    <w:div w:id="1319533248">
      <w:bodyDiv w:val="1"/>
      <w:marLeft w:val="0"/>
      <w:marRight w:val="0"/>
      <w:marTop w:val="0"/>
      <w:marBottom w:val="0"/>
      <w:divBdr>
        <w:top w:val="none" w:sz="0" w:space="0" w:color="auto"/>
        <w:left w:val="none" w:sz="0" w:space="0" w:color="auto"/>
        <w:bottom w:val="none" w:sz="0" w:space="0" w:color="auto"/>
        <w:right w:val="none" w:sz="0" w:space="0" w:color="auto"/>
      </w:divBdr>
    </w:div>
    <w:div w:id="1319651871">
      <w:bodyDiv w:val="1"/>
      <w:marLeft w:val="0"/>
      <w:marRight w:val="0"/>
      <w:marTop w:val="0"/>
      <w:marBottom w:val="0"/>
      <w:divBdr>
        <w:top w:val="none" w:sz="0" w:space="0" w:color="auto"/>
        <w:left w:val="none" w:sz="0" w:space="0" w:color="auto"/>
        <w:bottom w:val="none" w:sz="0" w:space="0" w:color="auto"/>
        <w:right w:val="none" w:sz="0" w:space="0" w:color="auto"/>
      </w:divBdr>
    </w:div>
    <w:div w:id="1319849687">
      <w:bodyDiv w:val="1"/>
      <w:marLeft w:val="0"/>
      <w:marRight w:val="0"/>
      <w:marTop w:val="0"/>
      <w:marBottom w:val="0"/>
      <w:divBdr>
        <w:top w:val="none" w:sz="0" w:space="0" w:color="auto"/>
        <w:left w:val="none" w:sz="0" w:space="0" w:color="auto"/>
        <w:bottom w:val="none" w:sz="0" w:space="0" w:color="auto"/>
        <w:right w:val="none" w:sz="0" w:space="0" w:color="auto"/>
      </w:divBdr>
    </w:div>
    <w:div w:id="1319963148">
      <w:bodyDiv w:val="1"/>
      <w:marLeft w:val="0"/>
      <w:marRight w:val="0"/>
      <w:marTop w:val="0"/>
      <w:marBottom w:val="0"/>
      <w:divBdr>
        <w:top w:val="none" w:sz="0" w:space="0" w:color="auto"/>
        <w:left w:val="none" w:sz="0" w:space="0" w:color="auto"/>
        <w:bottom w:val="none" w:sz="0" w:space="0" w:color="auto"/>
        <w:right w:val="none" w:sz="0" w:space="0" w:color="auto"/>
      </w:divBdr>
    </w:div>
    <w:div w:id="1320112954">
      <w:bodyDiv w:val="1"/>
      <w:marLeft w:val="0"/>
      <w:marRight w:val="0"/>
      <w:marTop w:val="0"/>
      <w:marBottom w:val="0"/>
      <w:divBdr>
        <w:top w:val="none" w:sz="0" w:space="0" w:color="auto"/>
        <w:left w:val="none" w:sz="0" w:space="0" w:color="auto"/>
        <w:bottom w:val="none" w:sz="0" w:space="0" w:color="auto"/>
        <w:right w:val="none" w:sz="0" w:space="0" w:color="auto"/>
      </w:divBdr>
    </w:div>
    <w:div w:id="1320116133">
      <w:bodyDiv w:val="1"/>
      <w:marLeft w:val="0"/>
      <w:marRight w:val="0"/>
      <w:marTop w:val="0"/>
      <w:marBottom w:val="0"/>
      <w:divBdr>
        <w:top w:val="none" w:sz="0" w:space="0" w:color="auto"/>
        <w:left w:val="none" w:sz="0" w:space="0" w:color="auto"/>
        <w:bottom w:val="none" w:sz="0" w:space="0" w:color="auto"/>
        <w:right w:val="none" w:sz="0" w:space="0" w:color="auto"/>
      </w:divBdr>
    </w:div>
    <w:div w:id="1320185630">
      <w:bodyDiv w:val="1"/>
      <w:marLeft w:val="0"/>
      <w:marRight w:val="0"/>
      <w:marTop w:val="0"/>
      <w:marBottom w:val="0"/>
      <w:divBdr>
        <w:top w:val="none" w:sz="0" w:space="0" w:color="auto"/>
        <w:left w:val="none" w:sz="0" w:space="0" w:color="auto"/>
        <w:bottom w:val="none" w:sz="0" w:space="0" w:color="auto"/>
        <w:right w:val="none" w:sz="0" w:space="0" w:color="auto"/>
      </w:divBdr>
    </w:div>
    <w:div w:id="1320310110">
      <w:bodyDiv w:val="1"/>
      <w:marLeft w:val="0"/>
      <w:marRight w:val="0"/>
      <w:marTop w:val="0"/>
      <w:marBottom w:val="0"/>
      <w:divBdr>
        <w:top w:val="none" w:sz="0" w:space="0" w:color="auto"/>
        <w:left w:val="none" w:sz="0" w:space="0" w:color="auto"/>
        <w:bottom w:val="none" w:sz="0" w:space="0" w:color="auto"/>
        <w:right w:val="none" w:sz="0" w:space="0" w:color="auto"/>
      </w:divBdr>
    </w:div>
    <w:div w:id="1320423655">
      <w:bodyDiv w:val="1"/>
      <w:marLeft w:val="0"/>
      <w:marRight w:val="0"/>
      <w:marTop w:val="0"/>
      <w:marBottom w:val="0"/>
      <w:divBdr>
        <w:top w:val="none" w:sz="0" w:space="0" w:color="auto"/>
        <w:left w:val="none" w:sz="0" w:space="0" w:color="auto"/>
        <w:bottom w:val="none" w:sz="0" w:space="0" w:color="auto"/>
        <w:right w:val="none" w:sz="0" w:space="0" w:color="auto"/>
      </w:divBdr>
    </w:div>
    <w:div w:id="1320427897">
      <w:bodyDiv w:val="1"/>
      <w:marLeft w:val="0"/>
      <w:marRight w:val="0"/>
      <w:marTop w:val="0"/>
      <w:marBottom w:val="0"/>
      <w:divBdr>
        <w:top w:val="none" w:sz="0" w:space="0" w:color="auto"/>
        <w:left w:val="none" w:sz="0" w:space="0" w:color="auto"/>
        <w:bottom w:val="none" w:sz="0" w:space="0" w:color="auto"/>
        <w:right w:val="none" w:sz="0" w:space="0" w:color="auto"/>
      </w:divBdr>
    </w:div>
    <w:div w:id="1320498481">
      <w:bodyDiv w:val="1"/>
      <w:marLeft w:val="0"/>
      <w:marRight w:val="0"/>
      <w:marTop w:val="0"/>
      <w:marBottom w:val="0"/>
      <w:divBdr>
        <w:top w:val="none" w:sz="0" w:space="0" w:color="auto"/>
        <w:left w:val="none" w:sz="0" w:space="0" w:color="auto"/>
        <w:bottom w:val="none" w:sz="0" w:space="0" w:color="auto"/>
        <w:right w:val="none" w:sz="0" w:space="0" w:color="auto"/>
      </w:divBdr>
    </w:div>
    <w:div w:id="1320571528">
      <w:bodyDiv w:val="1"/>
      <w:marLeft w:val="0"/>
      <w:marRight w:val="0"/>
      <w:marTop w:val="0"/>
      <w:marBottom w:val="0"/>
      <w:divBdr>
        <w:top w:val="none" w:sz="0" w:space="0" w:color="auto"/>
        <w:left w:val="none" w:sz="0" w:space="0" w:color="auto"/>
        <w:bottom w:val="none" w:sz="0" w:space="0" w:color="auto"/>
        <w:right w:val="none" w:sz="0" w:space="0" w:color="auto"/>
      </w:divBdr>
    </w:div>
    <w:div w:id="1320576151">
      <w:bodyDiv w:val="1"/>
      <w:marLeft w:val="0"/>
      <w:marRight w:val="0"/>
      <w:marTop w:val="0"/>
      <w:marBottom w:val="0"/>
      <w:divBdr>
        <w:top w:val="none" w:sz="0" w:space="0" w:color="auto"/>
        <w:left w:val="none" w:sz="0" w:space="0" w:color="auto"/>
        <w:bottom w:val="none" w:sz="0" w:space="0" w:color="auto"/>
        <w:right w:val="none" w:sz="0" w:space="0" w:color="auto"/>
      </w:divBdr>
    </w:div>
    <w:div w:id="1320646446">
      <w:bodyDiv w:val="1"/>
      <w:marLeft w:val="0"/>
      <w:marRight w:val="0"/>
      <w:marTop w:val="0"/>
      <w:marBottom w:val="0"/>
      <w:divBdr>
        <w:top w:val="none" w:sz="0" w:space="0" w:color="auto"/>
        <w:left w:val="none" w:sz="0" w:space="0" w:color="auto"/>
        <w:bottom w:val="none" w:sz="0" w:space="0" w:color="auto"/>
        <w:right w:val="none" w:sz="0" w:space="0" w:color="auto"/>
      </w:divBdr>
    </w:div>
    <w:div w:id="1320966348">
      <w:bodyDiv w:val="1"/>
      <w:marLeft w:val="0"/>
      <w:marRight w:val="0"/>
      <w:marTop w:val="0"/>
      <w:marBottom w:val="0"/>
      <w:divBdr>
        <w:top w:val="none" w:sz="0" w:space="0" w:color="auto"/>
        <w:left w:val="none" w:sz="0" w:space="0" w:color="auto"/>
        <w:bottom w:val="none" w:sz="0" w:space="0" w:color="auto"/>
        <w:right w:val="none" w:sz="0" w:space="0" w:color="auto"/>
      </w:divBdr>
    </w:div>
    <w:div w:id="1321076691">
      <w:bodyDiv w:val="1"/>
      <w:marLeft w:val="0"/>
      <w:marRight w:val="0"/>
      <w:marTop w:val="0"/>
      <w:marBottom w:val="0"/>
      <w:divBdr>
        <w:top w:val="none" w:sz="0" w:space="0" w:color="auto"/>
        <w:left w:val="none" w:sz="0" w:space="0" w:color="auto"/>
        <w:bottom w:val="none" w:sz="0" w:space="0" w:color="auto"/>
        <w:right w:val="none" w:sz="0" w:space="0" w:color="auto"/>
      </w:divBdr>
    </w:div>
    <w:div w:id="1321080115">
      <w:bodyDiv w:val="1"/>
      <w:marLeft w:val="0"/>
      <w:marRight w:val="0"/>
      <w:marTop w:val="0"/>
      <w:marBottom w:val="0"/>
      <w:divBdr>
        <w:top w:val="none" w:sz="0" w:space="0" w:color="auto"/>
        <w:left w:val="none" w:sz="0" w:space="0" w:color="auto"/>
        <w:bottom w:val="none" w:sz="0" w:space="0" w:color="auto"/>
        <w:right w:val="none" w:sz="0" w:space="0" w:color="auto"/>
      </w:divBdr>
    </w:div>
    <w:div w:id="1321425039">
      <w:bodyDiv w:val="1"/>
      <w:marLeft w:val="0"/>
      <w:marRight w:val="0"/>
      <w:marTop w:val="0"/>
      <w:marBottom w:val="0"/>
      <w:divBdr>
        <w:top w:val="none" w:sz="0" w:space="0" w:color="auto"/>
        <w:left w:val="none" w:sz="0" w:space="0" w:color="auto"/>
        <w:bottom w:val="none" w:sz="0" w:space="0" w:color="auto"/>
        <w:right w:val="none" w:sz="0" w:space="0" w:color="auto"/>
      </w:divBdr>
    </w:div>
    <w:div w:id="1321425316">
      <w:bodyDiv w:val="1"/>
      <w:marLeft w:val="0"/>
      <w:marRight w:val="0"/>
      <w:marTop w:val="0"/>
      <w:marBottom w:val="0"/>
      <w:divBdr>
        <w:top w:val="none" w:sz="0" w:space="0" w:color="auto"/>
        <w:left w:val="none" w:sz="0" w:space="0" w:color="auto"/>
        <w:bottom w:val="none" w:sz="0" w:space="0" w:color="auto"/>
        <w:right w:val="none" w:sz="0" w:space="0" w:color="auto"/>
      </w:divBdr>
    </w:div>
    <w:div w:id="1321469466">
      <w:bodyDiv w:val="1"/>
      <w:marLeft w:val="0"/>
      <w:marRight w:val="0"/>
      <w:marTop w:val="0"/>
      <w:marBottom w:val="0"/>
      <w:divBdr>
        <w:top w:val="none" w:sz="0" w:space="0" w:color="auto"/>
        <w:left w:val="none" w:sz="0" w:space="0" w:color="auto"/>
        <w:bottom w:val="none" w:sz="0" w:space="0" w:color="auto"/>
        <w:right w:val="none" w:sz="0" w:space="0" w:color="auto"/>
      </w:divBdr>
    </w:div>
    <w:div w:id="1321690429">
      <w:bodyDiv w:val="1"/>
      <w:marLeft w:val="0"/>
      <w:marRight w:val="0"/>
      <w:marTop w:val="0"/>
      <w:marBottom w:val="0"/>
      <w:divBdr>
        <w:top w:val="none" w:sz="0" w:space="0" w:color="auto"/>
        <w:left w:val="none" w:sz="0" w:space="0" w:color="auto"/>
        <w:bottom w:val="none" w:sz="0" w:space="0" w:color="auto"/>
        <w:right w:val="none" w:sz="0" w:space="0" w:color="auto"/>
      </w:divBdr>
    </w:div>
    <w:div w:id="1321693051">
      <w:bodyDiv w:val="1"/>
      <w:marLeft w:val="0"/>
      <w:marRight w:val="0"/>
      <w:marTop w:val="0"/>
      <w:marBottom w:val="0"/>
      <w:divBdr>
        <w:top w:val="none" w:sz="0" w:space="0" w:color="auto"/>
        <w:left w:val="none" w:sz="0" w:space="0" w:color="auto"/>
        <w:bottom w:val="none" w:sz="0" w:space="0" w:color="auto"/>
        <w:right w:val="none" w:sz="0" w:space="0" w:color="auto"/>
      </w:divBdr>
    </w:div>
    <w:div w:id="1321886263">
      <w:bodyDiv w:val="1"/>
      <w:marLeft w:val="0"/>
      <w:marRight w:val="0"/>
      <w:marTop w:val="0"/>
      <w:marBottom w:val="0"/>
      <w:divBdr>
        <w:top w:val="none" w:sz="0" w:space="0" w:color="auto"/>
        <w:left w:val="none" w:sz="0" w:space="0" w:color="auto"/>
        <w:bottom w:val="none" w:sz="0" w:space="0" w:color="auto"/>
        <w:right w:val="none" w:sz="0" w:space="0" w:color="auto"/>
      </w:divBdr>
    </w:div>
    <w:div w:id="1321886490">
      <w:bodyDiv w:val="1"/>
      <w:marLeft w:val="0"/>
      <w:marRight w:val="0"/>
      <w:marTop w:val="0"/>
      <w:marBottom w:val="0"/>
      <w:divBdr>
        <w:top w:val="none" w:sz="0" w:space="0" w:color="auto"/>
        <w:left w:val="none" w:sz="0" w:space="0" w:color="auto"/>
        <w:bottom w:val="none" w:sz="0" w:space="0" w:color="auto"/>
        <w:right w:val="none" w:sz="0" w:space="0" w:color="auto"/>
      </w:divBdr>
    </w:div>
    <w:div w:id="1322126806">
      <w:bodyDiv w:val="1"/>
      <w:marLeft w:val="0"/>
      <w:marRight w:val="0"/>
      <w:marTop w:val="0"/>
      <w:marBottom w:val="0"/>
      <w:divBdr>
        <w:top w:val="none" w:sz="0" w:space="0" w:color="auto"/>
        <w:left w:val="none" w:sz="0" w:space="0" w:color="auto"/>
        <w:bottom w:val="none" w:sz="0" w:space="0" w:color="auto"/>
        <w:right w:val="none" w:sz="0" w:space="0" w:color="auto"/>
      </w:divBdr>
    </w:div>
    <w:div w:id="1322351809">
      <w:bodyDiv w:val="1"/>
      <w:marLeft w:val="0"/>
      <w:marRight w:val="0"/>
      <w:marTop w:val="0"/>
      <w:marBottom w:val="0"/>
      <w:divBdr>
        <w:top w:val="none" w:sz="0" w:space="0" w:color="auto"/>
        <w:left w:val="none" w:sz="0" w:space="0" w:color="auto"/>
        <w:bottom w:val="none" w:sz="0" w:space="0" w:color="auto"/>
        <w:right w:val="none" w:sz="0" w:space="0" w:color="auto"/>
      </w:divBdr>
    </w:div>
    <w:div w:id="1322613344">
      <w:bodyDiv w:val="1"/>
      <w:marLeft w:val="0"/>
      <w:marRight w:val="0"/>
      <w:marTop w:val="0"/>
      <w:marBottom w:val="0"/>
      <w:divBdr>
        <w:top w:val="none" w:sz="0" w:space="0" w:color="auto"/>
        <w:left w:val="none" w:sz="0" w:space="0" w:color="auto"/>
        <w:bottom w:val="none" w:sz="0" w:space="0" w:color="auto"/>
        <w:right w:val="none" w:sz="0" w:space="0" w:color="auto"/>
      </w:divBdr>
    </w:div>
    <w:div w:id="1322614199">
      <w:bodyDiv w:val="1"/>
      <w:marLeft w:val="0"/>
      <w:marRight w:val="0"/>
      <w:marTop w:val="0"/>
      <w:marBottom w:val="0"/>
      <w:divBdr>
        <w:top w:val="none" w:sz="0" w:space="0" w:color="auto"/>
        <w:left w:val="none" w:sz="0" w:space="0" w:color="auto"/>
        <w:bottom w:val="none" w:sz="0" w:space="0" w:color="auto"/>
        <w:right w:val="none" w:sz="0" w:space="0" w:color="auto"/>
      </w:divBdr>
    </w:div>
    <w:div w:id="1322614758">
      <w:bodyDiv w:val="1"/>
      <w:marLeft w:val="0"/>
      <w:marRight w:val="0"/>
      <w:marTop w:val="0"/>
      <w:marBottom w:val="0"/>
      <w:divBdr>
        <w:top w:val="none" w:sz="0" w:space="0" w:color="auto"/>
        <w:left w:val="none" w:sz="0" w:space="0" w:color="auto"/>
        <w:bottom w:val="none" w:sz="0" w:space="0" w:color="auto"/>
        <w:right w:val="none" w:sz="0" w:space="0" w:color="auto"/>
      </w:divBdr>
    </w:div>
    <w:div w:id="1322658287">
      <w:bodyDiv w:val="1"/>
      <w:marLeft w:val="0"/>
      <w:marRight w:val="0"/>
      <w:marTop w:val="0"/>
      <w:marBottom w:val="0"/>
      <w:divBdr>
        <w:top w:val="none" w:sz="0" w:space="0" w:color="auto"/>
        <w:left w:val="none" w:sz="0" w:space="0" w:color="auto"/>
        <w:bottom w:val="none" w:sz="0" w:space="0" w:color="auto"/>
        <w:right w:val="none" w:sz="0" w:space="0" w:color="auto"/>
      </w:divBdr>
    </w:div>
    <w:div w:id="1322734557">
      <w:bodyDiv w:val="1"/>
      <w:marLeft w:val="0"/>
      <w:marRight w:val="0"/>
      <w:marTop w:val="0"/>
      <w:marBottom w:val="0"/>
      <w:divBdr>
        <w:top w:val="none" w:sz="0" w:space="0" w:color="auto"/>
        <w:left w:val="none" w:sz="0" w:space="0" w:color="auto"/>
        <w:bottom w:val="none" w:sz="0" w:space="0" w:color="auto"/>
        <w:right w:val="none" w:sz="0" w:space="0" w:color="auto"/>
      </w:divBdr>
    </w:div>
    <w:div w:id="1322805523">
      <w:bodyDiv w:val="1"/>
      <w:marLeft w:val="0"/>
      <w:marRight w:val="0"/>
      <w:marTop w:val="0"/>
      <w:marBottom w:val="0"/>
      <w:divBdr>
        <w:top w:val="none" w:sz="0" w:space="0" w:color="auto"/>
        <w:left w:val="none" w:sz="0" w:space="0" w:color="auto"/>
        <w:bottom w:val="none" w:sz="0" w:space="0" w:color="auto"/>
        <w:right w:val="none" w:sz="0" w:space="0" w:color="auto"/>
      </w:divBdr>
    </w:div>
    <w:div w:id="1322857336">
      <w:bodyDiv w:val="1"/>
      <w:marLeft w:val="0"/>
      <w:marRight w:val="0"/>
      <w:marTop w:val="0"/>
      <w:marBottom w:val="0"/>
      <w:divBdr>
        <w:top w:val="none" w:sz="0" w:space="0" w:color="auto"/>
        <w:left w:val="none" w:sz="0" w:space="0" w:color="auto"/>
        <w:bottom w:val="none" w:sz="0" w:space="0" w:color="auto"/>
        <w:right w:val="none" w:sz="0" w:space="0" w:color="auto"/>
      </w:divBdr>
    </w:div>
    <w:div w:id="1322928272">
      <w:bodyDiv w:val="1"/>
      <w:marLeft w:val="0"/>
      <w:marRight w:val="0"/>
      <w:marTop w:val="0"/>
      <w:marBottom w:val="0"/>
      <w:divBdr>
        <w:top w:val="none" w:sz="0" w:space="0" w:color="auto"/>
        <w:left w:val="none" w:sz="0" w:space="0" w:color="auto"/>
        <w:bottom w:val="none" w:sz="0" w:space="0" w:color="auto"/>
        <w:right w:val="none" w:sz="0" w:space="0" w:color="auto"/>
      </w:divBdr>
    </w:div>
    <w:div w:id="1323004052">
      <w:bodyDiv w:val="1"/>
      <w:marLeft w:val="0"/>
      <w:marRight w:val="0"/>
      <w:marTop w:val="0"/>
      <w:marBottom w:val="0"/>
      <w:divBdr>
        <w:top w:val="none" w:sz="0" w:space="0" w:color="auto"/>
        <w:left w:val="none" w:sz="0" w:space="0" w:color="auto"/>
        <w:bottom w:val="none" w:sz="0" w:space="0" w:color="auto"/>
        <w:right w:val="none" w:sz="0" w:space="0" w:color="auto"/>
      </w:divBdr>
    </w:div>
    <w:div w:id="1323117072">
      <w:bodyDiv w:val="1"/>
      <w:marLeft w:val="0"/>
      <w:marRight w:val="0"/>
      <w:marTop w:val="0"/>
      <w:marBottom w:val="0"/>
      <w:divBdr>
        <w:top w:val="none" w:sz="0" w:space="0" w:color="auto"/>
        <w:left w:val="none" w:sz="0" w:space="0" w:color="auto"/>
        <w:bottom w:val="none" w:sz="0" w:space="0" w:color="auto"/>
        <w:right w:val="none" w:sz="0" w:space="0" w:color="auto"/>
      </w:divBdr>
    </w:div>
    <w:div w:id="1323317875">
      <w:bodyDiv w:val="1"/>
      <w:marLeft w:val="0"/>
      <w:marRight w:val="0"/>
      <w:marTop w:val="0"/>
      <w:marBottom w:val="0"/>
      <w:divBdr>
        <w:top w:val="none" w:sz="0" w:space="0" w:color="auto"/>
        <w:left w:val="none" w:sz="0" w:space="0" w:color="auto"/>
        <w:bottom w:val="none" w:sz="0" w:space="0" w:color="auto"/>
        <w:right w:val="none" w:sz="0" w:space="0" w:color="auto"/>
      </w:divBdr>
    </w:div>
    <w:div w:id="1323654643">
      <w:bodyDiv w:val="1"/>
      <w:marLeft w:val="0"/>
      <w:marRight w:val="0"/>
      <w:marTop w:val="0"/>
      <w:marBottom w:val="0"/>
      <w:divBdr>
        <w:top w:val="none" w:sz="0" w:space="0" w:color="auto"/>
        <w:left w:val="none" w:sz="0" w:space="0" w:color="auto"/>
        <w:bottom w:val="none" w:sz="0" w:space="0" w:color="auto"/>
        <w:right w:val="none" w:sz="0" w:space="0" w:color="auto"/>
      </w:divBdr>
    </w:div>
    <w:div w:id="1323856146">
      <w:bodyDiv w:val="1"/>
      <w:marLeft w:val="0"/>
      <w:marRight w:val="0"/>
      <w:marTop w:val="0"/>
      <w:marBottom w:val="0"/>
      <w:divBdr>
        <w:top w:val="none" w:sz="0" w:space="0" w:color="auto"/>
        <w:left w:val="none" w:sz="0" w:space="0" w:color="auto"/>
        <w:bottom w:val="none" w:sz="0" w:space="0" w:color="auto"/>
        <w:right w:val="none" w:sz="0" w:space="0" w:color="auto"/>
      </w:divBdr>
    </w:div>
    <w:div w:id="1323895807">
      <w:bodyDiv w:val="1"/>
      <w:marLeft w:val="0"/>
      <w:marRight w:val="0"/>
      <w:marTop w:val="0"/>
      <w:marBottom w:val="0"/>
      <w:divBdr>
        <w:top w:val="none" w:sz="0" w:space="0" w:color="auto"/>
        <w:left w:val="none" w:sz="0" w:space="0" w:color="auto"/>
        <w:bottom w:val="none" w:sz="0" w:space="0" w:color="auto"/>
        <w:right w:val="none" w:sz="0" w:space="0" w:color="auto"/>
      </w:divBdr>
    </w:div>
    <w:div w:id="1323965355">
      <w:bodyDiv w:val="1"/>
      <w:marLeft w:val="0"/>
      <w:marRight w:val="0"/>
      <w:marTop w:val="0"/>
      <w:marBottom w:val="0"/>
      <w:divBdr>
        <w:top w:val="none" w:sz="0" w:space="0" w:color="auto"/>
        <w:left w:val="none" w:sz="0" w:space="0" w:color="auto"/>
        <w:bottom w:val="none" w:sz="0" w:space="0" w:color="auto"/>
        <w:right w:val="none" w:sz="0" w:space="0" w:color="auto"/>
      </w:divBdr>
    </w:div>
    <w:div w:id="1324047317">
      <w:bodyDiv w:val="1"/>
      <w:marLeft w:val="0"/>
      <w:marRight w:val="0"/>
      <w:marTop w:val="0"/>
      <w:marBottom w:val="0"/>
      <w:divBdr>
        <w:top w:val="none" w:sz="0" w:space="0" w:color="auto"/>
        <w:left w:val="none" w:sz="0" w:space="0" w:color="auto"/>
        <w:bottom w:val="none" w:sz="0" w:space="0" w:color="auto"/>
        <w:right w:val="none" w:sz="0" w:space="0" w:color="auto"/>
      </w:divBdr>
    </w:div>
    <w:div w:id="1324239746">
      <w:bodyDiv w:val="1"/>
      <w:marLeft w:val="0"/>
      <w:marRight w:val="0"/>
      <w:marTop w:val="0"/>
      <w:marBottom w:val="0"/>
      <w:divBdr>
        <w:top w:val="none" w:sz="0" w:space="0" w:color="auto"/>
        <w:left w:val="none" w:sz="0" w:space="0" w:color="auto"/>
        <w:bottom w:val="none" w:sz="0" w:space="0" w:color="auto"/>
        <w:right w:val="none" w:sz="0" w:space="0" w:color="auto"/>
      </w:divBdr>
    </w:div>
    <w:div w:id="1324360339">
      <w:bodyDiv w:val="1"/>
      <w:marLeft w:val="0"/>
      <w:marRight w:val="0"/>
      <w:marTop w:val="0"/>
      <w:marBottom w:val="0"/>
      <w:divBdr>
        <w:top w:val="none" w:sz="0" w:space="0" w:color="auto"/>
        <w:left w:val="none" w:sz="0" w:space="0" w:color="auto"/>
        <w:bottom w:val="none" w:sz="0" w:space="0" w:color="auto"/>
        <w:right w:val="none" w:sz="0" w:space="0" w:color="auto"/>
      </w:divBdr>
    </w:div>
    <w:div w:id="1324505043">
      <w:bodyDiv w:val="1"/>
      <w:marLeft w:val="0"/>
      <w:marRight w:val="0"/>
      <w:marTop w:val="0"/>
      <w:marBottom w:val="0"/>
      <w:divBdr>
        <w:top w:val="none" w:sz="0" w:space="0" w:color="auto"/>
        <w:left w:val="none" w:sz="0" w:space="0" w:color="auto"/>
        <w:bottom w:val="none" w:sz="0" w:space="0" w:color="auto"/>
        <w:right w:val="none" w:sz="0" w:space="0" w:color="auto"/>
      </w:divBdr>
    </w:div>
    <w:div w:id="1324508248">
      <w:bodyDiv w:val="1"/>
      <w:marLeft w:val="0"/>
      <w:marRight w:val="0"/>
      <w:marTop w:val="0"/>
      <w:marBottom w:val="0"/>
      <w:divBdr>
        <w:top w:val="none" w:sz="0" w:space="0" w:color="auto"/>
        <w:left w:val="none" w:sz="0" w:space="0" w:color="auto"/>
        <w:bottom w:val="none" w:sz="0" w:space="0" w:color="auto"/>
        <w:right w:val="none" w:sz="0" w:space="0" w:color="auto"/>
      </w:divBdr>
    </w:div>
    <w:div w:id="1324775738">
      <w:bodyDiv w:val="1"/>
      <w:marLeft w:val="0"/>
      <w:marRight w:val="0"/>
      <w:marTop w:val="0"/>
      <w:marBottom w:val="0"/>
      <w:divBdr>
        <w:top w:val="none" w:sz="0" w:space="0" w:color="auto"/>
        <w:left w:val="none" w:sz="0" w:space="0" w:color="auto"/>
        <w:bottom w:val="none" w:sz="0" w:space="0" w:color="auto"/>
        <w:right w:val="none" w:sz="0" w:space="0" w:color="auto"/>
      </w:divBdr>
    </w:div>
    <w:div w:id="1325010339">
      <w:bodyDiv w:val="1"/>
      <w:marLeft w:val="0"/>
      <w:marRight w:val="0"/>
      <w:marTop w:val="0"/>
      <w:marBottom w:val="0"/>
      <w:divBdr>
        <w:top w:val="none" w:sz="0" w:space="0" w:color="auto"/>
        <w:left w:val="none" w:sz="0" w:space="0" w:color="auto"/>
        <w:bottom w:val="none" w:sz="0" w:space="0" w:color="auto"/>
        <w:right w:val="none" w:sz="0" w:space="0" w:color="auto"/>
      </w:divBdr>
    </w:div>
    <w:div w:id="1325083470">
      <w:bodyDiv w:val="1"/>
      <w:marLeft w:val="0"/>
      <w:marRight w:val="0"/>
      <w:marTop w:val="0"/>
      <w:marBottom w:val="0"/>
      <w:divBdr>
        <w:top w:val="none" w:sz="0" w:space="0" w:color="auto"/>
        <w:left w:val="none" w:sz="0" w:space="0" w:color="auto"/>
        <w:bottom w:val="none" w:sz="0" w:space="0" w:color="auto"/>
        <w:right w:val="none" w:sz="0" w:space="0" w:color="auto"/>
      </w:divBdr>
    </w:div>
    <w:div w:id="1325091814">
      <w:bodyDiv w:val="1"/>
      <w:marLeft w:val="0"/>
      <w:marRight w:val="0"/>
      <w:marTop w:val="0"/>
      <w:marBottom w:val="0"/>
      <w:divBdr>
        <w:top w:val="none" w:sz="0" w:space="0" w:color="auto"/>
        <w:left w:val="none" w:sz="0" w:space="0" w:color="auto"/>
        <w:bottom w:val="none" w:sz="0" w:space="0" w:color="auto"/>
        <w:right w:val="none" w:sz="0" w:space="0" w:color="auto"/>
      </w:divBdr>
    </w:div>
    <w:div w:id="1325432565">
      <w:bodyDiv w:val="1"/>
      <w:marLeft w:val="0"/>
      <w:marRight w:val="0"/>
      <w:marTop w:val="0"/>
      <w:marBottom w:val="0"/>
      <w:divBdr>
        <w:top w:val="none" w:sz="0" w:space="0" w:color="auto"/>
        <w:left w:val="none" w:sz="0" w:space="0" w:color="auto"/>
        <w:bottom w:val="none" w:sz="0" w:space="0" w:color="auto"/>
        <w:right w:val="none" w:sz="0" w:space="0" w:color="auto"/>
      </w:divBdr>
    </w:div>
    <w:div w:id="1325664241">
      <w:bodyDiv w:val="1"/>
      <w:marLeft w:val="0"/>
      <w:marRight w:val="0"/>
      <w:marTop w:val="0"/>
      <w:marBottom w:val="0"/>
      <w:divBdr>
        <w:top w:val="none" w:sz="0" w:space="0" w:color="auto"/>
        <w:left w:val="none" w:sz="0" w:space="0" w:color="auto"/>
        <w:bottom w:val="none" w:sz="0" w:space="0" w:color="auto"/>
        <w:right w:val="none" w:sz="0" w:space="0" w:color="auto"/>
      </w:divBdr>
    </w:div>
    <w:div w:id="1325670603">
      <w:bodyDiv w:val="1"/>
      <w:marLeft w:val="0"/>
      <w:marRight w:val="0"/>
      <w:marTop w:val="0"/>
      <w:marBottom w:val="0"/>
      <w:divBdr>
        <w:top w:val="none" w:sz="0" w:space="0" w:color="auto"/>
        <w:left w:val="none" w:sz="0" w:space="0" w:color="auto"/>
        <w:bottom w:val="none" w:sz="0" w:space="0" w:color="auto"/>
        <w:right w:val="none" w:sz="0" w:space="0" w:color="auto"/>
      </w:divBdr>
    </w:div>
    <w:div w:id="1326393497">
      <w:bodyDiv w:val="1"/>
      <w:marLeft w:val="0"/>
      <w:marRight w:val="0"/>
      <w:marTop w:val="0"/>
      <w:marBottom w:val="0"/>
      <w:divBdr>
        <w:top w:val="none" w:sz="0" w:space="0" w:color="auto"/>
        <w:left w:val="none" w:sz="0" w:space="0" w:color="auto"/>
        <w:bottom w:val="none" w:sz="0" w:space="0" w:color="auto"/>
        <w:right w:val="none" w:sz="0" w:space="0" w:color="auto"/>
      </w:divBdr>
    </w:div>
    <w:div w:id="1326742663">
      <w:bodyDiv w:val="1"/>
      <w:marLeft w:val="0"/>
      <w:marRight w:val="0"/>
      <w:marTop w:val="0"/>
      <w:marBottom w:val="0"/>
      <w:divBdr>
        <w:top w:val="none" w:sz="0" w:space="0" w:color="auto"/>
        <w:left w:val="none" w:sz="0" w:space="0" w:color="auto"/>
        <w:bottom w:val="none" w:sz="0" w:space="0" w:color="auto"/>
        <w:right w:val="none" w:sz="0" w:space="0" w:color="auto"/>
      </w:divBdr>
    </w:div>
    <w:div w:id="1326784545">
      <w:bodyDiv w:val="1"/>
      <w:marLeft w:val="0"/>
      <w:marRight w:val="0"/>
      <w:marTop w:val="0"/>
      <w:marBottom w:val="0"/>
      <w:divBdr>
        <w:top w:val="none" w:sz="0" w:space="0" w:color="auto"/>
        <w:left w:val="none" w:sz="0" w:space="0" w:color="auto"/>
        <w:bottom w:val="none" w:sz="0" w:space="0" w:color="auto"/>
        <w:right w:val="none" w:sz="0" w:space="0" w:color="auto"/>
      </w:divBdr>
    </w:div>
    <w:div w:id="1326933163">
      <w:bodyDiv w:val="1"/>
      <w:marLeft w:val="0"/>
      <w:marRight w:val="0"/>
      <w:marTop w:val="0"/>
      <w:marBottom w:val="0"/>
      <w:divBdr>
        <w:top w:val="none" w:sz="0" w:space="0" w:color="auto"/>
        <w:left w:val="none" w:sz="0" w:space="0" w:color="auto"/>
        <w:bottom w:val="none" w:sz="0" w:space="0" w:color="auto"/>
        <w:right w:val="none" w:sz="0" w:space="0" w:color="auto"/>
      </w:divBdr>
    </w:div>
    <w:div w:id="1326937850">
      <w:bodyDiv w:val="1"/>
      <w:marLeft w:val="0"/>
      <w:marRight w:val="0"/>
      <w:marTop w:val="0"/>
      <w:marBottom w:val="0"/>
      <w:divBdr>
        <w:top w:val="none" w:sz="0" w:space="0" w:color="auto"/>
        <w:left w:val="none" w:sz="0" w:space="0" w:color="auto"/>
        <w:bottom w:val="none" w:sz="0" w:space="0" w:color="auto"/>
        <w:right w:val="none" w:sz="0" w:space="0" w:color="auto"/>
      </w:divBdr>
    </w:div>
    <w:div w:id="1327053656">
      <w:bodyDiv w:val="1"/>
      <w:marLeft w:val="0"/>
      <w:marRight w:val="0"/>
      <w:marTop w:val="0"/>
      <w:marBottom w:val="0"/>
      <w:divBdr>
        <w:top w:val="none" w:sz="0" w:space="0" w:color="auto"/>
        <w:left w:val="none" w:sz="0" w:space="0" w:color="auto"/>
        <w:bottom w:val="none" w:sz="0" w:space="0" w:color="auto"/>
        <w:right w:val="none" w:sz="0" w:space="0" w:color="auto"/>
      </w:divBdr>
    </w:div>
    <w:div w:id="1327200749">
      <w:bodyDiv w:val="1"/>
      <w:marLeft w:val="0"/>
      <w:marRight w:val="0"/>
      <w:marTop w:val="0"/>
      <w:marBottom w:val="0"/>
      <w:divBdr>
        <w:top w:val="none" w:sz="0" w:space="0" w:color="auto"/>
        <w:left w:val="none" w:sz="0" w:space="0" w:color="auto"/>
        <w:bottom w:val="none" w:sz="0" w:space="0" w:color="auto"/>
        <w:right w:val="none" w:sz="0" w:space="0" w:color="auto"/>
      </w:divBdr>
    </w:div>
    <w:div w:id="1327392231">
      <w:bodyDiv w:val="1"/>
      <w:marLeft w:val="0"/>
      <w:marRight w:val="0"/>
      <w:marTop w:val="0"/>
      <w:marBottom w:val="0"/>
      <w:divBdr>
        <w:top w:val="none" w:sz="0" w:space="0" w:color="auto"/>
        <w:left w:val="none" w:sz="0" w:space="0" w:color="auto"/>
        <w:bottom w:val="none" w:sz="0" w:space="0" w:color="auto"/>
        <w:right w:val="none" w:sz="0" w:space="0" w:color="auto"/>
      </w:divBdr>
    </w:div>
    <w:div w:id="1327435502">
      <w:bodyDiv w:val="1"/>
      <w:marLeft w:val="0"/>
      <w:marRight w:val="0"/>
      <w:marTop w:val="0"/>
      <w:marBottom w:val="0"/>
      <w:divBdr>
        <w:top w:val="none" w:sz="0" w:space="0" w:color="auto"/>
        <w:left w:val="none" w:sz="0" w:space="0" w:color="auto"/>
        <w:bottom w:val="none" w:sz="0" w:space="0" w:color="auto"/>
        <w:right w:val="none" w:sz="0" w:space="0" w:color="auto"/>
      </w:divBdr>
    </w:div>
    <w:div w:id="1327632436">
      <w:bodyDiv w:val="1"/>
      <w:marLeft w:val="0"/>
      <w:marRight w:val="0"/>
      <w:marTop w:val="0"/>
      <w:marBottom w:val="0"/>
      <w:divBdr>
        <w:top w:val="none" w:sz="0" w:space="0" w:color="auto"/>
        <w:left w:val="none" w:sz="0" w:space="0" w:color="auto"/>
        <w:bottom w:val="none" w:sz="0" w:space="0" w:color="auto"/>
        <w:right w:val="none" w:sz="0" w:space="0" w:color="auto"/>
      </w:divBdr>
    </w:div>
    <w:div w:id="1327830117">
      <w:bodyDiv w:val="1"/>
      <w:marLeft w:val="0"/>
      <w:marRight w:val="0"/>
      <w:marTop w:val="0"/>
      <w:marBottom w:val="0"/>
      <w:divBdr>
        <w:top w:val="none" w:sz="0" w:space="0" w:color="auto"/>
        <w:left w:val="none" w:sz="0" w:space="0" w:color="auto"/>
        <w:bottom w:val="none" w:sz="0" w:space="0" w:color="auto"/>
        <w:right w:val="none" w:sz="0" w:space="0" w:color="auto"/>
      </w:divBdr>
    </w:div>
    <w:div w:id="1328092368">
      <w:bodyDiv w:val="1"/>
      <w:marLeft w:val="0"/>
      <w:marRight w:val="0"/>
      <w:marTop w:val="0"/>
      <w:marBottom w:val="0"/>
      <w:divBdr>
        <w:top w:val="none" w:sz="0" w:space="0" w:color="auto"/>
        <w:left w:val="none" w:sz="0" w:space="0" w:color="auto"/>
        <w:bottom w:val="none" w:sz="0" w:space="0" w:color="auto"/>
        <w:right w:val="none" w:sz="0" w:space="0" w:color="auto"/>
      </w:divBdr>
    </w:div>
    <w:div w:id="1328172182">
      <w:bodyDiv w:val="1"/>
      <w:marLeft w:val="0"/>
      <w:marRight w:val="0"/>
      <w:marTop w:val="0"/>
      <w:marBottom w:val="0"/>
      <w:divBdr>
        <w:top w:val="none" w:sz="0" w:space="0" w:color="auto"/>
        <w:left w:val="none" w:sz="0" w:space="0" w:color="auto"/>
        <w:bottom w:val="none" w:sz="0" w:space="0" w:color="auto"/>
        <w:right w:val="none" w:sz="0" w:space="0" w:color="auto"/>
      </w:divBdr>
    </w:div>
    <w:div w:id="1328366394">
      <w:bodyDiv w:val="1"/>
      <w:marLeft w:val="0"/>
      <w:marRight w:val="0"/>
      <w:marTop w:val="0"/>
      <w:marBottom w:val="0"/>
      <w:divBdr>
        <w:top w:val="none" w:sz="0" w:space="0" w:color="auto"/>
        <w:left w:val="none" w:sz="0" w:space="0" w:color="auto"/>
        <w:bottom w:val="none" w:sz="0" w:space="0" w:color="auto"/>
        <w:right w:val="none" w:sz="0" w:space="0" w:color="auto"/>
      </w:divBdr>
    </w:div>
    <w:div w:id="1328436752">
      <w:bodyDiv w:val="1"/>
      <w:marLeft w:val="0"/>
      <w:marRight w:val="0"/>
      <w:marTop w:val="0"/>
      <w:marBottom w:val="0"/>
      <w:divBdr>
        <w:top w:val="none" w:sz="0" w:space="0" w:color="auto"/>
        <w:left w:val="none" w:sz="0" w:space="0" w:color="auto"/>
        <w:bottom w:val="none" w:sz="0" w:space="0" w:color="auto"/>
        <w:right w:val="none" w:sz="0" w:space="0" w:color="auto"/>
      </w:divBdr>
    </w:div>
    <w:div w:id="1328628979">
      <w:bodyDiv w:val="1"/>
      <w:marLeft w:val="0"/>
      <w:marRight w:val="0"/>
      <w:marTop w:val="0"/>
      <w:marBottom w:val="0"/>
      <w:divBdr>
        <w:top w:val="none" w:sz="0" w:space="0" w:color="auto"/>
        <w:left w:val="none" w:sz="0" w:space="0" w:color="auto"/>
        <w:bottom w:val="none" w:sz="0" w:space="0" w:color="auto"/>
        <w:right w:val="none" w:sz="0" w:space="0" w:color="auto"/>
      </w:divBdr>
    </w:div>
    <w:div w:id="1328677572">
      <w:bodyDiv w:val="1"/>
      <w:marLeft w:val="0"/>
      <w:marRight w:val="0"/>
      <w:marTop w:val="0"/>
      <w:marBottom w:val="0"/>
      <w:divBdr>
        <w:top w:val="none" w:sz="0" w:space="0" w:color="auto"/>
        <w:left w:val="none" w:sz="0" w:space="0" w:color="auto"/>
        <w:bottom w:val="none" w:sz="0" w:space="0" w:color="auto"/>
        <w:right w:val="none" w:sz="0" w:space="0" w:color="auto"/>
      </w:divBdr>
    </w:div>
    <w:div w:id="1328942372">
      <w:bodyDiv w:val="1"/>
      <w:marLeft w:val="0"/>
      <w:marRight w:val="0"/>
      <w:marTop w:val="0"/>
      <w:marBottom w:val="0"/>
      <w:divBdr>
        <w:top w:val="none" w:sz="0" w:space="0" w:color="auto"/>
        <w:left w:val="none" w:sz="0" w:space="0" w:color="auto"/>
        <w:bottom w:val="none" w:sz="0" w:space="0" w:color="auto"/>
        <w:right w:val="none" w:sz="0" w:space="0" w:color="auto"/>
      </w:divBdr>
    </w:div>
    <w:div w:id="1328942988">
      <w:bodyDiv w:val="1"/>
      <w:marLeft w:val="0"/>
      <w:marRight w:val="0"/>
      <w:marTop w:val="0"/>
      <w:marBottom w:val="0"/>
      <w:divBdr>
        <w:top w:val="none" w:sz="0" w:space="0" w:color="auto"/>
        <w:left w:val="none" w:sz="0" w:space="0" w:color="auto"/>
        <w:bottom w:val="none" w:sz="0" w:space="0" w:color="auto"/>
        <w:right w:val="none" w:sz="0" w:space="0" w:color="auto"/>
      </w:divBdr>
    </w:div>
    <w:div w:id="1329015494">
      <w:bodyDiv w:val="1"/>
      <w:marLeft w:val="0"/>
      <w:marRight w:val="0"/>
      <w:marTop w:val="0"/>
      <w:marBottom w:val="0"/>
      <w:divBdr>
        <w:top w:val="none" w:sz="0" w:space="0" w:color="auto"/>
        <w:left w:val="none" w:sz="0" w:space="0" w:color="auto"/>
        <w:bottom w:val="none" w:sz="0" w:space="0" w:color="auto"/>
        <w:right w:val="none" w:sz="0" w:space="0" w:color="auto"/>
      </w:divBdr>
    </w:div>
    <w:div w:id="1329021611">
      <w:bodyDiv w:val="1"/>
      <w:marLeft w:val="0"/>
      <w:marRight w:val="0"/>
      <w:marTop w:val="0"/>
      <w:marBottom w:val="0"/>
      <w:divBdr>
        <w:top w:val="none" w:sz="0" w:space="0" w:color="auto"/>
        <w:left w:val="none" w:sz="0" w:space="0" w:color="auto"/>
        <w:bottom w:val="none" w:sz="0" w:space="0" w:color="auto"/>
        <w:right w:val="none" w:sz="0" w:space="0" w:color="auto"/>
      </w:divBdr>
    </w:div>
    <w:div w:id="1329097374">
      <w:bodyDiv w:val="1"/>
      <w:marLeft w:val="0"/>
      <w:marRight w:val="0"/>
      <w:marTop w:val="0"/>
      <w:marBottom w:val="0"/>
      <w:divBdr>
        <w:top w:val="none" w:sz="0" w:space="0" w:color="auto"/>
        <w:left w:val="none" w:sz="0" w:space="0" w:color="auto"/>
        <w:bottom w:val="none" w:sz="0" w:space="0" w:color="auto"/>
        <w:right w:val="none" w:sz="0" w:space="0" w:color="auto"/>
      </w:divBdr>
    </w:div>
    <w:div w:id="1329215393">
      <w:bodyDiv w:val="1"/>
      <w:marLeft w:val="0"/>
      <w:marRight w:val="0"/>
      <w:marTop w:val="0"/>
      <w:marBottom w:val="0"/>
      <w:divBdr>
        <w:top w:val="none" w:sz="0" w:space="0" w:color="auto"/>
        <w:left w:val="none" w:sz="0" w:space="0" w:color="auto"/>
        <w:bottom w:val="none" w:sz="0" w:space="0" w:color="auto"/>
        <w:right w:val="none" w:sz="0" w:space="0" w:color="auto"/>
      </w:divBdr>
    </w:div>
    <w:div w:id="1329594458">
      <w:bodyDiv w:val="1"/>
      <w:marLeft w:val="0"/>
      <w:marRight w:val="0"/>
      <w:marTop w:val="0"/>
      <w:marBottom w:val="0"/>
      <w:divBdr>
        <w:top w:val="none" w:sz="0" w:space="0" w:color="auto"/>
        <w:left w:val="none" w:sz="0" w:space="0" w:color="auto"/>
        <w:bottom w:val="none" w:sz="0" w:space="0" w:color="auto"/>
        <w:right w:val="none" w:sz="0" w:space="0" w:color="auto"/>
      </w:divBdr>
    </w:div>
    <w:div w:id="1329941514">
      <w:bodyDiv w:val="1"/>
      <w:marLeft w:val="0"/>
      <w:marRight w:val="0"/>
      <w:marTop w:val="0"/>
      <w:marBottom w:val="0"/>
      <w:divBdr>
        <w:top w:val="none" w:sz="0" w:space="0" w:color="auto"/>
        <w:left w:val="none" w:sz="0" w:space="0" w:color="auto"/>
        <w:bottom w:val="none" w:sz="0" w:space="0" w:color="auto"/>
        <w:right w:val="none" w:sz="0" w:space="0" w:color="auto"/>
      </w:divBdr>
    </w:div>
    <w:div w:id="1329943630">
      <w:bodyDiv w:val="1"/>
      <w:marLeft w:val="0"/>
      <w:marRight w:val="0"/>
      <w:marTop w:val="0"/>
      <w:marBottom w:val="0"/>
      <w:divBdr>
        <w:top w:val="none" w:sz="0" w:space="0" w:color="auto"/>
        <w:left w:val="none" w:sz="0" w:space="0" w:color="auto"/>
        <w:bottom w:val="none" w:sz="0" w:space="0" w:color="auto"/>
        <w:right w:val="none" w:sz="0" w:space="0" w:color="auto"/>
      </w:divBdr>
    </w:div>
    <w:div w:id="1329943792">
      <w:bodyDiv w:val="1"/>
      <w:marLeft w:val="0"/>
      <w:marRight w:val="0"/>
      <w:marTop w:val="0"/>
      <w:marBottom w:val="0"/>
      <w:divBdr>
        <w:top w:val="none" w:sz="0" w:space="0" w:color="auto"/>
        <w:left w:val="none" w:sz="0" w:space="0" w:color="auto"/>
        <w:bottom w:val="none" w:sz="0" w:space="0" w:color="auto"/>
        <w:right w:val="none" w:sz="0" w:space="0" w:color="auto"/>
      </w:divBdr>
    </w:div>
    <w:div w:id="1330206919">
      <w:bodyDiv w:val="1"/>
      <w:marLeft w:val="0"/>
      <w:marRight w:val="0"/>
      <w:marTop w:val="0"/>
      <w:marBottom w:val="0"/>
      <w:divBdr>
        <w:top w:val="none" w:sz="0" w:space="0" w:color="auto"/>
        <w:left w:val="none" w:sz="0" w:space="0" w:color="auto"/>
        <w:bottom w:val="none" w:sz="0" w:space="0" w:color="auto"/>
        <w:right w:val="none" w:sz="0" w:space="0" w:color="auto"/>
      </w:divBdr>
    </w:div>
    <w:div w:id="1330450955">
      <w:bodyDiv w:val="1"/>
      <w:marLeft w:val="0"/>
      <w:marRight w:val="0"/>
      <w:marTop w:val="0"/>
      <w:marBottom w:val="0"/>
      <w:divBdr>
        <w:top w:val="none" w:sz="0" w:space="0" w:color="auto"/>
        <w:left w:val="none" w:sz="0" w:space="0" w:color="auto"/>
        <w:bottom w:val="none" w:sz="0" w:space="0" w:color="auto"/>
        <w:right w:val="none" w:sz="0" w:space="0" w:color="auto"/>
      </w:divBdr>
    </w:div>
    <w:div w:id="1330596411">
      <w:bodyDiv w:val="1"/>
      <w:marLeft w:val="0"/>
      <w:marRight w:val="0"/>
      <w:marTop w:val="0"/>
      <w:marBottom w:val="0"/>
      <w:divBdr>
        <w:top w:val="none" w:sz="0" w:space="0" w:color="auto"/>
        <w:left w:val="none" w:sz="0" w:space="0" w:color="auto"/>
        <w:bottom w:val="none" w:sz="0" w:space="0" w:color="auto"/>
        <w:right w:val="none" w:sz="0" w:space="0" w:color="auto"/>
      </w:divBdr>
    </w:div>
    <w:div w:id="1330669784">
      <w:bodyDiv w:val="1"/>
      <w:marLeft w:val="0"/>
      <w:marRight w:val="0"/>
      <w:marTop w:val="0"/>
      <w:marBottom w:val="0"/>
      <w:divBdr>
        <w:top w:val="none" w:sz="0" w:space="0" w:color="auto"/>
        <w:left w:val="none" w:sz="0" w:space="0" w:color="auto"/>
        <w:bottom w:val="none" w:sz="0" w:space="0" w:color="auto"/>
        <w:right w:val="none" w:sz="0" w:space="0" w:color="auto"/>
      </w:divBdr>
    </w:div>
    <w:div w:id="1330712284">
      <w:bodyDiv w:val="1"/>
      <w:marLeft w:val="0"/>
      <w:marRight w:val="0"/>
      <w:marTop w:val="0"/>
      <w:marBottom w:val="0"/>
      <w:divBdr>
        <w:top w:val="none" w:sz="0" w:space="0" w:color="auto"/>
        <w:left w:val="none" w:sz="0" w:space="0" w:color="auto"/>
        <w:bottom w:val="none" w:sz="0" w:space="0" w:color="auto"/>
        <w:right w:val="none" w:sz="0" w:space="0" w:color="auto"/>
      </w:divBdr>
    </w:div>
    <w:div w:id="1330720587">
      <w:bodyDiv w:val="1"/>
      <w:marLeft w:val="0"/>
      <w:marRight w:val="0"/>
      <w:marTop w:val="0"/>
      <w:marBottom w:val="0"/>
      <w:divBdr>
        <w:top w:val="none" w:sz="0" w:space="0" w:color="auto"/>
        <w:left w:val="none" w:sz="0" w:space="0" w:color="auto"/>
        <w:bottom w:val="none" w:sz="0" w:space="0" w:color="auto"/>
        <w:right w:val="none" w:sz="0" w:space="0" w:color="auto"/>
      </w:divBdr>
    </w:div>
    <w:div w:id="1330788056">
      <w:bodyDiv w:val="1"/>
      <w:marLeft w:val="0"/>
      <w:marRight w:val="0"/>
      <w:marTop w:val="0"/>
      <w:marBottom w:val="0"/>
      <w:divBdr>
        <w:top w:val="none" w:sz="0" w:space="0" w:color="auto"/>
        <w:left w:val="none" w:sz="0" w:space="0" w:color="auto"/>
        <w:bottom w:val="none" w:sz="0" w:space="0" w:color="auto"/>
        <w:right w:val="none" w:sz="0" w:space="0" w:color="auto"/>
      </w:divBdr>
    </w:div>
    <w:div w:id="1330790718">
      <w:bodyDiv w:val="1"/>
      <w:marLeft w:val="0"/>
      <w:marRight w:val="0"/>
      <w:marTop w:val="0"/>
      <w:marBottom w:val="0"/>
      <w:divBdr>
        <w:top w:val="none" w:sz="0" w:space="0" w:color="auto"/>
        <w:left w:val="none" w:sz="0" w:space="0" w:color="auto"/>
        <w:bottom w:val="none" w:sz="0" w:space="0" w:color="auto"/>
        <w:right w:val="none" w:sz="0" w:space="0" w:color="auto"/>
      </w:divBdr>
    </w:div>
    <w:div w:id="1330871081">
      <w:bodyDiv w:val="1"/>
      <w:marLeft w:val="0"/>
      <w:marRight w:val="0"/>
      <w:marTop w:val="0"/>
      <w:marBottom w:val="0"/>
      <w:divBdr>
        <w:top w:val="none" w:sz="0" w:space="0" w:color="auto"/>
        <w:left w:val="none" w:sz="0" w:space="0" w:color="auto"/>
        <w:bottom w:val="none" w:sz="0" w:space="0" w:color="auto"/>
        <w:right w:val="none" w:sz="0" w:space="0" w:color="auto"/>
      </w:divBdr>
    </w:div>
    <w:div w:id="1331442933">
      <w:bodyDiv w:val="1"/>
      <w:marLeft w:val="0"/>
      <w:marRight w:val="0"/>
      <w:marTop w:val="0"/>
      <w:marBottom w:val="0"/>
      <w:divBdr>
        <w:top w:val="none" w:sz="0" w:space="0" w:color="auto"/>
        <w:left w:val="none" w:sz="0" w:space="0" w:color="auto"/>
        <w:bottom w:val="none" w:sz="0" w:space="0" w:color="auto"/>
        <w:right w:val="none" w:sz="0" w:space="0" w:color="auto"/>
      </w:divBdr>
    </w:div>
    <w:div w:id="1331520876">
      <w:bodyDiv w:val="1"/>
      <w:marLeft w:val="0"/>
      <w:marRight w:val="0"/>
      <w:marTop w:val="0"/>
      <w:marBottom w:val="0"/>
      <w:divBdr>
        <w:top w:val="none" w:sz="0" w:space="0" w:color="auto"/>
        <w:left w:val="none" w:sz="0" w:space="0" w:color="auto"/>
        <w:bottom w:val="none" w:sz="0" w:space="0" w:color="auto"/>
        <w:right w:val="none" w:sz="0" w:space="0" w:color="auto"/>
      </w:divBdr>
    </w:div>
    <w:div w:id="1331566363">
      <w:bodyDiv w:val="1"/>
      <w:marLeft w:val="0"/>
      <w:marRight w:val="0"/>
      <w:marTop w:val="0"/>
      <w:marBottom w:val="0"/>
      <w:divBdr>
        <w:top w:val="none" w:sz="0" w:space="0" w:color="auto"/>
        <w:left w:val="none" w:sz="0" w:space="0" w:color="auto"/>
        <w:bottom w:val="none" w:sz="0" w:space="0" w:color="auto"/>
        <w:right w:val="none" w:sz="0" w:space="0" w:color="auto"/>
      </w:divBdr>
    </w:div>
    <w:div w:id="1331635126">
      <w:bodyDiv w:val="1"/>
      <w:marLeft w:val="0"/>
      <w:marRight w:val="0"/>
      <w:marTop w:val="0"/>
      <w:marBottom w:val="0"/>
      <w:divBdr>
        <w:top w:val="none" w:sz="0" w:space="0" w:color="auto"/>
        <w:left w:val="none" w:sz="0" w:space="0" w:color="auto"/>
        <w:bottom w:val="none" w:sz="0" w:space="0" w:color="auto"/>
        <w:right w:val="none" w:sz="0" w:space="0" w:color="auto"/>
      </w:divBdr>
    </w:div>
    <w:div w:id="1331642822">
      <w:bodyDiv w:val="1"/>
      <w:marLeft w:val="0"/>
      <w:marRight w:val="0"/>
      <w:marTop w:val="0"/>
      <w:marBottom w:val="0"/>
      <w:divBdr>
        <w:top w:val="none" w:sz="0" w:space="0" w:color="auto"/>
        <w:left w:val="none" w:sz="0" w:space="0" w:color="auto"/>
        <w:bottom w:val="none" w:sz="0" w:space="0" w:color="auto"/>
        <w:right w:val="none" w:sz="0" w:space="0" w:color="auto"/>
      </w:divBdr>
    </w:div>
    <w:div w:id="1331837682">
      <w:bodyDiv w:val="1"/>
      <w:marLeft w:val="0"/>
      <w:marRight w:val="0"/>
      <w:marTop w:val="0"/>
      <w:marBottom w:val="0"/>
      <w:divBdr>
        <w:top w:val="none" w:sz="0" w:space="0" w:color="auto"/>
        <w:left w:val="none" w:sz="0" w:space="0" w:color="auto"/>
        <w:bottom w:val="none" w:sz="0" w:space="0" w:color="auto"/>
        <w:right w:val="none" w:sz="0" w:space="0" w:color="auto"/>
      </w:divBdr>
    </w:div>
    <w:div w:id="1332102780">
      <w:bodyDiv w:val="1"/>
      <w:marLeft w:val="0"/>
      <w:marRight w:val="0"/>
      <w:marTop w:val="0"/>
      <w:marBottom w:val="0"/>
      <w:divBdr>
        <w:top w:val="none" w:sz="0" w:space="0" w:color="auto"/>
        <w:left w:val="none" w:sz="0" w:space="0" w:color="auto"/>
        <w:bottom w:val="none" w:sz="0" w:space="0" w:color="auto"/>
        <w:right w:val="none" w:sz="0" w:space="0" w:color="auto"/>
      </w:divBdr>
    </w:div>
    <w:div w:id="1332292574">
      <w:bodyDiv w:val="1"/>
      <w:marLeft w:val="0"/>
      <w:marRight w:val="0"/>
      <w:marTop w:val="0"/>
      <w:marBottom w:val="0"/>
      <w:divBdr>
        <w:top w:val="none" w:sz="0" w:space="0" w:color="auto"/>
        <w:left w:val="none" w:sz="0" w:space="0" w:color="auto"/>
        <w:bottom w:val="none" w:sz="0" w:space="0" w:color="auto"/>
        <w:right w:val="none" w:sz="0" w:space="0" w:color="auto"/>
      </w:divBdr>
    </w:div>
    <w:div w:id="1332490993">
      <w:bodyDiv w:val="1"/>
      <w:marLeft w:val="0"/>
      <w:marRight w:val="0"/>
      <w:marTop w:val="0"/>
      <w:marBottom w:val="0"/>
      <w:divBdr>
        <w:top w:val="none" w:sz="0" w:space="0" w:color="auto"/>
        <w:left w:val="none" w:sz="0" w:space="0" w:color="auto"/>
        <w:bottom w:val="none" w:sz="0" w:space="0" w:color="auto"/>
        <w:right w:val="none" w:sz="0" w:space="0" w:color="auto"/>
      </w:divBdr>
    </w:div>
    <w:div w:id="1332491554">
      <w:bodyDiv w:val="1"/>
      <w:marLeft w:val="0"/>
      <w:marRight w:val="0"/>
      <w:marTop w:val="0"/>
      <w:marBottom w:val="0"/>
      <w:divBdr>
        <w:top w:val="none" w:sz="0" w:space="0" w:color="auto"/>
        <w:left w:val="none" w:sz="0" w:space="0" w:color="auto"/>
        <w:bottom w:val="none" w:sz="0" w:space="0" w:color="auto"/>
        <w:right w:val="none" w:sz="0" w:space="0" w:color="auto"/>
      </w:divBdr>
    </w:div>
    <w:div w:id="1332639442">
      <w:bodyDiv w:val="1"/>
      <w:marLeft w:val="0"/>
      <w:marRight w:val="0"/>
      <w:marTop w:val="0"/>
      <w:marBottom w:val="0"/>
      <w:divBdr>
        <w:top w:val="none" w:sz="0" w:space="0" w:color="auto"/>
        <w:left w:val="none" w:sz="0" w:space="0" w:color="auto"/>
        <w:bottom w:val="none" w:sz="0" w:space="0" w:color="auto"/>
        <w:right w:val="none" w:sz="0" w:space="0" w:color="auto"/>
      </w:divBdr>
    </w:div>
    <w:div w:id="1332874856">
      <w:bodyDiv w:val="1"/>
      <w:marLeft w:val="0"/>
      <w:marRight w:val="0"/>
      <w:marTop w:val="0"/>
      <w:marBottom w:val="0"/>
      <w:divBdr>
        <w:top w:val="none" w:sz="0" w:space="0" w:color="auto"/>
        <w:left w:val="none" w:sz="0" w:space="0" w:color="auto"/>
        <w:bottom w:val="none" w:sz="0" w:space="0" w:color="auto"/>
        <w:right w:val="none" w:sz="0" w:space="0" w:color="auto"/>
      </w:divBdr>
    </w:div>
    <w:div w:id="1333072025">
      <w:bodyDiv w:val="1"/>
      <w:marLeft w:val="0"/>
      <w:marRight w:val="0"/>
      <w:marTop w:val="0"/>
      <w:marBottom w:val="0"/>
      <w:divBdr>
        <w:top w:val="none" w:sz="0" w:space="0" w:color="auto"/>
        <w:left w:val="none" w:sz="0" w:space="0" w:color="auto"/>
        <w:bottom w:val="none" w:sz="0" w:space="0" w:color="auto"/>
        <w:right w:val="none" w:sz="0" w:space="0" w:color="auto"/>
      </w:divBdr>
    </w:div>
    <w:div w:id="1333222536">
      <w:bodyDiv w:val="1"/>
      <w:marLeft w:val="0"/>
      <w:marRight w:val="0"/>
      <w:marTop w:val="0"/>
      <w:marBottom w:val="0"/>
      <w:divBdr>
        <w:top w:val="none" w:sz="0" w:space="0" w:color="auto"/>
        <w:left w:val="none" w:sz="0" w:space="0" w:color="auto"/>
        <w:bottom w:val="none" w:sz="0" w:space="0" w:color="auto"/>
        <w:right w:val="none" w:sz="0" w:space="0" w:color="auto"/>
      </w:divBdr>
    </w:div>
    <w:div w:id="1333292990">
      <w:bodyDiv w:val="1"/>
      <w:marLeft w:val="0"/>
      <w:marRight w:val="0"/>
      <w:marTop w:val="0"/>
      <w:marBottom w:val="0"/>
      <w:divBdr>
        <w:top w:val="none" w:sz="0" w:space="0" w:color="auto"/>
        <w:left w:val="none" w:sz="0" w:space="0" w:color="auto"/>
        <w:bottom w:val="none" w:sz="0" w:space="0" w:color="auto"/>
        <w:right w:val="none" w:sz="0" w:space="0" w:color="auto"/>
      </w:divBdr>
    </w:div>
    <w:div w:id="1333333173">
      <w:bodyDiv w:val="1"/>
      <w:marLeft w:val="0"/>
      <w:marRight w:val="0"/>
      <w:marTop w:val="0"/>
      <w:marBottom w:val="0"/>
      <w:divBdr>
        <w:top w:val="none" w:sz="0" w:space="0" w:color="auto"/>
        <w:left w:val="none" w:sz="0" w:space="0" w:color="auto"/>
        <w:bottom w:val="none" w:sz="0" w:space="0" w:color="auto"/>
        <w:right w:val="none" w:sz="0" w:space="0" w:color="auto"/>
      </w:divBdr>
    </w:div>
    <w:div w:id="1333489944">
      <w:bodyDiv w:val="1"/>
      <w:marLeft w:val="0"/>
      <w:marRight w:val="0"/>
      <w:marTop w:val="0"/>
      <w:marBottom w:val="0"/>
      <w:divBdr>
        <w:top w:val="none" w:sz="0" w:space="0" w:color="auto"/>
        <w:left w:val="none" w:sz="0" w:space="0" w:color="auto"/>
        <w:bottom w:val="none" w:sz="0" w:space="0" w:color="auto"/>
        <w:right w:val="none" w:sz="0" w:space="0" w:color="auto"/>
      </w:divBdr>
    </w:div>
    <w:div w:id="1333528257">
      <w:bodyDiv w:val="1"/>
      <w:marLeft w:val="0"/>
      <w:marRight w:val="0"/>
      <w:marTop w:val="0"/>
      <w:marBottom w:val="0"/>
      <w:divBdr>
        <w:top w:val="none" w:sz="0" w:space="0" w:color="auto"/>
        <w:left w:val="none" w:sz="0" w:space="0" w:color="auto"/>
        <w:bottom w:val="none" w:sz="0" w:space="0" w:color="auto"/>
        <w:right w:val="none" w:sz="0" w:space="0" w:color="auto"/>
      </w:divBdr>
    </w:div>
    <w:div w:id="1333678984">
      <w:bodyDiv w:val="1"/>
      <w:marLeft w:val="0"/>
      <w:marRight w:val="0"/>
      <w:marTop w:val="0"/>
      <w:marBottom w:val="0"/>
      <w:divBdr>
        <w:top w:val="none" w:sz="0" w:space="0" w:color="auto"/>
        <w:left w:val="none" w:sz="0" w:space="0" w:color="auto"/>
        <w:bottom w:val="none" w:sz="0" w:space="0" w:color="auto"/>
        <w:right w:val="none" w:sz="0" w:space="0" w:color="auto"/>
      </w:divBdr>
    </w:div>
    <w:div w:id="1333987969">
      <w:bodyDiv w:val="1"/>
      <w:marLeft w:val="0"/>
      <w:marRight w:val="0"/>
      <w:marTop w:val="0"/>
      <w:marBottom w:val="0"/>
      <w:divBdr>
        <w:top w:val="none" w:sz="0" w:space="0" w:color="auto"/>
        <w:left w:val="none" w:sz="0" w:space="0" w:color="auto"/>
        <w:bottom w:val="none" w:sz="0" w:space="0" w:color="auto"/>
        <w:right w:val="none" w:sz="0" w:space="0" w:color="auto"/>
      </w:divBdr>
    </w:div>
    <w:div w:id="1333996343">
      <w:bodyDiv w:val="1"/>
      <w:marLeft w:val="0"/>
      <w:marRight w:val="0"/>
      <w:marTop w:val="0"/>
      <w:marBottom w:val="0"/>
      <w:divBdr>
        <w:top w:val="none" w:sz="0" w:space="0" w:color="auto"/>
        <w:left w:val="none" w:sz="0" w:space="0" w:color="auto"/>
        <w:bottom w:val="none" w:sz="0" w:space="0" w:color="auto"/>
        <w:right w:val="none" w:sz="0" w:space="0" w:color="auto"/>
      </w:divBdr>
    </w:div>
    <w:div w:id="1334144615">
      <w:bodyDiv w:val="1"/>
      <w:marLeft w:val="0"/>
      <w:marRight w:val="0"/>
      <w:marTop w:val="0"/>
      <w:marBottom w:val="0"/>
      <w:divBdr>
        <w:top w:val="none" w:sz="0" w:space="0" w:color="auto"/>
        <w:left w:val="none" w:sz="0" w:space="0" w:color="auto"/>
        <w:bottom w:val="none" w:sz="0" w:space="0" w:color="auto"/>
        <w:right w:val="none" w:sz="0" w:space="0" w:color="auto"/>
      </w:divBdr>
    </w:div>
    <w:div w:id="1334533215">
      <w:bodyDiv w:val="1"/>
      <w:marLeft w:val="0"/>
      <w:marRight w:val="0"/>
      <w:marTop w:val="0"/>
      <w:marBottom w:val="0"/>
      <w:divBdr>
        <w:top w:val="none" w:sz="0" w:space="0" w:color="auto"/>
        <w:left w:val="none" w:sz="0" w:space="0" w:color="auto"/>
        <w:bottom w:val="none" w:sz="0" w:space="0" w:color="auto"/>
        <w:right w:val="none" w:sz="0" w:space="0" w:color="auto"/>
      </w:divBdr>
    </w:div>
    <w:div w:id="1334602351">
      <w:bodyDiv w:val="1"/>
      <w:marLeft w:val="0"/>
      <w:marRight w:val="0"/>
      <w:marTop w:val="0"/>
      <w:marBottom w:val="0"/>
      <w:divBdr>
        <w:top w:val="none" w:sz="0" w:space="0" w:color="auto"/>
        <w:left w:val="none" w:sz="0" w:space="0" w:color="auto"/>
        <w:bottom w:val="none" w:sz="0" w:space="0" w:color="auto"/>
        <w:right w:val="none" w:sz="0" w:space="0" w:color="auto"/>
      </w:divBdr>
    </w:div>
    <w:div w:id="1334719062">
      <w:bodyDiv w:val="1"/>
      <w:marLeft w:val="0"/>
      <w:marRight w:val="0"/>
      <w:marTop w:val="0"/>
      <w:marBottom w:val="0"/>
      <w:divBdr>
        <w:top w:val="none" w:sz="0" w:space="0" w:color="auto"/>
        <w:left w:val="none" w:sz="0" w:space="0" w:color="auto"/>
        <w:bottom w:val="none" w:sz="0" w:space="0" w:color="auto"/>
        <w:right w:val="none" w:sz="0" w:space="0" w:color="auto"/>
      </w:divBdr>
    </w:div>
    <w:div w:id="1334913441">
      <w:bodyDiv w:val="1"/>
      <w:marLeft w:val="0"/>
      <w:marRight w:val="0"/>
      <w:marTop w:val="0"/>
      <w:marBottom w:val="0"/>
      <w:divBdr>
        <w:top w:val="none" w:sz="0" w:space="0" w:color="auto"/>
        <w:left w:val="none" w:sz="0" w:space="0" w:color="auto"/>
        <w:bottom w:val="none" w:sz="0" w:space="0" w:color="auto"/>
        <w:right w:val="none" w:sz="0" w:space="0" w:color="auto"/>
      </w:divBdr>
    </w:div>
    <w:div w:id="1334990945">
      <w:bodyDiv w:val="1"/>
      <w:marLeft w:val="0"/>
      <w:marRight w:val="0"/>
      <w:marTop w:val="0"/>
      <w:marBottom w:val="0"/>
      <w:divBdr>
        <w:top w:val="none" w:sz="0" w:space="0" w:color="auto"/>
        <w:left w:val="none" w:sz="0" w:space="0" w:color="auto"/>
        <w:bottom w:val="none" w:sz="0" w:space="0" w:color="auto"/>
        <w:right w:val="none" w:sz="0" w:space="0" w:color="auto"/>
      </w:divBdr>
    </w:div>
    <w:div w:id="1335182515">
      <w:bodyDiv w:val="1"/>
      <w:marLeft w:val="0"/>
      <w:marRight w:val="0"/>
      <w:marTop w:val="0"/>
      <w:marBottom w:val="0"/>
      <w:divBdr>
        <w:top w:val="none" w:sz="0" w:space="0" w:color="auto"/>
        <w:left w:val="none" w:sz="0" w:space="0" w:color="auto"/>
        <w:bottom w:val="none" w:sz="0" w:space="0" w:color="auto"/>
        <w:right w:val="none" w:sz="0" w:space="0" w:color="auto"/>
      </w:divBdr>
    </w:div>
    <w:div w:id="1335302974">
      <w:bodyDiv w:val="1"/>
      <w:marLeft w:val="0"/>
      <w:marRight w:val="0"/>
      <w:marTop w:val="0"/>
      <w:marBottom w:val="0"/>
      <w:divBdr>
        <w:top w:val="none" w:sz="0" w:space="0" w:color="auto"/>
        <w:left w:val="none" w:sz="0" w:space="0" w:color="auto"/>
        <w:bottom w:val="none" w:sz="0" w:space="0" w:color="auto"/>
        <w:right w:val="none" w:sz="0" w:space="0" w:color="auto"/>
      </w:divBdr>
    </w:div>
    <w:div w:id="1335381230">
      <w:bodyDiv w:val="1"/>
      <w:marLeft w:val="0"/>
      <w:marRight w:val="0"/>
      <w:marTop w:val="0"/>
      <w:marBottom w:val="0"/>
      <w:divBdr>
        <w:top w:val="none" w:sz="0" w:space="0" w:color="auto"/>
        <w:left w:val="none" w:sz="0" w:space="0" w:color="auto"/>
        <w:bottom w:val="none" w:sz="0" w:space="0" w:color="auto"/>
        <w:right w:val="none" w:sz="0" w:space="0" w:color="auto"/>
      </w:divBdr>
    </w:div>
    <w:div w:id="1335452120">
      <w:bodyDiv w:val="1"/>
      <w:marLeft w:val="0"/>
      <w:marRight w:val="0"/>
      <w:marTop w:val="0"/>
      <w:marBottom w:val="0"/>
      <w:divBdr>
        <w:top w:val="none" w:sz="0" w:space="0" w:color="auto"/>
        <w:left w:val="none" w:sz="0" w:space="0" w:color="auto"/>
        <w:bottom w:val="none" w:sz="0" w:space="0" w:color="auto"/>
        <w:right w:val="none" w:sz="0" w:space="0" w:color="auto"/>
      </w:divBdr>
    </w:div>
    <w:div w:id="1335499650">
      <w:bodyDiv w:val="1"/>
      <w:marLeft w:val="0"/>
      <w:marRight w:val="0"/>
      <w:marTop w:val="0"/>
      <w:marBottom w:val="0"/>
      <w:divBdr>
        <w:top w:val="none" w:sz="0" w:space="0" w:color="auto"/>
        <w:left w:val="none" w:sz="0" w:space="0" w:color="auto"/>
        <w:bottom w:val="none" w:sz="0" w:space="0" w:color="auto"/>
        <w:right w:val="none" w:sz="0" w:space="0" w:color="auto"/>
      </w:divBdr>
    </w:div>
    <w:div w:id="1335644443">
      <w:bodyDiv w:val="1"/>
      <w:marLeft w:val="0"/>
      <w:marRight w:val="0"/>
      <w:marTop w:val="0"/>
      <w:marBottom w:val="0"/>
      <w:divBdr>
        <w:top w:val="none" w:sz="0" w:space="0" w:color="auto"/>
        <w:left w:val="none" w:sz="0" w:space="0" w:color="auto"/>
        <w:bottom w:val="none" w:sz="0" w:space="0" w:color="auto"/>
        <w:right w:val="none" w:sz="0" w:space="0" w:color="auto"/>
      </w:divBdr>
    </w:div>
    <w:div w:id="1336345661">
      <w:bodyDiv w:val="1"/>
      <w:marLeft w:val="0"/>
      <w:marRight w:val="0"/>
      <w:marTop w:val="0"/>
      <w:marBottom w:val="0"/>
      <w:divBdr>
        <w:top w:val="none" w:sz="0" w:space="0" w:color="auto"/>
        <w:left w:val="none" w:sz="0" w:space="0" w:color="auto"/>
        <w:bottom w:val="none" w:sz="0" w:space="0" w:color="auto"/>
        <w:right w:val="none" w:sz="0" w:space="0" w:color="auto"/>
      </w:divBdr>
    </w:div>
    <w:div w:id="1336570327">
      <w:bodyDiv w:val="1"/>
      <w:marLeft w:val="0"/>
      <w:marRight w:val="0"/>
      <w:marTop w:val="0"/>
      <w:marBottom w:val="0"/>
      <w:divBdr>
        <w:top w:val="none" w:sz="0" w:space="0" w:color="auto"/>
        <w:left w:val="none" w:sz="0" w:space="0" w:color="auto"/>
        <w:bottom w:val="none" w:sz="0" w:space="0" w:color="auto"/>
        <w:right w:val="none" w:sz="0" w:space="0" w:color="auto"/>
      </w:divBdr>
    </w:div>
    <w:div w:id="1336760362">
      <w:bodyDiv w:val="1"/>
      <w:marLeft w:val="0"/>
      <w:marRight w:val="0"/>
      <w:marTop w:val="0"/>
      <w:marBottom w:val="0"/>
      <w:divBdr>
        <w:top w:val="none" w:sz="0" w:space="0" w:color="auto"/>
        <w:left w:val="none" w:sz="0" w:space="0" w:color="auto"/>
        <w:bottom w:val="none" w:sz="0" w:space="0" w:color="auto"/>
        <w:right w:val="none" w:sz="0" w:space="0" w:color="auto"/>
      </w:divBdr>
    </w:div>
    <w:div w:id="1336761848">
      <w:bodyDiv w:val="1"/>
      <w:marLeft w:val="0"/>
      <w:marRight w:val="0"/>
      <w:marTop w:val="0"/>
      <w:marBottom w:val="0"/>
      <w:divBdr>
        <w:top w:val="none" w:sz="0" w:space="0" w:color="auto"/>
        <w:left w:val="none" w:sz="0" w:space="0" w:color="auto"/>
        <w:bottom w:val="none" w:sz="0" w:space="0" w:color="auto"/>
        <w:right w:val="none" w:sz="0" w:space="0" w:color="auto"/>
      </w:divBdr>
    </w:div>
    <w:div w:id="1336766056">
      <w:bodyDiv w:val="1"/>
      <w:marLeft w:val="0"/>
      <w:marRight w:val="0"/>
      <w:marTop w:val="0"/>
      <w:marBottom w:val="0"/>
      <w:divBdr>
        <w:top w:val="none" w:sz="0" w:space="0" w:color="auto"/>
        <w:left w:val="none" w:sz="0" w:space="0" w:color="auto"/>
        <w:bottom w:val="none" w:sz="0" w:space="0" w:color="auto"/>
        <w:right w:val="none" w:sz="0" w:space="0" w:color="auto"/>
      </w:divBdr>
    </w:div>
    <w:div w:id="1337339691">
      <w:bodyDiv w:val="1"/>
      <w:marLeft w:val="0"/>
      <w:marRight w:val="0"/>
      <w:marTop w:val="0"/>
      <w:marBottom w:val="0"/>
      <w:divBdr>
        <w:top w:val="none" w:sz="0" w:space="0" w:color="auto"/>
        <w:left w:val="none" w:sz="0" w:space="0" w:color="auto"/>
        <w:bottom w:val="none" w:sz="0" w:space="0" w:color="auto"/>
        <w:right w:val="none" w:sz="0" w:space="0" w:color="auto"/>
      </w:divBdr>
    </w:div>
    <w:div w:id="1337490614">
      <w:bodyDiv w:val="1"/>
      <w:marLeft w:val="0"/>
      <w:marRight w:val="0"/>
      <w:marTop w:val="0"/>
      <w:marBottom w:val="0"/>
      <w:divBdr>
        <w:top w:val="none" w:sz="0" w:space="0" w:color="auto"/>
        <w:left w:val="none" w:sz="0" w:space="0" w:color="auto"/>
        <w:bottom w:val="none" w:sz="0" w:space="0" w:color="auto"/>
        <w:right w:val="none" w:sz="0" w:space="0" w:color="auto"/>
      </w:divBdr>
    </w:div>
    <w:div w:id="1338387208">
      <w:bodyDiv w:val="1"/>
      <w:marLeft w:val="0"/>
      <w:marRight w:val="0"/>
      <w:marTop w:val="0"/>
      <w:marBottom w:val="0"/>
      <w:divBdr>
        <w:top w:val="none" w:sz="0" w:space="0" w:color="auto"/>
        <w:left w:val="none" w:sz="0" w:space="0" w:color="auto"/>
        <w:bottom w:val="none" w:sz="0" w:space="0" w:color="auto"/>
        <w:right w:val="none" w:sz="0" w:space="0" w:color="auto"/>
      </w:divBdr>
    </w:div>
    <w:div w:id="1338390300">
      <w:bodyDiv w:val="1"/>
      <w:marLeft w:val="0"/>
      <w:marRight w:val="0"/>
      <w:marTop w:val="0"/>
      <w:marBottom w:val="0"/>
      <w:divBdr>
        <w:top w:val="none" w:sz="0" w:space="0" w:color="auto"/>
        <w:left w:val="none" w:sz="0" w:space="0" w:color="auto"/>
        <w:bottom w:val="none" w:sz="0" w:space="0" w:color="auto"/>
        <w:right w:val="none" w:sz="0" w:space="0" w:color="auto"/>
      </w:divBdr>
    </w:div>
    <w:div w:id="1338727152">
      <w:bodyDiv w:val="1"/>
      <w:marLeft w:val="0"/>
      <w:marRight w:val="0"/>
      <w:marTop w:val="0"/>
      <w:marBottom w:val="0"/>
      <w:divBdr>
        <w:top w:val="none" w:sz="0" w:space="0" w:color="auto"/>
        <w:left w:val="none" w:sz="0" w:space="0" w:color="auto"/>
        <w:bottom w:val="none" w:sz="0" w:space="0" w:color="auto"/>
        <w:right w:val="none" w:sz="0" w:space="0" w:color="auto"/>
      </w:divBdr>
    </w:div>
    <w:div w:id="1338845034">
      <w:bodyDiv w:val="1"/>
      <w:marLeft w:val="0"/>
      <w:marRight w:val="0"/>
      <w:marTop w:val="0"/>
      <w:marBottom w:val="0"/>
      <w:divBdr>
        <w:top w:val="none" w:sz="0" w:space="0" w:color="auto"/>
        <w:left w:val="none" w:sz="0" w:space="0" w:color="auto"/>
        <w:bottom w:val="none" w:sz="0" w:space="0" w:color="auto"/>
        <w:right w:val="none" w:sz="0" w:space="0" w:color="auto"/>
      </w:divBdr>
    </w:div>
    <w:div w:id="1338994706">
      <w:bodyDiv w:val="1"/>
      <w:marLeft w:val="0"/>
      <w:marRight w:val="0"/>
      <w:marTop w:val="0"/>
      <w:marBottom w:val="0"/>
      <w:divBdr>
        <w:top w:val="none" w:sz="0" w:space="0" w:color="auto"/>
        <w:left w:val="none" w:sz="0" w:space="0" w:color="auto"/>
        <w:bottom w:val="none" w:sz="0" w:space="0" w:color="auto"/>
        <w:right w:val="none" w:sz="0" w:space="0" w:color="auto"/>
      </w:divBdr>
    </w:div>
    <w:div w:id="1339233532">
      <w:bodyDiv w:val="1"/>
      <w:marLeft w:val="0"/>
      <w:marRight w:val="0"/>
      <w:marTop w:val="0"/>
      <w:marBottom w:val="0"/>
      <w:divBdr>
        <w:top w:val="none" w:sz="0" w:space="0" w:color="auto"/>
        <w:left w:val="none" w:sz="0" w:space="0" w:color="auto"/>
        <w:bottom w:val="none" w:sz="0" w:space="0" w:color="auto"/>
        <w:right w:val="none" w:sz="0" w:space="0" w:color="auto"/>
      </w:divBdr>
    </w:div>
    <w:div w:id="1339382813">
      <w:bodyDiv w:val="1"/>
      <w:marLeft w:val="0"/>
      <w:marRight w:val="0"/>
      <w:marTop w:val="0"/>
      <w:marBottom w:val="0"/>
      <w:divBdr>
        <w:top w:val="none" w:sz="0" w:space="0" w:color="auto"/>
        <w:left w:val="none" w:sz="0" w:space="0" w:color="auto"/>
        <w:bottom w:val="none" w:sz="0" w:space="0" w:color="auto"/>
        <w:right w:val="none" w:sz="0" w:space="0" w:color="auto"/>
      </w:divBdr>
    </w:div>
    <w:div w:id="1339388454">
      <w:bodyDiv w:val="1"/>
      <w:marLeft w:val="0"/>
      <w:marRight w:val="0"/>
      <w:marTop w:val="0"/>
      <w:marBottom w:val="0"/>
      <w:divBdr>
        <w:top w:val="none" w:sz="0" w:space="0" w:color="auto"/>
        <w:left w:val="none" w:sz="0" w:space="0" w:color="auto"/>
        <w:bottom w:val="none" w:sz="0" w:space="0" w:color="auto"/>
        <w:right w:val="none" w:sz="0" w:space="0" w:color="auto"/>
      </w:divBdr>
    </w:div>
    <w:div w:id="1339653919">
      <w:bodyDiv w:val="1"/>
      <w:marLeft w:val="0"/>
      <w:marRight w:val="0"/>
      <w:marTop w:val="0"/>
      <w:marBottom w:val="0"/>
      <w:divBdr>
        <w:top w:val="none" w:sz="0" w:space="0" w:color="auto"/>
        <w:left w:val="none" w:sz="0" w:space="0" w:color="auto"/>
        <w:bottom w:val="none" w:sz="0" w:space="0" w:color="auto"/>
        <w:right w:val="none" w:sz="0" w:space="0" w:color="auto"/>
      </w:divBdr>
    </w:div>
    <w:div w:id="1339775058">
      <w:bodyDiv w:val="1"/>
      <w:marLeft w:val="0"/>
      <w:marRight w:val="0"/>
      <w:marTop w:val="0"/>
      <w:marBottom w:val="0"/>
      <w:divBdr>
        <w:top w:val="none" w:sz="0" w:space="0" w:color="auto"/>
        <w:left w:val="none" w:sz="0" w:space="0" w:color="auto"/>
        <w:bottom w:val="none" w:sz="0" w:space="0" w:color="auto"/>
        <w:right w:val="none" w:sz="0" w:space="0" w:color="auto"/>
      </w:divBdr>
    </w:div>
    <w:div w:id="1339776458">
      <w:bodyDiv w:val="1"/>
      <w:marLeft w:val="0"/>
      <w:marRight w:val="0"/>
      <w:marTop w:val="0"/>
      <w:marBottom w:val="0"/>
      <w:divBdr>
        <w:top w:val="none" w:sz="0" w:space="0" w:color="auto"/>
        <w:left w:val="none" w:sz="0" w:space="0" w:color="auto"/>
        <w:bottom w:val="none" w:sz="0" w:space="0" w:color="auto"/>
        <w:right w:val="none" w:sz="0" w:space="0" w:color="auto"/>
      </w:divBdr>
    </w:div>
    <w:div w:id="1339842669">
      <w:bodyDiv w:val="1"/>
      <w:marLeft w:val="0"/>
      <w:marRight w:val="0"/>
      <w:marTop w:val="0"/>
      <w:marBottom w:val="0"/>
      <w:divBdr>
        <w:top w:val="none" w:sz="0" w:space="0" w:color="auto"/>
        <w:left w:val="none" w:sz="0" w:space="0" w:color="auto"/>
        <w:bottom w:val="none" w:sz="0" w:space="0" w:color="auto"/>
        <w:right w:val="none" w:sz="0" w:space="0" w:color="auto"/>
      </w:divBdr>
    </w:div>
    <w:div w:id="1339967645">
      <w:bodyDiv w:val="1"/>
      <w:marLeft w:val="0"/>
      <w:marRight w:val="0"/>
      <w:marTop w:val="0"/>
      <w:marBottom w:val="0"/>
      <w:divBdr>
        <w:top w:val="none" w:sz="0" w:space="0" w:color="auto"/>
        <w:left w:val="none" w:sz="0" w:space="0" w:color="auto"/>
        <w:bottom w:val="none" w:sz="0" w:space="0" w:color="auto"/>
        <w:right w:val="none" w:sz="0" w:space="0" w:color="auto"/>
      </w:divBdr>
    </w:div>
    <w:div w:id="1340502289">
      <w:bodyDiv w:val="1"/>
      <w:marLeft w:val="0"/>
      <w:marRight w:val="0"/>
      <w:marTop w:val="0"/>
      <w:marBottom w:val="0"/>
      <w:divBdr>
        <w:top w:val="none" w:sz="0" w:space="0" w:color="auto"/>
        <w:left w:val="none" w:sz="0" w:space="0" w:color="auto"/>
        <w:bottom w:val="none" w:sz="0" w:space="0" w:color="auto"/>
        <w:right w:val="none" w:sz="0" w:space="0" w:color="auto"/>
      </w:divBdr>
    </w:div>
    <w:div w:id="1340621552">
      <w:bodyDiv w:val="1"/>
      <w:marLeft w:val="0"/>
      <w:marRight w:val="0"/>
      <w:marTop w:val="0"/>
      <w:marBottom w:val="0"/>
      <w:divBdr>
        <w:top w:val="none" w:sz="0" w:space="0" w:color="auto"/>
        <w:left w:val="none" w:sz="0" w:space="0" w:color="auto"/>
        <w:bottom w:val="none" w:sz="0" w:space="0" w:color="auto"/>
        <w:right w:val="none" w:sz="0" w:space="0" w:color="auto"/>
      </w:divBdr>
    </w:div>
    <w:div w:id="1340739472">
      <w:bodyDiv w:val="1"/>
      <w:marLeft w:val="0"/>
      <w:marRight w:val="0"/>
      <w:marTop w:val="0"/>
      <w:marBottom w:val="0"/>
      <w:divBdr>
        <w:top w:val="none" w:sz="0" w:space="0" w:color="auto"/>
        <w:left w:val="none" w:sz="0" w:space="0" w:color="auto"/>
        <w:bottom w:val="none" w:sz="0" w:space="0" w:color="auto"/>
        <w:right w:val="none" w:sz="0" w:space="0" w:color="auto"/>
      </w:divBdr>
    </w:div>
    <w:div w:id="1340766027">
      <w:bodyDiv w:val="1"/>
      <w:marLeft w:val="0"/>
      <w:marRight w:val="0"/>
      <w:marTop w:val="0"/>
      <w:marBottom w:val="0"/>
      <w:divBdr>
        <w:top w:val="none" w:sz="0" w:space="0" w:color="auto"/>
        <w:left w:val="none" w:sz="0" w:space="0" w:color="auto"/>
        <w:bottom w:val="none" w:sz="0" w:space="0" w:color="auto"/>
        <w:right w:val="none" w:sz="0" w:space="0" w:color="auto"/>
      </w:divBdr>
    </w:div>
    <w:div w:id="1341152815">
      <w:bodyDiv w:val="1"/>
      <w:marLeft w:val="0"/>
      <w:marRight w:val="0"/>
      <w:marTop w:val="0"/>
      <w:marBottom w:val="0"/>
      <w:divBdr>
        <w:top w:val="none" w:sz="0" w:space="0" w:color="auto"/>
        <w:left w:val="none" w:sz="0" w:space="0" w:color="auto"/>
        <w:bottom w:val="none" w:sz="0" w:space="0" w:color="auto"/>
        <w:right w:val="none" w:sz="0" w:space="0" w:color="auto"/>
      </w:divBdr>
    </w:div>
    <w:div w:id="1341157800">
      <w:bodyDiv w:val="1"/>
      <w:marLeft w:val="0"/>
      <w:marRight w:val="0"/>
      <w:marTop w:val="0"/>
      <w:marBottom w:val="0"/>
      <w:divBdr>
        <w:top w:val="none" w:sz="0" w:space="0" w:color="auto"/>
        <w:left w:val="none" w:sz="0" w:space="0" w:color="auto"/>
        <w:bottom w:val="none" w:sz="0" w:space="0" w:color="auto"/>
        <w:right w:val="none" w:sz="0" w:space="0" w:color="auto"/>
      </w:divBdr>
    </w:div>
    <w:div w:id="1341740261">
      <w:bodyDiv w:val="1"/>
      <w:marLeft w:val="0"/>
      <w:marRight w:val="0"/>
      <w:marTop w:val="0"/>
      <w:marBottom w:val="0"/>
      <w:divBdr>
        <w:top w:val="none" w:sz="0" w:space="0" w:color="auto"/>
        <w:left w:val="none" w:sz="0" w:space="0" w:color="auto"/>
        <w:bottom w:val="none" w:sz="0" w:space="0" w:color="auto"/>
        <w:right w:val="none" w:sz="0" w:space="0" w:color="auto"/>
      </w:divBdr>
    </w:div>
    <w:div w:id="1342201637">
      <w:bodyDiv w:val="1"/>
      <w:marLeft w:val="0"/>
      <w:marRight w:val="0"/>
      <w:marTop w:val="0"/>
      <w:marBottom w:val="0"/>
      <w:divBdr>
        <w:top w:val="none" w:sz="0" w:space="0" w:color="auto"/>
        <w:left w:val="none" w:sz="0" w:space="0" w:color="auto"/>
        <w:bottom w:val="none" w:sz="0" w:space="0" w:color="auto"/>
        <w:right w:val="none" w:sz="0" w:space="0" w:color="auto"/>
      </w:divBdr>
    </w:div>
    <w:div w:id="1342321439">
      <w:bodyDiv w:val="1"/>
      <w:marLeft w:val="0"/>
      <w:marRight w:val="0"/>
      <w:marTop w:val="0"/>
      <w:marBottom w:val="0"/>
      <w:divBdr>
        <w:top w:val="none" w:sz="0" w:space="0" w:color="auto"/>
        <w:left w:val="none" w:sz="0" w:space="0" w:color="auto"/>
        <w:bottom w:val="none" w:sz="0" w:space="0" w:color="auto"/>
        <w:right w:val="none" w:sz="0" w:space="0" w:color="auto"/>
      </w:divBdr>
    </w:div>
    <w:div w:id="1342463992">
      <w:bodyDiv w:val="1"/>
      <w:marLeft w:val="0"/>
      <w:marRight w:val="0"/>
      <w:marTop w:val="0"/>
      <w:marBottom w:val="0"/>
      <w:divBdr>
        <w:top w:val="none" w:sz="0" w:space="0" w:color="auto"/>
        <w:left w:val="none" w:sz="0" w:space="0" w:color="auto"/>
        <w:bottom w:val="none" w:sz="0" w:space="0" w:color="auto"/>
        <w:right w:val="none" w:sz="0" w:space="0" w:color="auto"/>
      </w:divBdr>
    </w:div>
    <w:div w:id="1342514257">
      <w:bodyDiv w:val="1"/>
      <w:marLeft w:val="0"/>
      <w:marRight w:val="0"/>
      <w:marTop w:val="0"/>
      <w:marBottom w:val="0"/>
      <w:divBdr>
        <w:top w:val="none" w:sz="0" w:space="0" w:color="auto"/>
        <w:left w:val="none" w:sz="0" w:space="0" w:color="auto"/>
        <w:bottom w:val="none" w:sz="0" w:space="0" w:color="auto"/>
        <w:right w:val="none" w:sz="0" w:space="0" w:color="auto"/>
      </w:divBdr>
    </w:div>
    <w:div w:id="1342663734">
      <w:bodyDiv w:val="1"/>
      <w:marLeft w:val="0"/>
      <w:marRight w:val="0"/>
      <w:marTop w:val="0"/>
      <w:marBottom w:val="0"/>
      <w:divBdr>
        <w:top w:val="none" w:sz="0" w:space="0" w:color="auto"/>
        <w:left w:val="none" w:sz="0" w:space="0" w:color="auto"/>
        <w:bottom w:val="none" w:sz="0" w:space="0" w:color="auto"/>
        <w:right w:val="none" w:sz="0" w:space="0" w:color="auto"/>
      </w:divBdr>
    </w:div>
    <w:div w:id="1342855228">
      <w:bodyDiv w:val="1"/>
      <w:marLeft w:val="0"/>
      <w:marRight w:val="0"/>
      <w:marTop w:val="0"/>
      <w:marBottom w:val="0"/>
      <w:divBdr>
        <w:top w:val="none" w:sz="0" w:space="0" w:color="auto"/>
        <w:left w:val="none" w:sz="0" w:space="0" w:color="auto"/>
        <w:bottom w:val="none" w:sz="0" w:space="0" w:color="auto"/>
        <w:right w:val="none" w:sz="0" w:space="0" w:color="auto"/>
      </w:divBdr>
    </w:div>
    <w:div w:id="1342858101">
      <w:bodyDiv w:val="1"/>
      <w:marLeft w:val="0"/>
      <w:marRight w:val="0"/>
      <w:marTop w:val="0"/>
      <w:marBottom w:val="0"/>
      <w:divBdr>
        <w:top w:val="none" w:sz="0" w:space="0" w:color="auto"/>
        <w:left w:val="none" w:sz="0" w:space="0" w:color="auto"/>
        <w:bottom w:val="none" w:sz="0" w:space="0" w:color="auto"/>
        <w:right w:val="none" w:sz="0" w:space="0" w:color="auto"/>
      </w:divBdr>
    </w:div>
    <w:div w:id="1342968241">
      <w:bodyDiv w:val="1"/>
      <w:marLeft w:val="0"/>
      <w:marRight w:val="0"/>
      <w:marTop w:val="0"/>
      <w:marBottom w:val="0"/>
      <w:divBdr>
        <w:top w:val="none" w:sz="0" w:space="0" w:color="auto"/>
        <w:left w:val="none" w:sz="0" w:space="0" w:color="auto"/>
        <w:bottom w:val="none" w:sz="0" w:space="0" w:color="auto"/>
        <w:right w:val="none" w:sz="0" w:space="0" w:color="auto"/>
      </w:divBdr>
    </w:div>
    <w:div w:id="1342974639">
      <w:bodyDiv w:val="1"/>
      <w:marLeft w:val="0"/>
      <w:marRight w:val="0"/>
      <w:marTop w:val="0"/>
      <w:marBottom w:val="0"/>
      <w:divBdr>
        <w:top w:val="none" w:sz="0" w:space="0" w:color="auto"/>
        <w:left w:val="none" w:sz="0" w:space="0" w:color="auto"/>
        <w:bottom w:val="none" w:sz="0" w:space="0" w:color="auto"/>
        <w:right w:val="none" w:sz="0" w:space="0" w:color="auto"/>
      </w:divBdr>
    </w:div>
    <w:div w:id="1343050902">
      <w:bodyDiv w:val="1"/>
      <w:marLeft w:val="0"/>
      <w:marRight w:val="0"/>
      <w:marTop w:val="0"/>
      <w:marBottom w:val="0"/>
      <w:divBdr>
        <w:top w:val="none" w:sz="0" w:space="0" w:color="auto"/>
        <w:left w:val="none" w:sz="0" w:space="0" w:color="auto"/>
        <w:bottom w:val="none" w:sz="0" w:space="0" w:color="auto"/>
        <w:right w:val="none" w:sz="0" w:space="0" w:color="auto"/>
      </w:divBdr>
    </w:div>
    <w:div w:id="1343119198">
      <w:bodyDiv w:val="1"/>
      <w:marLeft w:val="0"/>
      <w:marRight w:val="0"/>
      <w:marTop w:val="0"/>
      <w:marBottom w:val="0"/>
      <w:divBdr>
        <w:top w:val="none" w:sz="0" w:space="0" w:color="auto"/>
        <w:left w:val="none" w:sz="0" w:space="0" w:color="auto"/>
        <w:bottom w:val="none" w:sz="0" w:space="0" w:color="auto"/>
        <w:right w:val="none" w:sz="0" w:space="0" w:color="auto"/>
      </w:divBdr>
    </w:div>
    <w:div w:id="1343237433">
      <w:bodyDiv w:val="1"/>
      <w:marLeft w:val="0"/>
      <w:marRight w:val="0"/>
      <w:marTop w:val="0"/>
      <w:marBottom w:val="0"/>
      <w:divBdr>
        <w:top w:val="none" w:sz="0" w:space="0" w:color="auto"/>
        <w:left w:val="none" w:sz="0" w:space="0" w:color="auto"/>
        <w:bottom w:val="none" w:sz="0" w:space="0" w:color="auto"/>
        <w:right w:val="none" w:sz="0" w:space="0" w:color="auto"/>
      </w:divBdr>
    </w:div>
    <w:div w:id="1343387394">
      <w:bodyDiv w:val="1"/>
      <w:marLeft w:val="0"/>
      <w:marRight w:val="0"/>
      <w:marTop w:val="0"/>
      <w:marBottom w:val="0"/>
      <w:divBdr>
        <w:top w:val="none" w:sz="0" w:space="0" w:color="auto"/>
        <w:left w:val="none" w:sz="0" w:space="0" w:color="auto"/>
        <w:bottom w:val="none" w:sz="0" w:space="0" w:color="auto"/>
        <w:right w:val="none" w:sz="0" w:space="0" w:color="auto"/>
      </w:divBdr>
    </w:div>
    <w:div w:id="1343705945">
      <w:bodyDiv w:val="1"/>
      <w:marLeft w:val="0"/>
      <w:marRight w:val="0"/>
      <w:marTop w:val="0"/>
      <w:marBottom w:val="0"/>
      <w:divBdr>
        <w:top w:val="none" w:sz="0" w:space="0" w:color="auto"/>
        <w:left w:val="none" w:sz="0" w:space="0" w:color="auto"/>
        <w:bottom w:val="none" w:sz="0" w:space="0" w:color="auto"/>
        <w:right w:val="none" w:sz="0" w:space="0" w:color="auto"/>
      </w:divBdr>
    </w:div>
    <w:div w:id="1343706703">
      <w:bodyDiv w:val="1"/>
      <w:marLeft w:val="0"/>
      <w:marRight w:val="0"/>
      <w:marTop w:val="0"/>
      <w:marBottom w:val="0"/>
      <w:divBdr>
        <w:top w:val="none" w:sz="0" w:space="0" w:color="auto"/>
        <w:left w:val="none" w:sz="0" w:space="0" w:color="auto"/>
        <w:bottom w:val="none" w:sz="0" w:space="0" w:color="auto"/>
        <w:right w:val="none" w:sz="0" w:space="0" w:color="auto"/>
      </w:divBdr>
    </w:div>
    <w:div w:id="1343897742">
      <w:bodyDiv w:val="1"/>
      <w:marLeft w:val="0"/>
      <w:marRight w:val="0"/>
      <w:marTop w:val="0"/>
      <w:marBottom w:val="0"/>
      <w:divBdr>
        <w:top w:val="none" w:sz="0" w:space="0" w:color="auto"/>
        <w:left w:val="none" w:sz="0" w:space="0" w:color="auto"/>
        <w:bottom w:val="none" w:sz="0" w:space="0" w:color="auto"/>
        <w:right w:val="none" w:sz="0" w:space="0" w:color="auto"/>
      </w:divBdr>
    </w:div>
    <w:div w:id="1344017957">
      <w:bodyDiv w:val="1"/>
      <w:marLeft w:val="0"/>
      <w:marRight w:val="0"/>
      <w:marTop w:val="0"/>
      <w:marBottom w:val="0"/>
      <w:divBdr>
        <w:top w:val="none" w:sz="0" w:space="0" w:color="auto"/>
        <w:left w:val="none" w:sz="0" w:space="0" w:color="auto"/>
        <w:bottom w:val="none" w:sz="0" w:space="0" w:color="auto"/>
        <w:right w:val="none" w:sz="0" w:space="0" w:color="auto"/>
      </w:divBdr>
    </w:div>
    <w:div w:id="1344627324">
      <w:bodyDiv w:val="1"/>
      <w:marLeft w:val="0"/>
      <w:marRight w:val="0"/>
      <w:marTop w:val="0"/>
      <w:marBottom w:val="0"/>
      <w:divBdr>
        <w:top w:val="none" w:sz="0" w:space="0" w:color="auto"/>
        <w:left w:val="none" w:sz="0" w:space="0" w:color="auto"/>
        <w:bottom w:val="none" w:sz="0" w:space="0" w:color="auto"/>
        <w:right w:val="none" w:sz="0" w:space="0" w:color="auto"/>
      </w:divBdr>
    </w:div>
    <w:div w:id="1345134612">
      <w:bodyDiv w:val="1"/>
      <w:marLeft w:val="0"/>
      <w:marRight w:val="0"/>
      <w:marTop w:val="0"/>
      <w:marBottom w:val="0"/>
      <w:divBdr>
        <w:top w:val="none" w:sz="0" w:space="0" w:color="auto"/>
        <w:left w:val="none" w:sz="0" w:space="0" w:color="auto"/>
        <w:bottom w:val="none" w:sz="0" w:space="0" w:color="auto"/>
        <w:right w:val="none" w:sz="0" w:space="0" w:color="auto"/>
      </w:divBdr>
    </w:div>
    <w:div w:id="1345286363">
      <w:bodyDiv w:val="1"/>
      <w:marLeft w:val="0"/>
      <w:marRight w:val="0"/>
      <w:marTop w:val="0"/>
      <w:marBottom w:val="0"/>
      <w:divBdr>
        <w:top w:val="none" w:sz="0" w:space="0" w:color="auto"/>
        <w:left w:val="none" w:sz="0" w:space="0" w:color="auto"/>
        <w:bottom w:val="none" w:sz="0" w:space="0" w:color="auto"/>
        <w:right w:val="none" w:sz="0" w:space="0" w:color="auto"/>
      </w:divBdr>
    </w:div>
    <w:div w:id="1345325722">
      <w:bodyDiv w:val="1"/>
      <w:marLeft w:val="0"/>
      <w:marRight w:val="0"/>
      <w:marTop w:val="0"/>
      <w:marBottom w:val="0"/>
      <w:divBdr>
        <w:top w:val="none" w:sz="0" w:space="0" w:color="auto"/>
        <w:left w:val="none" w:sz="0" w:space="0" w:color="auto"/>
        <w:bottom w:val="none" w:sz="0" w:space="0" w:color="auto"/>
        <w:right w:val="none" w:sz="0" w:space="0" w:color="auto"/>
      </w:divBdr>
    </w:div>
    <w:div w:id="1345478036">
      <w:bodyDiv w:val="1"/>
      <w:marLeft w:val="0"/>
      <w:marRight w:val="0"/>
      <w:marTop w:val="0"/>
      <w:marBottom w:val="0"/>
      <w:divBdr>
        <w:top w:val="none" w:sz="0" w:space="0" w:color="auto"/>
        <w:left w:val="none" w:sz="0" w:space="0" w:color="auto"/>
        <w:bottom w:val="none" w:sz="0" w:space="0" w:color="auto"/>
        <w:right w:val="none" w:sz="0" w:space="0" w:color="auto"/>
      </w:divBdr>
    </w:div>
    <w:div w:id="1345519977">
      <w:bodyDiv w:val="1"/>
      <w:marLeft w:val="0"/>
      <w:marRight w:val="0"/>
      <w:marTop w:val="0"/>
      <w:marBottom w:val="0"/>
      <w:divBdr>
        <w:top w:val="none" w:sz="0" w:space="0" w:color="auto"/>
        <w:left w:val="none" w:sz="0" w:space="0" w:color="auto"/>
        <w:bottom w:val="none" w:sz="0" w:space="0" w:color="auto"/>
        <w:right w:val="none" w:sz="0" w:space="0" w:color="auto"/>
      </w:divBdr>
    </w:div>
    <w:div w:id="1345670350">
      <w:bodyDiv w:val="1"/>
      <w:marLeft w:val="0"/>
      <w:marRight w:val="0"/>
      <w:marTop w:val="0"/>
      <w:marBottom w:val="0"/>
      <w:divBdr>
        <w:top w:val="none" w:sz="0" w:space="0" w:color="auto"/>
        <w:left w:val="none" w:sz="0" w:space="0" w:color="auto"/>
        <w:bottom w:val="none" w:sz="0" w:space="0" w:color="auto"/>
        <w:right w:val="none" w:sz="0" w:space="0" w:color="auto"/>
      </w:divBdr>
    </w:div>
    <w:div w:id="1345745571">
      <w:bodyDiv w:val="1"/>
      <w:marLeft w:val="0"/>
      <w:marRight w:val="0"/>
      <w:marTop w:val="0"/>
      <w:marBottom w:val="0"/>
      <w:divBdr>
        <w:top w:val="none" w:sz="0" w:space="0" w:color="auto"/>
        <w:left w:val="none" w:sz="0" w:space="0" w:color="auto"/>
        <w:bottom w:val="none" w:sz="0" w:space="0" w:color="auto"/>
        <w:right w:val="none" w:sz="0" w:space="0" w:color="auto"/>
      </w:divBdr>
    </w:div>
    <w:div w:id="1345864456">
      <w:bodyDiv w:val="1"/>
      <w:marLeft w:val="0"/>
      <w:marRight w:val="0"/>
      <w:marTop w:val="0"/>
      <w:marBottom w:val="0"/>
      <w:divBdr>
        <w:top w:val="none" w:sz="0" w:space="0" w:color="auto"/>
        <w:left w:val="none" w:sz="0" w:space="0" w:color="auto"/>
        <w:bottom w:val="none" w:sz="0" w:space="0" w:color="auto"/>
        <w:right w:val="none" w:sz="0" w:space="0" w:color="auto"/>
      </w:divBdr>
    </w:div>
    <w:div w:id="1346056657">
      <w:bodyDiv w:val="1"/>
      <w:marLeft w:val="0"/>
      <w:marRight w:val="0"/>
      <w:marTop w:val="0"/>
      <w:marBottom w:val="0"/>
      <w:divBdr>
        <w:top w:val="none" w:sz="0" w:space="0" w:color="auto"/>
        <w:left w:val="none" w:sz="0" w:space="0" w:color="auto"/>
        <w:bottom w:val="none" w:sz="0" w:space="0" w:color="auto"/>
        <w:right w:val="none" w:sz="0" w:space="0" w:color="auto"/>
      </w:divBdr>
    </w:div>
    <w:div w:id="1346206991">
      <w:bodyDiv w:val="1"/>
      <w:marLeft w:val="0"/>
      <w:marRight w:val="0"/>
      <w:marTop w:val="0"/>
      <w:marBottom w:val="0"/>
      <w:divBdr>
        <w:top w:val="none" w:sz="0" w:space="0" w:color="auto"/>
        <w:left w:val="none" w:sz="0" w:space="0" w:color="auto"/>
        <w:bottom w:val="none" w:sz="0" w:space="0" w:color="auto"/>
        <w:right w:val="none" w:sz="0" w:space="0" w:color="auto"/>
      </w:divBdr>
    </w:div>
    <w:div w:id="1346247997">
      <w:bodyDiv w:val="1"/>
      <w:marLeft w:val="0"/>
      <w:marRight w:val="0"/>
      <w:marTop w:val="0"/>
      <w:marBottom w:val="0"/>
      <w:divBdr>
        <w:top w:val="none" w:sz="0" w:space="0" w:color="auto"/>
        <w:left w:val="none" w:sz="0" w:space="0" w:color="auto"/>
        <w:bottom w:val="none" w:sz="0" w:space="0" w:color="auto"/>
        <w:right w:val="none" w:sz="0" w:space="0" w:color="auto"/>
      </w:divBdr>
    </w:div>
    <w:div w:id="1346790697">
      <w:bodyDiv w:val="1"/>
      <w:marLeft w:val="0"/>
      <w:marRight w:val="0"/>
      <w:marTop w:val="0"/>
      <w:marBottom w:val="0"/>
      <w:divBdr>
        <w:top w:val="none" w:sz="0" w:space="0" w:color="auto"/>
        <w:left w:val="none" w:sz="0" w:space="0" w:color="auto"/>
        <w:bottom w:val="none" w:sz="0" w:space="0" w:color="auto"/>
        <w:right w:val="none" w:sz="0" w:space="0" w:color="auto"/>
      </w:divBdr>
    </w:div>
    <w:div w:id="1346862612">
      <w:bodyDiv w:val="1"/>
      <w:marLeft w:val="0"/>
      <w:marRight w:val="0"/>
      <w:marTop w:val="0"/>
      <w:marBottom w:val="0"/>
      <w:divBdr>
        <w:top w:val="none" w:sz="0" w:space="0" w:color="auto"/>
        <w:left w:val="none" w:sz="0" w:space="0" w:color="auto"/>
        <w:bottom w:val="none" w:sz="0" w:space="0" w:color="auto"/>
        <w:right w:val="none" w:sz="0" w:space="0" w:color="auto"/>
      </w:divBdr>
    </w:div>
    <w:div w:id="1347057444">
      <w:bodyDiv w:val="1"/>
      <w:marLeft w:val="0"/>
      <w:marRight w:val="0"/>
      <w:marTop w:val="0"/>
      <w:marBottom w:val="0"/>
      <w:divBdr>
        <w:top w:val="none" w:sz="0" w:space="0" w:color="auto"/>
        <w:left w:val="none" w:sz="0" w:space="0" w:color="auto"/>
        <w:bottom w:val="none" w:sz="0" w:space="0" w:color="auto"/>
        <w:right w:val="none" w:sz="0" w:space="0" w:color="auto"/>
      </w:divBdr>
    </w:div>
    <w:div w:id="1347563022">
      <w:bodyDiv w:val="1"/>
      <w:marLeft w:val="0"/>
      <w:marRight w:val="0"/>
      <w:marTop w:val="0"/>
      <w:marBottom w:val="0"/>
      <w:divBdr>
        <w:top w:val="none" w:sz="0" w:space="0" w:color="auto"/>
        <w:left w:val="none" w:sz="0" w:space="0" w:color="auto"/>
        <w:bottom w:val="none" w:sz="0" w:space="0" w:color="auto"/>
        <w:right w:val="none" w:sz="0" w:space="0" w:color="auto"/>
      </w:divBdr>
    </w:div>
    <w:div w:id="1347823214">
      <w:bodyDiv w:val="1"/>
      <w:marLeft w:val="0"/>
      <w:marRight w:val="0"/>
      <w:marTop w:val="0"/>
      <w:marBottom w:val="0"/>
      <w:divBdr>
        <w:top w:val="none" w:sz="0" w:space="0" w:color="auto"/>
        <w:left w:val="none" w:sz="0" w:space="0" w:color="auto"/>
        <w:bottom w:val="none" w:sz="0" w:space="0" w:color="auto"/>
        <w:right w:val="none" w:sz="0" w:space="0" w:color="auto"/>
      </w:divBdr>
    </w:div>
    <w:div w:id="1347832272">
      <w:bodyDiv w:val="1"/>
      <w:marLeft w:val="0"/>
      <w:marRight w:val="0"/>
      <w:marTop w:val="0"/>
      <w:marBottom w:val="0"/>
      <w:divBdr>
        <w:top w:val="none" w:sz="0" w:space="0" w:color="auto"/>
        <w:left w:val="none" w:sz="0" w:space="0" w:color="auto"/>
        <w:bottom w:val="none" w:sz="0" w:space="0" w:color="auto"/>
        <w:right w:val="none" w:sz="0" w:space="0" w:color="auto"/>
      </w:divBdr>
    </w:div>
    <w:div w:id="1348167312">
      <w:bodyDiv w:val="1"/>
      <w:marLeft w:val="0"/>
      <w:marRight w:val="0"/>
      <w:marTop w:val="0"/>
      <w:marBottom w:val="0"/>
      <w:divBdr>
        <w:top w:val="none" w:sz="0" w:space="0" w:color="auto"/>
        <w:left w:val="none" w:sz="0" w:space="0" w:color="auto"/>
        <w:bottom w:val="none" w:sz="0" w:space="0" w:color="auto"/>
        <w:right w:val="none" w:sz="0" w:space="0" w:color="auto"/>
      </w:divBdr>
    </w:div>
    <w:div w:id="1348215376">
      <w:bodyDiv w:val="1"/>
      <w:marLeft w:val="0"/>
      <w:marRight w:val="0"/>
      <w:marTop w:val="0"/>
      <w:marBottom w:val="0"/>
      <w:divBdr>
        <w:top w:val="none" w:sz="0" w:space="0" w:color="auto"/>
        <w:left w:val="none" w:sz="0" w:space="0" w:color="auto"/>
        <w:bottom w:val="none" w:sz="0" w:space="0" w:color="auto"/>
        <w:right w:val="none" w:sz="0" w:space="0" w:color="auto"/>
      </w:divBdr>
    </w:div>
    <w:div w:id="1348216761">
      <w:bodyDiv w:val="1"/>
      <w:marLeft w:val="0"/>
      <w:marRight w:val="0"/>
      <w:marTop w:val="0"/>
      <w:marBottom w:val="0"/>
      <w:divBdr>
        <w:top w:val="none" w:sz="0" w:space="0" w:color="auto"/>
        <w:left w:val="none" w:sz="0" w:space="0" w:color="auto"/>
        <w:bottom w:val="none" w:sz="0" w:space="0" w:color="auto"/>
        <w:right w:val="none" w:sz="0" w:space="0" w:color="auto"/>
      </w:divBdr>
    </w:div>
    <w:div w:id="1348290744">
      <w:bodyDiv w:val="1"/>
      <w:marLeft w:val="0"/>
      <w:marRight w:val="0"/>
      <w:marTop w:val="0"/>
      <w:marBottom w:val="0"/>
      <w:divBdr>
        <w:top w:val="none" w:sz="0" w:space="0" w:color="auto"/>
        <w:left w:val="none" w:sz="0" w:space="0" w:color="auto"/>
        <w:bottom w:val="none" w:sz="0" w:space="0" w:color="auto"/>
        <w:right w:val="none" w:sz="0" w:space="0" w:color="auto"/>
      </w:divBdr>
    </w:div>
    <w:div w:id="1348867452">
      <w:bodyDiv w:val="1"/>
      <w:marLeft w:val="0"/>
      <w:marRight w:val="0"/>
      <w:marTop w:val="0"/>
      <w:marBottom w:val="0"/>
      <w:divBdr>
        <w:top w:val="none" w:sz="0" w:space="0" w:color="auto"/>
        <w:left w:val="none" w:sz="0" w:space="0" w:color="auto"/>
        <w:bottom w:val="none" w:sz="0" w:space="0" w:color="auto"/>
        <w:right w:val="none" w:sz="0" w:space="0" w:color="auto"/>
      </w:divBdr>
    </w:div>
    <w:div w:id="1349067776">
      <w:bodyDiv w:val="1"/>
      <w:marLeft w:val="0"/>
      <w:marRight w:val="0"/>
      <w:marTop w:val="0"/>
      <w:marBottom w:val="0"/>
      <w:divBdr>
        <w:top w:val="none" w:sz="0" w:space="0" w:color="auto"/>
        <w:left w:val="none" w:sz="0" w:space="0" w:color="auto"/>
        <w:bottom w:val="none" w:sz="0" w:space="0" w:color="auto"/>
        <w:right w:val="none" w:sz="0" w:space="0" w:color="auto"/>
      </w:divBdr>
    </w:div>
    <w:div w:id="1349214029">
      <w:bodyDiv w:val="1"/>
      <w:marLeft w:val="0"/>
      <w:marRight w:val="0"/>
      <w:marTop w:val="0"/>
      <w:marBottom w:val="0"/>
      <w:divBdr>
        <w:top w:val="none" w:sz="0" w:space="0" w:color="auto"/>
        <w:left w:val="none" w:sz="0" w:space="0" w:color="auto"/>
        <w:bottom w:val="none" w:sz="0" w:space="0" w:color="auto"/>
        <w:right w:val="none" w:sz="0" w:space="0" w:color="auto"/>
      </w:divBdr>
    </w:div>
    <w:div w:id="1349259722">
      <w:bodyDiv w:val="1"/>
      <w:marLeft w:val="0"/>
      <w:marRight w:val="0"/>
      <w:marTop w:val="0"/>
      <w:marBottom w:val="0"/>
      <w:divBdr>
        <w:top w:val="none" w:sz="0" w:space="0" w:color="auto"/>
        <w:left w:val="none" w:sz="0" w:space="0" w:color="auto"/>
        <w:bottom w:val="none" w:sz="0" w:space="0" w:color="auto"/>
        <w:right w:val="none" w:sz="0" w:space="0" w:color="auto"/>
      </w:divBdr>
    </w:div>
    <w:div w:id="1349527145">
      <w:bodyDiv w:val="1"/>
      <w:marLeft w:val="0"/>
      <w:marRight w:val="0"/>
      <w:marTop w:val="0"/>
      <w:marBottom w:val="0"/>
      <w:divBdr>
        <w:top w:val="none" w:sz="0" w:space="0" w:color="auto"/>
        <w:left w:val="none" w:sz="0" w:space="0" w:color="auto"/>
        <w:bottom w:val="none" w:sz="0" w:space="0" w:color="auto"/>
        <w:right w:val="none" w:sz="0" w:space="0" w:color="auto"/>
      </w:divBdr>
    </w:div>
    <w:div w:id="1349986782">
      <w:bodyDiv w:val="1"/>
      <w:marLeft w:val="0"/>
      <w:marRight w:val="0"/>
      <w:marTop w:val="0"/>
      <w:marBottom w:val="0"/>
      <w:divBdr>
        <w:top w:val="none" w:sz="0" w:space="0" w:color="auto"/>
        <w:left w:val="none" w:sz="0" w:space="0" w:color="auto"/>
        <w:bottom w:val="none" w:sz="0" w:space="0" w:color="auto"/>
        <w:right w:val="none" w:sz="0" w:space="0" w:color="auto"/>
      </w:divBdr>
    </w:div>
    <w:div w:id="1349986988">
      <w:bodyDiv w:val="1"/>
      <w:marLeft w:val="0"/>
      <w:marRight w:val="0"/>
      <w:marTop w:val="0"/>
      <w:marBottom w:val="0"/>
      <w:divBdr>
        <w:top w:val="none" w:sz="0" w:space="0" w:color="auto"/>
        <w:left w:val="none" w:sz="0" w:space="0" w:color="auto"/>
        <w:bottom w:val="none" w:sz="0" w:space="0" w:color="auto"/>
        <w:right w:val="none" w:sz="0" w:space="0" w:color="auto"/>
      </w:divBdr>
    </w:div>
    <w:div w:id="1350109830">
      <w:bodyDiv w:val="1"/>
      <w:marLeft w:val="0"/>
      <w:marRight w:val="0"/>
      <w:marTop w:val="0"/>
      <w:marBottom w:val="0"/>
      <w:divBdr>
        <w:top w:val="none" w:sz="0" w:space="0" w:color="auto"/>
        <w:left w:val="none" w:sz="0" w:space="0" w:color="auto"/>
        <w:bottom w:val="none" w:sz="0" w:space="0" w:color="auto"/>
        <w:right w:val="none" w:sz="0" w:space="0" w:color="auto"/>
      </w:divBdr>
    </w:div>
    <w:div w:id="1350138774">
      <w:bodyDiv w:val="1"/>
      <w:marLeft w:val="0"/>
      <w:marRight w:val="0"/>
      <w:marTop w:val="0"/>
      <w:marBottom w:val="0"/>
      <w:divBdr>
        <w:top w:val="none" w:sz="0" w:space="0" w:color="auto"/>
        <w:left w:val="none" w:sz="0" w:space="0" w:color="auto"/>
        <w:bottom w:val="none" w:sz="0" w:space="0" w:color="auto"/>
        <w:right w:val="none" w:sz="0" w:space="0" w:color="auto"/>
      </w:divBdr>
    </w:div>
    <w:div w:id="1350253387">
      <w:bodyDiv w:val="1"/>
      <w:marLeft w:val="0"/>
      <w:marRight w:val="0"/>
      <w:marTop w:val="0"/>
      <w:marBottom w:val="0"/>
      <w:divBdr>
        <w:top w:val="none" w:sz="0" w:space="0" w:color="auto"/>
        <w:left w:val="none" w:sz="0" w:space="0" w:color="auto"/>
        <w:bottom w:val="none" w:sz="0" w:space="0" w:color="auto"/>
        <w:right w:val="none" w:sz="0" w:space="0" w:color="auto"/>
      </w:divBdr>
    </w:div>
    <w:div w:id="1350765329">
      <w:bodyDiv w:val="1"/>
      <w:marLeft w:val="0"/>
      <w:marRight w:val="0"/>
      <w:marTop w:val="0"/>
      <w:marBottom w:val="0"/>
      <w:divBdr>
        <w:top w:val="none" w:sz="0" w:space="0" w:color="auto"/>
        <w:left w:val="none" w:sz="0" w:space="0" w:color="auto"/>
        <w:bottom w:val="none" w:sz="0" w:space="0" w:color="auto"/>
        <w:right w:val="none" w:sz="0" w:space="0" w:color="auto"/>
      </w:divBdr>
    </w:div>
    <w:div w:id="1350840563">
      <w:bodyDiv w:val="1"/>
      <w:marLeft w:val="0"/>
      <w:marRight w:val="0"/>
      <w:marTop w:val="0"/>
      <w:marBottom w:val="0"/>
      <w:divBdr>
        <w:top w:val="none" w:sz="0" w:space="0" w:color="auto"/>
        <w:left w:val="none" w:sz="0" w:space="0" w:color="auto"/>
        <w:bottom w:val="none" w:sz="0" w:space="0" w:color="auto"/>
        <w:right w:val="none" w:sz="0" w:space="0" w:color="auto"/>
      </w:divBdr>
    </w:div>
    <w:div w:id="1351100142">
      <w:bodyDiv w:val="1"/>
      <w:marLeft w:val="0"/>
      <w:marRight w:val="0"/>
      <w:marTop w:val="0"/>
      <w:marBottom w:val="0"/>
      <w:divBdr>
        <w:top w:val="none" w:sz="0" w:space="0" w:color="auto"/>
        <w:left w:val="none" w:sz="0" w:space="0" w:color="auto"/>
        <w:bottom w:val="none" w:sz="0" w:space="0" w:color="auto"/>
        <w:right w:val="none" w:sz="0" w:space="0" w:color="auto"/>
      </w:divBdr>
    </w:div>
    <w:div w:id="1351222161">
      <w:bodyDiv w:val="1"/>
      <w:marLeft w:val="0"/>
      <w:marRight w:val="0"/>
      <w:marTop w:val="0"/>
      <w:marBottom w:val="0"/>
      <w:divBdr>
        <w:top w:val="none" w:sz="0" w:space="0" w:color="auto"/>
        <w:left w:val="none" w:sz="0" w:space="0" w:color="auto"/>
        <w:bottom w:val="none" w:sz="0" w:space="0" w:color="auto"/>
        <w:right w:val="none" w:sz="0" w:space="0" w:color="auto"/>
      </w:divBdr>
    </w:div>
    <w:div w:id="1351250956">
      <w:bodyDiv w:val="1"/>
      <w:marLeft w:val="0"/>
      <w:marRight w:val="0"/>
      <w:marTop w:val="0"/>
      <w:marBottom w:val="0"/>
      <w:divBdr>
        <w:top w:val="none" w:sz="0" w:space="0" w:color="auto"/>
        <w:left w:val="none" w:sz="0" w:space="0" w:color="auto"/>
        <w:bottom w:val="none" w:sz="0" w:space="0" w:color="auto"/>
        <w:right w:val="none" w:sz="0" w:space="0" w:color="auto"/>
      </w:divBdr>
    </w:div>
    <w:div w:id="1351298111">
      <w:bodyDiv w:val="1"/>
      <w:marLeft w:val="0"/>
      <w:marRight w:val="0"/>
      <w:marTop w:val="0"/>
      <w:marBottom w:val="0"/>
      <w:divBdr>
        <w:top w:val="none" w:sz="0" w:space="0" w:color="auto"/>
        <w:left w:val="none" w:sz="0" w:space="0" w:color="auto"/>
        <w:bottom w:val="none" w:sz="0" w:space="0" w:color="auto"/>
        <w:right w:val="none" w:sz="0" w:space="0" w:color="auto"/>
      </w:divBdr>
    </w:div>
    <w:div w:id="1351301289">
      <w:bodyDiv w:val="1"/>
      <w:marLeft w:val="0"/>
      <w:marRight w:val="0"/>
      <w:marTop w:val="0"/>
      <w:marBottom w:val="0"/>
      <w:divBdr>
        <w:top w:val="none" w:sz="0" w:space="0" w:color="auto"/>
        <w:left w:val="none" w:sz="0" w:space="0" w:color="auto"/>
        <w:bottom w:val="none" w:sz="0" w:space="0" w:color="auto"/>
        <w:right w:val="none" w:sz="0" w:space="0" w:color="auto"/>
      </w:divBdr>
    </w:div>
    <w:div w:id="1351371120">
      <w:bodyDiv w:val="1"/>
      <w:marLeft w:val="0"/>
      <w:marRight w:val="0"/>
      <w:marTop w:val="0"/>
      <w:marBottom w:val="0"/>
      <w:divBdr>
        <w:top w:val="none" w:sz="0" w:space="0" w:color="auto"/>
        <w:left w:val="none" w:sz="0" w:space="0" w:color="auto"/>
        <w:bottom w:val="none" w:sz="0" w:space="0" w:color="auto"/>
        <w:right w:val="none" w:sz="0" w:space="0" w:color="auto"/>
      </w:divBdr>
    </w:div>
    <w:div w:id="1351687648">
      <w:bodyDiv w:val="1"/>
      <w:marLeft w:val="0"/>
      <w:marRight w:val="0"/>
      <w:marTop w:val="0"/>
      <w:marBottom w:val="0"/>
      <w:divBdr>
        <w:top w:val="none" w:sz="0" w:space="0" w:color="auto"/>
        <w:left w:val="none" w:sz="0" w:space="0" w:color="auto"/>
        <w:bottom w:val="none" w:sz="0" w:space="0" w:color="auto"/>
        <w:right w:val="none" w:sz="0" w:space="0" w:color="auto"/>
      </w:divBdr>
    </w:div>
    <w:div w:id="1351831485">
      <w:bodyDiv w:val="1"/>
      <w:marLeft w:val="0"/>
      <w:marRight w:val="0"/>
      <w:marTop w:val="0"/>
      <w:marBottom w:val="0"/>
      <w:divBdr>
        <w:top w:val="none" w:sz="0" w:space="0" w:color="auto"/>
        <w:left w:val="none" w:sz="0" w:space="0" w:color="auto"/>
        <w:bottom w:val="none" w:sz="0" w:space="0" w:color="auto"/>
        <w:right w:val="none" w:sz="0" w:space="0" w:color="auto"/>
      </w:divBdr>
    </w:div>
    <w:div w:id="1351953484">
      <w:bodyDiv w:val="1"/>
      <w:marLeft w:val="0"/>
      <w:marRight w:val="0"/>
      <w:marTop w:val="0"/>
      <w:marBottom w:val="0"/>
      <w:divBdr>
        <w:top w:val="none" w:sz="0" w:space="0" w:color="auto"/>
        <w:left w:val="none" w:sz="0" w:space="0" w:color="auto"/>
        <w:bottom w:val="none" w:sz="0" w:space="0" w:color="auto"/>
        <w:right w:val="none" w:sz="0" w:space="0" w:color="auto"/>
      </w:divBdr>
    </w:div>
    <w:div w:id="1351953818">
      <w:bodyDiv w:val="1"/>
      <w:marLeft w:val="0"/>
      <w:marRight w:val="0"/>
      <w:marTop w:val="0"/>
      <w:marBottom w:val="0"/>
      <w:divBdr>
        <w:top w:val="none" w:sz="0" w:space="0" w:color="auto"/>
        <w:left w:val="none" w:sz="0" w:space="0" w:color="auto"/>
        <w:bottom w:val="none" w:sz="0" w:space="0" w:color="auto"/>
        <w:right w:val="none" w:sz="0" w:space="0" w:color="auto"/>
      </w:divBdr>
    </w:div>
    <w:div w:id="1352103225">
      <w:bodyDiv w:val="1"/>
      <w:marLeft w:val="0"/>
      <w:marRight w:val="0"/>
      <w:marTop w:val="0"/>
      <w:marBottom w:val="0"/>
      <w:divBdr>
        <w:top w:val="none" w:sz="0" w:space="0" w:color="auto"/>
        <w:left w:val="none" w:sz="0" w:space="0" w:color="auto"/>
        <w:bottom w:val="none" w:sz="0" w:space="0" w:color="auto"/>
        <w:right w:val="none" w:sz="0" w:space="0" w:color="auto"/>
      </w:divBdr>
    </w:div>
    <w:div w:id="1352221096">
      <w:bodyDiv w:val="1"/>
      <w:marLeft w:val="0"/>
      <w:marRight w:val="0"/>
      <w:marTop w:val="0"/>
      <w:marBottom w:val="0"/>
      <w:divBdr>
        <w:top w:val="none" w:sz="0" w:space="0" w:color="auto"/>
        <w:left w:val="none" w:sz="0" w:space="0" w:color="auto"/>
        <w:bottom w:val="none" w:sz="0" w:space="0" w:color="auto"/>
        <w:right w:val="none" w:sz="0" w:space="0" w:color="auto"/>
      </w:divBdr>
    </w:div>
    <w:div w:id="1352299644">
      <w:bodyDiv w:val="1"/>
      <w:marLeft w:val="0"/>
      <w:marRight w:val="0"/>
      <w:marTop w:val="0"/>
      <w:marBottom w:val="0"/>
      <w:divBdr>
        <w:top w:val="none" w:sz="0" w:space="0" w:color="auto"/>
        <w:left w:val="none" w:sz="0" w:space="0" w:color="auto"/>
        <w:bottom w:val="none" w:sz="0" w:space="0" w:color="auto"/>
        <w:right w:val="none" w:sz="0" w:space="0" w:color="auto"/>
      </w:divBdr>
    </w:div>
    <w:div w:id="1352336861">
      <w:bodyDiv w:val="1"/>
      <w:marLeft w:val="0"/>
      <w:marRight w:val="0"/>
      <w:marTop w:val="0"/>
      <w:marBottom w:val="0"/>
      <w:divBdr>
        <w:top w:val="none" w:sz="0" w:space="0" w:color="auto"/>
        <w:left w:val="none" w:sz="0" w:space="0" w:color="auto"/>
        <w:bottom w:val="none" w:sz="0" w:space="0" w:color="auto"/>
        <w:right w:val="none" w:sz="0" w:space="0" w:color="auto"/>
      </w:divBdr>
    </w:div>
    <w:div w:id="1352488108">
      <w:bodyDiv w:val="1"/>
      <w:marLeft w:val="0"/>
      <w:marRight w:val="0"/>
      <w:marTop w:val="0"/>
      <w:marBottom w:val="0"/>
      <w:divBdr>
        <w:top w:val="none" w:sz="0" w:space="0" w:color="auto"/>
        <w:left w:val="none" w:sz="0" w:space="0" w:color="auto"/>
        <w:bottom w:val="none" w:sz="0" w:space="0" w:color="auto"/>
        <w:right w:val="none" w:sz="0" w:space="0" w:color="auto"/>
      </w:divBdr>
    </w:div>
    <w:div w:id="1352491721">
      <w:bodyDiv w:val="1"/>
      <w:marLeft w:val="0"/>
      <w:marRight w:val="0"/>
      <w:marTop w:val="0"/>
      <w:marBottom w:val="0"/>
      <w:divBdr>
        <w:top w:val="none" w:sz="0" w:space="0" w:color="auto"/>
        <w:left w:val="none" w:sz="0" w:space="0" w:color="auto"/>
        <w:bottom w:val="none" w:sz="0" w:space="0" w:color="auto"/>
        <w:right w:val="none" w:sz="0" w:space="0" w:color="auto"/>
      </w:divBdr>
    </w:div>
    <w:div w:id="1352532210">
      <w:bodyDiv w:val="1"/>
      <w:marLeft w:val="0"/>
      <w:marRight w:val="0"/>
      <w:marTop w:val="0"/>
      <w:marBottom w:val="0"/>
      <w:divBdr>
        <w:top w:val="none" w:sz="0" w:space="0" w:color="auto"/>
        <w:left w:val="none" w:sz="0" w:space="0" w:color="auto"/>
        <w:bottom w:val="none" w:sz="0" w:space="0" w:color="auto"/>
        <w:right w:val="none" w:sz="0" w:space="0" w:color="auto"/>
      </w:divBdr>
    </w:div>
    <w:div w:id="1352562354">
      <w:bodyDiv w:val="1"/>
      <w:marLeft w:val="0"/>
      <w:marRight w:val="0"/>
      <w:marTop w:val="0"/>
      <w:marBottom w:val="0"/>
      <w:divBdr>
        <w:top w:val="none" w:sz="0" w:space="0" w:color="auto"/>
        <w:left w:val="none" w:sz="0" w:space="0" w:color="auto"/>
        <w:bottom w:val="none" w:sz="0" w:space="0" w:color="auto"/>
        <w:right w:val="none" w:sz="0" w:space="0" w:color="auto"/>
      </w:divBdr>
    </w:div>
    <w:div w:id="1353146725">
      <w:bodyDiv w:val="1"/>
      <w:marLeft w:val="0"/>
      <w:marRight w:val="0"/>
      <w:marTop w:val="0"/>
      <w:marBottom w:val="0"/>
      <w:divBdr>
        <w:top w:val="none" w:sz="0" w:space="0" w:color="auto"/>
        <w:left w:val="none" w:sz="0" w:space="0" w:color="auto"/>
        <w:bottom w:val="none" w:sz="0" w:space="0" w:color="auto"/>
        <w:right w:val="none" w:sz="0" w:space="0" w:color="auto"/>
      </w:divBdr>
    </w:div>
    <w:div w:id="1353264043">
      <w:bodyDiv w:val="1"/>
      <w:marLeft w:val="0"/>
      <w:marRight w:val="0"/>
      <w:marTop w:val="0"/>
      <w:marBottom w:val="0"/>
      <w:divBdr>
        <w:top w:val="none" w:sz="0" w:space="0" w:color="auto"/>
        <w:left w:val="none" w:sz="0" w:space="0" w:color="auto"/>
        <w:bottom w:val="none" w:sz="0" w:space="0" w:color="auto"/>
        <w:right w:val="none" w:sz="0" w:space="0" w:color="auto"/>
      </w:divBdr>
    </w:div>
    <w:div w:id="1353343516">
      <w:bodyDiv w:val="1"/>
      <w:marLeft w:val="0"/>
      <w:marRight w:val="0"/>
      <w:marTop w:val="0"/>
      <w:marBottom w:val="0"/>
      <w:divBdr>
        <w:top w:val="none" w:sz="0" w:space="0" w:color="auto"/>
        <w:left w:val="none" w:sz="0" w:space="0" w:color="auto"/>
        <w:bottom w:val="none" w:sz="0" w:space="0" w:color="auto"/>
        <w:right w:val="none" w:sz="0" w:space="0" w:color="auto"/>
      </w:divBdr>
    </w:div>
    <w:div w:id="1353409843">
      <w:bodyDiv w:val="1"/>
      <w:marLeft w:val="0"/>
      <w:marRight w:val="0"/>
      <w:marTop w:val="0"/>
      <w:marBottom w:val="0"/>
      <w:divBdr>
        <w:top w:val="none" w:sz="0" w:space="0" w:color="auto"/>
        <w:left w:val="none" w:sz="0" w:space="0" w:color="auto"/>
        <w:bottom w:val="none" w:sz="0" w:space="0" w:color="auto"/>
        <w:right w:val="none" w:sz="0" w:space="0" w:color="auto"/>
      </w:divBdr>
    </w:div>
    <w:div w:id="1353455114">
      <w:bodyDiv w:val="1"/>
      <w:marLeft w:val="0"/>
      <w:marRight w:val="0"/>
      <w:marTop w:val="0"/>
      <w:marBottom w:val="0"/>
      <w:divBdr>
        <w:top w:val="none" w:sz="0" w:space="0" w:color="auto"/>
        <w:left w:val="none" w:sz="0" w:space="0" w:color="auto"/>
        <w:bottom w:val="none" w:sz="0" w:space="0" w:color="auto"/>
        <w:right w:val="none" w:sz="0" w:space="0" w:color="auto"/>
      </w:divBdr>
    </w:div>
    <w:div w:id="1353606244">
      <w:bodyDiv w:val="1"/>
      <w:marLeft w:val="0"/>
      <w:marRight w:val="0"/>
      <w:marTop w:val="0"/>
      <w:marBottom w:val="0"/>
      <w:divBdr>
        <w:top w:val="none" w:sz="0" w:space="0" w:color="auto"/>
        <w:left w:val="none" w:sz="0" w:space="0" w:color="auto"/>
        <w:bottom w:val="none" w:sz="0" w:space="0" w:color="auto"/>
        <w:right w:val="none" w:sz="0" w:space="0" w:color="auto"/>
      </w:divBdr>
    </w:div>
    <w:div w:id="1353723715">
      <w:bodyDiv w:val="1"/>
      <w:marLeft w:val="0"/>
      <w:marRight w:val="0"/>
      <w:marTop w:val="0"/>
      <w:marBottom w:val="0"/>
      <w:divBdr>
        <w:top w:val="none" w:sz="0" w:space="0" w:color="auto"/>
        <w:left w:val="none" w:sz="0" w:space="0" w:color="auto"/>
        <w:bottom w:val="none" w:sz="0" w:space="0" w:color="auto"/>
        <w:right w:val="none" w:sz="0" w:space="0" w:color="auto"/>
      </w:divBdr>
    </w:div>
    <w:div w:id="1353995147">
      <w:bodyDiv w:val="1"/>
      <w:marLeft w:val="0"/>
      <w:marRight w:val="0"/>
      <w:marTop w:val="0"/>
      <w:marBottom w:val="0"/>
      <w:divBdr>
        <w:top w:val="none" w:sz="0" w:space="0" w:color="auto"/>
        <w:left w:val="none" w:sz="0" w:space="0" w:color="auto"/>
        <w:bottom w:val="none" w:sz="0" w:space="0" w:color="auto"/>
        <w:right w:val="none" w:sz="0" w:space="0" w:color="auto"/>
      </w:divBdr>
    </w:div>
    <w:div w:id="1354065104">
      <w:bodyDiv w:val="1"/>
      <w:marLeft w:val="0"/>
      <w:marRight w:val="0"/>
      <w:marTop w:val="0"/>
      <w:marBottom w:val="0"/>
      <w:divBdr>
        <w:top w:val="none" w:sz="0" w:space="0" w:color="auto"/>
        <w:left w:val="none" w:sz="0" w:space="0" w:color="auto"/>
        <w:bottom w:val="none" w:sz="0" w:space="0" w:color="auto"/>
        <w:right w:val="none" w:sz="0" w:space="0" w:color="auto"/>
      </w:divBdr>
    </w:div>
    <w:div w:id="1354113541">
      <w:bodyDiv w:val="1"/>
      <w:marLeft w:val="0"/>
      <w:marRight w:val="0"/>
      <w:marTop w:val="0"/>
      <w:marBottom w:val="0"/>
      <w:divBdr>
        <w:top w:val="none" w:sz="0" w:space="0" w:color="auto"/>
        <w:left w:val="none" w:sz="0" w:space="0" w:color="auto"/>
        <w:bottom w:val="none" w:sz="0" w:space="0" w:color="auto"/>
        <w:right w:val="none" w:sz="0" w:space="0" w:color="auto"/>
      </w:divBdr>
    </w:div>
    <w:div w:id="1354183446">
      <w:bodyDiv w:val="1"/>
      <w:marLeft w:val="0"/>
      <w:marRight w:val="0"/>
      <w:marTop w:val="0"/>
      <w:marBottom w:val="0"/>
      <w:divBdr>
        <w:top w:val="none" w:sz="0" w:space="0" w:color="auto"/>
        <w:left w:val="none" w:sz="0" w:space="0" w:color="auto"/>
        <w:bottom w:val="none" w:sz="0" w:space="0" w:color="auto"/>
        <w:right w:val="none" w:sz="0" w:space="0" w:color="auto"/>
      </w:divBdr>
    </w:div>
    <w:div w:id="1354260514">
      <w:bodyDiv w:val="1"/>
      <w:marLeft w:val="0"/>
      <w:marRight w:val="0"/>
      <w:marTop w:val="0"/>
      <w:marBottom w:val="0"/>
      <w:divBdr>
        <w:top w:val="none" w:sz="0" w:space="0" w:color="auto"/>
        <w:left w:val="none" w:sz="0" w:space="0" w:color="auto"/>
        <w:bottom w:val="none" w:sz="0" w:space="0" w:color="auto"/>
        <w:right w:val="none" w:sz="0" w:space="0" w:color="auto"/>
      </w:divBdr>
    </w:div>
    <w:div w:id="1354500275">
      <w:bodyDiv w:val="1"/>
      <w:marLeft w:val="0"/>
      <w:marRight w:val="0"/>
      <w:marTop w:val="0"/>
      <w:marBottom w:val="0"/>
      <w:divBdr>
        <w:top w:val="none" w:sz="0" w:space="0" w:color="auto"/>
        <w:left w:val="none" w:sz="0" w:space="0" w:color="auto"/>
        <w:bottom w:val="none" w:sz="0" w:space="0" w:color="auto"/>
        <w:right w:val="none" w:sz="0" w:space="0" w:color="auto"/>
      </w:divBdr>
    </w:div>
    <w:div w:id="1354578996">
      <w:bodyDiv w:val="1"/>
      <w:marLeft w:val="0"/>
      <w:marRight w:val="0"/>
      <w:marTop w:val="0"/>
      <w:marBottom w:val="0"/>
      <w:divBdr>
        <w:top w:val="none" w:sz="0" w:space="0" w:color="auto"/>
        <w:left w:val="none" w:sz="0" w:space="0" w:color="auto"/>
        <w:bottom w:val="none" w:sz="0" w:space="0" w:color="auto"/>
        <w:right w:val="none" w:sz="0" w:space="0" w:color="auto"/>
      </w:divBdr>
    </w:div>
    <w:div w:id="1354763034">
      <w:bodyDiv w:val="1"/>
      <w:marLeft w:val="0"/>
      <w:marRight w:val="0"/>
      <w:marTop w:val="0"/>
      <w:marBottom w:val="0"/>
      <w:divBdr>
        <w:top w:val="none" w:sz="0" w:space="0" w:color="auto"/>
        <w:left w:val="none" w:sz="0" w:space="0" w:color="auto"/>
        <w:bottom w:val="none" w:sz="0" w:space="0" w:color="auto"/>
        <w:right w:val="none" w:sz="0" w:space="0" w:color="auto"/>
      </w:divBdr>
    </w:div>
    <w:div w:id="1354917045">
      <w:bodyDiv w:val="1"/>
      <w:marLeft w:val="0"/>
      <w:marRight w:val="0"/>
      <w:marTop w:val="0"/>
      <w:marBottom w:val="0"/>
      <w:divBdr>
        <w:top w:val="none" w:sz="0" w:space="0" w:color="auto"/>
        <w:left w:val="none" w:sz="0" w:space="0" w:color="auto"/>
        <w:bottom w:val="none" w:sz="0" w:space="0" w:color="auto"/>
        <w:right w:val="none" w:sz="0" w:space="0" w:color="auto"/>
      </w:divBdr>
    </w:div>
    <w:div w:id="1355038537">
      <w:bodyDiv w:val="1"/>
      <w:marLeft w:val="0"/>
      <w:marRight w:val="0"/>
      <w:marTop w:val="0"/>
      <w:marBottom w:val="0"/>
      <w:divBdr>
        <w:top w:val="none" w:sz="0" w:space="0" w:color="auto"/>
        <w:left w:val="none" w:sz="0" w:space="0" w:color="auto"/>
        <w:bottom w:val="none" w:sz="0" w:space="0" w:color="auto"/>
        <w:right w:val="none" w:sz="0" w:space="0" w:color="auto"/>
      </w:divBdr>
    </w:div>
    <w:div w:id="1355380142">
      <w:bodyDiv w:val="1"/>
      <w:marLeft w:val="0"/>
      <w:marRight w:val="0"/>
      <w:marTop w:val="0"/>
      <w:marBottom w:val="0"/>
      <w:divBdr>
        <w:top w:val="none" w:sz="0" w:space="0" w:color="auto"/>
        <w:left w:val="none" w:sz="0" w:space="0" w:color="auto"/>
        <w:bottom w:val="none" w:sz="0" w:space="0" w:color="auto"/>
        <w:right w:val="none" w:sz="0" w:space="0" w:color="auto"/>
      </w:divBdr>
    </w:div>
    <w:div w:id="1355691552">
      <w:bodyDiv w:val="1"/>
      <w:marLeft w:val="0"/>
      <w:marRight w:val="0"/>
      <w:marTop w:val="0"/>
      <w:marBottom w:val="0"/>
      <w:divBdr>
        <w:top w:val="none" w:sz="0" w:space="0" w:color="auto"/>
        <w:left w:val="none" w:sz="0" w:space="0" w:color="auto"/>
        <w:bottom w:val="none" w:sz="0" w:space="0" w:color="auto"/>
        <w:right w:val="none" w:sz="0" w:space="0" w:color="auto"/>
      </w:divBdr>
    </w:div>
    <w:div w:id="1355810947">
      <w:bodyDiv w:val="1"/>
      <w:marLeft w:val="0"/>
      <w:marRight w:val="0"/>
      <w:marTop w:val="0"/>
      <w:marBottom w:val="0"/>
      <w:divBdr>
        <w:top w:val="none" w:sz="0" w:space="0" w:color="auto"/>
        <w:left w:val="none" w:sz="0" w:space="0" w:color="auto"/>
        <w:bottom w:val="none" w:sz="0" w:space="0" w:color="auto"/>
        <w:right w:val="none" w:sz="0" w:space="0" w:color="auto"/>
      </w:divBdr>
    </w:div>
    <w:div w:id="1355887638">
      <w:bodyDiv w:val="1"/>
      <w:marLeft w:val="0"/>
      <w:marRight w:val="0"/>
      <w:marTop w:val="0"/>
      <w:marBottom w:val="0"/>
      <w:divBdr>
        <w:top w:val="none" w:sz="0" w:space="0" w:color="auto"/>
        <w:left w:val="none" w:sz="0" w:space="0" w:color="auto"/>
        <w:bottom w:val="none" w:sz="0" w:space="0" w:color="auto"/>
        <w:right w:val="none" w:sz="0" w:space="0" w:color="auto"/>
      </w:divBdr>
    </w:div>
    <w:div w:id="1355960851">
      <w:bodyDiv w:val="1"/>
      <w:marLeft w:val="0"/>
      <w:marRight w:val="0"/>
      <w:marTop w:val="0"/>
      <w:marBottom w:val="0"/>
      <w:divBdr>
        <w:top w:val="none" w:sz="0" w:space="0" w:color="auto"/>
        <w:left w:val="none" w:sz="0" w:space="0" w:color="auto"/>
        <w:bottom w:val="none" w:sz="0" w:space="0" w:color="auto"/>
        <w:right w:val="none" w:sz="0" w:space="0" w:color="auto"/>
      </w:divBdr>
    </w:div>
    <w:div w:id="1356342601">
      <w:bodyDiv w:val="1"/>
      <w:marLeft w:val="0"/>
      <w:marRight w:val="0"/>
      <w:marTop w:val="0"/>
      <w:marBottom w:val="0"/>
      <w:divBdr>
        <w:top w:val="none" w:sz="0" w:space="0" w:color="auto"/>
        <w:left w:val="none" w:sz="0" w:space="0" w:color="auto"/>
        <w:bottom w:val="none" w:sz="0" w:space="0" w:color="auto"/>
        <w:right w:val="none" w:sz="0" w:space="0" w:color="auto"/>
      </w:divBdr>
    </w:div>
    <w:div w:id="1356349792">
      <w:bodyDiv w:val="1"/>
      <w:marLeft w:val="0"/>
      <w:marRight w:val="0"/>
      <w:marTop w:val="0"/>
      <w:marBottom w:val="0"/>
      <w:divBdr>
        <w:top w:val="none" w:sz="0" w:space="0" w:color="auto"/>
        <w:left w:val="none" w:sz="0" w:space="0" w:color="auto"/>
        <w:bottom w:val="none" w:sz="0" w:space="0" w:color="auto"/>
        <w:right w:val="none" w:sz="0" w:space="0" w:color="auto"/>
      </w:divBdr>
    </w:div>
    <w:div w:id="1356464512">
      <w:bodyDiv w:val="1"/>
      <w:marLeft w:val="0"/>
      <w:marRight w:val="0"/>
      <w:marTop w:val="0"/>
      <w:marBottom w:val="0"/>
      <w:divBdr>
        <w:top w:val="none" w:sz="0" w:space="0" w:color="auto"/>
        <w:left w:val="none" w:sz="0" w:space="0" w:color="auto"/>
        <w:bottom w:val="none" w:sz="0" w:space="0" w:color="auto"/>
        <w:right w:val="none" w:sz="0" w:space="0" w:color="auto"/>
      </w:divBdr>
    </w:div>
    <w:div w:id="1356493638">
      <w:bodyDiv w:val="1"/>
      <w:marLeft w:val="0"/>
      <w:marRight w:val="0"/>
      <w:marTop w:val="0"/>
      <w:marBottom w:val="0"/>
      <w:divBdr>
        <w:top w:val="none" w:sz="0" w:space="0" w:color="auto"/>
        <w:left w:val="none" w:sz="0" w:space="0" w:color="auto"/>
        <w:bottom w:val="none" w:sz="0" w:space="0" w:color="auto"/>
        <w:right w:val="none" w:sz="0" w:space="0" w:color="auto"/>
      </w:divBdr>
    </w:div>
    <w:div w:id="1356614912">
      <w:bodyDiv w:val="1"/>
      <w:marLeft w:val="0"/>
      <w:marRight w:val="0"/>
      <w:marTop w:val="0"/>
      <w:marBottom w:val="0"/>
      <w:divBdr>
        <w:top w:val="none" w:sz="0" w:space="0" w:color="auto"/>
        <w:left w:val="none" w:sz="0" w:space="0" w:color="auto"/>
        <w:bottom w:val="none" w:sz="0" w:space="0" w:color="auto"/>
        <w:right w:val="none" w:sz="0" w:space="0" w:color="auto"/>
      </w:divBdr>
    </w:div>
    <w:div w:id="1356804314">
      <w:bodyDiv w:val="1"/>
      <w:marLeft w:val="0"/>
      <w:marRight w:val="0"/>
      <w:marTop w:val="0"/>
      <w:marBottom w:val="0"/>
      <w:divBdr>
        <w:top w:val="none" w:sz="0" w:space="0" w:color="auto"/>
        <w:left w:val="none" w:sz="0" w:space="0" w:color="auto"/>
        <w:bottom w:val="none" w:sz="0" w:space="0" w:color="auto"/>
        <w:right w:val="none" w:sz="0" w:space="0" w:color="auto"/>
      </w:divBdr>
    </w:div>
    <w:div w:id="1356882467">
      <w:bodyDiv w:val="1"/>
      <w:marLeft w:val="0"/>
      <w:marRight w:val="0"/>
      <w:marTop w:val="0"/>
      <w:marBottom w:val="0"/>
      <w:divBdr>
        <w:top w:val="none" w:sz="0" w:space="0" w:color="auto"/>
        <w:left w:val="none" w:sz="0" w:space="0" w:color="auto"/>
        <w:bottom w:val="none" w:sz="0" w:space="0" w:color="auto"/>
        <w:right w:val="none" w:sz="0" w:space="0" w:color="auto"/>
      </w:divBdr>
    </w:div>
    <w:div w:id="1356884946">
      <w:bodyDiv w:val="1"/>
      <w:marLeft w:val="0"/>
      <w:marRight w:val="0"/>
      <w:marTop w:val="0"/>
      <w:marBottom w:val="0"/>
      <w:divBdr>
        <w:top w:val="none" w:sz="0" w:space="0" w:color="auto"/>
        <w:left w:val="none" w:sz="0" w:space="0" w:color="auto"/>
        <w:bottom w:val="none" w:sz="0" w:space="0" w:color="auto"/>
        <w:right w:val="none" w:sz="0" w:space="0" w:color="auto"/>
      </w:divBdr>
    </w:div>
    <w:div w:id="1356929163">
      <w:bodyDiv w:val="1"/>
      <w:marLeft w:val="0"/>
      <w:marRight w:val="0"/>
      <w:marTop w:val="0"/>
      <w:marBottom w:val="0"/>
      <w:divBdr>
        <w:top w:val="none" w:sz="0" w:space="0" w:color="auto"/>
        <w:left w:val="none" w:sz="0" w:space="0" w:color="auto"/>
        <w:bottom w:val="none" w:sz="0" w:space="0" w:color="auto"/>
        <w:right w:val="none" w:sz="0" w:space="0" w:color="auto"/>
      </w:divBdr>
    </w:div>
    <w:div w:id="1356929477">
      <w:bodyDiv w:val="1"/>
      <w:marLeft w:val="0"/>
      <w:marRight w:val="0"/>
      <w:marTop w:val="0"/>
      <w:marBottom w:val="0"/>
      <w:divBdr>
        <w:top w:val="none" w:sz="0" w:space="0" w:color="auto"/>
        <w:left w:val="none" w:sz="0" w:space="0" w:color="auto"/>
        <w:bottom w:val="none" w:sz="0" w:space="0" w:color="auto"/>
        <w:right w:val="none" w:sz="0" w:space="0" w:color="auto"/>
      </w:divBdr>
    </w:div>
    <w:div w:id="1356931106">
      <w:bodyDiv w:val="1"/>
      <w:marLeft w:val="0"/>
      <w:marRight w:val="0"/>
      <w:marTop w:val="0"/>
      <w:marBottom w:val="0"/>
      <w:divBdr>
        <w:top w:val="none" w:sz="0" w:space="0" w:color="auto"/>
        <w:left w:val="none" w:sz="0" w:space="0" w:color="auto"/>
        <w:bottom w:val="none" w:sz="0" w:space="0" w:color="auto"/>
        <w:right w:val="none" w:sz="0" w:space="0" w:color="auto"/>
      </w:divBdr>
    </w:div>
    <w:div w:id="1357459922">
      <w:bodyDiv w:val="1"/>
      <w:marLeft w:val="0"/>
      <w:marRight w:val="0"/>
      <w:marTop w:val="0"/>
      <w:marBottom w:val="0"/>
      <w:divBdr>
        <w:top w:val="none" w:sz="0" w:space="0" w:color="auto"/>
        <w:left w:val="none" w:sz="0" w:space="0" w:color="auto"/>
        <w:bottom w:val="none" w:sz="0" w:space="0" w:color="auto"/>
        <w:right w:val="none" w:sz="0" w:space="0" w:color="auto"/>
      </w:divBdr>
    </w:div>
    <w:div w:id="1357845620">
      <w:bodyDiv w:val="1"/>
      <w:marLeft w:val="0"/>
      <w:marRight w:val="0"/>
      <w:marTop w:val="0"/>
      <w:marBottom w:val="0"/>
      <w:divBdr>
        <w:top w:val="none" w:sz="0" w:space="0" w:color="auto"/>
        <w:left w:val="none" w:sz="0" w:space="0" w:color="auto"/>
        <w:bottom w:val="none" w:sz="0" w:space="0" w:color="auto"/>
        <w:right w:val="none" w:sz="0" w:space="0" w:color="auto"/>
      </w:divBdr>
    </w:div>
    <w:div w:id="1358192783">
      <w:bodyDiv w:val="1"/>
      <w:marLeft w:val="0"/>
      <w:marRight w:val="0"/>
      <w:marTop w:val="0"/>
      <w:marBottom w:val="0"/>
      <w:divBdr>
        <w:top w:val="none" w:sz="0" w:space="0" w:color="auto"/>
        <w:left w:val="none" w:sz="0" w:space="0" w:color="auto"/>
        <w:bottom w:val="none" w:sz="0" w:space="0" w:color="auto"/>
        <w:right w:val="none" w:sz="0" w:space="0" w:color="auto"/>
      </w:divBdr>
    </w:div>
    <w:div w:id="1358233978">
      <w:bodyDiv w:val="1"/>
      <w:marLeft w:val="0"/>
      <w:marRight w:val="0"/>
      <w:marTop w:val="0"/>
      <w:marBottom w:val="0"/>
      <w:divBdr>
        <w:top w:val="none" w:sz="0" w:space="0" w:color="auto"/>
        <w:left w:val="none" w:sz="0" w:space="0" w:color="auto"/>
        <w:bottom w:val="none" w:sz="0" w:space="0" w:color="auto"/>
        <w:right w:val="none" w:sz="0" w:space="0" w:color="auto"/>
      </w:divBdr>
    </w:div>
    <w:div w:id="1358234105">
      <w:bodyDiv w:val="1"/>
      <w:marLeft w:val="0"/>
      <w:marRight w:val="0"/>
      <w:marTop w:val="0"/>
      <w:marBottom w:val="0"/>
      <w:divBdr>
        <w:top w:val="none" w:sz="0" w:space="0" w:color="auto"/>
        <w:left w:val="none" w:sz="0" w:space="0" w:color="auto"/>
        <w:bottom w:val="none" w:sz="0" w:space="0" w:color="auto"/>
        <w:right w:val="none" w:sz="0" w:space="0" w:color="auto"/>
      </w:divBdr>
    </w:div>
    <w:div w:id="1358432954">
      <w:bodyDiv w:val="1"/>
      <w:marLeft w:val="0"/>
      <w:marRight w:val="0"/>
      <w:marTop w:val="0"/>
      <w:marBottom w:val="0"/>
      <w:divBdr>
        <w:top w:val="none" w:sz="0" w:space="0" w:color="auto"/>
        <w:left w:val="none" w:sz="0" w:space="0" w:color="auto"/>
        <w:bottom w:val="none" w:sz="0" w:space="0" w:color="auto"/>
        <w:right w:val="none" w:sz="0" w:space="0" w:color="auto"/>
      </w:divBdr>
    </w:div>
    <w:div w:id="1358576259">
      <w:bodyDiv w:val="1"/>
      <w:marLeft w:val="0"/>
      <w:marRight w:val="0"/>
      <w:marTop w:val="0"/>
      <w:marBottom w:val="0"/>
      <w:divBdr>
        <w:top w:val="none" w:sz="0" w:space="0" w:color="auto"/>
        <w:left w:val="none" w:sz="0" w:space="0" w:color="auto"/>
        <w:bottom w:val="none" w:sz="0" w:space="0" w:color="auto"/>
        <w:right w:val="none" w:sz="0" w:space="0" w:color="auto"/>
      </w:divBdr>
    </w:div>
    <w:div w:id="1358652010">
      <w:bodyDiv w:val="1"/>
      <w:marLeft w:val="0"/>
      <w:marRight w:val="0"/>
      <w:marTop w:val="0"/>
      <w:marBottom w:val="0"/>
      <w:divBdr>
        <w:top w:val="none" w:sz="0" w:space="0" w:color="auto"/>
        <w:left w:val="none" w:sz="0" w:space="0" w:color="auto"/>
        <w:bottom w:val="none" w:sz="0" w:space="0" w:color="auto"/>
        <w:right w:val="none" w:sz="0" w:space="0" w:color="auto"/>
      </w:divBdr>
    </w:div>
    <w:div w:id="1358652312">
      <w:bodyDiv w:val="1"/>
      <w:marLeft w:val="0"/>
      <w:marRight w:val="0"/>
      <w:marTop w:val="0"/>
      <w:marBottom w:val="0"/>
      <w:divBdr>
        <w:top w:val="none" w:sz="0" w:space="0" w:color="auto"/>
        <w:left w:val="none" w:sz="0" w:space="0" w:color="auto"/>
        <w:bottom w:val="none" w:sz="0" w:space="0" w:color="auto"/>
        <w:right w:val="none" w:sz="0" w:space="0" w:color="auto"/>
      </w:divBdr>
    </w:div>
    <w:div w:id="1358889663">
      <w:bodyDiv w:val="1"/>
      <w:marLeft w:val="0"/>
      <w:marRight w:val="0"/>
      <w:marTop w:val="0"/>
      <w:marBottom w:val="0"/>
      <w:divBdr>
        <w:top w:val="none" w:sz="0" w:space="0" w:color="auto"/>
        <w:left w:val="none" w:sz="0" w:space="0" w:color="auto"/>
        <w:bottom w:val="none" w:sz="0" w:space="0" w:color="auto"/>
        <w:right w:val="none" w:sz="0" w:space="0" w:color="auto"/>
      </w:divBdr>
    </w:div>
    <w:div w:id="1359042068">
      <w:bodyDiv w:val="1"/>
      <w:marLeft w:val="0"/>
      <w:marRight w:val="0"/>
      <w:marTop w:val="0"/>
      <w:marBottom w:val="0"/>
      <w:divBdr>
        <w:top w:val="none" w:sz="0" w:space="0" w:color="auto"/>
        <w:left w:val="none" w:sz="0" w:space="0" w:color="auto"/>
        <w:bottom w:val="none" w:sz="0" w:space="0" w:color="auto"/>
        <w:right w:val="none" w:sz="0" w:space="0" w:color="auto"/>
      </w:divBdr>
    </w:div>
    <w:div w:id="1359312202">
      <w:bodyDiv w:val="1"/>
      <w:marLeft w:val="0"/>
      <w:marRight w:val="0"/>
      <w:marTop w:val="0"/>
      <w:marBottom w:val="0"/>
      <w:divBdr>
        <w:top w:val="none" w:sz="0" w:space="0" w:color="auto"/>
        <w:left w:val="none" w:sz="0" w:space="0" w:color="auto"/>
        <w:bottom w:val="none" w:sz="0" w:space="0" w:color="auto"/>
        <w:right w:val="none" w:sz="0" w:space="0" w:color="auto"/>
      </w:divBdr>
    </w:div>
    <w:div w:id="1359509604">
      <w:bodyDiv w:val="1"/>
      <w:marLeft w:val="0"/>
      <w:marRight w:val="0"/>
      <w:marTop w:val="0"/>
      <w:marBottom w:val="0"/>
      <w:divBdr>
        <w:top w:val="none" w:sz="0" w:space="0" w:color="auto"/>
        <w:left w:val="none" w:sz="0" w:space="0" w:color="auto"/>
        <w:bottom w:val="none" w:sz="0" w:space="0" w:color="auto"/>
        <w:right w:val="none" w:sz="0" w:space="0" w:color="auto"/>
      </w:divBdr>
    </w:div>
    <w:div w:id="1359576710">
      <w:bodyDiv w:val="1"/>
      <w:marLeft w:val="0"/>
      <w:marRight w:val="0"/>
      <w:marTop w:val="0"/>
      <w:marBottom w:val="0"/>
      <w:divBdr>
        <w:top w:val="none" w:sz="0" w:space="0" w:color="auto"/>
        <w:left w:val="none" w:sz="0" w:space="0" w:color="auto"/>
        <w:bottom w:val="none" w:sz="0" w:space="0" w:color="auto"/>
        <w:right w:val="none" w:sz="0" w:space="0" w:color="auto"/>
      </w:divBdr>
    </w:div>
    <w:div w:id="1359703219">
      <w:bodyDiv w:val="1"/>
      <w:marLeft w:val="0"/>
      <w:marRight w:val="0"/>
      <w:marTop w:val="0"/>
      <w:marBottom w:val="0"/>
      <w:divBdr>
        <w:top w:val="none" w:sz="0" w:space="0" w:color="auto"/>
        <w:left w:val="none" w:sz="0" w:space="0" w:color="auto"/>
        <w:bottom w:val="none" w:sz="0" w:space="0" w:color="auto"/>
        <w:right w:val="none" w:sz="0" w:space="0" w:color="auto"/>
      </w:divBdr>
    </w:div>
    <w:div w:id="1360012261">
      <w:bodyDiv w:val="1"/>
      <w:marLeft w:val="0"/>
      <w:marRight w:val="0"/>
      <w:marTop w:val="0"/>
      <w:marBottom w:val="0"/>
      <w:divBdr>
        <w:top w:val="none" w:sz="0" w:space="0" w:color="auto"/>
        <w:left w:val="none" w:sz="0" w:space="0" w:color="auto"/>
        <w:bottom w:val="none" w:sz="0" w:space="0" w:color="auto"/>
        <w:right w:val="none" w:sz="0" w:space="0" w:color="auto"/>
      </w:divBdr>
    </w:div>
    <w:div w:id="1360012822">
      <w:bodyDiv w:val="1"/>
      <w:marLeft w:val="0"/>
      <w:marRight w:val="0"/>
      <w:marTop w:val="0"/>
      <w:marBottom w:val="0"/>
      <w:divBdr>
        <w:top w:val="none" w:sz="0" w:space="0" w:color="auto"/>
        <w:left w:val="none" w:sz="0" w:space="0" w:color="auto"/>
        <w:bottom w:val="none" w:sz="0" w:space="0" w:color="auto"/>
        <w:right w:val="none" w:sz="0" w:space="0" w:color="auto"/>
      </w:divBdr>
    </w:div>
    <w:div w:id="1360162656">
      <w:bodyDiv w:val="1"/>
      <w:marLeft w:val="0"/>
      <w:marRight w:val="0"/>
      <w:marTop w:val="0"/>
      <w:marBottom w:val="0"/>
      <w:divBdr>
        <w:top w:val="none" w:sz="0" w:space="0" w:color="auto"/>
        <w:left w:val="none" w:sz="0" w:space="0" w:color="auto"/>
        <w:bottom w:val="none" w:sz="0" w:space="0" w:color="auto"/>
        <w:right w:val="none" w:sz="0" w:space="0" w:color="auto"/>
      </w:divBdr>
    </w:div>
    <w:div w:id="1360471886">
      <w:bodyDiv w:val="1"/>
      <w:marLeft w:val="0"/>
      <w:marRight w:val="0"/>
      <w:marTop w:val="0"/>
      <w:marBottom w:val="0"/>
      <w:divBdr>
        <w:top w:val="none" w:sz="0" w:space="0" w:color="auto"/>
        <w:left w:val="none" w:sz="0" w:space="0" w:color="auto"/>
        <w:bottom w:val="none" w:sz="0" w:space="0" w:color="auto"/>
        <w:right w:val="none" w:sz="0" w:space="0" w:color="auto"/>
      </w:divBdr>
    </w:div>
    <w:div w:id="1360624362">
      <w:bodyDiv w:val="1"/>
      <w:marLeft w:val="0"/>
      <w:marRight w:val="0"/>
      <w:marTop w:val="0"/>
      <w:marBottom w:val="0"/>
      <w:divBdr>
        <w:top w:val="none" w:sz="0" w:space="0" w:color="auto"/>
        <w:left w:val="none" w:sz="0" w:space="0" w:color="auto"/>
        <w:bottom w:val="none" w:sz="0" w:space="0" w:color="auto"/>
        <w:right w:val="none" w:sz="0" w:space="0" w:color="auto"/>
      </w:divBdr>
    </w:div>
    <w:div w:id="1360736575">
      <w:bodyDiv w:val="1"/>
      <w:marLeft w:val="0"/>
      <w:marRight w:val="0"/>
      <w:marTop w:val="0"/>
      <w:marBottom w:val="0"/>
      <w:divBdr>
        <w:top w:val="none" w:sz="0" w:space="0" w:color="auto"/>
        <w:left w:val="none" w:sz="0" w:space="0" w:color="auto"/>
        <w:bottom w:val="none" w:sz="0" w:space="0" w:color="auto"/>
        <w:right w:val="none" w:sz="0" w:space="0" w:color="auto"/>
      </w:divBdr>
    </w:div>
    <w:div w:id="1360737945">
      <w:bodyDiv w:val="1"/>
      <w:marLeft w:val="0"/>
      <w:marRight w:val="0"/>
      <w:marTop w:val="0"/>
      <w:marBottom w:val="0"/>
      <w:divBdr>
        <w:top w:val="none" w:sz="0" w:space="0" w:color="auto"/>
        <w:left w:val="none" w:sz="0" w:space="0" w:color="auto"/>
        <w:bottom w:val="none" w:sz="0" w:space="0" w:color="auto"/>
        <w:right w:val="none" w:sz="0" w:space="0" w:color="auto"/>
      </w:divBdr>
    </w:div>
    <w:div w:id="1360814813">
      <w:bodyDiv w:val="1"/>
      <w:marLeft w:val="0"/>
      <w:marRight w:val="0"/>
      <w:marTop w:val="0"/>
      <w:marBottom w:val="0"/>
      <w:divBdr>
        <w:top w:val="none" w:sz="0" w:space="0" w:color="auto"/>
        <w:left w:val="none" w:sz="0" w:space="0" w:color="auto"/>
        <w:bottom w:val="none" w:sz="0" w:space="0" w:color="auto"/>
        <w:right w:val="none" w:sz="0" w:space="0" w:color="auto"/>
      </w:divBdr>
    </w:div>
    <w:div w:id="1360855464">
      <w:bodyDiv w:val="1"/>
      <w:marLeft w:val="0"/>
      <w:marRight w:val="0"/>
      <w:marTop w:val="0"/>
      <w:marBottom w:val="0"/>
      <w:divBdr>
        <w:top w:val="none" w:sz="0" w:space="0" w:color="auto"/>
        <w:left w:val="none" w:sz="0" w:space="0" w:color="auto"/>
        <w:bottom w:val="none" w:sz="0" w:space="0" w:color="auto"/>
        <w:right w:val="none" w:sz="0" w:space="0" w:color="auto"/>
      </w:divBdr>
    </w:div>
    <w:div w:id="1361005401">
      <w:bodyDiv w:val="1"/>
      <w:marLeft w:val="0"/>
      <w:marRight w:val="0"/>
      <w:marTop w:val="0"/>
      <w:marBottom w:val="0"/>
      <w:divBdr>
        <w:top w:val="none" w:sz="0" w:space="0" w:color="auto"/>
        <w:left w:val="none" w:sz="0" w:space="0" w:color="auto"/>
        <w:bottom w:val="none" w:sz="0" w:space="0" w:color="auto"/>
        <w:right w:val="none" w:sz="0" w:space="0" w:color="auto"/>
      </w:divBdr>
    </w:div>
    <w:div w:id="1361006520">
      <w:bodyDiv w:val="1"/>
      <w:marLeft w:val="0"/>
      <w:marRight w:val="0"/>
      <w:marTop w:val="0"/>
      <w:marBottom w:val="0"/>
      <w:divBdr>
        <w:top w:val="none" w:sz="0" w:space="0" w:color="auto"/>
        <w:left w:val="none" w:sz="0" w:space="0" w:color="auto"/>
        <w:bottom w:val="none" w:sz="0" w:space="0" w:color="auto"/>
        <w:right w:val="none" w:sz="0" w:space="0" w:color="auto"/>
      </w:divBdr>
    </w:div>
    <w:div w:id="1361055897">
      <w:bodyDiv w:val="1"/>
      <w:marLeft w:val="0"/>
      <w:marRight w:val="0"/>
      <w:marTop w:val="0"/>
      <w:marBottom w:val="0"/>
      <w:divBdr>
        <w:top w:val="none" w:sz="0" w:space="0" w:color="auto"/>
        <w:left w:val="none" w:sz="0" w:space="0" w:color="auto"/>
        <w:bottom w:val="none" w:sz="0" w:space="0" w:color="auto"/>
        <w:right w:val="none" w:sz="0" w:space="0" w:color="auto"/>
      </w:divBdr>
    </w:div>
    <w:div w:id="1361081846">
      <w:bodyDiv w:val="1"/>
      <w:marLeft w:val="0"/>
      <w:marRight w:val="0"/>
      <w:marTop w:val="0"/>
      <w:marBottom w:val="0"/>
      <w:divBdr>
        <w:top w:val="none" w:sz="0" w:space="0" w:color="auto"/>
        <w:left w:val="none" w:sz="0" w:space="0" w:color="auto"/>
        <w:bottom w:val="none" w:sz="0" w:space="0" w:color="auto"/>
        <w:right w:val="none" w:sz="0" w:space="0" w:color="auto"/>
      </w:divBdr>
    </w:div>
    <w:div w:id="1361124764">
      <w:bodyDiv w:val="1"/>
      <w:marLeft w:val="0"/>
      <w:marRight w:val="0"/>
      <w:marTop w:val="0"/>
      <w:marBottom w:val="0"/>
      <w:divBdr>
        <w:top w:val="none" w:sz="0" w:space="0" w:color="auto"/>
        <w:left w:val="none" w:sz="0" w:space="0" w:color="auto"/>
        <w:bottom w:val="none" w:sz="0" w:space="0" w:color="auto"/>
        <w:right w:val="none" w:sz="0" w:space="0" w:color="auto"/>
      </w:divBdr>
    </w:div>
    <w:div w:id="1361205849">
      <w:bodyDiv w:val="1"/>
      <w:marLeft w:val="0"/>
      <w:marRight w:val="0"/>
      <w:marTop w:val="0"/>
      <w:marBottom w:val="0"/>
      <w:divBdr>
        <w:top w:val="none" w:sz="0" w:space="0" w:color="auto"/>
        <w:left w:val="none" w:sz="0" w:space="0" w:color="auto"/>
        <w:bottom w:val="none" w:sz="0" w:space="0" w:color="auto"/>
        <w:right w:val="none" w:sz="0" w:space="0" w:color="auto"/>
      </w:divBdr>
    </w:div>
    <w:div w:id="1361206787">
      <w:bodyDiv w:val="1"/>
      <w:marLeft w:val="0"/>
      <w:marRight w:val="0"/>
      <w:marTop w:val="0"/>
      <w:marBottom w:val="0"/>
      <w:divBdr>
        <w:top w:val="none" w:sz="0" w:space="0" w:color="auto"/>
        <w:left w:val="none" w:sz="0" w:space="0" w:color="auto"/>
        <w:bottom w:val="none" w:sz="0" w:space="0" w:color="auto"/>
        <w:right w:val="none" w:sz="0" w:space="0" w:color="auto"/>
      </w:divBdr>
    </w:div>
    <w:div w:id="1361321774">
      <w:bodyDiv w:val="1"/>
      <w:marLeft w:val="0"/>
      <w:marRight w:val="0"/>
      <w:marTop w:val="0"/>
      <w:marBottom w:val="0"/>
      <w:divBdr>
        <w:top w:val="none" w:sz="0" w:space="0" w:color="auto"/>
        <w:left w:val="none" w:sz="0" w:space="0" w:color="auto"/>
        <w:bottom w:val="none" w:sz="0" w:space="0" w:color="auto"/>
        <w:right w:val="none" w:sz="0" w:space="0" w:color="auto"/>
      </w:divBdr>
    </w:div>
    <w:div w:id="1361542433">
      <w:bodyDiv w:val="1"/>
      <w:marLeft w:val="0"/>
      <w:marRight w:val="0"/>
      <w:marTop w:val="0"/>
      <w:marBottom w:val="0"/>
      <w:divBdr>
        <w:top w:val="none" w:sz="0" w:space="0" w:color="auto"/>
        <w:left w:val="none" w:sz="0" w:space="0" w:color="auto"/>
        <w:bottom w:val="none" w:sz="0" w:space="0" w:color="auto"/>
        <w:right w:val="none" w:sz="0" w:space="0" w:color="auto"/>
      </w:divBdr>
    </w:div>
    <w:div w:id="1361585982">
      <w:bodyDiv w:val="1"/>
      <w:marLeft w:val="0"/>
      <w:marRight w:val="0"/>
      <w:marTop w:val="0"/>
      <w:marBottom w:val="0"/>
      <w:divBdr>
        <w:top w:val="none" w:sz="0" w:space="0" w:color="auto"/>
        <w:left w:val="none" w:sz="0" w:space="0" w:color="auto"/>
        <w:bottom w:val="none" w:sz="0" w:space="0" w:color="auto"/>
        <w:right w:val="none" w:sz="0" w:space="0" w:color="auto"/>
      </w:divBdr>
    </w:div>
    <w:div w:id="1361660544">
      <w:bodyDiv w:val="1"/>
      <w:marLeft w:val="0"/>
      <w:marRight w:val="0"/>
      <w:marTop w:val="0"/>
      <w:marBottom w:val="0"/>
      <w:divBdr>
        <w:top w:val="none" w:sz="0" w:space="0" w:color="auto"/>
        <w:left w:val="none" w:sz="0" w:space="0" w:color="auto"/>
        <w:bottom w:val="none" w:sz="0" w:space="0" w:color="auto"/>
        <w:right w:val="none" w:sz="0" w:space="0" w:color="auto"/>
      </w:divBdr>
    </w:div>
    <w:div w:id="1361666464">
      <w:bodyDiv w:val="1"/>
      <w:marLeft w:val="0"/>
      <w:marRight w:val="0"/>
      <w:marTop w:val="0"/>
      <w:marBottom w:val="0"/>
      <w:divBdr>
        <w:top w:val="none" w:sz="0" w:space="0" w:color="auto"/>
        <w:left w:val="none" w:sz="0" w:space="0" w:color="auto"/>
        <w:bottom w:val="none" w:sz="0" w:space="0" w:color="auto"/>
        <w:right w:val="none" w:sz="0" w:space="0" w:color="auto"/>
      </w:divBdr>
    </w:div>
    <w:div w:id="1361777959">
      <w:bodyDiv w:val="1"/>
      <w:marLeft w:val="0"/>
      <w:marRight w:val="0"/>
      <w:marTop w:val="0"/>
      <w:marBottom w:val="0"/>
      <w:divBdr>
        <w:top w:val="none" w:sz="0" w:space="0" w:color="auto"/>
        <w:left w:val="none" w:sz="0" w:space="0" w:color="auto"/>
        <w:bottom w:val="none" w:sz="0" w:space="0" w:color="auto"/>
        <w:right w:val="none" w:sz="0" w:space="0" w:color="auto"/>
      </w:divBdr>
    </w:div>
    <w:div w:id="1361782192">
      <w:bodyDiv w:val="1"/>
      <w:marLeft w:val="0"/>
      <w:marRight w:val="0"/>
      <w:marTop w:val="0"/>
      <w:marBottom w:val="0"/>
      <w:divBdr>
        <w:top w:val="none" w:sz="0" w:space="0" w:color="auto"/>
        <w:left w:val="none" w:sz="0" w:space="0" w:color="auto"/>
        <w:bottom w:val="none" w:sz="0" w:space="0" w:color="auto"/>
        <w:right w:val="none" w:sz="0" w:space="0" w:color="auto"/>
      </w:divBdr>
    </w:div>
    <w:div w:id="1361979536">
      <w:bodyDiv w:val="1"/>
      <w:marLeft w:val="0"/>
      <w:marRight w:val="0"/>
      <w:marTop w:val="0"/>
      <w:marBottom w:val="0"/>
      <w:divBdr>
        <w:top w:val="none" w:sz="0" w:space="0" w:color="auto"/>
        <w:left w:val="none" w:sz="0" w:space="0" w:color="auto"/>
        <w:bottom w:val="none" w:sz="0" w:space="0" w:color="auto"/>
        <w:right w:val="none" w:sz="0" w:space="0" w:color="auto"/>
      </w:divBdr>
    </w:div>
    <w:div w:id="1362243317">
      <w:bodyDiv w:val="1"/>
      <w:marLeft w:val="0"/>
      <w:marRight w:val="0"/>
      <w:marTop w:val="0"/>
      <w:marBottom w:val="0"/>
      <w:divBdr>
        <w:top w:val="none" w:sz="0" w:space="0" w:color="auto"/>
        <w:left w:val="none" w:sz="0" w:space="0" w:color="auto"/>
        <w:bottom w:val="none" w:sz="0" w:space="0" w:color="auto"/>
        <w:right w:val="none" w:sz="0" w:space="0" w:color="auto"/>
      </w:divBdr>
    </w:div>
    <w:div w:id="1362437497">
      <w:bodyDiv w:val="1"/>
      <w:marLeft w:val="0"/>
      <w:marRight w:val="0"/>
      <w:marTop w:val="0"/>
      <w:marBottom w:val="0"/>
      <w:divBdr>
        <w:top w:val="none" w:sz="0" w:space="0" w:color="auto"/>
        <w:left w:val="none" w:sz="0" w:space="0" w:color="auto"/>
        <w:bottom w:val="none" w:sz="0" w:space="0" w:color="auto"/>
        <w:right w:val="none" w:sz="0" w:space="0" w:color="auto"/>
      </w:divBdr>
    </w:div>
    <w:div w:id="1362590815">
      <w:bodyDiv w:val="1"/>
      <w:marLeft w:val="0"/>
      <w:marRight w:val="0"/>
      <w:marTop w:val="0"/>
      <w:marBottom w:val="0"/>
      <w:divBdr>
        <w:top w:val="none" w:sz="0" w:space="0" w:color="auto"/>
        <w:left w:val="none" w:sz="0" w:space="0" w:color="auto"/>
        <w:bottom w:val="none" w:sz="0" w:space="0" w:color="auto"/>
        <w:right w:val="none" w:sz="0" w:space="0" w:color="auto"/>
      </w:divBdr>
    </w:div>
    <w:div w:id="1362903253">
      <w:bodyDiv w:val="1"/>
      <w:marLeft w:val="0"/>
      <w:marRight w:val="0"/>
      <w:marTop w:val="0"/>
      <w:marBottom w:val="0"/>
      <w:divBdr>
        <w:top w:val="none" w:sz="0" w:space="0" w:color="auto"/>
        <w:left w:val="none" w:sz="0" w:space="0" w:color="auto"/>
        <w:bottom w:val="none" w:sz="0" w:space="0" w:color="auto"/>
        <w:right w:val="none" w:sz="0" w:space="0" w:color="auto"/>
      </w:divBdr>
    </w:div>
    <w:div w:id="1363020403">
      <w:bodyDiv w:val="1"/>
      <w:marLeft w:val="0"/>
      <w:marRight w:val="0"/>
      <w:marTop w:val="0"/>
      <w:marBottom w:val="0"/>
      <w:divBdr>
        <w:top w:val="none" w:sz="0" w:space="0" w:color="auto"/>
        <w:left w:val="none" w:sz="0" w:space="0" w:color="auto"/>
        <w:bottom w:val="none" w:sz="0" w:space="0" w:color="auto"/>
        <w:right w:val="none" w:sz="0" w:space="0" w:color="auto"/>
      </w:divBdr>
    </w:div>
    <w:div w:id="1363168011">
      <w:bodyDiv w:val="1"/>
      <w:marLeft w:val="0"/>
      <w:marRight w:val="0"/>
      <w:marTop w:val="0"/>
      <w:marBottom w:val="0"/>
      <w:divBdr>
        <w:top w:val="none" w:sz="0" w:space="0" w:color="auto"/>
        <w:left w:val="none" w:sz="0" w:space="0" w:color="auto"/>
        <w:bottom w:val="none" w:sz="0" w:space="0" w:color="auto"/>
        <w:right w:val="none" w:sz="0" w:space="0" w:color="auto"/>
      </w:divBdr>
    </w:div>
    <w:div w:id="1363169754">
      <w:bodyDiv w:val="1"/>
      <w:marLeft w:val="0"/>
      <w:marRight w:val="0"/>
      <w:marTop w:val="0"/>
      <w:marBottom w:val="0"/>
      <w:divBdr>
        <w:top w:val="none" w:sz="0" w:space="0" w:color="auto"/>
        <w:left w:val="none" w:sz="0" w:space="0" w:color="auto"/>
        <w:bottom w:val="none" w:sz="0" w:space="0" w:color="auto"/>
        <w:right w:val="none" w:sz="0" w:space="0" w:color="auto"/>
      </w:divBdr>
    </w:div>
    <w:div w:id="1363241390">
      <w:bodyDiv w:val="1"/>
      <w:marLeft w:val="0"/>
      <w:marRight w:val="0"/>
      <w:marTop w:val="0"/>
      <w:marBottom w:val="0"/>
      <w:divBdr>
        <w:top w:val="none" w:sz="0" w:space="0" w:color="auto"/>
        <w:left w:val="none" w:sz="0" w:space="0" w:color="auto"/>
        <w:bottom w:val="none" w:sz="0" w:space="0" w:color="auto"/>
        <w:right w:val="none" w:sz="0" w:space="0" w:color="auto"/>
      </w:divBdr>
    </w:div>
    <w:div w:id="1363556296">
      <w:bodyDiv w:val="1"/>
      <w:marLeft w:val="0"/>
      <w:marRight w:val="0"/>
      <w:marTop w:val="0"/>
      <w:marBottom w:val="0"/>
      <w:divBdr>
        <w:top w:val="none" w:sz="0" w:space="0" w:color="auto"/>
        <w:left w:val="none" w:sz="0" w:space="0" w:color="auto"/>
        <w:bottom w:val="none" w:sz="0" w:space="0" w:color="auto"/>
        <w:right w:val="none" w:sz="0" w:space="0" w:color="auto"/>
      </w:divBdr>
    </w:div>
    <w:div w:id="1363630607">
      <w:bodyDiv w:val="1"/>
      <w:marLeft w:val="0"/>
      <w:marRight w:val="0"/>
      <w:marTop w:val="0"/>
      <w:marBottom w:val="0"/>
      <w:divBdr>
        <w:top w:val="none" w:sz="0" w:space="0" w:color="auto"/>
        <w:left w:val="none" w:sz="0" w:space="0" w:color="auto"/>
        <w:bottom w:val="none" w:sz="0" w:space="0" w:color="auto"/>
        <w:right w:val="none" w:sz="0" w:space="0" w:color="auto"/>
      </w:divBdr>
    </w:div>
    <w:div w:id="1363821547">
      <w:bodyDiv w:val="1"/>
      <w:marLeft w:val="0"/>
      <w:marRight w:val="0"/>
      <w:marTop w:val="0"/>
      <w:marBottom w:val="0"/>
      <w:divBdr>
        <w:top w:val="none" w:sz="0" w:space="0" w:color="auto"/>
        <w:left w:val="none" w:sz="0" w:space="0" w:color="auto"/>
        <w:bottom w:val="none" w:sz="0" w:space="0" w:color="auto"/>
        <w:right w:val="none" w:sz="0" w:space="0" w:color="auto"/>
      </w:divBdr>
    </w:div>
    <w:div w:id="1363937410">
      <w:bodyDiv w:val="1"/>
      <w:marLeft w:val="0"/>
      <w:marRight w:val="0"/>
      <w:marTop w:val="0"/>
      <w:marBottom w:val="0"/>
      <w:divBdr>
        <w:top w:val="none" w:sz="0" w:space="0" w:color="auto"/>
        <w:left w:val="none" w:sz="0" w:space="0" w:color="auto"/>
        <w:bottom w:val="none" w:sz="0" w:space="0" w:color="auto"/>
        <w:right w:val="none" w:sz="0" w:space="0" w:color="auto"/>
      </w:divBdr>
    </w:div>
    <w:div w:id="1364478555">
      <w:bodyDiv w:val="1"/>
      <w:marLeft w:val="0"/>
      <w:marRight w:val="0"/>
      <w:marTop w:val="0"/>
      <w:marBottom w:val="0"/>
      <w:divBdr>
        <w:top w:val="none" w:sz="0" w:space="0" w:color="auto"/>
        <w:left w:val="none" w:sz="0" w:space="0" w:color="auto"/>
        <w:bottom w:val="none" w:sz="0" w:space="0" w:color="auto"/>
        <w:right w:val="none" w:sz="0" w:space="0" w:color="auto"/>
      </w:divBdr>
    </w:div>
    <w:div w:id="1364593582">
      <w:bodyDiv w:val="1"/>
      <w:marLeft w:val="0"/>
      <w:marRight w:val="0"/>
      <w:marTop w:val="0"/>
      <w:marBottom w:val="0"/>
      <w:divBdr>
        <w:top w:val="none" w:sz="0" w:space="0" w:color="auto"/>
        <w:left w:val="none" w:sz="0" w:space="0" w:color="auto"/>
        <w:bottom w:val="none" w:sz="0" w:space="0" w:color="auto"/>
        <w:right w:val="none" w:sz="0" w:space="0" w:color="auto"/>
      </w:divBdr>
    </w:div>
    <w:div w:id="1364787222">
      <w:bodyDiv w:val="1"/>
      <w:marLeft w:val="0"/>
      <w:marRight w:val="0"/>
      <w:marTop w:val="0"/>
      <w:marBottom w:val="0"/>
      <w:divBdr>
        <w:top w:val="none" w:sz="0" w:space="0" w:color="auto"/>
        <w:left w:val="none" w:sz="0" w:space="0" w:color="auto"/>
        <w:bottom w:val="none" w:sz="0" w:space="0" w:color="auto"/>
        <w:right w:val="none" w:sz="0" w:space="0" w:color="auto"/>
      </w:divBdr>
    </w:div>
    <w:div w:id="1365473273">
      <w:bodyDiv w:val="1"/>
      <w:marLeft w:val="0"/>
      <w:marRight w:val="0"/>
      <w:marTop w:val="0"/>
      <w:marBottom w:val="0"/>
      <w:divBdr>
        <w:top w:val="none" w:sz="0" w:space="0" w:color="auto"/>
        <w:left w:val="none" w:sz="0" w:space="0" w:color="auto"/>
        <w:bottom w:val="none" w:sz="0" w:space="0" w:color="auto"/>
        <w:right w:val="none" w:sz="0" w:space="0" w:color="auto"/>
      </w:divBdr>
    </w:div>
    <w:div w:id="1365598684">
      <w:bodyDiv w:val="1"/>
      <w:marLeft w:val="0"/>
      <w:marRight w:val="0"/>
      <w:marTop w:val="0"/>
      <w:marBottom w:val="0"/>
      <w:divBdr>
        <w:top w:val="none" w:sz="0" w:space="0" w:color="auto"/>
        <w:left w:val="none" w:sz="0" w:space="0" w:color="auto"/>
        <w:bottom w:val="none" w:sz="0" w:space="0" w:color="auto"/>
        <w:right w:val="none" w:sz="0" w:space="0" w:color="auto"/>
      </w:divBdr>
    </w:div>
    <w:div w:id="1365793879">
      <w:bodyDiv w:val="1"/>
      <w:marLeft w:val="0"/>
      <w:marRight w:val="0"/>
      <w:marTop w:val="0"/>
      <w:marBottom w:val="0"/>
      <w:divBdr>
        <w:top w:val="none" w:sz="0" w:space="0" w:color="auto"/>
        <w:left w:val="none" w:sz="0" w:space="0" w:color="auto"/>
        <w:bottom w:val="none" w:sz="0" w:space="0" w:color="auto"/>
        <w:right w:val="none" w:sz="0" w:space="0" w:color="auto"/>
      </w:divBdr>
    </w:div>
    <w:div w:id="1365909912">
      <w:bodyDiv w:val="1"/>
      <w:marLeft w:val="0"/>
      <w:marRight w:val="0"/>
      <w:marTop w:val="0"/>
      <w:marBottom w:val="0"/>
      <w:divBdr>
        <w:top w:val="none" w:sz="0" w:space="0" w:color="auto"/>
        <w:left w:val="none" w:sz="0" w:space="0" w:color="auto"/>
        <w:bottom w:val="none" w:sz="0" w:space="0" w:color="auto"/>
        <w:right w:val="none" w:sz="0" w:space="0" w:color="auto"/>
      </w:divBdr>
    </w:div>
    <w:div w:id="1366061682">
      <w:bodyDiv w:val="1"/>
      <w:marLeft w:val="0"/>
      <w:marRight w:val="0"/>
      <w:marTop w:val="0"/>
      <w:marBottom w:val="0"/>
      <w:divBdr>
        <w:top w:val="none" w:sz="0" w:space="0" w:color="auto"/>
        <w:left w:val="none" w:sz="0" w:space="0" w:color="auto"/>
        <w:bottom w:val="none" w:sz="0" w:space="0" w:color="auto"/>
        <w:right w:val="none" w:sz="0" w:space="0" w:color="auto"/>
      </w:divBdr>
    </w:div>
    <w:div w:id="1366099909">
      <w:bodyDiv w:val="1"/>
      <w:marLeft w:val="0"/>
      <w:marRight w:val="0"/>
      <w:marTop w:val="0"/>
      <w:marBottom w:val="0"/>
      <w:divBdr>
        <w:top w:val="none" w:sz="0" w:space="0" w:color="auto"/>
        <w:left w:val="none" w:sz="0" w:space="0" w:color="auto"/>
        <w:bottom w:val="none" w:sz="0" w:space="0" w:color="auto"/>
        <w:right w:val="none" w:sz="0" w:space="0" w:color="auto"/>
      </w:divBdr>
    </w:div>
    <w:div w:id="1366248400">
      <w:bodyDiv w:val="1"/>
      <w:marLeft w:val="0"/>
      <w:marRight w:val="0"/>
      <w:marTop w:val="0"/>
      <w:marBottom w:val="0"/>
      <w:divBdr>
        <w:top w:val="none" w:sz="0" w:space="0" w:color="auto"/>
        <w:left w:val="none" w:sz="0" w:space="0" w:color="auto"/>
        <w:bottom w:val="none" w:sz="0" w:space="0" w:color="auto"/>
        <w:right w:val="none" w:sz="0" w:space="0" w:color="auto"/>
      </w:divBdr>
    </w:div>
    <w:div w:id="1366297515">
      <w:bodyDiv w:val="1"/>
      <w:marLeft w:val="0"/>
      <w:marRight w:val="0"/>
      <w:marTop w:val="0"/>
      <w:marBottom w:val="0"/>
      <w:divBdr>
        <w:top w:val="none" w:sz="0" w:space="0" w:color="auto"/>
        <w:left w:val="none" w:sz="0" w:space="0" w:color="auto"/>
        <w:bottom w:val="none" w:sz="0" w:space="0" w:color="auto"/>
        <w:right w:val="none" w:sz="0" w:space="0" w:color="auto"/>
      </w:divBdr>
    </w:div>
    <w:div w:id="1366566622">
      <w:bodyDiv w:val="1"/>
      <w:marLeft w:val="0"/>
      <w:marRight w:val="0"/>
      <w:marTop w:val="0"/>
      <w:marBottom w:val="0"/>
      <w:divBdr>
        <w:top w:val="none" w:sz="0" w:space="0" w:color="auto"/>
        <w:left w:val="none" w:sz="0" w:space="0" w:color="auto"/>
        <w:bottom w:val="none" w:sz="0" w:space="0" w:color="auto"/>
        <w:right w:val="none" w:sz="0" w:space="0" w:color="auto"/>
      </w:divBdr>
    </w:div>
    <w:div w:id="1367095443">
      <w:bodyDiv w:val="1"/>
      <w:marLeft w:val="0"/>
      <w:marRight w:val="0"/>
      <w:marTop w:val="0"/>
      <w:marBottom w:val="0"/>
      <w:divBdr>
        <w:top w:val="none" w:sz="0" w:space="0" w:color="auto"/>
        <w:left w:val="none" w:sz="0" w:space="0" w:color="auto"/>
        <w:bottom w:val="none" w:sz="0" w:space="0" w:color="auto"/>
        <w:right w:val="none" w:sz="0" w:space="0" w:color="auto"/>
      </w:divBdr>
    </w:div>
    <w:div w:id="1367096972">
      <w:bodyDiv w:val="1"/>
      <w:marLeft w:val="0"/>
      <w:marRight w:val="0"/>
      <w:marTop w:val="0"/>
      <w:marBottom w:val="0"/>
      <w:divBdr>
        <w:top w:val="none" w:sz="0" w:space="0" w:color="auto"/>
        <w:left w:val="none" w:sz="0" w:space="0" w:color="auto"/>
        <w:bottom w:val="none" w:sz="0" w:space="0" w:color="auto"/>
        <w:right w:val="none" w:sz="0" w:space="0" w:color="auto"/>
      </w:divBdr>
    </w:div>
    <w:div w:id="1367103424">
      <w:bodyDiv w:val="1"/>
      <w:marLeft w:val="0"/>
      <w:marRight w:val="0"/>
      <w:marTop w:val="0"/>
      <w:marBottom w:val="0"/>
      <w:divBdr>
        <w:top w:val="none" w:sz="0" w:space="0" w:color="auto"/>
        <w:left w:val="none" w:sz="0" w:space="0" w:color="auto"/>
        <w:bottom w:val="none" w:sz="0" w:space="0" w:color="auto"/>
        <w:right w:val="none" w:sz="0" w:space="0" w:color="auto"/>
      </w:divBdr>
    </w:div>
    <w:div w:id="1367221605">
      <w:bodyDiv w:val="1"/>
      <w:marLeft w:val="0"/>
      <w:marRight w:val="0"/>
      <w:marTop w:val="0"/>
      <w:marBottom w:val="0"/>
      <w:divBdr>
        <w:top w:val="none" w:sz="0" w:space="0" w:color="auto"/>
        <w:left w:val="none" w:sz="0" w:space="0" w:color="auto"/>
        <w:bottom w:val="none" w:sz="0" w:space="0" w:color="auto"/>
        <w:right w:val="none" w:sz="0" w:space="0" w:color="auto"/>
      </w:divBdr>
    </w:div>
    <w:div w:id="1367290556">
      <w:bodyDiv w:val="1"/>
      <w:marLeft w:val="0"/>
      <w:marRight w:val="0"/>
      <w:marTop w:val="0"/>
      <w:marBottom w:val="0"/>
      <w:divBdr>
        <w:top w:val="none" w:sz="0" w:space="0" w:color="auto"/>
        <w:left w:val="none" w:sz="0" w:space="0" w:color="auto"/>
        <w:bottom w:val="none" w:sz="0" w:space="0" w:color="auto"/>
        <w:right w:val="none" w:sz="0" w:space="0" w:color="auto"/>
      </w:divBdr>
    </w:div>
    <w:div w:id="1367291243">
      <w:bodyDiv w:val="1"/>
      <w:marLeft w:val="0"/>
      <w:marRight w:val="0"/>
      <w:marTop w:val="0"/>
      <w:marBottom w:val="0"/>
      <w:divBdr>
        <w:top w:val="none" w:sz="0" w:space="0" w:color="auto"/>
        <w:left w:val="none" w:sz="0" w:space="0" w:color="auto"/>
        <w:bottom w:val="none" w:sz="0" w:space="0" w:color="auto"/>
        <w:right w:val="none" w:sz="0" w:space="0" w:color="auto"/>
      </w:divBdr>
    </w:div>
    <w:div w:id="1367750288">
      <w:bodyDiv w:val="1"/>
      <w:marLeft w:val="0"/>
      <w:marRight w:val="0"/>
      <w:marTop w:val="0"/>
      <w:marBottom w:val="0"/>
      <w:divBdr>
        <w:top w:val="none" w:sz="0" w:space="0" w:color="auto"/>
        <w:left w:val="none" w:sz="0" w:space="0" w:color="auto"/>
        <w:bottom w:val="none" w:sz="0" w:space="0" w:color="auto"/>
        <w:right w:val="none" w:sz="0" w:space="0" w:color="auto"/>
      </w:divBdr>
    </w:div>
    <w:div w:id="1367755281">
      <w:bodyDiv w:val="1"/>
      <w:marLeft w:val="0"/>
      <w:marRight w:val="0"/>
      <w:marTop w:val="0"/>
      <w:marBottom w:val="0"/>
      <w:divBdr>
        <w:top w:val="none" w:sz="0" w:space="0" w:color="auto"/>
        <w:left w:val="none" w:sz="0" w:space="0" w:color="auto"/>
        <w:bottom w:val="none" w:sz="0" w:space="0" w:color="auto"/>
        <w:right w:val="none" w:sz="0" w:space="0" w:color="auto"/>
      </w:divBdr>
    </w:div>
    <w:div w:id="1367825800">
      <w:bodyDiv w:val="1"/>
      <w:marLeft w:val="0"/>
      <w:marRight w:val="0"/>
      <w:marTop w:val="0"/>
      <w:marBottom w:val="0"/>
      <w:divBdr>
        <w:top w:val="none" w:sz="0" w:space="0" w:color="auto"/>
        <w:left w:val="none" w:sz="0" w:space="0" w:color="auto"/>
        <w:bottom w:val="none" w:sz="0" w:space="0" w:color="auto"/>
        <w:right w:val="none" w:sz="0" w:space="0" w:color="auto"/>
      </w:divBdr>
    </w:div>
    <w:div w:id="1367943351">
      <w:bodyDiv w:val="1"/>
      <w:marLeft w:val="0"/>
      <w:marRight w:val="0"/>
      <w:marTop w:val="0"/>
      <w:marBottom w:val="0"/>
      <w:divBdr>
        <w:top w:val="none" w:sz="0" w:space="0" w:color="auto"/>
        <w:left w:val="none" w:sz="0" w:space="0" w:color="auto"/>
        <w:bottom w:val="none" w:sz="0" w:space="0" w:color="auto"/>
        <w:right w:val="none" w:sz="0" w:space="0" w:color="auto"/>
      </w:divBdr>
    </w:div>
    <w:div w:id="1367945021">
      <w:bodyDiv w:val="1"/>
      <w:marLeft w:val="0"/>
      <w:marRight w:val="0"/>
      <w:marTop w:val="0"/>
      <w:marBottom w:val="0"/>
      <w:divBdr>
        <w:top w:val="none" w:sz="0" w:space="0" w:color="auto"/>
        <w:left w:val="none" w:sz="0" w:space="0" w:color="auto"/>
        <w:bottom w:val="none" w:sz="0" w:space="0" w:color="auto"/>
        <w:right w:val="none" w:sz="0" w:space="0" w:color="auto"/>
      </w:divBdr>
    </w:div>
    <w:div w:id="1367949615">
      <w:bodyDiv w:val="1"/>
      <w:marLeft w:val="0"/>
      <w:marRight w:val="0"/>
      <w:marTop w:val="0"/>
      <w:marBottom w:val="0"/>
      <w:divBdr>
        <w:top w:val="none" w:sz="0" w:space="0" w:color="auto"/>
        <w:left w:val="none" w:sz="0" w:space="0" w:color="auto"/>
        <w:bottom w:val="none" w:sz="0" w:space="0" w:color="auto"/>
        <w:right w:val="none" w:sz="0" w:space="0" w:color="auto"/>
      </w:divBdr>
    </w:div>
    <w:div w:id="1368025100">
      <w:bodyDiv w:val="1"/>
      <w:marLeft w:val="0"/>
      <w:marRight w:val="0"/>
      <w:marTop w:val="0"/>
      <w:marBottom w:val="0"/>
      <w:divBdr>
        <w:top w:val="none" w:sz="0" w:space="0" w:color="auto"/>
        <w:left w:val="none" w:sz="0" w:space="0" w:color="auto"/>
        <w:bottom w:val="none" w:sz="0" w:space="0" w:color="auto"/>
        <w:right w:val="none" w:sz="0" w:space="0" w:color="auto"/>
      </w:divBdr>
    </w:div>
    <w:div w:id="1368025532">
      <w:bodyDiv w:val="1"/>
      <w:marLeft w:val="0"/>
      <w:marRight w:val="0"/>
      <w:marTop w:val="0"/>
      <w:marBottom w:val="0"/>
      <w:divBdr>
        <w:top w:val="none" w:sz="0" w:space="0" w:color="auto"/>
        <w:left w:val="none" w:sz="0" w:space="0" w:color="auto"/>
        <w:bottom w:val="none" w:sz="0" w:space="0" w:color="auto"/>
        <w:right w:val="none" w:sz="0" w:space="0" w:color="auto"/>
      </w:divBdr>
    </w:div>
    <w:div w:id="1368096355">
      <w:bodyDiv w:val="1"/>
      <w:marLeft w:val="0"/>
      <w:marRight w:val="0"/>
      <w:marTop w:val="0"/>
      <w:marBottom w:val="0"/>
      <w:divBdr>
        <w:top w:val="none" w:sz="0" w:space="0" w:color="auto"/>
        <w:left w:val="none" w:sz="0" w:space="0" w:color="auto"/>
        <w:bottom w:val="none" w:sz="0" w:space="0" w:color="auto"/>
        <w:right w:val="none" w:sz="0" w:space="0" w:color="auto"/>
      </w:divBdr>
    </w:div>
    <w:div w:id="1368212065">
      <w:bodyDiv w:val="1"/>
      <w:marLeft w:val="0"/>
      <w:marRight w:val="0"/>
      <w:marTop w:val="0"/>
      <w:marBottom w:val="0"/>
      <w:divBdr>
        <w:top w:val="none" w:sz="0" w:space="0" w:color="auto"/>
        <w:left w:val="none" w:sz="0" w:space="0" w:color="auto"/>
        <w:bottom w:val="none" w:sz="0" w:space="0" w:color="auto"/>
        <w:right w:val="none" w:sz="0" w:space="0" w:color="auto"/>
      </w:divBdr>
    </w:div>
    <w:div w:id="1368220806">
      <w:bodyDiv w:val="1"/>
      <w:marLeft w:val="0"/>
      <w:marRight w:val="0"/>
      <w:marTop w:val="0"/>
      <w:marBottom w:val="0"/>
      <w:divBdr>
        <w:top w:val="none" w:sz="0" w:space="0" w:color="auto"/>
        <w:left w:val="none" w:sz="0" w:space="0" w:color="auto"/>
        <w:bottom w:val="none" w:sz="0" w:space="0" w:color="auto"/>
        <w:right w:val="none" w:sz="0" w:space="0" w:color="auto"/>
      </w:divBdr>
    </w:div>
    <w:div w:id="1368601574">
      <w:bodyDiv w:val="1"/>
      <w:marLeft w:val="0"/>
      <w:marRight w:val="0"/>
      <w:marTop w:val="0"/>
      <w:marBottom w:val="0"/>
      <w:divBdr>
        <w:top w:val="none" w:sz="0" w:space="0" w:color="auto"/>
        <w:left w:val="none" w:sz="0" w:space="0" w:color="auto"/>
        <w:bottom w:val="none" w:sz="0" w:space="0" w:color="auto"/>
        <w:right w:val="none" w:sz="0" w:space="0" w:color="auto"/>
      </w:divBdr>
    </w:div>
    <w:div w:id="1368603405">
      <w:bodyDiv w:val="1"/>
      <w:marLeft w:val="0"/>
      <w:marRight w:val="0"/>
      <w:marTop w:val="0"/>
      <w:marBottom w:val="0"/>
      <w:divBdr>
        <w:top w:val="none" w:sz="0" w:space="0" w:color="auto"/>
        <w:left w:val="none" w:sz="0" w:space="0" w:color="auto"/>
        <w:bottom w:val="none" w:sz="0" w:space="0" w:color="auto"/>
        <w:right w:val="none" w:sz="0" w:space="0" w:color="auto"/>
      </w:divBdr>
    </w:div>
    <w:div w:id="1368676359">
      <w:bodyDiv w:val="1"/>
      <w:marLeft w:val="0"/>
      <w:marRight w:val="0"/>
      <w:marTop w:val="0"/>
      <w:marBottom w:val="0"/>
      <w:divBdr>
        <w:top w:val="none" w:sz="0" w:space="0" w:color="auto"/>
        <w:left w:val="none" w:sz="0" w:space="0" w:color="auto"/>
        <w:bottom w:val="none" w:sz="0" w:space="0" w:color="auto"/>
        <w:right w:val="none" w:sz="0" w:space="0" w:color="auto"/>
      </w:divBdr>
    </w:div>
    <w:div w:id="1369060828">
      <w:bodyDiv w:val="1"/>
      <w:marLeft w:val="0"/>
      <w:marRight w:val="0"/>
      <w:marTop w:val="0"/>
      <w:marBottom w:val="0"/>
      <w:divBdr>
        <w:top w:val="none" w:sz="0" w:space="0" w:color="auto"/>
        <w:left w:val="none" w:sz="0" w:space="0" w:color="auto"/>
        <w:bottom w:val="none" w:sz="0" w:space="0" w:color="auto"/>
        <w:right w:val="none" w:sz="0" w:space="0" w:color="auto"/>
      </w:divBdr>
    </w:div>
    <w:div w:id="1369645463">
      <w:bodyDiv w:val="1"/>
      <w:marLeft w:val="0"/>
      <w:marRight w:val="0"/>
      <w:marTop w:val="0"/>
      <w:marBottom w:val="0"/>
      <w:divBdr>
        <w:top w:val="none" w:sz="0" w:space="0" w:color="auto"/>
        <w:left w:val="none" w:sz="0" w:space="0" w:color="auto"/>
        <w:bottom w:val="none" w:sz="0" w:space="0" w:color="auto"/>
        <w:right w:val="none" w:sz="0" w:space="0" w:color="auto"/>
      </w:divBdr>
    </w:div>
    <w:div w:id="1369837077">
      <w:bodyDiv w:val="1"/>
      <w:marLeft w:val="0"/>
      <w:marRight w:val="0"/>
      <w:marTop w:val="0"/>
      <w:marBottom w:val="0"/>
      <w:divBdr>
        <w:top w:val="none" w:sz="0" w:space="0" w:color="auto"/>
        <w:left w:val="none" w:sz="0" w:space="0" w:color="auto"/>
        <w:bottom w:val="none" w:sz="0" w:space="0" w:color="auto"/>
        <w:right w:val="none" w:sz="0" w:space="0" w:color="auto"/>
      </w:divBdr>
    </w:div>
    <w:div w:id="1370036340">
      <w:bodyDiv w:val="1"/>
      <w:marLeft w:val="0"/>
      <w:marRight w:val="0"/>
      <w:marTop w:val="0"/>
      <w:marBottom w:val="0"/>
      <w:divBdr>
        <w:top w:val="none" w:sz="0" w:space="0" w:color="auto"/>
        <w:left w:val="none" w:sz="0" w:space="0" w:color="auto"/>
        <w:bottom w:val="none" w:sz="0" w:space="0" w:color="auto"/>
        <w:right w:val="none" w:sz="0" w:space="0" w:color="auto"/>
      </w:divBdr>
    </w:div>
    <w:div w:id="1370180216">
      <w:bodyDiv w:val="1"/>
      <w:marLeft w:val="0"/>
      <w:marRight w:val="0"/>
      <w:marTop w:val="0"/>
      <w:marBottom w:val="0"/>
      <w:divBdr>
        <w:top w:val="none" w:sz="0" w:space="0" w:color="auto"/>
        <w:left w:val="none" w:sz="0" w:space="0" w:color="auto"/>
        <w:bottom w:val="none" w:sz="0" w:space="0" w:color="auto"/>
        <w:right w:val="none" w:sz="0" w:space="0" w:color="auto"/>
      </w:divBdr>
    </w:div>
    <w:div w:id="1370256704">
      <w:bodyDiv w:val="1"/>
      <w:marLeft w:val="0"/>
      <w:marRight w:val="0"/>
      <w:marTop w:val="0"/>
      <w:marBottom w:val="0"/>
      <w:divBdr>
        <w:top w:val="none" w:sz="0" w:space="0" w:color="auto"/>
        <w:left w:val="none" w:sz="0" w:space="0" w:color="auto"/>
        <w:bottom w:val="none" w:sz="0" w:space="0" w:color="auto"/>
        <w:right w:val="none" w:sz="0" w:space="0" w:color="auto"/>
      </w:divBdr>
    </w:div>
    <w:div w:id="1370300635">
      <w:bodyDiv w:val="1"/>
      <w:marLeft w:val="0"/>
      <w:marRight w:val="0"/>
      <w:marTop w:val="0"/>
      <w:marBottom w:val="0"/>
      <w:divBdr>
        <w:top w:val="none" w:sz="0" w:space="0" w:color="auto"/>
        <w:left w:val="none" w:sz="0" w:space="0" w:color="auto"/>
        <w:bottom w:val="none" w:sz="0" w:space="0" w:color="auto"/>
        <w:right w:val="none" w:sz="0" w:space="0" w:color="auto"/>
      </w:divBdr>
    </w:div>
    <w:div w:id="1370569710">
      <w:bodyDiv w:val="1"/>
      <w:marLeft w:val="0"/>
      <w:marRight w:val="0"/>
      <w:marTop w:val="0"/>
      <w:marBottom w:val="0"/>
      <w:divBdr>
        <w:top w:val="none" w:sz="0" w:space="0" w:color="auto"/>
        <w:left w:val="none" w:sz="0" w:space="0" w:color="auto"/>
        <w:bottom w:val="none" w:sz="0" w:space="0" w:color="auto"/>
        <w:right w:val="none" w:sz="0" w:space="0" w:color="auto"/>
      </w:divBdr>
    </w:div>
    <w:div w:id="1370688792">
      <w:bodyDiv w:val="1"/>
      <w:marLeft w:val="0"/>
      <w:marRight w:val="0"/>
      <w:marTop w:val="0"/>
      <w:marBottom w:val="0"/>
      <w:divBdr>
        <w:top w:val="none" w:sz="0" w:space="0" w:color="auto"/>
        <w:left w:val="none" w:sz="0" w:space="0" w:color="auto"/>
        <w:bottom w:val="none" w:sz="0" w:space="0" w:color="auto"/>
        <w:right w:val="none" w:sz="0" w:space="0" w:color="auto"/>
      </w:divBdr>
    </w:div>
    <w:div w:id="1370762541">
      <w:bodyDiv w:val="1"/>
      <w:marLeft w:val="0"/>
      <w:marRight w:val="0"/>
      <w:marTop w:val="0"/>
      <w:marBottom w:val="0"/>
      <w:divBdr>
        <w:top w:val="none" w:sz="0" w:space="0" w:color="auto"/>
        <w:left w:val="none" w:sz="0" w:space="0" w:color="auto"/>
        <w:bottom w:val="none" w:sz="0" w:space="0" w:color="auto"/>
        <w:right w:val="none" w:sz="0" w:space="0" w:color="auto"/>
      </w:divBdr>
    </w:div>
    <w:div w:id="1370840548">
      <w:bodyDiv w:val="1"/>
      <w:marLeft w:val="0"/>
      <w:marRight w:val="0"/>
      <w:marTop w:val="0"/>
      <w:marBottom w:val="0"/>
      <w:divBdr>
        <w:top w:val="none" w:sz="0" w:space="0" w:color="auto"/>
        <w:left w:val="none" w:sz="0" w:space="0" w:color="auto"/>
        <w:bottom w:val="none" w:sz="0" w:space="0" w:color="auto"/>
        <w:right w:val="none" w:sz="0" w:space="0" w:color="auto"/>
      </w:divBdr>
    </w:div>
    <w:div w:id="1371224887">
      <w:bodyDiv w:val="1"/>
      <w:marLeft w:val="0"/>
      <w:marRight w:val="0"/>
      <w:marTop w:val="0"/>
      <w:marBottom w:val="0"/>
      <w:divBdr>
        <w:top w:val="none" w:sz="0" w:space="0" w:color="auto"/>
        <w:left w:val="none" w:sz="0" w:space="0" w:color="auto"/>
        <w:bottom w:val="none" w:sz="0" w:space="0" w:color="auto"/>
        <w:right w:val="none" w:sz="0" w:space="0" w:color="auto"/>
      </w:divBdr>
    </w:div>
    <w:div w:id="1371228497">
      <w:bodyDiv w:val="1"/>
      <w:marLeft w:val="0"/>
      <w:marRight w:val="0"/>
      <w:marTop w:val="0"/>
      <w:marBottom w:val="0"/>
      <w:divBdr>
        <w:top w:val="none" w:sz="0" w:space="0" w:color="auto"/>
        <w:left w:val="none" w:sz="0" w:space="0" w:color="auto"/>
        <w:bottom w:val="none" w:sz="0" w:space="0" w:color="auto"/>
        <w:right w:val="none" w:sz="0" w:space="0" w:color="auto"/>
      </w:divBdr>
    </w:div>
    <w:div w:id="1371294939">
      <w:bodyDiv w:val="1"/>
      <w:marLeft w:val="0"/>
      <w:marRight w:val="0"/>
      <w:marTop w:val="0"/>
      <w:marBottom w:val="0"/>
      <w:divBdr>
        <w:top w:val="none" w:sz="0" w:space="0" w:color="auto"/>
        <w:left w:val="none" w:sz="0" w:space="0" w:color="auto"/>
        <w:bottom w:val="none" w:sz="0" w:space="0" w:color="auto"/>
        <w:right w:val="none" w:sz="0" w:space="0" w:color="auto"/>
      </w:divBdr>
    </w:div>
    <w:div w:id="1371300913">
      <w:bodyDiv w:val="1"/>
      <w:marLeft w:val="0"/>
      <w:marRight w:val="0"/>
      <w:marTop w:val="0"/>
      <w:marBottom w:val="0"/>
      <w:divBdr>
        <w:top w:val="none" w:sz="0" w:space="0" w:color="auto"/>
        <w:left w:val="none" w:sz="0" w:space="0" w:color="auto"/>
        <w:bottom w:val="none" w:sz="0" w:space="0" w:color="auto"/>
        <w:right w:val="none" w:sz="0" w:space="0" w:color="auto"/>
      </w:divBdr>
    </w:div>
    <w:div w:id="1371492649">
      <w:bodyDiv w:val="1"/>
      <w:marLeft w:val="0"/>
      <w:marRight w:val="0"/>
      <w:marTop w:val="0"/>
      <w:marBottom w:val="0"/>
      <w:divBdr>
        <w:top w:val="none" w:sz="0" w:space="0" w:color="auto"/>
        <w:left w:val="none" w:sz="0" w:space="0" w:color="auto"/>
        <w:bottom w:val="none" w:sz="0" w:space="0" w:color="auto"/>
        <w:right w:val="none" w:sz="0" w:space="0" w:color="auto"/>
      </w:divBdr>
    </w:div>
    <w:div w:id="1372073982">
      <w:bodyDiv w:val="1"/>
      <w:marLeft w:val="0"/>
      <w:marRight w:val="0"/>
      <w:marTop w:val="0"/>
      <w:marBottom w:val="0"/>
      <w:divBdr>
        <w:top w:val="none" w:sz="0" w:space="0" w:color="auto"/>
        <w:left w:val="none" w:sz="0" w:space="0" w:color="auto"/>
        <w:bottom w:val="none" w:sz="0" w:space="0" w:color="auto"/>
        <w:right w:val="none" w:sz="0" w:space="0" w:color="auto"/>
      </w:divBdr>
    </w:div>
    <w:div w:id="1372614290">
      <w:bodyDiv w:val="1"/>
      <w:marLeft w:val="0"/>
      <w:marRight w:val="0"/>
      <w:marTop w:val="0"/>
      <w:marBottom w:val="0"/>
      <w:divBdr>
        <w:top w:val="none" w:sz="0" w:space="0" w:color="auto"/>
        <w:left w:val="none" w:sz="0" w:space="0" w:color="auto"/>
        <w:bottom w:val="none" w:sz="0" w:space="0" w:color="auto"/>
        <w:right w:val="none" w:sz="0" w:space="0" w:color="auto"/>
      </w:divBdr>
    </w:div>
    <w:div w:id="1372729978">
      <w:bodyDiv w:val="1"/>
      <w:marLeft w:val="0"/>
      <w:marRight w:val="0"/>
      <w:marTop w:val="0"/>
      <w:marBottom w:val="0"/>
      <w:divBdr>
        <w:top w:val="none" w:sz="0" w:space="0" w:color="auto"/>
        <w:left w:val="none" w:sz="0" w:space="0" w:color="auto"/>
        <w:bottom w:val="none" w:sz="0" w:space="0" w:color="auto"/>
        <w:right w:val="none" w:sz="0" w:space="0" w:color="auto"/>
      </w:divBdr>
    </w:div>
    <w:div w:id="1372925192">
      <w:bodyDiv w:val="1"/>
      <w:marLeft w:val="0"/>
      <w:marRight w:val="0"/>
      <w:marTop w:val="0"/>
      <w:marBottom w:val="0"/>
      <w:divBdr>
        <w:top w:val="none" w:sz="0" w:space="0" w:color="auto"/>
        <w:left w:val="none" w:sz="0" w:space="0" w:color="auto"/>
        <w:bottom w:val="none" w:sz="0" w:space="0" w:color="auto"/>
        <w:right w:val="none" w:sz="0" w:space="0" w:color="auto"/>
      </w:divBdr>
    </w:div>
    <w:div w:id="1372996363">
      <w:bodyDiv w:val="1"/>
      <w:marLeft w:val="0"/>
      <w:marRight w:val="0"/>
      <w:marTop w:val="0"/>
      <w:marBottom w:val="0"/>
      <w:divBdr>
        <w:top w:val="none" w:sz="0" w:space="0" w:color="auto"/>
        <w:left w:val="none" w:sz="0" w:space="0" w:color="auto"/>
        <w:bottom w:val="none" w:sz="0" w:space="0" w:color="auto"/>
        <w:right w:val="none" w:sz="0" w:space="0" w:color="auto"/>
      </w:divBdr>
    </w:div>
    <w:div w:id="1373115797">
      <w:bodyDiv w:val="1"/>
      <w:marLeft w:val="0"/>
      <w:marRight w:val="0"/>
      <w:marTop w:val="0"/>
      <w:marBottom w:val="0"/>
      <w:divBdr>
        <w:top w:val="none" w:sz="0" w:space="0" w:color="auto"/>
        <w:left w:val="none" w:sz="0" w:space="0" w:color="auto"/>
        <w:bottom w:val="none" w:sz="0" w:space="0" w:color="auto"/>
        <w:right w:val="none" w:sz="0" w:space="0" w:color="auto"/>
      </w:divBdr>
    </w:div>
    <w:div w:id="1373380510">
      <w:bodyDiv w:val="1"/>
      <w:marLeft w:val="0"/>
      <w:marRight w:val="0"/>
      <w:marTop w:val="0"/>
      <w:marBottom w:val="0"/>
      <w:divBdr>
        <w:top w:val="none" w:sz="0" w:space="0" w:color="auto"/>
        <w:left w:val="none" w:sz="0" w:space="0" w:color="auto"/>
        <w:bottom w:val="none" w:sz="0" w:space="0" w:color="auto"/>
        <w:right w:val="none" w:sz="0" w:space="0" w:color="auto"/>
      </w:divBdr>
    </w:div>
    <w:div w:id="1373386851">
      <w:bodyDiv w:val="1"/>
      <w:marLeft w:val="0"/>
      <w:marRight w:val="0"/>
      <w:marTop w:val="0"/>
      <w:marBottom w:val="0"/>
      <w:divBdr>
        <w:top w:val="none" w:sz="0" w:space="0" w:color="auto"/>
        <w:left w:val="none" w:sz="0" w:space="0" w:color="auto"/>
        <w:bottom w:val="none" w:sz="0" w:space="0" w:color="auto"/>
        <w:right w:val="none" w:sz="0" w:space="0" w:color="auto"/>
      </w:divBdr>
    </w:div>
    <w:div w:id="1373462902">
      <w:bodyDiv w:val="1"/>
      <w:marLeft w:val="0"/>
      <w:marRight w:val="0"/>
      <w:marTop w:val="0"/>
      <w:marBottom w:val="0"/>
      <w:divBdr>
        <w:top w:val="none" w:sz="0" w:space="0" w:color="auto"/>
        <w:left w:val="none" w:sz="0" w:space="0" w:color="auto"/>
        <w:bottom w:val="none" w:sz="0" w:space="0" w:color="auto"/>
        <w:right w:val="none" w:sz="0" w:space="0" w:color="auto"/>
      </w:divBdr>
    </w:div>
    <w:div w:id="1373572459">
      <w:bodyDiv w:val="1"/>
      <w:marLeft w:val="0"/>
      <w:marRight w:val="0"/>
      <w:marTop w:val="0"/>
      <w:marBottom w:val="0"/>
      <w:divBdr>
        <w:top w:val="none" w:sz="0" w:space="0" w:color="auto"/>
        <w:left w:val="none" w:sz="0" w:space="0" w:color="auto"/>
        <w:bottom w:val="none" w:sz="0" w:space="0" w:color="auto"/>
        <w:right w:val="none" w:sz="0" w:space="0" w:color="auto"/>
      </w:divBdr>
    </w:div>
    <w:div w:id="1373577883">
      <w:bodyDiv w:val="1"/>
      <w:marLeft w:val="0"/>
      <w:marRight w:val="0"/>
      <w:marTop w:val="0"/>
      <w:marBottom w:val="0"/>
      <w:divBdr>
        <w:top w:val="none" w:sz="0" w:space="0" w:color="auto"/>
        <w:left w:val="none" w:sz="0" w:space="0" w:color="auto"/>
        <w:bottom w:val="none" w:sz="0" w:space="0" w:color="auto"/>
        <w:right w:val="none" w:sz="0" w:space="0" w:color="auto"/>
      </w:divBdr>
    </w:div>
    <w:div w:id="1373580117">
      <w:bodyDiv w:val="1"/>
      <w:marLeft w:val="0"/>
      <w:marRight w:val="0"/>
      <w:marTop w:val="0"/>
      <w:marBottom w:val="0"/>
      <w:divBdr>
        <w:top w:val="none" w:sz="0" w:space="0" w:color="auto"/>
        <w:left w:val="none" w:sz="0" w:space="0" w:color="auto"/>
        <w:bottom w:val="none" w:sz="0" w:space="0" w:color="auto"/>
        <w:right w:val="none" w:sz="0" w:space="0" w:color="auto"/>
      </w:divBdr>
    </w:div>
    <w:div w:id="1373727284">
      <w:bodyDiv w:val="1"/>
      <w:marLeft w:val="0"/>
      <w:marRight w:val="0"/>
      <w:marTop w:val="0"/>
      <w:marBottom w:val="0"/>
      <w:divBdr>
        <w:top w:val="none" w:sz="0" w:space="0" w:color="auto"/>
        <w:left w:val="none" w:sz="0" w:space="0" w:color="auto"/>
        <w:bottom w:val="none" w:sz="0" w:space="0" w:color="auto"/>
        <w:right w:val="none" w:sz="0" w:space="0" w:color="auto"/>
      </w:divBdr>
    </w:div>
    <w:div w:id="1373768918">
      <w:bodyDiv w:val="1"/>
      <w:marLeft w:val="0"/>
      <w:marRight w:val="0"/>
      <w:marTop w:val="0"/>
      <w:marBottom w:val="0"/>
      <w:divBdr>
        <w:top w:val="none" w:sz="0" w:space="0" w:color="auto"/>
        <w:left w:val="none" w:sz="0" w:space="0" w:color="auto"/>
        <w:bottom w:val="none" w:sz="0" w:space="0" w:color="auto"/>
        <w:right w:val="none" w:sz="0" w:space="0" w:color="auto"/>
      </w:divBdr>
    </w:div>
    <w:div w:id="1373844910">
      <w:bodyDiv w:val="1"/>
      <w:marLeft w:val="0"/>
      <w:marRight w:val="0"/>
      <w:marTop w:val="0"/>
      <w:marBottom w:val="0"/>
      <w:divBdr>
        <w:top w:val="none" w:sz="0" w:space="0" w:color="auto"/>
        <w:left w:val="none" w:sz="0" w:space="0" w:color="auto"/>
        <w:bottom w:val="none" w:sz="0" w:space="0" w:color="auto"/>
        <w:right w:val="none" w:sz="0" w:space="0" w:color="auto"/>
      </w:divBdr>
    </w:div>
    <w:div w:id="1374035191">
      <w:bodyDiv w:val="1"/>
      <w:marLeft w:val="0"/>
      <w:marRight w:val="0"/>
      <w:marTop w:val="0"/>
      <w:marBottom w:val="0"/>
      <w:divBdr>
        <w:top w:val="none" w:sz="0" w:space="0" w:color="auto"/>
        <w:left w:val="none" w:sz="0" w:space="0" w:color="auto"/>
        <w:bottom w:val="none" w:sz="0" w:space="0" w:color="auto"/>
        <w:right w:val="none" w:sz="0" w:space="0" w:color="auto"/>
      </w:divBdr>
    </w:div>
    <w:div w:id="1374117211">
      <w:bodyDiv w:val="1"/>
      <w:marLeft w:val="0"/>
      <w:marRight w:val="0"/>
      <w:marTop w:val="0"/>
      <w:marBottom w:val="0"/>
      <w:divBdr>
        <w:top w:val="none" w:sz="0" w:space="0" w:color="auto"/>
        <w:left w:val="none" w:sz="0" w:space="0" w:color="auto"/>
        <w:bottom w:val="none" w:sz="0" w:space="0" w:color="auto"/>
        <w:right w:val="none" w:sz="0" w:space="0" w:color="auto"/>
      </w:divBdr>
    </w:div>
    <w:div w:id="1374236923">
      <w:bodyDiv w:val="1"/>
      <w:marLeft w:val="0"/>
      <w:marRight w:val="0"/>
      <w:marTop w:val="0"/>
      <w:marBottom w:val="0"/>
      <w:divBdr>
        <w:top w:val="none" w:sz="0" w:space="0" w:color="auto"/>
        <w:left w:val="none" w:sz="0" w:space="0" w:color="auto"/>
        <w:bottom w:val="none" w:sz="0" w:space="0" w:color="auto"/>
        <w:right w:val="none" w:sz="0" w:space="0" w:color="auto"/>
      </w:divBdr>
    </w:div>
    <w:div w:id="1374500943">
      <w:bodyDiv w:val="1"/>
      <w:marLeft w:val="0"/>
      <w:marRight w:val="0"/>
      <w:marTop w:val="0"/>
      <w:marBottom w:val="0"/>
      <w:divBdr>
        <w:top w:val="none" w:sz="0" w:space="0" w:color="auto"/>
        <w:left w:val="none" w:sz="0" w:space="0" w:color="auto"/>
        <w:bottom w:val="none" w:sz="0" w:space="0" w:color="auto"/>
        <w:right w:val="none" w:sz="0" w:space="0" w:color="auto"/>
      </w:divBdr>
    </w:div>
    <w:div w:id="1374576882">
      <w:bodyDiv w:val="1"/>
      <w:marLeft w:val="0"/>
      <w:marRight w:val="0"/>
      <w:marTop w:val="0"/>
      <w:marBottom w:val="0"/>
      <w:divBdr>
        <w:top w:val="none" w:sz="0" w:space="0" w:color="auto"/>
        <w:left w:val="none" w:sz="0" w:space="0" w:color="auto"/>
        <w:bottom w:val="none" w:sz="0" w:space="0" w:color="auto"/>
        <w:right w:val="none" w:sz="0" w:space="0" w:color="auto"/>
      </w:divBdr>
    </w:div>
    <w:div w:id="1374580869">
      <w:bodyDiv w:val="1"/>
      <w:marLeft w:val="0"/>
      <w:marRight w:val="0"/>
      <w:marTop w:val="0"/>
      <w:marBottom w:val="0"/>
      <w:divBdr>
        <w:top w:val="none" w:sz="0" w:space="0" w:color="auto"/>
        <w:left w:val="none" w:sz="0" w:space="0" w:color="auto"/>
        <w:bottom w:val="none" w:sz="0" w:space="0" w:color="auto"/>
        <w:right w:val="none" w:sz="0" w:space="0" w:color="auto"/>
      </w:divBdr>
    </w:div>
    <w:div w:id="1375042199">
      <w:bodyDiv w:val="1"/>
      <w:marLeft w:val="0"/>
      <w:marRight w:val="0"/>
      <w:marTop w:val="0"/>
      <w:marBottom w:val="0"/>
      <w:divBdr>
        <w:top w:val="none" w:sz="0" w:space="0" w:color="auto"/>
        <w:left w:val="none" w:sz="0" w:space="0" w:color="auto"/>
        <w:bottom w:val="none" w:sz="0" w:space="0" w:color="auto"/>
        <w:right w:val="none" w:sz="0" w:space="0" w:color="auto"/>
      </w:divBdr>
    </w:div>
    <w:div w:id="1375303614">
      <w:bodyDiv w:val="1"/>
      <w:marLeft w:val="0"/>
      <w:marRight w:val="0"/>
      <w:marTop w:val="0"/>
      <w:marBottom w:val="0"/>
      <w:divBdr>
        <w:top w:val="none" w:sz="0" w:space="0" w:color="auto"/>
        <w:left w:val="none" w:sz="0" w:space="0" w:color="auto"/>
        <w:bottom w:val="none" w:sz="0" w:space="0" w:color="auto"/>
        <w:right w:val="none" w:sz="0" w:space="0" w:color="auto"/>
      </w:divBdr>
    </w:div>
    <w:div w:id="1375499998">
      <w:bodyDiv w:val="1"/>
      <w:marLeft w:val="0"/>
      <w:marRight w:val="0"/>
      <w:marTop w:val="0"/>
      <w:marBottom w:val="0"/>
      <w:divBdr>
        <w:top w:val="none" w:sz="0" w:space="0" w:color="auto"/>
        <w:left w:val="none" w:sz="0" w:space="0" w:color="auto"/>
        <w:bottom w:val="none" w:sz="0" w:space="0" w:color="auto"/>
        <w:right w:val="none" w:sz="0" w:space="0" w:color="auto"/>
      </w:divBdr>
    </w:div>
    <w:div w:id="1375620232">
      <w:bodyDiv w:val="1"/>
      <w:marLeft w:val="0"/>
      <w:marRight w:val="0"/>
      <w:marTop w:val="0"/>
      <w:marBottom w:val="0"/>
      <w:divBdr>
        <w:top w:val="none" w:sz="0" w:space="0" w:color="auto"/>
        <w:left w:val="none" w:sz="0" w:space="0" w:color="auto"/>
        <w:bottom w:val="none" w:sz="0" w:space="0" w:color="auto"/>
        <w:right w:val="none" w:sz="0" w:space="0" w:color="auto"/>
      </w:divBdr>
    </w:div>
    <w:div w:id="1375734357">
      <w:bodyDiv w:val="1"/>
      <w:marLeft w:val="0"/>
      <w:marRight w:val="0"/>
      <w:marTop w:val="0"/>
      <w:marBottom w:val="0"/>
      <w:divBdr>
        <w:top w:val="none" w:sz="0" w:space="0" w:color="auto"/>
        <w:left w:val="none" w:sz="0" w:space="0" w:color="auto"/>
        <w:bottom w:val="none" w:sz="0" w:space="0" w:color="auto"/>
        <w:right w:val="none" w:sz="0" w:space="0" w:color="auto"/>
      </w:divBdr>
    </w:div>
    <w:div w:id="1375808417">
      <w:bodyDiv w:val="1"/>
      <w:marLeft w:val="0"/>
      <w:marRight w:val="0"/>
      <w:marTop w:val="0"/>
      <w:marBottom w:val="0"/>
      <w:divBdr>
        <w:top w:val="none" w:sz="0" w:space="0" w:color="auto"/>
        <w:left w:val="none" w:sz="0" w:space="0" w:color="auto"/>
        <w:bottom w:val="none" w:sz="0" w:space="0" w:color="auto"/>
        <w:right w:val="none" w:sz="0" w:space="0" w:color="auto"/>
      </w:divBdr>
    </w:div>
    <w:div w:id="1375960871">
      <w:bodyDiv w:val="1"/>
      <w:marLeft w:val="0"/>
      <w:marRight w:val="0"/>
      <w:marTop w:val="0"/>
      <w:marBottom w:val="0"/>
      <w:divBdr>
        <w:top w:val="none" w:sz="0" w:space="0" w:color="auto"/>
        <w:left w:val="none" w:sz="0" w:space="0" w:color="auto"/>
        <w:bottom w:val="none" w:sz="0" w:space="0" w:color="auto"/>
        <w:right w:val="none" w:sz="0" w:space="0" w:color="auto"/>
      </w:divBdr>
    </w:div>
    <w:div w:id="1376079055">
      <w:bodyDiv w:val="1"/>
      <w:marLeft w:val="0"/>
      <w:marRight w:val="0"/>
      <w:marTop w:val="0"/>
      <w:marBottom w:val="0"/>
      <w:divBdr>
        <w:top w:val="none" w:sz="0" w:space="0" w:color="auto"/>
        <w:left w:val="none" w:sz="0" w:space="0" w:color="auto"/>
        <w:bottom w:val="none" w:sz="0" w:space="0" w:color="auto"/>
        <w:right w:val="none" w:sz="0" w:space="0" w:color="auto"/>
      </w:divBdr>
    </w:div>
    <w:div w:id="1376200371">
      <w:bodyDiv w:val="1"/>
      <w:marLeft w:val="0"/>
      <w:marRight w:val="0"/>
      <w:marTop w:val="0"/>
      <w:marBottom w:val="0"/>
      <w:divBdr>
        <w:top w:val="none" w:sz="0" w:space="0" w:color="auto"/>
        <w:left w:val="none" w:sz="0" w:space="0" w:color="auto"/>
        <w:bottom w:val="none" w:sz="0" w:space="0" w:color="auto"/>
        <w:right w:val="none" w:sz="0" w:space="0" w:color="auto"/>
      </w:divBdr>
    </w:div>
    <w:div w:id="1376201435">
      <w:bodyDiv w:val="1"/>
      <w:marLeft w:val="0"/>
      <w:marRight w:val="0"/>
      <w:marTop w:val="0"/>
      <w:marBottom w:val="0"/>
      <w:divBdr>
        <w:top w:val="none" w:sz="0" w:space="0" w:color="auto"/>
        <w:left w:val="none" w:sz="0" w:space="0" w:color="auto"/>
        <w:bottom w:val="none" w:sz="0" w:space="0" w:color="auto"/>
        <w:right w:val="none" w:sz="0" w:space="0" w:color="auto"/>
      </w:divBdr>
    </w:div>
    <w:div w:id="1376387270">
      <w:bodyDiv w:val="1"/>
      <w:marLeft w:val="0"/>
      <w:marRight w:val="0"/>
      <w:marTop w:val="0"/>
      <w:marBottom w:val="0"/>
      <w:divBdr>
        <w:top w:val="none" w:sz="0" w:space="0" w:color="auto"/>
        <w:left w:val="none" w:sz="0" w:space="0" w:color="auto"/>
        <w:bottom w:val="none" w:sz="0" w:space="0" w:color="auto"/>
        <w:right w:val="none" w:sz="0" w:space="0" w:color="auto"/>
      </w:divBdr>
    </w:div>
    <w:div w:id="1376465321">
      <w:bodyDiv w:val="1"/>
      <w:marLeft w:val="0"/>
      <w:marRight w:val="0"/>
      <w:marTop w:val="0"/>
      <w:marBottom w:val="0"/>
      <w:divBdr>
        <w:top w:val="none" w:sz="0" w:space="0" w:color="auto"/>
        <w:left w:val="none" w:sz="0" w:space="0" w:color="auto"/>
        <w:bottom w:val="none" w:sz="0" w:space="0" w:color="auto"/>
        <w:right w:val="none" w:sz="0" w:space="0" w:color="auto"/>
      </w:divBdr>
    </w:div>
    <w:div w:id="1377241340">
      <w:bodyDiv w:val="1"/>
      <w:marLeft w:val="0"/>
      <w:marRight w:val="0"/>
      <w:marTop w:val="0"/>
      <w:marBottom w:val="0"/>
      <w:divBdr>
        <w:top w:val="none" w:sz="0" w:space="0" w:color="auto"/>
        <w:left w:val="none" w:sz="0" w:space="0" w:color="auto"/>
        <w:bottom w:val="none" w:sz="0" w:space="0" w:color="auto"/>
        <w:right w:val="none" w:sz="0" w:space="0" w:color="auto"/>
      </w:divBdr>
    </w:div>
    <w:div w:id="1377270835">
      <w:bodyDiv w:val="1"/>
      <w:marLeft w:val="0"/>
      <w:marRight w:val="0"/>
      <w:marTop w:val="0"/>
      <w:marBottom w:val="0"/>
      <w:divBdr>
        <w:top w:val="none" w:sz="0" w:space="0" w:color="auto"/>
        <w:left w:val="none" w:sz="0" w:space="0" w:color="auto"/>
        <w:bottom w:val="none" w:sz="0" w:space="0" w:color="auto"/>
        <w:right w:val="none" w:sz="0" w:space="0" w:color="auto"/>
      </w:divBdr>
    </w:div>
    <w:div w:id="1377506070">
      <w:bodyDiv w:val="1"/>
      <w:marLeft w:val="0"/>
      <w:marRight w:val="0"/>
      <w:marTop w:val="0"/>
      <w:marBottom w:val="0"/>
      <w:divBdr>
        <w:top w:val="none" w:sz="0" w:space="0" w:color="auto"/>
        <w:left w:val="none" w:sz="0" w:space="0" w:color="auto"/>
        <w:bottom w:val="none" w:sz="0" w:space="0" w:color="auto"/>
        <w:right w:val="none" w:sz="0" w:space="0" w:color="auto"/>
      </w:divBdr>
    </w:div>
    <w:div w:id="1377511346">
      <w:bodyDiv w:val="1"/>
      <w:marLeft w:val="0"/>
      <w:marRight w:val="0"/>
      <w:marTop w:val="0"/>
      <w:marBottom w:val="0"/>
      <w:divBdr>
        <w:top w:val="none" w:sz="0" w:space="0" w:color="auto"/>
        <w:left w:val="none" w:sz="0" w:space="0" w:color="auto"/>
        <w:bottom w:val="none" w:sz="0" w:space="0" w:color="auto"/>
        <w:right w:val="none" w:sz="0" w:space="0" w:color="auto"/>
      </w:divBdr>
    </w:div>
    <w:div w:id="1377512615">
      <w:bodyDiv w:val="1"/>
      <w:marLeft w:val="0"/>
      <w:marRight w:val="0"/>
      <w:marTop w:val="0"/>
      <w:marBottom w:val="0"/>
      <w:divBdr>
        <w:top w:val="none" w:sz="0" w:space="0" w:color="auto"/>
        <w:left w:val="none" w:sz="0" w:space="0" w:color="auto"/>
        <w:bottom w:val="none" w:sz="0" w:space="0" w:color="auto"/>
        <w:right w:val="none" w:sz="0" w:space="0" w:color="auto"/>
      </w:divBdr>
    </w:div>
    <w:div w:id="1377582846">
      <w:bodyDiv w:val="1"/>
      <w:marLeft w:val="0"/>
      <w:marRight w:val="0"/>
      <w:marTop w:val="0"/>
      <w:marBottom w:val="0"/>
      <w:divBdr>
        <w:top w:val="none" w:sz="0" w:space="0" w:color="auto"/>
        <w:left w:val="none" w:sz="0" w:space="0" w:color="auto"/>
        <w:bottom w:val="none" w:sz="0" w:space="0" w:color="auto"/>
        <w:right w:val="none" w:sz="0" w:space="0" w:color="auto"/>
      </w:divBdr>
    </w:div>
    <w:div w:id="1377704061">
      <w:bodyDiv w:val="1"/>
      <w:marLeft w:val="0"/>
      <w:marRight w:val="0"/>
      <w:marTop w:val="0"/>
      <w:marBottom w:val="0"/>
      <w:divBdr>
        <w:top w:val="none" w:sz="0" w:space="0" w:color="auto"/>
        <w:left w:val="none" w:sz="0" w:space="0" w:color="auto"/>
        <w:bottom w:val="none" w:sz="0" w:space="0" w:color="auto"/>
        <w:right w:val="none" w:sz="0" w:space="0" w:color="auto"/>
      </w:divBdr>
    </w:div>
    <w:div w:id="1377772972">
      <w:bodyDiv w:val="1"/>
      <w:marLeft w:val="0"/>
      <w:marRight w:val="0"/>
      <w:marTop w:val="0"/>
      <w:marBottom w:val="0"/>
      <w:divBdr>
        <w:top w:val="none" w:sz="0" w:space="0" w:color="auto"/>
        <w:left w:val="none" w:sz="0" w:space="0" w:color="auto"/>
        <w:bottom w:val="none" w:sz="0" w:space="0" w:color="auto"/>
        <w:right w:val="none" w:sz="0" w:space="0" w:color="auto"/>
      </w:divBdr>
    </w:div>
    <w:div w:id="1377773907">
      <w:bodyDiv w:val="1"/>
      <w:marLeft w:val="0"/>
      <w:marRight w:val="0"/>
      <w:marTop w:val="0"/>
      <w:marBottom w:val="0"/>
      <w:divBdr>
        <w:top w:val="none" w:sz="0" w:space="0" w:color="auto"/>
        <w:left w:val="none" w:sz="0" w:space="0" w:color="auto"/>
        <w:bottom w:val="none" w:sz="0" w:space="0" w:color="auto"/>
        <w:right w:val="none" w:sz="0" w:space="0" w:color="auto"/>
      </w:divBdr>
    </w:div>
    <w:div w:id="1377777254">
      <w:bodyDiv w:val="1"/>
      <w:marLeft w:val="0"/>
      <w:marRight w:val="0"/>
      <w:marTop w:val="0"/>
      <w:marBottom w:val="0"/>
      <w:divBdr>
        <w:top w:val="none" w:sz="0" w:space="0" w:color="auto"/>
        <w:left w:val="none" w:sz="0" w:space="0" w:color="auto"/>
        <w:bottom w:val="none" w:sz="0" w:space="0" w:color="auto"/>
        <w:right w:val="none" w:sz="0" w:space="0" w:color="auto"/>
      </w:divBdr>
    </w:div>
    <w:div w:id="1377898667">
      <w:bodyDiv w:val="1"/>
      <w:marLeft w:val="0"/>
      <w:marRight w:val="0"/>
      <w:marTop w:val="0"/>
      <w:marBottom w:val="0"/>
      <w:divBdr>
        <w:top w:val="none" w:sz="0" w:space="0" w:color="auto"/>
        <w:left w:val="none" w:sz="0" w:space="0" w:color="auto"/>
        <w:bottom w:val="none" w:sz="0" w:space="0" w:color="auto"/>
        <w:right w:val="none" w:sz="0" w:space="0" w:color="auto"/>
      </w:divBdr>
    </w:div>
    <w:div w:id="1377970915">
      <w:bodyDiv w:val="1"/>
      <w:marLeft w:val="0"/>
      <w:marRight w:val="0"/>
      <w:marTop w:val="0"/>
      <w:marBottom w:val="0"/>
      <w:divBdr>
        <w:top w:val="none" w:sz="0" w:space="0" w:color="auto"/>
        <w:left w:val="none" w:sz="0" w:space="0" w:color="auto"/>
        <w:bottom w:val="none" w:sz="0" w:space="0" w:color="auto"/>
        <w:right w:val="none" w:sz="0" w:space="0" w:color="auto"/>
      </w:divBdr>
    </w:div>
    <w:div w:id="1377973985">
      <w:bodyDiv w:val="1"/>
      <w:marLeft w:val="0"/>
      <w:marRight w:val="0"/>
      <w:marTop w:val="0"/>
      <w:marBottom w:val="0"/>
      <w:divBdr>
        <w:top w:val="none" w:sz="0" w:space="0" w:color="auto"/>
        <w:left w:val="none" w:sz="0" w:space="0" w:color="auto"/>
        <w:bottom w:val="none" w:sz="0" w:space="0" w:color="auto"/>
        <w:right w:val="none" w:sz="0" w:space="0" w:color="auto"/>
      </w:divBdr>
    </w:div>
    <w:div w:id="1378050016">
      <w:bodyDiv w:val="1"/>
      <w:marLeft w:val="0"/>
      <w:marRight w:val="0"/>
      <w:marTop w:val="0"/>
      <w:marBottom w:val="0"/>
      <w:divBdr>
        <w:top w:val="none" w:sz="0" w:space="0" w:color="auto"/>
        <w:left w:val="none" w:sz="0" w:space="0" w:color="auto"/>
        <w:bottom w:val="none" w:sz="0" w:space="0" w:color="auto"/>
        <w:right w:val="none" w:sz="0" w:space="0" w:color="auto"/>
      </w:divBdr>
    </w:div>
    <w:div w:id="1378119674">
      <w:bodyDiv w:val="1"/>
      <w:marLeft w:val="0"/>
      <w:marRight w:val="0"/>
      <w:marTop w:val="0"/>
      <w:marBottom w:val="0"/>
      <w:divBdr>
        <w:top w:val="none" w:sz="0" w:space="0" w:color="auto"/>
        <w:left w:val="none" w:sz="0" w:space="0" w:color="auto"/>
        <w:bottom w:val="none" w:sz="0" w:space="0" w:color="auto"/>
        <w:right w:val="none" w:sz="0" w:space="0" w:color="auto"/>
      </w:divBdr>
    </w:div>
    <w:div w:id="1378317972">
      <w:bodyDiv w:val="1"/>
      <w:marLeft w:val="0"/>
      <w:marRight w:val="0"/>
      <w:marTop w:val="0"/>
      <w:marBottom w:val="0"/>
      <w:divBdr>
        <w:top w:val="none" w:sz="0" w:space="0" w:color="auto"/>
        <w:left w:val="none" w:sz="0" w:space="0" w:color="auto"/>
        <w:bottom w:val="none" w:sz="0" w:space="0" w:color="auto"/>
        <w:right w:val="none" w:sz="0" w:space="0" w:color="auto"/>
      </w:divBdr>
    </w:div>
    <w:div w:id="1378434177">
      <w:bodyDiv w:val="1"/>
      <w:marLeft w:val="0"/>
      <w:marRight w:val="0"/>
      <w:marTop w:val="0"/>
      <w:marBottom w:val="0"/>
      <w:divBdr>
        <w:top w:val="none" w:sz="0" w:space="0" w:color="auto"/>
        <w:left w:val="none" w:sz="0" w:space="0" w:color="auto"/>
        <w:bottom w:val="none" w:sz="0" w:space="0" w:color="auto"/>
        <w:right w:val="none" w:sz="0" w:space="0" w:color="auto"/>
      </w:divBdr>
    </w:div>
    <w:div w:id="1378436925">
      <w:bodyDiv w:val="1"/>
      <w:marLeft w:val="0"/>
      <w:marRight w:val="0"/>
      <w:marTop w:val="0"/>
      <w:marBottom w:val="0"/>
      <w:divBdr>
        <w:top w:val="none" w:sz="0" w:space="0" w:color="auto"/>
        <w:left w:val="none" w:sz="0" w:space="0" w:color="auto"/>
        <w:bottom w:val="none" w:sz="0" w:space="0" w:color="auto"/>
        <w:right w:val="none" w:sz="0" w:space="0" w:color="auto"/>
      </w:divBdr>
    </w:div>
    <w:div w:id="1378580343">
      <w:bodyDiv w:val="1"/>
      <w:marLeft w:val="0"/>
      <w:marRight w:val="0"/>
      <w:marTop w:val="0"/>
      <w:marBottom w:val="0"/>
      <w:divBdr>
        <w:top w:val="none" w:sz="0" w:space="0" w:color="auto"/>
        <w:left w:val="none" w:sz="0" w:space="0" w:color="auto"/>
        <w:bottom w:val="none" w:sz="0" w:space="0" w:color="auto"/>
        <w:right w:val="none" w:sz="0" w:space="0" w:color="auto"/>
      </w:divBdr>
    </w:div>
    <w:div w:id="1378624991">
      <w:bodyDiv w:val="1"/>
      <w:marLeft w:val="0"/>
      <w:marRight w:val="0"/>
      <w:marTop w:val="0"/>
      <w:marBottom w:val="0"/>
      <w:divBdr>
        <w:top w:val="none" w:sz="0" w:space="0" w:color="auto"/>
        <w:left w:val="none" w:sz="0" w:space="0" w:color="auto"/>
        <w:bottom w:val="none" w:sz="0" w:space="0" w:color="auto"/>
        <w:right w:val="none" w:sz="0" w:space="0" w:color="auto"/>
      </w:divBdr>
    </w:div>
    <w:div w:id="1378698835">
      <w:bodyDiv w:val="1"/>
      <w:marLeft w:val="0"/>
      <w:marRight w:val="0"/>
      <w:marTop w:val="0"/>
      <w:marBottom w:val="0"/>
      <w:divBdr>
        <w:top w:val="none" w:sz="0" w:space="0" w:color="auto"/>
        <w:left w:val="none" w:sz="0" w:space="0" w:color="auto"/>
        <w:bottom w:val="none" w:sz="0" w:space="0" w:color="auto"/>
        <w:right w:val="none" w:sz="0" w:space="0" w:color="auto"/>
      </w:divBdr>
    </w:div>
    <w:div w:id="1378703989">
      <w:bodyDiv w:val="1"/>
      <w:marLeft w:val="0"/>
      <w:marRight w:val="0"/>
      <w:marTop w:val="0"/>
      <w:marBottom w:val="0"/>
      <w:divBdr>
        <w:top w:val="none" w:sz="0" w:space="0" w:color="auto"/>
        <w:left w:val="none" w:sz="0" w:space="0" w:color="auto"/>
        <w:bottom w:val="none" w:sz="0" w:space="0" w:color="auto"/>
        <w:right w:val="none" w:sz="0" w:space="0" w:color="auto"/>
      </w:divBdr>
    </w:div>
    <w:div w:id="1378967339">
      <w:bodyDiv w:val="1"/>
      <w:marLeft w:val="0"/>
      <w:marRight w:val="0"/>
      <w:marTop w:val="0"/>
      <w:marBottom w:val="0"/>
      <w:divBdr>
        <w:top w:val="none" w:sz="0" w:space="0" w:color="auto"/>
        <w:left w:val="none" w:sz="0" w:space="0" w:color="auto"/>
        <w:bottom w:val="none" w:sz="0" w:space="0" w:color="auto"/>
        <w:right w:val="none" w:sz="0" w:space="0" w:color="auto"/>
      </w:divBdr>
    </w:div>
    <w:div w:id="1379091583">
      <w:bodyDiv w:val="1"/>
      <w:marLeft w:val="0"/>
      <w:marRight w:val="0"/>
      <w:marTop w:val="0"/>
      <w:marBottom w:val="0"/>
      <w:divBdr>
        <w:top w:val="none" w:sz="0" w:space="0" w:color="auto"/>
        <w:left w:val="none" w:sz="0" w:space="0" w:color="auto"/>
        <w:bottom w:val="none" w:sz="0" w:space="0" w:color="auto"/>
        <w:right w:val="none" w:sz="0" w:space="0" w:color="auto"/>
      </w:divBdr>
    </w:div>
    <w:div w:id="1379164143">
      <w:bodyDiv w:val="1"/>
      <w:marLeft w:val="0"/>
      <w:marRight w:val="0"/>
      <w:marTop w:val="0"/>
      <w:marBottom w:val="0"/>
      <w:divBdr>
        <w:top w:val="none" w:sz="0" w:space="0" w:color="auto"/>
        <w:left w:val="none" w:sz="0" w:space="0" w:color="auto"/>
        <w:bottom w:val="none" w:sz="0" w:space="0" w:color="auto"/>
        <w:right w:val="none" w:sz="0" w:space="0" w:color="auto"/>
      </w:divBdr>
    </w:div>
    <w:div w:id="1379164463">
      <w:bodyDiv w:val="1"/>
      <w:marLeft w:val="0"/>
      <w:marRight w:val="0"/>
      <w:marTop w:val="0"/>
      <w:marBottom w:val="0"/>
      <w:divBdr>
        <w:top w:val="none" w:sz="0" w:space="0" w:color="auto"/>
        <w:left w:val="none" w:sz="0" w:space="0" w:color="auto"/>
        <w:bottom w:val="none" w:sz="0" w:space="0" w:color="auto"/>
        <w:right w:val="none" w:sz="0" w:space="0" w:color="auto"/>
      </w:divBdr>
    </w:div>
    <w:div w:id="1379470614">
      <w:bodyDiv w:val="1"/>
      <w:marLeft w:val="0"/>
      <w:marRight w:val="0"/>
      <w:marTop w:val="0"/>
      <w:marBottom w:val="0"/>
      <w:divBdr>
        <w:top w:val="none" w:sz="0" w:space="0" w:color="auto"/>
        <w:left w:val="none" w:sz="0" w:space="0" w:color="auto"/>
        <w:bottom w:val="none" w:sz="0" w:space="0" w:color="auto"/>
        <w:right w:val="none" w:sz="0" w:space="0" w:color="auto"/>
      </w:divBdr>
    </w:div>
    <w:div w:id="1379470944">
      <w:bodyDiv w:val="1"/>
      <w:marLeft w:val="0"/>
      <w:marRight w:val="0"/>
      <w:marTop w:val="0"/>
      <w:marBottom w:val="0"/>
      <w:divBdr>
        <w:top w:val="none" w:sz="0" w:space="0" w:color="auto"/>
        <w:left w:val="none" w:sz="0" w:space="0" w:color="auto"/>
        <w:bottom w:val="none" w:sz="0" w:space="0" w:color="auto"/>
        <w:right w:val="none" w:sz="0" w:space="0" w:color="auto"/>
      </w:divBdr>
    </w:div>
    <w:div w:id="1379627219">
      <w:bodyDiv w:val="1"/>
      <w:marLeft w:val="0"/>
      <w:marRight w:val="0"/>
      <w:marTop w:val="0"/>
      <w:marBottom w:val="0"/>
      <w:divBdr>
        <w:top w:val="none" w:sz="0" w:space="0" w:color="auto"/>
        <w:left w:val="none" w:sz="0" w:space="0" w:color="auto"/>
        <w:bottom w:val="none" w:sz="0" w:space="0" w:color="auto"/>
        <w:right w:val="none" w:sz="0" w:space="0" w:color="auto"/>
      </w:divBdr>
    </w:div>
    <w:div w:id="1379741410">
      <w:bodyDiv w:val="1"/>
      <w:marLeft w:val="0"/>
      <w:marRight w:val="0"/>
      <w:marTop w:val="0"/>
      <w:marBottom w:val="0"/>
      <w:divBdr>
        <w:top w:val="none" w:sz="0" w:space="0" w:color="auto"/>
        <w:left w:val="none" w:sz="0" w:space="0" w:color="auto"/>
        <w:bottom w:val="none" w:sz="0" w:space="0" w:color="auto"/>
        <w:right w:val="none" w:sz="0" w:space="0" w:color="auto"/>
      </w:divBdr>
    </w:div>
    <w:div w:id="1379742069">
      <w:bodyDiv w:val="1"/>
      <w:marLeft w:val="0"/>
      <w:marRight w:val="0"/>
      <w:marTop w:val="0"/>
      <w:marBottom w:val="0"/>
      <w:divBdr>
        <w:top w:val="none" w:sz="0" w:space="0" w:color="auto"/>
        <w:left w:val="none" w:sz="0" w:space="0" w:color="auto"/>
        <w:bottom w:val="none" w:sz="0" w:space="0" w:color="auto"/>
        <w:right w:val="none" w:sz="0" w:space="0" w:color="auto"/>
      </w:divBdr>
    </w:div>
    <w:div w:id="1379745587">
      <w:bodyDiv w:val="1"/>
      <w:marLeft w:val="0"/>
      <w:marRight w:val="0"/>
      <w:marTop w:val="0"/>
      <w:marBottom w:val="0"/>
      <w:divBdr>
        <w:top w:val="none" w:sz="0" w:space="0" w:color="auto"/>
        <w:left w:val="none" w:sz="0" w:space="0" w:color="auto"/>
        <w:bottom w:val="none" w:sz="0" w:space="0" w:color="auto"/>
        <w:right w:val="none" w:sz="0" w:space="0" w:color="auto"/>
      </w:divBdr>
    </w:div>
    <w:div w:id="1380087928">
      <w:bodyDiv w:val="1"/>
      <w:marLeft w:val="0"/>
      <w:marRight w:val="0"/>
      <w:marTop w:val="0"/>
      <w:marBottom w:val="0"/>
      <w:divBdr>
        <w:top w:val="none" w:sz="0" w:space="0" w:color="auto"/>
        <w:left w:val="none" w:sz="0" w:space="0" w:color="auto"/>
        <w:bottom w:val="none" w:sz="0" w:space="0" w:color="auto"/>
        <w:right w:val="none" w:sz="0" w:space="0" w:color="auto"/>
      </w:divBdr>
    </w:div>
    <w:div w:id="1380205392">
      <w:bodyDiv w:val="1"/>
      <w:marLeft w:val="0"/>
      <w:marRight w:val="0"/>
      <w:marTop w:val="0"/>
      <w:marBottom w:val="0"/>
      <w:divBdr>
        <w:top w:val="none" w:sz="0" w:space="0" w:color="auto"/>
        <w:left w:val="none" w:sz="0" w:space="0" w:color="auto"/>
        <w:bottom w:val="none" w:sz="0" w:space="0" w:color="auto"/>
        <w:right w:val="none" w:sz="0" w:space="0" w:color="auto"/>
      </w:divBdr>
    </w:div>
    <w:div w:id="1380276114">
      <w:bodyDiv w:val="1"/>
      <w:marLeft w:val="0"/>
      <w:marRight w:val="0"/>
      <w:marTop w:val="0"/>
      <w:marBottom w:val="0"/>
      <w:divBdr>
        <w:top w:val="none" w:sz="0" w:space="0" w:color="auto"/>
        <w:left w:val="none" w:sz="0" w:space="0" w:color="auto"/>
        <w:bottom w:val="none" w:sz="0" w:space="0" w:color="auto"/>
        <w:right w:val="none" w:sz="0" w:space="0" w:color="auto"/>
      </w:divBdr>
    </w:div>
    <w:div w:id="1380278453">
      <w:bodyDiv w:val="1"/>
      <w:marLeft w:val="0"/>
      <w:marRight w:val="0"/>
      <w:marTop w:val="0"/>
      <w:marBottom w:val="0"/>
      <w:divBdr>
        <w:top w:val="none" w:sz="0" w:space="0" w:color="auto"/>
        <w:left w:val="none" w:sz="0" w:space="0" w:color="auto"/>
        <w:bottom w:val="none" w:sz="0" w:space="0" w:color="auto"/>
        <w:right w:val="none" w:sz="0" w:space="0" w:color="auto"/>
      </w:divBdr>
    </w:div>
    <w:div w:id="1380544865">
      <w:bodyDiv w:val="1"/>
      <w:marLeft w:val="0"/>
      <w:marRight w:val="0"/>
      <w:marTop w:val="0"/>
      <w:marBottom w:val="0"/>
      <w:divBdr>
        <w:top w:val="none" w:sz="0" w:space="0" w:color="auto"/>
        <w:left w:val="none" w:sz="0" w:space="0" w:color="auto"/>
        <w:bottom w:val="none" w:sz="0" w:space="0" w:color="auto"/>
        <w:right w:val="none" w:sz="0" w:space="0" w:color="auto"/>
      </w:divBdr>
    </w:div>
    <w:div w:id="1380863641">
      <w:bodyDiv w:val="1"/>
      <w:marLeft w:val="0"/>
      <w:marRight w:val="0"/>
      <w:marTop w:val="0"/>
      <w:marBottom w:val="0"/>
      <w:divBdr>
        <w:top w:val="none" w:sz="0" w:space="0" w:color="auto"/>
        <w:left w:val="none" w:sz="0" w:space="0" w:color="auto"/>
        <w:bottom w:val="none" w:sz="0" w:space="0" w:color="auto"/>
        <w:right w:val="none" w:sz="0" w:space="0" w:color="auto"/>
      </w:divBdr>
    </w:div>
    <w:div w:id="1381242036">
      <w:bodyDiv w:val="1"/>
      <w:marLeft w:val="0"/>
      <w:marRight w:val="0"/>
      <w:marTop w:val="0"/>
      <w:marBottom w:val="0"/>
      <w:divBdr>
        <w:top w:val="none" w:sz="0" w:space="0" w:color="auto"/>
        <w:left w:val="none" w:sz="0" w:space="0" w:color="auto"/>
        <w:bottom w:val="none" w:sz="0" w:space="0" w:color="auto"/>
        <w:right w:val="none" w:sz="0" w:space="0" w:color="auto"/>
      </w:divBdr>
    </w:div>
    <w:div w:id="1381248544">
      <w:bodyDiv w:val="1"/>
      <w:marLeft w:val="0"/>
      <w:marRight w:val="0"/>
      <w:marTop w:val="0"/>
      <w:marBottom w:val="0"/>
      <w:divBdr>
        <w:top w:val="none" w:sz="0" w:space="0" w:color="auto"/>
        <w:left w:val="none" w:sz="0" w:space="0" w:color="auto"/>
        <w:bottom w:val="none" w:sz="0" w:space="0" w:color="auto"/>
        <w:right w:val="none" w:sz="0" w:space="0" w:color="auto"/>
      </w:divBdr>
    </w:div>
    <w:div w:id="1381393762">
      <w:bodyDiv w:val="1"/>
      <w:marLeft w:val="0"/>
      <w:marRight w:val="0"/>
      <w:marTop w:val="0"/>
      <w:marBottom w:val="0"/>
      <w:divBdr>
        <w:top w:val="none" w:sz="0" w:space="0" w:color="auto"/>
        <w:left w:val="none" w:sz="0" w:space="0" w:color="auto"/>
        <w:bottom w:val="none" w:sz="0" w:space="0" w:color="auto"/>
        <w:right w:val="none" w:sz="0" w:space="0" w:color="auto"/>
      </w:divBdr>
    </w:div>
    <w:div w:id="1381396536">
      <w:bodyDiv w:val="1"/>
      <w:marLeft w:val="0"/>
      <w:marRight w:val="0"/>
      <w:marTop w:val="0"/>
      <w:marBottom w:val="0"/>
      <w:divBdr>
        <w:top w:val="none" w:sz="0" w:space="0" w:color="auto"/>
        <w:left w:val="none" w:sz="0" w:space="0" w:color="auto"/>
        <w:bottom w:val="none" w:sz="0" w:space="0" w:color="auto"/>
        <w:right w:val="none" w:sz="0" w:space="0" w:color="auto"/>
      </w:divBdr>
    </w:div>
    <w:div w:id="1382093396">
      <w:bodyDiv w:val="1"/>
      <w:marLeft w:val="0"/>
      <w:marRight w:val="0"/>
      <w:marTop w:val="0"/>
      <w:marBottom w:val="0"/>
      <w:divBdr>
        <w:top w:val="none" w:sz="0" w:space="0" w:color="auto"/>
        <w:left w:val="none" w:sz="0" w:space="0" w:color="auto"/>
        <w:bottom w:val="none" w:sz="0" w:space="0" w:color="auto"/>
        <w:right w:val="none" w:sz="0" w:space="0" w:color="auto"/>
      </w:divBdr>
    </w:div>
    <w:div w:id="1382094914">
      <w:bodyDiv w:val="1"/>
      <w:marLeft w:val="0"/>
      <w:marRight w:val="0"/>
      <w:marTop w:val="0"/>
      <w:marBottom w:val="0"/>
      <w:divBdr>
        <w:top w:val="none" w:sz="0" w:space="0" w:color="auto"/>
        <w:left w:val="none" w:sz="0" w:space="0" w:color="auto"/>
        <w:bottom w:val="none" w:sz="0" w:space="0" w:color="auto"/>
        <w:right w:val="none" w:sz="0" w:space="0" w:color="auto"/>
      </w:divBdr>
    </w:div>
    <w:div w:id="1382097481">
      <w:bodyDiv w:val="1"/>
      <w:marLeft w:val="0"/>
      <w:marRight w:val="0"/>
      <w:marTop w:val="0"/>
      <w:marBottom w:val="0"/>
      <w:divBdr>
        <w:top w:val="none" w:sz="0" w:space="0" w:color="auto"/>
        <w:left w:val="none" w:sz="0" w:space="0" w:color="auto"/>
        <w:bottom w:val="none" w:sz="0" w:space="0" w:color="auto"/>
        <w:right w:val="none" w:sz="0" w:space="0" w:color="auto"/>
      </w:divBdr>
    </w:div>
    <w:div w:id="1382166782">
      <w:bodyDiv w:val="1"/>
      <w:marLeft w:val="0"/>
      <w:marRight w:val="0"/>
      <w:marTop w:val="0"/>
      <w:marBottom w:val="0"/>
      <w:divBdr>
        <w:top w:val="none" w:sz="0" w:space="0" w:color="auto"/>
        <w:left w:val="none" w:sz="0" w:space="0" w:color="auto"/>
        <w:bottom w:val="none" w:sz="0" w:space="0" w:color="auto"/>
        <w:right w:val="none" w:sz="0" w:space="0" w:color="auto"/>
      </w:divBdr>
    </w:div>
    <w:div w:id="1382365634">
      <w:bodyDiv w:val="1"/>
      <w:marLeft w:val="0"/>
      <w:marRight w:val="0"/>
      <w:marTop w:val="0"/>
      <w:marBottom w:val="0"/>
      <w:divBdr>
        <w:top w:val="none" w:sz="0" w:space="0" w:color="auto"/>
        <w:left w:val="none" w:sz="0" w:space="0" w:color="auto"/>
        <w:bottom w:val="none" w:sz="0" w:space="0" w:color="auto"/>
        <w:right w:val="none" w:sz="0" w:space="0" w:color="auto"/>
      </w:divBdr>
    </w:div>
    <w:div w:id="1382636192">
      <w:bodyDiv w:val="1"/>
      <w:marLeft w:val="0"/>
      <w:marRight w:val="0"/>
      <w:marTop w:val="0"/>
      <w:marBottom w:val="0"/>
      <w:divBdr>
        <w:top w:val="none" w:sz="0" w:space="0" w:color="auto"/>
        <w:left w:val="none" w:sz="0" w:space="0" w:color="auto"/>
        <w:bottom w:val="none" w:sz="0" w:space="0" w:color="auto"/>
        <w:right w:val="none" w:sz="0" w:space="0" w:color="auto"/>
      </w:divBdr>
    </w:div>
    <w:div w:id="1382830629">
      <w:bodyDiv w:val="1"/>
      <w:marLeft w:val="0"/>
      <w:marRight w:val="0"/>
      <w:marTop w:val="0"/>
      <w:marBottom w:val="0"/>
      <w:divBdr>
        <w:top w:val="none" w:sz="0" w:space="0" w:color="auto"/>
        <w:left w:val="none" w:sz="0" w:space="0" w:color="auto"/>
        <w:bottom w:val="none" w:sz="0" w:space="0" w:color="auto"/>
        <w:right w:val="none" w:sz="0" w:space="0" w:color="auto"/>
      </w:divBdr>
    </w:div>
    <w:div w:id="1382947784">
      <w:bodyDiv w:val="1"/>
      <w:marLeft w:val="0"/>
      <w:marRight w:val="0"/>
      <w:marTop w:val="0"/>
      <w:marBottom w:val="0"/>
      <w:divBdr>
        <w:top w:val="none" w:sz="0" w:space="0" w:color="auto"/>
        <w:left w:val="none" w:sz="0" w:space="0" w:color="auto"/>
        <w:bottom w:val="none" w:sz="0" w:space="0" w:color="auto"/>
        <w:right w:val="none" w:sz="0" w:space="0" w:color="auto"/>
      </w:divBdr>
    </w:div>
    <w:div w:id="1382973048">
      <w:bodyDiv w:val="1"/>
      <w:marLeft w:val="0"/>
      <w:marRight w:val="0"/>
      <w:marTop w:val="0"/>
      <w:marBottom w:val="0"/>
      <w:divBdr>
        <w:top w:val="none" w:sz="0" w:space="0" w:color="auto"/>
        <w:left w:val="none" w:sz="0" w:space="0" w:color="auto"/>
        <w:bottom w:val="none" w:sz="0" w:space="0" w:color="auto"/>
        <w:right w:val="none" w:sz="0" w:space="0" w:color="auto"/>
      </w:divBdr>
    </w:div>
    <w:div w:id="1383169183">
      <w:bodyDiv w:val="1"/>
      <w:marLeft w:val="0"/>
      <w:marRight w:val="0"/>
      <w:marTop w:val="0"/>
      <w:marBottom w:val="0"/>
      <w:divBdr>
        <w:top w:val="none" w:sz="0" w:space="0" w:color="auto"/>
        <w:left w:val="none" w:sz="0" w:space="0" w:color="auto"/>
        <w:bottom w:val="none" w:sz="0" w:space="0" w:color="auto"/>
        <w:right w:val="none" w:sz="0" w:space="0" w:color="auto"/>
      </w:divBdr>
    </w:div>
    <w:div w:id="1383359003">
      <w:bodyDiv w:val="1"/>
      <w:marLeft w:val="0"/>
      <w:marRight w:val="0"/>
      <w:marTop w:val="0"/>
      <w:marBottom w:val="0"/>
      <w:divBdr>
        <w:top w:val="none" w:sz="0" w:space="0" w:color="auto"/>
        <w:left w:val="none" w:sz="0" w:space="0" w:color="auto"/>
        <w:bottom w:val="none" w:sz="0" w:space="0" w:color="auto"/>
        <w:right w:val="none" w:sz="0" w:space="0" w:color="auto"/>
      </w:divBdr>
    </w:div>
    <w:div w:id="1383672488">
      <w:bodyDiv w:val="1"/>
      <w:marLeft w:val="0"/>
      <w:marRight w:val="0"/>
      <w:marTop w:val="0"/>
      <w:marBottom w:val="0"/>
      <w:divBdr>
        <w:top w:val="none" w:sz="0" w:space="0" w:color="auto"/>
        <w:left w:val="none" w:sz="0" w:space="0" w:color="auto"/>
        <w:bottom w:val="none" w:sz="0" w:space="0" w:color="auto"/>
        <w:right w:val="none" w:sz="0" w:space="0" w:color="auto"/>
      </w:divBdr>
    </w:div>
    <w:div w:id="1383746442">
      <w:bodyDiv w:val="1"/>
      <w:marLeft w:val="0"/>
      <w:marRight w:val="0"/>
      <w:marTop w:val="0"/>
      <w:marBottom w:val="0"/>
      <w:divBdr>
        <w:top w:val="none" w:sz="0" w:space="0" w:color="auto"/>
        <w:left w:val="none" w:sz="0" w:space="0" w:color="auto"/>
        <w:bottom w:val="none" w:sz="0" w:space="0" w:color="auto"/>
        <w:right w:val="none" w:sz="0" w:space="0" w:color="auto"/>
      </w:divBdr>
    </w:div>
    <w:div w:id="1383754284">
      <w:bodyDiv w:val="1"/>
      <w:marLeft w:val="0"/>
      <w:marRight w:val="0"/>
      <w:marTop w:val="0"/>
      <w:marBottom w:val="0"/>
      <w:divBdr>
        <w:top w:val="none" w:sz="0" w:space="0" w:color="auto"/>
        <w:left w:val="none" w:sz="0" w:space="0" w:color="auto"/>
        <w:bottom w:val="none" w:sz="0" w:space="0" w:color="auto"/>
        <w:right w:val="none" w:sz="0" w:space="0" w:color="auto"/>
      </w:divBdr>
    </w:div>
    <w:div w:id="1383939972">
      <w:bodyDiv w:val="1"/>
      <w:marLeft w:val="0"/>
      <w:marRight w:val="0"/>
      <w:marTop w:val="0"/>
      <w:marBottom w:val="0"/>
      <w:divBdr>
        <w:top w:val="none" w:sz="0" w:space="0" w:color="auto"/>
        <w:left w:val="none" w:sz="0" w:space="0" w:color="auto"/>
        <w:bottom w:val="none" w:sz="0" w:space="0" w:color="auto"/>
        <w:right w:val="none" w:sz="0" w:space="0" w:color="auto"/>
      </w:divBdr>
    </w:div>
    <w:div w:id="1383944158">
      <w:bodyDiv w:val="1"/>
      <w:marLeft w:val="0"/>
      <w:marRight w:val="0"/>
      <w:marTop w:val="0"/>
      <w:marBottom w:val="0"/>
      <w:divBdr>
        <w:top w:val="none" w:sz="0" w:space="0" w:color="auto"/>
        <w:left w:val="none" w:sz="0" w:space="0" w:color="auto"/>
        <w:bottom w:val="none" w:sz="0" w:space="0" w:color="auto"/>
        <w:right w:val="none" w:sz="0" w:space="0" w:color="auto"/>
      </w:divBdr>
    </w:div>
    <w:div w:id="1383990181">
      <w:bodyDiv w:val="1"/>
      <w:marLeft w:val="0"/>
      <w:marRight w:val="0"/>
      <w:marTop w:val="0"/>
      <w:marBottom w:val="0"/>
      <w:divBdr>
        <w:top w:val="none" w:sz="0" w:space="0" w:color="auto"/>
        <w:left w:val="none" w:sz="0" w:space="0" w:color="auto"/>
        <w:bottom w:val="none" w:sz="0" w:space="0" w:color="auto"/>
        <w:right w:val="none" w:sz="0" w:space="0" w:color="auto"/>
      </w:divBdr>
    </w:div>
    <w:div w:id="1384213521">
      <w:bodyDiv w:val="1"/>
      <w:marLeft w:val="0"/>
      <w:marRight w:val="0"/>
      <w:marTop w:val="0"/>
      <w:marBottom w:val="0"/>
      <w:divBdr>
        <w:top w:val="none" w:sz="0" w:space="0" w:color="auto"/>
        <w:left w:val="none" w:sz="0" w:space="0" w:color="auto"/>
        <w:bottom w:val="none" w:sz="0" w:space="0" w:color="auto"/>
        <w:right w:val="none" w:sz="0" w:space="0" w:color="auto"/>
      </w:divBdr>
    </w:div>
    <w:div w:id="1384645711">
      <w:bodyDiv w:val="1"/>
      <w:marLeft w:val="0"/>
      <w:marRight w:val="0"/>
      <w:marTop w:val="0"/>
      <w:marBottom w:val="0"/>
      <w:divBdr>
        <w:top w:val="none" w:sz="0" w:space="0" w:color="auto"/>
        <w:left w:val="none" w:sz="0" w:space="0" w:color="auto"/>
        <w:bottom w:val="none" w:sz="0" w:space="0" w:color="auto"/>
        <w:right w:val="none" w:sz="0" w:space="0" w:color="auto"/>
      </w:divBdr>
    </w:div>
    <w:div w:id="1384864811">
      <w:bodyDiv w:val="1"/>
      <w:marLeft w:val="0"/>
      <w:marRight w:val="0"/>
      <w:marTop w:val="0"/>
      <w:marBottom w:val="0"/>
      <w:divBdr>
        <w:top w:val="none" w:sz="0" w:space="0" w:color="auto"/>
        <w:left w:val="none" w:sz="0" w:space="0" w:color="auto"/>
        <w:bottom w:val="none" w:sz="0" w:space="0" w:color="auto"/>
        <w:right w:val="none" w:sz="0" w:space="0" w:color="auto"/>
      </w:divBdr>
    </w:div>
    <w:div w:id="1385324722">
      <w:bodyDiv w:val="1"/>
      <w:marLeft w:val="0"/>
      <w:marRight w:val="0"/>
      <w:marTop w:val="0"/>
      <w:marBottom w:val="0"/>
      <w:divBdr>
        <w:top w:val="none" w:sz="0" w:space="0" w:color="auto"/>
        <w:left w:val="none" w:sz="0" w:space="0" w:color="auto"/>
        <w:bottom w:val="none" w:sz="0" w:space="0" w:color="auto"/>
        <w:right w:val="none" w:sz="0" w:space="0" w:color="auto"/>
      </w:divBdr>
    </w:div>
    <w:div w:id="1385327260">
      <w:bodyDiv w:val="1"/>
      <w:marLeft w:val="0"/>
      <w:marRight w:val="0"/>
      <w:marTop w:val="0"/>
      <w:marBottom w:val="0"/>
      <w:divBdr>
        <w:top w:val="none" w:sz="0" w:space="0" w:color="auto"/>
        <w:left w:val="none" w:sz="0" w:space="0" w:color="auto"/>
        <w:bottom w:val="none" w:sz="0" w:space="0" w:color="auto"/>
        <w:right w:val="none" w:sz="0" w:space="0" w:color="auto"/>
      </w:divBdr>
    </w:div>
    <w:div w:id="1385328704">
      <w:bodyDiv w:val="1"/>
      <w:marLeft w:val="0"/>
      <w:marRight w:val="0"/>
      <w:marTop w:val="0"/>
      <w:marBottom w:val="0"/>
      <w:divBdr>
        <w:top w:val="none" w:sz="0" w:space="0" w:color="auto"/>
        <w:left w:val="none" w:sz="0" w:space="0" w:color="auto"/>
        <w:bottom w:val="none" w:sz="0" w:space="0" w:color="auto"/>
        <w:right w:val="none" w:sz="0" w:space="0" w:color="auto"/>
      </w:divBdr>
    </w:div>
    <w:div w:id="1385367235">
      <w:bodyDiv w:val="1"/>
      <w:marLeft w:val="0"/>
      <w:marRight w:val="0"/>
      <w:marTop w:val="0"/>
      <w:marBottom w:val="0"/>
      <w:divBdr>
        <w:top w:val="none" w:sz="0" w:space="0" w:color="auto"/>
        <w:left w:val="none" w:sz="0" w:space="0" w:color="auto"/>
        <w:bottom w:val="none" w:sz="0" w:space="0" w:color="auto"/>
        <w:right w:val="none" w:sz="0" w:space="0" w:color="auto"/>
      </w:divBdr>
    </w:div>
    <w:div w:id="1385372576">
      <w:bodyDiv w:val="1"/>
      <w:marLeft w:val="0"/>
      <w:marRight w:val="0"/>
      <w:marTop w:val="0"/>
      <w:marBottom w:val="0"/>
      <w:divBdr>
        <w:top w:val="none" w:sz="0" w:space="0" w:color="auto"/>
        <w:left w:val="none" w:sz="0" w:space="0" w:color="auto"/>
        <w:bottom w:val="none" w:sz="0" w:space="0" w:color="auto"/>
        <w:right w:val="none" w:sz="0" w:space="0" w:color="auto"/>
      </w:divBdr>
    </w:div>
    <w:div w:id="1385713261">
      <w:bodyDiv w:val="1"/>
      <w:marLeft w:val="0"/>
      <w:marRight w:val="0"/>
      <w:marTop w:val="0"/>
      <w:marBottom w:val="0"/>
      <w:divBdr>
        <w:top w:val="none" w:sz="0" w:space="0" w:color="auto"/>
        <w:left w:val="none" w:sz="0" w:space="0" w:color="auto"/>
        <w:bottom w:val="none" w:sz="0" w:space="0" w:color="auto"/>
        <w:right w:val="none" w:sz="0" w:space="0" w:color="auto"/>
      </w:divBdr>
    </w:div>
    <w:div w:id="1385790709">
      <w:bodyDiv w:val="1"/>
      <w:marLeft w:val="0"/>
      <w:marRight w:val="0"/>
      <w:marTop w:val="0"/>
      <w:marBottom w:val="0"/>
      <w:divBdr>
        <w:top w:val="none" w:sz="0" w:space="0" w:color="auto"/>
        <w:left w:val="none" w:sz="0" w:space="0" w:color="auto"/>
        <w:bottom w:val="none" w:sz="0" w:space="0" w:color="auto"/>
        <w:right w:val="none" w:sz="0" w:space="0" w:color="auto"/>
      </w:divBdr>
    </w:div>
    <w:div w:id="1385910471">
      <w:bodyDiv w:val="1"/>
      <w:marLeft w:val="0"/>
      <w:marRight w:val="0"/>
      <w:marTop w:val="0"/>
      <w:marBottom w:val="0"/>
      <w:divBdr>
        <w:top w:val="none" w:sz="0" w:space="0" w:color="auto"/>
        <w:left w:val="none" w:sz="0" w:space="0" w:color="auto"/>
        <w:bottom w:val="none" w:sz="0" w:space="0" w:color="auto"/>
        <w:right w:val="none" w:sz="0" w:space="0" w:color="auto"/>
      </w:divBdr>
    </w:div>
    <w:div w:id="1386179756">
      <w:bodyDiv w:val="1"/>
      <w:marLeft w:val="0"/>
      <w:marRight w:val="0"/>
      <w:marTop w:val="0"/>
      <w:marBottom w:val="0"/>
      <w:divBdr>
        <w:top w:val="none" w:sz="0" w:space="0" w:color="auto"/>
        <w:left w:val="none" w:sz="0" w:space="0" w:color="auto"/>
        <w:bottom w:val="none" w:sz="0" w:space="0" w:color="auto"/>
        <w:right w:val="none" w:sz="0" w:space="0" w:color="auto"/>
      </w:divBdr>
    </w:div>
    <w:div w:id="1386293928">
      <w:bodyDiv w:val="1"/>
      <w:marLeft w:val="0"/>
      <w:marRight w:val="0"/>
      <w:marTop w:val="0"/>
      <w:marBottom w:val="0"/>
      <w:divBdr>
        <w:top w:val="none" w:sz="0" w:space="0" w:color="auto"/>
        <w:left w:val="none" w:sz="0" w:space="0" w:color="auto"/>
        <w:bottom w:val="none" w:sz="0" w:space="0" w:color="auto"/>
        <w:right w:val="none" w:sz="0" w:space="0" w:color="auto"/>
      </w:divBdr>
    </w:div>
    <w:div w:id="1386298889">
      <w:bodyDiv w:val="1"/>
      <w:marLeft w:val="0"/>
      <w:marRight w:val="0"/>
      <w:marTop w:val="0"/>
      <w:marBottom w:val="0"/>
      <w:divBdr>
        <w:top w:val="none" w:sz="0" w:space="0" w:color="auto"/>
        <w:left w:val="none" w:sz="0" w:space="0" w:color="auto"/>
        <w:bottom w:val="none" w:sz="0" w:space="0" w:color="auto"/>
        <w:right w:val="none" w:sz="0" w:space="0" w:color="auto"/>
      </w:divBdr>
    </w:div>
    <w:div w:id="1386443166">
      <w:bodyDiv w:val="1"/>
      <w:marLeft w:val="0"/>
      <w:marRight w:val="0"/>
      <w:marTop w:val="0"/>
      <w:marBottom w:val="0"/>
      <w:divBdr>
        <w:top w:val="none" w:sz="0" w:space="0" w:color="auto"/>
        <w:left w:val="none" w:sz="0" w:space="0" w:color="auto"/>
        <w:bottom w:val="none" w:sz="0" w:space="0" w:color="auto"/>
        <w:right w:val="none" w:sz="0" w:space="0" w:color="auto"/>
      </w:divBdr>
    </w:div>
    <w:div w:id="1386567132">
      <w:bodyDiv w:val="1"/>
      <w:marLeft w:val="0"/>
      <w:marRight w:val="0"/>
      <w:marTop w:val="0"/>
      <w:marBottom w:val="0"/>
      <w:divBdr>
        <w:top w:val="none" w:sz="0" w:space="0" w:color="auto"/>
        <w:left w:val="none" w:sz="0" w:space="0" w:color="auto"/>
        <w:bottom w:val="none" w:sz="0" w:space="0" w:color="auto"/>
        <w:right w:val="none" w:sz="0" w:space="0" w:color="auto"/>
      </w:divBdr>
    </w:div>
    <w:div w:id="1386638425">
      <w:bodyDiv w:val="1"/>
      <w:marLeft w:val="0"/>
      <w:marRight w:val="0"/>
      <w:marTop w:val="0"/>
      <w:marBottom w:val="0"/>
      <w:divBdr>
        <w:top w:val="none" w:sz="0" w:space="0" w:color="auto"/>
        <w:left w:val="none" w:sz="0" w:space="0" w:color="auto"/>
        <w:bottom w:val="none" w:sz="0" w:space="0" w:color="auto"/>
        <w:right w:val="none" w:sz="0" w:space="0" w:color="auto"/>
      </w:divBdr>
    </w:div>
    <w:div w:id="1386905203">
      <w:bodyDiv w:val="1"/>
      <w:marLeft w:val="0"/>
      <w:marRight w:val="0"/>
      <w:marTop w:val="0"/>
      <w:marBottom w:val="0"/>
      <w:divBdr>
        <w:top w:val="none" w:sz="0" w:space="0" w:color="auto"/>
        <w:left w:val="none" w:sz="0" w:space="0" w:color="auto"/>
        <w:bottom w:val="none" w:sz="0" w:space="0" w:color="auto"/>
        <w:right w:val="none" w:sz="0" w:space="0" w:color="auto"/>
      </w:divBdr>
    </w:div>
    <w:div w:id="1387145453">
      <w:bodyDiv w:val="1"/>
      <w:marLeft w:val="0"/>
      <w:marRight w:val="0"/>
      <w:marTop w:val="0"/>
      <w:marBottom w:val="0"/>
      <w:divBdr>
        <w:top w:val="none" w:sz="0" w:space="0" w:color="auto"/>
        <w:left w:val="none" w:sz="0" w:space="0" w:color="auto"/>
        <w:bottom w:val="none" w:sz="0" w:space="0" w:color="auto"/>
        <w:right w:val="none" w:sz="0" w:space="0" w:color="auto"/>
      </w:divBdr>
    </w:div>
    <w:div w:id="1387215229">
      <w:bodyDiv w:val="1"/>
      <w:marLeft w:val="0"/>
      <w:marRight w:val="0"/>
      <w:marTop w:val="0"/>
      <w:marBottom w:val="0"/>
      <w:divBdr>
        <w:top w:val="none" w:sz="0" w:space="0" w:color="auto"/>
        <w:left w:val="none" w:sz="0" w:space="0" w:color="auto"/>
        <w:bottom w:val="none" w:sz="0" w:space="0" w:color="auto"/>
        <w:right w:val="none" w:sz="0" w:space="0" w:color="auto"/>
      </w:divBdr>
    </w:div>
    <w:div w:id="1387293986">
      <w:bodyDiv w:val="1"/>
      <w:marLeft w:val="0"/>
      <w:marRight w:val="0"/>
      <w:marTop w:val="0"/>
      <w:marBottom w:val="0"/>
      <w:divBdr>
        <w:top w:val="none" w:sz="0" w:space="0" w:color="auto"/>
        <w:left w:val="none" w:sz="0" w:space="0" w:color="auto"/>
        <w:bottom w:val="none" w:sz="0" w:space="0" w:color="auto"/>
        <w:right w:val="none" w:sz="0" w:space="0" w:color="auto"/>
      </w:divBdr>
    </w:div>
    <w:div w:id="1387484889">
      <w:bodyDiv w:val="1"/>
      <w:marLeft w:val="0"/>
      <w:marRight w:val="0"/>
      <w:marTop w:val="0"/>
      <w:marBottom w:val="0"/>
      <w:divBdr>
        <w:top w:val="none" w:sz="0" w:space="0" w:color="auto"/>
        <w:left w:val="none" w:sz="0" w:space="0" w:color="auto"/>
        <w:bottom w:val="none" w:sz="0" w:space="0" w:color="auto"/>
        <w:right w:val="none" w:sz="0" w:space="0" w:color="auto"/>
      </w:divBdr>
    </w:div>
    <w:div w:id="1387485345">
      <w:bodyDiv w:val="1"/>
      <w:marLeft w:val="0"/>
      <w:marRight w:val="0"/>
      <w:marTop w:val="0"/>
      <w:marBottom w:val="0"/>
      <w:divBdr>
        <w:top w:val="none" w:sz="0" w:space="0" w:color="auto"/>
        <w:left w:val="none" w:sz="0" w:space="0" w:color="auto"/>
        <w:bottom w:val="none" w:sz="0" w:space="0" w:color="auto"/>
        <w:right w:val="none" w:sz="0" w:space="0" w:color="auto"/>
      </w:divBdr>
    </w:div>
    <w:div w:id="1387492473">
      <w:bodyDiv w:val="1"/>
      <w:marLeft w:val="0"/>
      <w:marRight w:val="0"/>
      <w:marTop w:val="0"/>
      <w:marBottom w:val="0"/>
      <w:divBdr>
        <w:top w:val="none" w:sz="0" w:space="0" w:color="auto"/>
        <w:left w:val="none" w:sz="0" w:space="0" w:color="auto"/>
        <w:bottom w:val="none" w:sz="0" w:space="0" w:color="auto"/>
        <w:right w:val="none" w:sz="0" w:space="0" w:color="auto"/>
      </w:divBdr>
    </w:div>
    <w:div w:id="1387608777">
      <w:bodyDiv w:val="1"/>
      <w:marLeft w:val="0"/>
      <w:marRight w:val="0"/>
      <w:marTop w:val="0"/>
      <w:marBottom w:val="0"/>
      <w:divBdr>
        <w:top w:val="none" w:sz="0" w:space="0" w:color="auto"/>
        <w:left w:val="none" w:sz="0" w:space="0" w:color="auto"/>
        <w:bottom w:val="none" w:sz="0" w:space="0" w:color="auto"/>
        <w:right w:val="none" w:sz="0" w:space="0" w:color="auto"/>
      </w:divBdr>
    </w:div>
    <w:div w:id="1387752863">
      <w:bodyDiv w:val="1"/>
      <w:marLeft w:val="0"/>
      <w:marRight w:val="0"/>
      <w:marTop w:val="0"/>
      <w:marBottom w:val="0"/>
      <w:divBdr>
        <w:top w:val="none" w:sz="0" w:space="0" w:color="auto"/>
        <w:left w:val="none" w:sz="0" w:space="0" w:color="auto"/>
        <w:bottom w:val="none" w:sz="0" w:space="0" w:color="auto"/>
        <w:right w:val="none" w:sz="0" w:space="0" w:color="auto"/>
      </w:divBdr>
    </w:div>
    <w:div w:id="1387877323">
      <w:bodyDiv w:val="1"/>
      <w:marLeft w:val="0"/>
      <w:marRight w:val="0"/>
      <w:marTop w:val="0"/>
      <w:marBottom w:val="0"/>
      <w:divBdr>
        <w:top w:val="none" w:sz="0" w:space="0" w:color="auto"/>
        <w:left w:val="none" w:sz="0" w:space="0" w:color="auto"/>
        <w:bottom w:val="none" w:sz="0" w:space="0" w:color="auto"/>
        <w:right w:val="none" w:sz="0" w:space="0" w:color="auto"/>
      </w:divBdr>
    </w:div>
    <w:div w:id="1387992656">
      <w:bodyDiv w:val="1"/>
      <w:marLeft w:val="0"/>
      <w:marRight w:val="0"/>
      <w:marTop w:val="0"/>
      <w:marBottom w:val="0"/>
      <w:divBdr>
        <w:top w:val="none" w:sz="0" w:space="0" w:color="auto"/>
        <w:left w:val="none" w:sz="0" w:space="0" w:color="auto"/>
        <w:bottom w:val="none" w:sz="0" w:space="0" w:color="auto"/>
        <w:right w:val="none" w:sz="0" w:space="0" w:color="auto"/>
      </w:divBdr>
    </w:div>
    <w:div w:id="1388070037">
      <w:bodyDiv w:val="1"/>
      <w:marLeft w:val="0"/>
      <w:marRight w:val="0"/>
      <w:marTop w:val="0"/>
      <w:marBottom w:val="0"/>
      <w:divBdr>
        <w:top w:val="none" w:sz="0" w:space="0" w:color="auto"/>
        <w:left w:val="none" w:sz="0" w:space="0" w:color="auto"/>
        <w:bottom w:val="none" w:sz="0" w:space="0" w:color="auto"/>
        <w:right w:val="none" w:sz="0" w:space="0" w:color="auto"/>
      </w:divBdr>
    </w:div>
    <w:div w:id="1388186926">
      <w:bodyDiv w:val="1"/>
      <w:marLeft w:val="0"/>
      <w:marRight w:val="0"/>
      <w:marTop w:val="0"/>
      <w:marBottom w:val="0"/>
      <w:divBdr>
        <w:top w:val="none" w:sz="0" w:space="0" w:color="auto"/>
        <w:left w:val="none" w:sz="0" w:space="0" w:color="auto"/>
        <w:bottom w:val="none" w:sz="0" w:space="0" w:color="auto"/>
        <w:right w:val="none" w:sz="0" w:space="0" w:color="auto"/>
      </w:divBdr>
    </w:div>
    <w:div w:id="1388258919">
      <w:bodyDiv w:val="1"/>
      <w:marLeft w:val="0"/>
      <w:marRight w:val="0"/>
      <w:marTop w:val="0"/>
      <w:marBottom w:val="0"/>
      <w:divBdr>
        <w:top w:val="none" w:sz="0" w:space="0" w:color="auto"/>
        <w:left w:val="none" w:sz="0" w:space="0" w:color="auto"/>
        <w:bottom w:val="none" w:sz="0" w:space="0" w:color="auto"/>
        <w:right w:val="none" w:sz="0" w:space="0" w:color="auto"/>
      </w:divBdr>
    </w:div>
    <w:div w:id="1388334937">
      <w:bodyDiv w:val="1"/>
      <w:marLeft w:val="0"/>
      <w:marRight w:val="0"/>
      <w:marTop w:val="0"/>
      <w:marBottom w:val="0"/>
      <w:divBdr>
        <w:top w:val="none" w:sz="0" w:space="0" w:color="auto"/>
        <w:left w:val="none" w:sz="0" w:space="0" w:color="auto"/>
        <w:bottom w:val="none" w:sz="0" w:space="0" w:color="auto"/>
        <w:right w:val="none" w:sz="0" w:space="0" w:color="auto"/>
      </w:divBdr>
    </w:div>
    <w:div w:id="1388382062">
      <w:bodyDiv w:val="1"/>
      <w:marLeft w:val="0"/>
      <w:marRight w:val="0"/>
      <w:marTop w:val="0"/>
      <w:marBottom w:val="0"/>
      <w:divBdr>
        <w:top w:val="none" w:sz="0" w:space="0" w:color="auto"/>
        <w:left w:val="none" w:sz="0" w:space="0" w:color="auto"/>
        <w:bottom w:val="none" w:sz="0" w:space="0" w:color="auto"/>
        <w:right w:val="none" w:sz="0" w:space="0" w:color="auto"/>
      </w:divBdr>
    </w:div>
    <w:div w:id="1389106741">
      <w:bodyDiv w:val="1"/>
      <w:marLeft w:val="0"/>
      <w:marRight w:val="0"/>
      <w:marTop w:val="0"/>
      <w:marBottom w:val="0"/>
      <w:divBdr>
        <w:top w:val="none" w:sz="0" w:space="0" w:color="auto"/>
        <w:left w:val="none" w:sz="0" w:space="0" w:color="auto"/>
        <w:bottom w:val="none" w:sz="0" w:space="0" w:color="auto"/>
        <w:right w:val="none" w:sz="0" w:space="0" w:color="auto"/>
      </w:divBdr>
    </w:div>
    <w:div w:id="1389257796">
      <w:bodyDiv w:val="1"/>
      <w:marLeft w:val="0"/>
      <w:marRight w:val="0"/>
      <w:marTop w:val="0"/>
      <w:marBottom w:val="0"/>
      <w:divBdr>
        <w:top w:val="none" w:sz="0" w:space="0" w:color="auto"/>
        <w:left w:val="none" w:sz="0" w:space="0" w:color="auto"/>
        <w:bottom w:val="none" w:sz="0" w:space="0" w:color="auto"/>
        <w:right w:val="none" w:sz="0" w:space="0" w:color="auto"/>
      </w:divBdr>
    </w:div>
    <w:div w:id="1389573837">
      <w:bodyDiv w:val="1"/>
      <w:marLeft w:val="0"/>
      <w:marRight w:val="0"/>
      <w:marTop w:val="0"/>
      <w:marBottom w:val="0"/>
      <w:divBdr>
        <w:top w:val="none" w:sz="0" w:space="0" w:color="auto"/>
        <w:left w:val="none" w:sz="0" w:space="0" w:color="auto"/>
        <w:bottom w:val="none" w:sz="0" w:space="0" w:color="auto"/>
        <w:right w:val="none" w:sz="0" w:space="0" w:color="auto"/>
      </w:divBdr>
    </w:div>
    <w:div w:id="1389643657">
      <w:bodyDiv w:val="1"/>
      <w:marLeft w:val="0"/>
      <w:marRight w:val="0"/>
      <w:marTop w:val="0"/>
      <w:marBottom w:val="0"/>
      <w:divBdr>
        <w:top w:val="none" w:sz="0" w:space="0" w:color="auto"/>
        <w:left w:val="none" w:sz="0" w:space="0" w:color="auto"/>
        <w:bottom w:val="none" w:sz="0" w:space="0" w:color="auto"/>
        <w:right w:val="none" w:sz="0" w:space="0" w:color="auto"/>
      </w:divBdr>
    </w:div>
    <w:div w:id="1389650293">
      <w:bodyDiv w:val="1"/>
      <w:marLeft w:val="0"/>
      <w:marRight w:val="0"/>
      <w:marTop w:val="0"/>
      <w:marBottom w:val="0"/>
      <w:divBdr>
        <w:top w:val="none" w:sz="0" w:space="0" w:color="auto"/>
        <w:left w:val="none" w:sz="0" w:space="0" w:color="auto"/>
        <w:bottom w:val="none" w:sz="0" w:space="0" w:color="auto"/>
        <w:right w:val="none" w:sz="0" w:space="0" w:color="auto"/>
      </w:divBdr>
    </w:div>
    <w:div w:id="1389718770">
      <w:bodyDiv w:val="1"/>
      <w:marLeft w:val="0"/>
      <w:marRight w:val="0"/>
      <w:marTop w:val="0"/>
      <w:marBottom w:val="0"/>
      <w:divBdr>
        <w:top w:val="none" w:sz="0" w:space="0" w:color="auto"/>
        <w:left w:val="none" w:sz="0" w:space="0" w:color="auto"/>
        <w:bottom w:val="none" w:sz="0" w:space="0" w:color="auto"/>
        <w:right w:val="none" w:sz="0" w:space="0" w:color="auto"/>
      </w:divBdr>
    </w:div>
    <w:div w:id="1389720456">
      <w:bodyDiv w:val="1"/>
      <w:marLeft w:val="0"/>
      <w:marRight w:val="0"/>
      <w:marTop w:val="0"/>
      <w:marBottom w:val="0"/>
      <w:divBdr>
        <w:top w:val="none" w:sz="0" w:space="0" w:color="auto"/>
        <w:left w:val="none" w:sz="0" w:space="0" w:color="auto"/>
        <w:bottom w:val="none" w:sz="0" w:space="0" w:color="auto"/>
        <w:right w:val="none" w:sz="0" w:space="0" w:color="auto"/>
      </w:divBdr>
    </w:div>
    <w:div w:id="1389916992">
      <w:bodyDiv w:val="1"/>
      <w:marLeft w:val="0"/>
      <w:marRight w:val="0"/>
      <w:marTop w:val="0"/>
      <w:marBottom w:val="0"/>
      <w:divBdr>
        <w:top w:val="none" w:sz="0" w:space="0" w:color="auto"/>
        <w:left w:val="none" w:sz="0" w:space="0" w:color="auto"/>
        <w:bottom w:val="none" w:sz="0" w:space="0" w:color="auto"/>
        <w:right w:val="none" w:sz="0" w:space="0" w:color="auto"/>
      </w:divBdr>
    </w:div>
    <w:div w:id="1390155670">
      <w:bodyDiv w:val="1"/>
      <w:marLeft w:val="0"/>
      <w:marRight w:val="0"/>
      <w:marTop w:val="0"/>
      <w:marBottom w:val="0"/>
      <w:divBdr>
        <w:top w:val="none" w:sz="0" w:space="0" w:color="auto"/>
        <w:left w:val="none" w:sz="0" w:space="0" w:color="auto"/>
        <w:bottom w:val="none" w:sz="0" w:space="0" w:color="auto"/>
        <w:right w:val="none" w:sz="0" w:space="0" w:color="auto"/>
      </w:divBdr>
    </w:div>
    <w:div w:id="1390231433">
      <w:bodyDiv w:val="1"/>
      <w:marLeft w:val="0"/>
      <w:marRight w:val="0"/>
      <w:marTop w:val="0"/>
      <w:marBottom w:val="0"/>
      <w:divBdr>
        <w:top w:val="none" w:sz="0" w:space="0" w:color="auto"/>
        <w:left w:val="none" w:sz="0" w:space="0" w:color="auto"/>
        <w:bottom w:val="none" w:sz="0" w:space="0" w:color="auto"/>
        <w:right w:val="none" w:sz="0" w:space="0" w:color="auto"/>
      </w:divBdr>
    </w:div>
    <w:div w:id="1390374589">
      <w:bodyDiv w:val="1"/>
      <w:marLeft w:val="0"/>
      <w:marRight w:val="0"/>
      <w:marTop w:val="0"/>
      <w:marBottom w:val="0"/>
      <w:divBdr>
        <w:top w:val="none" w:sz="0" w:space="0" w:color="auto"/>
        <w:left w:val="none" w:sz="0" w:space="0" w:color="auto"/>
        <w:bottom w:val="none" w:sz="0" w:space="0" w:color="auto"/>
        <w:right w:val="none" w:sz="0" w:space="0" w:color="auto"/>
      </w:divBdr>
    </w:div>
    <w:div w:id="1390571603">
      <w:bodyDiv w:val="1"/>
      <w:marLeft w:val="0"/>
      <w:marRight w:val="0"/>
      <w:marTop w:val="0"/>
      <w:marBottom w:val="0"/>
      <w:divBdr>
        <w:top w:val="none" w:sz="0" w:space="0" w:color="auto"/>
        <w:left w:val="none" w:sz="0" w:space="0" w:color="auto"/>
        <w:bottom w:val="none" w:sz="0" w:space="0" w:color="auto"/>
        <w:right w:val="none" w:sz="0" w:space="0" w:color="auto"/>
      </w:divBdr>
    </w:div>
    <w:div w:id="1390810544">
      <w:bodyDiv w:val="1"/>
      <w:marLeft w:val="0"/>
      <w:marRight w:val="0"/>
      <w:marTop w:val="0"/>
      <w:marBottom w:val="0"/>
      <w:divBdr>
        <w:top w:val="none" w:sz="0" w:space="0" w:color="auto"/>
        <w:left w:val="none" w:sz="0" w:space="0" w:color="auto"/>
        <w:bottom w:val="none" w:sz="0" w:space="0" w:color="auto"/>
        <w:right w:val="none" w:sz="0" w:space="0" w:color="auto"/>
      </w:divBdr>
    </w:div>
    <w:div w:id="1390954348">
      <w:bodyDiv w:val="1"/>
      <w:marLeft w:val="0"/>
      <w:marRight w:val="0"/>
      <w:marTop w:val="0"/>
      <w:marBottom w:val="0"/>
      <w:divBdr>
        <w:top w:val="none" w:sz="0" w:space="0" w:color="auto"/>
        <w:left w:val="none" w:sz="0" w:space="0" w:color="auto"/>
        <w:bottom w:val="none" w:sz="0" w:space="0" w:color="auto"/>
        <w:right w:val="none" w:sz="0" w:space="0" w:color="auto"/>
      </w:divBdr>
    </w:div>
    <w:div w:id="1391228796">
      <w:bodyDiv w:val="1"/>
      <w:marLeft w:val="0"/>
      <w:marRight w:val="0"/>
      <w:marTop w:val="0"/>
      <w:marBottom w:val="0"/>
      <w:divBdr>
        <w:top w:val="none" w:sz="0" w:space="0" w:color="auto"/>
        <w:left w:val="none" w:sz="0" w:space="0" w:color="auto"/>
        <w:bottom w:val="none" w:sz="0" w:space="0" w:color="auto"/>
        <w:right w:val="none" w:sz="0" w:space="0" w:color="auto"/>
      </w:divBdr>
    </w:div>
    <w:div w:id="1391416133">
      <w:bodyDiv w:val="1"/>
      <w:marLeft w:val="0"/>
      <w:marRight w:val="0"/>
      <w:marTop w:val="0"/>
      <w:marBottom w:val="0"/>
      <w:divBdr>
        <w:top w:val="none" w:sz="0" w:space="0" w:color="auto"/>
        <w:left w:val="none" w:sz="0" w:space="0" w:color="auto"/>
        <w:bottom w:val="none" w:sz="0" w:space="0" w:color="auto"/>
        <w:right w:val="none" w:sz="0" w:space="0" w:color="auto"/>
      </w:divBdr>
    </w:div>
    <w:div w:id="1391535346">
      <w:bodyDiv w:val="1"/>
      <w:marLeft w:val="0"/>
      <w:marRight w:val="0"/>
      <w:marTop w:val="0"/>
      <w:marBottom w:val="0"/>
      <w:divBdr>
        <w:top w:val="none" w:sz="0" w:space="0" w:color="auto"/>
        <w:left w:val="none" w:sz="0" w:space="0" w:color="auto"/>
        <w:bottom w:val="none" w:sz="0" w:space="0" w:color="auto"/>
        <w:right w:val="none" w:sz="0" w:space="0" w:color="auto"/>
      </w:divBdr>
    </w:div>
    <w:div w:id="1391537536">
      <w:bodyDiv w:val="1"/>
      <w:marLeft w:val="0"/>
      <w:marRight w:val="0"/>
      <w:marTop w:val="0"/>
      <w:marBottom w:val="0"/>
      <w:divBdr>
        <w:top w:val="none" w:sz="0" w:space="0" w:color="auto"/>
        <w:left w:val="none" w:sz="0" w:space="0" w:color="auto"/>
        <w:bottom w:val="none" w:sz="0" w:space="0" w:color="auto"/>
        <w:right w:val="none" w:sz="0" w:space="0" w:color="auto"/>
      </w:divBdr>
    </w:div>
    <w:div w:id="1391686779">
      <w:bodyDiv w:val="1"/>
      <w:marLeft w:val="0"/>
      <w:marRight w:val="0"/>
      <w:marTop w:val="0"/>
      <w:marBottom w:val="0"/>
      <w:divBdr>
        <w:top w:val="none" w:sz="0" w:space="0" w:color="auto"/>
        <w:left w:val="none" w:sz="0" w:space="0" w:color="auto"/>
        <w:bottom w:val="none" w:sz="0" w:space="0" w:color="auto"/>
        <w:right w:val="none" w:sz="0" w:space="0" w:color="auto"/>
      </w:divBdr>
    </w:div>
    <w:div w:id="1391687442">
      <w:bodyDiv w:val="1"/>
      <w:marLeft w:val="0"/>
      <w:marRight w:val="0"/>
      <w:marTop w:val="0"/>
      <w:marBottom w:val="0"/>
      <w:divBdr>
        <w:top w:val="none" w:sz="0" w:space="0" w:color="auto"/>
        <w:left w:val="none" w:sz="0" w:space="0" w:color="auto"/>
        <w:bottom w:val="none" w:sz="0" w:space="0" w:color="auto"/>
        <w:right w:val="none" w:sz="0" w:space="0" w:color="auto"/>
      </w:divBdr>
    </w:div>
    <w:div w:id="1391880413">
      <w:bodyDiv w:val="1"/>
      <w:marLeft w:val="0"/>
      <w:marRight w:val="0"/>
      <w:marTop w:val="0"/>
      <w:marBottom w:val="0"/>
      <w:divBdr>
        <w:top w:val="none" w:sz="0" w:space="0" w:color="auto"/>
        <w:left w:val="none" w:sz="0" w:space="0" w:color="auto"/>
        <w:bottom w:val="none" w:sz="0" w:space="0" w:color="auto"/>
        <w:right w:val="none" w:sz="0" w:space="0" w:color="auto"/>
      </w:divBdr>
    </w:div>
    <w:div w:id="1391926481">
      <w:bodyDiv w:val="1"/>
      <w:marLeft w:val="0"/>
      <w:marRight w:val="0"/>
      <w:marTop w:val="0"/>
      <w:marBottom w:val="0"/>
      <w:divBdr>
        <w:top w:val="none" w:sz="0" w:space="0" w:color="auto"/>
        <w:left w:val="none" w:sz="0" w:space="0" w:color="auto"/>
        <w:bottom w:val="none" w:sz="0" w:space="0" w:color="auto"/>
        <w:right w:val="none" w:sz="0" w:space="0" w:color="auto"/>
      </w:divBdr>
    </w:div>
    <w:div w:id="1392191437">
      <w:bodyDiv w:val="1"/>
      <w:marLeft w:val="0"/>
      <w:marRight w:val="0"/>
      <w:marTop w:val="0"/>
      <w:marBottom w:val="0"/>
      <w:divBdr>
        <w:top w:val="none" w:sz="0" w:space="0" w:color="auto"/>
        <w:left w:val="none" w:sz="0" w:space="0" w:color="auto"/>
        <w:bottom w:val="none" w:sz="0" w:space="0" w:color="auto"/>
        <w:right w:val="none" w:sz="0" w:space="0" w:color="auto"/>
      </w:divBdr>
    </w:div>
    <w:div w:id="1392268167">
      <w:bodyDiv w:val="1"/>
      <w:marLeft w:val="0"/>
      <w:marRight w:val="0"/>
      <w:marTop w:val="0"/>
      <w:marBottom w:val="0"/>
      <w:divBdr>
        <w:top w:val="none" w:sz="0" w:space="0" w:color="auto"/>
        <w:left w:val="none" w:sz="0" w:space="0" w:color="auto"/>
        <w:bottom w:val="none" w:sz="0" w:space="0" w:color="auto"/>
        <w:right w:val="none" w:sz="0" w:space="0" w:color="auto"/>
      </w:divBdr>
    </w:div>
    <w:div w:id="1392459194">
      <w:bodyDiv w:val="1"/>
      <w:marLeft w:val="0"/>
      <w:marRight w:val="0"/>
      <w:marTop w:val="0"/>
      <w:marBottom w:val="0"/>
      <w:divBdr>
        <w:top w:val="none" w:sz="0" w:space="0" w:color="auto"/>
        <w:left w:val="none" w:sz="0" w:space="0" w:color="auto"/>
        <w:bottom w:val="none" w:sz="0" w:space="0" w:color="auto"/>
        <w:right w:val="none" w:sz="0" w:space="0" w:color="auto"/>
      </w:divBdr>
    </w:div>
    <w:div w:id="1392580538">
      <w:bodyDiv w:val="1"/>
      <w:marLeft w:val="0"/>
      <w:marRight w:val="0"/>
      <w:marTop w:val="0"/>
      <w:marBottom w:val="0"/>
      <w:divBdr>
        <w:top w:val="none" w:sz="0" w:space="0" w:color="auto"/>
        <w:left w:val="none" w:sz="0" w:space="0" w:color="auto"/>
        <w:bottom w:val="none" w:sz="0" w:space="0" w:color="auto"/>
        <w:right w:val="none" w:sz="0" w:space="0" w:color="auto"/>
      </w:divBdr>
    </w:div>
    <w:div w:id="1392803144">
      <w:bodyDiv w:val="1"/>
      <w:marLeft w:val="0"/>
      <w:marRight w:val="0"/>
      <w:marTop w:val="0"/>
      <w:marBottom w:val="0"/>
      <w:divBdr>
        <w:top w:val="none" w:sz="0" w:space="0" w:color="auto"/>
        <w:left w:val="none" w:sz="0" w:space="0" w:color="auto"/>
        <w:bottom w:val="none" w:sz="0" w:space="0" w:color="auto"/>
        <w:right w:val="none" w:sz="0" w:space="0" w:color="auto"/>
      </w:divBdr>
    </w:div>
    <w:div w:id="1393381105">
      <w:bodyDiv w:val="1"/>
      <w:marLeft w:val="0"/>
      <w:marRight w:val="0"/>
      <w:marTop w:val="0"/>
      <w:marBottom w:val="0"/>
      <w:divBdr>
        <w:top w:val="none" w:sz="0" w:space="0" w:color="auto"/>
        <w:left w:val="none" w:sz="0" w:space="0" w:color="auto"/>
        <w:bottom w:val="none" w:sz="0" w:space="0" w:color="auto"/>
        <w:right w:val="none" w:sz="0" w:space="0" w:color="auto"/>
      </w:divBdr>
    </w:div>
    <w:div w:id="1393624837">
      <w:bodyDiv w:val="1"/>
      <w:marLeft w:val="0"/>
      <w:marRight w:val="0"/>
      <w:marTop w:val="0"/>
      <w:marBottom w:val="0"/>
      <w:divBdr>
        <w:top w:val="none" w:sz="0" w:space="0" w:color="auto"/>
        <w:left w:val="none" w:sz="0" w:space="0" w:color="auto"/>
        <w:bottom w:val="none" w:sz="0" w:space="0" w:color="auto"/>
        <w:right w:val="none" w:sz="0" w:space="0" w:color="auto"/>
      </w:divBdr>
    </w:div>
    <w:div w:id="1393768121">
      <w:bodyDiv w:val="1"/>
      <w:marLeft w:val="0"/>
      <w:marRight w:val="0"/>
      <w:marTop w:val="0"/>
      <w:marBottom w:val="0"/>
      <w:divBdr>
        <w:top w:val="none" w:sz="0" w:space="0" w:color="auto"/>
        <w:left w:val="none" w:sz="0" w:space="0" w:color="auto"/>
        <w:bottom w:val="none" w:sz="0" w:space="0" w:color="auto"/>
        <w:right w:val="none" w:sz="0" w:space="0" w:color="auto"/>
      </w:divBdr>
    </w:div>
    <w:div w:id="1393888132">
      <w:bodyDiv w:val="1"/>
      <w:marLeft w:val="0"/>
      <w:marRight w:val="0"/>
      <w:marTop w:val="0"/>
      <w:marBottom w:val="0"/>
      <w:divBdr>
        <w:top w:val="none" w:sz="0" w:space="0" w:color="auto"/>
        <w:left w:val="none" w:sz="0" w:space="0" w:color="auto"/>
        <w:bottom w:val="none" w:sz="0" w:space="0" w:color="auto"/>
        <w:right w:val="none" w:sz="0" w:space="0" w:color="auto"/>
      </w:divBdr>
    </w:div>
    <w:div w:id="1393965920">
      <w:bodyDiv w:val="1"/>
      <w:marLeft w:val="0"/>
      <w:marRight w:val="0"/>
      <w:marTop w:val="0"/>
      <w:marBottom w:val="0"/>
      <w:divBdr>
        <w:top w:val="none" w:sz="0" w:space="0" w:color="auto"/>
        <w:left w:val="none" w:sz="0" w:space="0" w:color="auto"/>
        <w:bottom w:val="none" w:sz="0" w:space="0" w:color="auto"/>
        <w:right w:val="none" w:sz="0" w:space="0" w:color="auto"/>
      </w:divBdr>
    </w:div>
    <w:div w:id="1394038770">
      <w:bodyDiv w:val="1"/>
      <w:marLeft w:val="0"/>
      <w:marRight w:val="0"/>
      <w:marTop w:val="0"/>
      <w:marBottom w:val="0"/>
      <w:divBdr>
        <w:top w:val="none" w:sz="0" w:space="0" w:color="auto"/>
        <w:left w:val="none" w:sz="0" w:space="0" w:color="auto"/>
        <w:bottom w:val="none" w:sz="0" w:space="0" w:color="auto"/>
        <w:right w:val="none" w:sz="0" w:space="0" w:color="auto"/>
      </w:divBdr>
    </w:div>
    <w:div w:id="1394158457">
      <w:bodyDiv w:val="1"/>
      <w:marLeft w:val="0"/>
      <w:marRight w:val="0"/>
      <w:marTop w:val="0"/>
      <w:marBottom w:val="0"/>
      <w:divBdr>
        <w:top w:val="none" w:sz="0" w:space="0" w:color="auto"/>
        <w:left w:val="none" w:sz="0" w:space="0" w:color="auto"/>
        <w:bottom w:val="none" w:sz="0" w:space="0" w:color="auto"/>
        <w:right w:val="none" w:sz="0" w:space="0" w:color="auto"/>
      </w:divBdr>
    </w:div>
    <w:div w:id="1394281373">
      <w:bodyDiv w:val="1"/>
      <w:marLeft w:val="0"/>
      <w:marRight w:val="0"/>
      <w:marTop w:val="0"/>
      <w:marBottom w:val="0"/>
      <w:divBdr>
        <w:top w:val="none" w:sz="0" w:space="0" w:color="auto"/>
        <w:left w:val="none" w:sz="0" w:space="0" w:color="auto"/>
        <w:bottom w:val="none" w:sz="0" w:space="0" w:color="auto"/>
        <w:right w:val="none" w:sz="0" w:space="0" w:color="auto"/>
      </w:divBdr>
    </w:div>
    <w:div w:id="1394423487">
      <w:bodyDiv w:val="1"/>
      <w:marLeft w:val="0"/>
      <w:marRight w:val="0"/>
      <w:marTop w:val="0"/>
      <w:marBottom w:val="0"/>
      <w:divBdr>
        <w:top w:val="none" w:sz="0" w:space="0" w:color="auto"/>
        <w:left w:val="none" w:sz="0" w:space="0" w:color="auto"/>
        <w:bottom w:val="none" w:sz="0" w:space="0" w:color="auto"/>
        <w:right w:val="none" w:sz="0" w:space="0" w:color="auto"/>
      </w:divBdr>
    </w:div>
    <w:div w:id="1394544130">
      <w:bodyDiv w:val="1"/>
      <w:marLeft w:val="0"/>
      <w:marRight w:val="0"/>
      <w:marTop w:val="0"/>
      <w:marBottom w:val="0"/>
      <w:divBdr>
        <w:top w:val="none" w:sz="0" w:space="0" w:color="auto"/>
        <w:left w:val="none" w:sz="0" w:space="0" w:color="auto"/>
        <w:bottom w:val="none" w:sz="0" w:space="0" w:color="auto"/>
        <w:right w:val="none" w:sz="0" w:space="0" w:color="auto"/>
      </w:divBdr>
    </w:div>
    <w:div w:id="1394738949">
      <w:bodyDiv w:val="1"/>
      <w:marLeft w:val="0"/>
      <w:marRight w:val="0"/>
      <w:marTop w:val="0"/>
      <w:marBottom w:val="0"/>
      <w:divBdr>
        <w:top w:val="none" w:sz="0" w:space="0" w:color="auto"/>
        <w:left w:val="none" w:sz="0" w:space="0" w:color="auto"/>
        <w:bottom w:val="none" w:sz="0" w:space="0" w:color="auto"/>
        <w:right w:val="none" w:sz="0" w:space="0" w:color="auto"/>
      </w:divBdr>
    </w:div>
    <w:div w:id="1394892138">
      <w:bodyDiv w:val="1"/>
      <w:marLeft w:val="0"/>
      <w:marRight w:val="0"/>
      <w:marTop w:val="0"/>
      <w:marBottom w:val="0"/>
      <w:divBdr>
        <w:top w:val="none" w:sz="0" w:space="0" w:color="auto"/>
        <w:left w:val="none" w:sz="0" w:space="0" w:color="auto"/>
        <w:bottom w:val="none" w:sz="0" w:space="0" w:color="auto"/>
        <w:right w:val="none" w:sz="0" w:space="0" w:color="auto"/>
      </w:divBdr>
    </w:div>
    <w:div w:id="1395277371">
      <w:bodyDiv w:val="1"/>
      <w:marLeft w:val="0"/>
      <w:marRight w:val="0"/>
      <w:marTop w:val="0"/>
      <w:marBottom w:val="0"/>
      <w:divBdr>
        <w:top w:val="none" w:sz="0" w:space="0" w:color="auto"/>
        <w:left w:val="none" w:sz="0" w:space="0" w:color="auto"/>
        <w:bottom w:val="none" w:sz="0" w:space="0" w:color="auto"/>
        <w:right w:val="none" w:sz="0" w:space="0" w:color="auto"/>
      </w:divBdr>
    </w:div>
    <w:div w:id="1395424068">
      <w:bodyDiv w:val="1"/>
      <w:marLeft w:val="0"/>
      <w:marRight w:val="0"/>
      <w:marTop w:val="0"/>
      <w:marBottom w:val="0"/>
      <w:divBdr>
        <w:top w:val="none" w:sz="0" w:space="0" w:color="auto"/>
        <w:left w:val="none" w:sz="0" w:space="0" w:color="auto"/>
        <w:bottom w:val="none" w:sz="0" w:space="0" w:color="auto"/>
        <w:right w:val="none" w:sz="0" w:space="0" w:color="auto"/>
      </w:divBdr>
    </w:div>
    <w:div w:id="1395468867">
      <w:bodyDiv w:val="1"/>
      <w:marLeft w:val="0"/>
      <w:marRight w:val="0"/>
      <w:marTop w:val="0"/>
      <w:marBottom w:val="0"/>
      <w:divBdr>
        <w:top w:val="none" w:sz="0" w:space="0" w:color="auto"/>
        <w:left w:val="none" w:sz="0" w:space="0" w:color="auto"/>
        <w:bottom w:val="none" w:sz="0" w:space="0" w:color="auto"/>
        <w:right w:val="none" w:sz="0" w:space="0" w:color="auto"/>
      </w:divBdr>
    </w:div>
    <w:div w:id="1395471797">
      <w:bodyDiv w:val="1"/>
      <w:marLeft w:val="0"/>
      <w:marRight w:val="0"/>
      <w:marTop w:val="0"/>
      <w:marBottom w:val="0"/>
      <w:divBdr>
        <w:top w:val="none" w:sz="0" w:space="0" w:color="auto"/>
        <w:left w:val="none" w:sz="0" w:space="0" w:color="auto"/>
        <w:bottom w:val="none" w:sz="0" w:space="0" w:color="auto"/>
        <w:right w:val="none" w:sz="0" w:space="0" w:color="auto"/>
      </w:divBdr>
    </w:div>
    <w:div w:id="1395619604">
      <w:bodyDiv w:val="1"/>
      <w:marLeft w:val="0"/>
      <w:marRight w:val="0"/>
      <w:marTop w:val="0"/>
      <w:marBottom w:val="0"/>
      <w:divBdr>
        <w:top w:val="none" w:sz="0" w:space="0" w:color="auto"/>
        <w:left w:val="none" w:sz="0" w:space="0" w:color="auto"/>
        <w:bottom w:val="none" w:sz="0" w:space="0" w:color="auto"/>
        <w:right w:val="none" w:sz="0" w:space="0" w:color="auto"/>
      </w:divBdr>
    </w:div>
    <w:div w:id="1395928681">
      <w:bodyDiv w:val="1"/>
      <w:marLeft w:val="0"/>
      <w:marRight w:val="0"/>
      <w:marTop w:val="0"/>
      <w:marBottom w:val="0"/>
      <w:divBdr>
        <w:top w:val="none" w:sz="0" w:space="0" w:color="auto"/>
        <w:left w:val="none" w:sz="0" w:space="0" w:color="auto"/>
        <w:bottom w:val="none" w:sz="0" w:space="0" w:color="auto"/>
        <w:right w:val="none" w:sz="0" w:space="0" w:color="auto"/>
      </w:divBdr>
    </w:div>
    <w:div w:id="1396275362">
      <w:bodyDiv w:val="1"/>
      <w:marLeft w:val="0"/>
      <w:marRight w:val="0"/>
      <w:marTop w:val="0"/>
      <w:marBottom w:val="0"/>
      <w:divBdr>
        <w:top w:val="none" w:sz="0" w:space="0" w:color="auto"/>
        <w:left w:val="none" w:sz="0" w:space="0" w:color="auto"/>
        <w:bottom w:val="none" w:sz="0" w:space="0" w:color="auto"/>
        <w:right w:val="none" w:sz="0" w:space="0" w:color="auto"/>
      </w:divBdr>
    </w:div>
    <w:div w:id="1396321846">
      <w:bodyDiv w:val="1"/>
      <w:marLeft w:val="0"/>
      <w:marRight w:val="0"/>
      <w:marTop w:val="0"/>
      <w:marBottom w:val="0"/>
      <w:divBdr>
        <w:top w:val="none" w:sz="0" w:space="0" w:color="auto"/>
        <w:left w:val="none" w:sz="0" w:space="0" w:color="auto"/>
        <w:bottom w:val="none" w:sz="0" w:space="0" w:color="auto"/>
        <w:right w:val="none" w:sz="0" w:space="0" w:color="auto"/>
      </w:divBdr>
    </w:div>
    <w:div w:id="1396469242">
      <w:bodyDiv w:val="1"/>
      <w:marLeft w:val="0"/>
      <w:marRight w:val="0"/>
      <w:marTop w:val="0"/>
      <w:marBottom w:val="0"/>
      <w:divBdr>
        <w:top w:val="none" w:sz="0" w:space="0" w:color="auto"/>
        <w:left w:val="none" w:sz="0" w:space="0" w:color="auto"/>
        <w:bottom w:val="none" w:sz="0" w:space="0" w:color="auto"/>
        <w:right w:val="none" w:sz="0" w:space="0" w:color="auto"/>
      </w:divBdr>
    </w:div>
    <w:div w:id="1396515714">
      <w:bodyDiv w:val="1"/>
      <w:marLeft w:val="0"/>
      <w:marRight w:val="0"/>
      <w:marTop w:val="0"/>
      <w:marBottom w:val="0"/>
      <w:divBdr>
        <w:top w:val="none" w:sz="0" w:space="0" w:color="auto"/>
        <w:left w:val="none" w:sz="0" w:space="0" w:color="auto"/>
        <w:bottom w:val="none" w:sz="0" w:space="0" w:color="auto"/>
        <w:right w:val="none" w:sz="0" w:space="0" w:color="auto"/>
      </w:divBdr>
    </w:div>
    <w:div w:id="1396658024">
      <w:bodyDiv w:val="1"/>
      <w:marLeft w:val="0"/>
      <w:marRight w:val="0"/>
      <w:marTop w:val="0"/>
      <w:marBottom w:val="0"/>
      <w:divBdr>
        <w:top w:val="none" w:sz="0" w:space="0" w:color="auto"/>
        <w:left w:val="none" w:sz="0" w:space="0" w:color="auto"/>
        <w:bottom w:val="none" w:sz="0" w:space="0" w:color="auto"/>
        <w:right w:val="none" w:sz="0" w:space="0" w:color="auto"/>
      </w:divBdr>
    </w:div>
    <w:div w:id="1396664340">
      <w:bodyDiv w:val="1"/>
      <w:marLeft w:val="0"/>
      <w:marRight w:val="0"/>
      <w:marTop w:val="0"/>
      <w:marBottom w:val="0"/>
      <w:divBdr>
        <w:top w:val="none" w:sz="0" w:space="0" w:color="auto"/>
        <w:left w:val="none" w:sz="0" w:space="0" w:color="auto"/>
        <w:bottom w:val="none" w:sz="0" w:space="0" w:color="auto"/>
        <w:right w:val="none" w:sz="0" w:space="0" w:color="auto"/>
      </w:divBdr>
    </w:div>
    <w:div w:id="1396780791">
      <w:bodyDiv w:val="1"/>
      <w:marLeft w:val="0"/>
      <w:marRight w:val="0"/>
      <w:marTop w:val="0"/>
      <w:marBottom w:val="0"/>
      <w:divBdr>
        <w:top w:val="none" w:sz="0" w:space="0" w:color="auto"/>
        <w:left w:val="none" w:sz="0" w:space="0" w:color="auto"/>
        <w:bottom w:val="none" w:sz="0" w:space="0" w:color="auto"/>
        <w:right w:val="none" w:sz="0" w:space="0" w:color="auto"/>
      </w:divBdr>
    </w:div>
    <w:div w:id="1397162462">
      <w:bodyDiv w:val="1"/>
      <w:marLeft w:val="0"/>
      <w:marRight w:val="0"/>
      <w:marTop w:val="0"/>
      <w:marBottom w:val="0"/>
      <w:divBdr>
        <w:top w:val="none" w:sz="0" w:space="0" w:color="auto"/>
        <w:left w:val="none" w:sz="0" w:space="0" w:color="auto"/>
        <w:bottom w:val="none" w:sz="0" w:space="0" w:color="auto"/>
        <w:right w:val="none" w:sz="0" w:space="0" w:color="auto"/>
      </w:divBdr>
    </w:div>
    <w:div w:id="1397240867">
      <w:bodyDiv w:val="1"/>
      <w:marLeft w:val="0"/>
      <w:marRight w:val="0"/>
      <w:marTop w:val="0"/>
      <w:marBottom w:val="0"/>
      <w:divBdr>
        <w:top w:val="none" w:sz="0" w:space="0" w:color="auto"/>
        <w:left w:val="none" w:sz="0" w:space="0" w:color="auto"/>
        <w:bottom w:val="none" w:sz="0" w:space="0" w:color="auto"/>
        <w:right w:val="none" w:sz="0" w:space="0" w:color="auto"/>
      </w:divBdr>
    </w:div>
    <w:div w:id="1397244066">
      <w:bodyDiv w:val="1"/>
      <w:marLeft w:val="0"/>
      <w:marRight w:val="0"/>
      <w:marTop w:val="0"/>
      <w:marBottom w:val="0"/>
      <w:divBdr>
        <w:top w:val="none" w:sz="0" w:space="0" w:color="auto"/>
        <w:left w:val="none" w:sz="0" w:space="0" w:color="auto"/>
        <w:bottom w:val="none" w:sz="0" w:space="0" w:color="auto"/>
        <w:right w:val="none" w:sz="0" w:space="0" w:color="auto"/>
      </w:divBdr>
    </w:div>
    <w:div w:id="1397439948">
      <w:bodyDiv w:val="1"/>
      <w:marLeft w:val="0"/>
      <w:marRight w:val="0"/>
      <w:marTop w:val="0"/>
      <w:marBottom w:val="0"/>
      <w:divBdr>
        <w:top w:val="none" w:sz="0" w:space="0" w:color="auto"/>
        <w:left w:val="none" w:sz="0" w:space="0" w:color="auto"/>
        <w:bottom w:val="none" w:sz="0" w:space="0" w:color="auto"/>
        <w:right w:val="none" w:sz="0" w:space="0" w:color="auto"/>
      </w:divBdr>
    </w:div>
    <w:div w:id="1397775503">
      <w:bodyDiv w:val="1"/>
      <w:marLeft w:val="0"/>
      <w:marRight w:val="0"/>
      <w:marTop w:val="0"/>
      <w:marBottom w:val="0"/>
      <w:divBdr>
        <w:top w:val="none" w:sz="0" w:space="0" w:color="auto"/>
        <w:left w:val="none" w:sz="0" w:space="0" w:color="auto"/>
        <w:bottom w:val="none" w:sz="0" w:space="0" w:color="auto"/>
        <w:right w:val="none" w:sz="0" w:space="0" w:color="auto"/>
      </w:divBdr>
    </w:div>
    <w:div w:id="1398043659">
      <w:bodyDiv w:val="1"/>
      <w:marLeft w:val="0"/>
      <w:marRight w:val="0"/>
      <w:marTop w:val="0"/>
      <w:marBottom w:val="0"/>
      <w:divBdr>
        <w:top w:val="none" w:sz="0" w:space="0" w:color="auto"/>
        <w:left w:val="none" w:sz="0" w:space="0" w:color="auto"/>
        <w:bottom w:val="none" w:sz="0" w:space="0" w:color="auto"/>
        <w:right w:val="none" w:sz="0" w:space="0" w:color="auto"/>
      </w:divBdr>
    </w:div>
    <w:div w:id="1398090406">
      <w:bodyDiv w:val="1"/>
      <w:marLeft w:val="0"/>
      <w:marRight w:val="0"/>
      <w:marTop w:val="0"/>
      <w:marBottom w:val="0"/>
      <w:divBdr>
        <w:top w:val="none" w:sz="0" w:space="0" w:color="auto"/>
        <w:left w:val="none" w:sz="0" w:space="0" w:color="auto"/>
        <w:bottom w:val="none" w:sz="0" w:space="0" w:color="auto"/>
        <w:right w:val="none" w:sz="0" w:space="0" w:color="auto"/>
      </w:divBdr>
    </w:div>
    <w:div w:id="1398091909">
      <w:bodyDiv w:val="1"/>
      <w:marLeft w:val="0"/>
      <w:marRight w:val="0"/>
      <w:marTop w:val="0"/>
      <w:marBottom w:val="0"/>
      <w:divBdr>
        <w:top w:val="none" w:sz="0" w:space="0" w:color="auto"/>
        <w:left w:val="none" w:sz="0" w:space="0" w:color="auto"/>
        <w:bottom w:val="none" w:sz="0" w:space="0" w:color="auto"/>
        <w:right w:val="none" w:sz="0" w:space="0" w:color="auto"/>
      </w:divBdr>
    </w:div>
    <w:div w:id="1398243100">
      <w:bodyDiv w:val="1"/>
      <w:marLeft w:val="0"/>
      <w:marRight w:val="0"/>
      <w:marTop w:val="0"/>
      <w:marBottom w:val="0"/>
      <w:divBdr>
        <w:top w:val="none" w:sz="0" w:space="0" w:color="auto"/>
        <w:left w:val="none" w:sz="0" w:space="0" w:color="auto"/>
        <w:bottom w:val="none" w:sz="0" w:space="0" w:color="auto"/>
        <w:right w:val="none" w:sz="0" w:space="0" w:color="auto"/>
      </w:divBdr>
    </w:div>
    <w:div w:id="1398282602">
      <w:bodyDiv w:val="1"/>
      <w:marLeft w:val="0"/>
      <w:marRight w:val="0"/>
      <w:marTop w:val="0"/>
      <w:marBottom w:val="0"/>
      <w:divBdr>
        <w:top w:val="none" w:sz="0" w:space="0" w:color="auto"/>
        <w:left w:val="none" w:sz="0" w:space="0" w:color="auto"/>
        <w:bottom w:val="none" w:sz="0" w:space="0" w:color="auto"/>
        <w:right w:val="none" w:sz="0" w:space="0" w:color="auto"/>
      </w:divBdr>
    </w:div>
    <w:div w:id="1398473047">
      <w:bodyDiv w:val="1"/>
      <w:marLeft w:val="0"/>
      <w:marRight w:val="0"/>
      <w:marTop w:val="0"/>
      <w:marBottom w:val="0"/>
      <w:divBdr>
        <w:top w:val="none" w:sz="0" w:space="0" w:color="auto"/>
        <w:left w:val="none" w:sz="0" w:space="0" w:color="auto"/>
        <w:bottom w:val="none" w:sz="0" w:space="0" w:color="auto"/>
        <w:right w:val="none" w:sz="0" w:space="0" w:color="auto"/>
      </w:divBdr>
    </w:div>
    <w:div w:id="1398628601">
      <w:bodyDiv w:val="1"/>
      <w:marLeft w:val="0"/>
      <w:marRight w:val="0"/>
      <w:marTop w:val="0"/>
      <w:marBottom w:val="0"/>
      <w:divBdr>
        <w:top w:val="none" w:sz="0" w:space="0" w:color="auto"/>
        <w:left w:val="none" w:sz="0" w:space="0" w:color="auto"/>
        <w:bottom w:val="none" w:sz="0" w:space="0" w:color="auto"/>
        <w:right w:val="none" w:sz="0" w:space="0" w:color="auto"/>
      </w:divBdr>
    </w:div>
    <w:div w:id="1399014360">
      <w:bodyDiv w:val="1"/>
      <w:marLeft w:val="0"/>
      <w:marRight w:val="0"/>
      <w:marTop w:val="0"/>
      <w:marBottom w:val="0"/>
      <w:divBdr>
        <w:top w:val="none" w:sz="0" w:space="0" w:color="auto"/>
        <w:left w:val="none" w:sz="0" w:space="0" w:color="auto"/>
        <w:bottom w:val="none" w:sz="0" w:space="0" w:color="auto"/>
        <w:right w:val="none" w:sz="0" w:space="0" w:color="auto"/>
      </w:divBdr>
    </w:div>
    <w:div w:id="1399014600">
      <w:bodyDiv w:val="1"/>
      <w:marLeft w:val="0"/>
      <w:marRight w:val="0"/>
      <w:marTop w:val="0"/>
      <w:marBottom w:val="0"/>
      <w:divBdr>
        <w:top w:val="none" w:sz="0" w:space="0" w:color="auto"/>
        <w:left w:val="none" w:sz="0" w:space="0" w:color="auto"/>
        <w:bottom w:val="none" w:sz="0" w:space="0" w:color="auto"/>
        <w:right w:val="none" w:sz="0" w:space="0" w:color="auto"/>
      </w:divBdr>
    </w:div>
    <w:div w:id="1399136057">
      <w:bodyDiv w:val="1"/>
      <w:marLeft w:val="0"/>
      <w:marRight w:val="0"/>
      <w:marTop w:val="0"/>
      <w:marBottom w:val="0"/>
      <w:divBdr>
        <w:top w:val="none" w:sz="0" w:space="0" w:color="auto"/>
        <w:left w:val="none" w:sz="0" w:space="0" w:color="auto"/>
        <w:bottom w:val="none" w:sz="0" w:space="0" w:color="auto"/>
        <w:right w:val="none" w:sz="0" w:space="0" w:color="auto"/>
      </w:divBdr>
    </w:div>
    <w:div w:id="1399328771">
      <w:bodyDiv w:val="1"/>
      <w:marLeft w:val="0"/>
      <w:marRight w:val="0"/>
      <w:marTop w:val="0"/>
      <w:marBottom w:val="0"/>
      <w:divBdr>
        <w:top w:val="none" w:sz="0" w:space="0" w:color="auto"/>
        <w:left w:val="none" w:sz="0" w:space="0" w:color="auto"/>
        <w:bottom w:val="none" w:sz="0" w:space="0" w:color="auto"/>
        <w:right w:val="none" w:sz="0" w:space="0" w:color="auto"/>
      </w:divBdr>
    </w:div>
    <w:div w:id="1399402617">
      <w:bodyDiv w:val="1"/>
      <w:marLeft w:val="0"/>
      <w:marRight w:val="0"/>
      <w:marTop w:val="0"/>
      <w:marBottom w:val="0"/>
      <w:divBdr>
        <w:top w:val="none" w:sz="0" w:space="0" w:color="auto"/>
        <w:left w:val="none" w:sz="0" w:space="0" w:color="auto"/>
        <w:bottom w:val="none" w:sz="0" w:space="0" w:color="auto"/>
        <w:right w:val="none" w:sz="0" w:space="0" w:color="auto"/>
      </w:divBdr>
    </w:div>
    <w:div w:id="1399480188">
      <w:bodyDiv w:val="1"/>
      <w:marLeft w:val="0"/>
      <w:marRight w:val="0"/>
      <w:marTop w:val="0"/>
      <w:marBottom w:val="0"/>
      <w:divBdr>
        <w:top w:val="none" w:sz="0" w:space="0" w:color="auto"/>
        <w:left w:val="none" w:sz="0" w:space="0" w:color="auto"/>
        <w:bottom w:val="none" w:sz="0" w:space="0" w:color="auto"/>
        <w:right w:val="none" w:sz="0" w:space="0" w:color="auto"/>
      </w:divBdr>
    </w:div>
    <w:div w:id="1399547379">
      <w:bodyDiv w:val="1"/>
      <w:marLeft w:val="0"/>
      <w:marRight w:val="0"/>
      <w:marTop w:val="0"/>
      <w:marBottom w:val="0"/>
      <w:divBdr>
        <w:top w:val="none" w:sz="0" w:space="0" w:color="auto"/>
        <w:left w:val="none" w:sz="0" w:space="0" w:color="auto"/>
        <w:bottom w:val="none" w:sz="0" w:space="0" w:color="auto"/>
        <w:right w:val="none" w:sz="0" w:space="0" w:color="auto"/>
      </w:divBdr>
    </w:div>
    <w:div w:id="1399590256">
      <w:bodyDiv w:val="1"/>
      <w:marLeft w:val="0"/>
      <w:marRight w:val="0"/>
      <w:marTop w:val="0"/>
      <w:marBottom w:val="0"/>
      <w:divBdr>
        <w:top w:val="none" w:sz="0" w:space="0" w:color="auto"/>
        <w:left w:val="none" w:sz="0" w:space="0" w:color="auto"/>
        <w:bottom w:val="none" w:sz="0" w:space="0" w:color="auto"/>
        <w:right w:val="none" w:sz="0" w:space="0" w:color="auto"/>
      </w:divBdr>
    </w:div>
    <w:div w:id="1399597869">
      <w:bodyDiv w:val="1"/>
      <w:marLeft w:val="0"/>
      <w:marRight w:val="0"/>
      <w:marTop w:val="0"/>
      <w:marBottom w:val="0"/>
      <w:divBdr>
        <w:top w:val="none" w:sz="0" w:space="0" w:color="auto"/>
        <w:left w:val="none" w:sz="0" w:space="0" w:color="auto"/>
        <w:bottom w:val="none" w:sz="0" w:space="0" w:color="auto"/>
        <w:right w:val="none" w:sz="0" w:space="0" w:color="auto"/>
      </w:divBdr>
    </w:div>
    <w:div w:id="1399671675">
      <w:bodyDiv w:val="1"/>
      <w:marLeft w:val="0"/>
      <w:marRight w:val="0"/>
      <w:marTop w:val="0"/>
      <w:marBottom w:val="0"/>
      <w:divBdr>
        <w:top w:val="none" w:sz="0" w:space="0" w:color="auto"/>
        <w:left w:val="none" w:sz="0" w:space="0" w:color="auto"/>
        <w:bottom w:val="none" w:sz="0" w:space="0" w:color="auto"/>
        <w:right w:val="none" w:sz="0" w:space="0" w:color="auto"/>
      </w:divBdr>
    </w:div>
    <w:div w:id="1399673132">
      <w:bodyDiv w:val="1"/>
      <w:marLeft w:val="0"/>
      <w:marRight w:val="0"/>
      <w:marTop w:val="0"/>
      <w:marBottom w:val="0"/>
      <w:divBdr>
        <w:top w:val="none" w:sz="0" w:space="0" w:color="auto"/>
        <w:left w:val="none" w:sz="0" w:space="0" w:color="auto"/>
        <w:bottom w:val="none" w:sz="0" w:space="0" w:color="auto"/>
        <w:right w:val="none" w:sz="0" w:space="0" w:color="auto"/>
      </w:divBdr>
    </w:div>
    <w:div w:id="1399674061">
      <w:bodyDiv w:val="1"/>
      <w:marLeft w:val="0"/>
      <w:marRight w:val="0"/>
      <w:marTop w:val="0"/>
      <w:marBottom w:val="0"/>
      <w:divBdr>
        <w:top w:val="none" w:sz="0" w:space="0" w:color="auto"/>
        <w:left w:val="none" w:sz="0" w:space="0" w:color="auto"/>
        <w:bottom w:val="none" w:sz="0" w:space="0" w:color="auto"/>
        <w:right w:val="none" w:sz="0" w:space="0" w:color="auto"/>
      </w:divBdr>
    </w:div>
    <w:div w:id="1399938150">
      <w:bodyDiv w:val="1"/>
      <w:marLeft w:val="0"/>
      <w:marRight w:val="0"/>
      <w:marTop w:val="0"/>
      <w:marBottom w:val="0"/>
      <w:divBdr>
        <w:top w:val="none" w:sz="0" w:space="0" w:color="auto"/>
        <w:left w:val="none" w:sz="0" w:space="0" w:color="auto"/>
        <w:bottom w:val="none" w:sz="0" w:space="0" w:color="auto"/>
        <w:right w:val="none" w:sz="0" w:space="0" w:color="auto"/>
      </w:divBdr>
    </w:div>
    <w:div w:id="1399938494">
      <w:bodyDiv w:val="1"/>
      <w:marLeft w:val="0"/>
      <w:marRight w:val="0"/>
      <w:marTop w:val="0"/>
      <w:marBottom w:val="0"/>
      <w:divBdr>
        <w:top w:val="none" w:sz="0" w:space="0" w:color="auto"/>
        <w:left w:val="none" w:sz="0" w:space="0" w:color="auto"/>
        <w:bottom w:val="none" w:sz="0" w:space="0" w:color="auto"/>
        <w:right w:val="none" w:sz="0" w:space="0" w:color="auto"/>
      </w:divBdr>
    </w:div>
    <w:div w:id="1400136067">
      <w:bodyDiv w:val="1"/>
      <w:marLeft w:val="0"/>
      <w:marRight w:val="0"/>
      <w:marTop w:val="0"/>
      <w:marBottom w:val="0"/>
      <w:divBdr>
        <w:top w:val="none" w:sz="0" w:space="0" w:color="auto"/>
        <w:left w:val="none" w:sz="0" w:space="0" w:color="auto"/>
        <w:bottom w:val="none" w:sz="0" w:space="0" w:color="auto"/>
        <w:right w:val="none" w:sz="0" w:space="0" w:color="auto"/>
      </w:divBdr>
    </w:div>
    <w:div w:id="1400205359">
      <w:bodyDiv w:val="1"/>
      <w:marLeft w:val="0"/>
      <w:marRight w:val="0"/>
      <w:marTop w:val="0"/>
      <w:marBottom w:val="0"/>
      <w:divBdr>
        <w:top w:val="none" w:sz="0" w:space="0" w:color="auto"/>
        <w:left w:val="none" w:sz="0" w:space="0" w:color="auto"/>
        <w:bottom w:val="none" w:sz="0" w:space="0" w:color="auto"/>
        <w:right w:val="none" w:sz="0" w:space="0" w:color="auto"/>
      </w:divBdr>
    </w:div>
    <w:div w:id="1400250832">
      <w:bodyDiv w:val="1"/>
      <w:marLeft w:val="0"/>
      <w:marRight w:val="0"/>
      <w:marTop w:val="0"/>
      <w:marBottom w:val="0"/>
      <w:divBdr>
        <w:top w:val="none" w:sz="0" w:space="0" w:color="auto"/>
        <w:left w:val="none" w:sz="0" w:space="0" w:color="auto"/>
        <w:bottom w:val="none" w:sz="0" w:space="0" w:color="auto"/>
        <w:right w:val="none" w:sz="0" w:space="0" w:color="auto"/>
      </w:divBdr>
    </w:div>
    <w:div w:id="1400326908">
      <w:bodyDiv w:val="1"/>
      <w:marLeft w:val="0"/>
      <w:marRight w:val="0"/>
      <w:marTop w:val="0"/>
      <w:marBottom w:val="0"/>
      <w:divBdr>
        <w:top w:val="none" w:sz="0" w:space="0" w:color="auto"/>
        <w:left w:val="none" w:sz="0" w:space="0" w:color="auto"/>
        <w:bottom w:val="none" w:sz="0" w:space="0" w:color="auto"/>
        <w:right w:val="none" w:sz="0" w:space="0" w:color="auto"/>
      </w:divBdr>
    </w:div>
    <w:div w:id="1400515661">
      <w:bodyDiv w:val="1"/>
      <w:marLeft w:val="0"/>
      <w:marRight w:val="0"/>
      <w:marTop w:val="0"/>
      <w:marBottom w:val="0"/>
      <w:divBdr>
        <w:top w:val="none" w:sz="0" w:space="0" w:color="auto"/>
        <w:left w:val="none" w:sz="0" w:space="0" w:color="auto"/>
        <w:bottom w:val="none" w:sz="0" w:space="0" w:color="auto"/>
        <w:right w:val="none" w:sz="0" w:space="0" w:color="auto"/>
      </w:divBdr>
    </w:div>
    <w:div w:id="1400666008">
      <w:bodyDiv w:val="1"/>
      <w:marLeft w:val="0"/>
      <w:marRight w:val="0"/>
      <w:marTop w:val="0"/>
      <w:marBottom w:val="0"/>
      <w:divBdr>
        <w:top w:val="none" w:sz="0" w:space="0" w:color="auto"/>
        <w:left w:val="none" w:sz="0" w:space="0" w:color="auto"/>
        <w:bottom w:val="none" w:sz="0" w:space="0" w:color="auto"/>
        <w:right w:val="none" w:sz="0" w:space="0" w:color="auto"/>
      </w:divBdr>
    </w:div>
    <w:div w:id="1400905264">
      <w:bodyDiv w:val="1"/>
      <w:marLeft w:val="0"/>
      <w:marRight w:val="0"/>
      <w:marTop w:val="0"/>
      <w:marBottom w:val="0"/>
      <w:divBdr>
        <w:top w:val="none" w:sz="0" w:space="0" w:color="auto"/>
        <w:left w:val="none" w:sz="0" w:space="0" w:color="auto"/>
        <w:bottom w:val="none" w:sz="0" w:space="0" w:color="auto"/>
        <w:right w:val="none" w:sz="0" w:space="0" w:color="auto"/>
      </w:divBdr>
    </w:div>
    <w:div w:id="1400980347">
      <w:bodyDiv w:val="1"/>
      <w:marLeft w:val="0"/>
      <w:marRight w:val="0"/>
      <w:marTop w:val="0"/>
      <w:marBottom w:val="0"/>
      <w:divBdr>
        <w:top w:val="none" w:sz="0" w:space="0" w:color="auto"/>
        <w:left w:val="none" w:sz="0" w:space="0" w:color="auto"/>
        <w:bottom w:val="none" w:sz="0" w:space="0" w:color="auto"/>
        <w:right w:val="none" w:sz="0" w:space="0" w:color="auto"/>
      </w:divBdr>
    </w:div>
    <w:div w:id="1400980891">
      <w:bodyDiv w:val="1"/>
      <w:marLeft w:val="0"/>
      <w:marRight w:val="0"/>
      <w:marTop w:val="0"/>
      <w:marBottom w:val="0"/>
      <w:divBdr>
        <w:top w:val="none" w:sz="0" w:space="0" w:color="auto"/>
        <w:left w:val="none" w:sz="0" w:space="0" w:color="auto"/>
        <w:bottom w:val="none" w:sz="0" w:space="0" w:color="auto"/>
        <w:right w:val="none" w:sz="0" w:space="0" w:color="auto"/>
      </w:divBdr>
    </w:div>
    <w:div w:id="1401052592">
      <w:bodyDiv w:val="1"/>
      <w:marLeft w:val="0"/>
      <w:marRight w:val="0"/>
      <w:marTop w:val="0"/>
      <w:marBottom w:val="0"/>
      <w:divBdr>
        <w:top w:val="none" w:sz="0" w:space="0" w:color="auto"/>
        <w:left w:val="none" w:sz="0" w:space="0" w:color="auto"/>
        <w:bottom w:val="none" w:sz="0" w:space="0" w:color="auto"/>
        <w:right w:val="none" w:sz="0" w:space="0" w:color="auto"/>
      </w:divBdr>
    </w:div>
    <w:div w:id="1401095512">
      <w:bodyDiv w:val="1"/>
      <w:marLeft w:val="0"/>
      <w:marRight w:val="0"/>
      <w:marTop w:val="0"/>
      <w:marBottom w:val="0"/>
      <w:divBdr>
        <w:top w:val="none" w:sz="0" w:space="0" w:color="auto"/>
        <w:left w:val="none" w:sz="0" w:space="0" w:color="auto"/>
        <w:bottom w:val="none" w:sz="0" w:space="0" w:color="auto"/>
        <w:right w:val="none" w:sz="0" w:space="0" w:color="auto"/>
      </w:divBdr>
    </w:div>
    <w:div w:id="1401102681">
      <w:bodyDiv w:val="1"/>
      <w:marLeft w:val="0"/>
      <w:marRight w:val="0"/>
      <w:marTop w:val="0"/>
      <w:marBottom w:val="0"/>
      <w:divBdr>
        <w:top w:val="none" w:sz="0" w:space="0" w:color="auto"/>
        <w:left w:val="none" w:sz="0" w:space="0" w:color="auto"/>
        <w:bottom w:val="none" w:sz="0" w:space="0" w:color="auto"/>
        <w:right w:val="none" w:sz="0" w:space="0" w:color="auto"/>
      </w:divBdr>
    </w:div>
    <w:div w:id="1401320700">
      <w:bodyDiv w:val="1"/>
      <w:marLeft w:val="0"/>
      <w:marRight w:val="0"/>
      <w:marTop w:val="0"/>
      <w:marBottom w:val="0"/>
      <w:divBdr>
        <w:top w:val="none" w:sz="0" w:space="0" w:color="auto"/>
        <w:left w:val="none" w:sz="0" w:space="0" w:color="auto"/>
        <w:bottom w:val="none" w:sz="0" w:space="0" w:color="auto"/>
        <w:right w:val="none" w:sz="0" w:space="0" w:color="auto"/>
      </w:divBdr>
    </w:div>
    <w:div w:id="1401438585">
      <w:bodyDiv w:val="1"/>
      <w:marLeft w:val="0"/>
      <w:marRight w:val="0"/>
      <w:marTop w:val="0"/>
      <w:marBottom w:val="0"/>
      <w:divBdr>
        <w:top w:val="none" w:sz="0" w:space="0" w:color="auto"/>
        <w:left w:val="none" w:sz="0" w:space="0" w:color="auto"/>
        <w:bottom w:val="none" w:sz="0" w:space="0" w:color="auto"/>
        <w:right w:val="none" w:sz="0" w:space="0" w:color="auto"/>
      </w:divBdr>
    </w:div>
    <w:div w:id="1401512936">
      <w:bodyDiv w:val="1"/>
      <w:marLeft w:val="0"/>
      <w:marRight w:val="0"/>
      <w:marTop w:val="0"/>
      <w:marBottom w:val="0"/>
      <w:divBdr>
        <w:top w:val="none" w:sz="0" w:space="0" w:color="auto"/>
        <w:left w:val="none" w:sz="0" w:space="0" w:color="auto"/>
        <w:bottom w:val="none" w:sz="0" w:space="0" w:color="auto"/>
        <w:right w:val="none" w:sz="0" w:space="0" w:color="auto"/>
      </w:divBdr>
    </w:div>
    <w:div w:id="1401640274">
      <w:bodyDiv w:val="1"/>
      <w:marLeft w:val="0"/>
      <w:marRight w:val="0"/>
      <w:marTop w:val="0"/>
      <w:marBottom w:val="0"/>
      <w:divBdr>
        <w:top w:val="none" w:sz="0" w:space="0" w:color="auto"/>
        <w:left w:val="none" w:sz="0" w:space="0" w:color="auto"/>
        <w:bottom w:val="none" w:sz="0" w:space="0" w:color="auto"/>
        <w:right w:val="none" w:sz="0" w:space="0" w:color="auto"/>
      </w:divBdr>
    </w:div>
    <w:div w:id="1401755112">
      <w:bodyDiv w:val="1"/>
      <w:marLeft w:val="0"/>
      <w:marRight w:val="0"/>
      <w:marTop w:val="0"/>
      <w:marBottom w:val="0"/>
      <w:divBdr>
        <w:top w:val="none" w:sz="0" w:space="0" w:color="auto"/>
        <w:left w:val="none" w:sz="0" w:space="0" w:color="auto"/>
        <w:bottom w:val="none" w:sz="0" w:space="0" w:color="auto"/>
        <w:right w:val="none" w:sz="0" w:space="0" w:color="auto"/>
      </w:divBdr>
    </w:div>
    <w:div w:id="1401755265">
      <w:bodyDiv w:val="1"/>
      <w:marLeft w:val="0"/>
      <w:marRight w:val="0"/>
      <w:marTop w:val="0"/>
      <w:marBottom w:val="0"/>
      <w:divBdr>
        <w:top w:val="none" w:sz="0" w:space="0" w:color="auto"/>
        <w:left w:val="none" w:sz="0" w:space="0" w:color="auto"/>
        <w:bottom w:val="none" w:sz="0" w:space="0" w:color="auto"/>
        <w:right w:val="none" w:sz="0" w:space="0" w:color="auto"/>
      </w:divBdr>
    </w:div>
    <w:div w:id="1402213300">
      <w:bodyDiv w:val="1"/>
      <w:marLeft w:val="0"/>
      <w:marRight w:val="0"/>
      <w:marTop w:val="0"/>
      <w:marBottom w:val="0"/>
      <w:divBdr>
        <w:top w:val="none" w:sz="0" w:space="0" w:color="auto"/>
        <w:left w:val="none" w:sz="0" w:space="0" w:color="auto"/>
        <w:bottom w:val="none" w:sz="0" w:space="0" w:color="auto"/>
        <w:right w:val="none" w:sz="0" w:space="0" w:color="auto"/>
      </w:divBdr>
    </w:div>
    <w:div w:id="1402480131">
      <w:bodyDiv w:val="1"/>
      <w:marLeft w:val="0"/>
      <w:marRight w:val="0"/>
      <w:marTop w:val="0"/>
      <w:marBottom w:val="0"/>
      <w:divBdr>
        <w:top w:val="none" w:sz="0" w:space="0" w:color="auto"/>
        <w:left w:val="none" w:sz="0" w:space="0" w:color="auto"/>
        <w:bottom w:val="none" w:sz="0" w:space="0" w:color="auto"/>
        <w:right w:val="none" w:sz="0" w:space="0" w:color="auto"/>
      </w:divBdr>
    </w:div>
    <w:div w:id="1402560484">
      <w:bodyDiv w:val="1"/>
      <w:marLeft w:val="0"/>
      <w:marRight w:val="0"/>
      <w:marTop w:val="0"/>
      <w:marBottom w:val="0"/>
      <w:divBdr>
        <w:top w:val="none" w:sz="0" w:space="0" w:color="auto"/>
        <w:left w:val="none" w:sz="0" w:space="0" w:color="auto"/>
        <w:bottom w:val="none" w:sz="0" w:space="0" w:color="auto"/>
        <w:right w:val="none" w:sz="0" w:space="0" w:color="auto"/>
      </w:divBdr>
    </w:div>
    <w:div w:id="1402602620">
      <w:bodyDiv w:val="1"/>
      <w:marLeft w:val="0"/>
      <w:marRight w:val="0"/>
      <w:marTop w:val="0"/>
      <w:marBottom w:val="0"/>
      <w:divBdr>
        <w:top w:val="none" w:sz="0" w:space="0" w:color="auto"/>
        <w:left w:val="none" w:sz="0" w:space="0" w:color="auto"/>
        <w:bottom w:val="none" w:sz="0" w:space="0" w:color="auto"/>
        <w:right w:val="none" w:sz="0" w:space="0" w:color="auto"/>
      </w:divBdr>
    </w:div>
    <w:div w:id="1402755636">
      <w:bodyDiv w:val="1"/>
      <w:marLeft w:val="0"/>
      <w:marRight w:val="0"/>
      <w:marTop w:val="0"/>
      <w:marBottom w:val="0"/>
      <w:divBdr>
        <w:top w:val="none" w:sz="0" w:space="0" w:color="auto"/>
        <w:left w:val="none" w:sz="0" w:space="0" w:color="auto"/>
        <w:bottom w:val="none" w:sz="0" w:space="0" w:color="auto"/>
        <w:right w:val="none" w:sz="0" w:space="0" w:color="auto"/>
      </w:divBdr>
    </w:div>
    <w:div w:id="1402824404">
      <w:bodyDiv w:val="1"/>
      <w:marLeft w:val="0"/>
      <w:marRight w:val="0"/>
      <w:marTop w:val="0"/>
      <w:marBottom w:val="0"/>
      <w:divBdr>
        <w:top w:val="none" w:sz="0" w:space="0" w:color="auto"/>
        <w:left w:val="none" w:sz="0" w:space="0" w:color="auto"/>
        <w:bottom w:val="none" w:sz="0" w:space="0" w:color="auto"/>
        <w:right w:val="none" w:sz="0" w:space="0" w:color="auto"/>
      </w:divBdr>
    </w:div>
    <w:div w:id="1402869202">
      <w:bodyDiv w:val="1"/>
      <w:marLeft w:val="0"/>
      <w:marRight w:val="0"/>
      <w:marTop w:val="0"/>
      <w:marBottom w:val="0"/>
      <w:divBdr>
        <w:top w:val="none" w:sz="0" w:space="0" w:color="auto"/>
        <w:left w:val="none" w:sz="0" w:space="0" w:color="auto"/>
        <w:bottom w:val="none" w:sz="0" w:space="0" w:color="auto"/>
        <w:right w:val="none" w:sz="0" w:space="0" w:color="auto"/>
      </w:divBdr>
    </w:div>
    <w:div w:id="1403021997">
      <w:bodyDiv w:val="1"/>
      <w:marLeft w:val="0"/>
      <w:marRight w:val="0"/>
      <w:marTop w:val="0"/>
      <w:marBottom w:val="0"/>
      <w:divBdr>
        <w:top w:val="none" w:sz="0" w:space="0" w:color="auto"/>
        <w:left w:val="none" w:sz="0" w:space="0" w:color="auto"/>
        <w:bottom w:val="none" w:sz="0" w:space="0" w:color="auto"/>
        <w:right w:val="none" w:sz="0" w:space="0" w:color="auto"/>
      </w:divBdr>
    </w:div>
    <w:div w:id="1403143284">
      <w:bodyDiv w:val="1"/>
      <w:marLeft w:val="0"/>
      <w:marRight w:val="0"/>
      <w:marTop w:val="0"/>
      <w:marBottom w:val="0"/>
      <w:divBdr>
        <w:top w:val="none" w:sz="0" w:space="0" w:color="auto"/>
        <w:left w:val="none" w:sz="0" w:space="0" w:color="auto"/>
        <w:bottom w:val="none" w:sz="0" w:space="0" w:color="auto"/>
        <w:right w:val="none" w:sz="0" w:space="0" w:color="auto"/>
      </w:divBdr>
    </w:div>
    <w:div w:id="1403211758">
      <w:bodyDiv w:val="1"/>
      <w:marLeft w:val="0"/>
      <w:marRight w:val="0"/>
      <w:marTop w:val="0"/>
      <w:marBottom w:val="0"/>
      <w:divBdr>
        <w:top w:val="none" w:sz="0" w:space="0" w:color="auto"/>
        <w:left w:val="none" w:sz="0" w:space="0" w:color="auto"/>
        <w:bottom w:val="none" w:sz="0" w:space="0" w:color="auto"/>
        <w:right w:val="none" w:sz="0" w:space="0" w:color="auto"/>
      </w:divBdr>
    </w:div>
    <w:div w:id="1403215027">
      <w:bodyDiv w:val="1"/>
      <w:marLeft w:val="0"/>
      <w:marRight w:val="0"/>
      <w:marTop w:val="0"/>
      <w:marBottom w:val="0"/>
      <w:divBdr>
        <w:top w:val="none" w:sz="0" w:space="0" w:color="auto"/>
        <w:left w:val="none" w:sz="0" w:space="0" w:color="auto"/>
        <w:bottom w:val="none" w:sz="0" w:space="0" w:color="auto"/>
        <w:right w:val="none" w:sz="0" w:space="0" w:color="auto"/>
      </w:divBdr>
    </w:div>
    <w:div w:id="1403216529">
      <w:bodyDiv w:val="1"/>
      <w:marLeft w:val="0"/>
      <w:marRight w:val="0"/>
      <w:marTop w:val="0"/>
      <w:marBottom w:val="0"/>
      <w:divBdr>
        <w:top w:val="none" w:sz="0" w:space="0" w:color="auto"/>
        <w:left w:val="none" w:sz="0" w:space="0" w:color="auto"/>
        <w:bottom w:val="none" w:sz="0" w:space="0" w:color="auto"/>
        <w:right w:val="none" w:sz="0" w:space="0" w:color="auto"/>
      </w:divBdr>
    </w:div>
    <w:div w:id="1403335784">
      <w:bodyDiv w:val="1"/>
      <w:marLeft w:val="0"/>
      <w:marRight w:val="0"/>
      <w:marTop w:val="0"/>
      <w:marBottom w:val="0"/>
      <w:divBdr>
        <w:top w:val="none" w:sz="0" w:space="0" w:color="auto"/>
        <w:left w:val="none" w:sz="0" w:space="0" w:color="auto"/>
        <w:bottom w:val="none" w:sz="0" w:space="0" w:color="auto"/>
        <w:right w:val="none" w:sz="0" w:space="0" w:color="auto"/>
      </w:divBdr>
    </w:div>
    <w:div w:id="1403485384">
      <w:bodyDiv w:val="1"/>
      <w:marLeft w:val="0"/>
      <w:marRight w:val="0"/>
      <w:marTop w:val="0"/>
      <w:marBottom w:val="0"/>
      <w:divBdr>
        <w:top w:val="none" w:sz="0" w:space="0" w:color="auto"/>
        <w:left w:val="none" w:sz="0" w:space="0" w:color="auto"/>
        <w:bottom w:val="none" w:sz="0" w:space="0" w:color="auto"/>
        <w:right w:val="none" w:sz="0" w:space="0" w:color="auto"/>
      </w:divBdr>
    </w:div>
    <w:div w:id="1403676980">
      <w:bodyDiv w:val="1"/>
      <w:marLeft w:val="0"/>
      <w:marRight w:val="0"/>
      <w:marTop w:val="0"/>
      <w:marBottom w:val="0"/>
      <w:divBdr>
        <w:top w:val="none" w:sz="0" w:space="0" w:color="auto"/>
        <w:left w:val="none" w:sz="0" w:space="0" w:color="auto"/>
        <w:bottom w:val="none" w:sz="0" w:space="0" w:color="auto"/>
        <w:right w:val="none" w:sz="0" w:space="0" w:color="auto"/>
      </w:divBdr>
    </w:div>
    <w:div w:id="1403722031">
      <w:bodyDiv w:val="1"/>
      <w:marLeft w:val="0"/>
      <w:marRight w:val="0"/>
      <w:marTop w:val="0"/>
      <w:marBottom w:val="0"/>
      <w:divBdr>
        <w:top w:val="none" w:sz="0" w:space="0" w:color="auto"/>
        <w:left w:val="none" w:sz="0" w:space="0" w:color="auto"/>
        <w:bottom w:val="none" w:sz="0" w:space="0" w:color="auto"/>
        <w:right w:val="none" w:sz="0" w:space="0" w:color="auto"/>
      </w:divBdr>
    </w:div>
    <w:div w:id="1403913155">
      <w:bodyDiv w:val="1"/>
      <w:marLeft w:val="0"/>
      <w:marRight w:val="0"/>
      <w:marTop w:val="0"/>
      <w:marBottom w:val="0"/>
      <w:divBdr>
        <w:top w:val="none" w:sz="0" w:space="0" w:color="auto"/>
        <w:left w:val="none" w:sz="0" w:space="0" w:color="auto"/>
        <w:bottom w:val="none" w:sz="0" w:space="0" w:color="auto"/>
        <w:right w:val="none" w:sz="0" w:space="0" w:color="auto"/>
      </w:divBdr>
    </w:div>
    <w:div w:id="1403942353">
      <w:bodyDiv w:val="1"/>
      <w:marLeft w:val="0"/>
      <w:marRight w:val="0"/>
      <w:marTop w:val="0"/>
      <w:marBottom w:val="0"/>
      <w:divBdr>
        <w:top w:val="none" w:sz="0" w:space="0" w:color="auto"/>
        <w:left w:val="none" w:sz="0" w:space="0" w:color="auto"/>
        <w:bottom w:val="none" w:sz="0" w:space="0" w:color="auto"/>
        <w:right w:val="none" w:sz="0" w:space="0" w:color="auto"/>
      </w:divBdr>
    </w:div>
    <w:div w:id="1404259339">
      <w:bodyDiv w:val="1"/>
      <w:marLeft w:val="0"/>
      <w:marRight w:val="0"/>
      <w:marTop w:val="0"/>
      <w:marBottom w:val="0"/>
      <w:divBdr>
        <w:top w:val="none" w:sz="0" w:space="0" w:color="auto"/>
        <w:left w:val="none" w:sz="0" w:space="0" w:color="auto"/>
        <w:bottom w:val="none" w:sz="0" w:space="0" w:color="auto"/>
        <w:right w:val="none" w:sz="0" w:space="0" w:color="auto"/>
      </w:divBdr>
    </w:div>
    <w:div w:id="1404450107">
      <w:bodyDiv w:val="1"/>
      <w:marLeft w:val="0"/>
      <w:marRight w:val="0"/>
      <w:marTop w:val="0"/>
      <w:marBottom w:val="0"/>
      <w:divBdr>
        <w:top w:val="none" w:sz="0" w:space="0" w:color="auto"/>
        <w:left w:val="none" w:sz="0" w:space="0" w:color="auto"/>
        <w:bottom w:val="none" w:sz="0" w:space="0" w:color="auto"/>
        <w:right w:val="none" w:sz="0" w:space="0" w:color="auto"/>
      </w:divBdr>
    </w:div>
    <w:div w:id="1404452973">
      <w:bodyDiv w:val="1"/>
      <w:marLeft w:val="0"/>
      <w:marRight w:val="0"/>
      <w:marTop w:val="0"/>
      <w:marBottom w:val="0"/>
      <w:divBdr>
        <w:top w:val="none" w:sz="0" w:space="0" w:color="auto"/>
        <w:left w:val="none" w:sz="0" w:space="0" w:color="auto"/>
        <w:bottom w:val="none" w:sz="0" w:space="0" w:color="auto"/>
        <w:right w:val="none" w:sz="0" w:space="0" w:color="auto"/>
      </w:divBdr>
    </w:div>
    <w:div w:id="1404599674">
      <w:bodyDiv w:val="1"/>
      <w:marLeft w:val="0"/>
      <w:marRight w:val="0"/>
      <w:marTop w:val="0"/>
      <w:marBottom w:val="0"/>
      <w:divBdr>
        <w:top w:val="none" w:sz="0" w:space="0" w:color="auto"/>
        <w:left w:val="none" w:sz="0" w:space="0" w:color="auto"/>
        <w:bottom w:val="none" w:sz="0" w:space="0" w:color="auto"/>
        <w:right w:val="none" w:sz="0" w:space="0" w:color="auto"/>
      </w:divBdr>
    </w:div>
    <w:div w:id="1404715490">
      <w:bodyDiv w:val="1"/>
      <w:marLeft w:val="0"/>
      <w:marRight w:val="0"/>
      <w:marTop w:val="0"/>
      <w:marBottom w:val="0"/>
      <w:divBdr>
        <w:top w:val="none" w:sz="0" w:space="0" w:color="auto"/>
        <w:left w:val="none" w:sz="0" w:space="0" w:color="auto"/>
        <w:bottom w:val="none" w:sz="0" w:space="0" w:color="auto"/>
        <w:right w:val="none" w:sz="0" w:space="0" w:color="auto"/>
      </w:divBdr>
    </w:div>
    <w:div w:id="1404716708">
      <w:bodyDiv w:val="1"/>
      <w:marLeft w:val="0"/>
      <w:marRight w:val="0"/>
      <w:marTop w:val="0"/>
      <w:marBottom w:val="0"/>
      <w:divBdr>
        <w:top w:val="none" w:sz="0" w:space="0" w:color="auto"/>
        <w:left w:val="none" w:sz="0" w:space="0" w:color="auto"/>
        <w:bottom w:val="none" w:sz="0" w:space="0" w:color="auto"/>
        <w:right w:val="none" w:sz="0" w:space="0" w:color="auto"/>
      </w:divBdr>
    </w:div>
    <w:div w:id="1404908743">
      <w:bodyDiv w:val="1"/>
      <w:marLeft w:val="0"/>
      <w:marRight w:val="0"/>
      <w:marTop w:val="0"/>
      <w:marBottom w:val="0"/>
      <w:divBdr>
        <w:top w:val="none" w:sz="0" w:space="0" w:color="auto"/>
        <w:left w:val="none" w:sz="0" w:space="0" w:color="auto"/>
        <w:bottom w:val="none" w:sz="0" w:space="0" w:color="auto"/>
        <w:right w:val="none" w:sz="0" w:space="0" w:color="auto"/>
      </w:divBdr>
    </w:div>
    <w:div w:id="1405030413">
      <w:bodyDiv w:val="1"/>
      <w:marLeft w:val="0"/>
      <w:marRight w:val="0"/>
      <w:marTop w:val="0"/>
      <w:marBottom w:val="0"/>
      <w:divBdr>
        <w:top w:val="none" w:sz="0" w:space="0" w:color="auto"/>
        <w:left w:val="none" w:sz="0" w:space="0" w:color="auto"/>
        <w:bottom w:val="none" w:sz="0" w:space="0" w:color="auto"/>
        <w:right w:val="none" w:sz="0" w:space="0" w:color="auto"/>
      </w:divBdr>
    </w:div>
    <w:div w:id="1405107221">
      <w:bodyDiv w:val="1"/>
      <w:marLeft w:val="0"/>
      <w:marRight w:val="0"/>
      <w:marTop w:val="0"/>
      <w:marBottom w:val="0"/>
      <w:divBdr>
        <w:top w:val="none" w:sz="0" w:space="0" w:color="auto"/>
        <w:left w:val="none" w:sz="0" w:space="0" w:color="auto"/>
        <w:bottom w:val="none" w:sz="0" w:space="0" w:color="auto"/>
        <w:right w:val="none" w:sz="0" w:space="0" w:color="auto"/>
      </w:divBdr>
    </w:div>
    <w:div w:id="1405224373">
      <w:bodyDiv w:val="1"/>
      <w:marLeft w:val="0"/>
      <w:marRight w:val="0"/>
      <w:marTop w:val="0"/>
      <w:marBottom w:val="0"/>
      <w:divBdr>
        <w:top w:val="none" w:sz="0" w:space="0" w:color="auto"/>
        <w:left w:val="none" w:sz="0" w:space="0" w:color="auto"/>
        <w:bottom w:val="none" w:sz="0" w:space="0" w:color="auto"/>
        <w:right w:val="none" w:sz="0" w:space="0" w:color="auto"/>
      </w:divBdr>
    </w:div>
    <w:div w:id="1405369163">
      <w:bodyDiv w:val="1"/>
      <w:marLeft w:val="0"/>
      <w:marRight w:val="0"/>
      <w:marTop w:val="0"/>
      <w:marBottom w:val="0"/>
      <w:divBdr>
        <w:top w:val="none" w:sz="0" w:space="0" w:color="auto"/>
        <w:left w:val="none" w:sz="0" w:space="0" w:color="auto"/>
        <w:bottom w:val="none" w:sz="0" w:space="0" w:color="auto"/>
        <w:right w:val="none" w:sz="0" w:space="0" w:color="auto"/>
      </w:divBdr>
    </w:div>
    <w:div w:id="1405489131">
      <w:bodyDiv w:val="1"/>
      <w:marLeft w:val="0"/>
      <w:marRight w:val="0"/>
      <w:marTop w:val="0"/>
      <w:marBottom w:val="0"/>
      <w:divBdr>
        <w:top w:val="none" w:sz="0" w:space="0" w:color="auto"/>
        <w:left w:val="none" w:sz="0" w:space="0" w:color="auto"/>
        <w:bottom w:val="none" w:sz="0" w:space="0" w:color="auto"/>
        <w:right w:val="none" w:sz="0" w:space="0" w:color="auto"/>
      </w:divBdr>
    </w:div>
    <w:div w:id="1405760457">
      <w:bodyDiv w:val="1"/>
      <w:marLeft w:val="0"/>
      <w:marRight w:val="0"/>
      <w:marTop w:val="0"/>
      <w:marBottom w:val="0"/>
      <w:divBdr>
        <w:top w:val="none" w:sz="0" w:space="0" w:color="auto"/>
        <w:left w:val="none" w:sz="0" w:space="0" w:color="auto"/>
        <w:bottom w:val="none" w:sz="0" w:space="0" w:color="auto"/>
        <w:right w:val="none" w:sz="0" w:space="0" w:color="auto"/>
      </w:divBdr>
    </w:div>
    <w:div w:id="1405834970">
      <w:bodyDiv w:val="1"/>
      <w:marLeft w:val="0"/>
      <w:marRight w:val="0"/>
      <w:marTop w:val="0"/>
      <w:marBottom w:val="0"/>
      <w:divBdr>
        <w:top w:val="none" w:sz="0" w:space="0" w:color="auto"/>
        <w:left w:val="none" w:sz="0" w:space="0" w:color="auto"/>
        <w:bottom w:val="none" w:sz="0" w:space="0" w:color="auto"/>
        <w:right w:val="none" w:sz="0" w:space="0" w:color="auto"/>
      </w:divBdr>
    </w:div>
    <w:div w:id="1406486893">
      <w:bodyDiv w:val="1"/>
      <w:marLeft w:val="0"/>
      <w:marRight w:val="0"/>
      <w:marTop w:val="0"/>
      <w:marBottom w:val="0"/>
      <w:divBdr>
        <w:top w:val="none" w:sz="0" w:space="0" w:color="auto"/>
        <w:left w:val="none" w:sz="0" w:space="0" w:color="auto"/>
        <w:bottom w:val="none" w:sz="0" w:space="0" w:color="auto"/>
        <w:right w:val="none" w:sz="0" w:space="0" w:color="auto"/>
      </w:divBdr>
    </w:div>
    <w:div w:id="1406608381">
      <w:bodyDiv w:val="1"/>
      <w:marLeft w:val="0"/>
      <w:marRight w:val="0"/>
      <w:marTop w:val="0"/>
      <w:marBottom w:val="0"/>
      <w:divBdr>
        <w:top w:val="none" w:sz="0" w:space="0" w:color="auto"/>
        <w:left w:val="none" w:sz="0" w:space="0" w:color="auto"/>
        <w:bottom w:val="none" w:sz="0" w:space="0" w:color="auto"/>
        <w:right w:val="none" w:sz="0" w:space="0" w:color="auto"/>
      </w:divBdr>
    </w:div>
    <w:div w:id="1406996084">
      <w:bodyDiv w:val="1"/>
      <w:marLeft w:val="0"/>
      <w:marRight w:val="0"/>
      <w:marTop w:val="0"/>
      <w:marBottom w:val="0"/>
      <w:divBdr>
        <w:top w:val="none" w:sz="0" w:space="0" w:color="auto"/>
        <w:left w:val="none" w:sz="0" w:space="0" w:color="auto"/>
        <w:bottom w:val="none" w:sz="0" w:space="0" w:color="auto"/>
        <w:right w:val="none" w:sz="0" w:space="0" w:color="auto"/>
      </w:divBdr>
    </w:div>
    <w:div w:id="1407264156">
      <w:bodyDiv w:val="1"/>
      <w:marLeft w:val="0"/>
      <w:marRight w:val="0"/>
      <w:marTop w:val="0"/>
      <w:marBottom w:val="0"/>
      <w:divBdr>
        <w:top w:val="none" w:sz="0" w:space="0" w:color="auto"/>
        <w:left w:val="none" w:sz="0" w:space="0" w:color="auto"/>
        <w:bottom w:val="none" w:sz="0" w:space="0" w:color="auto"/>
        <w:right w:val="none" w:sz="0" w:space="0" w:color="auto"/>
      </w:divBdr>
    </w:div>
    <w:div w:id="1407340054">
      <w:bodyDiv w:val="1"/>
      <w:marLeft w:val="0"/>
      <w:marRight w:val="0"/>
      <w:marTop w:val="0"/>
      <w:marBottom w:val="0"/>
      <w:divBdr>
        <w:top w:val="none" w:sz="0" w:space="0" w:color="auto"/>
        <w:left w:val="none" w:sz="0" w:space="0" w:color="auto"/>
        <w:bottom w:val="none" w:sz="0" w:space="0" w:color="auto"/>
        <w:right w:val="none" w:sz="0" w:space="0" w:color="auto"/>
      </w:divBdr>
    </w:div>
    <w:div w:id="1407385639">
      <w:bodyDiv w:val="1"/>
      <w:marLeft w:val="0"/>
      <w:marRight w:val="0"/>
      <w:marTop w:val="0"/>
      <w:marBottom w:val="0"/>
      <w:divBdr>
        <w:top w:val="none" w:sz="0" w:space="0" w:color="auto"/>
        <w:left w:val="none" w:sz="0" w:space="0" w:color="auto"/>
        <w:bottom w:val="none" w:sz="0" w:space="0" w:color="auto"/>
        <w:right w:val="none" w:sz="0" w:space="0" w:color="auto"/>
      </w:divBdr>
    </w:div>
    <w:div w:id="1407456323">
      <w:bodyDiv w:val="1"/>
      <w:marLeft w:val="0"/>
      <w:marRight w:val="0"/>
      <w:marTop w:val="0"/>
      <w:marBottom w:val="0"/>
      <w:divBdr>
        <w:top w:val="none" w:sz="0" w:space="0" w:color="auto"/>
        <w:left w:val="none" w:sz="0" w:space="0" w:color="auto"/>
        <w:bottom w:val="none" w:sz="0" w:space="0" w:color="auto"/>
        <w:right w:val="none" w:sz="0" w:space="0" w:color="auto"/>
      </w:divBdr>
    </w:div>
    <w:div w:id="1407457699">
      <w:bodyDiv w:val="1"/>
      <w:marLeft w:val="0"/>
      <w:marRight w:val="0"/>
      <w:marTop w:val="0"/>
      <w:marBottom w:val="0"/>
      <w:divBdr>
        <w:top w:val="none" w:sz="0" w:space="0" w:color="auto"/>
        <w:left w:val="none" w:sz="0" w:space="0" w:color="auto"/>
        <w:bottom w:val="none" w:sz="0" w:space="0" w:color="auto"/>
        <w:right w:val="none" w:sz="0" w:space="0" w:color="auto"/>
      </w:divBdr>
    </w:div>
    <w:div w:id="1407529196">
      <w:bodyDiv w:val="1"/>
      <w:marLeft w:val="0"/>
      <w:marRight w:val="0"/>
      <w:marTop w:val="0"/>
      <w:marBottom w:val="0"/>
      <w:divBdr>
        <w:top w:val="none" w:sz="0" w:space="0" w:color="auto"/>
        <w:left w:val="none" w:sz="0" w:space="0" w:color="auto"/>
        <w:bottom w:val="none" w:sz="0" w:space="0" w:color="auto"/>
        <w:right w:val="none" w:sz="0" w:space="0" w:color="auto"/>
      </w:divBdr>
    </w:div>
    <w:div w:id="1407648428">
      <w:bodyDiv w:val="1"/>
      <w:marLeft w:val="0"/>
      <w:marRight w:val="0"/>
      <w:marTop w:val="0"/>
      <w:marBottom w:val="0"/>
      <w:divBdr>
        <w:top w:val="none" w:sz="0" w:space="0" w:color="auto"/>
        <w:left w:val="none" w:sz="0" w:space="0" w:color="auto"/>
        <w:bottom w:val="none" w:sz="0" w:space="0" w:color="auto"/>
        <w:right w:val="none" w:sz="0" w:space="0" w:color="auto"/>
      </w:divBdr>
    </w:div>
    <w:div w:id="1408267526">
      <w:bodyDiv w:val="1"/>
      <w:marLeft w:val="0"/>
      <w:marRight w:val="0"/>
      <w:marTop w:val="0"/>
      <w:marBottom w:val="0"/>
      <w:divBdr>
        <w:top w:val="none" w:sz="0" w:space="0" w:color="auto"/>
        <w:left w:val="none" w:sz="0" w:space="0" w:color="auto"/>
        <w:bottom w:val="none" w:sz="0" w:space="0" w:color="auto"/>
        <w:right w:val="none" w:sz="0" w:space="0" w:color="auto"/>
      </w:divBdr>
    </w:div>
    <w:div w:id="1408380573">
      <w:bodyDiv w:val="1"/>
      <w:marLeft w:val="0"/>
      <w:marRight w:val="0"/>
      <w:marTop w:val="0"/>
      <w:marBottom w:val="0"/>
      <w:divBdr>
        <w:top w:val="none" w:sz="0" w:space="0" w:color="auto"/>
        <w:left w:val="none" w:sz="0" w:space="0" w:color="auto"/>
        <w:bottom w:val="none" w:sz="0" w:space="0" w:color="auto"/>
        <w:right w:val="none" w:sz="0" w:space="0" w:color="auto"/>
      </w:divBdr>
    </w:div>
    <w:div w:id="1408453510">
      <w:bodyDiv w:val="1"/>
      <w:marLeft w:val="0"/>
      <w:marRight w:val="0"/>
      <w:marTop w:val="0"/>
      <w:marBottom w:val="0"/>
      <w:divBdr>
        <w:top w:val="none" w:sz="0" w:space="0" w:color="auto"/>
        <w:left w:val="none" w:sz="0" w:space="0" w:color="auto"/>
        <w:bottom w:val="none" w:sz="0" w:space="0" w:color="auto"/>
        <w:right w:val="none" w:sz="0" w:space="0" w:color="auto"/>
      </w:divBdr>
    </w:div>
    <w:div w:id="1408650688">
      <w:bodyDiv w:val="1"/>
      <w:marLeft w:val="0"/>
      <w:marRight w:val="0"/>
      <w:marTop w:val="0"/>
      <w:marBottom w:val="0"/>
      <w:divBdr>
        <w:top w:val="none" w:sz="0" w:space="0" w:color="auto"/>
        <w:left w:val="none" w:sz="0" w:space="0" w:color="auto"/>
        <w:bottom w:val="none" w:sz="0" w:space="0" w:color="auto"/>
        <w:right w:val="none" w:sz="0" w:space="0" w:color="auto"/>
      </w:divBdr>
    </w:div>
    <w:div w:id="1408841753">
      <w:bodyDiv w:val="1"/>
      <w:marLeft w:val="0"/>
      <w:marRight w:val="0"/>
      <w:marTop w:val="0"/>
      <w:marBottom w:val="0"/>
      <w:divBdr>
        <w:top w:val="none" w:sz="0" w:space="0" w:color="auto"/>
        <w:left w:val="none" w:sz="0" w:space="0" w:color="auto"/>
        <w:bottom w:val="none" w:sz="0" w:space="0" w:color="auto"/>
        <w:right w:val="none" w:sz="0" w:space="0" w:color="auto"/>
      </w:divBdr>
    </w:div>
    <w:div w:id="1408847693">
      <w:bodyDiv w:val="1"/>
      <w:marLeft w:val="0"/>
      <w:marRight w:val="0"/>
      <w:marTop w:val="0"/>
      <w:marBottom w:val="0"/>
      <w:divBdr>
        <w:top w:val="none" w:sz="0" w:space="0" w:color="auto"/>
        <w:left w:val="none" w:sz="0" w:space="0" w:color="auto"/>
        <w:bottom w:val="none" w:sz="0" w:space="0" w:color="auto"/>
        <w:right w:val="none" w:sz="0" w:space="0" w:color="auto"/>
      </w:divBdr>
    </w:div>
    <w:div w:id="1409115780">
      <w:bodyDiv w:val="1"/>
      <w:marLeft w:val="0"/>
      <w:marRight w:val="0"/>
      <w:marTop w:val="0"/>
      <w:marBottom w:val="0"/>
      <w:divBdr>
        <w:top w:val="none" w:sz="0" w:space="0" w:color="auto"/>
        <w:left w:val="none" w:sz="0" w:space="0" w:color="auto"/>
        <w:bottom w:val="none" w:sz="0" w:space="0" w:color="auto"/>
        <w:right w:val="none" w:sz="0" w:space="0" w:color="auto"/>
      </w:divBdr>
    </w:div>
    <w:div w:id="1409380764">
      <w:bodyDiv w:val="1"/>
      <w:marLeft w:val="0"/>
      <w:marRight w:val="0"/>
      <w:marTop w:val="0"/>
      <w:marBottom w:val="0"/>
      <w:divBdr>
        <w:top w:val="none" w:sz="0" w:space="0" w:color="auto"/>
        <w:left w:val="none" w:sz="0" w:space="0" w:color="auto"/>
        <w:bottom w:val="none" w:sz="0" w:space="0" w:color="auto"/>
        <w:right w:val="none" w:sz="0" w:space="0" w:color="auto"/>
      </w:divBdr>
    </w:div>
    <w:div w:id="1409617191">
      <w:bodyDiv w:val="1"/>
      <w:marLeft w:val="0"/>
      <w:marRight w:val="0"/>
      <w:marTop w:val="0"/>
      <w:marBottom w:val="0"/>
      <w:divBdr>
        <w:top w:val="none" w:sz="0" w:space="0" w:color="auto"/>
        <w:left w:val="none" w:sz="0" w:space="0" w:color="auto"/>
        <w:bottom w:val="none" w:sz="0" w:space="0" w:color="auto"/>
        <w:right w:val="none" w:sz="0" w:space="0" w:color="auto"/>
      </w:divBdr>
    </w:div>
    <w:div w:id="1409617603">
      <w:bodyDiv w:val="1"/>
      <w:marLeft w:val="0"/>
      <w:marRight w:val="0"/>
      <w:marTop w:val="0"/>
      <w:marBottom w:val="0"/>
      <w:divBdr>
        <w:top w:val="none" w:sz="0" w:space="0" w:color="auto"/>
        <w:left w:val="none" w:sz="0" w:space="0" w:color="auto"/>
        <w:bottom w:val="none" w:sz="0" w:space="0" w:color="auto"/>
        <w:right w:val="none" w:sz="0" w:space="0" w:color="auto"/>
      </w:divBdr>
    </w:div>
    <w:div w:id="1409619267">
      <w:bodyDiv w:val="1"/>
      <w:marLeft w:val="0"/>
      <w:marRight w:val="0"/>
      <w:marTop w:val="0"/>
      <w:marBottom w:val="0"/>
      <w:divBdr>
        <w:top w:val="none" w:sz="0" w:space="0" w:color="auto"/>
        <w:left w:val="none" w:sz="0" w:space="0" w:color="auto"/>
        <w:bottom w:val="none" w:sz="0" w:space="0" w:color="auto"/>
        <w:right w:val="none" w:sz="0" w:space="0" w:color="auto"/>
      </w:divBdr>
    </w:div>
    <w:div w:id="1409881816">
      <w:bodyDiv w:val="1"/>
      <w:marLeft w:val="0"/>
      <w:marRight w:val="0"/>
      <w:marTop w:val="0"/>
      <w:marBottom w:val="0"/>
      <w:divBdr>
        <w:top w:val="none" w:sz="0" w:space="0" w:color="auto"/>
        <w:left w:val="none" w:sz="0" w:space="0" w:color="auto"/>
        <w:bottom w:val="none" w:sz="0" w:space="0" w:color="auto"/>
        <w:right w:val="none" w:sz="0" w:space="0" w:color="auto"/>
      </w:divBdr>
    </w:div>
    <w:div w:id="1409883836">
      <w:bodyDiv w:val="1"/>
      <w:marLeft w:val="0"/>
      <w:marRight w:val="0"/>
      <w:marTop w:val="0"/>
      <w:marBottom w:val="0"/>
      <w:divBdr>
        <w:top w:val="none" w:sz="0" w:space="0" w:color="auto"/>
        <w:left w:val="none" w:sz="0" w:space="0" w:color="auto"/>
        <w:bottom w:val="none" w:sz="0" w:space="0" w:color="auto"/>
        <w:right w:val="none" w:sz="0" w:space="0" w:color="auto"/>
      </w:divBdr>
    </w:div>
    <w:div w:id="1410154749">
      <w:bodyDiv w:val="1"/>
      <w:marLeft w:val="0"/>
      <w:marRight w:val="0"/>
      <w:marTop w:val="0"/>
      <w:marBottom w:val="0"/>
      <w:divBdr>
        <w:top w:val="none" w:sz="0" w:space="0" w:color="auto"/>
        <w:left w:val="none" w:sz="0" w:space="0" w:color="auto"/>
        <w:bottom w:val="none" w:sz="0" w:space="0" w:color="auto"/>
        <w:right w:val="none" w:sz="0" w:space="0" w:color="auto"/>
      </w:divBdr>
    </w:div>
    <w:div w:id="1410348310">
      <w:bodyDiv w:val="1"/>
      <w:marLeft w:val="0"/>
      <w:marRight w:val="0"/>
      <w:marTop w:val="0"/>
      <w:marBottom w:val="0"/>
      <w:divBdr>
        <w:top w:val="none" w:sz="0" w:space="0" w:color="auto"/>
        <w:left w:val="none" w:sz="0" w:space="0" w:color="auto"/>
        <w:bottom w:val="none" w:sz="0" w:space="0" w:color="auto"/>
        <w:right w:val="none" w:sz="0" w:space="0" w:color="auto"/>
      </w:divBdr>
    </w:div>
    <w:div w:id="1410424532">
      <w:bodyDiv w:val="1"/>
      <w:marLeft w:val="0"/>
      <w:marRight w:val="0"/>
      <w:marTop w:val="0"/>
      <w:marBottom w:val="0"/>
      <w:divBdr>
        <w:top w:val="none" w:sz="0" w:space="0" w:color="auto"/>
        <w:left w:val="none" w:sz="0" w:space="0" w:color="auto"/>
        <w:bottom w:val="none" w:sz="0" w:space="0" w:color="auto"/>
        <w:right w:val="none" w:sz="0" w:space="0" w:color="auto"/>
      </w:divBdr>
    </w:div>
    <w:div w:id="1410541435">
      <w:bodyDiv w:val="1"/>
      <w:marLeft w:val="0"/>
      <w:marRight w:val="0"/>
      <w:marTop w:val="0"/>
      <w:marBottom w:val="0"/>
      <w:divBdr>
        <w:top w:val="none" w:sz="0" w:space="0" w:color="auto"/>
        <w:left w:val="none" w:sz="0" w:space="0" w:color="auto"/>
        <w:bottom w:val="none" w:sz="0" w:space="0" w:color="auto"/>
        <w:right w:val="none" w:sz="0" w:space="0" w:color="auto"/>
      </w:divBdr>
    </w:div>
    <w:div w:id="1410615495">
      <w:bodyDiv w:val="1"/>
      <w:marLeft w:val="0"/>
      <w:marRight w:val="0"/>
      <w:marTop w:val="0"/>
      <w:marBottom w:val="0"/>
      <w:divBdr>
        <w:top w:val="none" w:sz="0" w:space="0" w:color="auto"/>
        <w:left w:val="none" w:sz="0" w:space="0" w:color="auto"/>
        <w:bottom w:val="none" w:sz="0" w:space="0" w:color="auto"/>
        <w:right w:val="none" w:sz="0" w:space="0" w:color="auto"/>
      </w:divBdr>
    </w:div>
    <w:div w:id="1410729336">
      <w:bodyDiv w:val="1"/>
      <w:marLeft w:val="0"/>
      <w:marRight w:val="0"/>
      <w:marTop w:val="0"/>
      <w:marBottom w:val="0"/>
      <w:divBdr>
        <w:top w:val="none" w:sz="0" w:space="0" w:color="auto"/>
        <w:left w:val="none" w:sz="0" w:space="0" w:color="auto"/>
        <w:bottom w:val="none" w:sz="0" w:space="0" w:color="auto"/>
        <w:right w:val="none" w:sz="0" w:space="0" w:color="auto"/>
      </w:divBdr>
    </w:div>
    <w:div w:id="1411342247">
      <w:bodyDiv w:val="1"/>
      <w:marLeft w:val="0"/>
      <w:marRight w:val="0"/>
      <w:marTop w:val="0"/>
      <w:marBottom w:val="0"/>
      <w:divBdr>
        <w:top w:val="none" w:sz="0" w:space="0" w:color="auto"/>
        <w:left w:val="none" w:sz="0" w:space="0" w:color="auto"/>
        <w:bottom w:val="none" w:sz="0" w:space="0" w:color="auto"/>
        <w:right w:val="none" w:sz="0" w:space="0" w:color="auto"/>
      </w:divBdr>
    </w:div>
    <w:div w:id="1411385862">
      <w:bodyDiv w:val="1"/>
      <w:marLeft w:val="0"/>
      <w:marRight w:val="0"/>
      <w:marTop w:val="0"/>
      <w:marBottom w:val="0"/>
      <w:divBdr>
        <w:top w:val="none" w:sz="0" w:space="0" w:color="auto"/>
        <w:left w:val="none" w:sz="0" w:space="0" w:color="auto"/>
        <w:bottom w:val="none" w:sz="0" w:space="0" w:color="auto"/>
        <w:right w:val="none" w:sz="0" w:space="0" w:color="auto"/>
      </w:divBdr>
    </w:div>
    <w:div w:id="1411460891">
      <w:bodyDiv w:val="1"/>
      <w:marLeft w:val="0"/>
      <w:marRight w:val="0"/>
      <w:marTop w:val="0"/>
      <w:marBottom w:val="0"/>
      <w:divBdr>
        <w:top w:val="none" w:sz="0" w:space="0" w:color="auto"/>
        <w:left w:val="none" w:sz="0" w:space="0" w:color="auto"/>
        <w:bottom w:val="none" w:sz="0" w:space="0" w:color="auto"/>
        <w:right w:val="none" w:sz="0" w:space="0" w:color="auto"/>
      </w:divBdr>
    </w:div>
    <w:div w:id="1411539198">
      <w:bodyDiv w:val="1"/>
      <w:marLeft w:val="0"/>
      <w:marRight w:val="0"/>
      <w:marTop w:val="0"/>
      <w:marBottom w:val="0"/>
      <w:divBdr>
        <w:top w:val="none" w:sz="0" w:space="0" w:color="auto"/>
        <w:left w:val="none" w:sz="0" w:space="0" w:color="auto"/>
        <w:bottom w:val="none" w:sz="0" w:space="0" w:color="auto"/>
        <w:right w:val="none" w:sz="0" w:space="0" w:color="auto"/>
      </w:divBdr>
    </w:div>
    <w:div w:id="1411806737">
      <w:bodyDiv w:val="1"/>
      <w:marLeft w:val="0"/>
      <w:marRight w:val="0"/>
      <w:marTop w:val="0"/>
      <w:marBottom w:val="0"/>
      <w:divBdr>
        <w:top w:val="none" w:sz="0" w:space="0" w:color="auto"/>
        <w:left w:val="none" w:sz="0" w:space="0" w:color="auto"/>
        <w:bottom w:val="none" w:sz="0" w:space="0" w:color="auto"/>
        <w:right w:val="none" w:sz="0" w:space="0" w:color="auto"/>
      </w:divBdr>
    </w:div>
    <w:div w:id="1411846696">
      <w:bodyDiv w:val="1"/>
      <w:marLeft w:val="0"/>
      <w:marRight w:val="0"/>
      <w:marTop w:val="0"/>
      <w:marBottom w:val="0"/>
      <w:divBdr>
        <w:top w:val="none" w:sz="0" w:space="0" w:color="auto"/>
        <w:left w:val="none" w:sz="0" w:space="0" w:color="auto"/>
        <w:bottom w:val="none" w:sz="0" w:space="0" w:color="auto"/>
        <w:right w:val="none" w:sz="0" w:space="0" w:color="auto"/>
      </w:divBdr>
    </w:div>
    <w:div w:id="1411851786">
      <w:bodyDiv w:val="1"/>
      <w:marLeft w:val="0"/>
      <w:marRight w:val="0"/>
      <w:marTop w:val="0"/>
      <w:marBottom w:val="0"/>
      <w:divBdr>
        <w:top w:val="none" w:sz="0" w:space="0" w:color="auto"/>
        <w:left w:val="none" w:sz="0" w:space="0" w:color="auto"/>
        <w:bottom w:val="none" w:sz="0" w:space="0" w:color="auto"/>
        <w:right w:val="none" w:sz="0" w:space="0" w:color="auto"/>
      </w:divBdr>
    </w:div>
    <w:div w:id="1411927965">
      <w:bodyDiv w:val="1"/>
      <w:marLeft w:val="0"/>
      <w:marRight w:val="0"/>
      <w:marTop w:val="0"/>
      <w:marBottom w:val="0"/>
      <w:divBdr>
        <w:top w:val="none" w:sz="0" w:space="0" w:color="auto"/>
        <w:left w:val="none" w:sz="0" w:space="0" w:color="auto"/>
        <w:bottom w:val="none" w:sz="0" w:space="0" w:color="auto"/>
        <w:right w:val="none" w:sz="0" w:space="0" w:color="auto"/>
      </w:divBdr>
    </w:div>
    <w:div w:id="1412199975">
      <w:bodyDiv w:val="1"/>
      <w:marLeft w:val="0"/>
      <w:marRight w:val="0"/>
      <w:marTop w:val="0"/>
      <w:marBottom w:val="0"/>
      <w:divBdr>
        <w:top w:val="none" w:sz="0" w:space="0" w:color="auto"/>
        <w:left w:val="none" w:sz="0" w:space="0" w:color="auto"/>
        <w:bottom w:val="none" w:sz="0" w:space="0" w:color="auto"/>
        <w:right w:val="none" w:sz="0" w:space="0" w:color="auto"/>
      </w:divBdr>
    </w:div>
    <w:div w:id="1412308269">
      <w:bodyDiv w:val="1"/>
      <w:marLeft w:val="0"/>
      <w:marRight w:val="0"/>
      <w:marTop w:val="0"/>
      <w:marBottom w:val="0"/>
      <w:divBdr>
        <w:top w:val="none" w:sz="0" w:space="0" w:color="auto"/>
        <w:left w:val="none" w:sz="0" w:space="0" w:color="auto"/>
        <w:bottom w:val="none" w:sz="0" w:space="0" w:color="auto"/>
        <w:right w:val="none" w:sz="0" w:space="0" w:color="auto"/>
      </w:divBdr>
    </w:div>
    <w:div w:id="1412315873">
      <w:bodyDiv w:val="1"/>
      <w:marLeft w:val="0"/>
      <w:marRight w:val="0"/>
      <w:marTop w:val="0"/>
      <w:marBottom w:val="0"/>
      <w:divBdr>
        <w:top w:val="none" w:sz="0" w:space="0" w:color="auto"/>
        <w:left w:val="none" w:sz="0" w:space="0" w:color="auto"/>
        <w:bottom w:val="none" w:sz="0" w:space="0" w:color="auto"/>
        <w:right w:val="none" w:sz="0" w:space="0" w:color="auto"/>
      </w:divBdr>
    </w:div>
    <w:div w:id="1412385249">
      <w:bodyDiv w:val="1"/>
      <w:marLeft w:val="0"/>
      <w:marRight w:val="0"/>
      <w:marTop w:val="0"/>
      <w:marBottom w:val="0"/>
      <w:divBdr>
        <w:top w:val="none" w:sz="0" w:space="0" w:color="auto"/>
        <w:left w:val="none" w:sz="0" w:space="0" w:color="auto"/>
        <w:bottom w:val="none" w:sz="0" w:space="0" w:color="auto"/>
        <w:right w:val="none" w:sz="0" w:space="0" w:color="auto"/>
      </w:divBdr>
    </w:div>
    <w:div w:id="1412434408">
      <w:bodyDiv w:val="1"/>
      <w:marLeft w:val="0"/>
      <w:marRight w:val="0"/>
      <w:marTop w:val="0"/>
      <w:marBottom w:val="0"/>
      <w:divBdr>
        <w:top w:val="none" w:sz="0" w:space="0" w:color="auto"/>
        <w:left w:val="none" w:sz="0" w:space="0" w:color="auto"/>
        <w:bottom w:val="none" w:sz="0" w:space="0" w:color="auto"/>
        <w:right w:val="none" w:sz="0" w:space="0" w:color="auto"/>
      </w:divBdr>
    </w:div>
    <w:div w:id="1413043572">
      <w:bodyDiv w:val="1"/>
      <w:marLeft w:val="0"/>
      <w:marRight w:val="0"/>
      <w:marTop w:val="0"/>
      <w:marBottom w:val="0"/>
      <w:divBdr>
        <w:top w:val="none" w:sz="0" w:space="0" w:color="auto"/>
        <w:left w:val="none" w:sz="0" w:space="0" w:color="auto"/>
        <w:bottom w:val="none" w:sz="0" w:space="0" w:color="auto"/>
        <w:right w:val="none" w:sz="0" w:space="0" w:color="auto"/>
      </w:divBdr>
    </w:div>
    <w:div w:id="1413163469">
      <w:bodyDiv w:val="1"/>
      <w:marLeft w:val="0"/>
      <w:marRight w:val="0"/>
      <w:marTop w:val="0"/>
      <w:marBottom w:val="0"/>
      <w:divBdr>
        <w:top w:val="none" w:sz="0" w:space="0" w:color="auto"/>
        <w:left w:val="none" w:sz="0" w:space="0" w:color="auto"/>
        <w:bottom w:val="none" w:sz="0" w:space="0" w:color="auto"/>
        <w:right w:val="none" w:sz="0" w:space="0" w:color="auto"/>
      </w:divBdr>
    </w:div>
    <w:div w:id="1413695897">
      <w:bodyDiv w:val="1"/>
      <w:marLeft w:val="0"/>
      <w:marRight w:val="0"/>
      <w:marTop w:val="0"/>
      <w:marBottom w:val="0"/>
      <w:divBdr>
        <w:top w:val="none" w:sz="0" w:space="0" w:color="auto"/>
        <w:left w:val="none" w:sz="0" w:space="0" w:color="auto"/>
        <w:bottom w:val="none" w:sz="0" w:space="0" w:color="auto"/>
        <w:right w:val="none" w:sz="0" w:space="0" w:color="auto"/>
      </w:divBdr>
    </w:div>
    <w:div w:id="1413697518">
      <w:bodyDiv w:val="1"/>
      <w:marLeft w:val="0"/>
      <w:marRight w:val="0"/>
      <w:marTop w:val="0"/>
      <w:marBottom w:val="0"/>
      <w:divBdr>
        <w:top w:val="none" w:sz="0" w:space="0" w:color="auto"/>
        <w:left w:val="none" w:sz="0" w:space="0" w:color="auto"/>
        <w:bottom w:val="none" w:sz="0" w:space="0" w:color="auto"/>
        <w:right w:val="none" w:sz="0" w:space="0" w:color="auto"/>
      </w:divBdr>
    </w:div>
    <w:div w:id="1413896166">
      <w:bodyDiv w:val="1"/>
      <w:marLeft w:val="0"/>
      <w:marRight w:val="0"/>
      <w:marTop w:val="0"/>
      <w:marBottom w:val="0"/>
      <w:divBdr>
        <w:top w:val="none" w:sz="0" w:space="0" w:color="auto"/>
        <w:left w:val="none" w:sz="0" w:space="0" w:color="auto"/>
        <w:bottom w:val="none" w:sz="0" w:space="0" w:color="auto"/>
        <w:right w:val="none" w:sz="0" w:space="0" w:color="auto"/>
      </w:divBdr>
    </w:div>
    <w:div w:id="1414006373">
      <w:bodyDiv w:val="1"/>
      <w:marLeft w:val="0"/>
      <w:marRight w:val="0"/>
      <w:marTop w:val="0"/>
      <w:marBottom w:val="0"/>
      <w:divBdr>
        <w:top w:val="none" w:sz="0" w:space="0" w:color="auto"/>
        <w:left w:val="none" w:sz="0" w:space="0" w:color="auto"/>
        <w:bottom w:val="none" w:sz="0" w:space="0" w:color="auto"/>
        <w:right w:val="none" w:sz="0" w:space="0" w:color="auto"/>
      </w:divBdr>
    </w:div>
    <w:div w:id="1414400401">
      <w:bodyDiv w:val="1"/>
      <w:marLeft w:val="0"/>
      <w:marRight w:val="0"/>
      <w:marTop w:val="0"/>
      <w:marBottom w:val="0"/>
      <w:divBdr>
        <w:top w:val="none" w:sz="0" w:space="0" w:color="auto"/>
        <w:left w:val="none" w:sz="0" w:space="0" w:color="auto"/>
        <w:bottom w:val="none" w:sz="0" w:space="0" w:color="auto"/>
        <w:right w:val="none" w:sz="0" w:space="0" w:color="auto"/>
      </w:divBdr>
    </w:div>
    <w:div w:id="1414425625">
      <w:bodyDiv w:val="1"/>
      <w:marLeft w:val="0"/>
      <w:marRight w:val="0"/>
      <w:marTop w:val="0"/>
      <w:marBottom w:val="0"/>
      <w:divBdr>
        <w:top w:val="none" w:sz="0" w:space="0" w:color="auto"/>
        <w:left w:val="none" w:sz="0" w:space="0" w:color="auto"/>
        <w:bottom w:val="none" w:sz="0" w:space="0" w:color="auto"/>
        <w:right w:val="none" w:sz="0" w:space="0" w:color="auto"/>
      </w:divBdr>
    </w:div>
    <w:div w:id="1414426173">
      <w:bodyDiv w:val="1"/>
      <w:marLeft w:val="0"/>
      <w:marRight w:val="0"/>
      <w:marTop w:val="0"/>
      <w:marBottom w:val="0"/>
      <w:divBdr>
        <w:top w:val="none" w:sz="0" w:space="0" w:color="auto"/>
        <w:left w:val="none" w:sz="0" w:space="0" w:color="auto"/>
        <w:bottom w:val="none" w:sz="0" w:space="0" w:color="auto"/>
        <w:right w:val="none" w:sz="0" w:space="0" w:color="auto"/>
      </w:divBdr>
    </w:div>
    <w:div w:id="1414470309">
      <w:bodyDiv w:val="1"/>
      <w:marLeft w:val="0"/>
      <w:marRight w:val="0"/>
      <w:marTop w:val="0"/>
      <w:marBottom w:val="0"/>
      <w:divBdr>
        <w:top w:val="none" w:sz="0" w:space="0" w:color="auto"/>
        <w:left w:val="none" w:sz="0" w:space="0" w:color="auto"/>
        <w:bottom w:val="none" w:sz="0" w:space="0" w:color="auto"/>
        <w:right w:val="none" w:sz="0" w:space="0" w:color="auto"/>
      </w:divBdr>
    </w:div>
    <w:div w:id="1414544671">
      <w:bodyDiv w:val="1"/>
      <w:marLeft w:val="0"/>
      <w:marRight w:val="0"/>
      <w:marTop w:val="0"/>
      <w:marBottom w:val="0"/>
      <w:divBdr>
        <w:top w:val="none" w:sz="0" w:space="0" w:color="auto"/>
        <w:left w:val="none" w:sz="0" w:space="0" w:color="auto"/>
        <w:bottom w:val="none" w:sz="0" w:space="0" w:color="auto"/>
        <w:right w:val="none" w:sz="0" w:space="0" w:color="auto"/>
      </w:divBdr>
    </w:div>
    <w:div w:id="1414933683">
      <w:bodyDiv w:val="1"/>
      <w:marLeft w:val="0"/>
      <w:marRight w:val="0"/>
      <w:marTop w:val="0"/>
      <w:marBottom w:val="0"/>
      <w:divBdr>
        <w:top w:val="none" w:sz="0" w:space="0" w:color="auto"/>
        <w:left w:val="none" w:sz="0" w:space="0" w:color="auto"/>
        <w:bottom w:val="none" w:sz="0" w:space="0" w:color="auto"/>
        <w:right w:val="none" w:sz="0" w:space="0" w:color="auto"/>
      </w:divBdr>
    </w:div>
    <w:div w:id="1415083429">
      <w:bodyDiv w:val="1"/>
      <w:marLeft w:val="0"/>
      <w:marRight w:val="0"/>
      <w:marTop w:val="0"/>
      <w:marBottom w:val="0"/>
      <w:divBdr>
        <w:top w:val="none" w:sz="0" w:space="0" w:color="auto"/>
        <w:left w:val="none" w:sz="0" w:space="0" w:color="auto"/>
        <w:bottom w:val="none" w:sz="0" w:space="0" w:color="auto"/>
        <w:right w:val="none" w:sz="0" w:space="0" w:color="auto"/>
      </w:divBdr>
    </w:div>
    <w:div w:id="1415282572">
      <w:bodyDiv w:val="1"/>
      <w:marLeft w:val="0"/>
      <w:marRight w:val="0"/>
      <w:marTop w:val="0"/>
      <w:marBottom w:val="0"/>
      <w:divBdr>
        <w:top w:val="none" w:sz="0" w:space="0" w:color="auto"/>
        <w:left w:val="none" w:sz="0" w:space="0" w:color="auto"/>
        <w:bottom w:val="none" w:sz="0" w:space="0" w:color="auto"/>
        <w:right w:val="none" w:sz="0" w:space="0" w:color="auto"/>
      </w:divBdr>
    </w:div>
    <w:div w:id="1415466884">
      <w:bodyDiv w:val="1"/>
      <w:marLeft w:val="0"/>
      <w:marRight w:val="0"/>
      <w:marTop w:val="0"/>
      <w:marBottom w:val="0"/>
      <w:divBdr>
        <w:top w:val="none" w:sz="0" w:space="0" w:color="auto"/>
        <w:left w:val="none" w:sz="0" w:space="0" w:color="auto"/>
        <w:bottom w:val="none" w:sz="0" w:space="0" w:color="auto"/>
        <w:right w:val="none" w:sz="0" w:space="0" w:color="auto"/>
      </w:divBdr>
    </w:div>
    <w:div w:id="1415470484">
      <w:bodyDiv w:val="1"/>
      <w:marLeft w:val="0"/>
      <w:marRight w:val="0"/>
      <w:marTop w:val="0"/>
      <w:marBottom w:val="0"/>
      <w:divBdr>
        <w:top w:val="none" w:sz="0" w:space="0" w:color="auto"/>
        <w:left w:val="none" w:sz="0" w:space="0" w:color="auto"/>
        <w:bottom w:val="none" w:sz="0" w:space="0" w:color="auto"/>
        <w:right w:val="none" w:sz="0" w:space="0" w:color="auto"/>
      </w:divBdr>
    </w:div>
    <w:div w:id="1415514830">
      <w:bodyDiv w:val="1"/>
      <w:marLeft w:val="0"/>
      <w:marRight w:val="0"/>
      <w:marTop w:val="0"/>
      <w:marBottom w:val="0"/>
      <w:divBdr>
        <w:top w:val="none" w:sz="0" w:space="0" w:color="auto"/>
        <w:left w:val="none" w:sz="0" w:space="0" w:color="auto"/>
        <w:bottom w:val="none" w:sz="0" w:space="0" w:color="auto"/>
        <w:right w:val="none" w:sz="0" w:space="0" w:color="auto"/>
      </w:divBdr>
    </w:div>
    <w:div w:id="1415590117">
      <w:bodyDiv w:val="1"/>
      <w:marLeft w:val="0"/>
      <w:marRight w:val="0"/>
      <w:marTop w:val="0"/>
      <w:marBottom w:val="0"/>
      <w:divBdr>
        <w:top w:val="none" w:sz="0" w:space="0" w:color="auto"/>
        <w:left w:val="none" w:sz="0" w:space="0" w:color="auto"/>
        <w:bottom w:val="none" w:sz="0" w:space="0" w:color="auto"/>
        <w:right w:val="none" w:sz="0" w:space="0" w:color="auto"/>
      </w:divBdr>
    </w:div>
    <w:div w:id="1415710244">
      <w:bodyDiv w:val="1"/>
      <w:marLeft w:val="0"/>
      <w:marRight w:val="0"/>
      <w:marTop w:val="0"/>
      <w:marBottom w:val="0"/>
      <w:divBdr>
        <w:top w:val="none" w:sz="0" w:space="0" w:color="auto"/>
        <w:left w:val="none" w:sz="0" w:space="0" w:color="auto"/>
        <w:bottom w:val="none" w:sz="0" w:space="0" w:color="auto"/>
        <w:right w:val="none" w:sz="0" w:space="0" w:color="auto"/>
      </w:divBdr>
    </w:div>
    <w:div w:id="1415735504">
      <w:bodyDiv w:val="1"/>
      <w:marLeft w:val="0"/>
      <w:marRight w:val="0"/>
      <w:marTop w:val="0"/>
      <w:marBottom w:val="0"/>
      <w:divBdr>
        <w:top w:val="none" w:sz="0" w:space="0" w:color="auto"/>
        <w:left w:val="none" w:sz="0" w:space="0" w:color="auto"/>
        <w:bottom w:val="none" w:sz="0" w:space="0" w:color="auto"/>
        <w:right w:val="none" w:sz="0" w:space="0" w:color="auto"/>
      </w:divBdr>
    </w:div>
    <w:div w:id="1416051017">
      <w:bodyDiv w:val="1"/>
      <w:marLeft w:val="0"/>
      <w:marRight w:val="0"/>
      <w:marTop w:val="0"/>
      <w:marBottom w:val="0"/>
      <w:divBdr>
        <w:top w:val="none" w:sz="0" w:space="0" w:color="auto"/>
        <w:left w:val="none" w:sz="0" w:space="0" w:color="auto"/>
        <w:bottom w:val="none" w:sz="0" w:space="0" w:color="auto"/>
        <w:right w:val="none" w:sz="0" w:space="0" w:color="auto"/>
      </w:divBdr>
    </w:div>
    <w:div w:id="1416054245">
      <w:bodyDiv w:val="1"/>
      <w:marLeft w:val="0"/>
      <w:marRight w:val="0"/>
      <w:marTop w:val="0"/>
      <w:marBottom w:val="0"/>
      <w:divBdr>
        <w:top w:val="none" w:sz="0" w:space="0" w:color="auto"/>
        <w:left w:val="none" w:sz="0" w:space="0" w:color="auto"/>
        <w:bottom w:val="none" w:sz="0" w:space="0" w:color="auto"/>
        <w:right w:val="none" w:sz="0" w:space="0" w:color="auto"/>
      </w:divBdr>
    </w:div>
    <w:div w:id="1416395227">
      <w:bodyDiv w:val="1"/>
      <w:marLeft w:val="0"/>
      <w:marRight w:val="0"/>
      <w:marTop w:val="0"/>
      <w:marBottom w:val="0"/>
      <w:divBdr>
        <w:top w:val="none" w:sz="0" w:space="0" w:color="auto"/>
        <w:left w:val="none" w:sz="0" w:space="0" w:color="auto"/>
        <w:bottom w:val="none" w:sz="0" w:space="0" w:color="auto"/>
        <w:right w:val="none" w:sz="0" w:space="0" w:color="auto"/>
      </w:divBdr>
    </w:div>
    <w:div w:id="1416441590">
      <w:bodyDiv w:val="1"/>
      <w:marLeft w:val="0"/>
      <w:marRight w:val="0"/>
      <w:marTop w:val="0"/>
      <w:marBottom w:val="0"/>
      <w:divBdr>
        <w:top w:val="none" w:sz="0" w:space="0" w:color="auto"/>
        <w:left w:val="none" w:sz="0" w:space="0" w:color="auto"/>
        <w:bottom w:val="none" w:sz="0" w:space="0" w:color="auto"/>
        <w:right w:val="none" w:sz="0" w:space="0" w:color="auto"/>
      </w:divBdr>
    </w:div>
    <w:div w:id="1416584700">
      <w:bodyDiv w:val="1"/>
      <w:marLeft w:val="0"/>
      <w:marRight w:val="0"/>
      <w:marTop w:val="0"/>
      <w:marBottom w:val="0"/>
      <w:divBdr>
        <w:top w:val="none" w:sz="0" w:space="0" w:color="auto"/>
        <w:left w:val="none" w:sz="0" w:space="0" w:color="auto"/>
        <w:bottom w:val="none" w:sz="0" w:space="0" w:color="auto"/>
        <w:right w:val="none" w:sz="0" w:space="0" w:color="auto"/>
      </w:divBdr>
    </w:div>
    <w:div w:id="1416588958">
      <w:bodyDiv w:val="1"/>
      <w:marLeft w:val="0"/>
      <w:marRight w:val="0"/>
      <w:marTop w:val="0"/>
      <w:marBottom w:val="0"/>
      <w:divBdr>
        <w:top w:val="none" w:sz="0" w:space="0" w:color="auto"/>
        <w:left w:val="none" w:sz="0" w:space="0" w:color="auto"/>
        <w:bottom w:val="none" w:sz="0" w:space="0" w:color="auto"/>
        <w:right w:val="none" w:sz="0" w:space="0" w:color="auto"/>
      </w:divBdr>
    </w:div>
    <w:div w:id="1416704957">
      <w:bodyDiv w:val="1"/>
      <w:marLeft w:val="0"/>
      <w:marRight w:val="0"/>
      <w:marTop w:val="0"/>
      <w:marBottom w:val="0"/>
      <w:divBdr>
        <w:top w:val="none" w:sz="0" w:space="0" w:color="auto"/>
        <w:left w:val="none" w:sz="0" w:space="0" w:color="auto"/>
        <w:bottom w:val="none" w:sz="0" w:space="0" w:color="auto"/>
        <w:right w:val="none" w:sz="0" w:space="0" w:color="auto"/>
      </w:divBdr>
    </w:div>
    <w:div w:id="1416777461">
      <w:bodyDiv w:val="1"/>
      <w:marLeft w:val="0"/>
      <w:marRight w:val="0"/>
      <w:marTop w:val="0"/>
      <w:marBottom w:val="0"/>
      <w:divBdr>
        <w:top w:val="none" w:sz="0" w:space="0" w:color="auto"/>
        <w:left w:val="none" w:sz="0" w:space="0" w:color="auto"/>
        <w:bottom w:val="none" w:sz="0" w:space="0" w:color="auto"/>
        <w:right w:val="none" w:sz="0" w:space="0" w:color="auto"/>
      </w:divBdr>
    </w:div>
    <w:div w:id="1416828014">
      <w:bodyDiv w:val="1"/>
      <w:marLeft w:val="0"/>
      <w:marRight w:val="0"/>
      <w:marTop w:val="0"/>
      <w:marBottom w:val="0"/>
      <w:divBdr>
        <w:top w:val="none" w:sz="0" w:space="0" w:color="auto"/>
        <w:left w:val="none" w:sz="0" w:space="0" w:color="auto"/>
        <w:bottom w:val="none" w:sz="0" w:space="0" w:color="auto"/>
        <w:right w:val="none" w:sz="0" w:space="0" w:color="auto"/>
      </w:divBdr>
    </w:div>
    <w:div w:id="1416855195">
      <w:bodyDiv w:val="1"/>
      <w:marLeft w:val="0"/>
      <w:marRight w:val="0"/>
      <w:marTop w:val="0"/>
      <w:marBottom w:val="0"/>
      <w:divBdr>
        <w:top w:val="none" w:sz="0" w:space="0" w:color="auto"/>
        <w:left w:val="none" w:sz="0" w:space="0" w:color="auto"/>
        <w:bottom w:val="none" w:sz="0" w:space="0" w:color="auto"/>
        <w:right w:val="none" w:sz="0" w:space="0" w:color="auto"/>
      </w:divBdr>
    </w:div>
    <w:div w:id="1416976828">
      <w:bodyDiv w:val="1"/>
      <w:marLeft w:val="0"/>
      <w:marRight w:val="0"/>
      <w:marTop w:val="0"/>
      <w:marBottom w:val="0"/>
      <w:divBdr>
        <w:top w:val="none" w:sz="0" w:space="0" w:color="auto"/>
        <w:left w:val="none" w:sz="0" w:space="0" w:color="auto"/>
        <w:bottom w:val="none" w:sz="0" w:space="0" w:color="auto"/>
        <w:right w:val="none" w:sz="0" w:space="0" w:color="auto"/>
      </w:divBdr>
    </w:div>
    <w:div w:id="1416979641">
      <w:bodyDiv w:val="1"/>
      <w:marLeft w:val="0"/>
      <w:marRight w:val="0"/>
      <w:marTop w:val="0"/>
      <w:marBottom w:val="0"/>
      <w:divBdr>
        <w:top w:val="none" w:sz="0" w:space="0" w:color="auto"/>
        <w:left w:val="none" w:sz="0" w:space="0" w:color="auto"/>
        <w:bottom w:val="none" w:sz="0" w:space="0" w:color="auto"/>
        <w:right w:val="none" w:sz="0" w:space="0" w:color="auto"/>
      </w:divBdr>
    </w:div>
    <w:div w:id="1417091468">
      <w:bodyDiv w:val="1"/>
      <w:marLeft w:val="0"/>
      <w:marRight w:val="0"/>
      <w:marTop w:val="0"/>
      <w:marBottom w:val="0"/>
      <w:divBdr>
        <w:top w:val="none" w:sz="0" w:space="0" w:color="auto"/>
        <w:left w:val="none" w:sz="0" w:space="0" w:color="auto"/>
        <w:bottom w:val="none" w:sz="0" w:space="0" w:color="auto"/>
        <w:right w:val="none" w:sz="0" w:space="0" w:color="auto"/>
      </w:divBdr>
    </w:div>
    <w:div w:id="1417097489">
      <w:bodyDiv w:val="1"/>
      <w:marLeft w:val="0"/>
      <w:marRight w:val="0"/>
      <w:marTop w:val="0"/>
      <w:marBottom w:val="0"/>
      <w:divBdr>
        <w:top w:val="none" w:sz="0" w:space="0" w:color="auto"/>
        <w:left w:val="none" w:sz="0" w:space="0" w:color="auto"/>
        <w:bottom w:val="none" w:sz="0" w:space="0" w:color="auto"/>
        <w:right w:val="none" w:sz="0" w:space="0" w:color="auto"/>
      </w:divBdr>
    </w:div>
    <w:div w:id="1417359536">
      <w:bodyDiv w:val="1"/>
      <w:marLeft w:val="0"/>
      <w:marRight w:val="0"/>
      <w:marTop w:val="0"/>
      <w:marBottom w:val="0"/>
      <w:divBdr>
        <w:top w:val="none" w:sz="0" w:space="0" w:color="auto"/>
        <w:left w:val="none" w:sz="0" w:space="0" w:color="auto"/>
        <w:bottom w:val="none" w:sz="0" w:space="0" w:color="auto"/>
        <w:right w:val="none" w:sz="0" w:space="0" w:color="auto"/>
      </w:divBdr>
    </w:div>
    <w:div w:id="1417433961">
      <w:bodyDiv w:val="1"/>
      <w:marLeft w:val="0"/>
      <w:marRight w:val="0"/>
      <w:marTop w:val="0"/>
      <w:marBottom w:val="0"/>
      <w:divBdr>
        <w:top w:val="none" w:sz="0" w:space="0" w:color="auto"/>
        <w:left w:val="none" w:sz="0" w:space="0" w:color="auto"/>
        <w:bottom w:val="none" w:sz="0" w:space="0" w:color="auto"/>
        <w:right w:val="none" w:sz="0" w:space="0" w:color="auto"/>
      </w:divBdr>
    </w:div>
    <w:div w:id="1417440087">
      <w:bodyDiv w:val="1"/>
      <w:marLeft w:val="0"/>
      <w:marRight w:val="0"/>
      <w:marTop w:val="0"/>
      <w:marBottom w:val="0"/>
      <w:divBdr>
        <w:top w:val="none" w:sz="0" w:space="0" w:color="auto"/>
        <w:left w:val="none" w:sz="0" w:space="0" w:color="auto"/>
        <w:bottom w:val="none" w:sz="0" w:space="0" w:color="auto"/>
        <w:right w:val="none" w:sz="0" w:space="0" w:color="auto"/>
      </w:divBdr>
    </w:div>
    <w:div w:id="1417702666">
      <w:bodyDiv w:val="1"/>
      <w:marLeft w:val="0"/>
      <w:marRight w:val="0"/>
      <w:marTop w:val="0"/>
      <w:marBottom w:val="0"/>
      <w:divBdr>
        <w:top w:val="none" w:sz="0" w:space="0" w:color="auto"/>
        <w:left w:val="none" w:sz="0" w:space="0" w:color="auto"/>
        <w:bottom w:val="none" w:sz="0" w:space="0" w:color="auto"/>
        <w:right w:val="none" w:sz="0" w:space="0" w:color="auto"/>
      </w:divBdr>
    </w:div>
    <w:div w:id="1417897512">
      <w:bodyDiv w:val="1"/>
      <w:marLeft w:val="0"/>
      <w:marRight w:val="0"/>
      <w:marTop w:val="0"/>
      <w:marBottom w:val="0"/>
      <w:divBdr>
        <w:top w:val="none" w:sz="0" w:space="0" w:color="auto"/>
        <w:left w:val="none" w:sz="0" w:space="0" w:color="auto"/>
        <w:bottom w:val="none" w:sz="0" w:space="0" w:color="auto"/>
        <w:right w:val="none" w:sz="0" w:space="0" w:color="auto"/>
      </w:divBdr>
    </w:div>
    <w:div w:id="1418214834">
      <w:bodyDiv w:val="1"/>
      <w:marLeft w:val="0"/>
      <w:marRight w:val="0"/>
      <w:marTop w:val="0"/>
      <w:marBottom w:val="0"/>
      <w:divBdr>
        <w:top w:val="none" w:sz="0" w:space="0" w:color="auto"/>
        <w:left w:val="none" w:sz="0" w:space="0" w:color="auto"/>
        <w:bottom w:val="none" w:sz="0" w:space="0" w:color="auto"/>
        <w:right w:val="none" w:sz="0" w:space="0" w:color="auto"/>
      </w:divBdr>
    </w:div>
    <w:div w:id="1418356529">
      <w:bodyDiv w:val="1"/>
      <w:marLeft w:val="0"/>
      <w:marRight w:val="0"/>
      <w:marTop w:val="0"/>
      <w:marBottom w:val="0"/>
      <w:divBdr>
        <w:top w:val="none" w:sz="0" w:space="0" w:color="auto"/>
        <w:left w:val="none" w:sz="0" w:space="0" w:color="auto"/>
        <w:bottom w:val="none" w:sz="0" w:space="0" w:color="auto"/>
        <w:right w:val="none" w:sz="0" w:space="0" w:color="auto"/>
      </w:divBdr>
    </w:div>
    <w:div w:id="1418551608">
      <w:bodyDiv w:val="1"/>
      <w:marLeft w:val="0"/>
      <w:marRight w:val="0"/>
      <w:marTop w:val="0"/>
      <w:marBottom w:val="0"/>
      <w:divBdr>
        <w:top w:val="none" w:sz="0" w:space="0" w:color="auto"/>
        <w:left w:val="none" w:sz="0" w:space="0" w:color="auto"/>
        <w:bottom w:val="none" w:sz="0" w:space="0" w:color="auto"/>
        <w:right w:val="none" w:sz="0" w:space="0" w:color="auto"/>
      </w:divBdr>
    </w:div>
    <w:div w:id="1418552752">
      <w:bodyDiv w:val="1"/>
      <w:marLeft w:val="0"/>
      <w:marRight w:val="0"/>
      <w:marTop w:val="0"/>
      <w:marBottom w:val="0"/>
      <w:divBdr>
        <w:top w:val="none" w:sz="0" w:space="0" w:color="auto"/>
        <w:left w:val="none" w:sz="0" w:space="0" w:color="auto"/>
        <w:bottom w:val="none" w:sz="0" w:space="0" w:color="auto"/>
        <w:right w:val="none" w:sz="0" w:space="0" w:color="auto"/>
      </w:divBdr>
    </w:div>
    <w:div w:id="1418593002">
      <w:bodyDiv w:val="1"/>
      <w:marLeft w:val="0"/>
      <w:marRight w:val="0"/>
      <w:marTop w:val="0"/>
      <w:marBottom w:val="0"/>
      <w:divBdr>
        <w:top w:val="none" w:sz="0" w:space="0" w:color="auto"/>
        <w:left w:val="none" w:sz="0" w:space="0" w:color="auto"/>
        <w:bottom w:val="none" w:sz="0" w:space="0" w:color="auto"/>
        <w:right w:val="none" w:sz="0" w:space="0" w:color="auto"/>
      </w:divBdr>
    </w:div>
    <w:div w:id="1418793426">
      <w:bodyDiv w:val="1"/>
      <w:marLeft w:val="0"/>
      <w:marRight w:val="0"/>
      <w:marTop w:val="0"/>
      <w:marBottom w:val="0"/>
      <w:divBdr>
        <w:top w:val="none" w:sz="0" w:space="0" w:color="auto"/>
        <w:left w:val="none" w:sz="0" w:space="0" w:color="auto"/>
        <w:bottom w:val="none" w:sz="0" w:space="0" w:color="auto"/>
        <w:right w:val="none" w:sz="0" w:space="0" w:color="auto"/>
      </w:divBdr>
    </w:div>
    <w:div w:id="1418820479">
      <w:bodyDiv w:val="1"/>
      <w:marLeft w:val="0"/>
      <w:marRight w:val="0"/>
      <w:marTop w:val="0"/>
      <w:marBottom w:val="0"/>
      <w:divBdr>
        <w:top w:val="none" w:sz="0" w:space="0" w:color="auto"/>
        <w:left w:val="none" w:sz="0" w:space="0" w:color="auto"/>
        <w:bottom w:val="none" w:sz="0" w:space="0" w:color="auto"/>
        <w:right w:val="none" w:sz="0" w:space="0" w:color="auto"/>
      </w:divBdr>
    </w:div>
    <w:div w:id="1418867634">
      <w:bodyDiv w:val="1"/>
      <w:marLeft w:val="0"/>
      <w:marRight w:val="0"/>
      <w:marTop w:val="0"/>
      <w:marBottom w:val="0"/>
      <w:divBdr>
        <w:top w:val="none" w:sz="0" w:space="0" w:color="auto"/>
        <w:left w:val="none" w:sz="0" w:space="0" w:color="auto"/>
        <w:bottom w:val="none" w:sz="0" w:space="0" w:color="auto"/>
        <w:right w:val="none" w:sz="0" w:space="0" w:color="auto"/>
      </w:divBdr>
    </w:div>
    <w:div w:id="1419253345">
      <w:bodyDiv w:val="1"/>
      <w:marLeft w:val="0"/>
      <w:marRight w:val="0"/>
      <w:marTop w:val="0"/>
      <w:marBottom w:val="0"/>
      <w:divBdr>
        <w:top w:val="none" w:sz="0" w:space="0" w:color="auto"/>
        <w:left w:val="none" w:sz="0" w:space="0" w:color="auto"/>
        <w:bottom w:val="none" w:sz="0" w:space="0" w:color="auto"/>
        <w:right w:val="none" w:sz="0" w:space="0" w:color="auto"/>
      </w:divBdr>
    </w:div>
    <w:div w:id="1419253672">
      <w:bodyDiv w:val="1"/>
      <w:marLeft w:val="0"/>
      <w:marRight w:val="0"/>
      <w:marTop w:val="0"/>
      <w:marBottom w:val="0"/>
      <w:divBdr>
        <w:top w:val="none" w:sz="0" w:space="0" w:color="auto"/>
        <w:left w:val="none" w:sz="0" w:space="0" w:color="auto"/>
        <w:bottom w:val="none" w:sz="0" w:space="0" w:color="auto"/>
        <w:right w:val="none" w:sz="0" w:space="0" w:color="auto"/>
      </w:divBdr>
    </w:div>
    <w:div w:id="1419326255">
      <w:bodyDiv w:val="1"/>
      <w:marLeft w:val="0"/>
      <w:marRight w:val="0"/>
      <w:marTop w:val="0"/>
      <w:marBottom w:val="0"/>
      <w:divBdr>
        <w:top w:val="none" w:sz="0" w:space="0" w:color="auto"/>
        <w:left w:val="none" w:sz="0" w:space="0" w:color="auto"/>
        <w:bottom w:val="none" w:sz="0" w:space="0" w:color="auto"/>
        <w:right w:val="none" w:sz="0" w:space="0" w:color="auto"/>
      </w:divBdr>
    </w:div>
    <w:div w:id="1419407528">
      <w:bodyDiv w:val="1"/>
      <w:marLeft w:val="0"/>
      <w:marRight w:val="0"/>
      <w:marTop w:val="0"/>
      <w:marBottom w:val="0"/>
      <w:divBdr>
        <w:top w:val="none" w:sz="0" w:space="0" w:color="auto"/>
        <w:left w:val="none" w:sz="0" w:space="0" w:color="auto"/>
        <w:bottom w:val="none" w:sz="0" w:space="0" w:color="auto"/>
        <w:right w:val="none" w:sz="0" w:space="0" w:color="auto"/>
      </w:divBdr>
    </w:div>
    <w:div w:id="1419448284">
      <w:bodyDiv w:val="1"/>
      <w:marLeft w:val="0"/>
      <w:marRight w:val="0"/>
      <w:marTop w:val="0"/>
      <w:marBottom w:val="0"/>
      <w:divBdr>
        <w:top w:val="none" w:sz="0" w:space="0" w:color="auto"/>
        <w:left w:val="none" w:sz="0" w:space="0" w:color="auto"/>
        <w:bottom w:val="none" w:sz="0" w:space="0" w:color="auto"/>
        <w:right w:val="none" w:sz="0" w:space="0" w:color="auto"/>
      </w:divBdr>
    </w:div>
    <w:div w:id="1420056774">
      <w:bodyDiv w:val="1"/>
      <w:marLeft w:val="0"/>
      <w:marRight w:val="0"/>
      <w:marTop w:val="0"/>
      <w:marBottom w:val="0"/>
      <w:divBdr>
        <w:top w:val="none" w:sz="0" w:space="0" w:color="auto"/>
        <w:left w:val="none" w:sz="0" w:space="0" w:color="auto"/>
        <w:bottom w:val="none" w:sz="0" w:space="0" w:color="auto"/>
        <w:right w:val="none" w:sz="0" w:space="0" w:color="auto"/>
      </w:divBdr>
    </w:div>
    <w:div w:id="1420131140">
      <w:bodyDiv w:val="1"/>
      <w:marLeft w:val="0"/>
      <w:marRight w:val="0"/>
      <w:marTop w:val="0"/>
      <w:marBottom w:val="0"/>
      <w:divBdr>
        <w:top w:val="none" w:sz="0" w:space="0" w:color="auto"/>
        <w:left w:val="none" w:sz="0" w:space="0" w:color="auto"/>
        <w:bottom w:val="none" w:sz="0" w:space="0" w:color="auto"/>
        <w:right w:val="none" w:sz="0" w:space="0" w:color="auto"/>
      </w:divBdr>
    </w:div>
    <w:div w:id="1420171540">
      <w:bodyDiv w:val="1"/>
      <w:marLeft w:val="0"/>
      <w:marRight w:val="0"/>
      <w:marTop w:val="0"/>
      <w:marBottom w:val="0"/>
      <w:divBdr>
        <w:top w:val="none" w:sz="0" w:space="0" w:color="auto"/>
        <w:left w:val="none" w:sz="0" w:space="0" w:color="auto"/>
        <w:bottom w:val="none" w:sz="0" w:space="0" w:color="auto"/>
        <w:right w:val="none" w:sz="0" w:space="0" w:color="auto"/>
      </w:divBdr>
    </w:div>
    <w:div w:id="1420364826">
      <w:bodyDiv w:val="1"/>
      <w:marLeft w:val="0"/>
      <w:marRight w:val="0"/>
      <w:marTop w:val="0"/>
      <w:marBottom w:val="0"/>
      <w:divBdr>
        <w:top w:val="none" w:sz="0" w:space="0" w:color="auto"/>
        <w:left w:val="none" w:sz="0" w:space="0" w:color="auto"/>
        <w:bottom w:val="none" w:sz="0" w:space="0" w:color="auto"/>
        <w:right w:val="none" w:sz="0" w:space="0" w:color="auto"/>
      </w:divBdr>
    </w:div>
    <w:div w:id="1420520653">
      <w:bodyDiv w:val="1"/>
      <w:marLeft w:val="0"/>
      <w:marRight w:val="0"/>
      <w:marTop w:val="0"/>
      <w:marBottom w:val="0"/>
      <w:divBdr>
        <w:top w:val="none" w:sz="0" w:space="0" w:color="auto"/>
        <w:left w:val="none" w:sz="0" w:space="0" w:color="auto"/>
        <w:bottom w:val="none" w:sz="0" w:space="0" w:color="auto"/>
        <w:right w:val="none" w:sz="0" w:space="0" w:color="auto"/>
      </w:divBdr>
    </w:div>
    <w:div w:id="1420909832">
      <w:bodyDiv w:val="1"/>
      <w:marLeft w:val="0"/>
      <w:marRight w:val="0"/>
      <w:marTop w:val="0"/>
      <w:marBottom w:val="0"/>
      <w:divBdr>
        <w:top w:val="none" w:sz="0" w:space="0" w:color="auto"/>
        <w:left w:val="none" w:sz="0" w:space="0" w:color="auto"/>
        <w:bottom w:val="none" w:sz="0" w:space="0" w:color="auto"/>
        <w:right w:val="none" w:sz="0" w:space="0" w:color="auto"/>
      </w:divBdr>
    </w:div>
    <w:div w:id="1421098925">
      <w:bodyDiv w:val="1"/>
      <w:marLeft w:val="0"/>
      <w:marRight w:val="0"/>
      <w:marTop w:val="0"/>
      <w:marBottom w:val="0"/>
      <w:divBdr>
        <w:top w:val="none" w:sz="0" w:space="0" w:color="auto"/>
        <w:left w:val="none" w:sz="0" w:space="0" w:color="auto"/>
        <w:bottom w:val="none" w:sz="0" w:space="0" w:color="auto"/>
        <w:right w:val="none" w:sz="0" w:space="0" w:color="auto"/>
      </w:divBdr>
    </w:div>
    <w:div w:id="1421100684">
      <w:bodyDiv w:val="1"/>
      <w:marLeft w:val="0"/>
      <w:marRight w:val="0"/>
      <w:marTop w:val="0"/>
      <w:marBottom w:val="0"/>
      <w:divBdr>
        <w:top w:val="none" w:sz="0" w:space="0" w:color="auto"/>
        <w:left w:val="none" w:sz="0" w:space="0" w:color="auto"/>
        <w:bottom w:val="none" w:sz="0" w:space="0" w:color="auto"/>
        <w:right w:val="none" w:sz="0" w:space="0" w:color="auto"/>
      </w:divBdr>
    </w:div>
    <w:div w:id="1421292660">
      <w:bodyDiv w:val="1"/>
      <w:marLeft w:val="0"/>
      <w:marRight w:val="0"/>
      <w:marTop w:val="0"/>
      <w:marBottom w:val="0"/>
      <w:divBdr>
        <w:top w:val="none" w:sz="0" w:space="0" w:color="auto"/>
        <w:left w:val="none" w:sz="0" w:space="0" w:color="auto"/>
        <w:bottom w:val="none" w:sz="0" w:space="0" w:color="auto"/>
        <w:right w:val="none" w:sz="0" w:space="0" w:color="auto"/>
      </w:divBdr>
    </w:div>
    <w:div w:id="1421869163">
      <w:bodyDiv w:val="1"/>
      <w:marLeft w:val="0"/>
      <w:marRight w:val="0"/>
      <w:marTop w:val="0"/>
      <w:marBottom w:val="0"/>
      <w:divBdr>
        <w:top w:val="none" w:sz="0" w:space="0" w:color="auto"/>
        <w:left w:val="none" w:sz="0" w:space="0" w:color="auto"/>
        <w:bottom w:val="none" w:sz="0" w:space="0" w:color="auto"/>
        <w:right w:val="none" w:sz="0" w:space="0" w:color="auto"/>
      </w:divBdr>
    </w:div>
    <w:div w:id="1421944753">
      <w:bodyDiv w:val="1"/>
      <w:marLeft w:val="0"/>
      <w:marRight w:val="0"/>
      <w:marTop w:val="0"/>
      <w:marBottom w:val="0"/>
      <w:divBdr>
        <w:top w:val="none" w:sz="0" w:space="0" w:color="auto"/>
        <w:left w:val="none" w:sz="0" w:space="0" w:color="auto"/>
        <w:bottom w:val="none" w:sz="0" w:space="0" w:color="auto"/>
        <w:right w:val="none" w:sz="0" w:space="0" w:color="auto"/>
      </w:divBdr>
    </w:div>
    <w:div w:id="1422291711">
      <w:bodyDiv w:val="1"/>
      <w:marLeft w:val="0"/>
      <w:marRight w:val="0"/>
      <w:marTop w:val="0"/>
      <w:marBottom w:val="0"/>
      <w:divBdr>
        <w:top w:val="none" w:sz="0" w:space="0" w:color="auto"/>
        <w:left w:val="none" w:sz="0" w:space="0" w:color="auto"/>
        <w:bottom w:val="none" w:sz="0" w:space="0" w:color="auto"/>
        <w:right w:val="none" w:sz="0" w:space="0" w:color="auto"/>
      </w:divBdr>
    </w:div>
    <w:div w:id="1422533014">
      <w:bodyDiv w:val="1"/>
      <w:marLeft w:val="0"/>
      <w:marRight w:val="0"/>
      <w:marTop w:val="0"/>
      <w:marBottom w:val="0"/>
      <w:divBdr>
        <w:top w:val="none" w:sz="0" w:space="0" w:color="auto"/>
        <w:left w:val="none" w:sz="0" w:space="0" w:color="auto"/>
        <w:bottom w:val="none" w:sz="0" w:space="0" w:color="auto"/>
        <w:right w:val="none" w:sz="0" w:space="0" w:color="auto"/>
      </w:divBdr>
    </w:div>
    <w:div w:id="1422721774">
      <w:bodyDiv w:val="1"/>
      <w:marLeft w:val="0"/>
      <w:marRight w:val="0"/>
      <w:marTop w:val="0"/>
      <w:marBottom w:val="0"/>
      <w:divBdr>
        <w:top w:val="none" w:sz="0" w:space="0" w:color="auto"/>
        <w:left w:val="none" w:sz="0" w:space="0" w:color="auto"/>
        <w:bottom w:val="none" w:sz="0" w:space="0" w:color="auto"/>
        <w:right w:val="none" w:sz="0" w:space="0" w:color="auto"/>
      </w:divBdr>
    </w:div>
    <w:div w:id="1422751243">
      <w:bodyDiv w:val="1"/>
      <w:marLeft w:val="0"/>
      <w:marRight w:val="0"/>
      <w:marTop w:val="0"/>
      <w:marBottom w:val="0"/>
      <w:divBdr>
        <w:top w:val="none" w:sz="0" w:space="0" w:color="auto"/>
        <w:left w:val="none" w:sz="0" w:space="0" w:color="auto"/>
        <w:bottom w:val="none" w:sz="0" w:space="0" w:color="auto"/>
        <w:right w:val="none" w:sz="0" w:space="0" w:color="auto"/>
      </w:divBdr>
    </w:div>
    <w:div w:id="1422795711">
      <w:bodyDiv w:val="1"/>
      <w:marLeft w:val="0"/>
      <w:marRight w:val="0"/>
      <w:marTop w:val="0"/>
      <w:marBottom w:val="0"/>
      <w:divBdr>
        <w:top w:val="none" w:sz="0" w:space="0" w:color="auto"/>
        <w:left w:val="none" w:sz="0" w:space="0" w:color="auto"/>
        <w:bottom w:val="none" w:sz="0" w:space="0" w:color="auto"/>
        <w:right w:val="none" w:sz="0" w:space="0" w:color="auto"/>
      </w:divBdr>
    </w:div>
    <w:div w:id="1422989906">
      <w:bodyDiv w:val="1"/>
      <w:marLeft w:val="0"/>
      <w:marRight w:val="0"/>
      <w:marTop w:val="0"/>
      <w:marBottom w:val="0"/>
      <w:divBdr>
        <w:top w:val="none" w:sz="0" w:space="0" w:color="auto"/>
        <w:left w:val="none" w:sz="0" w:space="0" w:color="auto"/>
        <w:bottom w:val="none" w:sz="0" w:space="0" w:color="auto"/>
        <w:right w:val="none" w:sz="0" w:space="0" w:color="auto"/>
      </w:divBdr>
    </w:div>
    <w:div w:id="1422991904">
      <w:bodyDiv w:val="1"/>
      <w:marLeft w:val="0"/>
      <w:marRight w:val="0"/>
      <w:marTop w:val="0"/>
      <w:marBottom w:val="0"/>
      <w:divBdr>
        <w:top w:val="none" w:sz="0" w:space="0" w:color="auto"/>
        <w:left w:val="none" w:sz="0" w:space="0" w:color="auto"/>
        <w:bottom w:val="none" w:sz="0" w:space="0" w:color="auto"/>
        <w:right w:val="none" w:sz="0" w:space="0" w:color="auto"/>
      </w:divBdr>
    </w:div>
    <w:div w:id="1422993999">
      <w:bodyDiv w:val="1"/>
      <w:marLeft w:val="0"/>
      <w:marRight w:val="0"/>
      <w:marTop w:val="0"/>
      <w:marBottom w:val="0"/>
      <w:divBdr>
        <w:top w:val="none" w:sz="0" w:space="0" w:color="auto"/>
        <w:left w:val="none" w:sz="0" w:space="0" w:color="auto"/>
        <w:bottom w:val="none" w:sz="0" w:space="0" w:color="auto"/>
        <w:right w:val="none" w:sz="0" w:space="0" w:color="auto"/>
      </w:divBdr>
    </w:div>
    <w:div w:id="1423256280">
      <w:bodyDiv w:val="1"/>
      <w:marLeft w:val="0"/>
      <w:marRight w:val="0"/>
      <w:marTop w:val="0"/>
      <w:marBottom w:val="0"/>
      <w:divBdr>
        <w:top w:val="none" w:sz="0" w:space="0" w:color="auto"/>
        <w:left w:val="none" w:sz="0" w:space="0" w:color="auto"/>
        <w:bottom w:val="none" w:sz="0" w:space="0" w:color="auto"/>
        <w:right w:val="none" w:sz="0" w:space="0" w:color="auto"/>
      </w:divBdr>
    </w:div>
    <w:div w:id="1423408406">
      <w:bodyDiv w:val="1"/>
      <w:marLeft w:val="0"/>
      <w:marRight w:val="0"/>
      <w:marTop w:val="0"/>
      <w:marBottom w:val="0"/>
      <w:divBdr>
        <w:top w:val="none" w:sz="0" w:space="0" w:color="auto"/>
        <w:left w:val="none" w:sz="0" w:space="0" w:color="auto"/>
        <w:bottom w:val="none" w:sz="0" w:space="0" w:color="auto"/>
        <w:right w:val="none" w:sz="0" w:space="0" w:color="auto"/>
      </w:divBdr>
    </w:div>
    <w:div w:id="1423448425">
      <w:bodyDiv w:val="1"/>
      <w:marLeft w:val="0"/>
      <w:marRight w:val="0"/>
      <w:marTop w:val="0"/>
      <w:marBottom w:val="0"/>
      <w:divBdr>
        <w:top w:val="none" w:sz="0" w:space="0" w:color="auto"/>
        <w:left w:val="none" w:sz="0" w:space="0" w:color="auto"/>
        <w:bottom w:val="none" w:sz="0" w:space="0" w:color="auto"/>
        <w:right w:val="none" w:sz="0" w:space="0" w:color="auto"/>
      </w:divBdr>
    </w:div>
    <w:div w:id="1423454389">
      <w:bodyDiv w:val="1"/>
      <w:marLeft w:val="0"/>
      <w:marRight w:val="0"/>
      <w:marTop w:val="0"/>
      <w:marBottom w:val="0"/>
      <w:divBdr>
        <w:top w:val="none" w:sz="0" w:space="0" w:color="auto"/>
        <w:left w:val="none" w:sz="0" w:space="0" w:color="auto"/>
        <w:bottom w:val="none" w:sz="0" w:space="0" w:color="auto"/>
        <w:right w:val="none" w:sz="0" w:space="0" w:color="auto"/>
      </w:divBdr>
    </w:div>
    <w:div w:id="1423719043">
      <w:bodyDiv w:val="1"/>
      <w:marLeft w:val="0"/>
      <w:marRight w:val="0"/>
      <w:marTop w:val="0"/>
      <w:marBottom w:val="0"/>
      <w:divBdr>
        <w:top w:val="none" w:sz="0" w:space="0" w:color="auto"/>
        <w:left w:val="none" w:sz="0" w:space="0" w:color="auto"/>
        <w:bottom w:val="none" w:sz="0" w:space="0" w:color="auto"/>
        <w:right w:val="none" w:sz="0" w:space="0" w:color="auto"/>
      </w:divBdr>
    </w:div>
    <w:div w:id="1423992015">
      <w:bodyDiv w:val="1"/>
      <w:marLeft w:val="0"/>
      <w:marRight w:val="0"/>
      <w:marTop w:val="0"/>
      <w:marBottom w:val="0"/>
      <w:divBdr>
        <w:top w:val="none" w:sz="0" w:space="0" w:color="auto"/>
        <w:left w:val="none" w:sz="0" w:space="0" w:color="auto"/>
        <w:bottom w:val="none" w:sz="0" w:space="0" w:color="auto"/>
        <w:right w:val="none" w:sz="0" w:space="0" w:color="auto"/>
      </w:divBdr>
    </w:div>
    <w:div w:id="1424183303">
      <w:bodyDiv w:val="1"/>
      <w:marLeft w:val="0"/>
      <w:marRight w:val="0"/>
      <w:marTop w:val="0"/>
      <w:marBottom w:val="0"/>
      <w:divBdr>
        <w:top w:val="none" w:sz="0" w:space="0" w:color="auto"/>
        <w:left w:val="none" w:sz="0" w:space="0" w:color="auto"/>
        <w:bottom w:val="none" w:sz="0" w:space="0" w:color="auto"/>
        <w:right w:val="none" w:sz="0" w:space="0" w:color="auto"/>
      </w:divBdr>
    </w:div>
    <w:div w:id="1424297397">
      <w:bodyDiv w:val="1"/>
      <w:marLeft w:val="0"/>
      <w:marRight w:val="0"/>
      <w:marTop w:val="0"/>
      <w:marBottom w:val="0"/>
      <w:divBdr>
        <w:top w:val="none" w:sz="0" w:space="0" w:color="auto"/>
        <w:left w:val="none" w:sz="0" w:space="0" w:color="auto"/>
        <w:bottom w:val="none" w:sz="0" w:space="0" w:color="auto"/>
        <w:right w:val="none" w:sz="0" w:space="0" w:color="auto"/>
      </w:divBdr>
    </w:div>
    <w:div w:id="1424303844">
      <w:bodyDiv w:val="1"/>
      <w:marLeft w:val="0"/>
      <w:marRight w:val="0"/>
      <w:marTop w:val="0"/>
      <w:marBottom w:val="0"/>
      <w:divBdr>
        <w:top w:val="none" w:sz="0" w:space="0" w:color="auto"/>
        <w:left w:val="none" w:sz="0" w:space="0" w:color="auto"/>
        <w:bottom w:val="none" w:sz="0" w:space="0" w:color="auto"/>
        <w:right w:val="none" w:sz="0" w:space="0" w:color="auto"/>
      </w:divBdr>
    </w:div>
    <w:div w:id="1424380948">
      <w:bodyDiv w:val="1"/>
      <w:marLeft w:val="0"/>
      <w:marRight w:val="0"/>
      <w:marTop w:val="0"/>
      <w:marBottom w:val="0"/>
      <w:divBdr>
        <w:top w:val="none" w:sz="0" w:space="0" w:color="auto"/>
        <w:left w:val="none" w:sz="0" w:space="0" w:color="auto"/>
        <w:bottom w:val="none" w:sz="0" w:space="0" w:color="auto"/>
        <w:right w:val="none" w:sz="0" w:space="0" w:color="auto"/>
      </w:divBdr>
    </w:div>
    <w:div w:id="1424448966">
      <w:bodyDiv w:val="1"/>
      <w:marLeft w:val="0"/>
      <w:marRight w:val="0"/>
      <w:marTop w:val="0"/>
      <w:marBottom w:val="0"/>
      <w:divBdr>
        <w:top w:val="none" w:sz="0" w:space="0" w:color="auto"/>
        <w:left w:val="none" w:sz="0" w:space="0" w:color="auto"/>
        <w:bottom w:val="none" w:sz="0" w:space="0" w:color="auto"/>
        <w:right w:val="none" w:sz="0" w:space="0" w:color="auto"/>
      </w:divBdr>
    </w:div>
    <w:div w:id="1424452414">
      <w:bodyDiv w:val="1"/>
      <w:marLeft w:val="0"/>
      <w:marRight w:val="0"/>
      <w:marTop w:val="0"/>
      <w:marBottom w:val="0"/>
      <w:divBdr>
        <w:top w:val="none" w:sz="0" w:space="0" w:color="auto"/>
        <w:left w:val="none" w:sz="0" w:space="0" w:color="auto"/>
        <w:bottom w:val="none" w:sz="0" w:space="0" w:color="auto"/>
        <w:right w:val="none" w:sz="0" w:space="0" w:color="auto"/>
      </w:divBdr>
    </w:div>
    <w:div w:id="1424523173">
      <w:bodyDiv w:val="1"/>
      <w:marLeft w:val="0"/>
      <w:marRight w:val="0"/>
      <w:marTop w:val="0"/>
      <w:marBottom w:val="0"/>
      <w:divBdr>
        <w:top w:val="none" w:sz="0" w:space="0" w:color="auto"/>
        <w:left w:val="none" w:sz="0" w:space="0" w:color="auto"/>
        <w:bottom w:val="none" w:sz="0" w:space="0" w:color="auto"/>
        <w:right w:val="none" w:sz="0" w:space="0" w:color="auto"/>
      </w:divBdr>
    </w:div>
    <w:div w:id="1424759931">
      <w:bodyDiv w:val="1"/>
      <w:marLeft w:val="0"/>
      <w:marRight w:val="0"/>
      <w:marTop w:val="0"/>
      <w:marBottom w:val="0"/>
      <w:divBdr>
        <w:top w:val="none" w:sz="0" w:space="0" w:color="auto"/>
        <w:left w:val="none" w:sz="0" w:space="0" w:color="auto"/>
        <w:bottom w:val="none" w:sz="0" w:space="0" w:color="auto"/>
        <w:right w:val="none" w:sz="0" w:space="0" w:color="auto"/>
      </w:divBdr>
    </w:div>
    <w:div w:id="1424915917">
      <w:bodyDiv w:val="1"/>
      <w:marLeft w:val="0"/>
      <w:marRight w:val="0"/>
      <w:marTop w:val="0"/>
      <w:marBottom w:val="0"/>
      <w:divBdr>
        <w:top w:val="none" w:sz="0" w:space="0" w:color="auto"/>
        <w:left w:val="none" w:sz="0" w:space="0" w:color="auto"/>
        <w:bottom w:val="none" w:sz="0" w:space="0" w:color="auto"/>
        <w:right w:val="none" w:sz="0" w:space="0" w:color="auto"/>
      </w:divBdr>
    </w:div>
    <w:div w:id="1424957889">
      <w:bodyDiv w:val="1"/>
      <w:marLeft w:val="0"/>
      <w:marRight w:val="0"/>
      <w:marTop w:val="0"/>
      <w:marBottom w:val="0"/>
      <w:divBdr>
        <w:top w:val="none" w:sz="0" w:space="0" w:color="auto"/>
        <w:left w:val="none" w:sz="0" w:space="0" w:color="auto"/>
        <w:bottom w:val="none" w:sz="0" w:space="0" w:color="auto"/>
        <w:right w:val="none" w:sz="0" w:space="0" w:color="auto"/>
      </w:divBdr>
    </w:div>
    <w:div w:id="1425028494">
      <w:bodyDiv w:val="1"/>
      <w:marLeft w:val="0"/>
      <w:marRight w:val="0"/>
      <w:marTop w:val="0"/>
      <w:marBottom w:val="0"/>
      <w:divBdr>
        <w:top w:val="none" w:sz="0" w:space="0" w:color="auto"/>
        <w:left w:val="none" w:sz="0" w:space="0" w:color="auto"/>
        <w:bottom w:val="none" w:sz="0" w:space="0" w:color="auto"/>
        <w:right w:val="none" w:sz="0" w:space="0" w:color="auto"/>
      </w:divBdr>
    </w:div>
    <w:div w:id="1425222047">
      <w:bodyDiv w:val="1"/>
      <w:marLeft w:val="0"/>
      <w:marRight w:val="0"/>
      <w:marTop w:val="0"/>
      <w:marBottom w:val="0"/>
      <w:divBdr>
        <w:top w:val="none" w:sz="0" w:space="0" w:color="auto"/>
        <w:left w:val="none" w:sz="0" w:space="0" w:color="auto"/>
        <w:bottom w:val="none" w:sz="0" w:space="0" w:color="auto"/>
        <w:right w:val="none" w:sz="0" w:space="0" w:color="auto"/>
      </w:divBdr>
    </w:div>
    <w:div w:id="1425297321">
      <w:bodyDiv w:val="1"/>
      <w:marLeft w:val="0"/>
      <w:marRight w:val="0"/>
      <w:marTop w:val="0"/>
      <w:marBottom w:val="0"/>
      <w:divBdr>
        <w:top w:val="none" w:sz="0" w:space="0" w:color="auto"/>
        <w:left w:val="none" w:sz="0" w:space="0" w:color="auto"/>
        <w:bottom w:val="none" w:sz="0" w:space="0" w:color="auto"/>
        <w:right w:val="none" w:sz="0" w:space="0" w:color="auto"/>
      </w:divBdr>
    </w:div>
    <w:div w:id="1425347594">
      <w:bodyDiv w:val="1"/>
      <w:marLeft w:val="0"/>
      <w:marRight w:val="0"/>
      <w:marTop w:val="0"/>
      <w:marBottom w:val="0"/>
      <w:divBdr>
        <w:top w:val="none" w:sz="0" w:space="0" w:color="auto"/>
        <w:left w:val="none" w:sz="0" w:space="0" w:color="auto"/>
        <w:bottom w:val="none" w:sz="0" w:space="0" w:color="auto"/>
        <w:right w:val="none" w:sz="0" w:space="0" w:color="auto"/>
      </w:divBdr>
    </w:div>
    <w:div w:id="1425371071">
      <w:bodyDiv w:val="1"/>
      <w:marLeft w:val="0"/>
      <w:marRight w:val="0"/>
      <w:marTop w:val="0"/>
      <w:marBottom w:val="0"/>
      <w:divBdr>
        <w:top w:val="none" w:sz="0" w:space="0" w:color="auto"/>
        <w:left w:val="none" w:sz="0" w:space="0" w:color="auto"/>
        <w:bottom w:val="none" w:sz="0" w:space="0" w:color="auto"/>
        <w:right w:val="none" w:sz="0" w:space="0" w:color="auto"/>
      </w:divBdr>
    </w:div>
    <w:div w:id="1425491424">
      <w:bodyDiv w:val="1"/>
      <w:marLeft w:val="0"/>
      <w:marRight w:val="0"/>
      <w:marTop w:val="0"/>
      <w:marBottom w:val="0"/>
      <w:divBdr>
        <w:top w:val="none" w:sz="0" w:space="0" w:color="auto"/>
        <w:left w:val="none" w:sz="0" w:space="0" w:color="auto"/>
        <w:bottom w:val="none" w:sz="0" w:space="0" w:color="auto"/>
        <w:right w:val="none" w:sz="0" w:space="0" w:color="auto"/>
      </w:divBdr>
    </w:div>
    <w:div w:id="1425568478">
      <w:bodyDiv w:val="1"/>
      <w:marLeft w:val="0"/>
      <w:marRight w:val="0"/>
      <w:marTop w:val="0"/>
      <w:marBottom w:val="0"/>
      <w:divBdr>
        <w:top w:val="none" w:sz="0" w:space="0" w:color="auto"/>
        <w:left w:val="none" w:sz="0" w:space="0" w:color="auto"/>
        <w:bottom w:val="none" w:sz="0" w:space="0" w:color="auto"/>
        <w:right w:val="none" w:sz="0" w:space="0" w:color="auto"/>
      </w:divBdr>
    </w:div>
    <w:div w:id="1425568637">
      <w:bodyDiv w:val="1"/>
      <w:marLeft w:val="0"/>
      <w:marRight w:val="0"/>
      <w:marTop w:val="0"/>
      <w:marBottom w:val="0"/>
      <w:divBdr>
        <w:top w:val="none" w:sz="0" w:space="0" w:color="auto"/>
        <w:left w:val="none" w:sz="0" w:space="0" w:color="auto"/>
        <w:bottom w:val="none" w:sz="0" w:space="0" w:color="auto"/>
        <w:right w:val="none" w:sz="0" w:space="0" w:color="auto"/>
      </w:divBdr>
    </w:div>
    <w:div w:id="1425570367">
      <w:bodyDiv w:val="1"/>
      <w:marLeft w:val="0"/>
      <w:marRight w:val="0"/>
      <w:marTop w:val="0"/>
      <w:marBottom w:val="0"/>
      <w:divBdr>
        <w:top w:val="none" w:sz="0" w:space="0" w:color="auto"/>
        <w:left w:val="none" w:sz="0" w:space="0" w:color="auto"/>
        <w:bottom w:val="none" w:sz="0" w:space="0" w:color="auto"/>
        <w:right w:val="none" w:sz="0" w:space="0" w:color="auto"/>
      </w:divBdr>
    </w:div>
    <w:div w:id="1425611063">
      <w:bodyDiv w:val="1"/>
      <w:marLeft w:val="0"/>
      <w:marRight w:val="0"/>
      <w:marTop w:val="0"/>
      <w:marBottom w:val="0"/>
      <w:divBdr>
        <w:top w:val="none" w:sz="0" w:space="0" w:color="auto"/>
        <w:left w:val="none" w:sz="0" w:space="0" w:color="auto"/>
        <w:bottom w:val="none" w:sz="0" w:space="0" w:color="auto"/>
        <w:right w:val="none" w:sz="0" w:space="0" w:color="auto"/>
      </w:divBdr>
    </w:div>
    <w:div w:id="1425876098">
      <w:bodyDiv w:val="1"/>
      <w:marLeft w:val="0"/>
      <w:marRight w:val="0"/>
      <w:marTop w:val="0"/>
      <w:marBottom w:val="0"/>
      <w:divBdr>
        <w:top w:val="none" w:sz="0" w:space="0" w:color="auto"/>
        <w:left w:val="none" w:sz="0" w:space="0" w:color="auto"/>
        <w:bottom w:val="none" w:sz="0" w:space="0" w:color="auto"/>
        <w:right w:val="none" w:sz="0" w:space="0" w:color="auto"/>
      </w:divBdr>
    </w:div>
    <w:div w:id="1426151524">
      <w:bodyDiv w:val="1"/>
      <w:marLeft w:val="0"/>
      <w:marRight w:val="0"/>
      <w:marTop w:val="0"/>
      <w:marBottom w:val="0"/>
      <w:divBdr>
        <w:top w:val="none" w:sz="0" w:space="0" w:color="auto"/>
        <w:left w:val="none" w:sz="0" w:space="0" w:color="auto"/>
        <w:bottom w:val="none" w:sz="0" w:space="0" w:color="auto"/>
        <w:right w:val="none" w:sz="0" w:space="0" w:color="auto"/>
      </w:divBdr>
    </w:div>
    <w:div w:id="1426262223">
      <w:bodyDiv w:val="1"/>
      <w:marLeft w:val="0"/>
      <w:marRight w:val="0"/>
      <w:marTop w:val="0"/>
      <w:marBottom w:val="0"/>
      <w:divBdr>
        <w:top w:val="none" w:sz="0" w:space="0" w:color="auto"/>
        <w:left w:val="none" w:sz="0" w:space="0" w:color="auto"/>
        <w:bottom w:val="none" w:sz="0" w:space="0" w:color="auto"/>
        <w:right w:val="none" w:sz="0" w:space="0" w:color="auto"/>
      </w:divBdr>
    </w:div>
    <w:div w:id="1426418165">
      <w:bodyDiv w:val="1"/>
      <w:marLeft w:val="0"/>
      <w:marRight w:val="0"/>
      <w:marTop w:val="0"/>
      <w:marBottom w:val="0"/>
      <w:divBdr>
        <w:top w:val="none" w:sz="0" w:space="0" w:color="auto"/>
        <w:left w:val="none" w:sz="0" w:space="0" w:color="auto"/>
        <w:bottom w:val="none" w:sz="0" w:space="0" w:color="auto"/>
        <w:right w:val="none" w:sz="0" w:space="0" w:color="auto"/>
      </w:divBdr>
    </w:div>
    <w:div w:id="1426875611">
      <w:bodyDiv w:val="1"/>
      <w:marLeft w:val="0"/>
      <w:marRight w:val="0"/>
      <w:marTop w:val="0"/>
      <w:marBottom w:val="0"/>
      <w:divBdr>
        <w:top w:val="none" w:sz="0" w:space="0" w:color="auto"/>
        <w:left w:val="none" w:sz="0" w:space="0" w:color="auto"/>
        <w:bottom w:val="none" w:sz="0" w:space="0" w:color="auto"/>
        <w:right w:val="none" w:sz="0" w:space="0" w:color="auto"/>
      </w:divBdr>
    </w:div>
    <w:div w:id="1427115295">
      <w:bodyDiv w:val="1"/>
      <w:marLeft w:val="0"/>
      <w:marRight w:val="0"/>
      <w:marTop w:val="0"/>
      <w:marBottom w:val="0"/>
      <w:divBdr>
        <w:top w:val="none" w:sz="0" w:space="0" w:color="auto"/>
        <w:left w:val="none" w:sz="0" w:space="0" w:color="auto"/>
        <w:bottom w:val="none" w:sz="0" w:space="0" w:color="auto"/>
        <w:right w:val="none" w:sz="0" w:space="0" w:color="auto"/>
      </w:divBdr>
    </w:div>
    <w:div w:id="1427262226">
      <w:bodyDiv w:val="1"/>
      <w:marLeft w:val="0"/>
      <w:marRight w:val="0"/>
      <w:marTop w:val="0"/>
      <w:marBottom w:val="0"/>
      <w:divBdr>
        <w:top w:val="none" w:sz="0" w:space="0" w:color="auto"/>
        <w:left w:val="none" w:sz="0" w:space="0" w:color="auto"/>
        <w:bottom w:val="none" w:sz="0" w:space="0" w:color="auto"/>
        <w:right w:val="none" w:sz="0" w:space="0" w:color="auto"/>
      </w:divBdr>
    </w:div>
    <w:div w:id="1427269921">
      <w:bodyDiv w:val="1"/>
      <w:marLeft w:val="0"/>
      <w:marRight w:val="0"/>
      <w:marTop w:val="0"/>
      <w:marBottom w:val="0"/>
      <w:divBdr>
        <w:top w:val="none" w:sz="0" w:space="0" w:color="auto"/>
        <w:left w:val="none" w:sz="0" w:space="0" w:color="auto"/>
        <w:bottom w:val="none" w:sz="0" w:space="0" w:color="auto"/>
        <w:right w:val="none" w:sz="0" w:space="0" w:color="auto"/>
      </w:divBdr>
    </w:div>
    <w:div w:id="1427313332">
      <w:bodyDiv w:val="1"/>
      <w:marLeft w:val="0"/>
      <w:marRight w:val="0"/>
      <w:marTop w:val="0"/>
      <w:marBottom w:val="0"/>
      <w:divBdr>
        <w:top w:val="none" w:sz="0" w:space="0" w:color="auto"/>
        <w:left w:val="none" w:sz="0" w:space="0" w:color="auto"/>
        <w:bottom w:val="none" w:sz="0" w:space="0" w:color="auto"/>
        <w:right w:val="none" w:sz="0" w:space="0" w:color="auto"/>
      </w:divBdr>
    </w:div>
    <w:div w:id="1427531702">
      <w:bodyDiv w:val="1"/>
      <w:marLeft w:val="0"/>
      <w:marRight w:val="0"/>
      <w:marTop w:val="0"/>
      <w:marBottom w:val="0"/>
      <w:divBdr>
        <w:top w:val="none" w:sz="0" w:space="0" w:color="auto"/>
        <w:left w:val="none" w:sz="0" w:space="0" w:color="auto"/>
        <w:bottom w:val="none" w:sz="0" w:space="0" w:color="auto"/>
        <w:right w:val="none" w:sz="0" w:space="0" w:color="auto"/>
      </w:divBdr>
    </w:div>
    <w:div w:id="1427576044">
      <w:bodyDiv w:val="1"/>
      <w:marLeft w:val="0"/>
      <w:marRight w:val="0"/>
      <w:marTop w:val="0"/>
      <w:marBottom w:val="0"/>
      <w:divBdr>
        <w:top w:val="none" w:sz="0" w:space="0" w:color="auto"/>
        <w:left w:val="none" w:sz="0" w:space="0" w:color="auto"/>
        <w:bottom w:val="none" w:sz="0" w:space="0" w:color="auto"/>
        <w:right w:val="none" w:sz="0" w:space="0" w:color="auto"/>
      </w:divBdr>
    </w:div>
    <w:div w:id="1427725564">
      <w:bodyDiv w:val="1"/>
      <w:marLeft w:val="0"/>
      <w:marRight w:val="0"/>
      <w:marTop w:val="0"/>
      <w:marBottom w:val="0"/>
      <w:divBdr>
        <w:top w:val="none" w:sz="0" w:space="0" w:color="auto"/>
        <w:left w:val="none" w:sz="0" w:space="0" w:color="auto"/>
        <w:bottom w:val="none" w:sz="0" w:space="0" w:color="auto"/>
        <w:right w:val="none" w:sz="0" w:space="0" w:color="auto"/>
      </w:divBdr>
    </w:div>
    <w:div w:id="1427921784">
      <w:bodyDiv w:val="1"/>
      <w:marLeft w:val="0"/>
      <w:marRight w:val="0"/>
      <w:marTop w:val="0"/>
      <w:marBottom w:val="0"/>
      <w:divBdr>
        <w:top w:val="none" w:sz="0" w:space="0" w:color="auto"/>
        <w:left w:val="none" w:sz="0" w:space="0" w:color="auto"/>
        <w:bottom w:val="none" w:sz="0" w:space="0" w:color="auto"/>
        <w:right w:val="none" w:sz="0" w:space="0" w:color="auto"/>
      </w:divBdr>
    </w:div>
    <w:div w:id="1428187557">
      <w:bodyDiv w:val="1"/>
      <w:marLeft w:val="0"/>
      <w:marRight w:val="0"/>
      <w:marTop w:val="0"/>
      <w:marBottom w:val="0"/>
      <w:divBdr>
        <w:top w:val="none" w:sz="0" w:space="0" w:color="auto"/>
        <w:left w:val="none" w:sz="0" w:space="0" w:color="auto"/>
        <w:bottom w:val="none" w:sz="0" w:space="0" w:color="auto"/>
        <w:right w:val="none" w:sz="0" w:space="0" w:color="auto"/>
      </w:divBdr>
    </w:div>
    <w:div w:id="1428311144">
      <w:bodyDiv w:val="1"/>
      <w:marLeft w:val="0"/>
      <w:marRight w:val="0"/>
      <w:marTop w:val="0"/>
      <w:marBottom w:val="0"/>
      <w:divBdr>
        <w:top w:val="none" w:sz="0" w:space="0" w:color="auto"/>
        <w:left w:val="none" w:sz="0" w:space="0" w:color="auto"/>
        <w:bottom w:val="none" w:sz="0" w:space="0" w:color="auto"/>
        <w:right w:val="none" w:sz="0" w:space="0" w:color="auto"/>
      </w:divBdr>
    </w:div>
    <w:div w:id="1428424663">
      <w:bodyDiv w:val="1"/>
      <w:marLeft w:val="0"/>
      <w:marRight w:val="0"/>
      <w:marTop w:val="0"/>
      <w:marBottom w:val="0"/>
      <w:divBdr>
        <w:top w:val="none" w:sz="0" w:space="0" w:color="auto"/>
        <w:left w:val="none" w:sz="0" w:space="0" w:color="auto"/>
        <w:bottom w:val="none" w:sz="0" w:space="0" w:color="auto"/>
        <w:right w:val="none" w:sz="0" w:space="0" w:color="auto"/>
      </w:divBdr>
    </w:div>
    <w:div w:id="1428621925">
      <w:bodyDiv w:val="1"/>
      <w:marLeft w:val="0"/>
      <w:marRight w:val="0"/>
      <w:marTop w:val="0"/>
      <w:marBottom w:val="0"/>
      <w:divBdr>
        <w:top w:val="none" w:sz="0" w:space="0" w:color="auto"/>
        <w:left w:val="none" w:sz="0" w:space="0" w:color="auto"/>
        <w:bottom w:val="none" w:sz="0" w:space="0" w:color="auto"/>
        <w:right w:val="none" w:sz="0" w:space="0" w:color="auto"/>
      </w:divBdr>
    </w:div>
    <w:div w:id="1428650351">
      <w:bodyDiv w:val="1"/>
      <w:marLeft w:val="0"/>
      <w:marRight w:val="0"/>
      <w:marTop w:val="0"/>
      <w:marBottom w:val="0"/>
      <w:divBdr>
        <w:top w:val="none" w:sz="0" w:space="0" w:color="auto"/>
        <w:left w:val="none" w:sz="0" w:space="0" w:color="auto"/>
        <w:bottom w:val="none" w:sz="0" w:space="0" w:color="auto"/>
        <w:right w:val="none" w:sz="0" w:space="0" w:color="auto"/>
      </w:divBdr>
    </w:div>
    <w:div w:id="1428771184">
      <w:bodyDiv w:val="1"/>
      <w:marLeft w:val="0"/>
      <w:marRight w:val="0"/>
      <w:marTop w:val="0"/>
      <w:marBottom w:val="0"/>
      <w:divBdr>
        <w:top w:val="none" w:sz="0" w:space="0" w:color="auto"/>
        <w:left w:val="none" w:sz="0" w:space="0" w:color="auto"/>
        <w:bottom w:val="none" w:sz="0" w:space="0" w:color="auto"/>
        <w:right w:val="none" w:sz="0" w:space="0" w:color="auto"/>
      </w:divBdr>
    </w:div>
    <w:div w:id="1428817010">
      <w:bodyDiv w:val="1"/>
      <w:marLeft w:val="0"/>
      <w:marRight w:val="0"/>
      <w:marTop w:val="0"/>
      <w:marBottom w:val="0"/>
      <w:divBdr>
        <w:top w:val="none" w:sz="0" w:space="0" w:color="auto"/>
        <w:left w:val="none" w:sz="0" w:space="0" w:color="auto"/>
        <w:bottom w:val="none" w:sz="0" w:space="0" w:color="auto"/>
        <w:right w:val="none" w:sz="0" w:space="0" w:color="auto"/>
      </w:divBdr>
    </w:div>
    <w:div w:id="1428846199">
      <w:bodyDiv w:val="1"/>
      <w:marLeft w:val="0"/>
      <w:marRight w:val="0"/>
      <w:marTop w:val="0"/>
      <w:marBottom w:val="0"/>
      <w:divBdr>
        <w:top w:val="none" w:sz="0" w:space="0" w:color="auto"/>
        <w:left w:val="none" w:sz="0" w:space="0" w:color="auto"/>
        <w:bottom w:val="none" w:sz="0" w:space="0" w:color="auto"/>
        <w:right w:val="none" w:sz="0" w:space="0" w:color="auto"/>
      </w:divBdr>
    </w:div>
    <w:div w:id="1428847860">
      <w:bodyDiv w:val="1"/>
      <w:marLeft w:val="0"/>
      <w:marRight w:val="0"/>
      <w:marTop w:val="0"/>
      <w:marBottom w:val="0"/>
      <w:divBdr>
        <w:top w:val="none" w:sz="0" w:space="0" w:color="auto"/>
        <w:left w:val="none" w:sz="0" w:space="0" w:color="auto"/>
        <w:bottom w:val="none" w:sz="0" w:space="0" w:color="auto"/>
        <w:right w:val="none" w:sz="0" w:space="0" w:color="auto"/>
      </w:divBdr>
    </w:div>
    <w:div w:id="1428967854">
      <w:bodyDiv w:val="1"/>
      <w:marLeft w:val="0"/>
      <w:marRight w:val="0"/>
      <w:marTop w:val="0"/>
      <w:marBottom w:val="0"/>
      <w:divBdr>
        <w:top w:val="none" w:sz="0" w:space="0" w:color="auto"/>
        <w:left w:val="none" w:sz="0" w:space="0" w:color="auto"/>
        <w:bottom w:val="none" w:sz="0" w:space="0" w:color="auto"/>
        <w:right w:val="none" w:sz="0" w:space="0" w:color="auto"/>
      </w:divBdr>
    </w:div>
    <w:div w:id="1429085371">
      <w:bodyDiv w:val="1"/>
      <w:marLeft w:val="0"/>
      <w:marRight w:val="0"/>
      <w:marTop w:val="0"/>
      <w:marBottom w:val="0"/>
      <w:divBdr>
        <w:top w:val="none" w:sz="0" w:space="0" w:color="auto"/>
        <w:left w:val="none" w:sz="0" w:space="0" w:color="auto"/>
        <w:bottom w:val="none" w:sz="0" w:space="0" w:color="auto"/>
        <w:right w:val="none" w:sz="0" w:space="0" w:color="auto"/>
      </w:divBdr>
    </w:div>
    <w:div w:id="1429306913">
      <w:bodyDiv w:val="1"/>
      <w:marLeft w:val="0"/>
      <w:marRight w:val="0"/>
      <w:marTop w:val="0"/>
      <w:marBottom w:val="0"/>
      <w:divBdr>
        <w:top w:val="none" w:sz="0" w:space="0" w:color="auto"/>
        <w:left w:val="none" w:sz="0" w:space="0" w:color="auto"/>
        <w:bottom w:val="none" w:sz="0" w:space="0" w:color="auto"/>
        <w:right w:val="none" w:sz="0" w:space="0" w:color="auto"/>
      </w:divBdr>
    </w:div>
    <w:div w:id="1429420800">
      <w:bodyDiv w:val="1"/>
      <w:marLeft w:val="0"/>
      <w:marRight w:val="0"/>
      <w:marTop w:val="0"/>
      <w:marBottom w:val="0"/>
      <w:divBdr>
        <w:top w:val="none" w:sz="0" w:space="0" w:color="auto"/>
        <w:left w:val="none" w:sz="0" w:space="0" w:color="auto"/>
        <w:bottom w:val="none" w:sz="0" w:space="0" w:color="auto"/>
        <w:right w:val="none" w:sz="0" w:space="0" w:color="auto"/>
      </w:divBdr>
    </w:div>
    <w:div w:id="1429428547">
      <w:bodyDiv w:val="1"/>
      <w:marLeft w:val="0"/>
      <w:marRight w:val="0"/>
      <w:marTop w:val="0"/>
      <w:marBottom w:val="0"/>
      <w:divBdr>
        <w:top w:val="none" w:sz="0" w:space="0" w:color="auto"/>
        <w:left w:val="none" w:sz="0" w:space="0" w:color="auto"/>
        <w:bottom w:val="none" w:sz="0" w:space="0" w:color="auto"/>
        <w:right w:val="none" w:sz="0" w:space="0" w:color="auto"/>
      </w:divBdr>
    </w:div>
    <w:div w:id="1429430245">
      <w:bodyDiv w:val="1"/>
      <w:marLeft w:val="0"/>
      <w:marRight w:val="0"/>
      <w:marTop w:val="0"/>
      <w:marBottom w:val="0"/>
      <w:divBdr>
        <w:top w:val="none" w:sz="0" w:space="0" w:color="auto"/>
        <w:left w:val="none" w:sz="0" w:space="0" w:color="auto"/>
        <w:bottom w:val="none" w:sz="0" w:space="0" w:color="auto"/>
        <w:right w:val="none" w:sz="0" w:space="0" w:color="auto"/>
      </w:divBdr>
    </w:div>
    <w:div w:id="1429736684">
      <w:bodyDiv w:val="1"/>
      <w:marLeft w:val="0"/>
      <w:marRight w:val="0"/>
      <w:marTop w:val="0"/>
      <w:marBottom w:val="0"/>
      <w:divBdr>
        <w:top w:val="none" w:sz="0" w:space="0" w:color="auto"/>
        <w:left w:val="none" w:sz="0" w:space="0" w:color="auto"/>
        <w:bottom w:val="none" w:sz="0" w:space="0" w:color="auto"/>
        <w:right w:val="none" w:sz="0" w:space="0" w:color="auto"/>
      </w:divBdr>
    </w:div>
    <w:div w:id="1429961089">
      <w:bodyDiv w:val="1"/>
      <w:marLeft w:val="0"/>
      <w:marRight w:val="0"/>
      <w:marTop w:val="0"/>
      <w:marBottom w:val="0"/>
      <w:divBdr>
        <w:top w:val="none" w:sz="0" w:space="0" w:color="auto"/>
        <w:left w:val="none" w:sz="0" w:space="0" w:color="auto"/>
        <w:bottom w:val="none" w:sz="0" w:space="0" w:color="auto"/>
        <w:right w:val="none" w:sz="0" w:space="0" w:color="auto"/>
      </w:divBdr>
    </w:div>
    <w:div w:id="1430003700">
      <w:bodyDiv w:val="1"/>
      <w:marLeft w:val="0"/>
      <w:marRight w:val="0"/>
      <w:marTop w:val="0"/>
      <w:marBottom w:val="0"/>
      <w:divBdr>
        <w:top w:val="none" w:sz="0" w:space="0" w:color="auto"/>
        <w:left w:val="none" w:sz="0" w:space="0" w:color="auto"/>
        <w:bottom w:val="none" w:sz="0" w:space="0" w:color="auto"/>
        <w:right w:val="none" w:sz="0" w:space="0" w:color="auto"/>
      </w:divBdr>
    </w:div>
    <w:div w:id="1430005749">
      <w:bodyDiv w:val="1"/>
      <w:marLeft w:val="0"/>
      <w:marRight w:val="0"/>
      <w:marTop w:val="0"/>
      <w:marBottom w:val="0"/>
      <w:divBdr>
        <w:top w:val="none" w:sz="0" w:space="0" w:color="auto"/>
        <w:left w:val="none" w:sz="0" w:space="0" w:color="auto"/>
        <w:bottom w:val="none" w:sz="0" w:space="0" w:color="auto"/>
        <w:right w:val="none" w:sz="0" w:space="0" w:color="auto"/>
      </w:divBdr>
    </w:div>
    <w:div w:id="1430276507">
      <w:bodyDiv w:val="1"/>
      <w:marLeft w:val="0"/>
      <w:marRight w:val="0"/>
      <w:marTop w:val="0"/>
      <w:marBottom w:val="0"/>
      <w:divBdr>
        <w:top w:val="none" w:sz="0" w:space="0" w:color="auto"/>
        <w:left w:val="none" w:sz="0" w:space="0" w:color="auto"/>
        <w:bottom w:val="none" w:sz="0" w:space="0" w:color="auto"/>
        <w:right w:val="none" w:sz="0" w:space="0" w:color="auto"/>
      </w:divBdr>
    </w:div>
    <w:div w:id="1430546411">
      <w:bodyDiv w:val="1"/>
      <w:marLeft w:val="0"/>
      <w:marRight w:val="0"/>
      <w:marTop w:val="0"/>
      <w:marBottom w:val="0"/>
      <w:divBdr>
        <w:top w:val="none" w:sz="0" w:space="0" w:color="auto"/>
        <w:left w:val="none" w:sz="0" w:space="0" w:color="auto"/>
        <w:bottom w:val="none" w:sz="0" w:space="0" w:color="auto"/>
        <w:right w:val="none" w:sz="0" w:space="0" w:color="auto"/>
      </w:divBdr>
    </w:div>
    <w:div w:id="1430616707">
      <w:bodyDiv w:val="1"/>
      <w:marLeft w:val="0"/>
      <w:marRight w:val="0"/>
      <w:marTop w:val="0"/>
      <w:marBottom w:val="0"/>
      <w:divBdr>
        <w:top w:val="none" w:sz="0" w:space="0" w:color="auto"/>
        <w:left w:val="none" w:sz="0" w:space="0" w:color="auto"/>
        <w:bottom w:val="none" w:sz="0" w:space="0" w:color="auto"/>
        <w:right w:val="none" w:sz="0" w:space="0" w:color="auto"/>
      </w:divBdr>
    </w:div>
    <w:div w:id="1430808762">
      <w:bodyDiv w:val="1"/>
      <w:marLeft w:val="0"/>
      <w:marRight w:val="0"/>
      <w:marTop w:val="0"/>
      <w:marBottom w:val="0"/>
      <w:divBdr>
        <w:top w:val="none" w:sz="0" w:space="0" w:color="auto"/>
        <w:left w:val="none" w:sz="0" w:space="0" w:color="auto"/>
        <w:bottom w:val="none" w:sz="0" w:space="0" w:color="auto"/>
        <w:right w:val="none" w:sz="0" w:space="0" w:color="auto"/>
      </w:divBdr>
    </w:div>
    <w:div w:id="1430811863">
      <w:bodyDiv w:val="1"/>
      <w:marLeft w:val="0"/>
      <w:marRight w:val="0"/>
      <w:marTop w:val="0"/>
      <w:marBottom w:val="0"/>
      <w:divBdr>
        <w:top w:val="none" w:sz="0" w:space="0" w:color="auto"/>
        <w:left w:val="none" w:sz="0" w:space="0" w:color="auto"/>
        <w:bottom w:val="none" w:sz="0" w:space="0" w:color="auto"/>
        <w:right w:val="none" w:sz="0" w:space="0" w:color="auto"/>
      </w:divBdr>
    </w:div>
    <w:div w:id="1430854032">
      <w:bodyDiv w:val="1"/>
      <w:marLeft w:val="0"/>
      <w:marRight w:val="0"/>
      <w:marTop w:val="0"/>
      <w:marBottom w:val="0"/>
      <w:divBdr>
        <w:top w:val="none" w:sz="0" w:space="0" w:color="auto"/>
        <w:left w:val="none" w:sz="0" w:space="0" w:color="auto"/>
        <w:bottom w:val="none" w:sz="0" w:space="0" w:color="auto"/>
        <w:right w:val="none" w:sz="0" w:space="0" w:color="auto"/>
      </w:divBdr>
    </w:div>
    <w:div w:id="1430857907">
      <w:bodyDiv w:val="1"/>
      <w:marLeft w:val="0"/>
      <w:marRight w:val="0"/>
      <w:marTop w:val="0"/>
      <w:marBottom w:val="0"/>
      <w:divBdr>
        <w:top w:val="none" w:sz="0" w:space="0" w:color="auto"/>
        <w:left w:val="none" w:sz="0" w:space="0" w:color="auto"/>
        <w:bottom w:val="none" w:sz="0" w:space="0" w:color="auto"/>
        <w:right w:val="none" w:sz="0" w:space="0" w:color="auto"/>
      </w:divBdr>
    </w:div>
    <w:div w:id="1431051482">
      <w:bodyDiv w:val="1"/>
      <w:marLeft w:val="0"/>
      <w:marRight w:val="0"/>
      <w:marTop w:val="0"/>
      <w:marBottom w:val="0"/>
      <w:divBdr>
        <w:top w:val="none" w:sz="0" w:space="0" w:color="auto"/>
        <w:left w:val="none" w:sz="0" w:space="0" w:color="auto"/>
        <w:bottom w:val="none" w:sz="0" w:space="0" w:color="auto"/>
        <w:right w:val="none" w:sz="0" w:space="0" w:color="auto"/>
      </w:divBdr>
    </w:div>
    <w:div w:id="1431120216">
      <w:bodyDiv w:val="1"/>
      <w:marLeft w:val="0"/>
      <w:marRight w:val="0"/>
      <w:marTop w:val="0"/>
      <w:marBottom w:val="0"/>
      <w:divBdr>
        <w:top w:val="none" w:sz="0" w:space="0" w:color="auto"/>
        <w:left w:val="none" w:sz="0" w:space="0" w:color="auto"/>
        <w:bottom w:val="none" w:sz="0" w:space="0" w:color="auto"/>
        <w:right w:val="none" w:sz="0" w:space="0" w:color="auto"/>
      </w:divBdr>
    </w:div>
    <w:div w:id="1431319776">
      <w:bodyDiv w:val="1"/>
      <w:marLeft w:val="0"/>
      <w:marRight w:val="0"/>
      <w:marTop w:val="0"/>
      <w:marBottom w:val="0"/>
      <w:divBdr>
        <w:top w:val="none" w:sz="0" w:space="0" w:color="auto"/>
        <w:left w:val="none" w:sz="0" w:space="0" w:color="auto"/>
        <w:bottom w:val="none" w:sz="0" w:space="0" w:color="auto"/>
        <w:right w:val="none" w:sz="0" w:space="0" w:color="auto"/>
      </w:divBdr>
    </w:div>
    <w:div w:id="1431663553">
      <w:bodyDiv w:val="1"/>
      <w:marLeft w:val="0"/>
      <w:marRight w:val="0"/>
      <w:marTop w:val="0"/>
      <w:marBottom w:val="0"/>
      <w:divBdr>
        <w:top w:val="none" w:sz="0" w:space="0" w:color="auto"/>
        <w:left w:val="none" w:sz="0" w:space="0" w:color="auto"/>
        <w:bottom w:val="none" w:sz="0" w:space="0" w:color="auto"/>
        <w:right w:val="none" w:sz="0" w:space="0" w:color="auto"/>
      </w:divBdr>
    </w:div>
    <w:div w:id="1431704104">
      <w:bodyDiv w:val="1"/>
      <w:marLeft w:val="0"/>
      <w:marRight w:val="0"/>
      <w:marTop w:val="0"/>
      <w:marBottom w:val="0"/>
      <w:divBdr>
        <w:top w:val="none" w:sz="0" w:space="0" w:color="auto"/>
        <w:left w:val="none" w:sz="0" w:space="0" w:color="auto"/>
        <w:bottom w:val="none" w:sz="0" w:space="0" w:color="auto"/>
        <w:right w:val="none" w:sz="0" w:space="0" w:color="auto"/>
      </w:divBdr>
    </w:div>
    <w:div w:id="1431926359">
      <w:bodyDiv w:val="1"/>
      <w:marLeft w:val="0"/>
      <w:marRight w:val="0"/>
      <w:marTop w:val="0"/>
      <w:marBottom w:val="0"/>
      <w:divBdr>
        <w:top w:val="none" w:sz="0" w:space="0" w:color="auto"/>
        <w:left w:val="none" w:sz="0" w:space="0" w:color="auto"/>
        <w:bottom w:val="none" w:sz="0" w:space="0" w:color="auto"/>
        <w:right w:val="none" w:sz="0" w:space="0" w:color="auto"/>
      </w:divBdr>
    </w:div>
    <w:div w:id="1431971430">
      <w:bodyDiv w:val="1"/>
      <w:marLeft w:val="0"/>
      <w:marRight w:val="0"/>
      <w:marTop w:val="0"/>
      <w:marBottom w:val="0"/>
      <w:divBdr>
        <w:top w:val="none" w:sz="0" w:space="0" w:color="auto"/>
        <w:left w:val="none" w:sz="0" w:space="0" w:color="auto"/>
        <w:bottom w:val="none" w:sz="0" w:space="0" w:color="auto"/>
        <w:right w:val="none" w:sz="0" w:space="0" w:color="auto"/>
      </w:divBdr>
    </w:div>
    <w:div w:id="1431975869">
      <w:bodyDiv w:val="1"/>
      <w:marLeft w:val="0"/>
      <w:marRight w:val="0"/>
      <w:marTop w:val="0"/>
      <w:marBottom w:val="0"/>
      <w:divBdr>
        <w:top w:val="none" w:sz="0" w:space="0" w:color="auto"/>
        <w:left w:val="none" w:sz="0" w:space="0" w:color="auto"/>
        <w:bottom w:val="none" w:sz="0" w:space="0" w:color="auto"/>
        <w:right w:val="none" w:sz="0" w:space="0" w:color="auto"/>
      </w:divBdr>
    </w:div>
    <w:div w:id="1432244310">
      <w:bodyDiv w:val="1"/>
      <w:marLeft w:val="0"/>
      <w:marRight w:val="0"/>
      <w:marTop w:val="0"/>
      <w:marBottom w:val="0"/>
      <w:divBdr>
        <w:top w:val="none" w:sz="0" w:space="0" w:color="auto"/>
        <w:left w:val="none" w:sz="0" w:space="0" w:color="auto"/>
        <w:bottom w:val="none" w:sz="0" w:space="0" w:color="auto"/>
        <w:right w:val="none" w:sz="0" w:space="0" w:color="auto"/>
      </w:divBdr>
    </w:div>
    <w:div w:id="1432511540">
      <w:bodyDiv w:val="1"/>
      <w:marLeft w:val="0"/>
      <w:marRight w:val="0"/>
      <w:marTop w:val="0"/>
      <w:marBottom w:val="0"/>
      <w:divBdr>
        <w:top w:val="none" w:sz="0" w:space="0" w:color="auto"/>
        <w:left w:val="none" w:sz="0" w:space="0" w:color="auto"/>
        <w:bottom w:val="none" w:sz="0" w:space="0" w:color="auto"/>
        <w:right w:val="none" w:sz="0" w:space="0" w:color="auto"/>
      </w:divBdr>
    </w:div>
    <w:div w:id="1432552529">
      <w:bodyDiv w:val="1"/>
      <w:marLeft w:val="0"/>
      <w:marRight w:val="0"/>
      <w:marTop w:val="0"/>
      <w:marBottom w:val="0"/>
      <w:divBdr>
        <w:top w:val="none" w:sz="0" w:space="0" w:color="auto"/>
        <w:left w:val="none" w:sz="0" w:space="0" w:color="auto"/>
        <w:bottom w:val="none" w:sz="0" w:space="0" w:color="auto"/>
        <w:right w:val="none" w:sz="0" w:space="0" w:color="auto"/>
      </w:divBdr>
    </w:div>
    <w:div w:id="1432554361">
      <w:bodyDiv w:val="1"/>
      <w:marLeft w:val="0"/>
      <w:marRight w:val="0"/>
      <w:marTop w:val="0"/>
      <w:marBottom w:val="0"/>
      <w:divBdr>
        <w:top w:val="none" w:sz="0" w:space="0" w:color="auto"/>
        <w:left w:val="none" w:sz="0" w:space="0" w:color="auto"/>
        <w:bottom w:val="none" w:sz="0" w:space="0" w:color="auto"/>
        <w:right w:val="none" w:sz="0" w:space="0" w:color="auto"/>
      </w:divBdr>
    </w:div>
    <w:div w:id="1432824663">
      <w:bodyDiv w:val="1"/>
      <w:marLeft w:val="0"/>
      <w:marRight w:val="0"/>
      <w:marTop w:val="0"/>
      <w:marBottom w:val="0"/>
      <w:divBdr>
        <w:top w:val="none" w:sz="0" w:space="0" w:color="auto"/>
        <w:left w:val="none" w:sz="0" w:space="0" w:color="auto"/>
        <w:bottom w:val="none" w:sz="0" w:space="0" w:color="auto"/>
        <w:right w:val="none" w:sz="0" w:space="0" w:color="auto"/>
      </w:divBdr>
    </w:div>
    <w:div w:id="1432897968">
      <w:bodyDiv w:val="1"/>
      <w:marLeft w:val="0"/>
      <w:marRight w:val="0"/>
      <w:marTop w:val="0"/>
      <w:marBottom w:val="0"/>
      <w:divBdr>
        <w:top w:val="none" w:sz="0" w:space="0" w:color="auto"/>
        <w:left w:val="none" w:sz="0" w:space="0" w:color="auto"/>
        <w:bottom w:val="none" w:sz="0" w:space="0" w:color="auto"/>
        <w:right w:val="none" w:sz="0" w:space="0" w:color="auto"/>
      </w:divBdr>
    </w:div>
    <w:div w:id="1432975397">
      <w:bodyDiv w:val="1"/>
      <w:marLeft w:val="0"/>
      <w:marRight w:val="0"/>
      <w:marTop w:val="0"/>
      <w:marBottom w:val="0"/>
      <w:divBdr>
        <w:top w:val="none" w:sz="0" w:space="0" w:color="auto"/>
        <w:left w:val="none" w:sz="0" w:space="0" w:color="auto"/>
        <w:bottom w:val="none" w:sz="0" w:space="0" w:color="auto"/>
        <w:right w:val="none" w:sz="0" w:space="0" w:color="auto"/>
      </w:divBdr>
    </w:div>
    <w:div w:id="1433165564">
      <w:bodyDiv w:val="1"/>
      <w:marLeft w:val="0"/>
      <w:marRight w:val="0"/>
      <w:marTop w:val="0"/>
      <w:marBottom w:val="0"/>
      <w:divBdr>
        <w:top w:val="none" w:sz="0" w:space="0" w:color="auto"/>
        <w:left w:val="none" w:sz="0" w:space="0" w:color="auto"/>
        <w:bottom w:val="none" w:sz="0" w:space="0" w:color="auto"/>
        <w:right w:val="none" w:sz="0" w:space="0" w:color="auto"/>
      </w:divBdr>
    </w:div>
    <w:div w:id="1433476384">
      <w:bodyDiv w:val="1"/>
      <w:marLeft w:val="0"/>
      <w:marRight w:val="0"/>
      <w:marTop w:val="0"/>
      <w:marBottom w:val="0"/>
      <w:divBdr>
        <w:top w:val="none" w:sz="0" w:space="0" w:color="auto"/>
        <w:left w:val="none" w:sz="0" w:space="0" w:color="auto"/>
        <w:bottom w:val="none" w:sz="0" w:space="0" w:color="auto"/>
        <w:right w:val="none" w:sz="0" w:space="0" w:color="auto"/>
      </w:divBdr>
    </w:div>
    <w:div w:id="1433738864">
      <w:bodyDiv w:val="1"/>
      <w:marLeft w:val="0"/>
      <w:marRight w:val="0"/>
      <w:marTop w:val="0"/>
      <w:marBottom w:val="0"/>
      <w:divBdr>
        <w:top w:val="none" w:sz="0" w:space="0" w:color="auto"/>
        <w:left w:val="none" w:sz="0" w:space="0" w:color="auto"/>
        <w:bottom w:val="none" w:sz="0" w:space="0" w:color="auto"/>
        <w:right w:val="none" w:sz="0" w:space="0" w:color="auto"/>
      </w:divBdr>
    </w:div>
    <w:div w:id="1433741868">
      <w:bodyDiv w:val="1"/>
      <w:marLeft w:val="0"/>
      <w:marRight w:val="0"/>
      <w:marTop w:val="0"/>
      <w:marBottom w:val="0"/>
      <w:divBdr>
        <w:top w:val="none" w:sz="0" w:space="0" w:color="auto"/>
        <w:left w:val="none" w:sz="0" w:space="0" w:color="auto"/>
        <w:bottom w:val="none" w:sz="0" w:space="0" w:color="auto"/>
        <w:right w:val="none" w:sz="0" w:space="0" w:color="auto"/>
      </w:divBdr>
    </w:div>
    <w:div w:id="1434133764">
      <w:bodyDiv w:val="1"/>
      <w:marLeft w:val="0"/>
      <w:marRight w:val="0"/>
      <w:marTop w:val="0"/>
      <w:marBottom w:val="0"/>
      <w:divBdr>
        <w:top w:val="none" w:sz="0" w:space="0" w:color="auto"/>
        <w:left w:val="none" w:sz="0" w:space="0" w:color="auto"/>
        <w:bottom w:val="none" w:sz="0" w:space="0" w:color="auto"/>
        <w:right w:val="none" w:sz="0" w:space="0" w:color="auto"/>
      </w:divBdr>
    </w:div>
    <w:div w:id="1434202675">
      <w:bodyDiv w:val="1"/>
      <w:marLeft w:val="0"/>
      <w:marRight w:val="0"/>
      <w:marTop w:val="0"/>
      <w:marBottom w:val="0"/>
      <w:divBdr>
        <w:top w:val="none" w:sz="0" w:space="0" w:color="auto"/>
        <w:left w:val="none" w:sz="0" w:space="0" w:color="auto"/>
        <w:bottom w:val="none" w:sz="0" w:space="0" w:color="auto"/>
        <w:right w:val="none" w:sz="0" w:space="0" w:color="auto"/>
      </w:divBdr>
    </w:div>
    <w:div w:id="1434205467">
      <w:bodyDiv w:val="1"/>
      <w:marLeft w:val="0"/>
      <w:marRight w:val="0"/>
      <w:marTop w:val="0"/>
      <w:marBottom w:val="0"/>
      <w:divBdr>
        <w:top w:val="none" w:sz="0" w:space="0" w:color="auto"/>
        <w:left w:val="none" w:sz="0" w:space="0" w:color="auto"/>
        <w:bottom w:val="none" w:sz="0" w:space="0" w:color="auto"/>
        <w:right w:val="none" w:sz="0" w:space="0" w:color="auto"/>
      </w:divBdr>
    </w:div>
    <w:div w:id="1434277726">
      <w:bodyDiv w:val="1"/>
      <w:marLeft w:val="0"/>
      <w:marRight w:val="0"/>
      <w:marTop w:val="0"/>
      <w:marBottom w:val="0"/>
      <w:divBdr>
        <w:top w:val="none" w:sz="0" w:space="0" w:color="auto"/>
        <w:left w:val="none" w:sz="0" w:space="0" w:color="auto"/>
        <w:bottom w:val="none" w:sz="0" w:space="0" w:color="auto"/>
        <w:right w:val="none" w:sz="0" w:space="0" w:color="auto"/>
      </w:divBdr>
    </w:div>
    <w:div w:id="1434278349">
      <w:bodyDiv w:val="1"/>
      <w:marLeft w:val="0"/>
      <w:marRight w:val="0"/>
      <w:marTop w:val="0"/>
      <w:marBottom w:val="0"/>
      <w:divBdr>
        <w:top w:val="none" w:sz="0" w:space="0" w:color="auto"/>
        <w:left w:val="none" w:sz="0" w:space="0" w:color="auto"/>
        <w:bottom w:val="none" w:sz="0" w:space="0" w:color="auto"/>
        <w:right w:val="none" w:sz="0" w:space="0" w:color="auto"/>
      </w:divBdr>
    </w:div>
    <w:div w:id="1434589806">
      <w:bodyDiv w:val="1"/>
      <w:marLeft w:val="0"/>
      <w:marRight w:val="0"/>
      <w:marTop w:val="0"/>
      <w:marBottom w:val="0"/>
      <w:divBdr>
        <w:top w:val="none" w:sz="0" w:space="0" w:color="auto"/>
        <w:left w:val="none" w:sz="0" w:space="0" w:color="auto"/>
        <w:bottom w:val="none" w:sz="0" w:space="0" w:color="auto"/>
        <w:right w:val="none" w:sz="0" w:space="0" w:color="auto"/>
      </w:divBdr>
    </w:div>
    <w:div w:id="1434595061">
      <w:bodyDiv w:val="1"/>
      <w:marLeft w:val="0"/>
      <w:marRight w:val="0"/>
      <w:marTop w:val="0"/>
      <w:marBottom w:val="0"/>
      <w:divBdr>
        <w:top w:val="none" w:sz="0" w:space="0" w:color="auto"/>
        <w:left w:val="none" w:sz="0" w:space="0" w:color="auto"/>
        <w:bottom w:val="none" w:sz="0" w:space="0" w:color="auto"/>
        <w:right w:val="none" w:sz="0" w:space="0" w:color="auto"/>
      </w:divBdr>
    </w:div>
    <w:div w:id="1434671002">
      <w:bodyDiv w:val="1"/>
      <w:marLeft w:val="0"/>
      <w:marRight w:val="0"/>
      <w:marTop w:val="0"/>
      <w:marBottom w:val="0"/>
      <w:divBdr>
        <w:top w:val="none" w:sz="0" w:space="0" w:color="auto"/>
        <w:left w:val="none" w:sz="0" w:space="0" w:color="auto"/>
        <w:bottom w:val="none" w:sz="0" w:space="0" w:color="auto"/>
        <w:right w:val="none" w:sz="0" w:space="0" w:color="auto"/>
      </w:divBdr>
    </w:div>
    <w:div w:id="1434933246">
      <w:bodyDiv w:val="1"/>
      <w:marLeft w:val="0"/>
      <w:marRight w:val="0"/>
      <w:marTop w:val="0"/>
      <w:marBottom w:val="0"/>
      <w:divBdr>
        <w:top w:val="none" w:sz="0" w:space="0" w:color="auto"/>
        <w:left w:val="none" w:sz="0" w:space="0" w:color="auto"/>
        <w:bottom w:val="none" w:sz="0" w:space="0" w:color="auto"/>
        <w:right w:val="none" w:sz="0" w:space="0" w:color="auto"/>
      </w:divBdr>
    </w:div>
    <w:div w:id="1435133976">
      <w:bodyDiv w:val="1"/>
      <w:marLeft w:val="0"/>
      <w:marRight w:val="0"/>
      <w:marTop w:val="0"/>
      <w:marBottom w:val="0"/>
      <w:divBdr>
        <w:top w:val="none" w:sz="0" w:space="0" w:color="auto"/>
        <w:left w:val="none" w:sz="0" w:space="0" w:color="auto"/>
        <w:bottom w:val="none" w:sz="0" w:space="0" w:color="auto"/>
        <w:right w:val="none" w:sz="0" w:space="0" w:color="auto"/>
      </w:divBdr>
    </w:div>
    <w:div w:id="1435588458">
      <w:bodyDiv w:val="1"/>
      <w:marLeft w:val="0"/>
      <w:marRight w:val="0"/>
      <w:marTop w:val="0"/>
      <w:marBottom w:val="0"/>
      <w:divBdr>
        <w:top w:val="none" w:sz="0" w:space="0" w:color="auto"/>
        <w:left w:val="none" w:sz="0" w:space="0" w:color="auto"/>
        <w:bottom w:val="none" w:sz="0" w:space="0" w:color="auto"/>
        <w:right w:val="none" w:sz="0" w:space="0" w:color="auto"/>
      </w:divBdr>
    </w:div>
    <w:div w:id="1435593271">
      <w:bodyDiv w:val="1"/>
      <w:marLeft w:val="0"/>
      <w:marRight w:val="0"/>
      <w:marTop w:val="0"/>
      <w:marBottom w:val="0"/>
      <w:divBdr>
        <w:top w:val="none" w:sz="0" w:space="0" w:color="auto"/>
        <w:left w:val="none" w:sz="0" w:space="0" w:color="auto"/>
        <w:bottom w:val="none" w:sz="0" w:space="0" w:color="auto"/>
        <w:right w:val="none" w:sz="0" w:space="0" w:color="auto"/>
      </w:divBdr>
    </w:div>
    <w:div w:id="1435594322">
      <w:bodyDiv w:val="1"/>
      <w:marLeft w:val="0"/>
      <w:marRight w:val="0"/>
      <w:marTop w:val="0"/>
      <w:marBottom w:val="0"/>
      <w:divBdr>
        <w:top w:val="none" w:sz="0" w:space="0" w:color="auto"/>
        <w:left w:val="none" w:sz="0" w:space="0" w:color="auto"/>
        <w:bottom w:val="none" w:sz="0" w:space="0" w:color="auto"/>
        <w:right w:val="none" w:sz="0" w:space="0" w:color="auto"/>
      </w:divBdr>
    </w:div>
    <w:div w:id="1435907665">
      <w:bodyDiv w:val="1"/>
      <w:marLeft w:val="0"/>
      <w:marRight w:val="0"/>
      <w:marTop w:val="0"/>
      <w:marBottom w:val="0"/>
      <w:divBdr>
        <w:top w:val="none" w:sz="0" w:space="0" w:color="auto"/>
        <w:left w:val="none" w:sz="0" w:space="0" w:color="auto"/>
        <w:bottom w:val="none" w:sz="0" w:space="0" w:color="auto"/>
        <w:right w:val="none" w:sz="0" w:space="0" w:color="auto"/>
      </w:divBdr>
    </w:div>
    <w:div w:id="1436051113">
      <w:bodyDiv w:val="1"/>
      <w:marLeft w:val="0"/>
      <w:marRight w:val="0"/>
      <w:marTop w:val="0"/>
      <w:marBottom w:val="0"/>
      <w:divBdr>
        <w:top w:val="none" w:sz="0" w:space="0" w:color="auto"/>
        <w:left w:val="none" w:sz="0" w:space="0" w:color="auto"/>
        <w:bottom w:val="none" w:sz="0" w:space="0" w:color="auto"/>
        <w:right w:val="none" w:sz="0" w:space="0" w:color="auto"/>
      </w:divBdr>
    </w:div>
    <w:div w:id="1436562285">
      <w:bodyDiv w:val="1"/>
      <w:marLeft w:val="0"/>
      <w:marRight w:val="0"/>
      <w:marTop w:val="0"/>
      <w:marBottom w:val="0"/>
      <w:divBdr>
        <w:top w:val="none" w:sz="0" w:space="0" w:color="auto"/>
        <w:left w:val="none" w:sz="0" w:space="0" w:color="auto"/>
        <w:bottom w:val="none" w:sz="0" w:space="0" w:color="auto"/>
        <w:right w:val="none" w:sz="0" w:space="0" w:color="auto"/>
      </w:divBdr>
    </w:div>
    <w:div w:id="1436825509">
      <w:bodyDiv w:val="1"/>
      <w:marLeft w:val="0"/>
      <w:marRight w:val="0"/>
      <w:marTop w:val="0"/>
      <w:marBottom w:val="0"/>
      <w:divBdr>
        <w:top w:val="none" w:sz="0" w:space="0" w:color="auto"/>
        <w:left w:val="none" w:sz="0" w:space="0" w:color="auto"/>
        <w:bottom w:val="none" w:sz="0" w:space="0" w:color="auto"/>
        <w:right w:val="none" w:sz="0" w:space="0" w:color="auto"/>
      </w:divBdr>
    </w:div>
    <w:div w:id="1436905666">
      <w:bodyDiv w:val="1"/>
      <w:marLeft w:val="0"/>
      <w:marRight w:val="0"/>
      <w:marTop w:val="0"/>
      <w:marBottom w:val="0"/>
      <w:divBdr>
        <w:top w:val="none" w:sz="0" w:space="0" w:color="auto"/>
        <w:left w:val="none" w:sz="0" w:space="0" w:color="auto"/>
        <w:bottom w:val="none" w:sz="0" w:space="0" w:color="auto"/>
        <w:right w:val="none" w:sz="0" w:space="0" w:color="auto"/>
      </w:divBdr>
    </w:div>
    <w:div w:id="1436946548">
      <w:bodyDiv w:val="1"/>
      <w:marLeft w:val="0"/>
      <w:marRight w:val="0"/>
      <w:marTop w:val="0"/>
      <w:marBottom w:val="0"/>
      <w:divBdr>
        <w:top w:val="none" w:sz="0" w:space="0" w:color="auto"/>
        <w:left w:val="none" w:sz="0" w:space="0" w:color="auto"/>
        <w:bottom w:val="none" w:sz="0" w:space="0" w:color="auto"/>
        <w:right w:val="none" w:sz="0" w:space="0" w:color="auto"/>
      </w:divBdr>
    </w:div>
    <w:div w:id="1436974749">
      <w:bodyDiv w:val="1"/>
      <w:marLeft w:val="0"/>
      <w:marRight w:val="0"/>
      <w:marTop w:val="0"/>
      <w:marBottom w:val="0"/>
      <w:divBdr>
        <w:top w:val="none" w:sz="0" w:space="0" w:color="auto"/>
        <w:left w:val="none" w:sz="0" w:space="0" w:color="auto"/>
        <w:bottom w:val="none" w:sz="0" w:space="0" w:color="auto"/>
        <w:right w:val="none" w:sz="0" w:space="0" w:color="auto"/>
      </w:divBdr>
    </w:div>
    <w:div w:id="1437021833">
      <w:bodyDiv w:val="1"/>
      <w:marLeft w:val="0"/>
      <w:marRight w:val="0"/>
      <w:marTop w:val="0"/>
      <w:marBottom w:val="0"/>
      <w:divBdr>
        <w:top w:val="none" w:sz="0" w:space="0" w:color="auto"/>
        <w:left w:val="none" w:sz="0" w:space="0" w:color="auto"/>
        <w:bottom w:val="none" w:sz="0" w:space="0" w:color="auto"/>
        <w:right w:val="none" w:sz="0" w:space="0" w:color="auto"/>
      </w:divBdr>
    </w:div>
    <w:div w:id="1437021857">
      <w:bodyDiv w:val="1"/>
      <w:marLeft w:val="0"/>
      <w:marRight w:val="0"/>
      <w:marTop w:val="0"/>
      <w:marBottom w:val="0"/>
      <w:divBdr>
        <w:top w:val="none" w:sz="0" w:space="0" w:color="auto"/>
        <w:left w:val="none" w:sz="0" w:space="0" w:color="auto"/>
        <w:bottom w:val="none" w:sz="0" w:space="0" w:color="auto"/>
        <w:right w:val="none" w:sz="0" w:space="0" w:color="auto"/>
      </w:divBdr>
    </w:div>
    <w:div w:id="1437092529">
      <w:bodyDiv w:val="1"/>
      <w:marLeft w:val="0"/>
      <w:marRight w:val="0"/>
      <w:marTop w:val="0"/>
      <w:marBottom w:val="0"/>
      <w:divBdr>
        <w:top w:val="none" w:sz="0" w:space="0" w:color="auto"/>
        <w:left w:val="none" w:sz="0" w:space="0" w:color="auto"/>
        <w:bottom w:val="none" w:sz="0" w:space="0" w:color="auto"/>
        <w:right w:val="none" w:sz="0" w:space="0" w:color="auto"/>
      </w:divBdr>
    </w:div>
    <w:div w:id="1437139591">
      <w:bodyDiv w:val="1"/>
      <w:marLeft w:val="0"/>
      <w:marRight w:val="0"/>
      <w:marTop w:val="0"/>
      <w:marBottom w:val="0"/>
      <w:divBdr>
        <w:top w:val="none" w:sz="0" w:space="0" w:color="auto"/>
        <w:left w:val="none" w:sz="0" w:space="0" w:color="auto"/>
        <w:bottom w:val="none" w:sz="0" w:space="0" w:color="auto"/>
        <w:right w:val="none" w:sz="0" w:space="0" w:color="auto"/>
      </w:divBdr>
    </w:div>
    <w:div w:id="1437217372">
      <w:bodyDiv w:val="1"/>
      <w:marLeft w:val="0"/>
      <w:marRight w:val="0"/>
      <w:marTop w:val="0"/>
      <w:marBottom w:val="0"/>
      <w:divBdr>
        <w:top w:val="none" w:sz="0" w:space="0" w:color="auto"/>
        <w:left w:val="none" w:sz="0" w:space="0" w:color="auto"/>
        <w:bottom w:val="none" w:sz="0" w:space="0" w:color="auto"/>
        <w:right w:val="none" w:sz="0" w:space="0" w:color="auto"/>
      </w:divBdr>
    </w:div>
    <w:div w:id="1437485727">
      <w:bodyDiv w:val="1"/>
      <w:marLeft w:val="0"/>
      <w:marRight w:val="0"/>
      <w:marTop w:val="0"/>
      <w:marBottom w:val="0"/>
      <w:divBdr>
        <w:top w:val="none" w:sz="0" w:space="0" w:color="auto"/>
        <w:left w:val="none" w:sz="0" w:space="0" w:color="auto"/>
        <w:bottom w:val="none" w:sz="0" w:space="0" w:color="auto"/>
        <w:right w:val="none" w:sz="0" w:space="0" w:color="auto"/>
      </w:divBdr>
    </w:div>
    <w:div w:id="1437671266">
      <w:bodyDiv w:val="1"/>
      <w:marLeft w:val="0"/>
      <w:marRight w:val="0"/>
      <w:marTop w:val="0"/>
      <w:marBottom w:val="0"/>
      <w:divBdr>
        <w:top w:val="none" w:sz="0" w:space="0" w:color="auto"/>
        <w:left w:val="none" w:sz="0" w:space="0" w:color="auto"/>
        <w:bottom w:val="none" w:sz="0" w:space="0" w:color="auto"/>
        <w:right w:val="none" w:sz="0" w:space="0" w:color="auto"/>
      </w:divBdr>
    </w:div>
    <w:div w:id="1437671701">
      <w:bodyDiv w:val="1"/>
      <w:marLeft w:val="0"/>
      <w:marRight w:val="0"/>
      <w:marTop w:val="0"/>
      <w:marBottom w:val="0"/>
      <w:divBdr>
        <w:top w:val="none" w:sz="0" w:space="0" w:color="auto"/>
        <w:left w:val="none" w:sz="0" w:space="0" w:color="auto"/>
        <w:bottom w:val="none" w:sz="0" w:space="0" w:color="auto"/>
        <w:right w:val="none" w:sz="0" w:space="0" w:color="auto"/>
      </w:divBdr>
    </w:div>
    <w:div w:id="1437749549">
      <w:bodyDiv w:val="1"/>
      <w:marLeft w:val="0"/>
      <w:marRight w:val="0"/>
      <w:marTop w:val="0"/>
      <w:marBottom w:val="0"/>
      <w:divBdr>
        <w:top w:val="none" w:sz="0" w:space="0" w:color="auto"/>
        <w:left w:val="none" w:sz="0" w:space="0" w:color="auto"/>
        <w:bottom w:val="none" w:sz="0" w:space="0" w:color="auto"/>
        <w:right w:val="none" w:sz="0" w:space="0" w:color="auto"/>
      </w:divBdr>
    </w:div>
    <w:div w:id="1437752274">
      <w:bodyDiv w:val="1"/>
      <w:marLeft w:val="0"/>
      <w:marRight w:val="0"/>
      <w:marTop w:val="0"/>
      <w:marBottom w:val="0"/>
      <w:divBdr>
        <w:top w:val="none" w:sz="0" w:space="0" w:color="auto"/>
        <w:left w:val="none" w:sz="0" w:space="0" w:color="auto"/>
        <w:bottom w:val="none" w:sz="0" w:space="0" w:color="auto"/>
        <w:right w:val="none" w:sz="0" w:space="0" w:color="auto"/>
      </w:divBdr>
    </w:div>
    <w:div w:id="1437754455">
      <w:bodyDiv w:val="1"/>
      <w:marLeft w:val="0"/>
      <w:marRight w:val="0"/>
      <w:marTop w:val="0"/>
      <w:marBottom w:val="0"/>
      <w:divBdr>
        <w:top w:val="none" w:sz="0" w:space="0" w:color="auto"/>
        <w:left w:val="none" w:sz="0" w:space="0" w:color="auto"/>
        <w:bottom w:val="none" w:sz="0" w:space="0" w:color="auto"/>
        <w:right w:val="none" w:sz="0" w:space="0" w:color="auto"/>
      </w:divBdr>
    </w:div>
    <w:div w:id="1438060811">
      <w:bodyDiv w:val="1"/>
      <w:marLeft w:val="0"/>
      <w:marRight w:val="0"/>
      <w:marTop w:val="0"/>
      <w:marBottom w:val="0"/>
      <w:divBdr>
        <w:top w:val="none" w:sz="0" w:space="0" w:color="auto"/>
        <w:left w:val="none" w:sz="0" w:space="0" w:color="auto"/>
        <w:bottom w:val="none" w:sz="0" w:space="0" w:color="auto"/>
        <w:right w:val="none" w:sz="0" w:space="0" w:color="auto"/>
      </w:divBdr>
    </w:div>
    <w:div w:id="1438285737">
      <w:bodyDiv w:val="1"/>
      <w:marLeft w:val="0"/>
      <w:marRight w:val="0"/>
      <w:marTop w:val="0"/>
      <w:marBottom w:val="0"/>
      <w:divBdr>
        <w:top w:val="none" w:sz="0" w:space="0" w:color="auto"/>
        <w:left w:val="none" w:sz="0" w:space="0" w:color="auto"/>
        <w:bottom w:val="none" w:sz="0" w:space="0" w:color="auto"/>
        <w:right w:val="none" w:sz="0" w:space="0" w:color="auto"/>
      </w:divBdr>
    </w:div>
    <w:div w:id="1438476504">
      <w:bodyDiv w:val="1"/>
      <w:marLeft w:val="0"/>
      <w:marRight w:val="0"/>
      <w:marTop w:val="0"/>
      <w:marBottom w:val="0"/>
      <w:divBdr>
        <w:top w:val="none" w:sz="0" w:space="0" w:color="auto"/>
        <w:left w:val="none" w:sz="0" w:space="0" w:color="auto"/>
        <w:bottom w:val="none" w:sz="0" w:space="0" w:color="auto"/>
        <w:right w:val="none" w:sz="0" w:space="0" w:color="auto"/>
      </w:divBdr>
    </w:div>
    <w:div w:id="1438713845">
      <w:bodyDiv w:val="1"/>
      <w:marLeft w:val="0"/>
      <w:marRight w:val="0"/>
      <w:marTop w:val="0"/>
      <w:marBottom w:val="0"/>
      <w:divBdr>
        <w:top w:val="none" w:sz="0" w:space="0" w:color="auto"/>
        <w:left w:val="none" w:sz="0" w:space="0" w:color="auto"/>
        <w:bottom w:val="none" w:sz="0" w:space="0" w:color="auto"/>
        <w:right w:val="none" w:sz="0" w:space="0" w:color="auto"/>
      </w:divBdr>
    </w:div>
    <w:div w:id="1438793323">
      <w:bodyDiv w:val="1"/>
      <w:marLeft w:val="0"/>
      <w:marRight w:val="0"/>
      <w:marTop w:val="0"/>
      <w:marBottom w:val="0"/>
      <w:divBdr>
        <w:top w:val="none" w:sz="0" w:space="0" w:color="auto"/>
        <w:left w:val="none" w:sz="0" w:space="0" w:color="auto"/>
        <w:bottom w:val="none" w:sz="0" w:space="0" w:color="auto"/>
        <w:right w:val="none" w:sz="0" w:space="0" w:color="auto"/>
      </w:divBdr>
    </w:div>
    <w:div w:id="1438870826">
      <w:bodyDiv w:val="1"/>
      <w:marLeft w:val="0"/>
      <w:marRight w:val="0"/>
      <w:marTop w:val="0"/>
      <w:marBottom w:val="0"/>
      <w:divBdr>
        <w:top w:val="none" w:sz="0" w:space="0" w:color="auto"/>
        <w:left w:val="none" w:sz="0" w:space="0" w:color="auto"/>
        <w:bottom w:val="none" w:sz="0" w:space="0" w:color="auto"/>
        <w:right w:val="none" w:sz="0" w:space="0" w:color="auto"/>
      </w:divBdr>
    </w:div>
    <w:div w:id="1438914280">
      <w:bodyDiv w:val="1"/>
      <w:marLeft w:val="0"/>
      <w:marRight w:val="0"/>
      <w:marTop w:val="0"/>
      <w:marBottom w:val="0"/>
      <w:divBdr>
        <w:top w:val="none" w:sz="0" w:space="0" w:color="auto"/>
        <w:left w:val="none" w:sz="0" w:space="0" w:color="auto"/>
        <w:bottom w:val="none" w:sz="0" w:space="0" w:color="auto"/>
        <w:right w:val="none" w:sz="0" w:space="0" w:color="auto"/>
      </w:divBdr>
    </w:div>
    <w:div w:id="1439105113">
      <w:bodyDiv w:val="1"/>
      <w:marLeft w:val="0"/>
      <w:marRight w:val="0"/>
      <w:marTop w:val="0"/>
      <w:marBottom w:val="0"/>
      <w:divBdr>
        <w:top w:val="none" w:sz="0" w:space="0" w:color="auto"/>
        <w:left w:val="none" w:sz="0" w:space="0" w:color="auto"/>
        <w:bottom w:val="none" w:sz="0" w:space="0" w:color="auto"/>
        <w:right w:val="none" w:sz="0" w:space="0" w:color="auto"/>
      </w:divBdr>
    </w:div>
    <w:div w:id="1439106207">
      <w:bodyDiv w:val="1"/>
      <w:marLeft w:val="0"/>
      <w:marRight w:val="0"/>
      <w:marTop w:val="0"/>
      <w:marBottom w:val="0"/>
      <w:divBdr>
        <w:top w:val="none" w:sz="0" w:space="0" w:color="auto"/>
        <w:left w:val="none" w:sz="0" w:space="0" w:color="auto"/>
        <w:bottom w:val="none" w:sz="0" w:space="0" w:color="auto"/>
        <w:right w:val="none" w:sz="0" w:space="0" w:color="auto"/>
      </w:divBdr>
    </w:div>
    <w:div w:id="1439329711">
      <w:bodyDiv w:val="1"/>
      <w:marLeft w:val="0"/>
      <w:marRight w:val="0"/>
      <w:marTop w:val="0"/>
      <w:marBottom w:val="0"/>
      <w:divBdr>
        <w:top w:val="none" w:sz="0" w:space="0" w:color="auto"/>
        <w:left w:val="none" w:sz="0" w:space="0" w:color="auto"/>
        <w:bottom w:val="none" w:sz="0" w:space="0" w:color="auto"/>
        <w:right w:val="none" w:sz="0" w:space="0" w:color="auto"/>
      </w:divBdr>
    </w:div>
    <w:div w:id="1439331875">
      <w:bodyDiv w:val="1"/>
      <w:marLeft w:val="0"/>
      <w:marRight w:val="0"/>
      <w:marTop w:val="0"/>
      <w:marBottom w:val="0"/>
      <w:divBdr>
        <w:top w:val="none" w:sz="0" w:space="0" w:color="auto"/>
        <w:left w:val="none" w:sz="0" w:space="0" w:color="auto"/>
        <w:bottom w:val="none" w:sz="0" w:space="0" w:color="auto"/>
        <w:right w:val="none" w:sz="0" w:space="0" w:color="auto"/>
      </w:divBdr>
    </w:div>
    <w:div w:id="1439761018">
      <w:bodyDiv w:val="1"/>
      <w:marLeft w:val="0"/>
      <w:marRight w:val="0"/>
      <w:marTop w:val="0"/>
      <w:marBottom w:val="0"/>
      <w:divBdr>
        <w:top w:val="none" w:sz="0" w:space="0" w:color="auto"/>
        <w:left w:val="none" w:sz="0" w:space="0" w:color="auto"/>
        <w:bottom w:val="none" w:sz="0" w:space="0" w:color="auto"/>
        <w:right w:val="none" w:sz="0" w:space="0" w:color="auto"/>
      </w:divBdr>
    </w:div>
    <w:div w:id="1439763229">
      <w:bodyDiv w:val="1"/>
      <w:marLeft w:val="0"/>
      <w:marRight w:val="0"/>
      <w:marTop w:val="0"/>
      <w:marBottom w:val="0"/>
      <w:divBdr>
        <w:top w:val="none" w:sz="0" w:space="0" w:color="auto"/>
        <w:left w:val="none" w:sz="0" w:space="0" w:color="auto"/>
        <w:bottom w:val="none" w:sz="0" w:space="0" w:color="auto"/>
        <w:right w:val="none" w:sz="0" w:space="0" w:color="auto"/>
      </w:divBdr>
    </w:div>
    <w:div w:id="1439835660">
      <w:bodyDiv w:val="1"/>
      <w:marLeft w:val="0"/>
      <w:marRight w:val="0"/>
      <w:marTop w:val="0"/>
      <w:marBottom w:val="0"/>
      <w:divBdr>
        <w:top w:val="none" w:sz="0" w:space="0" w:color="auto"/>
        <w:left w:val="none" w:sz="0" w:space="0" w:color="auto"/>
        <w:bottom w:val="none" w:sz="0" w:space="0" w:color="auto"/>
        <w:right w:val="none" w:sz="0" w:space="0" w:color="auto"/>
      </w:divBdr>
    </w:div>
    <w:div w:id="1440027089">
      <w:bodyDiv w:val="1"/>
      <w:marLeft w:val="0"/>
      <w:marRight w:val="0"/>
      <w:marTop w:val="0"/>
      <w:marBottom w:val="0"/>
      <w:divBdr>
        <w:top w:val="none" w:sz="0" w:space="0" w:color="auto"/>
        <w:left w:val="none" w:sz="0" w:space="0" w:color="auto"/>
        <w:bottom w:val="none" w:sz="0" w:space="0" w:color="auto"/>
        <w:right w:val="none" w:sz="0" w:space="0" w:color="auto"/>
      </w:divBdr>
    </w:div>
    <w:div w:id="1440174780">
      <w:bodyDiv w:val="1"/>
      <w:marLeft w:val="0"/>
      <w:marRight w:val="0"/>
      <w:marTop w:val="0"/>
      <w:marBottom w:val="0"/>
      <w:divBdr>
        <w:top w:val="none" w:sz="0" w:space="0" w:color="auto"/>
        <w:left w:val="none" w:sz="0" w:space="0" w:color="auto"/>
        <w:bottom w:val="none" w:sz="0" w:space="0" w:color="auto"/>
        <w:right w:val="none" w:sz="0" w:space="0" w:color="auto"/>
      </w:divBdr>
    </w:div>
    <w:div w:id="1440296647">
      <w:bodyDiv w:val="1"/>
      <w:marLeft w:val="0"/>
      <w:marRight w:val="0"/>
      <w:marTop w:val="0"/>
      <w:marBottom w:val="0"/>
      <w:divBdr>
        <w:top w:val="none" w:sz="0" w:space="0" w:color="auto"/>
        <w:left w:val="none" w:sz="0" w:space="0" w:color="auto"/>
        <w:bottom w:val="none" w:sz="0" w:space="0" w:color="auto"/>
        <w:right w:val="none" w:sz="0" w:space="0" w:color="auto"/>
      </w:divBdr>
    </w:div>
    <w:div w:id="1440296790">
      <w:bodyDiv w:val="1"/>
      <w:marLeft w:val="0"/>
      <w:marRight w:val="0"/>
      <w:marTop w:val="0"/>
      <w:marBottom w:val="0"/>
      <w:divBdr>
        <w:top w:val="none" w:sz="0" w:space="0" w:color="auto"/>
        <w:left w:val="none" w:sz="0" w:space="0" w:color="auto"/>
        <w:bottom w:val="none" w:sz="0" w:space="0" w:color="auto"/>
        <w:right w:val="none" w:sz="0" w:space="0" w:color="auto"/>
      </w:divBdr>
    </w:div>
    <w:div w:id="1440493303">
      <w:bodyDiv w:val="1"/>
      <w:marLeft w:val="0"/>
      <w:marRight w:val="0"/>
      <w:marTop w:val="0"/>
      <w:marBottom w:val="0"/>
      <w:divBdr>
        <w:top w:val="none" w:sz="0" w:space="0" w:color="auto"/>
        <w:left w:val="none" w:sz="0" w:space="0" w:color="auto"/>
        <w:bottom w:val="none" w:sz="0" w:space="0" w:color="auto"/>
        <w:right w:val="none" w:sz="0" w:space="0" w:color="auto"/>
      </w:divBdr>
    </w:div>
    <w:div w:id="1440756331">
      <w:bodyDiv w:val="1"/>
      <w:marLeft w:val="0"/>
      <w:marRight w:val="0"/>
      <w:marTop w:val="0"/>
      <w:marBottom w:val="0"/>
      <w:divBdr>
        <w:top w:val="none" w:sz="0" w:space="0" w:color="auto"/>
        <w:left w:val="none" w:sz="0" w:space="0" w:color="auto"/>
        <w:bottom w:val="none" w:sz="0" w:space="0" w:color="auto"/>
        <w:right w:val="none" w:sz="0" w:space="0" w:color="auto"/>
      </w:divBdr>
    </w:div>
    <w:div w:id="1440838408">
      <w:bodyDiv w:val="1"/>
      <w:marLeft w:val="0"/>
      <w:marRight w:val="0"/>
      <w:marTop w:val="0"/>
      <w:marBottom w:val="0"/>
      <w:divBdr>
        <w:top w:val="none" w:sz="0" w:space="0" w:color="auto"/>
        <w:left w:val="none" w:sz="0" w:space="0" w:color="auto"/>
        <w:bottom w:val="none" w:sz="0" w:space="0" w:color="auto"/>
        <w:right w:val="none" w:sz="0" w:space="0" w:color="auto"/>
      </w:divBdr>
    </w:div>
    <w:div w:id="1440906401">
      <w:bodyDiv w:val="1"/>
      <w:marLeft w:val="0"/>
      <w:marRight w:val="0"/>
      <w:marTop w:val="0"/>
      <w:marBottom w:val="0"/>
      <w:divBdr>
        <w:top w:val="none" w:sz="0" w:space="0" w:color="auto"/>
        <w:left w:val="none" w:sz="0" w:space="0" w:color="auto"/>
        <w:bottom w:val="none" w:sz="0" w:space="0" w:color="auto"/>
        <w:right w:val="none" w:sz="0" w:space="0" w:color="auto"/>
      </w:divBdr>
    </w:div>
    <w:div w:id="1440952723">
      <w:bodyDiv w:val="1"/>
      <w:marLeft w:val="0"/>
      <w:marRight w:val="0"/>
      <w:marTop w:val="0"/>
      <w:marBottom w:val="0"/>
      <w:divBdr>
        <w:top w:val="none" w:sz="0" w:space="0" w:color="auto"/>
        <w:left w:val="none" w:sz="0" w:space="0" w:color="auto"/>
        <w:bottom w:val="none" w:sz="0" w:space="0" w:color="auto"/>
        <w:right w:val="none" w:sz="0" w:space="0" w:color="auto"/>
      </w:divBdr>
    </w:div>
    <w:div w:id="1441072768">
      <w:bodyDiv w:val="1"/>
      <w:marLeft w:val="0"/>
      <w:marRight w:val="0"/>
      <w:marTop w:val="0"/>
      <w:marBottom w:val="0"/>
      <w:divBdr>
        <w:top w:val="none" w:sz="0" w:space="0" w:color="auto"/>
        <w:left w:val="none" w:sz="0" w:space="0" w:color="auto"/>
        <w:bottom w:val="none" w:sz="0" w:space="0" w:color="auto"/>
        <w:right w:val="none" w:sz="0" w:space="0" w:color="auto"/>
      </w:divBdr>
    </w:div>
    <w:div w:id="1441225070">
      <w:bodyDiv w:val="1"/>
      <w:marLeft w:val="0"/>
      <w:marRight w:val="0"/>
      <w:marTop w:val="0"/>
      <w:marBottom w:val="0"/>
      <w:divBdr>
        <w:top w:val="none" w:sz="0" w:space="0" w:color="auto"/>
        <w:left w:val="none" w:sz="0" w:space="0" w:color="auto"/>
        <w:bottom w:val="none" w:sz="0" w:space="0" w:color="auto"/>
        <w:right w:val="none" w:sz="0" w:space="0" w:color="auto"/>
      </w:divBdr>
    </w:div>
    <w:div w:id="1441412796">
      <w:bodyDiv w:val="1"/>
      <w:marLeft w:val="0"/>
      <w:marRight w:val="0"/>
      <w:marTop w:val="0"/>
      <w:marBottom w:val="0"/>
      <w:divBdr>
        <w:top w:val="none" w:sz="0" w:space="0" w:color="auto"/>
        <w:left w:val="none" w:sz="0" w:space="0" w:color="auto"/>
        <w:bottom w:val="none" w:sz="0" w:space="0" w:color="auto"/>
        <w:right w:val="none" w:sz="0" w:space="0" w:color="auto"/>
      </w:divBdr>
    </w:div>
    <w:div w:id="1441532083">
      <w:bodyDiv w:val="1"/>
      <w:marLeft w:val="0"/>
      <w:marRight w:val="0"/>
      <w:marTop w:val="0"/>
      <w:marBottom w:val="0"/>
      <w:divBdr>
        <w:top w:val="none" w:sz="0" w:space="0" w:color="auto"/>
        <w:left w:val="none" w:sz="0" w:space="0" w:color="auto"/>
        <w:bottom w:val="none" w:sz="0" w:space="0" w:color="auto"/>
        <w:right w:val="none" w:sz="0" w:space="0" w:color="auto"/>
      </w:divBdr>
    </w:div>
    <w:div w:id="1441561055">
      <w:bodyDiv w:val="1"/>
      <w:marLeft w:val="0"/>
      <w:marRight w:val="0"/>
      <w:marTop w:val="0"/>
      <w:marBottom w:val="0"/>
      <w:divBdr>
        <w:top w:val="none" w:sz="0" w:space="0" w:color="auto"/>
        <w:left w:val="none" w:sz="0" w:space="0" w:color="auto"/>
        <w:bottom w:val="none" w:sz="0" w:space="0" w:color="auto"/>
        <w:right w:val="none" w:sz="0" w:space="0" w:color="auto"/>
      </w:divBdr>
    </w:div>
    <w:div w:id="1441604719">
      <w:bodyDiv w:val="1"/>
      <w:marLeft w:val="0"/>
      <w:marRight w:val="0"/>
      <w:marTop w:val="0"/>
      <w:marBottom w:val="0"/>
      <w:divBdr>
        <w:top w:val="none" w:sz="0" w:space="0" w:color="auto"/>
        <w:left w:val="none" w:sz="0" w:space="0" w:color="auto"/>
        <w:bottom w:val="none" w:sz="0" w:space="0" w:color="auto"/>
        <w:right w:val="none" w:sz="0" w:space="0" w:color="auto"/>
      </w:divBdr>
    </w:div>
    <w:div w:id="1441800169">
      <w:bodyDiv w:val="1"/>
      <w:marLeft w:val="0"/>
      <w:marRight w:val="0"/>
      <w:marTop w:val="0"/>
      <w:marBottom w:val="0"/>
      <w:divBdr>
        <w:top w:val="none" w:sz="0" w:space="0" w:color="auto"/>
        <w:left w:val="none" w:sz="0" w:space="0" w:color="auto"/>
        <w:bottom w:val="none" w:sz="0" w:space="0" w:color="auto"/>
        <w:right w:val="none" w:sz="0" w:space="0" w:color="auto"/>
      </w:divBdr>
    </w:div>
    <w:div w:id="1441801330">
      <w:bodyDiv w:val="1"/>
      <w:marLeft w:val="0"/>
      <w:marRight w:val="0"/>
      <w:marTop w:val="0"/>
      <w:marBottom w:val="0"/>
      <w:divBdr>
        <w:top w:val="none" w:sz="0" w:space="0" w:color="auto"/>
        <w:left w:val="none" w:sz="0" w:space="0" w:color="auto"/>
        <w:bottom w:val="none" w:sz="0" w:space="0" w:color="auto"/>
        <w:right w:val="none" w:sz="0" w:space="0" w:color="auto"/>
      </w:divBdr>
    </w:div>
    <w:div w:id="1441880353">
      <w:bodyDiv w:val="1"/>
      <w:marLeft w:val="0"/>
      <w:marRight w:val="0"/>
      <w:marTop w:val="0"/>
      <w:marBottom w:val="0"/>
      <w:divBdr>
        <w:top w:val="none" w:sz="0" w:space="0" w:color="auto"/>
        <w:left w:val="none" w:sz="0" w:space="0" w:color="auto"/>
        <w:bottom w:val="none" w:sz="0" w:space="0" w:color="auto"/>
        <w:right w:val="none" w:sz="0" w:space="0" w:color="auto"/>
      </w:divBdr>
    </w:div>
    <w:div w:id="1441953954">
      <w:bodyDiv w:val="1"/>
      <w:marLeft w:val="0"/>
      <w:marRight w:val="0"/>
      <w:marTop w:val="0"/>
      <w:marBottom w:val="0"/>
      <w:divBdr>
        <w:top w:val="none" w:sz="0" w:space="0" w:color="auto"/>
        <w:left w:val="none" w:sz="0" w:space="0" w:color="auto"/>
        <w:bottom w:val="none" w:sz="0" w:space="0" w:color="auto"/>
        <w:right w:val="none" w:sz="0" w:space="0" w:color="auto"/>
      </w:divBdr>
    </w:div>
    <w:div w:id="1441955176">
      <w:bodyDiv w:val="1"/>
      <w:marLeft w:val="0"/>
      <w:marRight w:val="0"/>
      <w:marTop w:val="0"/>
      <w:marBottom w:val="0"/>
      <w:divBdr>
        <w:top w:val="none" w:sz="0" w:space="0" w:color="auto"/>
        <w:left w:val="none" w:sz="0" w:space="0" w:color="auto"/>
        <w:bottom w:val="none" w:sz="0" w:space="0" w:color="auto"/>
        <w:right w:val="none" w:sz="0" w:space="0" w:color="auto"/>
      </w:divBdr>
    </w:div>
    <w:div w:id="1441991281">
      <w:bodyDiv w:val="1"/>
      <w:marLeft w:val="0"/>
      <w:marRight w:val="0"/>
      <w:marTop w:val="0"/>
      <w:marBottom w:val="0"/>
      <w:divBdr>
        <w:top w:val="none" w:sz="0" w:space="0" w:color="auto"/>
        <w:left w:val="none" w:sz="0" w:space="0" w:color="auto"/>
        <w:bottom w:val="none" w:sz="0" w:space="0" w:color="auto"/>
        <w:right w:val="none" w:sz="0" w:space="0" w:color="auto"/>
      </w:divBdr>
    </w:div>
    <w:div w:id="1441991656">
      <w:bodyDiv w:val="1"/>
      <w:marLeft w:val="0"/>
      <w:marRight w:val="0"/>
      <w:marTop w:val="0"/>
      <w:marBottom w:val="0"/>
      <w:divBdr>
        <w:top w:val="none" w:sz="0" w:space="0" w:color="auto"/>
        <w:left w:val="none" w:sz="0" w:space="0" w:color="auto"/>
        <w:bottom w:val="none" w:sz="0" w:space="0" w:color="auto"/>
        <w:right w:val="none" w:sz="0" w:space="0" w:color="auto"/>
      </w:divBdr>
    </w:div>
    <w:div w:id="1442191717">
      <w:bodyDiv w:val="1"/>
      <w:marLeft w:val="0"/>
      <w:marRight w:val="0"/>
      <w:marTop w:val="0"/>
      <w:marBottom w:val="0"/>
      <w:divBdr>
        <w:top w:val="none" w:sz="0" w:space="0" w:color="auto"/>
        <w:left w:val="none" w:sz="0" w:space="0" w:color="auto"/>
        <w:bottom w:val="none" w:sz="0" w:space="0" w:color="auto"/>
        <w:right w:val="none" w:sz="0" w:space="0" w:color="auto"/>
      </w:divBdr>
    </w:div>
    <w:div w:id="1442266032">
      <w:bodyDiv w:val="1"/>
      <w:marLeft w:val="0"/>
      <w:marRight w:val="0"/>
      <w:marTop w:val="0"/>
      <w:marBottom w:val="0"/>
      <w:divBdr>
        <w:top w:val="none" w:sz="0" w:space="0" w:color="auto"/>
        <w:left w:val="none" w:sz="0" w:space="0" w:color="auto"/>
        <w:bottom w:val="none" w:sz="0" w:space="0" w:color="auto"/>
        <w:right w:val="none" w:sz="0" w:space="0" w:color="auto"/>
      </w:divBdr>
    </w:div>
    <w:div w:id="1442381871">
      <w:bodyDiv w:val="1"/>
      <w:marLeft w:val="0"/>
      <w:marRight w:val="0"/>
      <w:marTop w:val="0"/>
      <w:marBottom w:val="0"/>
      <w:divBdr>
        <w:top w:val="none" w:sz="0" w:space="0" w:color="auto"/>
        <w:left w:val="none" w:sz="0" w:space="0" w:color="auto"/>
        <w:bottom w:val="none" w:sz="0" w:space="0" w:color="auto"/>
        <w:right w:val="none" w:sz="0" w:space="0" w:color="auto"/>
      </w:divBdr>
    </w:div>
    <w:div w:id="1442453623">
      <w:bodyDiv w:val="1"/>
      <w:marLeft w:val="0"/>
      <w:marRight w:val="0"/>
      <w:marTop w:val="0"/>
      <w:marBottom w:val="0"/>
      <w:divBdr>
        <w:top w:val="none" w:sz="0" w:space="0" w:color="auto"/>
        <w:left w:val="none" w:sz="0" w:space="0" w:color="auto"/>
        <w:bottom w:val="none" w:sz="0" w:space="0" w:color="auto"/>
        <w:right w:val="none" w:sz="0" w:space="0" w:color="auto"/>
      </w:divBdr>
    </w:div>
    <w:div w:id="1442460378">
      <w:bodyDiv w:val="1"/>
      <w:marLeft w:val="0"/>
      <w:marRight w:val="0"/>
      <w:marTop w:val="0"/>
      <w:marBottom w:val="0"/>
      <w:divBdr>
        <w:top w:val="none" w:sz="0" w:space="0" w:color="auto"/>
        <w:left w:val="none" w:sz="0" w:space="0" w:color="auto"/>
        <w:bottom w:val="none" w:sz="0" w:space="0" w:color="auto"/>
        <w:right w:val="none" w:sz="0" w:space="0" w:color="auto"/>
      </w:divBdr>
    </w:div>
    <w:div w:id="1442607156">
      <w:bodyDiv w:val="1"/>
      <w:marLeft w:val="0"/>
      <w:marRight w:val="0"/>
      <w:marTop w:val="0"/>
      <w:marBottom w:val="0"/>
      <w:divBdr>
        <w:top w:val="none" w:sz="0" w:space="0" w:color="auto"/>
        <w:left w:val="none" w:sz="0" w:space="0" w:color="auto"/>
        <w:bottom w:val="none" w:sz="0" w:space="0" w:color="auto"/>
        <w:right w:val="none" w:sz="0" w:space="0" w:color="auto"/>
      </w:divBdr>
    </w:div>
    <w:div w:id="1442650205">
      <w:bodyDiv w:val="1"/>
      <w:marLeft w:val="0"/>
      <w:marRight w:val="0"/>
      <w:marTop w:val="0"/>
      <w:marBottom w:val="0"/>
      <w:divBdr>
        <w:top w:val="none" w:sz="0" w:space="0" w:color="auto"/>
        <w:left w:val="none" w:sz="0" w:space="0" w:color="auto"/>
        <w:bottom w:val="none" w:sz="0" w:space="0" w:color="auto"/>
        <w:right w:val="none" w:sz="0" w:space="0" w:color="auto"/>
      </w:divBdr>
    </w:div>
    <w:div w:id="1442722967">
      <w:bodyDiv w:val="1"/>
      <w:marLeft w:val="0"/>
      <w:marRight w:val="0"/>
      <w:marTop w:val="0"/>
      <w:marBottom w:val="0"/>
      <w:divBdr>
        <w:top w:val="none" w:sz="0" w:space="0" w:color="auto"/>
        <w:left w:val="none" w:sz="0" w:space="0" w:color="auto"/>
        <w:bottom w:val="none" w:sz="0" w:space="0" w:color="auto"/>
        <w:right w:val="none" w:sz="0" w:space="0" w:color="auto"/>
      </w:divBdr>
    </w:div>
    <w:div w:id="1442921272">
      <w:bodyDiv w:val="1"/>
      <w:marLeft w:val="0"/>
      <w:marRight w:val="0"/>
      <w:marTop w:val="0"/>
      <w:marBottom w:val="0"/>
      <w:divBdr>
        <w:top w:val="none" w:sz="0" w:space="0" w:color="auto"/>
        <w:left w:val="none" w:sz="0" w:space="0" w:color="auto"/>
        <w:bottom w:val="none" w:sz="0" w:space="0" w:color="auto"/>
        <w:right w:val="none" w:sz="0" w:space="0" w:color="auto"/>
      </w:divBdr>
    </w:div>
    <w:div w:id="1442990757">
      <w:bodyDiv w:val="1"/>
      <w:marLeft w:val="0"/>
      <w:marRight w:val="0"/>
      <w:marTop w:val="0"/>
      <w:marBottom w:val="0"/>
      <w:divBdr>
        <w:top w:val="none" w:sz="0" w:space="0" w:color="auto"/>
        <w:left w:val="none" w:sz="0" w:space="0" w:color="auto"/>
        <w:bottom w:val="none" w:sz="0" w:space="0" w:color="auto"/>
        <w:right w:val="none" w:sz="0" w:space="0" w:color="auto"/>
      </w:divBdr>
    </w:div>
    <w:div w:id="1443066907">
      <w:bodyDiv w:val="1"/>
      <w:marLeft w:val="0"/>
      <w:marRight w:val="0"/>
      <w:marTop w:val="0"/>
      <w:marBottom w:val="0"/>
      <w:divBdr>
        <w:top w:val="none" w:sz="0" w:space="0" w:color="auto"/>
        <w:left w:val="none" w:sz="0" w:space="0" w:color="auto"/>
        <w:bottom w:val="none" w:sz="0" w:space="0" w:color="auto"/>
        <w:right w:val="none" w:sz="0" w:space="0" w:color="auto"/>
      </w:divBdr>
    </w:div>
    <w:div w:id="1443306275">
      <w:bodyDiv w:val="1"/>
      <w:marLeft w:val="0"/>
      <w:marRight w:val="0"/>
      <w:marTop w:val="0"/>
      <w:marBottom w:val="0"/>
      <w:divBdr>
        <w:top w:val="none" w:sz="0" w:space="0" w:color="auto"/>
        <w:left w:val="none" w:sz="0" w:space="0" w:color="auto"/>
        <w:bottom w:val="none" w:sz="0" w:space="0" w:color="auto"/>
        <w:right w:val="none" w:sz="0" w:space="0" w:color="auto"/>
      </w:divBdr>
    </w:div>
    <w:div w:id="1443451362">
      <w:bodyDiv w:val="1"/>
      <w:marLeft w:val="0"/>
      <w:marRight w:val="0"/>
      <w:marTop w:val="0"/>
      <w:marBottom w:val="0"/>
      <w:divBdr>
        <w:top w:val="none" w:sz="0" w:space="0" w:color="auto"/>
        <w:left w:val="none" w:sz="0" w:space="0" w:color="auto"/>
        <w:bottom w:val="none" w:sz="0" w:space="0" w:color="auto"/>
        <w:right w:val="none" w:sz="0" w:space="0" w:color="auto"/>
      </w:divBdr>
    </w:div>
    <w:div w:id="1443770662">
      <w:bodyDiv w:val="1"/>
      <w:marLeft w:val="0"/>
      <w:marRight w:val="0"/>
      <w:marTop w:val="0"/>
      <w:marBottom w:val="0"/>
      <w:divBdr>
        <w:top w:val="none" w:sz="0" w:space="0" w:color="auto"/>
        <w:left w:val="none" w:sz="0" w:space="0" w:color="auto"/>
        <w:bottom w:val="none" w:sz="0" w:space="0" w:color="auto"/>
        <w:right w:val="none" w:sz="0" w:space="0" w:color="auto"/>
      </w:divBdr>
    </w:div>
    <w:div w:id="1444229107">
      <w:bodyDiv w:val="1"/>
      <w:marLeft w:val="0"/>
      <w:marRight w:val="0"/>
      <w:marTop w:val="0"/>
      <w:marBottom w:val="0"/>
      <w:divBdr>
        <w:top w:val="none" w:sz="0" w:space="0" w:color="auto"/>
        <w:left w:val="none" w:sz="0" w:space="0" w:color="auto"/>
        <w:bottom w:val="none" w:sz="0" w:space="0" w:color="auto"/>
        <w:right w:val="none" w:sz="0" w:space="0" w:color="auto"/>
      </w:divBdr>
    </w:div>
    <w:div w:id="1444764345">
      <w:bodyDiv w:val="1"/>
      <w:marLeft w:val="0"/>
      <w:marRight w:val="0"/>
      <w:marTop w:val="0"/>
      <w:marBottom w:val="0"/>
      <w:divBdr>
        <w:top w:val="none" w:sz="0" w:space="0" w:color="auto"/>
        <w:left w:val="none" w:sz="0" w:space="0" w:color="auto"/>
        <w:bottom w:val="none" w:sz="0" w:space="0" w:color="auto"/>
        <w:right w:val="none" w:sz="0" w:space="0" w:color="auto"/>
      </w:divBdr>
    </w:div>
    <w:div w:id="1444767476">
      <w:bodyDiv w:val="1"/>
      <w:marLeft w:val="0"/>
      <w:marRight w:val="0"/>
      <w:marTop w:val="0"/>
      <w:marBottom w:val="0"/>
      <w:divBdr>
        <w:top w:val="none" w:sz="0" w:space="0" w:color="auto"/>
        <w:left w:val="none" w:sz="0" w:space="0" w:color="auto"/>
        <w:bottom w:val="none" w:sz="0" w:space="0" w:color="auto"/>
        <w:right w:val="none" w:sz="0" w:space="0" w:color="auto"/>
      </w:divBdr>
    </w:div>
    <w:div w:id="1444809128">
      <w:bodyDiv w:val="1"/>
      <w:marLeft w:val="0"/>
      <w:marRight w:val="0"/>
      <w:marTop w:val="0"/>
      <w:marBottom w:val="0"/>
      <w:divBdr>
        <w:top w:val="none" w:sz="0" w:space="0" w:color="auto"/>
        <w:left w:val="none" w:sz="0" w:space="0" w:color="auto"/>
        <w:bottom w:val="none" w:sz="0" w:space="0" w:color="auto"/>
        <w:right w:val="none" w:sz="0" w:space="0" w:color="auto"/>
      </w:divBdr>
    </w:div>
    <w:div w:id="1444883672">
      <w:bodyDiv w:val="1"/>
      <w:marLeft w:val="0"/>
      <w:marRight w:val="0"/>
      <w:marTop w:val="0"/>
      <w:marBottom w:val="0"/>
      <w:divBdr>
        <w:top w:val="none" w:sz="0" w:space="0" w:color="auto"/>
        <w:left w:val="none" w:sz="0" w:space="0" w:color="auto"/>
        <w:bottom w:val="none" w:sz="0" w:space="0" w:color="auto"/>
        <w:right w:val="none" w:sz="0" w:space="0" w:color="auto"/>
      </w:divBdr>
    </w:div>
    <w:div w:id="1445148531">
      <w:bodyDiv w:val="1"/>
      <w:marLeft w:val="0"/>
      <w:marRight w:val="0"/>
      <w:marTop w:val="0"/>
      <w:marBottom w:val="0"/>
      <w:divBdr>
        <w:top w:val="none" w:sz="0" w:space="0" w:color="auto"/>
        <w:left w:val="none" w:sz="0" w:space="0" w:color="auto"/>
        <w:bottom w:val="none" w:sz="0" w:space="0" w:color="auto"/>
        <w:right w:val="none" w:sz="0" w:space="0" w:color="auto"/>
      </w:divBdr>
    </w:div>
    <w:div w:id="1445415856">
      <w:bodyDiv w:val="1"/>
      <w:marLeft w:val="0"/>
      <w:marRight w:val="0"/>
      <w:marTop w:val="0"/>
      <w:marBottom w:val="0"/>
      <w:divBdr>
        <w:top w:val="none" w:sz="0" w:space="0" w:color="auto"/>
        <w:left w:val="none" w:sz="0" w:space="0" w:color="auto"/>
        <w:bottom w:val="none" w:sz="0" w:space="0" w:color="auto"/>
        <w:right w:val="none" w:sz="0" w:space="0" w:color="auto"/>
      </w:divBdr>
    </w:div>
    <w:div w:id="1445416836">
      <w:bodyDiv w:val="1"/>
      <w:marLeft w:val="0"/>
      <w:marRight w:val="0"/>
      <w:marTop w:val="0"/>
      <w:marBottom w:val="0"/>
      <w:divBdr>
        <w:top w:val="none" w:sz="0" w:space="0" w:color="auto"/>
        <w:left w:val="none" w:sz="0" w:space="0" w:color="auto"/>
        <w:bottom w:val="none" w:sz="0" w:space="0" w:color="auto"/>
        <w:right w:val="none" w:sz="0" w:space="0" w:color="auto"/>
      </w:divBdr>
    </w:div>
    <w:div w:id="1445689987">
      <w:bodyDiv w:val="1"/>
      <w:marLeft w:val="0"/>
      <w:marRight w:val="0"/>
      <w:marTop w:val="0"/>
      <w:marBottom w:val="0"/>
      <w:divBdr>
        <w:top w:val="none" w:sz="0" w:space="0" w:color="auto"/>
        <w:left w:val="none" w:sz="0" w:space="0" w:color="auto"/>
        <w:bottom w:val="none" w:sz="0" w:space="0" w:color="auto"/>
        <w:right w:val="none" w:sz="0" w:space="0" w:color="auto"/>
      </w:divBdr>
    </w:div>
    <w:div w:id="1445808005">
      <w:bodyDiv w:val="1"/>
      <w:marLeft w:val="0"/>
      <w:marRight w:val="0"/>
      <w:marTop w:val="0"/>
      <w:marBottom w:val="0"/>
      <w:divBdr>
        <w:top w:val="none" w:sz="0" w:space="0" w:color="auto"/>
        <w:left w:val="none" w:sz="0" w:space="0" w:color="auto"/>
        <w:bottom w:val="none" w:sz="0" w:space="0" w:color="auto"/>
        <w:right w:val="none" w:sz="0" w:space="0" w:color="auto"/>
      </w:divBdr>
    </w:div>
    <w:div w:id="1445996050">
      <w:bodyDiv w:val="1"/>
      <w:marLeft w:val="0"/>
      <w:marRight w:val="0"/>
      <w:marTop w:val="0"/>
      <w:marBottom w:val="0"/>
      <w:divBdr>
        <w:top w:val="none" w:sz="0" w:space="0" w:color="auto"/>
        <w:left w:val="none" w:sz="0" w:space="0" w:color="auto"/>
        <w:bottom w:val="none" w:sz="0" w:space="0" w:color="auto"/>
        <w:right w:val="none" w:sz="0" w:space="0" w:color="auto"/>
      </w:divBdr>
    </w:div>
    <w:div w:id="1446004873">
      <w:bodyDiv w:val="1"/>
      <w:marLeft w:val="0"/>
      <w:marRight w:val="0"/>
      <w:marTop w:val="0"/>
      <w:marBottom w:val="0"/>
      <w:divBdr>
        <w:top w:val="none" w:sz="0" w:space="0" w:color="auto"/>
        <w:left w:val="none" w:sz="0" w:space="0" w:color="auto"/>
        <w:bottom w:val="none" w:sz="0" w:space="0" w:color="auto"/>
        <w:right w:val="none" w:sz="0" w:space="0" w:color="auto"/>
      </w:divBdr>
    </w:div>
    <w:div w:id="1446149002">
      <w:bodyDiv w:val="1"/>
      <w:marLeft w:val="0"/>
      <w:marRight w:val="0"/>
      <w:marTop w:val="0"/>
      <w:marBottom w:val="0"/>
      <w:divBdr>
        <w:top w:val="none" w:sz="0" w:space="0" w:color="auto"/>
        <w:left w:val="none" w:sz="0" w:space="0" w:color="auto"/>
        <w:bottom w:val="none" w:sz="0" w:space="0" w:color="auto"/>
        <w:right w:val="none" w:sz="0" w:space="0" w:color="auto"/>
      </w:divBdr>
    </w:div>
    <w:div w:id="1446341505">
      <w:bodyDiv w:val="1"/>
      <w:marLeft w:val="0"/>
      <w:marRight w:val="0"/>
      <w:marTop w:val="0"/>
      <w:marBottom w:val="0"/>
      <w:divBdr>
        <w:top w:val="none" w:sz="0" w:space="0" w:color="auto"/>
        <w:left w:val="none" w:sz="0" w:space="0" w:color="auto"/>
        <w:bottom w:val="none" w:sz="0" w:space="0" w:color="auto"/>
        <w:right w:val="none" w:sz="0" w:space="0" w:color="auto"/>
      </w:divBdr>
    </w:div>
    <w:div w:id="1446382678">
      <w:bodyDiv w:val="1"/>
      <w:marLeft w:val="0"/>
      <w:marRight w:val="0"/>
      <w:marTop w:val="0"/>
      <w:marBottom w:val="0"/>
      <w:divBdr>
        <w:top w:val="none" w:sz="0" w:space="0" w:color="auto"/>
        <w:left w:val="none" w:sz="0" w:space="0" w:color="auto"/>
        <w:bottom w:val="none" w:sz="0" w:space="0" w:color="auto"/>
        <w:right w:val="none" w:sz="0" w:space="0" w:color="auto"/>
      </w:divBdr>
    </w:div>
    <w:div w:id="1446461186">
      <w:bodyDiv w:val="1"/>
      <w:marLeft w:val="0"/>
      <w:marRight w:val="0"/>
      <w:marTop w:val="0"/>
      <w:marBottom w:val="0"/>
      <w:divBdr>
        <w:top w:val="none" w:sz="0" w:space="0" w:color="auto"/>
        <w:left w:val="none" w:sz="0" w:space="0" w:color="auto"/>
        <w:bottom w:val="none" w:sz="0" w:space="0" w:color="auto"/>
        <w:right w:val="none" w:sz="0" w:space="0" w:color="auto"/>
      </w:divBdr>
    </w:div>
    <w:div w:id="1446535708">
      <w:bodyDiv w:val="1"/>
      <w:marLeft w:val="0"/>
      <w:marRight w:val="0"/>
      <w:marTop w:val="0"/>
      <w:marBottom w:val="0"/>
      <w:divBdr>
        <w:top w:val="none" w:sz="0" w:space="0" w:color="auto"/>
        <w:left w:val="none" w:sz="0" w:space="0" w:color="auto"/>
        <w:bottom w:val="none" w:sz="0" w:space="0" w:color="auto"/>
        <w:right w:val="none" w:sz="0" w:space="0" w:color="auto"/>
      </w:divBdr>
    </w:div>
    <w:div w:id="1446577185">
      <w:bodyDiv w:val="1"/>
      <w:marLeft w:val="0"/>
      <w:marRight w:val="0"/>
      <w:marTop w:val="0"/>
      <w:marBottom w:val="0"/>
      <w:divBdr>
        <w:top w:val="none" w:sz="0" w:space="0" w:color="auto"/>
        <w:left w:val="none" w:sz="0" w:space="0" w:color="auto"/>
        <w:bottom w:val="none" w:sz="0" w:space="0" w:color="auto"/>
        <w:right w:val="none" w:sz="0" w:space="0" w:color="auto"/>
      </w:divBdr>
    </w:div>
    <w:div w:id="1446577889">
      <w:bodyDiv w:val="1"/>
      <w:marLeft w:val="0"/>
      <w:marRight w:val="0"/>
      <w:marTop w:val="0"/>
      <w:marBottom w:val="0"/>
      <w:divBdr>
        <w:top w:val="none" w:sz="0" w:space="0" w:color="auto"/>
        <w:left w:val="none" w:sz="0" w:space="0" w:color="auto"/>
        <w:bottom w:val="none" w:sz="0" w:space="0" w:color="auto"/>
        <w:right w:val="none" w:sz="0" w:space="0" w:color="auto"/>
      </w:divBdr>
    </w:div>
    <w:div w:id="1446804539">
      <w:bodyDiv w:val="1"/>
      <w:marLeft w:val="0"/>
      <w:marRight w:val="0"/>
      <w:marTop w:val="0"/>
      <w:marBottom w:val="0"/>
      <w:divBdr>
        <w:top w:val="none" w:sz="0" w:space="0" w:color="auto"/>
        <w:left w:val="none" w:sz="0" w:space="0" w:color="auto"/>
        <w:bottom w:val="none" w:sz="0" w:space="0" w:color="auto"/>
        <w:right w:val="none" w:sz="0" w:space="0" w:color="auto"/>
      </w:divBdr>
    </w:div>
    <w:div w:id="1446844709">
      <w:bodyDiv w:val="1"/>
      <w:marLeft w:val="0"/>
      <w:marRight w:val="0"/>
      <w:marTop w:val="0"/>
      <w:marBottom w:val="0"/>
      <w:divBdr>
        <w:top w:val="none" w:sz="0" w:space="0" w:color="auto"/>
        <w:left w:val="none" w:sz="0" w:space="0" w:color="auto"/>
        <w:bottom w:val="none" w:sz="0" w:space="0" w:color="auto"/>
        <w:right w:val="none" w:sz="0" w:space="0" w:color="auto"/>
      </w:divBdr>
    </w:div>
    <w:div w:id="1446847228">
      <w:bodyDiv w:val="1"/>
      <w:marLeft w:val="0"/>
      <w:marRight w:val="0"/>
      <w:marTop w:val="0"/>
      <w:marBottom w:val="0"/>
      <w:divBdr>
        <w:top w:val="none" w:sz="0" w:space="0" w:color="auto"/>
        <w:left w:val="none" w:sz="0" w:space="0" w:color="auto"/>
        <w:bottom w:val="none" w:sz="0" w:space="0" w:color="auto"/>
        <w:right w:val="none" w:sz="0" w:space="0" w:color="auto"/>
      </w:divBdr>
    </w:div>
    <w:div w:id="1446922986">
      <w:bodyDiv w:val="1"/>
      <w:marLeft w:val="0"/>
      <w:marRight w:val="0"/>
      <w:marTop w:val="0"/>
      <w:marBottom w:val="0"/>
      <w:divBdr>
        <w:top w:val="none" w:sz="0" w:space="0" w:color="auto"/>
        <w:left w:val="none" w:sz="0" w:space="0" w:color="auto"/>
        <w:bottom w:val="none" w:sz="0" w:space="0" w:color="auto"/>
        <w:right w:val="none" w:sz="0" w:space="0" w:color="auto"/>
      </w:divBdr>
    </w:div>
    <w:div w:id="1447042155">
      <w:bodyDiv w:val="1"/>
      <w:marLeft w:val="0"/>
      <w:marRight w:val="0"/>
      <w:marTop w:val="0"/>
      <w:marBottom w:val="0"/>
      <w:divBdr>
        <w:top w:val="none" w:sz="0" w:space="0" w:color="auto"/>
        <w:left w:val="none" w:sz="0" w:space="0" w:color="auto"/>
        <w:bottom w:val="none" w:sz="0" w:space="0" w:color="auto"/>
        <w:right w:val="none" w:sz="0" w:space="0" w:color="auto"/>
      </w:divBdr>
    </w:div>
    <w:div w:id="1447306149">
      <w:bodyDiv w:val="1"/>
      <w:marLeft w:val="0"/>
      <w:marRight w:val="0"/>
      <w:marTop w:val="0"/>
      <w:marBottom w:val="0"/>
      <w:divBdr>
        <w:top w:val="none" w:sz="0" w:space="0" w:color="auto"/>
        <w:left w:val="none" w:sz="0" w:space="0" w:color="auto"/>
        <w:bottom w:val="none" w:sz="0" w:space="0" w:color="auto"/>
        <w:right w:val="none" w:sz="0" w:space="0" w:color="auto"/>
      </w:divBdr>
    </w:div>
    <w:div w:id="1447314417">
      <w:bodyDiv w:val="1"/>
      <w:marLeft w:val="0"/>
      <w:marRight w:val="0"/>
      <w:marTop w:val="0"/>
      <w:marBottom w:val="0"/>
      <w:divBdr>
        <w:top w:val="none" w:sz="0" w:space="0" w:color="auto"/>
        <w:left w:val="none" w:sz="0" w:space="0" w:color="auto"/>
        <w:bottom w:val="none" w:sz="0" w:space="0" w:color="auto"/>
        <w:right w:val="none" w:sz="0" w:space="0" w:color="auto"/>
      </w:divBdr>
    </w:div>
    <w:div w:id="1447656442">
      <w:bodyDiv w:val="1"/>
      <w:marLeft w:val="0"/>
      <w:marRight w:val="0"/>
      <w:marTop w:val="0"/>
      <w:marBottom w:val="0"/>
      <w:divBdr>
        <w:top w:val="none" w:sz="0" w:space="0" w:color="auto"/>
        <w:left w:val="none" w:sz="0" w:space="0" w:color="auto"/>
        <w:bottom w:val="none" w:sz="0" w:space="0" w:color="auto"/>
        <w:right w:val="none" w:sz="0" w:space="0" w:color="auto"/>
      </w:divBdr>
    </w:div>
    <w:div w:id="1447696091">
      <w:bodyDiv w:val="1"/>
      <w:marLeft w:val="0"/>
      <w:marRight w:val="0"/>
      <w:marTop w:val="0"/>
      <w:marBottom w:val="0"/>
      <w:divBdr>
        <w:top w:val="none" w:sz="0" w:space="0" w:color="auto"/>
        <w:left w:val="none" w:sz="0" w:space="0" w:color="auto"/>
        <w:bottom w:val="none" w:sz="0" w:space="0" w:color="auto"/>
        <w:right w:val="none" w:sz="0" w:space="0" w:color="auto"/>
      </w:divBdr>
    </w:div>
    <w:div w:id="1447700897">
      <w:bodyDiv w:val="1"/>
      <w:marLeft w:val="0"/>
      <w:marRight w:val="0"/>
      <w:marTop w:val="0"/>
      <w:marBottom w:val="0"/>
      <w:divBdr>
        <w:top w:val="none" w:sz="0" w:space="0" w:color="auto"/>
        <w:left w:val="none" w:sz="0" w:space="0" w:color="auto"/>
        <w:bottom w:val="none" w:sz="0" w:space="0" w:color="auto"/>
        <w:right w:val="none" w:sz="0" w:space="0" w:color="auto"/>
      </w:divBdr>
    </w:div>
    <w:div w:id="1447775059">
      <w:bodyDiv w:val="1"/>
      <w:marLeft w:val="0"/>
      <w:marRight w:val="0"/>
      <w:marTop w:val="0"/>
      <w:marBottom w:val="0"/>
      <w:divBdr>
        <w:top w:val="none" w:sz="0" w:space="0" w:color="auto"/>
        <w:left w:val="none" w:sz="0" w:space="0" w:color="auto"/>
        <w:bottom w:val="none" w:sz="0" w:space="0" w:color="auto"/>
        <w:right w:val="none" w:sz="0" w:space="0" w:color="auto"/>
      </w:divBdr>
    </w:div>
    <w:div w:id="1448042488">
      <w:bodyDiv w:val="1"/>
      <w:marLeft w:val="0"/>
      <w:marRight w:val="0"/>
      <w:marTop w:val="0"/>
      <w:marBottom w:val="0"/>
      <w:divBdr>
        <w:top w:val="none" w:sz="0" w:space="0" w:color="auto"/>
        <w:left w:val="none" w:sz="0" w:space="0" w:color="auto"/>
        <w:bottom w:val="none" w:sz="0" w:space="0" w:color="auto"/>
        <w:right w:val="none" w:sz="0" w:space="0" w:color="auto"/>
      </w:divBdr>
    </w:div>
    <w:div w:id="1448163517">
      <w:bodyDiv w:val="1"/>
      <w:marLeft w:val="0"/>
      <w:marRight w:val="0"/>
      <w:marTop w:val="0"/>
      <w:marBottom w:val="0"/>
      <w:divBdr>
        <w:top w:val="none" w:sz="0" w:space="0" w:color="auto"/>
        <w:left w:val="none" w:sz="0" w:space="0" w:color="auto"/>
        <w:bottom w:val="none" w:sz="0" w:space="0" w:color="auto"/>
        <w:right w:val="none" w:sz="0" w:space="0" w:color="auto"/>
      </w:divBdr>
    </w:div>
    <w:div w:id="1448233502">
      <w:bodyDiv w:val="1"/>
      <w:marLeft w:val="0"/>
      <w:marRight w:val="0"/>
      <w:marTop w:val="0"/>
      <w:marBottom w:val="0"/>
      <w:divBdr>
        <w:top w:val="none" w:sz="0" w:space="0" w:color="auto"/>
        <w:left w:val="none" w:sz="0" w:space="0" w:color="auto"/>
        <w:bottom w:val="none" w:sz="0" w:space="0" w:color="auto"/>
        <w:right w:val="none" w:sz="0" w:space="0" w:color="auto"/>
      </w:divBdr>
    </w:div>
    <w:div w:id="1448504883">
      <w:bodyDiv w:val="1"/>
      <w:marLeft w:val="0"/>
      <w:marRight w:val="0"/>
      <w:marTop w:val="0"/>
      <w:marBottom w:val="0"/>
      <w:divBdr>
        <w:top w:val="none" w:sz="0" w:space="0" w:color="auto"/>
        <w:left w:val="none" w:sz="0" w:space="0" w:color="auto"/>
        <w:bottom w:val="none" w:sz="0" w:space="0" w:color="auto"/>
        <w:right w:val="none" w:sz="0" w:space="0" w:color="auto"/>
      </w:divBdr>
    </w:div>
    <w:div w:id="1448543525">
      <w:bodyDiv w:val="1"/>
      <w:marLeft w:val="0"/>
      <w:marRight w:val="0"/>
      <w:marTop w:val="0"/>
      <w:marBottom w:val="0"/>
      <w:divBdr>
        <w:top w:val="none" w:sz="0" w:space="0" w:color="auto"/>
        <w:left w:val="none" w:sz="0" w:space="0" w:color="auto"/>
        <w:bottom w:val="none" w:sz="0" w:space="0" w:color="auto"/>
        <w:right w:val="none" w:sz="0" w:space="0" w:color="auto"/>
      </w:divBdr>
    </w:div>
    <w:div w:id="1448548463">
      <w:bodyDiv w:val="1"/>
      <w:marLeft w:val="0"/>
      <w:marRight w:val="0"/>
      <w:marTop w:val="0"/>
      <w:marBottom w:val="0"/>
      <w:divBdr>
        <w:top w:val="none" w:sz="0" w:space="0" w:color="auto"/>
        <w:left w:val="none" w:sz="0" w:space="0" w:color="auto"/>
        <w:bottom w:val="none" w:sz="0" w:space="0" w:color="auto"/>
        <w:right w:val="none" w:sz="0" w:space="0" w:color="auto"/>
      </w:divBdr>
    </w:div>
    <w:div w:id="1448771281">
      <w:bodyDiv w:val="1"/>
      <w:marLeft w:val="0"/>
      <w:marRight w:val="0"/>
      <w:marTop w:val="0"/>
      <w:marBottom w:val="0"/>
      <w:divBdr>
        <w:top w:val="none" w:sz="0" w:space="0" w:color="auto"/>
        <w:left w:val="none" w:sz="0" w:space="0" w:color="auto"/>
        <w:bottom w:val="none" w:sz="0" w:space="0" w:color="auto"/>
        <w:right w:val="none" w:sz="0" w:space="0" w:color="auto"/>
      </w:divBdr>
    </w:div>
    <w:div w:id="1448815644">
      <w:bodyDiv w:val="1"/>
      <w:marLeft w:val="0"/>
      <w:marRight w:val="0"/>
      <w:marTop w:val="0"/>
      <w:marBottom w:val="0"/>
      <w:divBdr>
        <w:top w:val="none" w:sz="0" w:space="0" w:color="auto"/>
        <w:left w:val="none" w:sz="0" w:space="0" w:color="auto"/>
        <w:bottom w:val="none" w:sz="0" w:space="0" w:color="auto"/>
        <w:right w:val="none" w:sz="0" w:space="0" w:color="auto"/>
      </w:divBdr>
    </w:div>
    <w:div w:id="1448890396">
      <w:bodyDiv w:val="1"/>
      <w:marLeft w:val="0"/>
      <w:marRight w:val="0"/>
      <w:marTop w:val="0"/>
      <w:marBottom w:val="0"/>
      <w:divBdr>
        <w:top w:val="none" w:sz="0" w:space="0" w:color="auto"/>
        <w:left w:val="none" w:sz="0" w:space="0" w:color="auto"/>
        <w:bottom w:val="none" w:sz="0" w:space="0" w:color="auto"/>
        <w:right w:val="none" w:sz="0" w:space="0" w:color="auto"/>
      </w:divBdr>
    </w:div>
    <w:div w:id="1448936430">
      <w:bodyDiv w:val="1"/>
      <w:marLeft w:val="0"/>
      <w:marRight w:val="0"/>
      <w:marTop w:val="0"/>
      <w:marBottom w:val="0"/>
      <w:divBdr>
        <w:top w:val="none" w:sz="0" w:space="0" w:color="auto"/>
        <w:left w:val="none" w:sz="0" w:space="0" w:color="auto"/>
        <w:bottom w:val="none" w:sz="0" w:space="0" w:color="auto"/>
        <w:right w:val="none" w:sz="0" w:space="0" w:color="auto"/>
      </w:divBdr>
    </w:div>
    <w:div w:id="1449354569">
      <w:bodyDiv w:val="1"/>
      <w:marLeft w:val="0"/>
      <w:marRight w:val="0"/>
      <w:marTop w:val="0"/>
      <w:marBottom w:val="0"/>
      <w:divBdr>
        <w:top w:val="none" w:sz="0" w:space="0" w:color="auto"/>
        <w:left w:val="none" w:sz="0" w:space="0" w:color="auto"/>
        <w:bottom w:val="none" w:sz="0" w:space="0" w:color="auto"/>
        <w:right w:val="none" w:sz="0" w:space="0" w:color="auto"/>
      </w:divBdr>
    </w:div>
    <w:div w:id="1449659552">
      <w:bodyDiv w:val="1"/>
      <w:marLeft w:val="0"/>
      <w:marRight w:val="0"/>
      <w:marTop w:val="0"/>
      <w:marBottom w:val="0"/>
      <w:divBdr>
        <w:top w:val="none" w:sz="0" w:space="0" w:color="auto"/>
        <w:left w:val="none" w:sz="0" w:space="0" w:color="auto"/>
        <w:bottom w:val="none" w:sz="0" w:space="0" w:color="auto"/>
        <w:right w:val="none" w:sz="0" w:space="0" w:color="auto"/>
      </w:divBdr>
    </w:div>
    <w:div w:id="1449733957">
      <w:bodyDiv w:val="1"/>
      <w:marLeft w:val="0"/>
      <w:marRight w:val="0"/>
      <w:marTop w:val="0"/>
      <w:marBottom w:val="0"/>
      <w:divBdr>
        <w:top w:val="none" w:sz="0" w:space="0" w:color="auto"/>
        <w:left w:val="none" w:sz="0" w:space="0" w:color="auto"/>
        <w:bottom w:val="none" w:sz="0" w:space="0" w:color="auto"/>
        <w:right w:val="none" w:sz="0" w:space="0" w:color="auto"/>
      </w:divBdr>
    </w:div>
    <w:div w:id="1449741682">
      <w:bodyDiv w:val="1"/>
      <w:marLeft w:val="0"/>
      <w:marRight w:val="0"/>
      <w:marTop w:val="0"/>
      <w:marBottom w:val="0"/>
      <w:divBdr>
        <w:top w:val="none" w:sz="0" w:space="0" w:color="auto"/>
        <w:left w:val="none" w:sz="0" w:space="0" w:color="auto"/>
        <w:bottom w:val="none" w:sz="0" w:space="0" w:color="auto"/>
        <w:right w:val="none" w:sz="0" w:space="0" w:color="auto"/>
      </w:divBdr>
    </w:div>
    <w:div w:id="1449927474">
      <w:bodyDiv w:val="1"/>
      <w:marLeft w:val="0"/>
      <w:marRight w:val="0"/>
      <w:marTop w:val="0"/>
      <w:marBottom w:val="0"/>
      <w:divBdr>
        <w:top w:val="none" w:sz="0" w:space="0" w:color="auto"/>
        <w:left w:val="none" w:sz="0" w:space="0" w:color="auto"/>
        <w:bottom w:val="none" w:sz="0" w:space="0" w:color="auto"/>
        <w:right w:val="none" w:sz="0" w:space="0" w:color="auto"/>
      </w:divBdr>
    </w:div>
    <w:div w:id="1450314231">
      <w:bodyDiv w:val="1"/>
      <w:marLeft w:val="0"/>
      <w:marRight w:val="0"/>
      <w:marTop w:val="0"/>
      <w:marBottom w:val="0"/>
      <w:divBdr>
        <w:top w:val="none" w:sz="0" w:space="0" w:color="auto"/>
        <w:left w:val="none" w:sz="0" w:space="0" w:color="auto"/>
        <w:bottom w:val="none" w:sz="0" w:space="0" w:color="auto"/>
        <w:right w:val="none" w:sz="0" w:space="0" w:color="auto"/>
      </w:divBdr>
    </w:div>
    <w:div w:id="1450709394">
      <w:bodyDiv w:val="1"/>
      <w:marLeft w:val="0"/>
      <w:marRight w:val="0"/>
      <w:marTop w:val="0"/>
      <w:marBottom w:val="0"/>
      <w:divBdr>
        <w:top w:val="none" w:sz="0" w:space="0" w:color="auto"/>
        <w:left w:val="none" w:sz="0" w:space="0" w:color="auto"/>
        <w:bottom w:val="none" w:sz="0" w:space="0" w:color="auto"/>
        <w:right w:val="none" w:sz="0" w:space="0" w:color="auto"/>
      </w:divBdr>
    </w:div>
    <w:div w:id="1450777379">
      <w:bodyDiv w:val="1"/>
      <w:marLeft w:val="0"/>
      <w:marRight w:val="0"/>
      <w:marTop w:val="0"/>
      <w:marBottom w:val="0"/>
      <w:divBdr>
        <w:top w:val="none" w:sz="0" w:space="0" w:color="auto"/>
        <w:left w:val="none" w:sz="0" w:space="0" w:color="auto"/>
        <w:bottom w:val="none" w:sz="0" w:space="0" w:color="auto"/>
        <w:right w:val="none" w:sz="0" w:space="0" w:color="auto"/>
      </w:divBdr>
    </w:div>
    <w:div w:id="1450781435">
      <w:bodyDiv w:val="1"/>
      <w:marLeft w:val="0"/>
      <w:marRight w:val="0"/>
      <w:marTop w:val="0"/>
      <w:marBottom w:val="0"/>
      <w:divBdr>
        <w:top w:val="none" w:sz="0" w:space="0" w:color="auto"/>
        <w:left w:val="none" w:sz="0" w:space="0" w:color="auto"/>
        <w:bottom w:val="none" w:sz="0" w:space="0" w:color="auto"/>
        <w:right w:val="none" w:sz="0" w:space="0" w:color="auto"/>
      </w:divBdr>
    </w:div>
    <w:div w:id="1450856919">
      <w:bodyDiv w:val="1"/>
      <w:marLeft w:val="0"/>
      <w:marRight w:val="0"/>
      <w:marTop w:val="0"/>
      <w:marBottom w:val="0"/>
      <w:divBdr>
        <w:top w:val="none" w:sz="0" w:space="0" w:color="auto"/>
        <w:left w:val="none" w:sz="0" w:space="0" w:color="auto"/>
        <w:bottom w:val="none" w:sz="0" w:space="0" w:color="auto"/>
        <w:right w:val="none" w:sz="0" w:space="0" w:color="auto"/>
      </w:divBdr>
    </w:div>
    <w:div w:id="1450969948">
      <w:bodyDiv w:val="1"/>
      <w:marLeft w:val="0"/>
      <w:marRight w:val="0"/>
      <w:marTop w:val="0"/>
      <w:marBottom w:val="0"/>
      <w:divBdr>
        <w:top w:val="none" w:sz="0" w:space="0" w:color="auto"/>
        <w:left w:val="none" w:sz="0" w:space="0" w:color="auto"/>
        <w:bottom w:val="none" w:sz="0" w:space="0" w:color="auto"/>
        <w:right w:val="none" w:sz="0" w:space="0" w:color="auto"/>
      </w:divBdr>
    </w:div>
    <w:div w:id="1451044660">
      <w:bodyDiv w:val="1"/>
      <w:marLeft w:val="0"/>
      <w:marRight w:val="0"/>
      <w:marTop w:val="0"/>
      <w:marBottom w:val="0"/>
      <w:divBdr>
        <w:top w:val="none" w:sz="0" w:space="0" w:color="auto"/>
        <w:left w:val="none" w:sz="0" w:space="0" w:color="auto"/>
        <w:bottom w:val="none" w:sz="0" w:space="0" w:color="auto"/>
        <w:right w:val="none" w:sz="0" w:space="0" w:color="auto"/>
      </w:divBdr>
    </w:div>
    <w:div w:id="1451321894">
      <w:bodyDiv w:val="1"/>
      <w:marLeft w:val="0"/>
      <w:marRight w:val="0"/>
      <w:marTop w:val="0"/>
      <w:marBottom w:val="0"/>
      <w:divBdr>
        <w:top w:val="none" w:sz="0" w:space="0" w:color="auto"/>
        <w:left w:val="none" w:sz="0" w:space="0" w:color="auto"/>
        <w:bottom w:val="none" w:sz="0" w:space="0" w:color="auto"/>
        <w:right w:val="none" w:sz="0" w:space="0" w:color="auto"/>
      </w:divBdr>
    </w:div>
    <w:div w:id="1451508331">
      <w:bodyDiv w:val="1"/>
      <w:marLeft w:val="0"/>
      <w:marRight w:val="0"/>
      <w:marTop w:val="0"/>
      <w:marBottom w:val="0"/>
      <w:divBdr>
        <w:top w:val="none" w:sz="0" w:space="0" w:color="auto"/>
        <w:left w:val="none" w:sz="0" w:space="0" w:color="auto"/>
        <w:bottom w:val="none" w:sz="0" w:space="0" w:color="auto"/>
        <w:right w:val="none" w:sz="0" w:space="0" w:color="auto"/>
      </w:divBdr>
    </w:div>
    <w:div w:id="1451625218">
      <w:bodyDiv w:val="1"/>
      <w:marLeft w:val="0"/>
      <w:marRight w:val="0"/>
      <w:marTop w:val="0"/>
      <w:marBottom w:val="0"/>
      <w:divBdr>
        <w:top w:val="none" w:sz="0" w:space="0" w:color="auto"/>
        <w:left w:val="none" w:sz="0" w:space="0" w:color="auto"/>
        <w:bottom w:val="none" w:sz="0" w:space="0" w:color="auto"/>
        <w:right w:val="none" w:sz="0" w:space="0" w:color="auto"/>
      </w:divBdr>
    </w:div>
    <w:div w:id="1451777371">
      <w:bodyDiv w:val="1"/>
      <w:marLeft w:val="0"/>
      <w:marRight w:val="0"/>
      <w:marTop w:val="0"/>
      <w:marBottom w:val="0"/>
      <w:divBdr>
        <w:top w:val="none" w:sz="0" w:space="0" w:color="auto"/>
        <w:left w:val="none" w:sz="0" w:space="0" w:color="auto"/>
        <w:bottom w:val="none" w:sz="0" w:space="0" w:color="auto"/>
        <w:right w:val="none" w:sz="0" w:space="0" w:color="auto"/>
      </w:divBdr>
    </w:div>
    <w:div w:id="1451898676">
      <w:bodyDiv w:val="1"/>
      <w:marLeft w:val="0"/>
      <w:marRight w:val="0"/>
      <w:marTop w:val="0"/>
      <w:marBottom w:val="0"/>
      <w:divBdr>
        <w:top w:val="none" w:sz="0" w:space="0" w:color="auto"/>
        <w:left w:val="none" w:sz="0" w:space="0" w:color="auto"/>
        <w:bottom w:val="none" w:sz="0" w:space="0" w:color="auto"/>
        <w:right w:val="none" w:sz="0" w:space="0" w:color="auto"/>
      </w:divBdr>
    </w:div>
    <w:div w:id="1451971242">
      <w:bodyDiv w:val="1"/>
      <w:marLeft w:val="0"/>
      <w:marRight w:val="0"/>
      <w:marTop w:val="0"/>
      <w:marBottom w:val="0"/>
      <w:divBdr>
        <w:top w:val="none" w:sz="0" w:space="0" w:color="auto"/>
        <w:left w:val="none" w:sz="0" w:space="0" w:color="auto"/>
        <w:bottom w:val="none" w:sz="0" w:space="0" w:color="auto"/>
        <w:right w:val="none" w:sz="0" w:space="0" w:color="auto"/>
      </w:divBdr>
    </w:div>
    <w:div w:id="1452362296">
      <w:bodyDiv w:val="1"/>
      <w:marLeft w:val="0"/>
      <w:marRight w:val="0"/>
      <w:marTop w:val="0"/>
      <w:marBottom w:val="0"/>
      <w:divBdr>
        <w:top w:val="none" w:sz="0" w:space="0" w:color="auto"/>
        <w:left w:val="none" w:sz="0" w:space="0" w:color="auto"/>
        <w:bottom w:val="none" w:sz="0" w:space="0" w:color="auto"/>
        <w:right w:val="none" w:sz="0" w:space="0" w:color="auto"/>
      </w:divBdr>
    </w:div>
    <w:div w:id="1452478259">
      <w:bodyDiv w:val="1"/>
      <w:marLeft w:val="0"/>
      <w:marRight w:val="0"/>
      <w:marTop w:val="0"/>
      <w:marBottom w:val="0"/>
      <w:divBdr>
        <w:top w:val="none" w:sz="0" w:space="0" w:color="auto"/>
        <w:left w:val="none" w:sz="0" w:space="0" w:color="auto"/>
        <w:bottom w:val="none" w:sz="0" w:space="0" w:color="auto"/>
        <w:right w:val="none" w:sz="0" w:space="0" w:color="auto"/>
      </w:divBdr>
    </w:div>
    <w:div w:id="1452671540">
      <w:bodyDiv w:val="1"/>
      <w:marLeft w:val="0"/>
      <w:marRight w:val="0"/>
      <w:marTop w:val="0"/>
      <w:marBottom w:val="0"/>
      <w:divBdr>
        <w:top w:val="none" w:sz="0" w:space="0" w:color="auto"/>
        <w:left w:val="none" w:sz="0" w:space="0" w:color="auto"/>
        <w:bottom w:val="none" w:sz="0" w:space="0" w:color="auto"/>
        <w:right w:val="none" w:sz="0" w:space="0" w:color="auto"/>
      </w:divBdr>
    </w:div>
    <w:div w:id="1453017471">
      <w:bodyDiv w:val="1"/>
      <w:marLeft w:val="0"/>
      <w:marRight w:val="0"/>
      <w:marTop w:val="0"/>
      <w:marBottom w:val="0"/>
      <w:divBdr>
        <w:top w:val="none" w:sz="0" w:space="0" w:color="auto"/>
        <w:left w:val="none" w:sz="0" w:space="0" w:color="auto"/>
        <w:bottom w:val="none" w:sz="0" w:space="0" w:color="auto"/>
        <w:right w:val="none" w:sz="0" w:space="0" w:color="auto"/>
      </w:divBdr>
    </w:div>
    <w:div w:id="1453204183">
      <w:bodyDiv w:val="1"/>
      <w:marLeft w:val="0"/>
      <w:marRight w:val="0"/>
      <w:marTop w:val="0"/>
      <w:marBottom w:val="0"/>
      <w:divBdr>
        <w:top w:val="none" w:sz="0" w:space="0" w:color="auto"/>
        <w:left w:val="none" w:sz="0" w:space="0" w:color="auto"/>
        <w:bottom w:val="none" w:sz="0" w:space="0" w:color="auto"/>
        <w:right w:val="none" w:sz="0" w:space="0" w:color="auto"/>
      </w:divBdr>
    </w:div>
    <w:div w:id="1453554601">
      <w:bodyDiv w:val="1"/>
      <w:marLeft w:val="0"/>
      <w:marRight w:val="0"/>
      <w:marTop w:val="0"/>
      <w:marBottom w:val="0"/>
      <w:divBdr>
        <w:top w:val="none" w:sz="0" w:space="0" w:color="auto"/>
        <w:left w:val="none" w:sz="0" w:space="0" w:color="auto"/>
        <w:bottom w:val="none" w:sz="0" w:space="0" w:color="auto"/>
        <w:right w:val="none" w:sz="0" w:space="0" w:color="auto"/>
      </w:divBdr>
    </w:div>
    <w:div w:id="1453745665">
      <w:bodyDiv w:val="1"/>
      <w:marLeft w:val="0"/>
      <w:marRight w:val="0"/>
      <w:marTop w:val="0"/>
      <w:marBottom w:val="0"/>
      <w:divBdr>
        <w:top w:val="none" w:sz="0" w:space="0" w:color="auto"/>
        <w:left w:val="none" w:sz="0" w:space="0" w:color="auto"/>
        <w:bottom w:val="none" w:sz="0" w:space="0" w:color="auto"/>
        <w:right w:val="none" w:sz="0" w:space="0" w:color="auto"/>
      </w:divBdr>
    </w:div>
    <w:div w:id="1453788215">
      <w:bodyDiv w:val="1"/>
      <w:marLeft w:val="0"/>
      <w:marRight w:val="0"/>
      <w:marTop w:val="0"/>
      <w:marBottom w:val="0"/>
      <w:divBdr>
        <w:top w:val="none" w:sz="0" w:space="0" w:color="auto"/>
        <w:left w:val="none" w:sz="0" w:space="0" w:color="auto"/>
        <w:bottom w:val="none" w:sz="0" w:space="0" w:color="auto"/>
        <w:right w:val="none" w:sz="0" w:space="0" w:color="auto"/>
      </w:divBdr>
    </w:div>
    <w:div w:id="1453792284">
      <w:bodyDiv w:val="1"/>
      <w:marLeft w:val="0"/>
      <w:marRight w:val="0"/>
      <w:marTop w:val="0"/>
      <w:marBottom w:val="0"/>
      <w:divBdr>
        <w:top w:val="none" w:sz="0" w:space="0" w:color="auto"/>
        <w:left w:val="none" w:sz="0" w:space="0" w:color="auto"/>
        <w:bottom w:val="none" w:sz="0" w:space="0" w:color="auto"/>
        <w:right w:val="none" w:sz="0" w:space="0" w:color="auto"/>
      </w:divBdr>
    </w:div>
    <w:div w:id="1453817204">
      <w:bodyDiv w:val="1"/>
      <w:marLeft w:val="0"/>
      <w:marRight w:val="0"/>
      <w:marTop w:val="0"/>
      <w:marBottom w:val="0"/>
      <w:divBdr>
        <w:top w:val="none" w:sz="0" w:space="0" w:color="auto"/>
        <w:left w:val="none" w:sz="0" w:space="0" w:color="auto"/>
        <w:bottom w:val="none" w:sz="0" w:space="0" w:color="auto"/>
        <w:right w:val="none" w:sz="0" w:space="0" w:color="auto"/>
      </w:divBdr>
    </w:div>
    <w:div w:id="1453866008">
      <w:bodyDiv w:val="1"/>
      <w:marLeft w:val="0"/>
      <w:marRight w:val="0"/>
      <w:marTop w:val="0"/>
      <w:marBottom w:val="0"/>
      <w:divBdr>
        <w:top w:val="none" w:sz="0" w:space="0" w:color="auto"/>
        <w:left w:val="none" w:sz="0" w:space="0" w:color="auto"/>
        <w:bottom w:val="none" w:sz="0" w:space="0" w:color="auto"/>
        <w:right w:val="none" w:sz="0" w:space="0" w:color="auto"/>
      </w:divBdr>
    </w:div>
    <w:div w:id="1454135403">
      <w:bodyDiv w:val="1"/>
      <w:marLeft w:val="0"/>
      <w:marRight w:val="0"/>
      <w:marTop w:val="0"/>
      <w:marBottom w:val="0"/>
      <w:divBdr>
        <w:top w:val="none" w:sz="0" w:space="0" w:color="auto"/>
        <w:left w:val="none" w:sz="0" w:space="0" w:color="auto"/>
        <w:bottom w:val="none" w:sz="0" w:space="0" w:color="auto"/>
        <w:right w:val="none" w:sz="0" w:space="0" w:color="auto"/>
      </w:divBdr>
    </w:div>
    <w:div w:id="1454327563">
      <w:bodyDiv w:val="1"/>
      <w:marLeft w:val="0"/>
      <w:marRight w:val="0"/>
      <w:marTop w:val="0"/>
      <w:marBottom w:val="0"/>
      <w:divBdr>
        <w:top w:val="none" w:sz="0" w:space="0" w:color="auto"/>
        <w:left w:val="none" w:sz="0" w:space="0" w:color="auto"/>
        <w:bottom w:val="none" w:sz="0" w:space="0" w:color="auto"/>
        <w:right w:val="none" w:sz="0" w:space="0" w:color="auto"/>
      </w:divBdr>
    </w:div>
    <w:div w:id="1454399893">
      <w:bodyDiv w:val="1"/>
      <w:marLeft w:val="0"/>
      <w:marRight w:val="0"/>
      <w:marTop w:val="0"/>
      <w:marBottom w:val="0"/>
      <w:divBdr>
        <w:top w:val="none" w:sz="0" w:space="0" w:color="auto"/>
        <w:left w:val="none" w:sz="0" w:space="0" w:color="auto"/>
        <w:bottom w:val="none" w:sz="0" w:space="0" w:color="auto"/>
        <w:right w:val="none" w:sz="0" w:space="0" w:color="auto"/>
      </w:divBdr>
    </w:div>
    <w:div w:id="1454441721">
      <w:bodyDiv w:val="1"/>
      <w:marLeft w:val="0"/>
      <w:marRight w:val="0"/>
      <w:marTop w:val="0"/>
      <w:marBottom w:val="0"/>
      <w:divBdr>
        <w:top w:val="none" w:sz="0" w:space="0" w:color="auto"/>
        <w:left w:val="none" w:sz="0" w:space="0" w:color="auto"/>
        <w:bottom w:val="none" w:sz="0" w:space="0" w:color="auto"/>
        <w:right w:val="none" w:sz="0" w:space="0" w:color="auto"/>
      </w:divBdr>
    </w:div>
    <w:div w:id="1454447681">
      <w:bodyDiv w:val="1"/>
      <w:marLeft w:val="0"/>
      <w:marRight w:val="0"/>
      <w:marTop w:val="0"/>
      <w:marBottom w:val="0"/>
      <w:divBdr>
        <w:top w:val="none" w:sz="0" w:space="0" w:color="auto"/>
        <w:left w:val="none" w:sz="0" w:space="0" w:color="auto"/>
        <w:bottom w:val="none" w:sz="0" w:space="0" w:color="auto"/>
        <w:right w:val="none" w:sz="0" w:space="0" w:color="auto"/>
      </w:divBdr>
    </w:div>
    <w:div w:id="1454519537">
      <w:bodyDiv w:val="1"/>
      <w:marLeft w:val="0"/>
      <w:marRight w:val="0"/>
      <w:marTop w:val="0"/>
      <w:marBottom w:val="0"/>
      <w:divBdr>
        <w:top w:val="none" w:sz="0" w:space="0" w:color="auto"/>
        <w:left w:val="none" w:sz="0" w:space="0" w:color="auto"/>
        <w:bottom w:val="none" w:sz="0" w:space="0" w:color="auto"/>
        <w:right w:val="none" w:sz="0" w:space="0" w:color="auto"/>
      </w:divBdr>
    </w:div>
    <w:div w:id="1454520422">
      <w:bodyDiv w:val="1"/>
      <w:marLeft w:val="0"/>
      <w:marRight w:val="0"/>
      <w:marTop w:val="0"/>
      <w:marBottom w:val="0"/>
      <w:divBdr>
        <w:top w:val="none" w:sz="0" w:space="0" w:color="auto"/>
        <w:left w:val="none" w:sz="0" w:space="0" w:color="auto"/>
        <w:bottom w:val="none" w:sz="0" w:space="0" w:color="auto"/>
        <w:right w:val="none" w:sz="0" w:space="0" w:color="auto"/>
      </w:divBdr>
    </w:div>
    <w:div w:id="1454909777">
      <w:bodyDiv w:val="1"/>
      <w:marLeft w:val="0"/>
      <w:marRight w:val="0"/>
      <w:marTop w:val="0"/>
      <w:marBottom w:val="0"/>
      <w:divBdr>
        <w:top w:val="none" w:sz="0" w:space="0" w:color="auto"/>
        <w:left w:val="none" w:sz="0" w:space="0" w:color="auto"/>
        <w:bottom w:val="none" w:sz="0" w:space="0" w:color="auto"/>
        <w:right w:val="none" w:sz="0" w:space="0" w:color="auto"/>
      </w:divBdr>
    </w:div>
    <w:div w:id="1454979844">
      <w:bodyDiv w:val="1"/>
      <w:marLeft w:val="0"/>
      <w:marRight w:val="0"/>
      <w:marTop w:val="0"/>
      <w:marBottom w:val="0"/>
      <w:divBdr>
        <w:top w:val="none" w:sz="0" w:space="0" w:color="auto"/>
        <w:left w:val="none" w:sz="0" w:space="0" w:color="auto"/>
        <w:bottom w:val="none" w:sz="0" w:space="0" w:color="auto"/>
        <w:right w:val="none" w:sz="0" w:space="0" w:color="auto"/>
      </w:divBdr>
    </w:div>
    <w:div w:id="1455060368">
      <w:bodyDiv w:val="1"/>
      <w:marLeft w:val="0"/>
      <w:marRight w:val="0"/>
      <w:marTop w:val="0"/>
      <w:marBottom w:val="0"/>
      <w:divBdr>
        <w:top w:val="none" w:sz="0" w:space="0" w:color="auto"/>
        <w:left w:val="none" w:sz="0" w:space="0" w:color="auto"/>
        <w:bottom w:val="none" w:sz="0" w:space="0" w:color="auto"/>
        <w:right w:val="none" w:sz="0" w:space="0" w:color="auto"/>
      </w:divBdr>
    </w:div>
    <w:div w:id="1455441864">
      <w:bodyDiv w:val="1"/>
      <w:marLeft w:val="0"/>
      <w:marRight w:val="0"/>
      <w:marTop w:val="0"/>
      <w:marBottom w:val="0"/>
      <w:divBdr>
        <w:top w:val="none" w:sz="0" w:space="0" w:color="auto"/>
        <w:left w:val="none" w:sz="0" w:space="0" w:color="auto"/>
        <w:bottom w:val="none" w:sz="0" w:space="0" w:color="auto"/>
        <w:right w:val="none" w:sz="0" w:space="0" w:color="auto"/>
      </w:divBdr>
    </w:div>
    <w:div w:id="1455632299">
      <w:bodyDiv w:val="1"/>
      <w:marLeft w:val="0"/>
      <w:marRight w:val="0"/>
      <w:marTop w:val="0"/>
      <w:marBottom w:val="0"/>
      <w:divBdr>
        <w:top w:val="none" w:sz="0" w:space="0" w:color="auto"/>
        <w:left w:val="none" w:sz="0" w:space="0" w:color="auto"/>
        <w:bottom w:val="none" w:sz="0" w:space="0" w:color="auto"/>
        <w:right w:val="none" w:sz="0" w:space="0" w:color="auto"/>
      </w:divBdr>
    </w:div>
    <w:div w:id="1455826779">
      <w:bodyDiv w:val="1"/>
      <w:marLeft w:val="0"/>
      <w:marRight w:val="0"/>
      <w:marTop w:val="0"/>
      <w:marBottom w:val="0"/>
      <w:divBdr>
        <w:top w:val="none" w:sz="0" w:space="0" w:color="auto"/>
        <w:left w:val="none" w:sz="0" w:space="0" w:color="auto"/>
        <w:bottom w:val="none" w:sz="0" w:space="0" w:color="auto"/>
        <w:right w:val="none" w:sz="0" w:space="0" w:color="auto"/>
      </w:divBdr>
    </w:div>
    <w:div w:id="1456018430">
      <w:bodyDiv w:val="1"/>
      <w:marLeft w:val="0"/>
      <w:marRight w:val="0"/>
      <w:marTop w:val="0"/>
      <w:marBottom w:val="0"/>
      <w:divBdr>
        <w:top w:val="none" w:sz="0" w:space="0" w:color="auto"/>
        <w:left w:val="none" w:sz="0" w:space="0" w:color="auto"/>
        <w:bottom w:val="none" w:sz="0" w:space="0" w:color="auto"/>
        <w:right w:val="none" w:sz="0" w:space="0" w:color="auto"/>
      </w:divBdr>
    </w:div>
    <w:div w:id="1456101910">
      <w:bodyDiv w:val="1"/>
      <w:marLeft w:val="0"/>
      <w:marRight w:val="0"/>
      <w:marTop w:val="0"/>
      <w:marBottom w:val="0"/>
      <w:divBdr>
        <w:top w:val="none" w:sz="0" w:space="0" w:color="auto"/>
        <w:left w:val="none" w:sz="0" w:space="0" w:color="auto"/>
        <w:bottom w:val="none" w:sz="0" w:space="0" w:color="auto"/>
        <w:right w:val="none" w:sz="0" w:space="0" w:color="auto"/>
      </w:divBdr>
    </w:div>
    <w:div w:id="1456173453">
      <w:bodyDiv w:val="1"/>
      <w:marLeft w:val="0"/>
      <w:marRight w:val="0"/>
      <w:marTop w:val="0"/>
      <w:marBottom w:val="0"/>
      <w:divBdr>
        <w:top w:val="none" w:sz="0" w:space="0" w:color="auto"/>
        <w:left w:val="none" w:sz="0" w:space="0" w:color="auto"/>
        <w:bottom w:val="none" w:sz="0" w:space="0" w:color="auto"/>
        <w:right w:val="none" w:sz="0" w:space="0" w:color="auto"/>
      </w:divBdr>
    </w:div>
    <w:div w:id="1456214508">
      <w:bodyDiv w:val="1"/>
      <w:marLeft w:val="0"/>
      <w:marRight w:val="0"/>
      <w:marTop w:val="0"/>
      <w:marBottom w:val="0"/>
      <w:divBdr>
        <w:top w:val="none" w:sz="0" w:space="0" w:color="auto"/>
        <w:left w:val="none" w:sz="0" w:space="0" w:color="auto"/>
        <w:bottom w:val="none" w:sz="0" w:space="0" w:color="auto"/>
        <w:right w:val="none" w:sz="0" w:space="0" w:color="auto"/>
      </w:divBdr>
    </w:div>
    <w:div w:id="1456562283">
      <w:bodyDiv w:val="1"/>
      <w:marLeft w:val="0"/>
      <w:marRight w:val="0"/>
      <w:marTop w:val="0"/>
      <w:marBottom w:val="0"/>
      <w:divBdr>
        <w:top w:val="none" w:sz="0" w:space="0" w:color="auto"/>
        <w:left w:val="none" w:sz="0" w:space="0" w:color="auto"/>
        <w:bottom w:val="none" w:sz="0" w:space="0" w:color="auto"/>
        <w:right w:val="none" w:sz="0" w:space="0" w:color="auto"/>
      </w:divBdr>
    </w:div>
    <w:div w:id="1456632624">
      <w:bodyDiv w:val="1"/>
      <w:marLeft w:val="0"/>
      <w:marRight w:val="0"/>
      <w:marTop w:val="0"/>
      <w:marBottom w:val="0"/>
      <w:divBdr>
        <w:top w:val="none" w:sz="0" w:space="0" w:color="auto"/>
        <w:left w:val="none" w:sz="0" w:space="0" w:color="auto"/>
        <w:bottom w:val="none" w:sz="0" w:space="0" w:color="auto"/>
        <w:right w:val="none" w:sz="0" w:space="0" w:color="auto"/>
      </w:divBdr>
    </w:div>
    <w:div w:id="1456749642">
      <w:bodyDiv w:val="1"/>
      <w:marLeft w:val="0"/>
      <w:marRight w:val="0"/>
      <w:marTop w:val="0"/>
      <w:marBottom w:val="0"/>
      <w:divBdr>
        <w:top w:val="none" w:sz="0" w:space="0" w:color="auto"/>
        <w:left w:val="none" w:sz="0" w:space="0" w:color="auto"/>
        <w:bottom w:val="none" w:sz="0" w:space="0" w:color="auto"/>
        <w:right w:val="none" w:sz="0" w:space="0" w:color="auto"/>
      </w:divBdr>
    </w:div>
    <w:div w:id="1457022788">
      <w:bodyDiv w:val="1"/>
      <w:marLeft w:val="0"/>
      <w:marRight w:val="0"/>
      <w:marTop w:val="0"/>
      <w:marBottom w:val="0"/>
      <w:divBdr>
        <w:top w:val="none" w:sz="0" w:space="0" w:color="auto"/>
        <w:left w:val="none" w:sz="0" w:space="0" w:color="auto"/>
        <w:bottom w:val="none" w:sz="0" w:space="0" w:color="auto"/>
        <w:right w:val="none" w:sz="0" w:space="0" w:color="auto"/>
      </w:divBdr>
    </w:div>
    <w:div w:id="1457093988">
      <w:bodyDiv w:val="1"/>
      <w:marLeft w:val="0"/>
      <w:marRight w:val="0"/>
      <w:marTop w:val="0"/>
      <w:marBottom w:val="0"/>
      <w:divBdr>
        <w:top w:val="none" w:sz="0" w:space="0" w:color="auto"/>
        <w:left w:val="none" w:sz="0" w:space="0" w:color="auto"/>
        <w:bottom w:val="none" w:sz="0" w:space="0" w:color="auto"/>
        <w:right w:val="none" w:sz="0" w:space="0" w:color="auto"/>
      </w:divBdr>
    </w:div>
    <w:div w:id="1457262517">
      <w:bodyDiv w:val="1"/>
      <w:marLeft w:val="0"/>
      <w:marRight w:val="0"/>
      <w:marTop w:val="0"/>
      <w:marBottom w:val="0"/>
      <w:divBdr>
        <w:top w:val="none" w:sz="0" w:space="0" w:color="auto"/>
        <w:left w:val="none" w:sz="0" w:space="0" w:color="auto"/>
        <w:bottom w:val="none" w:sz="0" w:space="0" w:color="auto"/>
        <w:right w:val="none" w:sz="0" w:space="0" w:color="auto"/>
      </w:divBdr>
    </w:div>
    <w:div w:id="1457486993">
      <w:bodyDiv w:val="1"/>
      <w:marLeft w:val="0"/>
      <w:marRight w:val="0"/>
      <w:marTop w:val="0"/>
      <w:marBottom w:val="0"/>
      <w:divBdr>
        <w:top w:val="none" w:sz="0" w:space="0" w:color="auto"/>
        <w:left w:val="none" w:sz="0" w:space="0" w:color="auto"/>
        <w:bottom w:val="none" w:sz="0" w:space="0" w:color="auto"/>
        <w:right w:val="none" w:sz="0" w:space="0" w:color="auto"/>
      </w:divBdr>
    </w:div>
    <w:div w:id="1457526487">
      <w:bodyDiv w:val="1"/>
      <w:marLeft w:val="0"/>
      <w:marRight w:val="0"/>
      <w:marTop w:val="0"/>
      <w:marBottom w:val="0"/>
      <w:divBdr>
        <w:top w:val="none" w:sz="0" w:space="0" w:color="auto"/>
        <w:left w:val="none" w:sz="0" w:space="0" w:color="auto"/>
        <w:bottom w:val="none" w:sz="0" w:space="0" w:color="auto"/>
        <w:right w:val="none" w:sz="0" w:space="0" w:color="auto"/>
      </w:divBdr>
    </w:div>
    <w:div w:id="1457678292">
      <w:bodyDiv w:val="1"/>
      <w:marLeft w:val="0"/>
      <w:marRight w:val="0"/>
      <w:marTop w:val="0"/>
      <w:marBottom w:val="0"/>
      <w:divBdr>
        <w:top w:val="none" w:sz="0" w:space="0" w:color="auto"/>
        <w:left w:val="none" w:sz="0" w:space="0" w:color="auto"/>
        <w:bottom w:val="none" w:sz="0" w:space="0" w:color="auto"/>
        <w:right w:val="none" w:sz="0" w:space="0" w:color="auto"/>
      </w:divBdr>
    </w:div>
    <w:div w:id="1457990187">
      <w:bodyDiv w:val="1"/>
      <w:marLeft w:val="0"/>
      <w:marRight w:val="0"/>
      <w:marTop w:val="0"/>
      <w:marBottom w:val="0"/>
      <w:divBdr>
        <w:top w:val="none" w:sz="0" w:space="0" w:color="auto"/>
        <w:left w:val="none" w:sz="0" w:space="0" w:color="auto"/>
        <w:bottom w:val="none" w:sz="0" w:space="0" w:color="auto"/>
        <w:right w:val="none" w:sz="0" w:space="0" w:color="auto"/>
      </w:divBdr>
    </w:div>
    <w:div w:id="1458065634">
      <w:bodyDiv w:val="1"/>
      <w:marLeft w:val="0"/>
      <w:marRight w:val="0"/>
      <w:marTop w:val="0"/>
      <w:marBottom w:val="0"/>
      <w:divBdr>
        <w:top w:val="none" w:sz="0" w:space="0" w:color="auto"/>
        <w:left w:val="none" w:sz="0" w:space="0" w:color="auto"/>
        <w:bottom w:val="none" w:sz="0" w:space="0" w:color="auto"/>
        <w:right w:val="none" w:sz="0" w:space="0" w:color="auto"/>
      </w:divBdr>
    </w:div>
    <w:div w:id="1458254231">
      <w:bodyDiv w:val="1"/>
      <w:marLeft w:val="0"/>
      <w:marRight w:val="0"/>
      <w:marTop w:val="0"/>
      <w:marBottom w:val="0"/>
      <w:divBdr>
        <w:top w:val="none" w:sz="0" w:space="0" w:color="auto"/>
        <w:left w:val="none" w:sz="0" w:space="0" w:color="auto"/>
        <w:bottom w:val="none" w:sz="0" w:space="0" w:color="auto"/>
        <w:right w:val="none" w:sz="0" w:space="0" w:color="auto"/>
      </w:divBdr>
    </w:div>
    <w:div w:id="1458375291">
      <w:bodyDiv w:val="1"/>
      <w:marLeft w:val="0"/>
      <w:marRight w:val="0"/>
      <w:marTop w:val="0"/>
      <w:marBottom w:val="0"/>
      <w:divBdr>
        <w:top w:val="none" w:sz="0" w:space="0" w:color="auto"/>
        <w:left w:val="none" w:sz="0" w:space="0" w:color="auto"/>
        <w:bottom w:val="none" w:sz="0" w:space="0" w:color="auto"/>
        <w:right w:val="none" w:sz="0" w:space="0" w:color="auto"/>
      </w:divBdr>
    </w:div>
    <w:div w:id="1458446713">
      <w:bodyDiv w:val="1"/>
      <w:marLeft w:val="0"/>
      <w:marRight w:val="0"/>
      <w:marTop w:val="0"/>
      <w:marBottom w:val="0"/>
      <w:divBdr>
        <w:top w:val="none" w:sz="0" w:space="0" w:color="auto"/>
        <w:left w:val="none" w:sz="0" w:space="0" w:color="auto"/>
        <w:bottom w:val="none" w:sz="0" w:space="0" w:color="auto"/>
        <w:right w:val="none" w:sz="0" w:space="0" w:color="auto"/>
      </w:divBdr>
    </w:div>
    <w:div w:id="1458447466">
      <w:bodyDiv w:val="1"/>
      <w:marLeft w:val="0"/>
      <w:marRight w:val="0"/>
      <w:marTop w:val="0"/>
      <w:marBottom w:val="0"/>
      <w:divBdr>
        <w:top w:val="none" w:sz="0" w:space="0" w:color="auto"/>
        <w:left w:val="none" w:sz="0" w:space="0" w:color="auto"/>
        <w:bottom w:val="none" w:sz="0" w:space="0" w:color="auto"/>
        <w:right w:val="none" w:sz="0" w:space="0" w:color="auto"/>
      </w:divBdr>
    </w:div>
    <w:div w:id="1458448343">
      <w:bodyDiv w:val="1"/>
      <w:marLeft w:val="0"/>
      <w:marRight w:val="0"/>
      <w:marTop w:val="0"/>
      <w:marBottom w:val="0"/>
      <w:divBdr>
        <w:top w:val="none" w:sz="0" w:space="0" w:color="auto"/>
        <w:left w:val="none" w:sz="0" w:space="0" w:color="auto"/>
        <w:bottom w:val="none" w:sz="0" w:space="0" w:color="auto"/>
        <w:right w:val="none" w:sz="0" w:space="0" w:color="auto"/>
      </w:divBdr>
    </w:div>
    <w:div w:id="1458723976">
      <w:bodyDiv w:val="1"/>
      <w:marLeft w:val="0"/>
      <w:marRight w:val="0"/>
      <w:marTop w:val="0"/>
      <w:marBottom w:val="0"/>
      <w:divBdr>
        <w:top w:val="none" w:sz="0" w:space="0" w:color="auto"/>
        <w:left w:val="none" w:sz="0" w:space="0" w:color="auto"/>
        <w:bottom w:val="none" w:sz="0" w:space="0" w:color="auto"/>
        <w:right w:val="none" w:sz="0" w:space="0" w:color="auto"/>
      </w:divBdr>
    </w:div>
    <w:div w:id="1458910602">
      <w:bodyDiv w:val="1"/>
      <w:marLeft w:val="0"/>
      <w:marRight w:val="0"/>
      <w:marTop w:val="0"/>
      <w:marBottom w:val="0"/>
      <w:divBdr>
        <w:top w:val="none" w:sz="0" w:space="0" w:color="auto"/>
        <w:left w:val="none" w:sz="0" w:space="0" w:color="auto"/>
        <w:bottom w:val="none" w:sz="0" w:space="0" w:color="auto"/>
        <w:right w:val="none" w:sz="0" w:space="0" w:color="auto"/>
      </w:divBdr>
    </w:div>
    <w:div w:id="1458986268">
      <w:bodyDiv w:val="1"/>
      <w:marLeft w:val="0"/>
      <w:marRight w:val="0"/>
      <w:marTop w:val="0"/>
      <w:marBottom w:val="0"/>
      <w:divBdr>
        <w:top w:val="none" w:sz="0" w:space="0" w:color="auto"/>
        <w:left w:val="none" w:sz="0" w:space="0" w:color="auto"/>
        <w:bottom w:val="none" w:sz="0" w:space="0" w:color="auto"/>
        <w:right w:val="none" w:sz="0" w:space="0" w:color="auto"/>
      </w:divBdr>
    </w:div>
    <w:div w:id="1459178487">
      <w:bodyDiv w:val="1"/>
      <w:marLeft w:val="0"/>
      <w:marRight w:val="0"/>
      <w:marTop w:val="0"/>
      <w:marBottom w:val="0"/>
      <w:divBdr>
        <w:top w:val="none" w:sz="0" w:space="0" w:color="auto"/>
        <w:left w:val="none" w:sz="0" w:space="0" w:color="auto"/>
        <w:bottom w:val="none" w:sz="0" w:space="0" w:color="auto"/>
        <w:right w:val="none" w:sz="0" w:space="0" w:color="auto"/>
      </w:divBdr>
    </w:div>
    <w:div w:id="1459182805">
      <w:bodyDiv w:val="1"/>
      <w:marLeft w:val="0"/>
      <w:marRight w:val="0"/>
      <w:marTop w:val="0"/>
      <w:marBottom w:val="0"/>
      <w:divBdr>
        <w:top w:val="none" w:sz="0" w:space="0" w:color="auto"/>
        <w:left w:val="none" w:sz="0" w:space="0" w:color="auto"/>
        <w:bottom w:val="none" w:sz="0" w:space="0" w:color="auto"/>
        <w:right w:val="none" w:sz="0" w:space="0" w:color="auto"/>
      </w:divBdr>
    </w:div>
    <w:div w:id="1459302390">
      <w:bodyDiv w:val="1"/>
      <w:marLeft w:val="0"/>
      <w:marRight w:val="0"/>
      <w:marTop w:val="0"/>
      <w:marBottom w:val="0"/>
      <w:divBdr>
        <w:top w:val="none" w:sz="0" w:space="0" w:color="auto"/>
        <w:left w:val="none" w:sz="0" w:space="0" w:color="auto"/>
        <w:bottom w:val="none" w:sz="0" w:space="0" w:color="auto"/>
        <w:right w:val="none" w:sz="0" w:space="0" w:color="auto"/>
      </w:divBdr>
    </w:div>
    <w:div w:id="1459451948">
      <w:bodyDiv w:val="1"/>
      <w:marLeft w:val="0"/>
      <w:marRight w:val="0"/>
      <w:marTop w:val="0"/>
      <w:marBottom w:val="0"/>
      <w:divBdr>
        <w:top w:val="none" w:sz="0" w:space="0" w:color="auto"/>
        <w:left w:val="none" w:sz="0" w:space="0" w:color="auto"/>
        <w:bottom w:val="none" w:sz="0" w:space="0" w:color="auto"/>
        <w:right w:val="none" w:sz="0" w:space="0" w:color="auto"/>
      </w:divBdr>
    </w:div>
    <w:div w:id="1459452443">
      <w:bodyDiv w:val="1"/>
      <w:marLeft w:val="0"/>
      <w:marRight w:val="0"/>
      <w:marTop w:val="0"/>
      <w:marBottom w:val="0"/>
      <w:divBdr>
        <w:top w:val="none" w:sz="0" w:space="0" w:color="auto"/>
        <w:left w:val="none" w:sz="0" w:space="0" w:color="auto"/>
        <w:bottom w:val="none" w:sz="0" w:space="0" w:color="auto"/>
        <w:right w:val="none" w:sz="0" w:space="0" w:color="auto"/>
      </w:divBdr>
    </w:div>
    <w:div w:id="1459840311">
      <w:bodyDiv w:val="1"/>
      <w:marLeft w:val="0"/>
      <w:marRight w:val="0"/>
      <w:marTop w:val="0"/>
      <w:marBottom w:val="0"/>
      <w:divBdr>
        <w:top w:val="none" w:sz="0" w:space="0" w:color="auto"/>
        <w:left w:val="none" w:sz="0" w:space="0" w:color="auto"/>
        <w:bottom w:val="none" w:sz="0" w:space="0" w:color="auto"/>
        <w:right w:val="none" w:sz="0" w:space="0" w:color="auto"/>
      </w:divBdr>
    </w:div>
    <w:div w:id="1460025094">
      <w:bodyDiv w:val="1"/>
      <w:marLeft w:val="0"/>
      <w:marRight w:val="0"/>
      <w:marTop w:val="0"/>
      <w:marBottom w:val="0"/>
      <w:divBdr>
        <w:top w:val="none" w:sz="0" w:space="0" w:color="auto"/>
        <w:left w:val="none" w:sz="0" w:space="0" w:color="auto"/>
        <w:bottom w:val="none" w:sz="0" w:space="0" w:color="auto"/>
        <w:right w:val="none" w:sz="0" w:space="0" w:color="auto"/>
      </w:divBdr>
    </w:div>
    <w:div w:id="1460104742">
      <w:bodyDiv w:val="1"/>
      <w:marLeft w:val="0"/>
      <w:marRight w:val="0"/>
      <w:marTop w:val="0"/>
      <w:marBottom w:val="0"/>
      <w:divBdr>
        <w:top w:val="none" w:sz="0" w:space="0" w:color="auto"/>
        <w:left w:val="none" w:sz="0" w:space="0" w:color="auto"/>
        <w:bottom w:val="none" w:sz="0" w:space="0" w:color="auto"/>
        <w:right w:val="none" w:sz="0" w:space="0" w:color="auto"/>
      </w:divBdr>
    </w:div>
    <w:div w:id="1460149342">
      <w:bodyDiv w:val="1"/>
      <w:marLeft w:val="0"/>
      <w:marRight w:val="0"/>
      <w:marTop w:val="0"/>
      <w:marBottom w:val="0"/>
      <w:divBdr>
        <w:top w:val="none" w:sz="0" w:space="0" w:color="auto"/>
        <w:left w:val="none" w:sz="0" w:space="0" w:color="auto"/>
        <w:bottom w:val="none" w:sz="0" w:space="0" w:color="auto"/>
        <w:right w:val="none" w:sz="0" w:space="0" w:color="auto"/>
      </w:divBdr>
    </w:div>
    <w:div w:id="1460221295">
      <w:bodyDiv w:val="1"/>
      <w:marLeft w:val="0"/>
      <w:marRight w:val="0"/>
      <w:marTop w:val="0"/>
      <w:marBottom w:val="0"/>
      <w:divBdr>
        <w:top w:val="none" w:sz="0" w:space="0" w:color="auto"/>
        <w:left w:val="none" w:sz="0" w:space="0" w:color="auto"/>
        <w:bottom w:val="none" w:sz="0" w:space="0" w:color="auto"/>
        <w:right w:val="none" w:sz="0" w:space="0" w:color="auto"/>
      </w:divBdr>
    </w:div>
    <w:div w:id="1460873549">
      <w:bodyDiv w:val="1"/>
      <w:marLeft w:val="0"/>
      <w:marRight w:val="0"/>
      <w:marTop w:val="0"/>
      <w:marBottom w:val="0"/>
      <w:divBdr>
        <w:top w:val="none" w:sz="0" w:space="0" w:color="auto"/>
        <w:left w:val="none" w:sz="0" w:space="0" w:color="auto"/>
        <w:bottom w:val="none" w:sz="0" w:space="0" w:color="auto"/>
        <w:right w:val="none" w:sz="0" w:space="0" w:color="auto"/>
      </w:divBdr>
    </w:div>
    <w:div w:id="1460876643">
      <w:bodyDiv w:val="1"/>
      <w:marLeft w:val="0"/>
      <w:marRight w:val="0"/>
      <w:marTop w:val="0"/>
      <w:marBottom w:val="0"/>
      <w:divBdr>
        <w:top w:val="none" w:sz="0" w:space="0" w:color="auto"/>
        <w:left w:val="none" w:sz="0" w:space="0" w:color="auto"/>
        <w:bottom w:val="none" w:sz="0" w:space="0" w:color="auto"/>
        <w:right w:val="none" w:sz="0" w:space="0" w:color="auto"/>
      </w:divBdr>
    </w:div>
    <w:div w:id="1461414446">
      <w:bodyDiv w:val="1"/>
      <w:marLeft w:val="0"/>
      <w:marRight w:val="0"/>
      <w:marTop w:val="0"/>
      <w:marBottom w:val="0"/>
      <w:divBdr>
        <w:top w:val="none" w:sz="0" w:space="0" w:color="auto"/>
        <w:left w:val="none" w:sz="0" w:space="0" w:color="auto"/>
        <w:bottom w:val="none" w:sz="0" w:space="0" w:color="auto"/>
        <w:right w:val="none" w:sz="0" w:space="0" w:color="auto"/>
      </w:divBdr>
    </w:div>
    <w:div w:id="1461419878">
      <w:bodyDiv w:val="1"/>
      <w:marLeft w:val="0"/>
      <w:marRight w:val="0"/>
      <w:marTop w:val="0"/>
      <w:marBottom w:val="0"/>
      <w:divBdr>
        <w:top w:val="none" w:sz="0" w:space="0" w:color="auto"/>
        <w:left w:val="none" w:sz="0" w:space="0" w:color="auto"/>
        <w:bottom w:val="none" w:sz="0" w:space="0" w:color="auto"/>
        <w:right w:val="none" w:sz="0" w:space="0" w:color="auto"/>
      </w:divBdr>
    </w:div>
    <w:div w:id="1461604983">
      <w:bodyDiv w:val="1"/>
      <w:marLeft w:val="0"/>
      <w:marRight w:val="0"/>
      <w:marTop w:val="0"/>
      <w:marBottom w:val="0"/>
      <w:divBdr>
        <w:top w:val="none" w:sz="0" w:space="0" w:color="auto"/>
        <w:left w:val="none" w:sz="0" w:space="0" w:color="auto"/>
        <w:bottom w:val="none" w:sz="0" w:space="0" w:color="auto"/>
        <w:right w:val="none" w:sz="0" w:space="0" w:color="auto"/>
      </w:divBdr>
    </w:div>
    <w:div w:id="1461651347">
      <w:bodyDiv w:val="1"/>
      <w:marLeft w:val="0"/>
      <w:marRight w:val="0"/>
      <w:marTop w:val="0"/>
      <w:marBottom w:val="0"/>
      <w:divBdr>
        <w:top w:val="none" w:sz="0" w:space="0" w:color="auto"/>
        <w:left w:val="none" w:sz="0" w:space="0" w:color="auto"/>
        <w:bottom w:val="none" w:sz="0" w:space="0" w:color="auto"/>
        <w:right w:val="none" w:sz="0" w:space="0" w:color="auto"/>
      </w:divBdr>
    </w:div>
    <w:div w:id="1461652336">
      <w:bodyDiv w:val="1"/>
      <w:marLeft w:val="0"/>
      <w:marRight w:val="0"/>
      <w:marTop w:val="0"/>
      <w:marBottom w:val="0"/>
      <w:divBdr>
        <w:top w:val="none" w:sz="0" w:space="0" w:color="auto"/>
        <w:left w:val="none" w:sz="0" w:space="0" w:color="auto"/>
        <w:bottom w:val="none" w:sz="0" w:space="0" w:color="auto"/>
        <w:right w:val="none" w:sz="0" w:space="0" w:color="auto"/>
      </w:divBdr>
    </w:div>
    <w:div w:id="1461800722">
      <w:bodyDiv w:val="1"/>
      <w:marLeft w:val="0"/>
      <w:marRight w:val="0"/>
      <w:marTop w:val="0"/>
      <w:marBottom w:val="0"/>
      <w:divBdr>
        <w:top w:val="none" w:sz="0" w:space="0" w:color="auto"/>
        <w:left w:val="none" w:sz="0" w:space="0" w:color="auto"/>
        <w:bottom w:val="none" w:sz="0" w:space="0" w:color="auto"/>
        <w:right w:val="none" w:sz="0" w:space="0" w:color="auto"/>
      </w:divBdr>
    </w:div>
    <w:div w:id="1461874325">
      <w:bodyDiv w:val="1"/>
      <w:marLeft w:val="0"/>
      <w:marRight w:val="0"/>
      <w:marTop w:val="0"/>
      <w:marBottom w:val="0"/>
      <w:divBdr>
        <w:top w:val="none" w:sz="0" w:space="0" w:color="auto"/>
        <w:left w:val="none" w:sz="0" w:space="0" w:color="auto"/>
        <w:bottom w:val="none" w:sz="0" w:space="0" w:color="auto"/>
        <w:right w:val="none" w:sz="0" w:space="0" w:color="auto"/>
      </w:divBdr>
    </w:div>
    <w:div w:id="1461876886">
      <w:bodyDiv w:val="1"/>
      <w:marLeft w:val="0"/>
      <w:marRight w:val="0"/>
      <w:marTop w:val="0"/>
      <w:marBottom w:val="0"/>
      <w:divBdr>
        <w:top w:val="none" w:sz="0" w:space="0" w:color="auto"/>
        <w:left w:val="none" w:sz="0" w:space="0" w:color="auto"/>
        <w:bottom w:val="none" w:sz="0" w:space="0" w:color="auto"/>
        <w:right w:val="none" w:sz="0" w:space="0" w:color="auto"/>
      </w:divBdr>
    </w:div>
    <w:div w:id="1461990980">
      <w:bodyDiv w:val="1"/>
      <w:marLeft w:val="0"/>
      <w:marRight w:val="0"/>
      <w:marTop w:val="0"/>
      <w:marBottom w:val="0"/>
      <w:divBdr>
        <w:top w:val="none" w:sz="0" w:space="0" w:color="auto"/>
        <w:left w:val="none" w:sz="0" w:space="0" w:color="auto"/>
        <w:bottom w:val="none" w:sz="0" w:space="0" w:color="auto"/>
        <w:right w:val="none" w:sz="0" w:space="0" w:color="auto"/>
      </w:divBdr>
    </w:div>
    <w:div w:id="1461996321">
      <w:bodyDiv w:val="1"/>
      <w:marLeft w:val="0"/>
      <w:marRight w:val="0"/>
      <w:marTop w:val="0"/>
      <w:marBottom w:val="0"/>
      <w:divBdr>
        <w:top w:val="none" w:sz="0" w:space="0" w:color="auto"/>
        <w:left w:val="none" w:sz="0" w:space="0" w:color="auto"/>
        <w:bottom w:val="none" w:sz="0" w:space="0" w:color="auto"/>
        <w:right w:val="none" w:sz="0" w:space="0" w:color="auto"/>
      </w:divBdr>
    </w:div>
    <w:div w:id="1462383670">
      <w:bodyDiv w:val="1"/>
      <w:marLeft w:val="0"/>
      <w:marRight w:val="0"/>
      <w:marTop w:val="0"/>
      <w:marBottom w:val="0"/>
      <w:divBdr>
        <w:top w:val="none" w:sz="0" w:space="0" w:color="auto"/>
        <w:left w:val="none" w:sz="0" w:space="0" w:color="auto"/>
        <w:bottom w:val="none" w:sz="0" w:space="0" w:color="auto"/>
        <w:right w:val="none" w:sz="0" w:space="0" w:color="auto"/>
      </w:divBdr>
    </w:div>
    <w:div w:id="1462651036">
      <w:bodyDiv w:val="1"/>
      <w:marLeft w:val="0"/>
      <w:marRight w:val="0"/>
      <w:marTop w:val="0"/>
      <w:marBottom w:val="0"/>
      <w:divBdr>
        <w:top w:val="none" w:sz="0" w:space="0" w:color="auto"/>
        <w:left w:val="none" w:sz="0" w:space="0" w:color="auto"/>
        <w:bottom w:val="none" w:sz="0" w:space="0" w:color="auto"/>
        <w:right w:val="none" w:sz="0" w:space="0" w:color="auto"/>
      </w:divBdr>
    </w:div>
    <w:div w:id="1462723291">
      <w:bodyDiv w:val="1"/>
      <w:marLeft w:val="0"/>
      <w:marRight w:val="0"/>
      <w:marTop w:val="0"/>
      <w:marBottom w:val="0"/>
      <w:divBdr>
        <w:top w:val="none" w:sz="0" w:space="0" w:color="auto"/>
        <w:left w:val="none" w:sz="0" w:space="0" w:color="auto"/>
        <w:bottom w:val="none" w:sz="0" w:space="0" w:color="auto"/>
        <w:right w:val="none" w:sz="0" w:space="0" w:color="auto"/>
      </w:divBdr>
    </w:div>
    <w:div w:id="1462765443">
      <w:bodyDiv w:val="1"/>
      <w:marLeft w:val="0"/>
      <w:marRight w:val="0"/>
      <w:marTop w:val="0"/>
      <w:marBottom w:val="0"/>
      <w:divBdr>
        <w:top w:val="none" w:sz="0" w:space="0" w:color="auto"/>
        <w:left w:val="none" w:sz="0" w:space="0" w:color="auto"/>
        <w:bottom w:val="none" w:sz="0" w:space="0" w:color="auto"/>
        <w:right w:val="none" w:sz="0" w:space="0" w:color="auto"/>
      </w:divBdr>
    </w:div>
    <w:div w:id="1462840080">
      <w:bodyDiv w:val="1"/>
      <w:marLeft w:val="0"/>
      <w:marRight w:val="0"/>
      <w:marTop w:val="0"/>
      <w:marBottom w:val="0"/>
      <w:divBdr>
        <w:top w:val="none" w:sz="0" w:space="0" w:color="auto"/>
        <w:left w:val="none" w:sz="0" w:space="0" w:color="auto"/>
        <w:bottom w:val="none" w:sz="0" w:space="0" w:color="auto"/>
        <w:right w:val="none" w:sz="0" w:space="0" w:color="auto"/>
      </w:divBdr>
    </w:div>
    <w:div w:id="1463040731">
      <w:bodyDiv w:val="1"/>
      <w:marLeft w:val="0"/>
      <w:marRight w:val="0"/>
      <w:marTop w:val="0"/>
      <w:marBottom w:val="0"/>
      <w:divBdr>
        <w:top w:val="none" w:sz="0" w:space="0" w:color="auto"/>
        <w:left w:val="none" w:sz="0" w:space="0" w:color="auto"/>
        <w:bottom w:val="none" w:sz="0" w:space="0" w:color="auto"/>
        <w:right w:val="none" w:sz="0" w:space="0" w:color="auto"/>
      </w:divBdr>
    </w:div>
    <w:div w:id="1463187982">
      <w:bodyDiv w:val="1"/>
      <w:marLeft w:val="0"/>
      <w:marRight w:val="0"/>
      <w:marTop w:val="0"/>
      <w:marBottom w:val="0"/>
      <w:divBdr>
        <w:top w:val="none" w:sz="0" w:space="0" w:color="auto"/>
        <w:left w:val="none" w:sz="0" w:space="0" w:color="auto"/>
        <w:bottom w:val="none" w:sz="0" w:space="0" w:color="auto"/>
        <w:right w:val="none" w:sz="0" w:space="0" w:color="auto"/>
      </w:divBdr>
    </w:div>
    <w:div w:id="1463617053">
      <w:bodyDiv w:val="1"/>
      <w:marLeft w:val="0"/>
      <w:marRight w:val="0"/>
      <w:marTop w:val="0"/>
      <w:marBottom w:val="0"/>
      <w:divBdr>
        <w:top w:val="none" w:sz="0" w:space="0" w:color="auto"/>
        <w:left w:val="none" w:sz="0" w:space="0" w:color="auto"/>
        <w:bottom w:val="none" w:sz="0" w:space="0" w:color="auto"/>
        <w:right w:val="none" w:sz="0" w:space="0" w:color="auto"/>
      </w:divBdr>
    </w:div>
    <w:div w:id="1464078435">
      <w:bodyDiv w:val="1"/>
      <w:marLeft w:val="0"/>
      <w:marRight w:val="0"/>
      <w:marTop w:val="0"/>
      <w:marBottom w:val="0"/>
      <w:divBdr>
        <w:top w:val="none" w:sz="0" w:space="0" w:color="auto"/>
        <w:left w:val="none" w:sz="0" w:space="0" w:color="auto"/>
        <w:bottom w:val="none" w:sz="0" w:space="0" w:color="auto"/>
        <w:right w:val="none" w:sz="0" w:space="0" w:color="auto"/>
      </w:divBdr>
    </w:div>
    <w:div w:id="1464425143">
      <w:bodyDiv w:val="1"/>
      <w:marLeft w:val="0"/>
      <w:marRight w:val="0"/>
      <w:marTop w:val="0"/>
      <w:marBottom w:val="0"/>
      <w:divBdr>
        <w:top w:val="none" w:sz="0" w:space="0" w:color="auto"/>
        <w:left w:val="none" w:sz="0" w:space="0" w:color="auto"/>
        <w:bottom w:val="none" w:sz="0" w:space="0" w:color="auto"/>
        <w:right w:val="none" w:sz="0" w:space="0" w:color="auto"/>
      </w:divBdr>
    </w:div>
    <w:div w:id="1464499915">
      <w:bodyDiv w:val="1"/>
      <w:marLeft w:val="0"/>
      <w:marRight w:val="0"/>
      <w:marTop w:val="0"/>
      <w:marBottom w:val="0"/>
      <w:divBdr>
        <w:top w:val="none" w:sz="0" w:space="0" w:color="auto"/>
        <w:left w:val="none" w:sz="0" w:space="0" w:color="auto"/>
        <w:bottom w:val="none" w:sz="0" w:space="0" w:color="auto"/>
        <w:right w:val="none" w:sz="0" w:space="0" w:color="auto"/>
      </w:divBdr>
    </w:div>
    <w:div w:id="1464537521">
      <w:bodyDiv w:val="1"/>
      <w:marLeft w:val="0"/>
      <w:marRight w:val="0"/>
      <w:marTop w:val="0"/>
      <w:marBottom w:val="0"/>
      <w:divBdr>
        <w:top w:val="none" w:sz="0" w:space="0" w:color="auto"/>
        <w:left w:val="none" w:sz="0" w:space="0" w:color="auto"/>
        <w:bottom w:val="none" w:sz="0" w:space="0" w:color="auto"/>
        <w:right w:val="none" w:sz="0" w:space="0" w:color="auto"/>
      </w:divBdr>
    </w:div>
    <w:div w:id="1464545343">
      <w:bodyDiv w:val="1"/>
      <w:marLeft w:val="0"/>
      <w:marRight w:val="0"/>
      <w:marTop w:val="0"/>
      <w:marBottom w:val="0"/>
      <w:divBdr>
        <w:top w:val="none" w:sz="0" w:space="0" w:color="auto"/>
        <w:left w:val="none" w:sz="0" w:space="0" w:color="auto"/>
        <w:bottom w:val="none" w:sz="0" w:space="0" w:color="auto"/>
        <w:right w:val="none" w:sz="0" w:space="0" w:color="auto"/>
      </w:divBdr>
    </w:div>
    <w:div w:id="1464612286">
      <w:bodyDiv w:val="1"/>
      <w:marLeft w:val="0"/>
      <w:marRight w:val="0"/>
      <w:marTop w:val="0"/>
      <w:marBottom w:val="0"/>
      <w:divBdr>
        <w:top w:val="none" w:sz="0" w:space="0" w:color="auto"/>
        <w:left w:val="none" w:sz="0" w:space="0" w:color="auto"/>
        <w:bottom w:val="none" w:sz="0" w:space="0" w:color="auto"/>
        <w:right w:val="none" w:sz="0" w:space="0" w:color="auto"/>
      </w:divBdr>
    </w:div>
    <w:div w:id="1464616855">
      <w:bodyDiv w:val="1"/>
      <w:marLeft w:val="0"/>
      <w:marRight w:val="0"/>
      <w:marTop w:val="0"/>
      <w:marBottom w:val="0"/>
      <w:divBdr>
        <w:top w:val="none" w:sz="0" w:space="0" w:color="auto"/>
        <w:left w:val="none" w:sz="0" w:space="0" w:color="auto"/>
        <w:bottom w:val="none" w:sz="0" w:space="0" w:color="auto"/>
        <w:right w:val="none" w:sz="0" w:space="0" w:color="auto"/>
      </w:divBdr>
    </w:div>
    <w:div w:id="1464620085">
      <w:bodyDiv w:val="1"/>
      <w:marLeft w:val="0"/>
      <w:marRight w:val="0"/>
      <w:marTop w:val="0"/>
      <w:marBottom w:val="0"/>
      <w:divBdr>
        <w:top w:val="none" w:sz="0" w:space="0" w:color="auto"/>
        <w:left w:val="none" w:sz="0" w:space="0" w:color="auto"/>
        <w:bottom w:val="none" w:sz="0" w:space="0" w:color="auto"/>
        <w:right w:val="none" w:sz="0" w:space="0" w:color="auto"/>
      </w:divBdr>
    </w:div>
    <w:div w:id="1464696403">
      <w:bodyDiv w:val="1"/>
      <w:marLeft w:val="0"/>
      <w:marRight w:val="0"/>
      <w:marTop w:val="0"/>
      <w:marBottom w:val="0"/>
      <w:divBdr>
        <w:top w:val="none" w:sz="0" w:space="0" w:color="auto"/>
        <w:left w:val="none" w:sz="0" w:space="0" w:color="auto"/>
        <w:bottom w:val="none" w:sz="0" w:space="0" w:color="auto"/>
        <w:right w:val="none" w:sz="0" w:space="0" w:color="auto"/>
      </w:divBdr>
    </w:div>
    <w:div w:id="1464881482">
      <w:bodyDiv w:val="1"/>
      <w:marLeft w:val="0"/>
      <w:marRight w:val="0"/>
      <w:marTop w:val="0"/>
      <w:marBottom w:val="0"/>
      <w:divBdr>
        <w:top w:val="none" w:sz="0" w:space="0" w:color="auto"/>
        <w:left w:val="none" w:sz="0" w:space="0" w:color="auto"/>
        <w:bottom w:val="none" w:sz="0" w:space="0" w:color="auto"/>
        <w:right w:val="none" w:sz="0" w:space="0" w:color="auto"/>
      </w:divBdr>
    </w:div>
    <w:div w:id="1464887113">
      <w:bodyDiv w:val="1"/>
      <w:marLeft w:val="0"/>
      <w:marRight w:val="0"/>
      <w:marTop w:val="0"/>
      <w:marBottom w:val="0"/>
      <w:divBdr>
        <w:top w:val="none" w:sz="0" w:space="0" w:color="auto"/>
        <w:left w:val="none" w:sz="0" w:space="0" w:color="auto"/>
        <w:bottom w:val="none" w:sz="0" w:space="0" w:color="auto"/>
        <w:right w:val="none" w:sz="0" w:space="0" w:color="auto"/>
      </w:divBdr>
    </w:div>
    <w:div w:id="1465193530">
      <w:bodyDiv w:val="1"/>
      <w:marLeft w:val="0"/>
      <w:marRight w:val="0"/>
      <w:marTop w:val="0"/>
      <w:marBottom w:val="0"/>
      <w:divBdr>
        <w:top w:val="none" w:sz="0" w:space="0" w:color="auto"/>
        <w:left w:val="none" w:sz="0" w:space="0" w:color="auto"/>
        <w:bottom w:val="none" w:sz="0" w:space="0" w:color="auto"/>
        <w:right w:val="none" w:sz="0" w:space="0" w:color="auto"/>
      </w:divBdr>
    </w:div>
    <w:div w:id="1465656553">
      <w:bodyDiv w:val="1"/>
      <w:marLeft w:val="0"/>
      <w:marRight w:val="0"/>
      <w:marTop w:val="0"/>
      <w:marBottom w:val="0"/>
      <w:divBdr>
        <w:top w:val="none" w:sz="0" w:space="0" w:color="auto"/>
        <w:left w:val="none" w:sz="0" w:space="0" w:color="auto"/>
        <w:bottom w:val="none" w:sz="0" w:space="0" w:color="auto"/>
        <w:right w:val="none" w:sz="0" w:space="0" w:color="auto"/>
      </w:divBdr>
    </w:div>
    <w:div w:id="1465805395">
      <w:bodyDiv w:val="1"/>
      <w:marLeft w:val="0"/>
      <w:marRight w:val="0"/>
      <w:marTop w:val="0"/>
      <w:marBottom w:val="0"/>
      <w:divBdr>
        <w:top w:val="none" w:sz="0" w:space="0" w:color="auto"/>
        <w:left w:val="none" w:sz="0" w:space="0" w:color="auto"/>
        <w:bottom w:val="none" w:sz="0" w:space="0" w:color="auto"/>
        <w:right w:val="none" w:sz="0" w:space="0" w:color="auto"/>
      </w:divBdr>
    </w:div>
    <w:div w:id="1466041805">
      <w:bodyDiv w:val="1"/>
      <w:marLeft w:val="0"/>
      <w:marRight w:val="0"/>
      <w:marTop w:val="0"/>
      <w:marBottom w:val="0"/>
      <w:divBdr>
        <w:top w:val="none" w:sz="0" w:space="0" w:color="auto"/>
        <w:left w:val="none" w:sz="0" w:space="0" w:color="auto"/>
        <w:bottom w:val="none" w:sz="0" w:space="0" w:color="auto"/>
        <w:right w:val="none" w:sz="0" w:space="0" w:color="auto"/>
      </w:divBdr>
    </w:div>
    <w:div w:id="1466120572">
      <w:bodyDiv w:val="1"/>
      <w:marLeft w:val="0"/>
      <w:marRight w:val="0"/>
      <w:marTop w:val="0"/>
      <w:marBottom w:val="0"/>
      <w:divBdr>
        <w:top w:val="none" w:sz="0" w:space="0" w:color="auto"/>
        <w:left w:val="none" w:sz="0" w:space="0" w:color="auto"/>
        <w:bottom w:val="none" w:sz="0" w:space="0" w:color="auto"/>
        <w:right w:val="none" w:sz="0" w:space="0" w:color="auto"/>
      </w:divBdr>
    </w:div>
    <w:div w:id="1466125002">
      <w:bodyDiv w:val="1"/>
      <w:marLeft w:val="0"/>
      <w:marRight w:val="0"/>
      <w:marTop w:val="0"/>
      <w:marBottom w:val="0"/>
      <w:divBdr>
        <w:top w:val="none" w:sz="0" w:space="0" w:color="auto"/>
        <w:left w:val="none" w:sz="0" w:space="0" w:color="auto"/>
        <w:bottom w:val="none" w:sz="0" w:space="0" w:color="auto"/>
        <w:right w:val="none" w:sz="0" w:space="0" w:color="auto"/>
      </w:divBdr>
    </w:div>
    <w:div w:id="1466316787">
      <w:bodyDiv w:val="1"/>
      <w:marLeft w:val="0"/>
      <w:marRight w:val="0"/>
      <w:marTop w:val="0"/>
      <w:marBottom w:val="0"/>
      <w:divBdr>
        <w:top w:val="none" w:sz="0" w:space="0" w:color="auto"/>
        <w:left w:val="none" w:sz="0" w:space="0" w:color="auto"/>
        <w:bottom w:val="none" w:sz="0" w:space="0" w:color="auto"/>
        <w:right w:val="none" w:sz="0" w:space="0" w:color="auto"/>
      </w:divBdr>
    </w:div>
    <w:div w:id="1466435614">
      <w:bodyDiv w:val="1"/>
      <w:marLeft w:val="0"/>
      <w:marRight w:val="0"/>
      <w:marTop w:val="0"/>
      <w:marBottom w:val="0"/>
      <w:divBdr>
        <w:top w:val="none" w:sz="0" w:space="0" w:color="auto"/>
        <w:left w:val="none" w:sz="0" w:space="0" w:color="auto"/>
        <w:bottom w:val="none" w:sz="0" w:space="0" w:color="auto"/>
        <w:right w:val="none" w:sz="0" w:space="0" w:color="auto"/>
      </w:divBdr>
    </w:div>
    <w:div w:id="1466699666">
      <w:bodyDiv w:val="1"/>
      <w:marLeft w:val="0"/>
      <w:marRight w:val="0"/>
      <w:marTop w:val="0"/>
      <w:marBottom w:val="0"/>
      <w:divBdr>
        <w:top w:val="none" w:sz="0" w:space="0" w:color="auto"/>
        <w:left w:val="none" w:sz="0" w:space="0" w:color="auto"/>
        <w:bottom w:val="none" w:sz="0" w:space="0" w:color="auto"/>
        <w:right w:val="none" w:sz="0" w:space="0" w:color="auto"/>
      </w:divBdr>
    </w:div>
    <w:div w:id="1466705261">
      <w:bodyDiv w:val="1"/>
      <w:marLeft w:val="0"/>
      <w:marRight w:val="0"/>
      <w:marTop w:val="0"/>
      <w:marBottom w:val="0"/>
      <w:divBdr>
        <w:top w:val="none" w:sz="0" w:space="0" w:color="auto"/>
        <w:left w:val="none" w:sz="0" w:space="0" w:color="auto"/>
        <w:bottom w:val="none" w:sz="0" w:space="0" w:color="auto"/>
        <w:right w:val="none" w:sz="0" w:space="0" w:color="auto"/>
      </w:divBdr>
    </w:div>
    <w:div w:id="1467120815">
      <w:bodyDiv w:val="1"/>
      <w:marLeft w:val="0"/>
      <w:marRight w:val="0"/>
      <w:marTop w:val="0"/>
      <w:marBottom w:val="0"/>
      <w:divBdr>
        <w:top w:val="none" w:sz="0" w:space="0" w:color="auto"/>
        <w:left w:val="none" w:sz="0" w:space="0" w:color="auto"/>
        <w:bottom w:val="none" w:sz="0" w:space="0" w:color="auto"/>
        <w:right w:val="none" w:sz="0" w:space="0" w:color="auto"/>
      </w:divBdr>
    </w:div>
    <w:div w:id="1467236881">
      <w:bodyDiv w:val="1"/>
      <w:marLeft w:val="0"/>
      <w:marRight w:val="0"/>
      <w:marTop w:val="0"/>
      <w:marBottom w:val="0"/>
      <w:divBdr>
        <w:top w:val="none" w:sz="0" w:space="0" w:color="auto"/>
        <w:left w:val="none" w:sz="0" w:space="0" w:color="auto"/>
        <w:bottom w:val="none" w:sz="0" w:space="0" w:color="auto"/>
        <w:right w:val="none" w:sz="0" w:space="0" w:color="auto"/>
      </w:divBdr>
    </w:div>
    <w:div w:id="1467317269">
      <w:bodyDiv w:val="1"/>
      <w:marLeft w:val="0"/>
      <w:marRight w:val="0"/>
      <w:marTop w:val="0"/>
      <w:marBottom w:val="0"/>
      <w:divBdr>
        <w:top w:val="none" w:sz="0" w:space="0" w:color="auto"/>
        <w:left w:val="none" w:sz="0" w:space="0" w:color="auto"/>
        <w:bottom w:val="none" w:sz="0" w:space="0" w:color="auto"/>
        <w:right w:val="none" w:sz="0" w:space="0" w:color="auto"/>
      </w:divBdr>
    </w:div>
    <w:div w:id="1467352716">
      <w:bodyDiv w:val="1"/>
      <w:marLeft w:val="0"/>
      <w:marRight w:val="0"/>
      <w:marTop w:val="0"/>
      <w:marBottom w:val="0"/>
      <w:divBdr>
        <w:top w:val="none" w:sz="0" w:space="0" w:color="auto"/>
        <w:left w:val="none" w:sz="0" w:space="0" w:color="auto"/>
        <w:bottom w:val="none" w:sz="0" w:space="0" w:color="auto"/>
        <w:right w:val="none" w:sz="0" w:space="0" w:color="auto"/>
      </w:divBdr>
    </w:div>
    <w:div w:id="1467353175">
      <w:bodyDiv w:val="1"/>
      <w:marLeft w:val="0"/>
      <w:marRight w:val="0"/>
      <w:marTop w:val="0"/>
      <w:marBottom w:val="0"/>
      <w:divBdr>
        <w:top w:val="none" w:sz="0" w:space="0" w:color="auto"/>
        <w:left w:val="none" w:sz="0" w:space="0" w:color="auto"/>
        <w:bottom w:val="none" w:sz="0" w:space="0" w:color="auto"/>
        <w:right w:val="none" w:sz="0" w:space="0" w:color="auto"/>
      </w:divBdr>
    </w:div>
    <w:div w:id="1467358836">
      <w:bodyDiv w:val="1"/>
      <w:marLeft w:val="0"/>
      <w:marRight w:val="0"/>
      <w:marTop w:val="0"/>
      <w:marBottom w:val="0"/>
      <w:divBdr>
        <w:top w:val="none" w:sz="0" w:space="0" w:color="auto"/>
        <w:left w:val="none" w:sz="0" w:space="0" w:color="auto"/>
        <w:bottom w:val="none" w:sz="0" w:space="0" w:color="auto"/>
        <w:right w:val="none" w:sz="0" w:space="0" w:color="auto"/>
      </w:divBdr>
    </w:div>
    <w:div w:id="1467505252">
      <w:bodyDiv w:val="1"/>
      <w:marLeft w:val="0"/>
      <w:marRight w:val="0"/>
      <w:marTop w:val="0"/>
      <w:marBottom w:val="0"/>
      <w:divBdr>
        <w:top w:val="none" w:sz="0" w:space="0" w:color="auto"/>
        <w:left w:val="none" w:sz="0" w:space="0" w:color="auto"/>
        <w:bottom w:val="none" w:sz="0" w:space="0" w:color="auto"/>
        <w:right w:val="none" w:sz="0" w:space="0" w:color="auto"/>
      </w:divBdr>
    </w:div>
    <w:div w:id="1467508044">
      <w:bodyDiv w:val="1"/>
      <w:marLeft w:val="0"/>
      <w:marRight w:val="0"/>
      <w:marTop w:val="0"/>
      <w:marBottom w:val="0"/>
      <w:divBdr>
        <w:top w:val="none" w:sz="0" w:space="0" w:color="auto"/>
        <w:left w:val="none" w:sz="0" w:space="0" w:color="auto"/>
        <w:bottom w:val="none" w:sz="0" w:space="0" w:color="auto"/>
        <w:right w:val="none" w:sz="0" w:space="0" w:color="auto"/>
      </w:divBdr>
    </w:div>
    <w:div w:id="1467508987">
      <w:bodyDiv w:val="1"/>
      <w:marLeft w:val="0"/>
      <w:marRight w:val="0"/>
      <w:marTop w:val="0"/>
      <w:marBottom w:val="0"/>
      <w:divBdr>
        <w:top w:val="none" w:sz="0" w:space="0" w:color="auto"/>
        <w:left w:val="none" w:sz="0" w:space="0" w:color="auto"/>
        <w:bottom w:val="none" w:sz="0" w:space="0" w:color="auto"/>
        <w:right w:val="none" w:sz="0" w:space="0" w:color="auto"/>
      </w:divBdr>
    </w:div>
    <w:div w:id="1467548546">
      <w:bodyDiv w:val="1"/>
      <w:marLeft w:val="0"/>
      <w:marRight w:val="0"/>
      <w:marTop w:val="0"/>
      <w:marBottom w:val="0"/>
      <w:divBdr>
        <w:top w:val="none" w:sz="0" w:space="0" w:color="auto"/>
        <w:left w:val="none" w:sz="0" w:space="0" w:color="auto"/>
        <w:bottom w:val="none" w:sz="0" w:space="0" w:color="auto"/>
        <w:right w:val="none" w:sz="0" w:space="0" w:color="auto"/>
      </w:divBdr>
    </w:div>
    <w:div w:id="1467745403">
      <w:bodyDiv w:val="1"/>
      <w:marLeft w:val="0"/>
      <w:marRight w:val="0"/>
      <w:marTop w:val="0"/>
      <w:marBottom w:val="0"/>
      <w:divBdr>
        <w:top w:val="none" w:sz="0" w:space="0" w:color="auto"/>
        <w:left w:val="none" w:sz="0" w:space="0" w:color="auto"/>
        <w:bottom w:val="none" w:sz="0" w:space="0" w:color="auto"/>
        <w:right w:val="none" w:sz="0" w:space="0" w:color="auto"/>
      </w:divBdr>
    </w:div>
    <w:div w:id="1467819480">
      <w:bodyDiv w:val="1"/>
      <w:marLeft w:val="0"/>
      <w:marRight w:val="0"/>
      <w:marTop w:val="0"/>
      <w:marBottom w:val="0"/>
      <w:divBdr>
        <w:top w:val="none" w:sz="0" w:space="0" w:color="auto"/>
        <w:left w:val="none" w:sz="0" w:space="0" w:color="auto"/>
        <w:bottom w:val="none" w:sz="0" w:space="0" w:color="auto"/>
        <w:right w:val="none" w:sz="0" w:space="0" w:color="auto"/>
      </w:divBdr>
    </w:div>
    <w:div w:id="1467967973">
      <w:bodyDiv w:val="1"/>
      <w:marLeft w:val="0"/>
      <w:marRight w:val="0"/>
      <w:marTop w:val="0"/>
      <w:marBottom w:val="0"/>
      <w:divBdr>
        <w:top w:val="none" w:sz="0" w:space="0" w:color="auto"/>
        <w:left w:val="none" w:sz="0" w:space="0" w:color="auto"/>
        <w:bottom w:val="none" w:sz="0" w:space="0" w:color="auto"/>
        <w:right w:val="none" w:sz="0" w:space="0" w:color="auto"/>
      </w:divBdr>
    </w:div>
    <w:div w:id="1468163011">
      <w:bodyDiv w:val="1"/>
      <w:marLeft w:val="0"/>
      <w:marRight w:val="0"/>
      <w:marTop w:val="0"/>
      <w:marBottom w:val="0"/>
      <w:divBdr>
        <w:top w:val="none" w:sz="0" w:space="0" w:color="auto"/>
        <w:left w:val="none" w:sz="0" w:space="0" w:color="auto"/>
        <w:bottom w:val="none" w:sz="0" w:space="0" w:color="auto"/>
        <w:right w:val="none" w:sz="0" w:space="0" w:color="auto"/>
      </w:divBdr>
    </w:div>
    <w:div w:id="1468165556">
      <w:bodyDiv w:val="1"/>
      <w:marLeft w:val="0"/>
      <w:marRight w:val="0"/>
      <w:marTop w:val="0"/>
      <w:marBottom w:val="0"/>
      <w:divBdr>
        <w:top w:val="none" w:sz="0" w:space="0" w:color="auto"/>
        <w:left w:val="none" w:sz="0" w:space="0" w:color="auto"/>
        <w:bottom w:val="none" w:sz="0" w:space="0" w:color="auto"/>
        <w:right w:val="none" w:sz="0" w:space="0" w:color="auto"/>
      </w:divBdr>
    </w:div>
    <w:div w:id="1468165778">
      <w:bodyDiv w:val="1"/>
      <w:marLeft w:val="0"/>
      <w:marRight w:val="0"/>
      <w:marTop w:val="0"/>
      <w:marBottom w:val="0"/>
      <w:divBdr>
        <w:top w:val="none" w:sz="0" w:space="0" w:color="auto"/>
        <w:left w:val="none" w:sz="0" w:space="0" w:color="auto"/>
        <w:bottom w:val="none" w:sz="0" w:space="0" w:color="auto"/>
        <w:right w:val="none" w:sz="0" w:space="0" w:color="auto"/>
      </w:divBdr>
    </w:div>
    <w:div w:id="1468400299">
      <w:bodyDiv w:val="1"/>
      <w:marLeft w:val="0"/>
      <w:marRight w:val="0"/>
      <w:marTop w:val="0"/>
      <w:marBottom w:val="0"/>
      <w:divBdr>
        <w:top w:val="none" w:sz="0" w:space="0" w:color="auto"/>
        <w:left w:val="none" w:sz="0" w:space="0" w:color="auto"/>
        <w:bottom w:val="none" w:sz="0" w:space="0" w:color="auto"/>
        <w:right w:val="none" w:sz="0" w:space="0" w:color="auto"/>
      </w:divBdr>
    </w:div>
    <w:div w:id="1468401936">
      <w:bodyDiv w:val="1"/>
      <w:marLeft w:val="0"/>
      <w:marRight w:val="0"/>
      <w:marTop w:val="0"/>
      <w:marBottom w:val="0"/>
      <w:divBdr>
        <w:top w:val="none" w:sz="0" w:space="0" w:color="auto"/>
        <w:left w:val="none" w:sz="0" w:space="0" w:color="auto"/>
        <w:bottom w:val="none" w:sz="0" w:space="0" w:color="auto"/>
        <w:right w:val="none" w:sz="0" w:space="0" w:color="auto"/>
      </w:divBdr>
    </w:div>
    <w:div w:id="1468425997">
      <w:bodyDiv w:val="1"/>
      <w:marLeft w:val="0"/>
      <w:marRight w:val="0"/>
      <w:marTop w:val="0"/>
      <w:marBottom w:val="0"/>
      <w:divBdr>
        <w:top w:val="none" w:sz="0" w:space="0" w:color="auto"/>
        <w:left w:val="none" w:sz="0" w:space="0" w:color="auto"/>
        <w:bottom w:val="none" w:sz="0" w:space="0" w:color="auto"/>
        <w:right w:val="none" w:sz="0" w:space="0" w:color="auto"/>
      </w:divBdr>
    </w:div>
    <w:div w:id="1468551450">
      <w:bodyDiv w:val="1"/>
      <w:marLeft w:val="0"/>
      <w:marRight w:val="0"/>
      <w:marTop w:val="0"/>
      <w:marBottom w:val="0"/>
      <w:divBdr>
        <w:top w:val="none" w:sz="0" w:space="0" w:color="auto"/>
        <w:left w:val="none" w:sz="0" w:space="0" w:color="auto"/>
        <w:bottom w:val="none" w:sz="0" w:space="0" w:color="auto"/>
        <w:right w:val="none" w:sz="0" w:space="0" w:color="auto"/>
      </w:divBdr>
    </w:div>
    <w:div w:id="1468552855">
      <w:bodyDiv w:val="1"/>
      <w:marLeft w:val="0"/>
      <w:marRight w:val="0"/>
      <w:marTop w:val="0"/>
      <w:marBottom w:val="0"/>
      <w:divBdr>
        <w:top w:val="none" w:sz="0" w:space="0" w:color="auto"/>
        <w:left w:val="none" w:sz="0" w:space="0" w:color="auto"/>
        <w:bottom w:val="none" w:sz="0" w:space="0" w:color="auto"/>
        <w:right w:val="none" w:sz="0" w:space="0" w:color="auto"/>
      </w:divBdr>
    </w:div>
    <w:div w:id="1468665167">
      <w:bodyDiv w:val="1"/>
      <w:marLeft w:val="0"/>
      <w:marRight w:val="0"/>
      <w:marTop w:val="0"/>
      <w:marBottom w:val="0"/>
      <w:divBdr>
        <w:top w:val="none" w:sz="0" w:space="0" w:color="auto"/>
        <w:left w:val="none" w:sz="0" w:space="0" w:color="auto"/>
        <w:bottom w:val="none" w:sz="0" w:space="0" w:color="auto"/>
        <w:right w:val="none" w:sz="0" w:space="0" w:color="auto"/>
      </w:divBdr>
    </w:div>
    <w:div w:id="1468738227">
      <w:bodyDiv w:val="1"/>
      <w:marLeft w:val="0"/>
      <w:marRight w:val="0"/>
      <w:marTop w:val="0"/>
      <w:marBottom w:val="0"/>
      <w:divBdr>
        <w:top w:val="none" w:sz="0" w:space="0" w:color="auto"/>
        <w:left w:val="none" w:sz="0" w:space="0" w:color="auto"/>
        <w:bottom w:val="none" w:sz="0" w:space="0" w:color="auto"/>
        <w:right w:val="none" w:sz="0" w:space="0" w:color="auto"/>
      </w:divBdr>
    </w:div>
    <w:div w:id="1468738605">
      <w:bodyDiv w:val="1"/>
      <w:marLeft w:val="0"/>
      <w:marRight w:val="0"/>
      <w:marTop w:val="0"/>
      <w:marBottom w:val="0"/>
      <w:divBdr>
        <w:top w:val="none" w:sz="0" w:space="0" w:color="auto"/>
        <w:left w:val="none" w:sz="0" w:space="0" w:color="auto"/>
        <w:bottom w:val="none" w:sz="0" w:space="0" w:color="auto"/>
        <w:right w:val="none" w:sz="0" w:space="0" w:color="auto"/>
      </w:divBdr>
    </w:div>
    <w:div w:id="1468814547">
      <w:bodyDiv w:val="1"/>
      <w:marLeft w:val="0"/>
      <w:marRight w:val="0"/>
      <w:marTop w:val="0"/>
      <w:marBottom w:val="0"/>
      <w:divBdr>
        <w:top w:val="none" w:sz="0" w:space="0" w:color="auto"/>
        <w:left w:val="none" w:sz="0" w:space="0" w:color="auto"/>
        <w:bottom w:val="none" w:sz="0" w:space="0" w:color="auto"/>
        <w:right w:val="none" w:sz="0" w:space="0" w:color="auto"/>
      </w:divBdr>
    </w:div>
    <w:div w:id="1468858456">
      <w:bodyDiv w:val="1"/>
      <w:marLeft w:val="0"/>
      <w:marRight w:val="0"/>
      <w:marTop w:val="0"/>
      <w:marBottom w:val="0"/>
      <w:divBdr>
        <w:top w:val="none" w:sz="0" w:space="0" w:color="auto"/>
        <w:left w:val="none" w:sz="0" w:space="0" w:color="auto"/>
        <w:bottom w:val="none" w:sz="0" w:space="0" w:color="auto"/>
        <w:right w:val="none" w:sz="0" w:space="0" w:color="auto"/>
      </w:divBdr>
    </w:div>
    <w:div w:id="1468863414">
      <w:bodyDiv w:val="1"/>
      <w:marLeft w:val="0"/>
      <w:marRight w:val="0"/>
      <w:marTop w:val="0"/>
      <w:marBottom w:val="0"/>
      <w:divBdr>
        <w:top w:val="none" w:sz="0" w:space="0" w:color="auto"/>
        <w:left w:val="none" w:sz="0" w:space="0" w:color="auto"/>
        <w:bottom w:val="none" w:sz="0" w:space="0" w:color="auto"/>
        <w:right w:val="none" w:sz="0" w:space="0" w:color="auto"/>
      </w:divBdr>
    </w:div>
    <w:div w:id="1468938072">
      <w:bodyDiv w:val="1"/>
      <w:marLeft w:val="0"/>
      <w:marRight w:val="0"/>
      <w:marTop w:val="0"/>
      <w:marBottom w:val="0"/>
      <w:divBdr>
        <w:top w:val="none" w:sz="0" w:space="0" w:color="auto"/>
        <w:left w:val="none" w:sz="0" w:space="0" w:color="auto"/>
        <w:bottom w:val="none" w:sz="0" w:space="0" w:color="auto"/>
        <w:right w:val="none" w:sz="0" w:space="0" w:color="auto"/>
      </w:divBdr>
    </w:div>
    <w:div w:id="1469207661">
      <w:bodyDiv w:val="1"/>
      <w:marLeft w:val="0"/>
      <w:marRight w:val="0"/>
      <w:marTop w:val="0"/>
      <w:marBottom w:val="0"/>
      <w:divBdr>
        <w:top w:val="none" w:sz="0" w:space="0" w:color="auto"/>
        <w:left w:val="none" w:sz="0" w:space="0" w:color="auto"/>
        <w:bottom w:val="none" w:sz="0" w:space="0" w:color="auto"/>
        <w:right w:val="none" w:sz="0" w:space="0" w:color="auto"/>
      </w:divBdr>
    </w:div>
    <w:div w:id="1469276906">
      <w:bodyDiv w:val="1"/>
      <w:marLeft w:val="0"/>
      <w:marRight w:val="0"/>
      <w:marTop w:val="0"/>
      <w:marBottom w:val="0"/>
      <w:divBdr>
        <w:top w:val="none" w:sz="0" w:space="0" w:color="auto"/>
        <w:left w:val="none" w:sz="0" w:space="0" w:color="auto"/>
        <w:bottom w:val="none" w:sz="0" w:space="0" w:color="auto"/>
        <w:right w:val="none" w:sz="0" w:space="0" w:color="auto"/>
      </w:divBdr>
    </w:div>
    <w:div w:id="1469474299">
      <w:bodyDiv w:val="1"/>
      <w:marLeft w:val="0"/>
      <w:marRight w:val="0"/>
      <w:marTop w:val="0"/>
      <w:marBottom w:val="0"/>
      <w:divBdr>
        <w:top w:val="none" w:sz="0" w:space="0" w:color="auto"/>
        <w:left w:val="none" w:sz="0" w:space="0" w:color="auto"/>
        <w:bottom w:val="none" w:sz="0" w:space="0" w:color="auto"/>
        <w:right w:val="none" w:sz="0" w:space="0" w:color="auto"/>
      </w:divBdr>
    </w:div>
    <w:div w:id="1469476432">
      <w:bodyDiv w:val="1"/>
      <w:marLeft w:val="0"/>
      <w:marRight w:val="0"/>
      <w:marTop w:val="0"/>
      <w:marBottom w:val="0"/>
      <w:divBdr>
        <w:top w:val="none" w:sz="0" w:space="0" w:color="auto"/>
        <w:left w:val="none" w:sz="0" w:space="0" w:color="auto"/>
        <w:bottom w:val="none" w:sz="0" w:space="0" w:color="auto"/>
        <w:right w:val="none" w:sz="0" w:space="0" w:color="auto"/>
      </w:divBdr>
    </w:div>
    <w:div w:id="1469669603">
      <w:bodyDiv w:val="1"/>
      <w:marLeft w:val="0"/>
      <w:marRight w:val="0"/>
      <w:marTop w:val="0"/>
      <w:marBottom w:val="0"/>
      <w:divBdr>
        <w:top w:val="none" w:sz="0" w:space="0" w:color="auto"/>
        <w:left w:val="none" w:sz="0" w:space="0" w:color="auto"/>
        <w:bottom w:val="none" w:sz="0" w:space="0" w:color="auto"/>
        <w:right w:val="none" w:sz="0" w:space="0" w:color="auto"/>
      </w:divBdr>
    </w:div>
    <w:div w:id="1470129167">
      <w:bodyDiv w:val="1"/>
      <w:marLeft w:val="0"/>
      <w:marRight w:val="0"/>
      <w:marTop w:val="0"/>
      <w:marBottom w:val="0"/>
      <w:divBdr>
        <w:top w:val="none" w:sz="0" w:space="0" w:color="auto"/>
        <w:left w:val="none" w:sz="0" w:space="0" w:color="auto"/>
        <w:bottom w:val="none" w:sz="0" w:space="0" w:color="auto"/>
        <w:right w:val="none" w:sz="0" w:space="0" w:color="auto"/>
      </w:divBdr>
    </w:div>
    <w:div w:id="1470200239">
      <w:bodyDiv w:val="1"/>
      <w:marLeft w:val="0"/>
      <w:marRight w:val="0"/>
      <w:marTop w:val="0"/>
      <w:marBottom w:val="0"/>
      <w:divBdr>
        <w:top w:val="none" w:sz="0" w:space="0" w:color="auto"/>
        <w:left w:val="none" w:sz="0" w:space="0" w:color="auto"/>
        <w:bottom w:val="none" w:sz="0" w:space="0" w:color="auto"/>
        <w:right w:val="none" w:sz="0" w:space="0" w:color="auto"/>
      </w:divBdr>
    </w:div>
    <w:div w:id="1470322374">
      <w:bodyDiv w:val="1"/>
      <w:marLeft w:val="0"/>
      <w:marRight w:val="0"/>
      <w:marTop w:val="0"/>
      <w:marBottom w:val="0"/>
      <w:divBdr>
        <w:top w:val="none" w:sz="0" w:space="0" w:color="auto"/>
        <w:left w:val="none" w:sz="0" w:space="0" w:color="auto"/>
        <w:bottom w:val="none" w:sz="0" w:space="0" w:color="auto"/>
        <w:right w:val="none" w:sz="0" w:space="0" w:color="auto"/>
      </w:divBdr>
    </w:div>
    <w:div w:id="1470440133">
      <w:bodyDiv w:val="1"/>
      <w:marLeft w:val="0"/>
      <w:marRight w:val="0"/>
      <w:marTop w:val="0"/>
      <w:marBottom w:val="0"/>
      <w:divBdr>
        <w:top w:val="none" w:sz="0" w:space="0" w:color="auto"/>
        <w:left w:val="none" w:sz="0" w:space="0" w:color="auto"/>
        <w:bottom w:val="none" w:sz="0" w:space="0" w:color="auto"/>
        <w:right w:val="none" w:sz="0" w:space="0" w:color="auto"/>
      </w:divBdr>
    </w:div>
    <w:div w:id="1470704536">
      <w:bodyDiv w:val="1"/>
      <w:marLeft w:val="0"/>
      <w:marRight w:val="0"/>
      <w:marTop w:val="0"/>
      <w:marBottom w:val="0"/>
      <w:divBdr>
        <w:top w:val="none" w:sz="0" w:space="0" w:color="auto"/>
        <w:left w:val="none" w:sz="0" w:space="0" w:color="auto"/>
        <w:bottom w:val="none" w:sz="0" w:space="0" w:color="auto"/>
        <w:right w:val="none" w:sz="0" w:space="0" w:color="auto"/>
      </w:divBdr>
    </w:div>
    <w:div w:id="1470779848">
      <w:bodyDiv w:val="1"/>
      <w:marLeft w:val="0"/>
      <w:marRight w:val="0"/>
      <w:marTop w:val="0"/>
      <w:marBottom w:val="0"/>
      <w:divBdr>
        <w:top w:val="none" w:sz="0" w:space="0" w:color="auto"/>
        <w:left w:val="none" w:sz="0" w:space="0" w:color="auto"/>
        <w:bottom w:val="none" w:sz="0" w:space="0" w:color="auto"/>
        <w:right w:val="none" w:sz="0" w:space="0" w:color="auto"/>
      </w:divBdr>
    </w:div>
    <w:div w:id="1470785316">
      <w:bodyDiv w:val="1"/>
      <w:marLeft w:val="0"/>
      <w:marRight w:val="0"/>
      <w:marTop w:val="0"/>
      <w:marBottom w:val="0"/>
      <w:divBdr>
        <w:top w:val="none" w:sz="0" w:space="0" w:color="auto"/>
        <w:left w:val="none" w:sz="0" w:space="0" w:color="auto"/>
        <w:bottom w:val="none" w:sz="0" w:space="0" w:color="auto"/>
        <w:right w:val="none" w:sz="0" w:space="0" w:color="auto"/>
      </w:divBdr>
    </w:div>
    <w:div w:id="1471247262">
      <w:bodyDiv w:val="1"/>
      <w:marLeft w:val="0"/>
      <w:marRight w:val="0"/>
      <w:marTop w:val="0"/>
      <w:marBottom w:val="0"/>
      <w:divBdr>
        <w:top w:val="none" w:sz="0" w:space="0" w:color="auto"/>
        <w:left w:val="none" w:sz="0" w:space="0" w:color="auto"/>
        <w:bottom w:val="none" w:sz="0" w:space="0" w:color="auto"/>
        <w:right w:val="none" w:sz="0" w:space="0" w:color="auto"/>
      </w:divBdr>
    </w:div>
    <w:div w:id="1471367415">
      <w:bodyDiv w:val="1"/>
      <w:marLeft w:val="0"/>
      <w:marRight w:val="0"/>
      <w:marTop w:val="0"/>
      <w:marBottom w:val="0"/>
      <w:divBdr>
        <w:top w:val="none" w:sz="0" w:space="0" w:color="auto"/>
        <w:left w:val="none" w:sz="0" w:space="0" w:color="auto"/>
        <w:bottom w:val="none" w:sz="0" w:space="0" w:color="auto"/>
        <w:right w:val="none" w:sz="0" w:space="0" w:color="auto"/>
      </w:divBdr>
    </w:div>
    <w:div w:id="1471702612">
      <w:bodyDiv w:val="1"/>
      <w:marLeft w:val="0"/>
      <w:marRight w:val="0"/>
      <w:marTop w:val="0"/>
      <w:marBottom w:val="0"/>
      <w:divBdr>
        <w:top w:val="none" w:sz="0" w:space="0" w:color="auto"/>
        <w:left w:val="none" w:sz="0" w:space="0" w:color="auto"/>
        <w:bottom w:val="none" w:sz="0" w:space="0" w:color="auto"/>
        <w:right w:val="none" w:sz="0" w:space="0" w:color="auto"/>
      </w:divBdr>
    </w:div>
    <w:div w:id="1471971098">
      <w:bodyDiv w:val="1"/>
      <w:marLeft w:val="0"/>
      <w:marRight w:val="0"/>
      <w:marTop w:val="0"/>
      <w:marBottom w:val="0"/>
      <w:divBdr>
        <w:top w:val="none" w:sz="0" w:space="0" w:color="auto"/>
        <w:left w:val="none" w:sz="0" w:space="0" w:color="auto"/>
        <w:bottom w:val="none" w:sz="0" w:space="0" w:color="auto"/>
        <w:right w:val="none" w:sz="0" w:space="0" w:color="auto"/>
      </w:divBdr>
    </w:div>
    <w:div w:id="1472135667">
      <w:bodyDiv w:val="1"/>
      <w:marLeft w:val="0"/>
      <w:marRight w:val="0"/>
      <w:marTop w:val="0"/>
      <w:marBottom w:val="0"/>
      <w:divBdr>
        <w:top w:val="none" w:sz="0" w:space="0" w:color="auto"/>
        <w:left w:val="none" w:sz="0" w:space="0" w:color="auto"/>
        <w:bottom w:val="none" w:sz="0" w:space="0" w:color="auto"/>
        <w:right w:val="none" w:sz="0" w:space="0" w:color="auto"/>
      </w:divBdr>
    </w:div>
    <w:div w:id="1472138592">
      <w:bodyDiv w:val="1"/>
      <w:marLeft w:val="0"/>
      <w:marRight w:val="0"/>
      <w:marTop w:val="0"/>
      <w:marBottom w:val="0"/>
      <w:divBdr>
        <w:top w:val="none" w:sz="0" w:space="0" w:color="auto"/>
        <w:left w:val="none" w:sz="0" w:space="0" w:color="auto"/>
        <w:bottom w:val="none" w:sz="0" w:space="0" w:color="auto"/>
        <w:right w:val="none" w:sz="0" w:space="0" w:color="auto"/>
      </w:divBdr>
    </w:div>
    <w:div w:id="1472407827">
      <w:bodyDiv w:val="1"/>
      <w:marLeft w:val="0"/>
      <w:marRight w:val="0"/>
      <w:marTop w:val="0"/>
      <w:marBottom w:val="0"/>
      <w:divBdr>
        <w:top w:val="none" w:sz="0" w:space="0" w:color="auto"/>
        <w:left w:val="none" w:sz="0" w:space="0" w:color="auto"/>
        <w:bottom w:val="none" w:sz="0" w:space="0" w:color="auto"/>
        <w:right w:val="none" w:sz="0" w:space="0" w:color="auto"/>
      </w:divBdr>
    </w:div>
    <w:div w:id="1472408963">
      <w:bodyDiv w:val="1"/>
      <w:marLeft w:val="0"/>
      <w:marRight w:val="0"/>
      <w:marTop w:val="0"/>
      <w:marBottom w:val="0"/>
      <w:divBdr>
        <w:top w:val="none" w:sz="0" w:space="0" w:color="auto"/>
        <w:left w:val="none" w:sz="0" w:space="0" w:color="auto"/>
        <w:bottom w:val="none" w:sz="0" w:space="0" w:color="auto"/>
        <w:right w:val="none" w:sz="0" w:space="0" w:color="auto"/>
      </w:divBdr>
    </w:div>
    <w:div w:id="1473013625">
      <w:bodyDiv w:val="1"/>
      <w:marLeft w:val="0"/>
      <w:marRight w:val="0"/>
      <w:marTop w:val="0"/>
      <w:marBottom w:val="0"/>
      <w:divBdr>
        <w:top w:val="none" w:sz="0" w:space="0" w:color="auto"/>
        <w:left w:val="none" w:sz="0" w:space="0" w:color="auto"/>
        <w:bottom w:val="none" w:sz="0" w:space="0" w:color="auto"/>
        <w:right w:val="none" w:sz="0" w:space="0" w:color="auto"/>
      </w:divBdr>
    </w:div>
    <w:div w:id="1473132101">
      <w:bodyDiv w:val="1"/>
      <w:marLeft w:val="0"/>
      <w:marRight w:val="0"/>
      <w:marTop w:val="0"/>
      <w:marBottom w:val="0"/>
      <w:divBdr>
        <w:top w:val="none" w:sz="0" w:space="0" w:color="auto"/>
        <w:left w:val="none" w:sz="0" w:space="0" w:color="auto"/>
        <w:bottom w:val="none" w:sz="0" w:space="0" w:color="auto"/>
        <w:right w:val="none" w:sz="0" w:space="0" w:color="auto"/>
      </w:divBdr>
    </w:div>
    <w:div w:id="1473133444">
      <w:bodyDiv w:val="1"/>
      <w:marLeft w:val="0"/>
      <w:marRight w:val="0"/>
      <w:marTop w:val="0"/>
      <w:marBottom w:val="0"/>
      <w:divBdr>
        <w:top w:val="none" w:sz="0" w:space="0" w:color="auto"/>
        <w:left w:val="none" w:sz="0" w:space="0" w:color="auto"/>
        <w:bottom w:val="none" w:sz="0" w:space="0" w:color="auto"/>
        <w:right w:val="none" w:sz="0" w:space="0" w:color="auto"/>
      </w:divBdr>
    </w:div>
    <w:div w:id="1473137858">
      <w:bodyDiv w:val="1"/>
      <w:marLeft w:val="0"/>
      <w:marRight w:val="0"/>
      <w:marTop w:val="0"/>
      <w:marBottom w:val="0"/>
      <w:divBdr>
        <w:top w:val="none" w:sz="0" w:space="0" w:color="auto"/>
        <w:left w:val="none" w:sz="0" w:space="0" w:color="auto"/>
        <w:bottom w:val="none" w:sz="0" w:space="0" w:color="auto"/>
        <w:right w:val="none" w:sz="0" w:space="0" w:color="auto"/>
      </w:divBdr>
    </w:div>
    <w:div w:id="1473256145">
      <w:bodyDiv w:val="1"/>
      <w:marLeft w:val="0"/>
      <w:marRight w:val="0"/>
      <w:marTop w:val="0"/>
      <w:marBottom w:val="0"/>
      <w:divBdr>
        <w:top w:val="none" w:sz="0" w:space="0" w:color="auto"/>
        <w:left w:val="none" w:sz="0" w:space="0" w:color="auto"/>
        <w:bottom w:val="none" w:sz="0" w:space="0" w:color="auto"/>
        <w:right w:val="none" w:sz="0" w:space="0" w:color="auto"/>
      </w:divBdr>
    </w:div>
    <w:div w:id="1473257760">
      <w:bodyDiv w:val="1"/>
      <w:marLeft w:val="0"/>
      <w:marRight w:val="0"/>
      <w:marTop w:val="0"/>
      <w:marBottom w:val="0"/>
      <w:divBdr>
        <w:top w:val="none" w:sz="0" w:space="0" w:color="auto"/>
        <w:left w:val="none" w:sz="0" w:space="0" w:color="auto"/>
        <w:bottom w:val="none" w:sz="0" w:space="0" w:color="auto"/>
        <w:right w:val="none" w:sz="0" w:space="0" w:color="auto"/>
      </w:divBdr>
    </w:div>
    <w:div w:id="1473331433">
      <w:bodyDiv w:val="1"/>
      <w:marLeft w:val="0"/>
      <w:marRight w:val="0"/>
      <w:marTop w:val="0"/>
      <w:marBottom w:val="0"/>
      <w:divBdr>
        <w:top w:val="none" w:sz="0" w:space="0" w:color="auto"/>
        <w:left w:val="none" w:sz="0" w:space="0" w:color="auto"/>
        <w:bottom w:val="none" w:sz="0" w:space="0" w:color="auto"/>
        <w:right w:val="none" w:sz="0" w:space="0" w:color="auto"/>
      </w:divBdr>
    </w:div>
    <w:div w:id="1473404038">
      <w:bodyDiv w:val="1"/>
      <w:marLeft w:val="0"/>
      <w:marRight w:val="0"/>
      <w:marTop w:val="0"/>
      <w:marBottom w:val="0"/>
      <w:divBdr>
        <w:top w:val="none" w:sz="0" w:space="0" w:color="auto"/>
        <w:left w:val="none" w:sz="0" w:space="0" w:color="auto"/>
        <w:bottom w:val="none" w:sz="0" w:space="0" w:color="auto"/>
        <w:right w:val="none" w:sz="0" w:space="0" w:color="auto"/>
      </w:divBdr>
    </w:div>
    <w:div w:id="1473792997">
      <w:bodyDiv w:val="1"/>
      <w:marLeft w:val="0"/>
      <w:marRight w:val="0"/>
      <w:marTop w:val="0"/>
      <w:marBottom w:val="0"/>
      <w:divBdr>
        <w:top w:val="none" w:sz="0" w:space="0" w:color="auto"/>
        <w:left w:val="none" w:sz="0" w:space="0" w:color="auto"/>
        <w:bottom w:val="none" w:sz="0" w:space="0" w:color="auto"/>
        <w:right w:val="none" w:sz="0" w:space="0" w:color="auto"/>
      </w:divBdr>
    </w:div>
    <w:div w:id="1473863705">
      <w:bodyDiv w:val="1"/>
      <w:marLeft w:val="0"/>
      <w:marRight w:val="0"/>
      <w:marTop w:val="0"/>
      <w:marBottom w:val="0"/>
      <w:divBdr>
        <w:top w:val="none" w:sz="0" w:space="0" w:color="auto"/>
        <w:left w:val="none" w:sz="0" w:space="0" w:color="auto"/>
        <w:bottom w:val="none" w:sz="0" w:space="0" w:color="auto"/>
        <w:right w:val="none" w:sz="0" w:space="0" w:color="auto"/>
      </w:divBdr>
    </w:div>
    <w:div w:id="1473913182">
      <w:bodyDiv w:val="1"/>
      <w:marLeft w:val="0"/>
      <w:marRight w:val="0"/>
      <w:marTop w:val="0"/>
      <w:marBottom w:val="0"/>
      <w:divBdr>
        <w:top w:val="none" w:sz="0" w:space="0" w:color="auto"/>
        <w:left w:val="none" w:sz="0" w:space="0" w:color="auto"/>
        <w:bottom w:val="none" w:sz="0" w:space="0" w:color="auto"/>
        <w:right w:val="none" w:sz="0" w:space="0" w:color="auto"/>
      </w:divBdr>
    </w:div>
    <w:div w:id="1474175787">
      <w:bodyDiv w:val="1"/>
      <w:marLeft w:val="0"/>
      <w:marRight w:val="0"/>
      <w:marTop w:val="0"/>
      <w:marBottom w:val="0"/>
      <w:divBdr>
        <w:top w:val="none" w:sz="0" w:space="0" w:color="auto"/>
        <w:left w:val="none" w:sz="0" w:space="0" w:color="auto"/>
        <w:bottom w:val="none" w:sz="0" w:space="0" w:color="auto"/>
        <w:right w:val="none" w:sz="0" w:space="0" w:color="auto"/>
      </w:divBdr>
    </w:div>
    <w:div w:id="1474249274">
      <w:bodyDiv w:val="1"/>
      <w:marLeft w:val="0"/>
      <w:marRight w:val="0"/>
      <w:marTop w:val="0"/>
      <w:marBottom w:val="0"/>
      <w:divBdr>
        <w:top w:val="none" w:sz="0" w:space="0" w:color="auto"/>
        <w:left w:val="none" w:sz="0" w:space="0" w:color="auto"/>
        <w:bottom w:val="none" w:sz="0" w:space="0" w:color="auto"/>
        <w:right w:val="none" w:sz="0" w:space="0" w:color="auto"/>
      </w:divBdr>
    </w:div>
    <w:div w:id="1474325975">
      <w:bodyDiv w:val="1"/>
      <w:marLeft w:val="0"/>
      <w:marRight w:val="0"/>
      <w:marTop w:val="0"/>
      <w:marBottom w:val="0"/>
      <w:divBdr>
        <w:top w:val="none" w:sz="0" w:space="0" w:color="auto"/>
        <w:left w:val="none" w:sz="0" w:space="0" w:color="auto"/>
        <w:bottom w:val="none" w:sz="0" w:space="0" w:color="auto"/>
        <w:right w:val="none" w:sz="0" w:space="0" w:color="auto"/>
      </w:divBdr>
    </w:div>
    <w:div w:id="1474366211">
      <w:bodyDiv w:val="1"/>
      <w:marLeft w:val="0"/>
      <w:marRight w:val="0"/>
      <w:marTop w:val="0"/>
      <w:marBottom w:val="0"/>
      <w:divBdr>
        <w:top w:val="none" w:sz="0" w:space="0" w:color="auto"/>
        <w:left w:val="none" w:sz="0" w:space="0" w:color="auto"/>
        <w:bottom w:val="none" w:sz="0" w:space="0" w:color="auto"/>
        <w:right w:val="none" w:sz="0" w:space="0" w:color="auto"/>
      </w:divBdr>
    </w:div>
    <w:div w:id="1474445202">
      <w:bodyDiv w:val="1"/>
      <w:marLeft w:val="0"/>
      <w:marRight w:val="0"/>
      <w:marTop w:val="0"/>
      <w:marBottom w:val="0"/>
      <w:divBdr>
        <w:top w:val="none" w:sz="0" w:space="0" w:color="auto"/>
        <w:left w:val="none" w:sz="0" w:space="0" w:color="auto"/>
        <w:bottom w:val="none" w:sz="0" w:space="0" w:color="auto"/>
        <w:right w:val="none" w:sz="0" w:space="0" w:color="auto"/>
      </w:divBdr>
    </w:div>
    <w:div w:id="1474567689">
      <w:bodyDiv w:val="1"/>
      <w:marLeft w:val="0"/>
      <w:marRight w:val="0"/>
      <w:marTop w:val="0"/>
      <w:marBottom w:val="0"/>
      <w:divBdr>
        <w:top w:val="none" w:sz="0" w:space="0" w:color="auto"/>
        <w:left w:val="none" w:sz="0" w:space="0" w:color="auto"/>
        <w:bottom w:val="none" w:sz="0" w:space="0" w:color="auto"/>
        <w:right w:val="none" w:sz="0" w:space="0" w:color="auto"/>
      </w:divBdr>
    </w:div>
    <w:div w:id="1474716850">
      <w:bodyDiv w:val="1"/>
      <w:marLeft w:val="0"/>
      <w:marRight w:val="0"/>
      <w:marTop w:val="0"/>
      <w:marBottom w:val="0"/>
      <w:divBdr>
        <w:top w:val="none" w:sz="0" w:space="0" w:color="auto"/>
        <w:left w:val="none" w:sz="0" w:space="0" w:color="auto"/>
        <w:bottom w:val="none" w:sz="0" w:space="0" w:color="auto"/>
        <w:right w:val="none" w:sz="0" w:space="0" w:color="auto"/>
      </w:divBdr>
    </w:div>
    <w:div w:id="1475028874">
      <w:bodyDiv w:val="1"/>
      <w:marLeft w:val="0"/>
      <w:marRight w:val="0"/>
      <w:marTop w:val="0"/>
      <w:marBottom w:val="0"/>
      <w:divBdr>
        <w:top w:val="none" w:sz="0" w:space="0" w:color="auto"/>
        <w:left w:val="none" w:sz="0" w:space="0" w:color="auto"/>
        <w:bottom w:val="none" w:sz="0" w:space="0" w:color="auto"/>
        <w:right w:val="none" w:sz="0" w:space="0" w:color="auto"/>
      </w:divBdr>
    </w:div>
    <w:div w:id="1475177401">
      <w:bodyDiv w:val="1"/>
      <w:marLeft w:val="0"/>
      <w:marRight w:val="0"/>
      <w:marTop w:val="0"/>
      <w:marBottom w:val="0"/>
      <w:divBdr>
        <w:top w:val="none" w:sz="0" w:space="0" w:color="auto"/>
        <w:left w:val="none" w:sz="0" w:space="0" w:color="auto"/>
        <w:bottom w:val="none" w:sz="0" w:space="0" w:color="auto"/>
        <w:right w:val="none" w:sz="0" w:space="0" w:color="auto"/>
      </w:divBdr>
    </w:div>
    <w:div w:id="1475489250">
      <w:bodyDiv w:val="1"/>
      <w:marLeft w:val="0"/>
      <w:marRight w:val="0"/>
      <w:marTop w:val="0"/>
      <w:marBottom w:val="0"/>
      <w:divBdr>
        <w:top w:val="none" w:sz="0" w:space="0" w:color="auto"/>
        <w:left w:val="none" w:sz="0" w:space="0" w:color="auto"/>
        <w:bottom w:val="none" w:sz="0" w:space="0" w:color="auto"/>
        <w:right w:val="none" w:sz="0" w:space="0" w:color="auto"/>
      </w:divBdr>
    </w:div>
    <w:div w:id="1475491615">
      <w:bodyDiv w:val="1"/>
      <w:marLeft w:val="0"/>
      <w:marRight w:val="0"/>
      <w:marTop w:val="0"/>
      <w:marBottom w:val="0"/>
      <w:divBdr>
        <w:top w:val="none" w:sz="0" w:space="0" w:color="auto"/>
        <w:left w:val="none" w:sz="0" w:space="0" w:color="auto"/>
        <w:bottom w:val="none" w:sz="0" w:space="0" w:color="auto"/>
        <w:right w:val="none" w:sz="0" w:space="0" w:color="auto"/>
      </w:divBdr>
    </w:div>
    <w:div w:id="1475637855">
      <w:bodyDiv w:val="1"/>
      <w:marLeft w:val="0"/>
      <w:marRight w:val="0"/>
      <w:marTop w:val="0"/>
      <w:marBottom w:val="0"/>
      <w:divBdr>
        <w:top w:val="none" w:sz="0" w:space="0" w:color="auto"/>
        <w:left w:val="none" w:sz="0" w:space="0" w:color="auto"/>
        <w:bottom w:val="none" w:sz="0" w:space="0" w:color="auto"/>
        <w:right w:val="none" w:sz="0" w:space="0" w:color="auto"/>
      </w:divBdr>
    </w:div>
    <w:div w:id="1475878931">
      <w:bodyDiv w:val="1"/>
      <w:marLeft w:val="0"/>
      <w:marRight w:val="0"/>
      <w:marTop w:val="0"/>
      <w:marBottom w:val="0"/>
      <w:divBdr>
        <w:top w:val="none" w:sz="0" w:space="0" w:color="auto"/>
        <w:left w:val="none" w:sz="0" w:space="0" w:color="auto"/>
        <w:bottom w:val="none" w:sz="0" w:space="0" w:color="auto"/>
        <w:right w:val="none" w:sz="0" w:space="0" w:color="auto"/>
      </w:divBdr>
    </w:div>
    <w:div w:id="1476070640">
      <w:bodyDiv w:val="1"/>
      <w:marLeft w:val="0"/>
      <w:marRight w:val="0"/>
      <w:marTop w:val="0"/>
      <w:marBottom w:val="0"/>
      <w:divBdr>
        <w:top w:val="none" w:sz="0" w:space="0" w:color="auto"/>
        <w:left w:val="none" w:sz="0" w:space="0" w:color="auto"/>
        <w:bottom w:val="none" w:sz="0" w:space="0" w:color="auto"/>
        <w:right w:val="none" w:sz="0" w:space="0" w:color="auto"/>
      </w:divBdr>
    </w:div>
    <w:div w:id="1476142814">
      <w:bodyDiv w:val="1"/>
      <w:marLeft w:val="0"/>
      <w:marRight w:val="0"/>
      <w:marTop w:val="0"/>
      <w:marBottom w:val="0"/>
      <w:divBdr>
        <w:top w:val="none" w:sz="0" w:space="0" w:color="auto"/>
        <w:left w:val="none" w:sz="0" w:space="0" w:color="auto"/>
        <w:bottom w:val="none" w:sz="0" w:space="0" w:color="auto"/>
        <w:right w:val="none" w:sz="0" w:space="0" w:color="auto"/>
      </w:divBdr>
    </w:div>
    <w:div w:id="1476291830">
      <w:bodyDiv w:val="1"/>
      <w:marLeft w:val="0"/>
      <w:marRight w:val="0"/>
      <w:marTop w:val="0"/>
      <w:marBottom w:val="0"/>
      <w:divBdr>
        <w:top w:val="none" w:sz="0" w:space="0" w:color="auto"/>
        <w:left w:val="none" w:sz="0" w:space="0" w:color="auto"/>
        <w:bottom w:val="none" w:sz="0" w:space="0" w:color="auto"/>
        <w:right w:val="none" w:sz="0" w:space="0" w:color="auto"/>
      </w:divBdr>
    </w:div>
    <w:div w:id="1476411366">
      <w:bodyDiv w:val="1"/>
      <w:marLeft w:val="0"/>
      <w:marRight w:val="0"/>
      <w:marTop w:val="0"/>
      <w:marBottom w:val="0"/>
      <w:divBdr>
        <w:top w:val="none" w:sz="0" w:space="0" w:color="auto"/>
        <w:left w:val="none" w:sz="0" w:space="0" w:color="auto"/>
        <w:bottom w:val="none" w:sz="0" w:space="0" w:color="auto"/>
        <w:right w:val="none" w:sz="0" w:space="0" w:color="auto"/>
      </w:divBdr>
    </w:div>
    <w:div w:id="1476528740">
      <w:bodyDiv w:val="1"/>
      <w:marLeft w:val="0"/>
      <w:marRight w:val="0"/>
      <w:marTop w:val="0"/>
      <w:marBottom w:val="0"/>
      <w:divBdr>
        <w:top w:val="none" w:sz="0" w:space="0" w:color="auto"/>
        <w:left w:val="none" w:sz="0" w:space="0" w:color="auto"/>
        <w:bottom w:val="none" w:sz="0" w:space="0" w:color="auto"/>
        <w:right w:val="none" w:sz="0" w:space="0" w:color="auto"/>
      </w:divBdr>
    </w:div>
    <w:div w:id="1476601152">
      <w:bodyDiv w:val="1"/>
      <w:marLeft w:val="0"/>
      <w:marRight w:val="0"/>
      <w:marTop w:val="0"/>
      <w:marBottom w:val="0"/>
      <w:divBdr>
        <w:top w:val="none" w:sz="0" w:space="0" w:color="auto"/>
        <w:left w:val="none" w:sz="0" w:space="0" w:color="auto"/>
        <w:bottom w:val="none" w:sz="0" w:space="0" w:color="auto"/>
        <w:right w:val="none" w:sz="0" w:space="0" w:color="auto"/>
      </w:divBdr>
    </w:div>
    <w:div w:id="1476608416">
      <w:bodyDiv w:val="1"/>
      <w:marLeft w:val="0"/>
      <w:marRight w:val="0"/>
      <w:marTop w:val="0"/>
      <w:marBottom w:val="0"/>
      <w:divBdr>
        <w:top w:val="none" w:sz="0" w:space="0" w:color="auto"/>
        <w:left w:val="none" w:sz="0" w:space="0" w:color="auto"/>
        <w:bottom w:val="none" w:sz="0" w:space="0" w:color="auto"/>
        <w:right w:val="none" w:sz="0" w:space="0" w:color="auto"/>
      </w:divBdr>
    </w:div>
    <w:div w:id="1476802107">
      <w:bodyDiv w:val="1"/>
      <w:marLeft w:val="0"/>
      <w:marRight w:val="0"/>
      <w:marTop w:val="0"/>
      <w:marBottom w:val="0"/>
      <w:divBdr>
        <w:top w:val="none" w:sz="0" w:space="0" w:color="auto"/>
        <w:left w:val="none" w:sz="0" w:space="0" w:color="auto"/>
        <w:bottom w:val="none" w:sz="0" w:space="0" w:color="auto"/>
        <w:right w:val="none" w:sz="0" w:space="0" w:color="auto"/>
      </w:divBdr>
    </w:div>
    <w:div w:id="1476990644">
      <w:bodyDiv w:val="1"/>
      <w:marLeft w:val="0"/>
      <w:marRight w:val="0"/>
      <w:marTop w:val="0"/>
      <w:marBottom w:val="0"/>
      <w:divBdr>
        <w:top w:val="none" w:sz="0" w:space="0" w:color="auto"/>
        <w:left w:val="none" w:sz="0" w:space="0" w:color="auto"/>
        <w:bottom w:val="none" w:sz="0" w:space="0" w:color="auto"/>
        <w:right w:val="none" w:sz="0" w:space="0" w:color="auto"/>
      </w:divBdr>
    </w:div>
    <w:div w:id="1477069603">
      <w:bodyDiv w:val="1"/>
      <w:marLeft w:val="0"/>
      <w:marRight w:val="0"/>
      <w:marTop w:val="0"/>
      <w:marBottom w:val="0"/>
      <w:divBdr>
        <w:top w:val="none" w:sz="0" w:space="0" w:color="auto"/>
        <w:left w:val="none" w:sz="0" w:space="0" w:color="auto"/>
        <w:bottom w:val="none" w:sz="0" w:space="0" w:color="auto"/>
        <w:right w:val="none" w:sz="0" w:space="0" w:color="auto"/>
      </w:divBdr>
    </w:div>
    <w:div w:id="1477452499">
      <w:bodyDiv w:val="1"/>
      <w:marLeft w:val="0"/>
      <w:marRight w:val="0"/>
      <w:marTop w:val="0"/>
      <w:marBottom w:val="0"/>
      <w:divBdr>
        <w:top w:val="none" w:sz="0" w:space="0" w:color="auto"/>
        <w:left w:val="none" w:sz="0" w:space="0" w:color="auto"/>
        <w:bottom w:val="none" w:sz="0" w:space="0" w:color="auto"/>
        <w:right w:val="none" w:sz="0" w:space="0" w:color="auto"/>
      </w:divBdr>
    </w:div>
    <w:div w:id="1477647439">
      <w:bodyDiv w:val="1"/>
      <w:marLeft w:val="0"/>
      <w:marRight w:val="0"/>
      <w:marTop w:val="0"/>
      <w:marBottom w:val="0"/>
      <w:divBdr>
        <w:top w:val="none" w:sz="0" w:space="0" w:color="auto"/>
        <w:left w:val="none" w:sz="0" w:space="0" w:color="auto"/>
        <w:bottom w:val="none" w:sz="0" w:space="0" w:color="auto"/>
        <w:right w:val="none" w:sz="0" w:space="0" w:color="auto"/>
      </w:divBdr>
    </w:div>
    <w:div w:id="1477844772">
      <w:bodyDiv w:val="1"/>
      <w:marLeft w:val="0"/>
      <w:marRight w:val="0"/>
      <w:marTop w:val="0"/>
      <w:marBottom w:val="0"/>
      <w:divBdr>
        <w:top w:val="none" w:sz="0" w:space="0" w:color="auto"/>
        <w:left w:val="none" w:sz="0" w:space="0" w:color="auto"/>
        <w:bottom w:val="none" w:sz="0" w:space="0" w:color="auto"/>
        <w:right w:val="none" w:sz="0" w:space="0" w:color="auto"/>
      </w:divBdr>
    </w:div>
    <w:div w:id="1477912293">
      <w:bodyDiv w:val="1"/>
      <w:marLeft w:val="0"/>
      <w:marRight w:val="0"/>
      <w:marTop w:val="0"/>
      <w:marBottom w:val="0"/>
      <w:divBdr>
        <w:top w:val="none" w:sz="0" w:space="0" w:color="auto"/>
        <w:left w:val="none" w:sz="0" w:space="0" w:color="auto"/>
        <w:bottom w:val="none" w:sz="0" w:space="0" w:color="auto"/>
        <w:right w:val="none" w:sz="0" w:space="0" w:color="auto"/>
      </w:divBdr>
    </w:div>
    <w:div w:id="1477916629">
      <w:bodyDiv w:val="1"/>
      <w:marLeft w:val="0"/>
      <w:marRight w:val="0"/>
      <w:marTop w:val="0"/>
      <w:marBottom w:val="0"/>
      <w:divBdr>
        <w:top w:val="none" w:sz="0" w:space="0" w:color="auto"/>
        <w:left w:val="none" w:sz="0" w:space="0" w:color="auto"/>
        <w:bottom w:val="none" w:sz="0" w:space="0" w:color="auto"/>
        <w:right w:val="none" w:sz="0" w:space="0" w:color="auto"/>
      </w:divBdr>
    </w:div>
    <w:div w:id="1477920044">
      <w:bodyDiv w:val="1"/>
      <w:marLeft w:val="0"/>
      <w:marRight w:val="0"/>
      <w:marTop w:val="0"/>
      <w:marBottom w:val="0"/>
      <w:divBdr>
        <w:top w:val="none" w:sz="0" w:space="0" w:color="auto"/>
        <w:left w:val="none" w:sz="0" w:space="0" w:color="auto"/>
        <w:bottom w:val="none" w:sz="0" w:space="0" w:color="auto"/>
        <w:right w:val="none" w:sz="0" w:space="0" w:color="auto"/>
      </w:divBdr>
    </w:div>
    <w:div w:id="1478915088">
      <w:bodyDiv w:val="1"/>
      <w:marLeft w:val="0"/>
      <w:marRight w:val="0"/>
      <w:marTop w:val="0"/>
      <w:marBottom w:val="0"/>
      <w:divBdr>
        <w:top w:val="none" w:sz="0" w:space="0" w:color="auto"/>
        <w:left w:val="none" w:sz="0" w:space="0" w:color="auto"/>
        <w:bottom w:val="none" w:sz="0" w:space="0" w:color="auto"/>
        <w:right w:val="none" w:sz="0" w:space="0" w:color="auto"/>
      </w:divBdr>
    </w:div>
    <w:div w:id="1478959547">
      <w:bodyDiv w:val="1"/>
      <w:marLeft w:val="0"/>
      <w:marRight w:val="0"/>
      <w:marTop w:val="0"/>
      <w:marBottom w:val="0"/>
      <w:divBdr>
        <w:top w:val="none" w:sz="0" w:space="0" w:color="auto"/>
        <w:left w:val="none" w:sz="0" w:space="0" w:color="auto"/>
        <w:bottom w:val="none" w:sz="0" w:space="0" w:color="auto"/>
        <w:right w:val="none" w:sz="0" w:space="0" w:color="auto"/>
      </w:divBdr>
    </w:div>
    <w:div w:id="1479306161">
      <w:bodyDiv w:val="1"/>
      <w:marLeft w:val="0"/>
      <w:marRight w:val="0"/>
      <w:marTop w:val="0"/>
      <w:marBottom w:val="0"/>
      <w:divBdr>
        <w:top w:val="none" w:sz="0" w:space="0" w:color="auto"/>
        <w:left w:val="none" w:sz="0" w:space="0" w:color="auto"/>
        <w:bottom w:val="none" w:sz="0" w:space="0" w:color="auto"/>
        <w:right w:val="none" w:sz="0" w:space="0" w:color="auto"/>
      </w:divBdr>
    </w:div>
    <w:div w:id="1479423612">
      <w:bodyDiv w:val="1"/>
      <w:marLeft w:val="0"/>
      <w:marRight w:val="0"/>
      <w:marTop w:val="0"/>
      <w:marBottom w:val="0"/>
      <w:divBdr>
        <w:top w:val="none" w:sz="0" w:space="0" w:color="auto"/>
        <w:left w:val="none" w:sz="0" w:space="0" w:color="auto"/>
        <w:bottom w:val="none" w:sz="0" w:space="0" w:color="auto"/>
        <w:right w:val="none" w:sz="0" w:space="0" w:color="auto"/>
      </w:divBdr>
    </w:div>
    <w:div w:id="1479810296">
      <w:bodyDiv w:val="1"/>
      <w:marLeft w:val="0"/>
      <w:marRight w:val="0"/>
      <w:marTop w:val="0"/>
      <w:marBottom w:val="0"/>
      <w:divBdr>
        <w:top w:val="none" w:sz="0" w:space="0" w:color="auto"/>
        <w:left w:val="none" w:sz="0" w:space="0" w:color="auto"/>
        <w:bottom w:val="none" w:sz="0" w:space="0" w:color="auto"/>
        <w:right w:val="none" w:sz="0" w:space="0" w:color="auto"/>
      </w:divBdr>
    </w:div>
    <w:div w:id="1480002507">
      <w:bodyDiv w:val="1"/>
      <w:marLeft w:val="0"/>
      <w:marRight w:val="0"/>
      <w:marTop w:val="0"/>
      <w:marBottom w:val="0"/>
      <w:divBdr>
        <w:top w:val="none" w:sz="0" w:space="0" w:color="auto"/>
        <w:left w:val="none" w:sz="0" w:space="0" w:color="auto"/>
        <w:bottom w:val="none" w:sz="0" w:space="0" w:color="auto"/>
        <w:right w:val="none" w:sz="0" w:space="0" w:color="auto"/>
      </w:divBdr>
    </w:div>
    <w:div w:id="1480153318">
      <w:bodyDiv w:val="1"/>
      <w:marLeft w:val="0"/>
      <w:marRight w:val="0"/>
      <w:marTop w:val="0"/>
      <w:marBottom w:val="0"/>
      <w:divBdr>
        <w:top w:val="none" w:sz="0" w:space="0" w:color="auto"/>
        <w:left w:val="none" w:sz="0" w:space="0" w:color="auto"/>
        <w:bottom w:val="none" w:sz="0" w:space="0" w:color="auto"/>
        <w:right w:val="none" w:sz="0" w:space="0" w:color="auto"/>
      </w:divBdr>
    </w:div>
    <w:div w:id="1480263897">
      <w:bodyDiv w:val="1"/>
      <w:marLeft w:val="0"/>
      <w:marRight w:val="0"/>
      <w:marTop w:val="0"/>
      <w:marBottom w:val="0"/>
      <w:divBdr>
        <w:top w:val="none" w:sz="0" w:space="0" w:color="auto"/>
        <w:left w:val="none" w:sz="0" w:space="0" w:color="auto"/>
        <w:bottom w:val="none" w:sz="0" w:space="0" w:color="auto"/>
        <w:right w:val="none" w:sz="0" w:space="0" w:color="auto"/>
      </w:divBdr>
    </w:div>
    <w:div w:id="1480271313">
      <w:bodyDiv w:val="1"/>
      <w:marLeft w:val="0"/>
      <w:marRight w:val="0"/>
      <w:marTop w:val="0"/>
      <w:marBottom w:val="0"/>
      <w:divBdr>
        <w:top w:val="none" w:sz="0" w:space="0" w:color="auto"/>
        <w:left w:val="none" w:sz="0" w:space="0" w:color="auto"/>
        <w:bottom w:val="none" w:sz="0" w:space="0" w:color="auto"/>
        <w:right w:val="none" w:sz="0" w:space="0" w:color="auto"/>
      </w:divBdr>
    </w:div>
    <w:div w:id="1480346225">
      <w:bodyDiv w:val="1"/>
      <w:marLeft w:val="0"/>
      <w:marRight w:val="0"/>
      <w:marTop w:val="0"/>
      <w:marBottom w:val="0"/>
      <w:divBdr>
        <w:top w:val="none" w:sz="0" w:space="0" w:color="auto"/>
        <w:left w:val="none" w:sz="0" w:space="0" w:color="auto"/>
        <w:bottom w:val="none" w:sz="0" w:space="0" w:color="auto"/>
        <w:right w:val="none" w:sz="0" w:space="0" w:color="auto"/>
      </w:divBdr>
    </w:div>
    <w:div w:id="1480682847">
      <w:bodyDiv w:val="1"/>
      <w:marLeft w:val="0"/>
      <w:marRight w:val="0"/>
      <w:marTop w:val="0"/>
      <w:marBottom w:val="0"/>
      <w:divBdr>
        <w:top w:val="none" w:sz="0" w:space="0" w:color="auto"/>
        <w:left w:val="none" w:sz="0" w:space="0" w:color="auto"/>
        <w:bottom w:val="none" w:sz="0" w:space="0" w:color="auto"/>
        <w:right w:val="none" w:sz="0" w:space="0" w:color="auto"/>
      </w:divBdr>
    </w:div>
    <w:div w:id="1480731626">
      <w:bodyDiv w:val="1"/>
      <w:marLeft w:val="0"/>
      <w:marRight w:val="0"/>
      <w:marTop w:val="0"/>
      <w:marBottom w:val="0"/>
      <w:divBdr>
        <w:top w:val="none" w:sz="0" w:space="0" w:color="auto"/>
        <w:left w:val="none" w:sz="0" w:space="0" w:color="auto"/>
        <w:bottom w:val="none" w:sz="0" w:space="0" w:color="auto"/>
        <w:right w:val="none" w:sz="0" w:space="0" w:color="auto"/>
      </w:divBdr>
    </w:div>
    <w:div w:id="1480803892">
      <w:bodyDiv w:val="1"/>
      <w:marLeft w:val="0"/>
      <w:marRight w:val="0"/>
      <w:marTop w:val="0"/>
      <w:marBottom w:val="0"/>
      <w:divBdr>
        <w:top w:val="none" w:sz="0" w:space="0" w:color="auto"/>
        <w:left w:val="none" w:sz="0" w:space="0" w:color="auto"/>
        <w:bottom w:val="none" w:sz="0" w:space="0" w:color="auto"/>
        <w:right w:val="none" w:sz="0" w:space="0" w:color="auto"/>
      </w:divBdr>
    </w:div>
    <w:div w:id="1480925499">
      <w:bodyDiv w:val="1"/>
      <w:marLeft w:val="0"/>
      <w:marRight w:val="0"/>
      <w:marTop w:val="0"/>
      <w:marBottom w:val="0"/>
      <w:divBdr>
        <w:top w:val="none" w:sz="0" w:space="0" w:color="auto"/>
        <w:left w:val="none" w:sz="0" w:space="0" w:color="auto"/>
        <w:bottom w:val="none" w:sz="0" w:space="0" w:color="auto"/>
        <w:right w:val="none" w:sz="0" w:space="0" w:color="auto"/>
      </w:divBdr>
    </w:div>
    <w:div w:id="1481074383">
      <w:bodyDiv w:val="1"/>
      <w:marLeft w:val="0"/>
      <w:marRight w:val="0"/>
      <w:marTop w:val="0"/>
      <w:marBottom w:val="0"/>
      <w:divBdr>
        <w:top w:val="none" w:sz="0" w:space="0" w:color="auto"/>
        <w:left w:val="none" w:sz="0" w:space="0" w:color="auto"/>
        <w:bottom w:val="none" w:sz="0" w:space="0" w:color="auto"/>
        <w:right w:val="none" w:sz="0" w:space="0" w:color="auto"/>
      </w:divBdr>
    </w:div>
    <w:div w:id="1481269875">
      <w:bodyDiv w:val="1"/>
      <w:marLeft w:val="0"/>
      <w:marRight w:val="0"/>
      <w:marTop w:val="0"/>
      <w:marBottom w:val="0"/>
      <w:divBdr>
        <w:top w:val="none" w:sz="0" w:space="0" w:color="auto"/>
        <w:left w:val="none" w:sz="0" w:space="0" w:color="auto"/>
        <w:bottom w:val="none" w:sz="0" w:space="0" w:color="auto"/>
        <w:right w:val="none" w:sz="0" w:space="0" w:color="auto"/>
      </w:divBdr>
    </w:div>
    <w:div w:id="1481338864">
      <w:bodyDiv w:val="1"/>
      <w:marLeft w:val="0"/>
      <w:marRight w:val="0"/>
      <w:marTop w:val="0"/>
      <w:marBottom w:val="0"/>
      <w:divBdr>
        <w:top w:val="none" w:sz="0" w:space="0" w:color="auto"/>
        <w:left w:val="none" w:sz="0" w:space="0" w:color="auto"/>
        <w:bottom w:val="none" w:sz="0" w:space="0" w:color="auto"/>
        <w:right w:val="none" w:sz="0" w:space="0" w:color="auto"/>
      </w:divBdr>
    </w:div>
    <w:div w:id="1481800085">
      <w:bodyDiv w:val="1"/>
      <w:marLeft w:val="0"/>
      <w:marRight w:val="0"/>
      <w:marTop w:val="0"/>
      <w:marBottom w:val="0"/>
      <w:divBdr>
        <w:top w:val="none" w:sz="0" w:space="0" w:color="auto"/>
        <w:left w:val="none" w:sz="0" w:space="0" w:color="auto"/>
        <w:bottom w:val="none" w:sz="0" w:space="0" w:color="auto"/>
        <w:right w:val="none" w:sz="0" w:space="0" w:color="auto"/>
      </w:divBdr>
    </w:div>
    <w:div w:id="1482774243">
      <w:bodyDiv w:val="1"/>
      <w:marLeft w:val="0"/>
      <w:marRight w:val="0"/>
      <w:marTop w:val="0"/>
      <w:marBottom w:val="0"/>
      <w:divBdr>
        <w:top w:val="none" w:sz="0" w:space="0" w:color="auto"/>
        <w:left w:val="none" w:sz="0" w:space="0" w:color="auto"/>
        <w:bottom w:val="none" w:sz="0" w:space="0" w:color="auto"/>
        <w:right w:val="none" w:sz="0" w:space="0" w:color="auto"/>
      </w:divBdr>
    </w:div>
    <w:div w:id="1482886800">
      <w:bodyDiv w:val="1"/>
      <w:marLeft w:val="0"/>
      <w:marRight w:val="0"/>
      <w:marTop w:val="0"/>
      <w:marBottom w:val="0"/>
      <w:divBdr>
        <w:top w:val="none" w:sz="0" w:space="0" w:color="auto"/>
        <w:left w:val="none" w:sz="0" w:space="0" w:color="auto"/>
        <w:bottom w:val="none" w:sz="0" w:space="0" w:color="auto"/>
        <w:right w:val="none" w:sz="0" w:space="0" w:color="auto"/>
      </w:divBdr>
    </w:div>
    <w:div w:id="1482890846">
      <w:bodyDiv w:val="1"/>
      <w:marLeft w:val="0"/>
      <w:marRight w:val="0"/>
      <w:marTop w:val="0"/>
      <w:marBottom w:val="0"/>
      <w:divBdr>
        <w:top w:val="none" w:sz="0" w:space="0" w:color="auto"/>
        <w:left w:val="none" w:sz="0" w:space="0" w:color="auto"/>
        <w:bottom w:val="none" w:sz="0" w:space="0" w:color="auto"/>
        <w:right w:val="none" w:sz="0" w:space="0" w:color="auto"/>
      </w:divBdr>
    </w:div>
    <w:div w:id="1483084420">
      <w:bodyDiv w:val="1"/>
      <w:marLeft w:val="0"/>
      <w:marRight w:val="0"/>
      <w:marTop w:val="0"/>
      <w:marBottom w:val="0"/>
      <w:divBdr>
        <w:top w:val="none" w:sz="0" w:space="0" w:color="auto"/>
        <w:left w:val="none" w:sz="0" w:space="0" w:color="auto"/>
        <w:bottom w:val="none" w:sz="0" w:space="0" w:color="auto"/>
        <w:right w:val="none" w:sz="0" w:space="0" w:color="auto"/>
      </w:divBdr>
    </w:div>
    <w:div w:id="1483232941">
      <w:bodyDiv w:val="1"/>
      <w:marLeft w:val="0"/>
      <w:marRight w:val="0"/>
      <w:marTop w:val="0"/>
      <w:marBottom w:val="0"/>
      <w:divBdr>
        <w:top w:val="none" w:sz="0" w:space="0" w:color="auto"/>
        <w:left w:val="none" w:sz="0" w:space="0" w:color="auto"/>
        <w:bottom w:val="none" w:sz="0" w:space="0" w:color="auto"/>
        <w:right w:val="none" w:sz="0" w:space="0" w:color="auto"/>
      </w:divBdr>
    </w:div>
    <w:div w:id="1483234647">
      <w:bodyDiv w:val="1"/>
      <w:marLeft w:val="0"/>
      <w:marRight w:val="0"/>
      <w:marTop w:val="0"/>
      <w:marBottom w:val="0"/>
      <w:divBdr>
        <w:top w:val="none" w:sz="0" w:space="0" w:color="auto"/>
        <w:left w:val="none" w:sz="0" w:space="0" w:color="auto"/>
        <w:bottom w:val="none" w:sz="0" w:space="0" w:color="auto"/>
        <w:right w:val="none" w:sz="0" w:space="0" w:color="auto"/>
      </w:divBdr>
    </w:div>
    <w:div w:id="1484004878">
      <w:bodyDiv w:val="1"/>
      <w:marLeft w:val="0"/>
      <w:marRight w:val="0"/>
      <w:marTop w:val="0"/>
      <w:marBottom w:val="0"/>
      <w:divBdr>
        <w:top w:val="none" w:sz="0" w:space="0" w:color="auto"/>
        <w:left w:val="none" w:sz="0" w:space="0" w:color="auto"/>
        <w:bottom w:val="none" w:sz="0" w:space="0" w:color="auto"/>
        <w:right w:val="none" w:sz="0" w:space="0" w:color="auto"/>
      </w:divBdr>
    </w:div>
    <w:div w:id="1484160876">
      <w:bodyDiv w:val="1"/>
      <w:marLeft w:val="0"/>
      <w:marRight w:val="0"/>
      <w:marTop w:val="0"/>
      <w:marBottom w:val="0"/>
      <w:divBdr>
        <w:top w:val="none" w:sz="0" w:space="0" w:color="auto"/>
        <w:left w:val="none" w:sz="0" w:space="0" w:color="auto"/>
        <w:bottom w:val="none" w:sz="0" w:space="0" w:color="auto"/>
        <w:right w:val="none" w:sz="0" w:space="0" w:color="auto"/>
      </w:divBdr>
    </w:div>
    <w:div w:id="1484203701">
      <w:bodyDiv w:val="1"/>
      <w:marLeft w:val="0"/>
      <w:marRight w:val="0"/>
      <w:marTop w:val="0"/>
      <w:marBottom w:val="0"/>
      <w:divBdr>
        <w:top w:val="none" w:sz="0" w:space="0" w:color="auto"/>
        <w:left w:val="none" w:sz="0" w:space="0" w:color="auto"/>
        <w:bottom w:val="none" w:sz="0" w:space="0" w:color="auto"/>
        <w:right w:val="none" w:sz="0" w:space="0" w:color="auto"/>
      </w:divBdr>
    </w:div>
    <w:div w:id="1484471392">
      <w:bodyDiv w:val="1"/>
      <w:marLeft w:val="0"/>
      <w:marRight w:val="0"/>
      <w:marTop w:val="0"/>
      <w:marBottom w:val="0"/>
      <w:divBdr>
        <w:top w:val="none" w:sz="0" w:space="0" w:color="auto"/>
        <w:left w:val="none" w:sz="0" w:space="0" w:color="auto"/>
        <w:bottom w:val="none" w:sz="0" w:space="0" w:color="auto"/>
        <w:right w:val="none" w:sz="0" w:space="0" w:color="auto"/>
      </w:divBdr>
    </w:div>
    <w:div w:id="1484589080">
      <w:bodyDiv w:val="1"/>
      <w:marLeft w:val="0"/>
      <w:marRight w:val="0"/>
      <w:marTop w:val="0"/>
      <w:marBottom w:val="0"/>
      <w:divBdr>
        <w:top w:val="none" w:sz="0" w:space="0" w:color="auto"/>
        <w:left w:val="none" w:sz="0" w:space="0" w:color="auto"/>
        <w:bottom w:val="none" w:sz="0" w:space="0" w:color="auto"/>
        <w:right w:val="none" w:sz="0" w:space="0" w:color="auto"/>
      </w:divBdr>
    </w:div>
    <w:div w:id="1484614010">
      <w:bodyDiv w:val="1"/>
      <w:marLeft w:val="0"/>
      <w:marRight w:val="0"/>
      <w:marTop w:val="0"/>
      <w:marBottom w:val="0"/>
      <w:divBdr>
        <w:top w:val="none" w:sz="0" w:space="0" w:color="auto"/>
        <w:left w:val="none" w:sz="0" w:space="0" w:color="auto"/>
        <w:bottom w:val="none" w:sz="0" w:space="0" w:color="auto"/>
        <w:right w:val="none" w:sz="0" w:space="0" w:color="auto"/>
      </w:divBdr>
    </w:div>
    <w:div w:id="1484852794">
      <w:bodyDiv w:val="1"/>
      <w:marLeft w:val="0"/>
      <w:marRight w:val="0"/>
      <w:marTop w:val="0"/>
      <w:marBottom w:val="0"/>
      <w:divBdr>
        <w:top w:val="none" w:sz="0" w:space="0" w:color="auto"/>
        <w:left w:val="none" w:sz="0" w:space="0" w:color="auto"/>
        <w:bottom w:val="none" w:sz="0" w:space="0" w:color="auto"/>
        <w:right w:val="none" w:sz="0" w:space="0" w:color="auto"/>
      </w:divBdr>
    </w:div>
    <w:div w:id="1484933520">
      <w:bodyDiv w:val="1"/>
      <w:marLeft w:val="0"/>
      <w:marRight w:val="0"/>
      <w:marTop w:val="0"/>
      <w:marBottom w:val="0"/>
      <w:divBdr>
        <w:top w:val="none" w:sz="0" w:space="0" w:color="auto"/>
        <w:left w:val="none" w:sz="0" w:space="0" w:color="auto"/>
        <w:bottom w:val="none" w:sz="0" w:space="0" w:color="auto"/>
        <w:right w:val="none" w:sz="0" w:space="0" w:color="auto"/>
      </w:divBdr>
    </w:div>
    <w:div w:id="1485002351">
      <w:bodyDiv w:val="1"/>
      <w:marLeft w:val="0"/>
      <w:marRight w:val="0"/>
      <w:marTop w:val="0"/>
      <w:marBottom w:val="0"/>
      <w:divBdr>
        <w:top w:val="none" w:sz="0" w:space="0" w:color="auto"/>
        <w:left w:val="none" w:sz="0" w:space="0" w:color="auto"/>
        <w:bottom w:val="none" w:sz="0" w:space="0" w:color="auto"/>
        <w:right w:val="none" w:sz="0" w:space="0" w:color="auto"/>
      </w:divBdr>
    </w:div>
    <w:div w:id="1485045844">
      <w:bodyDiv w:val="1"/>
      <w:marLeft w:val="0"/>
      <w:marRight w:val="0"/>
      <w:marTop w:val="0"/>
      <w:marBottom w:val="0"/>
      <w:divBdr>
        <w:top w:val="none" w:sz="0" w:space="0" w:color="auto"/>
        <w:left w:val="none" w:sz="0" w:space="0" w:color="auto"/>
        <w:bottom w:val="none" w:sz="0" w:space="0" w:color="auto"/>
        <w:right w:val="none" w:sz="0" w:space="0" w:color="auto"/>
      </w:divBdr>
    </w:div>
    <w:div w:id="1485119109">
      <w:bodyDiv w:val="1"/>
      <w:marLeft w:val="0"/>
      <w:marRight w:val="0"/>
      <w:marTop w:val="0"/>
      <w:marBottom w:val="0"/>
      <w:divBdr>
        <w:top w:val="none" w:sz="0" w:space="0" w:color="auto"/>
        <w:left w:val="none" w:sz="0" w:space="0" w:color="auto"/>
        <w:bottom w:val="none" w:sz="0" w:space="0" w:color="auto"/>
        <w:right w:val="none" w:sz="0" w:space="0" w:color="auto"/>
      </w:divBdr>
    </w:div>
    <w:div w:id="1485316345">
      <w:bodyDiv w:val="1"/>
      <w:marLeft w:val="0"/>
      <w:marRight w:val="0"/>
      <w:marTop w:val="0"/>
      <w:marBottom w:val="0"/>
      <w:divBdr>
        <w:top w:val="none" w:sz="0" w:space="0" w:color="auto"/>
        <w:left w:val="none" w:sz="0" w:space="0" w:color="auto"/>
        <w:bottom w:val="none" w:sz="0" w:space="0" w:color="auto"/>
        <w:right w:val="none" w:sz="0" w:space="0" w:color="auto"/>
      </w:divBdr>
    </w:div>
    <w:div w:id="1485468832">
      <w:bodyDiv w:val="1"/>
      <w:marLeft w:val="0"/>
      <w:marRight w:val="0"/>
      <w:marTop w:val="0"/>
      <w:marBottom w:val="0"/>
      <w:divBdr>
        <w:top w:val="none" w:sz="0" w:space="0" w:color="auto"/>
        <w:left w:val="none" w:sz="0" w:space="0" w:color="auto"/>
        <w:bottom w:val="none" w:sz="0" w:space="0" w:color="auto"/>
        <w:right w:val="none" w:sz="0" w:space="0" w:color="auto"/>
      </w:divBdr>
    </w:div>
    <w:div w:id="1485470908">
      <w:bodyDiv w:val="1"/>
      <w:marLeft w:val="0"/>
      <w:marRight w:val="0"/>
      <w:marTop w:val="0"/>
      <w:marBottom w:val="0"/>
      <w:divBdr>
        <w:top w:val="none" w:sz="0" w:space="0" w:color="auto"/>
        <w:left w:val="none" w:sz="0" w:space="0" w:color="auto"/>
        <w:bottom w:val="none" w:sz="0" w:space="0" w:color="auto"/>
        <w:right w:val="none" w:sz="0" w:space="0" w:color="auto"/>
      </w:divBdr>
    </w:div>
    <w:div w:id="1485706483">
      <w:bodyDiv w:val="1"/>
      <w:marLeft w:val="0"/>
      <w:marRight w:val="0"/>
      <w:marTop w:val="0"/>
      <w:marBottom w:val="0"/>
      <w:divBdr>
        <w:top w:val="none" w:sz="0" w:space="0" w:color="auto"/>
        <w:left w:val="none" w:sz="0" w:space="0" w:color="auto"/>
        <w:bottom w:val="none" w:sz="0" w:space="0" w:color="auto"/>
        <w:right w:val="none" w:sz="0" w:space="0" w:color="auto"/>
      </w:divBdr>
    </w:div>
    <w:div w:id="1485898196">
      <w:bodyDiv w:val="1"/>
      <w:marLeft w:val="0"/>
      <w:marRight w:val="0"/>
      <w:marTop w:val="0"/>
      <w:marBottom w:val="0"/>
      <w:divBdr>
        <w:top w:val="none" w:sz="0" w:space="0" w:color="auto"/>
        <w:left w:val="none" w:sz="0" w:space="0" w:color="auto"/>
        <w:bottom w:val="none" w:sz="0" w:space="0" w:color="auto"/>
        <w:right w:val="none" w:sz="0" w:space="0" w:color="auto"/>
      </w:divBdr>
    </w:div>
    <w:div w:id="1486119357">
      <w:bodyDiv w:val="1"/>
      <w:marLeft w:val="0"/>
      <w:marRight w:val="0"/>
      <w:marTop w:val="0"/>
      <w:marBottom w:val="0"/>
      <w:divBdr>
        <w:top w:val="none" w:sz="0" w:space="0" w:color="auto"/>
        <w:left w:val="none" w:sz="0" w:space="0" w:color="auto"/>
        <w:bottom w:val="none" w:sz="0" w:space="0" w:color="auto"/>
        <w:right w:val="none" w:sz="0" w:space="0" w:color="auto"/>
      </w:divBdr>
    </w:div>
    <w:div w:id="1486505480">
      <w:bodyDiv w:val="1"/>
      <w:marLeft w:val="0"/>
      <w:marRight w:val="0"/>
      <w:marTop w:val="0"/>
      <w:marBottom w:val="0"/>
      <w:divBdr>
        <w:top w:val="none" w:sz="0" w:space="0" w:color="auto"/>
        <w:left w:val="none" w:sz="0" w:space="0" w:color="auto"/>
        <w:bottom w:val="none" w:sz="0" w:space="0" w:color="auto"/>
        <w:right w:val="none" w:sz="0" w:space="0" w:color="auto"/>
      </w:divBdr>
    </w:div>
    <w:div w:id="1486822226">
      <w:bodyDiv w:val="1"/>
      <w:marLeft w:val="0"/>
      <w:marRight w:val="0"/>
      <w:marTop w:val="0"/>
      <w:marBottom w:val="0"/>
      <w:divBdr>
        <w:top w:val="none" w:sz="0" w:space="0" w:color="auto"/>
        <w:left w:val="none" w:sz="0" w:space="0" w:color="auto"/>
        <w:bottom w:val="none" w:sz="0" w:space="0" w:color="auto"/>
        <w:right w:val="none" w:sz="0" w:space="0" w:color="auto"/>
      </w:divBdr>
    </w:div>
    <w:div w:id="1486824693">
      <w:bodyDiv w:val="1"/>
      <w:marLeft w:val="0"/>
      <w:marRight w:val="0"/>
      <w:marTop w:val="0"/>
      <w:marBottom w:val="0"/>
      <w:divBdr>
        <w:top w:val="none" w:sz="0" w:space="0" w:color="auto"/>
        <w:left w:val="none" w:sz="0" w:space="0" w:color="auto"/>
        <w:bottom w:val="none" w:sz="0" w:space="0" w:color="auto"/>
        <w:right w:val="none" w:sz="0" w:space="0" w:color="auto"/>
      </w:divBdr>
    </w:div>
    <w:div w:id="1486895570">
      <w:bodyDiv w:val="1"/>
      <w:marLeft w:val="0"/>
      <w:marRight w:val="0"/>
      <w:marTop w:val="0"/>
      <w:marBottom w:val="0"/>
      <w:divBdr>
        <w:top w:val="none" w:sz="0" w:space="0" w:color="auto"/>
        <w:left w:val="none" w:sz="0" w:space="0" w:color="auto"/>
        <w:bottom w:val="none" w:sz="0" w:space="0" w:color="auto"/>
        <w:right w:val="none" w:sz="0" w:space="0" w:color="auto"/>
      </w:divBdr>
    </w:div>
    <w:div w:id="1487013789">
      <w:bodyDiv w:val="1"/>
      <w:marLeft w:val="0"/>
      <w:marRight w:val="0"/>
      <w:marTop w:val="0"/>
      <w:marBottom w:val="0"/>
      <w:divBdr>
        <w:top w:val="none" w:sz="0" w:space="0" w:color="auto"/>
        <w:left w:val="none" w:sz="0" w:space="0" w:color="auto"/>
        <w:bottom w:val="none" w:sz="0" w:space="0" w:color="auto"/>
        <w:right w:val="none" w:sz="0" w:space="0" w:color="auto"/>
      </w:divBdr>
    </w:div>
    <w:div w:id="1487018165">
      <w:bodyDiv w:val="1"/>
      <w:marLeft w:val="0"/>
      <w:marRight w:val="0"/>
      <w:marTop w:val="0"/>
      <w:marBottom w:val="0"/>
      <w:divBdr>
        <w:top w:val="none" w:sz="0" w:space="0" w:color="auto"/>
        <w:left w:val="none" w:sz="0" w:space="0" w:color="auto"/>
        <w:bottom w:val="none" w:sz="0" w:space="0" w:color="auto"/>
        <w:right w:val="none" w:sz="0" w:space="0" w:color="auto"/>
      </w:divBdr>
    </w:div>
    <w:div w:id="1487085652">
      <w:bodyDiv w:val="1"/>
      <w:marLeft w:val="0"/>
      <w:marRight w:val="0"/>
      <w:marTop w:val="0"/>
      <w:marBottom w:val="0"/>
      <w:divBdr>
        <w:top w:val="none" w:sz="0" w:space="0" w:color="auto"/>
        <w:left w:val="none" w:sz="0" w:space="0" w:color="auto"/>
        <w:bottom w:val="none" w:sz="0" w:space="0" w:color="auto"/>
        <w:right w:val="none" w:sz="0" w:space="0" w:color="auto"/>
      </w:divBdr>
    </w:div>
    <w:div w:id="1487235537">
      <w:bodyDiv w:val="1"/>
      <w:marLeft w:val="0"/>
      <w:marRight w:val="0"/>
      <w:marTop w:val="0"/>
      <w:marBottom w:val="0"/>
      <w:divBdr>
        <w:top w:val="none" w:sz="0" w:space="0" w:color="auto"/>
        <w:left w:val="none" w:sz="0" w:space="0" w:color="auto"/>
        <w:bottom w:val="none" w:sz="0" w:space="0" w:color="auto"/>
        <w:right w:val="none" w:sz="0" w:space="0" w:color="auto"/>
      </w:divBdr>
    </w:div>
    <w:div w:id="1487237124">
      <w:bodyDiv w:val="1"/>
      <w:marLeft w:val="0"/>
      <w:marRight w:val="0"/>
      <w:marTop w:val="0"/>
      <w:marBottom w:val="0"/>
      <w:divBdr>
        <w:top w:val="none" w:sz="0" w:space="0" w:color="auto"/>
        <w:left w:val="none" w:sz="0" w:space="0" w:color="auto"/>
        <w:bottom w:val="none" w:sz="0" w:space="0" w:color="auto"/>
        <w:right w:val="none" w:sz="0" w:space="0" w:color="auto"/>
      </w:divBdr>
    </w:div>
    <w:div w:id="1487352930">
      <w:bodyDiv w:val="1"/>
      <w:marLeft w:val="0"/>
      <w:marRight w:val="0"/>
      <w:marTop w:val="0"/>
      <w:marBottom w:val="0"/>
      <w:divBdr>
        <w:top w:val="none" w:sz="0" w:space="0" w:color="auto"/>
        <w:left w:val="none" w:sz="0" w:space="0" w:color="auto"/>
        <w:bottom w:val="none" w:sz="0" w:space="0" w:color="auto"/>
        <w:right w:val="none" w:sz="0" w:space="0" w:color="auto"/>
      </w:divBdr>
    </w:div>
    <w:div w:id="1487624864">
      <w:bodyDiv w:val="1"/>
      <w:marLeft w:val="0"/>
      <w:marRight w:val="0"/>
      <w:marTop w:val="0"/>
      <w:marBottom w:val="0"/>
      <w:divBdr>
        <w:top w:val="none" w:sz="0" w:space="0" w:color="auto"/>
        <w:left w:val="none" w:sz="0" w:space="0" w:color="auto"/>
        <w:bottom w:val="none" w:sz="0" w:space="0" w:color="auto"/>
        <w:right w:val="none" w:sz="0" w:space="0" w:color="auto"/>
      </w:divBdr>
    </w:div>
    <w:div w:id="1487631344">
      <w:bodyDiv w:val="1"/>
      <w:marLeft w:val="0"/>
      <w:marRight w:val="0"/>
      <w:marTop w:val="0"/>
      <w:marBottom w:val="0"/>
      <w:divBdr>
        <w:top w:val="none" w:sz="0" w:space="0" w:color="auto"/>
        <w:left w:val="none" w:sz="0" w:space="0" w:color="auto"/>
        <w:bottom w:val="none" w:sz="0" w:space="0" w:color="auto"/>
        <w:right w:val="none" w:sz="0" w:space="0" w:color="auto"/>
      </w:divBdr>
    </w:div>
    <w:div w:id="1487742309">
      <w:bodyDiv w:val="1"/>
      <w:marLeft w:val="0"/>
      <w:marRight w:val="0"/>
      <w:marTop w:val="0"/>
      <w:marBottom w:val="0"/>
      <w:divBdr>
        <w:top w:val="none" w:sz="0" w:space="0" w:color="auto"/>
        <w:left w:val="none" w:sz="0" w:space="0" w:color="auto"/>
        <w:bottom w:val="none" w:sz="0" w:space="0" w:color="auto"/>
        <w:right w:val="none" w:sz="0" w:space="0" w:color="auto"/>
      </w:divBdr>
    </w:div>
    <w:div w:id="1488015047">
      <w:bodyDiv w:val="1"/>
      <w:marLeft w:val="0"/>
      <w:marRight w:val="0"/>
      <w:marTop w:val="0"/>
      <w:marBottom w:val="0"/>
      <w:divBdr>
        <w:top w:val="none" w:sz="0" w:space="0" w:color="auto"/>
        <w:left w:val="none" w:sz="0" w:space="0" w:color="auto"/>
        <w:bottom w:val="none" w:sz="0" w:space="0" w:color="auto"/>
        <w:right w:val="none" w:sz="0" w:space="0" w:color="auto"/>
      </w:divBdr>
    </w:div>
    <w:div w:id="1488084333">
      <w:bodyDiv w:val="1"/>
      <w:marLeft w:val="0"/>
      <w:marRight w:val="0"/>
      <w:marTop w:val="0"/>
      <w:marBottom w:val="0"/>
      <w:divBdr>
        <w:top w:val="none" w:sz="0" w:space="0" w:color="auto"/>
        <w:left w:val="none" w:sz="0" w:space="0" w:color="auto"/>
        <w:bottom w:val="none" w:sz="0" w:space="0" w:color="auto"/>
        <w:right w:val="none" w:sz="0" w:space="0" w:color="auto"/>
      </w:divBdr>
    </w:div>
    <w:div w:id="1488087027">
      <w:bodyDiv w:val="1"/>
      <w:marLeft w:val="0"/>
      <w:marRight w:val="0"/>
      <w:marTop w:val="0"/>
      <w:marBottom w:val="0"/>
      <w:divBdr>
        <w:top w:val="none" w:sz="0" w:space="0" w:color="auto"/>
        <w:left w:val="none" w:sz="0" w:space="0" w:color="auto"/>
        <w:bottom w:val="none" w:sz="0" w:space="0" w:color="auto"/>
        <w:right w:val="none" w:sz="0" w:space="0" w:color="auto"/>
      </w:divBdr>
    </w:div>
    <w:div w:id="1488130608">
      <w:bodyDiv w:val="1"/>
      <w:marLeft w:val="0"/>
      <w:marRight w:val="0"/>
      <w:marTop w:val="0"/>
      <w:marBottom w:val="0"/>
      <w:divBdr>
        <w:top w:val="none" w:sz="0" w:space="0" w:color="auto"/>
        <w:left w:val="none" w:sz="0" w:space="0" w:color="auto"/>
        <w:bottom w:val="none" w:sz="0" w:space="0" w:color="auto"/>
        <w:right w:val="none" w:sz="0" w:space="0" w:color="auto"/>
      </w:divBdr>
    </w:div>
    <w:div w:id="1488204985">
      <w:bodyDiv w:val="1"/>
      <w:marLeft w:val="0"/>
      <w:marRight w:val="0"/>
      <w:marTop w:val="0"/>
      <w:marBottom w:val="0"/>
      <w:divBdr>
        <w:top w:val="none" w:sz="0" w:space="0" w:color="auto"/>
        <w:left w:val="none" w:sz="0" w:space="0" w:color="auto"/>
        <w:bottom w:val="none" w:sz="0" w:space="0" w:color="auto"/>
        <w:right w:val="none" w:sz="0" w:space="0" w:color="auto"/>
      </w:divBdr>
    </w:div>
    <w:div w:id="1488400688">
      <w:bodyDiv w:val="1"/>
      <w:marLeft w:val="0"/>
      <w:marRight w:val="0"/>
      <w:marTop w:val="0"/>
      <w:marBottom w:val="0"/>
      <w:divBdr>
        <w:top w:val="none" w:sz="0" w:space="0" w:color="auto"/>
        <w:left w:val="none" w:sz="0" w:space="0" w:color="auto"/>
        <w:bottom w:val="none" w:sz="0" w:space="0" w:color="auto"/>
        <w:right w:val="none" w:sz="0" w:space="0" w:color="auto"/>
      </w:divBdr>
    </w:div>
    <w:div w:id="1488549197">
      <w:bodyDiv w:val="1"/>
      <w:marLeft w:val="0"/>
      <w:marRight w:val="0"/>
      <w:marTop w:val="0"/>
      <w:marBottom w:val="0"/>
      <w:divBdr>
        <w:top w:val="none" w:sz="0" w:space="0" w:color="auto"/>
        <w:left w:val="none" w:sz="0" w:space="0" w:color="auto"/>
        <w:bottom w:val="none" w:sz="0" w:space="0" w:color="auto"/>
        <w:right w:val="none" w:sz="0" w:space="0" w:color="auto"/>
      </w:divBdr>
    </w:div>
    <w:div w:id="1488551287">
      <w:bodyDiv w:val="1"/>
      <w:marLeft w:val="0"/>
      <w:marRight w:val="0"/>
      <w:marTop w:val="0"/>
      <w:marBottom w:val="0"/>
      <w:divBdr>
        <w:top w:val="none" w:sz="0" w:space="0" w:color="auto"/>
        <w:left w:val="none" w:sz="0" w:space="0" w:color="auto"/>
        <w:bottom w:val="none" w:sz="0" w:space="0" w:color="auto"/>
        <w:right w:val="none" w:sz="0" w:space="0" w:color="auto"/>
      </w:divBdr>
    </w:div>
    <w:div w:id="1488859343">
      <w:bodyDiv w:val="1"/>
      <w:marLeft w:val="0"/>
      <w:marRight w:val="0"/>
      <w:marTop w:val="0"/>
      <w:marBottom w:val="0"/>
      <w:divBdr>
        <w:top w:val="none" w:sz="0" w:space="0" w:color="auto"/>
        <w:left w:val="none" w:sz="0" w:space="0" w:color="auto"/>
        <w:bottom w:val="none" w:sz="0" w:space="0" w:color="auto"/>
        <w:right w:val="none" w:sz="0" w:space="0" w:color="auto"/>
      </w:divBdr>
    </w:div>
    <w:div w:id="1488938699">
      <w:bodyDiv w:val="1"/>
      <w:marLeft w:val="0"/>
      <w:marRight w:val="0"/>
      <w:marTop w:val="0"/>
      <w:marBottom w:val="0"/>
      <w:divBdr>
        <w:top w:val="none" w:sz="0" w:space="0" w:color="auto"/>
        <w:left w:val="none" w:sz="0" w:space="0" w:color="auto"/>
        <w:bottom w:val="none" w:sz="0" w:space="0" w:color="auto"/>
        <w:right w:val="none" w:sz="0" w:space="0" w:color="auto"/>
      </w:divBdr>
    </w:div>
    <w:div w:id="1488980062">
      <w:bodyDiv w:val="1"/>
      <w:marLeft w:val="0"/>
      <w:marRight w:val="0"/>
      <w:marTop w:val="0"/>
      <w:marBottom w:val="0"/>
      <w:divBdr>
        <w:top w:val="none" w:sz="0" w:space="0" w:color="auto"/>
        <w:left w:val="none" w:sz="0" w:space="0" w:color="auto"/>
        <w:bottom w:val="none" w:sz="0" w:space="0" w:color="auto"/>
        <w:right w:val="none" w:sz="0" w:space="0" w:color="auto"/>
      </w:divBdr>
    </w:div>
    <w:div w:id="1489132730">
      <w:bodyDiv w:val="1"/>
      <w:marLeft w:val="0"/>
      <w:marRight w:val="0"/>
      <w:marTop w:val="0"/>
      <w:marBottom w:val="0"/>
      <w:divBdr>
        <w:top w:val="none" w:sz="0" w:space="0" w:color="auto"/>
        <w:left w:val="none" w:sz="0" w:space="0" w:color="auto"/>
        <w:bottom w:val="none" w:sz="0" w:space="0" w:color="auto"/>
        <w:right w:val="none" w:sz="0" w:space="0" w:color="auto"/>
      </w:divBdr>
    </w:div>
    <w:div w:id="1489133945">
      <w:bodyDiv w:val="1"/>
      <w:marLeft w:val="0"/>
      <w:marRight w:val="0"/>
      <w:marTop w:val="0"/>
      <w:marBottom w:val="0"/>
      <w:divBdr>
        <w:top w:val="none" w:sz="0" w:space="0" w:color="auto"/>
        <w:left w:val="none" w:sz="0" w:space="0" w:color="auto"/>
        <w:bottom w:val="none" w:sz="0" w:space="0" w:color="auto"/>
        <w:right w:val="none" w:sz="0" w:space="0" w:color="auto"/>
      </w:divBdr>
    </w:div>
    <w:div w:id="1489247510">
      <w:bodyDiv w:val="1"/>
      <w:marLeft w:val="0"/>
      <w:marRight w:val="0"/>
      <w:marTop w:val="0"/>
      <w:marBottom w:val="0"/>
      <w:divBdr>
        <w:top w:val="none" w:sz="0" w:space="0" w:color="auto"/>
        <w:left w:val="none" w:sz="0" w:space="0" w:color="auto"/>
        <w:bottom w:val="none" w:sz="0" w:space="0" w:color="auto"/>
        <w:right w:val="none" w:sz="0" w:space="0" w:color="auto"/>
      </w:divBdr>
    </w:div>
    <w:div w:id="1489325757">
      <w:bodyDiv w:val="1"/>
      <w:marLeft w:val="0"/>
      <w:marRight w:val="0"/>
      <w:marTop w:val="0"/>
      <w:marBottom w:val="0"/>
      <w:divBdr>
        <w:top w:val="none" w:sz="0" w:space="0" w:color="auto"/>
        <w:left w:val="none" w:sz="0" w:space="0" w:color="auto"/>
        <w:bottom w:val="none" w:sz="0" w:space="0" w:color="auto"/>
        <w:right w:val="none" w:sz="0" w:space="0" w:color="auto"/>
      </w:divBdr>
    </w:div>
    <w:div w:id="1489395118">
      <w:bodyDiv w:val="1"/>
      <w:marLeft w:val="0"/>
      <w:marRight w:val="0"/>
      <w:marTop w:val="0"/>
      <w:marBottom w:val="0"/>
      <w:divBdr>
        <w:top w:val="none" w:sz="0" w:space="0" w:color="auto"/>
        <w:left w:val="none" w:sz="0" w:space="0" w:color="auto"/>
        <w:bottom w:val="none" w:sz="0" w:space="0" w:color="auto"/>
        <w:right w:val="none" w:sz="0" w:space="0" w:color="auto"/>
      </w:divBdr>
    </w:div>
    <w:div w:id="1489595862">
      <w:bodyDiv w:val="1"/>
      <w:marLeft w:val="0"/>
      <w:marRight w:val="0"/>
      <w:marTop w:val="0"/>
      <w:marBottom w:val="0"/>
      <w:divBdr>
        <w:top w:val="none" w:sz="0" w:space="0" w:color="auto"/>
        <w:left w:val="none" w:sz="0" w:space="0" w:color="auto"/>
        <w:bottom w:val="none" w:sz="0" w:space="0" w:color="auto"/>
        <w:right w:val="none" w:sz="0" w:space="0" w:color="auto"/>
      </w:divBdr>
    </w:div>
    <w:div w:id="1489636650">
      <w:bodyDiv w:val="1"/>
      <w:marLeft w:val="0"/>
      <w:marRight w:val="0"/>
      <w:marTop w:val="0"/>
      <w:marBottom w:val="0"/>
      <w:divBdr>
        <w:top w:val="none" w:sz="0" w:space="0" w:color="auto"/>
        <w:left w:val="none" w:sz="0" w:space="0" w:color="auto"/>
        <w:bottom w:val="none" w:sz="0" w:space="0" w:color="auto"/>
        <w:right w:val="none" w:sz="0" w:space="0" w:color="auto"/>
      </w:divBdr>
    </w:div>
    <w:div w:id="1490051826">
      <w:bodyDiv w:val="1"/>
      <w:marLeft w:val="0"/>
      <w:marRight w:val="0"/>
      <w:marTop w:val="0"/>
      <w:marBottom w:val="0"/>
      <w:divBdr>
        <w:top w:val="none" w:sz="0" w:space="0" w:color="auto"/>
        <w:left w:val="none" w:sz="0" w:space="0" w:color="auto"/>
        <w:bottom w:val="none" w:sz="0" w:space="0" w:color="auto"/>
        <w:right w:val="none" w:sz="0" w:space="0" w:color="auto"/>
      </w:divBdr>
    </w:div>
    <w:div w:id="1490485664">
      <w:bodyDiv w:val="1"/>
      <w:marLeft w:val="0"/>
      <w:marRight w:val="0"/>
      <w:marTop w:val="0"/>
      <w:marBottom w:val="0"/>
      <w:divBdr>
        <w:top w:val="none" w:sz="0" w:space="0" w:color="auto"/>
        <w:left w:val="none" w:sz="0" w:space="0" w:color="auto"/>
        <w:bottom w:val="none" w:sz="0" w:space="0" w:color="auto"/>
        <w:right w:val="none" w:sz="0" w:space="0" w:color="auto"/>
      </w:divBdr>
    </w:div>
    <w:div w:id="1490710520">
      <w:bodyDiv w:val="1"/>
      <w:marLeft w:val="0"/>
      <w:marRight w:val="0"/>
      <w:marTop w:val="0"/>
      <w:marBottom w:val="0"/>
      <w:divBdr>
        <w:top w:val="none" w:sz="0" w:space="0" w:color="auto"/>
        <w:left w:val="none" w:sz="0" w:space="0" w:color="auto"/>
        <w:bottom w:val="none" w:sz="0" w:space="0" w:color="auto"/>
        <w:right w:val="none" w:sz="0" w:space="0" w:color="auto"/>
      </w:divBdr>
    </w:div>
    <w:div w:id="1490711758">
      <w:bodyDiv w:val="1"/>
      <w:marLeft w:val="0"/>
      <w:marRight w:val="0"/>
      <w:marTop w:val="0"/>
      <w:marBottom w:val="0"/>
      <w:divBdr>
        <w:top w:val="none" w:sz="0" w:space="0" w:color="auto"/>
        <w:left w:val="none" w:sz="0" w:space="0" w:color="auto"/>
        <w:bottom w:val="none" w:sz="0" w:space="0" w:color="auto"/>
        <w:right w:val="none" w:sz="0" w:space="0" w:color="auto"/>
      </w:divBdr>
    </w:div>
    <w:div w:id="1490747466">
      <w:bodyDiv w:val="1"/>
      <w:marLeft w:val="0"/>
      <w:marRight w:val="0"/>
      <w:marTop w:val="0"/>
      <w:marBottom w:val="0"/>
      <w:divBdr>
        <w:top w:val="none" w:sz="0" w:space="0" w:color="auto"/>
        <w:left w:val="none" w:sz="0" w:space="0" w:color="auto"/>
        <w:bottom w:val="none" w:sz="0" w:space="0" w:color="auto"/>
        <w:right w:val="none" w:sz="0" w:space="0" w:color="auto"/>
      </w:divBdr>
    </w:div>
    <w:div w:id="1490749858">
      <w:bodyDiv w:val="1"/>
      <w:marLeft w:val="0"/>
      <w:marRight w:val="0"/>
      <w:marTop w:val="0"/>
      <w:marBottom w:val="0"/>
      <w:divBdr>
        <w:top w:val="none" w:sz="0" w:space="0" w:color="auto"/>
        <w:left w:val="none" w:sz="0" w:space="0" w:color="auto"/>
        <w:bottom w:val="none" w:sz="0" w:space="0" w:color="auto"/>
        <w:right w:val="none" w:sz="0" w:space="0" w:color="auto"/>
      </w:divBdr>
    </w:div>
    <w:div w:id="1490826393">
      <w:bodyDiv w:val="1"/>
      <w:marLeft w:val="0"/>
      <w:marRight w:val="0"/>
      <w:marTop w:val="0"/>
      <w:marBottom w:val="0"/>
      <w:divBdr>
        <w:top w:val="none" w:sz="0" w:space="0" w:color="auto"/>
        <w:left w:val="none" w:sz="0" w:space="0" w:color="auto"/>
        <w:bottom w:val="none" w:sz="0" w:space="0" w:color="auto"/>
        <w:right w:val="none" w:sz="0" w:space="0" w:color="auto"/>
      </w:divBdr>
    </w:div>
    <w:div w:id="1490974089">
      <w:bodyDiv w:val="1"/>
      <w:marLeft w:val="0"/>
      <w:marRight w:val="0"/>
      <w:marTop w:val="0"/>
      <w:marBottom w:val="0"/>
      <w:divBdr>
        <w:top w:val="none" w:sz="0" w:space="0" w:color="auto"/>
        <w:left w:val="none" w:sz="0" w:space="0" w:color="auto"/>
        <w:bottom w:val="none" w:sz="0" w:space="0" w:color="auto"/>
        <w:right w:val="none" w:sz="0" w:space="0" w:color="auto"/>
      </w:divBdr>
    </w:div>
    <w:div w:id="1491018753">
      <w:bodyDiv w:val="1"/>
      <w:marLeft w:val="0"/>
      <w:marRight w:val="0"/>
      <w:marTop w:val="0"/>
      <w:marBottom w:val="0"/>
      <w:divBdr>
        <w:top w:val="none" w:sz="0" w:space="0" w:color="auto"/>
        <w:left w:val="none" w:sz="0" w:space="0" w:color="auto"/>
        <w:bottom w:val="none" w:sz="0" w:space="0" w:color="auto"/>
        <w:right w:val="none" w:sz="0" w:space="0" w:color="auto"/>
      </w:divBdr>
    </w:div>
    <w:div w:id="1491216250">
      <w:bodyDiv w:val="1"/>
      <w:marLeft w:val="0"/>
      <w:marRight w:val="0"/>
      <w:marTop w:val="0"/>
      <w:marBottom w:val="0"/>
      <w:divBdr>
        <w:top w:val="none" w:sz="0" w:space="0" w:color="auto"/>
        <w:left w:val="none" w:sz="0" w:space="0" w:color="auto"/>
        <w:bottom w:val="none" w:sz="0" w:space="0" w:color="auto"/>
        <w:right w:val="none" w:sz="0" w:space="0" w:color="auto"/>
      </w:divBdr>
    </w:div>
    <w:div w:id="1491286090">
      <w:bodyDiv w:val="1"/>
      <w:marLeft w:val="0"/>
      <w:marRight w:val="0"/>
      <w:marTop w:val="0"/>
      <w:marBottom w:val="0"/>
      <w:divBdr>
        <w:top w:val="none" w:sz="0" w:space="0" w:color="auto"/>
        <w:left w:val="none" w:sz="0" w:space="0" w:color="auto"/>
        <w:bottom w:val="none" w:sz="0" w:space="0" w:color="auto"/>
        <w:right w:val="none" w:sz="0" w:space="0" w:color="auto"/>
      </w:divBdr>
    </w:div>
    <w:div w:id="1491599761">
      <w:bodyDiv w:val="1"/>
      <w:marLeft w:val="0"/>
      <w:marRight w:val="0"/>
      <w:marTop w:val="0"/>
      <w:marBottom w:val="0"/>
      <w:divBdr>
        <w:top w:val="none" w:sz="0" w:space="0" w:color="auto"/>
        <w:left w:val="none" w:sz="0" w:space="0" w:color="auto"/>
        <w:bottom w:val="none" w:sz="0" w:space="0" w:color="auto"/>
        <w:right w:val="none" w:sz="0" w:space="0" w:color="auto"/>
      </w:divBdr>
    </w:div>
    <w:div w:id="1491753510">
      <w:bodyDiv w:val="1"/>
      <w:marLeft w:val="0"/>
      <w:marRight w:val="0"/>
      <w:marTop w:val="0"/>
      <w:marBottom w:val="0"/>
      <w:divBdr>
        <w:top w:val="none" w:sz="0" w:space="0" w:color="auto"/>
        <w:left w:val="none" w:sz="0" w:space="0" w:color="auto"/>
        <w:bottom w:val="none" w:sz="0" w:space="0" w:color="auto"/>
        <w:right w:val="none" w:sz="0" w:space="0" w:color="auto"/>
      </w:divBdr>
    </w:div>
    <w:div w:id="1491873519">
      <w:bodyDiv w:val="1"/>
      <w:marLeft w:val="0"/>
      <w:marRight w:val="0"/>
      <w:marTop w:val="0"/>
      <w:marBottom w:val="0"/>
      <w:divBdr>
        <w:top w:val="none" w:sz="0" w:space="0" w:color="auto"/>
        <w:left w:val="none" w:sz="0" w:space="0" w:color="auto"/>
        <w:bottom w:val="none" w:sz="0" w:space="0" w:color="auto"/>
        <w:right w:val="none" w:sz="0" w:space="0" w:color="auto"/>
      </w:divBdr>
    </w:div>
    <w:div w:id="1491942528">
      <w:bodyDiv w:val="1"/>
      <w:marLeft w:val="0"/>
      <w:marRight w:val="0"/>
      <w:marTop w:val="0"/>
      <w:marBottom w:val="0"/>
      <w:divBdr>
        <w:top w:val="none" w:sz="0" w:space="0" w:color="auto"/>
        <w:left w:val="none" w:sz="0" w:space="0" w:color="auto"/>
        <w:bottom w:val="none" w:sz="0" w:space="0" w:color="auto"/>
        <w:right w:val="none" w:sz="0" w:space="0" w:color="auto"/>
      </w:divBdr>
    </w:div>
    <w:div w:id="1492061605">
      <w:bodyDiv w:val="1"/>
      <w:marLeft w:val="0"/>
      <w:marRight w:val="0"/>
      <w:marTop w:val="0"/>
      <w:marBottom w:val="0"/>
      <w:divBdr>
        <w:top w:val="none" w:sz="0" w:space="0" w:color="auto"/>
        <w:left w:val="none" w:sz="0" w:space="0" w:color="auto"/>
        <w:bottom w:val="none" w:sz="0" w:space="0" w:color="auto"/>
        <w:right w:val="none" w:sz="0" w:space="0" w:color="auto"/>
      </w:divBdr>
    </w:div>
    <w:div w:id="1492062770">
      <w:bodyDiv w:val="1"/>
      <w:marLeft w:val="0"/>
      <w:marRight w:val="0"/>
      <w:marTop w:val="0"/>
      <w:marBottom w:val="0"/>
      <w:divBdr>
        <w:top w:val="none" w:sz="0" w:space="0" w:color="auto"/>
        <w:left w:val="none" w:sz="0" w:space="0" w:color="auto"/>
        <w:bottom w:val="none" w:sz="0" w:space="0" w:color="auto"/>
        <w:right w:val="none" w:sz="0" w:space="0" w:color="auto"/>
      </w:divBdr>
    </w:div>
    <w:div w:id="1492402889">
      <w:bodyDiv w:val="1"/>
      <w:marLeft w:val="0"/>
      <w:marRight w:val="0"/>
      <w:marTop w:val="0"/>
      <w:marBottom w:val="0"/>
      <w:divBdr>
        <w:top w:val="none" w:sz="0" w:space="0" w:color="auto"/>
        <w:left w:val="none" w:sz="0" w:space="0" w:color="auto"/>
        <w:bottom w:val="none" w:sz="0" w:space="0" w:color="auto"/>
        <w:right w:val="none" w:sz="0" w:space="0" w:color="auto"/>
      </w:divBdr>
    </w:div>
    <w:div w:id="1492678528">
      <w:bodyDiv w:val="1"/>
      <w:marLeft w:val="0"/>
      <w:marRight w:val="0"/>
      <w:marTop w:val="0"/>
      <w:marBottom w:val="0"/>
      <w:divBdr>
        <w:top w:val="none" w:sz="0" w:space="0" w:color="auto"/>
        <w:left w:val="none" w:sz="0" w:space="0" w:color="auto"/>
        <w:bottom w:val="none" w:sz="0" w:space="0" w:color="auto"/>
        <w:right w:val="none" w:sz="0" w:space="0" w:color="auto"/>
      </w:divBdr>
    </w:div>
    <w:div w:id="1492870194">
      <w:bodyDiv w:val="1"/>
      <w:marLeft w:val="0"/>
      <w:marRight w:val="0"/>
      <w:marTop w:val="0"/>
      <w:marBottom w:val="0"/>
      <w:divBdr>
        <w:top w:val="none" w:sz="0" w:space="0" w:color="auto"/>
        <w:left w:val="none" w:sz="0" w:space="0" w:color="auto"/>
        <w:bottom w:val="none" w:sz="0" w:space="0" w:color="auto"/>
        <w:right w:val="none" w:sz="0" w:space="0" w:color="auto"/>
      </w:divBdr>
    </w:div>
    <w:div w:id="1493177830">
      <w:bodyDiv w:val="1"/>
      <w:marLeft w:val="0"/>
      <w:marRight w:val="0"/>
      <w:marTop w:val="0"/>
      <w:marBottom w:val="0"/>
      <w:divBdr>
        <w:top w:val="none" w:sz="0" w:space="0" w:color="auto"/>
        <w:left w:val="none" w:sz="0" w:space="0" w:color="auto"/>
        <w:bottom w:val="none" w:sz="0" w:space="0" w:color="auto"/>
        <w:right w:val="none" w:sz="0" w:space="0" w:color="auto"/>
      </w:divBdr>
    </w:div>
    <w:div w:id="1493254164">
      <w:bodyDiv w:val="1"/>
      <w:marLeft w:val="0"/>
      <w:marRight w:val="0"/>
      <w:marTop w:val="0"/>
      <w:marBottom w:val="0"/>
      <w:divBdr>
        <w:top w:val="none" w:sz="0" w:space="0" w:color="auto"/>
        <w:left w:val="none" w:sz="0" w:space="0" w:color="auto"/>
        <w:bottom w:val="none" w:sz="0" w:space="0" w:color="auto"/>
        <w:right w:val="none" w:sz="0" w:space="0" w:color="auto"/>
      </w:divBdr>
    </w:div>
    <w:div w:id="1493372648">
      <w:bodyDiv w:val="1"/>
      <w:marLeft w:val="0"/>
      <w:marRight w:val="0"/>
      <w:marTop w:val="0"/>
      <w:marBottom w:val="0"/>
      <w:divBdr>
        <w:top w:val="none" w:sz="0" w:space="0" w:color="auto"/>
        <w:left w:val="none" w:sz="0" w:space="0" w:color="auto"/>
        <w:bottom w:val="none" w:sz="0" w:space="0" w:color="auto"/>
        <w:right w:val="none" w:sz="0" w:space="0" w:color="auto"/>
      </w:divBdr>
    </w:div>
    <w:div w:id="1493443731">
      <w:bodyDiv w:val="1"/>
      <w:marLeft w:val="0"/>
      <w:marRight w:val="0"/>
      <w:marTop w:val="0"/>
      <w:marBottom w:val="0"/>
      <w:divBdr>
        <w:top w:val="none" w:sz="0" w:space="0" w:color="auto"/>
        <w:left w:val="none" w:sz="0" w:space="0" w:color="auto"/>
        <w:bottom w:val="none" w:sz="0" w:space="0" w:color="auto"/>
        <w:right w:val="none" w:sz="0" w:space="0" w:color="auto"/>
      </w:divBdr>
    </w:div>
    <w:div w:id="1493528587">
      <w:bodyDiv w:val="1"/>
      <w:marLeft w:val="0"/>
      <w:marRight w:val="0"/>
      <w:marTop w:val="0"/>
      <w:marBottom w:val="0"/>
      <w:divBdr>
        <w:top w:val="none" w:sz="0" w:space="0" w:color="auto"/>
        <w:left w:val="none" w:sz="0" w:space="0" w:color="auto"/>
        <w:bottom w:val="none" w:sz="0" w:space="0" w:color="auto"/>
        <w:right w:val="none" w:sz="0" w:space="0" w:color="auto"/>
      </w:divBdr>
    </w:div>
    <w:div w:id="1493719504">
      <w:bodyDiv w:val="1"/>
      <w:marLeft w:val="0"/>
      <w:marRight w:val="0"/>
      <w:marTop w:val="0"/>
      <w:marBottom w:val="0"/>
      <w:divBdr>
        <w:top w:val="none" w:sz="0" w:space="0" w:color="auto"/>
        <w:left w:val="none" w:sz="0" w:space="0" w:color="auto"/>
        <w:bottom w:val="none" w:sz="0" w:space="0" w:color="auto"/>
        <w:right w:val="none" w:sz="0" w:space="0" w:color="auto"/>
      </w:divBdr>
    </w:div>
    <w:div w:id="1493763670">
      <w:bodyDiv w:val="1"/>
      <w:marLeft w:val="0"/>
      <w:marRight w:val="0"/>
      <w:marTop w:val="0"/>
      <w:marBottom w:val="0"/>
      <w:divBdr>
        <w:top w:val="none" w:sz="0" w:space="0" w:color="auto"/>
        <w:left w:val="none" w:sz="0" w:space="0" w:color="auto"/>
        <w:bottom w:val="none" w:sz="0" w:space="0" w:color="auto"/>
        <w:right w:val="none" w:sz="0" w:space="0" w:color="auto"/>
      </w:divBdr>
    </w:div>
    <w:div w:id="1493791653">
      <w:bodyDiv w:val="1"/>
      <w:marLeft w:val="0"/>
      <w:marRight w:val="0"/>
      <w:marTop w:val="0"/>
      <w:marBottom w:val="0"/>
      <w:divBdr>
        <w:top w:val="none" w:sz="0" w:space="0" w:color="auto"/>
        <w:left w:val="none" w:sz="0" w:space="0" w:color="auto"/>
        <w:bottom w:val="none" w:sz="0" w:space="0" w:color="auto"/>
        <w:right w:val="none" w:sz="0" w:space="0" w:color="auto"/>
      </w:divBdr>
    </w:div>
    <w:div w:id="1493830251">
      <w:bodyDiv w:val="1"/>
      <w:marLeft w:val="0"/>
      <w:marRight w:val="0"/>
      <w:marTop w:val="0"/>
      <w:marBottom w:val="0"/>
      <w:divBdr>
        <w:top w:val="none" w:sz="0" w:space="0" w:color="auto"/>
        <w:left w:val="none" w:sz="0" w:space="0" w:color="auto"/>
        <w:bottom w:val="none" w:sz="0" w:space="0" w:color="auto"/>
        <w:right w:val="none" w:sz="0" w:space="0" w:color="auto"/>
      </w:divBdr>
    </w:div>
    <w:div w:id="1494224041">
      <w:bodyDiv w:val="1"/>
      <w:marLeft w:val="0"/>
      <w:marRight w:val="0"/>
      <w:marTop w:val="0"/>
      <w:marBottom w:val="0"/>
      <w:divBdr>
        <w:top w:val="none" w:sz="0" w:space="0" w:color="auto"/>
        <w:left w:val="none" w:sz="0" w:space="0" w:color="auto"/>
        <w:bottom w:val="none" w:sz="0" w:space="0" w:color="auto"/>
        <w:right w:val="none" w:sz="0" w:space="0" w:color="auto"/>
      </w:divBdr>
    </w:div>
    <w:div w:id="1494444379">
      <w:bodyDiv w:val="1"/>
      <w:marLeft w:val="0"/>
      <w:marRight w:val="0"/>
      <w:marTop w:val="0"/>
      <w:marBottom w:val="0"/>
      <w:divBdr>
        <w:top w:val="none" w:sz="0" w:space="0" w:color="auto"/>
        <w:left w:val="none" w:sz="0" w:space="0" w:color="auto"/>
        <w:bottom w:val="none" w:sz="0" w:space="0" w:color="auto"/>
        <w:right w:val="none" w:sz="0" w:space="0" w:color="auto"/>
      </w:divBdr>
    </w:div>
    <w:div w:id="1494638911">
      <w:bodyDiv w:val="1"/>
      <w:marLeft w:val="0"/>
      <w:marRight w:val="0"/>
      <w:marTop w:val="0"/>
      <w:marBottom w:val="0"/>
      <w:divBdr>
        <w:top w:val="none" w:sz="0" w:space="0" w:color="auto"/>
        <w:left w:val="none" w:sz="0" w:space="0" w:color="auto"/>
        <w:bottom w:val="none" w:sz="0" w:space="0" w:color="auto"/>
        <w:right w:val="none" w:sz="0" w:space="0" w:color="auto"/>
      </w:divBdr>
    </w:div>
    <w:div w:id="1494644238">
      <w:bodyDiv w:val="1"/>
      <w:marLeft w:val="0"/>
      <w:marRight w:val="0"/>
      <w:marTop w:val="0"/>
      <w:marBottom w:val="0"/>
      <w:divBdr>
        <w:top w:val="none" w:sz="0" w:space="0" w:color="auto"/>
        <w:left w:val="none" w:sz="0" w:space="0" w:color="auto"/>
        <w:bottom w:val="none" w:sz="0" w:space="0" w:color="auto"/>
        <w:right w:val="none" w:sz="0" w:space="0" w:color="auto"/>
      </w:divBdr>
    </w:div>
    <w:div w:id="1494679711">
      <w:bodyDiv w:val="1"/>
      <w:marLeft w:val="0"/>
      <w:marRight w:val="0"/>
      <w:marTop w:val="0"/>
      <w:marBottom w:val="0"/>
      <w:divBdr>
        <w:top w:val="none" w:sz="0" w:space="0" w:color="auto"/>
        <w:left w:val="none" w:sz="0" w:space="0" w:color="auto"/>
        <w:bottom w:val="none" w:sz="0" w:space="0" w:color="auto"/>
        <w:right w:val="none" w:sz="0" w:space="0" w:color="auto"/>
      </w:divBdr>
    </w:div>
    <w:div w:id="1494759404">
      <w:bodyDiv w:val="1"/>
      <w:marLeft w:val="0"/>
      <w:marRight w:val="0"/>
      <w:marTop w:val="0"/>
      <w:marBottom w:val="0"/>
      <w:divBdr>
        <w:top w:val="none" w:sz="0" w:space="0" w:color="auto"/>
        <w:left w:val="none" w:sz="0" w:space="0" w:color="auto"/>
        <w:bottom w:val="none" w:sz="0" w:space="0" w:color="auto"/>
        <w:right w:val="none" w:sz="0" w:space="0" w:color="auto"/>
      </w:divBdr>
    </w:div>
    <w:div w:id="1494956501">
      <w:bodyDiv w:val="1"/>
      <w:marLeft w:val="0"/>
      <w:marRight w:val="0"/>
      <w:marTop w:val="0"/>
      <w:marBottom w:val="0"/>
      <w:divBdr>
        <w:top w:val="none" w:sz="0" w:space="0" w:color="auto"/>
        <w:left w:val="none" w:sz="0" w:space="0" w:color="auto"/>
        <w:bottom w:val="none" w:sz="0" w:space="0" w:color="auto"/>
        <w:right w:val="none" w:sz="0" w:space="0" w:color="auto"/>
      </w:divBdr>
    </w:div>
    <w:div w:id="1495023596">
      <w:bodyDiv w:val="1"/>
      <w:marLeft w:val="0"/>
      <w:marRight w:val="0"/>
      <w:marTop w:val="0"/>
      <w:marBottom w:val="0"/>
      <w:divBdr>
        <w:top w:val="none" w:sz="0" w:space="0" w:color="auto"/>
        <w:left w:val="none" w:sz="0" w:space="0" w:color="auto"/>
        <w:bottom w:val="none" w:sz="0" w:space="0" w:color="auto"/>
        <w:right w:val="none" w:sz="0" w:space="0" w:color="auto"/>
      </w:divBdr>
    </w:div>
    <w:div w:id="1495415408">
      <w:bodyDiv w:val="1"/>
      <w:marLeft w:val="0"/>
      <w:marRight w:val="0"/>
      <w:marTop w:val="0"/>
      <w:marBottom w:val="0"/>
      <w:divBdr>
        <w:top w:val="none" w:sz="0" w:space="0" w:color="auto"/>
        <w:left w:val="none" w:sz="0" w:space="0" w:color="auto"/>
        <w:bottom w:val="none" w:sz="0" w:space="0" w:color="auto"/>
        <w:right w:val="none" w:sz="0" w:space="0" w:color="auto"/>
      </w:divBdr>
    </w:div>
    <w:div w:id="1495485388">
      <w:bodyDiv w:val="1"/>
      <w:marLeft w:val="0"/>
      <w:marRight w:val="0"/>
      <w:marTop w:val="0"/>
      <w:marBottom w:val="0"/>
      <w:divBdr>
        <w:top w:val="none" w:sz="0" w:space="0" w:color="auto"/>
        <w:left w:val="none" w:sz="0" w:space="0" w:color="auto"/>
        <w:bottom w:val="none" w:sz="0" w:space="0" w:color="auto"/>
        <w:right w:val="none" w:sz="0" w:space="0" w:color="auto"/>
      </w:divBdr>
    </w:div>
    <w:div w:id="1495488544">
      <w:bodyDiv w:val="1"/>
      <w:marLeft w:val="0"/>
      <w:marRight w:val="0"/>
      <w:marTop w:val="0"/>
      <w:marBottom w:val="0"/>
      <w:divBdr>
        <w:top w:val="none" w:sz="0" w:space="0" w:color="auto"/>
        <w:left w:val="none" w:sz="0" w:space="0" w:color="auto"/>
        <w:bottom w:val="none" w:sz="0" w:space="0" w:color="auto"/>
        <w:right w:val="none" w:sz="0" w:space="0" w:color="auto"/>
      </w:divBdr>
    </w:div>
    <w:div w:id="1495607245">
      <w:bodyDiv w:val="1"/>
      <w:marLeft w:val="0"/>
      <w:marRight w:val="0"/>
      <w:marTop w:val="0"/>
      <w:marBottom w:val="0"/>
      <w:divBdr>
        <w:top w:val="none" w:sz="0" w:space="0" w:color="auto"/>
        <w:left w:val="none" w:sz="0" w:space="0" w:color="auto"/>
        <w:bottom w:val="none" w:sz="0" w:space="0" w:color="auto"/>
        <w:right w:val="none" w:sz="0" w:space="0" w:color="auto"/>
      </w:divBdr>
    </w:div>
    <w:div w:id="1495611037">
      <w:bodyDiv w:val="1"/>
      <w:marLeft w:val="0"/>
      <w:marRight w:val="0"/>
      <w:marTop w:val="0"/>
      <w:marBottom w:val="0"/>
      <w:divBdr>
        <w:top w:val="none" w:sz="0" w:space="0" w:color="auto"/>
        <w:left w:val="none" w:sz="0" w:space="0" w:color="auto"/>
        <w:bottom w:val="none" w:sz="0" w:space="0" w:color="auto"/>
        <w:right w:val="none" w:sz="0" w:space="0" w:color="auto"/>
      </w:divBdr>
    </w:div>
    <w:div w:id="1495880787">
      <w:bodyDiv w:val="1"/>
      <w:marLeft w:val="0"/>
      <w:marRight w:val="0"/>
      <w:marTop w:val="0"/>
      <w:marBottom w:val="0"/>
      <w:divBdr>
        <w:top w:val="none" w:sz="0" w:space="0" w:color="auto"/>
        <w:left w:val="none" w:sz="0" w:space="0" w:color="auto"/>
        <w:bottom w:val="none" w:sz="0" w:space="0" w:color="auto"/>
        <w:right w:val="none" w:sz="0" w:space="0" w:color="auto"/>
      </w:divBdr>
    </w:div>
    <w:div w:id="1496070287">
      <w:bodyDiv w:val="1"/>
      <w:marLeft w:val="0"/>
      <w:marRight w:val="0"/>
      <w:marTop w:val="0"/>
      <w:marBottom w:val="0"/>
      <w:divBdr>
        <w:top w:val="none" w:sz="0" w:space="0" w:color="auto"/>
        <w:left w:val="none" w:sz="0" w:space="0" w:color="auto"/>
        <w:bottom w:val="none" w:sz="0" w:space="0" w:color="auto"/>
        <w:right w:val="none" w:sz="0" w:space="0" w:color="auto"/>
      </w:divBdr>
    </w:div>
    <w:div w:id="1496073831">
      <w:bodyDiv w:val="1"/>
      <w:marLeft w:val="0"/>
      <w:marRight w:val="0"/>
      <w:marTop w:val="0"/>
      <w:marBottom w:val="0"/>
      <w:divBdr>
        <w:top w:val="none" w:sz="0" w:space="0" w:color="auto"/>
        <w:left w:val="none" w:sz="0" w:space="0" w:color="auto"/>
        <w:bottom w:val="none" w:sz="0" w:space="0" w:color="auto"/>
        <w:right w:val="none" w:sz="0" w:space="0" w:color="auto"/>
      </w:divBdr>
    </w:div>
    <w:div w:id="1496602144">
      <w:bodyDiv w:val="1"/>
      <w:marLeft w:val="0"/>
      <w:marRight w:val="0"/>
      <w:marTop w:val="0"/>
      <w:marBottom w:val="0"/>
      <w:divBdr>
        <w:top w:val="none" w:sz="0" w:space="0" w:color="auto"/>
        <w:left w:val="none" w:sz="0" w:space="0" w:color="auto"/>
        <w:bottom w:val="none" w:sz="0" w:space="0" w:color="auto"/>
        <w:right w:val="none" w:sz="0" w:space="0" w:color="auto"/>
      </w:divBdr>
    </w:div>
    <w:div w:id="1496648829">
      <w:bodyDiv w:val="1"/>
      <w:marLeft w:val="0"/>
      <w:marRight w:val="0"/>
      <w:marTop w:val="0"/>
      <w:marBottom w:val="0"/>
      <w:divBdr>
        <w:top w:val="none" w:sz="0" w:space="0" w:color="auto"/>
        <w:left w:val="none" w:sz="0" w:space="0" w:color="auto"/>
        <w:bottom w:val="none" w:sz="0" w:space="0" w:color="auto"/>
        <w:right w:val="none" w:sz="0" w:space="0" w:color="auto"/>
      </w:divBdr>
    </w:div>
    <w:div w:id="1496720551">
      <w:bodyDiv w:val="1"/>
      <w:marLeft w:val="0"/>
      <w:marRight w:val="0"/>
      <w:marTop w:val="0"/>
      <w:marBottom w:val="0"/>
      <w:divBdr>
        <w:top w:val="none" w:sz="0" w:space="0" w:color="auto"/>
        <w:left w:val="none" w:sz="0" w:space="0" w:color="auto"/>
        <w:bottom w:val="none" w:sz="0" w:space="0" w:color="auto"/>
        <w:right w:val="none" w:sz="0" w:space="0" w:color="auto"/>
      </w:divBdr>
    </w:div>
    <w:div w:id="1496801996">
      <w:bodyDiv w:val="1"/>
      <w:marLeft w:val="0"/>
      <w:marRight w:val="0"/>
      <w:marTop w:val="0"/>
      <w:marBottom w:val="0"/>
      <w:divBdr>
        <w:top w:val="none" w:sz="0" w:space="0" w:color="auto"/>
        <w:left w:val="none" w:sz="0" w:space="0" w:color="auto"/>
        <w:bottom w:val="none" w:sz="0" w:space="0" w:color="auto"/>
        <w:right w:val="none" w:sz="0" w:space="0" w:color="auto"/>
      </w:divBdr>
    </w:div>
    <w:div w:id="1496870745">
      <w:bodyDiv w:val="1"/>
      <w:marLeft w:val="0"/>
      <w:marRight w:val="0"/>
      <w:marTop w:val="0"/>
      <w:marBottom w:val="0"/>
      <w:divBdr>
        <w:top w:val="none" w:sz="0" w:space="0" w:color="auto"/>
        <w:left w:val="none" w:sz="0" w:space="0" w:color="auto"/>
        <w:bottom w:val="none" w:sz="0" w:space="0" w:color="auto"/>
        <w:right w:val="none" w:sz="0" w:space="0" w:color="auto"/>
      </w:divBdr>
    </w:div>
    <w:div w:id="1497188409">
      <w:bodyDiv w:val="1"/>
      <w:marLeft w:val="0"/>
      <w:marRight w:val="0"/>
      <w:marTop w:val="0"/>
      <w:marBottom w:val="0"/>
      <w:divBdr>
        <w:top w:val="none" w:sz="0" w:space="0" w:color="auto"/>
        <w:left w:val="none" w:sz="0" w:space="0" w:color="auto"/>
        <w:bottom w:val="none" w:sz="0" w:space="0" w:color="auto"/>
        <w:right w:val="none" w:sz="0" w:space="0" w:color="auto"/>
      </w:divBdr>
    </w:div>
    <w:div w:id="1497380486">
      <w:bodyDiv w:val="1"/>
      <w:marLeft w:val="0"/>
      <w:marRight w:val="0"/>
      <w:marTop w:val="0"/>
      <w:marBottom w:val="0"/>
      <w:divBdr>
        <w:top w:val="none" w:sz="0" w:space="0" w:color="auto"/>
        <w:left w:val="none" w:sz="0" w:space="0" w:color="auto"/>
        <w:bottom w:val="none" w:sz="0" w:space="0" w:color="auto"/>
        <w:right w:val="none" w:sz="0" w:space="0" w:color="auto"/>
      </w:divBdr>
    </w:div>
    <w:div w:id="1497573745">
      <w:bodyDiv w:val="1"/>
      <w:marLeft w:val="0"/>
      <w:marRight w:val="0"/>
      <w:marTop w:val="0"/>
      <w:marBottom w:val="0"/>
      <w:divBdr>
        <w:top w:val="none" w:sz="0" w:space="0" w:color="auto"/>
        <w:left w:val="none" w:sz="0" w:space="0" w:color="auto"/>
        <w:bottom w:val="none" w:sz="0" w:space="0" w:color="auto"/>
        <w:right w:val="none" w:sz="0" w:space="0" w:color="auto"/>
      </w:divBdr>
    </w:div>
    <w:div w:id="1498154593">
      <w:bodyDiv w:val="1"/>
      <w:marLeft w:val="0"/>
      <w:marRight w:val="0"/>
      <w:marTop w:val="0"/>
      <w:marBottom w:val="0"/>
      <w:divBdr>
        <w:top w:val="none" w:sz="0" w:space="0" w:color="auto"/>
        <w:left w:val="none" w:sz="0" w:space="0" w:color="auto"/>
        <w:bottom w:val="none" w:sz="0" w:space="0" w:color="auto"/>
        <w:right w:val="none" w:sz="0" w:space="0" w:color="auto"/>
      </w:divBdr>
    </w:div>
    <w:div w:id="1498306181">
      <w:bodyDiv w:val="1"/>
      <w:marLeft w:val="0"/>
      <w:marRight w:val="0"/>
      <w:marTop w:val="0"/>
      <w:marBottom w:val="0"/>
      <w:divBdr>
        <w:top w:val="none" w:sz="0" w:space="0" w:color="auto"/>
        <w:left w:val="none" w:sz="0" w:space="0" w:color="auto"/>
        <w:bottom w:val="none" w:sz="0" w:space="0" w:color="auto"/>
        <w:right w:val="none" w:sz="0" w:space="0" w:color="auto"/>
      </w:divBdr>
    </w:div>
    <w:div w:id="1498573289">
      <w:bodyDiv w:val="1"/>
      <w:marLeft w:val="0"/>
      <w:marRight w:val="0"/>
      <w:marTop w:val="0"/>
      <w:marBottom w:val="0"/>
      <w:divBdr>
        <w:top w:val="none" w:sz="0" w:space="0" w:color="auto"/>
        <w:left w:val="none" w:sz="0" w:space="0" w:color="auto"/>
        <w:bottom w:val="none" w:sz="0" w:space="0" w:color="auto"/>
        <w:right w:val="none" w:sz="0" w:space="0" w:color="auto"/>
      </w:divBdr>
    </w:div>
    <w:div w:id="1498618577">
      <w:bodyDiv w:val="1"/>
      <w:marLeft w:val="0"/>
      <w:marRight w:val="0"/>
      <w:marTop w:val="0"/>
      <w:marBottom w:val="0"/>
      <w:divBdr>
        <w:top w:val="none" w:sz="0" w:space="0" w:color="auto"/>
        <w:left w:val="none" w:sz="0" w:space="0" w:color="auto"/>
        <w:bottom w:val="none" w:sz="0" w:space="0" w:color="auto"/>
        <w:right w:val="none" w:sz="0" w:space="0" w:color="auto"/>
      </w:divBdr>
    </w:div>
    <w:div w:id="1498619813">
      <w:bodyDiv w:val="1"/>
      <w:marLeft w:val="0"/>
      <w:marRight w:val="0"/>
      <w:marTop w:val="0"/>
      <w:marBottom w:val="0"/>
      <w:divBdr>
        <w:top w:val="none" w:sz="0" w:space="0" w:color="auto"/>
        <w:left w:val="none" w:sz="0" w:space="0" w:color="auto"/>
        <w:bottom w:val="none" w:sz="0" w:space="0" w:color="auto"/>
        <w:right w:val="none" w:sz="0" w:space="0" w:color="auto"/>
      </w:divBdr>
    </w:div>
    <w:div w:id="1498688795">
      <w:bodyDiv w:val="1"/>
      <w:marLeft w:val="0"/>
      <w:marRight w:val="0"/>
      <w:marTop w:val="0"/>
      <w:marBottom w:val="0"/>
      <w:divBdr>
        <w:top w:val="none" w:sz="0" w:space="0" w:color="auto"/>
        <w:left w:val="none" w:sz="0" w:space="0" w:color="auto"/>
        <w:bottom w:val="none" w:sz="0" w:space="0" w:color="auto"/>
        <w:right w:val="none" w:sz="0" w:space="0" w:color="auto"/>
      </w:divBdr>
    </w:div>
    <w:div w:id="1498837177">
      <w:bodyDiv w:val="1"/>
      <w:marLeft w:val="0"/>
      <w:marRight w:val="0"/>
      <w:marTop w:val="0"/>
      <w:marBottom w:val="0"/>
      <w:divBdr>
        <w:top w:val="none" w:sz="0" w:space="0" w:color="auto"/>
        <w:left w:val="none" w:sz="0" w:space="0" w:color="auto"/>
        <w:bottom w:val="none" w:sz="0" w:space="0" w:color="auto"/>
        <w:right w:val="none" w:sz="0" w:space="0" w:color="auto"/>
      </w:divBdr>
    </w:div>
    <w:div w:id="1499346720">
      <w:bodyDiv w:val="1"/>
      <w:marLeft w:val="0"/>
      <w:marRight w:val="0"/>
      <w:marTop w:val="0"/>
      <w:marBottom w:val="0"/>
      <w:divBdr>
        <w:top w:val="none" w:sz="0" w:space="0" w:color="auto"/>
        <w:left w:val="none" w:sz="0" w:space="0" w:color="auto"/>
        <w:bottom w:val="none" w:sz="0" w:space="0" w:color="auto"/>
        <w:right w:val="none" w:sz="0" w:space="0" w:color="auto"/>
      </w:divBdr>
    </w:div>
    <w:div w:id="1499426142">
      <w:bodyDiv w:val="1"/>
      <w:marLeft w:val="0"/>
      <w:marRight w:val="0"/>
      <w:marTop w:val="0"/>
      <w:marBottom w:val="0"/>
      <w:divBdr>
        <w:top w:val="none" w:sz="0" w:space="0" w:color="auto"/>
        <w:left w:val="none" w:sz="0" w:space="0" w:color="auto"/>
        <w:bottom w:val="none" w:sz="0" w:space="0" w:color="auto"/>
        <w:right w:val="none" w:sz="0" w:space="0" w:color="auto"/>
      </w:divBdr>
    </w:div>
    <w:div w:id="1499536425">
      <w:bodyDiv w:val="1"/>
      <w:marLeft w:val="0"/>
      <w:marRight w:val="0"/>
      <w:marTop w:val="0"/>
      <w:marBottom w:val="0"/>
      <w:divBdr>
        <w:top w:val="none" w:sz="0" w:space="0" w:color="auto"/>
        <w:left w:val="none" w:sz="0" w:space="0" w:color="auto"/>
        <w:bottom w:val="none" w:sz="0" w:space="0" w:color="auto"/>
        <w:right w:val="none" w:sz="0" w:space="0" w:color="auto"/>
      </w:divBdr>
    </w:div>
    <w:div w:id="1499811958">
      <w:bodyDiv w:val="1"/>
      <w:marLeft w:val="0"/>
      <w:marRight w:val="0"/>
      <w:marTop w:val="0"/>
      <w:marBottom w:val="0"/>
      <w:divBdr>
        <w:top w:val="none" w:sz="0" w:space="0" w:color="auto"/>
        <w:left w:val="none" w:sz="0" w:space="0" w:color="auto"/>
        <w:bottom w:val="none" w:sz="0" w:space="0" w:color="auto"/>
        <w:right w:val="none" w:sz="0" w:space="0" w:color="auto"/>
      </w:divBdr>
    </w:div>
    <w:div w:id="1499926213">
      <w:bodyDiv w:val="1"/>
      <w:marLeft w:val="0"/>
      <w:marRight w:val="0"/>
      <w:marTop w:val="0"/>
      <w:marBottom w:val="0"/>
      <w:divBdr>
        <w:top w:val="none" w:sz="0" w:space="0" w:color="auto"/>
        <w:left w:val="none" w:sz="0" w:space="0" w:color="auto"/>
        <w:bottom w:val="none" w:sz="0" w:space="0" w:color="auto"/>
        <w:right w:val="none" w:sz="0" w:space="0" w:color="auto"/>
      </w:divBdr>
    </w:div>
    <w:div w:id="1499953885">
      <w:bodyDiv w:val="1"/>
      <w:marLeft w:val="0"/>
      <w:marRight w:val="0"/>
      <w:marTop w:val="0"/>
      <w:marBottom w:val="0"/>
      <w:divBdr>
        <w:top w:val="none" w:sz="0" w:space="0" w:color="auto"/>
        <w:left w:val="none" w:sz="0" w:space="0" w:color="auto"/>
        <w:bottom w:val="none" w:sz="0" w:space="0" w:color="auto"/>
        <w:right w:val="none" w:sz="0" w:space="0" w:color="auto"/>
      </w:divBdr>
    </w:div>
    <w:div w:id="1499954416">
      <w:bodyDiv w:val="1"/>
      <w:marLeft w:val="0"/>
      <w:marRight w:val="0"/>
      <w:marTop w:val="0"/>
      <w:marBottom w:val="0"/>
      <w:divBdr>
        <w:top w:val="none" w:sz="0" w:space="0" w:color="auto"/>
        <w:left w:val="none" w:sz="0" w:space="0" w:color="auto"/>
        <w:bottom w:val="none" w:sz="0" w:space="0" w:color="auto"/>
        <w:right w:val="none" w:sz="0" w:space="0" w:color="auto"/>
      </w:divBdr>
    </w:div>
    <w:div w:id="1500005501">
      <w:bodyDiv w:val="1"/>
      <w:marLeft w:val="0"/>
      <w:marRight w:val="0"/>
      <w:marTop w:val="0"/>
      <w:marBottom w:val="0"/>
      <w:divBdr>
        <w:top w:val="none" w:sz="0" w:space="0" w:color="auto"/>
        <w:left w:val="none" w:sz="0" w:space="0" w:color="auto"/>
        <w:bottom w:val="none" w:sz="0" w:space="0" w:color="auto"/>
        <w:right w:val="none" w:sz="0" w:space="0" w:color="auto"/>
      </w:divBdr>
    </w:div>
    <w:div w:id="1500148722">
      <w:bodyDiv w:val="1"/>
      <w:marLeft w:val="0"/>
      <w:marRight w:val="0"/>
      <w:marTop w:val="0"/>
      <w:marBottom w:val="0"/>
      <w:divBdr>
        <w:top w:val="none" w:sz="0" w:space="0" w:color="auto"/>
        <w:left w:val="none" w:sz="0" w:space="0" w:color="auto"/>
        <w:bottom w:val="none" w:sz="0" w:space="0" w:color="auto"/>
        <w:right w:val="none" w:sz="0" w:space="0" w:color="auto"/>
      </w:divBdr>
    </w:div>
    <w:div w:id="1500660802">
      <w:bodyDiv w:val="1"/>
      <w:marLeft w:val="0"/>
      <w:marRight w:val="0"/>
      <w:marTop w:val="0"/>
      <w:marBottom w:val="0"/>
      <w:divBdr>
        <w:top w:val="none" w:sz="0" w:space="0" w:color="auto"/>
        <w:left w:val="none" w:sz="0" w:space="0" w:color="auto"/>
        <w:bottom w:val="none" w:sz="0" w:space="0" w:color="auto"/>
        <w:right w:val="none" w:sz="0" w:space="0" w:color="auto"/>
      </w:divBdr>
    </w:div>
    <w:div w:id="1500735119">
      <w:bodyDiv w:val="1"/>
      <w:marLeft w:val="0"/>
      <w:marRight w:val="0"/>
      <w:marTop w:val="0"/>
      <w:marBottom w:val="0"/>
      <w:divBdr>
        <w:top w:val="none" w:sz="0" w:space="0" w:color="auto"/>
        <w:left w:val="none" w:sz="0" w:space="0" w:color="auto"/>
        <w:bottom w:val="none" w:sz="0" w:space="0" w:color="auto"/>
        <w:right w:val="none" w:sz="0" w:space="0" w:color="auto"/>
      </w:divBdr>
    </w:div>
    <w:div w:id="1501045676">
      <w:bodyDiv w:val="1"/>
      <w:marLeft w:val="0"/>
      <w:marRight w:val="0"/>
      <w:marTop w:val="0"/>
      <w:marBottom w:val="0"/>
      <w:divBdr>
        <w:top w:val="none" w:sz="0" w:space="0" w:color="auto"/>
        <w:left w:val="none" w:sz="0" w:space="0" w:color="auto"/>
        <w:bottom w:val="none" w:sz="0" w:space="0" w:color="auto"/>
        <w:right w:val="none" w:sz="0" w:space="0" w:color="auto"/>
      </w:divBdr>
    </w:div>
    <w:div w:id="1501189200">
      <w:bodyDiv w:val="1"/>
      <w:marLeft w:val="0"/>
      <w:marRight w:val="0"/>
      <w:marTop w:val="0"/>
      <w:marBottom w:val="0"/>
      <w:divBdr>
        <w:top w:val="none" w:sz="0" w:space="0" w:color="auto"/>
        <w:left w:val="none" w:sz="0" w:space="0" w:color="auto"/>
        <w:bottom w:val="none" w:sz="0" w:space="0" w:color="auto"/>
        <w:right w:val="none" w:sz="0" w:space="0" w:color="auto"/>
      </w:divBdr>
    </w:div>
    <w:div w:id="1501237401">
      <w:bodyDiv w:val="1"/>
      <w:marLeft w:val="0"/>
      <w:marRight w:val="0"/>
      <w:marTop w:val="0"/>
      <w:marBottom w:val="0"/>
      <w:divBdr>
        <w:top w:val="none" w:sz="0" w:space="0" w:color="auto"/>
        <w:left w:val="none" w:sz="0" w:space="0" w:color="auto"/>
        <w:bottom w:val="none" w:sz="0" w:space="0" w:color="auto"/>
        <w:right w:val="none" w:sz="0" w:space="0" w:color="auto"/>
      </w:divBdr>
    </w:div>
    <w:div w:id="1501383339">
      <w:bodyDiv w:val="1"/>
      <w:marLeft w:val="0"/>
      <w:marRight w:val="0"/>
      <w:marTop w:val="0"/>
      <w:marBottom w:val="0"/>
      <w:divBdr>
        <w:top w:val="none" w:sz="0" w:space="0" w:color="auto"/>
        <w:left w:val="none" w:sz="0" w:space="0" w:color="auto"/>
        <w:bottom w:val="none" w:sz="0" w:space="0" w:color="auto"/>
        <w:right w:val="none" w:sz="0" w:space="0" w:color="auto"/>
      </w:divBdr>
    </w:div>
    <w:div w:id="1501626639">
      <w:bodyDiv w:val="1"/>
      <w:marLeft w:val="0"/>
      <w:marRight w:val="0"/>
      <w:marTop w:val="0"/>
      <w:marBottom w:val="0"/>
      <w:divBdr>
        <w:top w:val="none" w:sz="0" w:space="0" w:color="auto"/>
        <w:left w:val="none" w:sz="0" w:space="0" w:color="auto"/>
        <w:bottom w:val="none" w:sz="0" w:space="0" w:color="auto"/>
        <w:right w:val="none" w:sz="0" w:space="0" w:color="auto"/>
      </w:divBdr>
    </w:div>
    <w:div w:id="1501769014">
      <w:bodyDiv w:val="1"/>
      <w:marLeft w:val="0"/>
      <w:marRight w:val="0"/>
      <w:marTop w:val="0"/>
      <w:marBottom w:val="0"/>
      <w:divBdr>
        <w:top w:val="none" w:sz="0" w:space="0" w:color="auto"/>
        <w:left w:val="none" w:sz="0" w:space="0" w:color="auto"/>
        <w:bottom w:val="none" w:sz="0" w:space="0" w:color="auto"/>
        <w:right w:val="none" w:sz="0" w:space="0" w:color="auto"/>
      </w:divBdr>
    </w:div>
    <w:div w:id="1501968874">
      <w:bodyDiv w:val="1"/>
      <w:marLeft w:val="0"/>
      <w:marRight w:val="0"/>
      <w:marTop w:val="0"/>
      <w:marBottom w:val="0"/>
      <w:divBdr>
        <w:top w:val="none" w:sz="0" w:space="0" w:color="auto"/>
        <w:left w:val="none" w:sz="0" w:space="0" w:color="auto"/>
        <w:bottom w:val="none" w:sz="0" w:space="0" w:color="auto"/>
        <w:right w:val="none" w:sz="0" w:space="0" w:color="auto"/>
      </w:divBdr>
    </w:div>
    <w:div w:id="1502114345">
      <w:bodyDiv w:val="1"/>
      <w:marLeft w:val="0"/>
      <w:marRight w:val="0"/>
      <w:marTop w:val="0"/>
      <w:marBottom w:val="0"/>
      <w:divBdr>
        <w:top w:val="none" w:sz="0" w:space="0" w:color="auto"/>
        <w:left w:val="none" w:sz="0" w:space="0" w:color="auto"/>
        <w:bottom w:val="none" w:sz="0" w:space="0" w:color="auto"/>
        <w:right w:val="none" w:sz="0" w:space="0" w:color="auto"/>
      </w:divBdr>
    </w:div>
    <w:div w:id="1502238838">
      <w:bodyDiv w:val="1"/>
      <w:marLeft w:val="0"/>
      <w:marRight w:val="0"/>
      <w:marTop w:val="0"/>
      <w:marBottom w:val="0"/>
      <w:divBdr>
        <w:top w:val="none" w:sz="0" w:space="0" w:color="auto"/>
        <w:left w:val="none" w:sz="0" w:space="0" w:color="auto"/>
        <w:bottom w:val="none" w:sz="0" w:space="0" w:color="auto"/>
        <w:right w:val="none" w:sz="0" w:space="0" w:color="auto"/>
      </w:divBdr>
    </w:div>
    <w:div w:id="1503281743">
      <w:bodyDiv w:val="1"/>
      <w:marLeft w:val="0"/>
      <w:marRight w:val="0"/>
      <w:marTop w:val="0"/>
      <w:marBottom w:val="0"/>
      <w:divBdr>
        <w:top w:val="none" w:sz="0" w:space="0" w:color="auto"/>
        <w:left w:val="none" w:sz="0" w:space="0" w:color="auto"/>
        <w:bottom w:val="none" w:sz="0" w:space="0" w:color="auto"/>
        <w:right w:val="none" w:sz="0" w:space="0" w:color="auto"/>
      </w:divBdr>
    </w:div>
    <w:div w:id="1503546113">
      <w:bodyDiv w:val="1"/>
      <w:marLeft w:val="0"/>
      <w:marRight w:val="0"/>
      <w:marTop w:val="0"/>
      <w:marBottom w:val="0"/>
      <w:divBdr>
        <w:top w:val="none" w:sz="0" w:space="0" w:color="auto"/>
        <w:left w:val="none" w:sz="0" w:space="0" w:color="auto"/>
        <w:bottom w:val="none" w:sz="0" w:space="0" w:color="auto"/>
        <w:right w:val="none" w:sz="0" w:space="0" w:color="auto"/>
      </w:divBdr>
    </w:div>
    <w:div w:id="1503662298">
      <w:bodyDiv w:val="1"/>
      <w:marLeft w:val="0"/>
      <w:marRight w:val="0"/>
      <w:marTop w:val="0"/>
      <w:marBottom w:val="0"/>
      <w:divBdr>
        <w:top w:val="none" w:sz="0" w:space="0" w:color="auto"/>
        <w:left w:val="none" w:sz="0" w:space="0" w:color="auto"/>
        <w:bottom w:val="none" w:sz="0" w:space="0" w:color="auto"/>
        <w:right w:val="none" w:sz="0" w:space="0" w:color="auto"/>
      </w:divBdr>
    </w:div>
    <w:div w:id="1503811199">
      <w:bodyDiv w:val="1"/>
      <w:marLeft w:val="0"/>
      <w:marRight w:val="0"/>
      <w:marTop w:val="0"/>
      <w:marBottom w:val="0"/>
      <w:divBdr>
        <w:top w:val="none" w:sz="0" w:space="0" w:color="auto"/>
        <w:left w:val="none" w:sz="0" w:space="0" w:color="auto"/>
        <w:bottom w:val="none" w:sz="0" w:space="0" w:color="auto"/>
        <w:right w:val="none" w:sz="0" w:space="0" w:color="auto"/>
      </w:divBdr>
    </w:div>
    <w:div w:id="1504004225">
      <w:bodyDiv w:val="1"/>
      <w:marLeft w:val="0"/>
      <w:marRight w:val="0"/>
      <w:marTop w:val="0"/>
      <w:marBottom w:val="0"/>
      <w:divBdr>
        <w:top w:val="none" w:sz="0" w:space="0" w:color="auto"/>
        <w:left w:val="none" w:sz="0" w:space="0" w:color="auto"/>
        <w:bottom w:val="none" w:sz="0" w:space="0" w:color="auto"/>
        <w:right w:val="none" w:sz="0" w:space="0" w:color="auto"/>
      </w:divBdr>
    </w:div>
    <w:div w:id="1504276446">
      <w:bodyDiv w:val="1"/>
      <w:marLeft w:val="0"/>
      <w:marRight w:val="0"/>
      <w:marTop w:val="0"/>
      <w:marBottom w:val="0"/>
      <w:divBdr>
        <w:top w:val="none" w:sz="0" w:space="0" w:color="auto"/>
        <w:left w:val="none" w:sz="0" w:space="0" w:color="auto"/>
        <w:bottom w:val="none" w:sz="0" w:space="0" w:color="auto"/>
        <w:right w:val="none" w:sz="0" w:space="0" w:color="auto"/>
      </w:divBdr>
    </w:div>
    <w:div w:id="1504510070">
      <w:bodyDiv w:val="1"/>
      <w:marLeft w:val="0"/>
      <w:marRight w:val="0"/>
      <w:marTop w:val="0"/>
      <w:marBottom w:val="0"/>
      <w:divBdr>
        <w:top w:val="none" w:sz="0" w:space="0" w:color="auto"/>
        <w:left w:val="none" w:sz="0" w:space="0" w:color="auto"/>
        <w:bottom w:val="none" w:sz="0" w:space="0" w:color="auto"/>
        <w:right w:val="none" w:sz="0" w:space="0" w:color="auto"/>
      </w:divBdr>
    </w:div>
    <w:div w:id="1504667774">
      <w:bodyDiv w:val="1"/>
      <w:marLeft w:val="0"/>
      <w:marRight w:val="0"/>
      <w:marTop w:val="0"/>
      <w:marBottom w:val="0"/>
      <w:divBdr>
        <w:top w:val="none" w:sz="0" w:space="0" w:color="auto"/>
        <w:left w:val="none" w:sz="0" w:space="0" w:color="auto"/>
        <w:bottom w:val="none" w:sz="0" w:space="0" w:color="auto"/>
        <w:right w:val="none" w:sz="0" w:space="0" w:color="auto"/>
      </w:divBdr>
    </w:div>
    <w:div w:id="1504739220">
      <w:bodyDiv w:val="1"/>
      <w:marLeft w:val="0"/>
      <w:marRight w:val="0"/>
      <w:marTop w:val="0"/>
      <w:marBottom w:val="0"/>
      <w:divBdr>
        <w:top w:val="none" w:sz="0" w:space="0" w:color="auto"/>
        <w:left w:val="none" w:sz="0" w:space="0" w:color="auto"/>
        <w:bottom w:val="none" w:sz="0" w:space="0" w:color="auto"/>
        <w:right w:val="none" w:sz="0" w:space="0" w:color="auto"/>
      </w:divBdr>
    </w:div>
    <w:div w:id="1504778862">
      <w:bodyDiv w:val="1"/>
      <w:marLeft w:val="0"/>
      <w:marRight w:val="0"/>
      <w:marTop w:val="0"/>
      <w:marBottom w:val="0"/>
      <w:divBdr>
        <w:top w:val="none" w:sz="0" w:space="0" w:color="auto"/>
        <w:left w:val="none" w:sz="0" w:space="0" w:color="auto"/>
        <w:bottom w:val="none" w:sz="0" w:space="0" w:color="auto"/>
        <w:right w:val="none" w:sz="0" w:space="0" w:color="auto"/>
      </w:divBdr>
    </w:div>
    <w:div w:id="1504782844">
      <w:bodyDiv w:val="1"/>
      <w:marLeft w:val="0"/>
      <w:marRight w:val="0"/>
      <w:marTop w:val="0"/>
      <w:marBottom w:val="0"/>
      <w:divBdr>
        <w:top w:val="none" w:sz="0" w:space="0" w:color="auto"/>
        <w:left w:val="none" w:sz="0" w:space="0" w:color="auto"/>
        <w:bottom w:val="none" w:sz="0" w:space="0" w:color="auto"/>
        <w:right w:val="none" w:sz="0" w:space="0" w:color="auto"/>
      </w:divBdr>
    </w:div>
    <w:div w:id="1504930202">
      <w:bodyDiv w:val="1"/>
      <w:marLeft w:val="0"/>
      <w:marRight w:val="0"/>
      <w:marTop w:val="0"/>
      <w:marBottom w:val="0"/>
      <w:divBdr>
        <w:top w:val="none" w:sz="0" w:space="0" w:color="auto"/>
        <w:left w:val="none" w:sz="0" w:space="0" w:color="auto"/>
        <w:bottom w:val="none" w:sz="0" w:space="0" w:color="auto"/>
        <w:right w:val="none" w:sz="0" w:space="0" w:color="auto"/>
      </w:divBdr>
    </w:div>
    <w:div w:id="1505241088">
      <w:bodyDiv w:val="1"/>
      <w:marLeft w:val="0"/>
      <w:marRight w:val="0"/>
      <w:marTop w:val="0"/>
      <w:marBottom w:val="0"/>
      <w:divBdr>
        <w:top w:val="none" w:sz="0" w:space="0" w:color="auto"/>
        <w:left w:val="none" w:sz="0" w:space="0" w:color="auto"/>
        <w:bottom w:val="none" w:sz="0" w:space="0" w:color="auto"/>
        <w:right w:val="none" w:sz="0" w:space="0" w:color="auto"/>
      </w:divBdr>
    </w:div>
    <w:div w:id="1505320027">
      <w:bodyDiv w:val="1"/>
      <w:marLeft w:val="0"/>
      <w:marRight w:val="0"/>
      <w:marTop w:val="0"/>
      <w:marBottom w:val="0"/>
      <w:divBdr>
        <w:top w:val="none" w:sz="0" w:space="0" w:color="auto"/>
        <w:left w:val="none" w:sz="0" w:space="0" w:color="auto"/>
        <w:bottom w:val="none" w:sz="0" w:space="0" w:color="auto"/>
        <w:right w:val="none" w:sz="0" w:space="0" w:color="auto"/>
      </w:divBdr>
    </w:div>
    <w:div w:id="1505366069">
      <w:bodyDiv w:val="1"/>
      <w:marLeft w:val="0"/>
      <w:marRight w:val="0"/>
      <w:marTop w:val="0"/>
      <w:marBottom w:val="0"/>
      <w:divBdr>
        <w:top w:val="none" w:sz="0" w:space="0" w:color="auto"/>
        <w:left w:val="none" w:sz="0" w:space="0" w:color="auto"/>
        <w:bottom w:val="none" w:sz="0" w:space="0" w:color="auto"/>
        <w:right w:val="none" w:sz="0" w:space="0" w:color="auto"/>
      </w:divBdr>
    </w:div>
    <w:div w:id="1505776156">
      <w:bodyDiv w:val="1"/>
      <w:marLeft w:val="0"/>
      <w:marRight w:val="0"/>
      <w:marTop w:val="0"/>
      <w:marBottom w:val="0"/>
      <w:divBdr>
        <w:top w:val="none" w:sz="0" w:space="0" w:color="auto"/>
        <w:left w:val="none" w:sz="0" w:space="0" w:color="auto"/>
        <w:bottom w:val="none" w:sz="0" w:space="0" w:color="auto"/>
        <w:right w:val="none" w:sz="0" w:space="0" w:color="auto"/>
      </w:divBdr>
    </w:div>
    <w:div w:id="1506049479">
      <w:bodyDiv w:val="1"/>
      <w:marLeft w:val="0"/>
      <w:marRight w:val="0"/>
      <w:marTop w:val="0"/>
      <w:marBottom w:val="0"/>
      <w:divBdr>
        <w:top w:val="none" w:sz="0" w:space="0" w:color="auto"/>
        <w:left w:val="none" w:sz="0" w:space="0" w:color="auto"/>
        <w:bottom w:val="none" w:sz="0" w:space="0" w:color="auto"/>
        <w:right w:val="none" w:sz="0" w:space="0" w:color="auto"/>
      </w:divBdr>
    </w:div>
    <w:div w:id="1506439467">
      <w:bodyDiv w:val="1"/>
      <w:marLeft w:val="0"/>
      <w:marRight w:val="0"/>
      <w:marTop w:val="0"/>
      <w:marBottom w:val="0"/>
      <w:divBdr>
        <w:top w:val="none" w:sz="0" w:space="0" w:color="auto"/>
        <w:left w:val="none" w:sz="0" w:space="0" w:color="auto"/>
        <w:bottom w:val="none" w:sz="0" w:space="0" w:color="auto"/>
        <w:right w:val="none" w:sz="0" w:space="0" w:color="auto"/>
      </w:divBdr>
    </w:div>
    <w:div w:id="1506440271">
      <w:bodyDiv w:val="1"/>
      <w:marLeft w:val="0"/>
      <w:marRight w:val="0"/>
      <w:marTop w:val="0"/>
      <w:marBottom w:val="0"/>
      <w:divBdr>
        <w:top w:val="none" w:sz="0" w:space="0" w:color="auto"/>
        <w:left w:val="none" w:sz="0" w:space="0" w:color="auto"/>
        <w:bottom w:val="none" w:sz="0" w:space="0" w:color="auto"/>
        <w:right w:val="none" w:sz="0" w:space="0" w:color="auto"/>
      </w:divBdr>
    </w:div>
    <w:div w:id="1506477778">
      <w:bodyDiv w:val="1"/>
      <w:marLeft w:val="0"/>
      <w:marRight w:val="0"/>
      <w:marTop w:val="0"/>
      <w:marBottom w:val="0"/>
      <w:divBdr>
        <w:top w:val="none" w:sz="0" w:space="0" w:color="auto"/>
        <w:left w:val="none" w:sz="0" w:space="0" w:color="auto"/>
        <w:bottom w:val="none" w:sz="0" w:space="0" w:color="auto"/>
        <w:right w:val="none" w:sz="0" w:space="0" w:color="auto"/>
      </w:divBdr>
    </w:div>
    <w:div w:id="1506632218">
      <w:bodyDiv w:val="1"/>
      <w:marLeft w:val="0"/>
      <w:marRight w:val="0"/>
      <w:marTop w:val="0"/>
      <w:marBottom w:val="0"/>
      <w:divBdr>
        <w:top w:val="none" w:sz="0" w:space="0" w:color="auto"/>
        <w:left w:val="none" w:sz="0" w:space="0" w:color="auto"/>
        <w:bottom w:val="none" w:sz="0" w:space="0" w:color="auto"/>
        <w:right w:val="none" w:sz="0" w:space="0" w:color="auto"/>
      </w:divBdr>
    </w:div>
    <w:div w:id="1507136052">
      <w:bodyDiv w:val="1"/>
      <w:marLeft w:val="0"/>
      <w:marRight w:val="0"/>
      <w:marTop w:val="0"/>
      <w:marBottom w:val="0"/>
      <w:divBdr>
        <w:top w:val="none" w:sz="0" w:space="0" w:color="auto"/>
        <w:left w:val="none" w:sz="0" w:space="0" w:color="auto"/>
        <w:bottom w:val="none" w:sz="0" w:space="0" w:color="auto"/>
        <w:right w:val="none" w:sz="0" w:space="0" w:color="auto"/>
      </w:divBdr>
    </w:div>
    <w:div w:id="1507137876">
      <w:bodyDiv w:val="1"/>
      <w:marLeft w:val="0"/>
      <w:marRight w:val="0"/>
      <w:marTop w:val="0"/>
      <w:marBottom w:val="0"/>
      <w:divBdr>
        <w:top w:val="none" w:sz="0" w:space="0" w:color="auto"/>
        <w:left w:val="none" w:sz="0" w:space="0" w:color="auto"/>
        <w:bottom w:val="none" w:sz="0" w:space="0" w:color="auto"/>
        <w:right w:val="none" w:sz="0" w:space="0" w:color="auto"/>
      </w:divBdr>
    </w:div>
    <w:div w:id="1507205371">
      <w:bodyDiv w:val="1"/>
      <w:marLeft w:val="0"/>
      <w:marRight w:val="0"/>
      <w:marTop w:val="0"/>
      <w:marBottom w:val="0"/>
      <w:divBdr>
        <w:top w:val="none" w:sz="0" w:space="0" w:color="auto"/>
        <w:left w:val="none" w:sz="0" w:space="0" w:color="auto"/>
        <w:bottom w:val="none" w:sz="0" w:space="0" w:color="auto"/>
        <w:right w:val="none" w:sz="0" w:space="0" w:color="auto"/>
      </w:divBdr>
    </w:div>
    <w:div w:id="1507476206">
      <w:bodyDiv w:val="1"/>
      <w:marLeft w:val="0"/>
      <w:marRight w:val="0"/>
      <w:marTop w:val="0"/>
      <w:marBottom w:val="0"/>
      <w:divBdr>
        <w:top w:val="none" w:sz="0" w:space="0" w:color="auto"/>
        <w:left w:val="none" w:sz="0" w:space="0" w:color="auto"/>
        <w:bottom w:val="none" w:sz="0" w:space="0" w:color="auto"/>
        <w:right w:val="none" w:sz="0" w:space="0" w:color="auto"/>
      </w:divBdr>
    </w:div>
    <w:div w:id="1507792831">
      <w:bodyDiv w:val="1"/>
      <w:marLeft w:val="0"/>
      <w:marRight w:val="0"/>
      <w:marTop w:val="0"/>
      <w:marBottom w:val="0"/>
      <w:divBdr>
        <w:top w:val="none" w:sz="0" w:space="0" w:color="auto"/>
        <w:left w:val="none" w:sz="0" w:space="0" w:color="auto"/>
        <w:bottom w:val="none" w:sz="0" w:space="0" w:color="auto"/>
        <w:right w:val="none" w:sz="0" w:space="0" w:color="auto"/>
      </w:divBdr>
    </w:div>
    <w:div w:id="1507942362">
      <w:bodyDiv w:val="1"/>
      <w:marLeft w:val="0"/>
      <w:marRight w:val="0"/>
      <w:marTop w:val="0"/>
      <w:marBottom w:val="0"/>
      <w:divBdr>
        <w:top w:val="none" w:sz="0" w:space="0" w:color="auto"/>
        <w:left w:val="none" w:sz="0" w:space="0" w:color="auto"/>
        <w:bottom w:val="none" w:sz="0" w:space="0" w:color="auto"/>
        <w:right w:val="none" w:sz="0" w:space="0" w:color="auto"/>
      </w:divBdr>
    </w:div>
    <w:div w:id="1508060856">
      <w:bodyDiv w:val="1"/>
      <w:marLeft w:val="0"/>
      <w:marRight w:val="0"/>
      <w:marTop w:val="0"/>
      <w:marBottom w:val="0"/>
      <w:divBdr>
        <w:top w:val="none" w:sz="0" w:space="0" w:color="auto"/>
        <w:left w:val="none" w:sz="0" w:space="0" w:color="auto"/>
        <w:bottom w:val="none" w:sz="0" w:space="0" w:color="auto"/>
        <w:right w:val="none" w:sz="0" w:space="0" w:color="auto"/>
      </w:divBdr>
    </w:div>
    <w:div w:id="1508329697">
      <w:bodyDiv w:val="1"/>
      <w:marLeft w:val="0"/>
      <w:marRight w:val="0"/>
      <w:marTop w:val="0"/>
      <w:marBottom w:val="0"/>
      <w:divBdr>
        <w:top w:val="none" w:sz="0" w:space="0" w:color="auto"/>
        <w:left w:val="none" w:sz="0" w:space="0" w:color="auto"/>
        <w:bottom w:val="none" w:sz="0" w:space="0" w:color="auto"/>
        <w:right w:val="none" w:sz="0" w:space="0" w:color="auto"/>
      </w:divBdr>
    </w:div>
    <w:div w:id="1508442510">
      <w:bodyDiv w:val="1"/>
      <w:marLeft w:val="0"/>
      <w:marRight w:val="0"/>
      <w:marTop w:val="0"/>
      <w:marBottom w:val="0"/>
      <w:divBdr>
        <w:top w:val="none" w:sz="0" w:space="0" w:color="auto"/>
        <w:left w:val="none" w:sz="0" w:space="0" w:color="auto"/>
        <w:bottom w:val="none" w:sz="0" w:space="0" w:color="auto"/>
        <w:right w:val="none" w:sz="0" w:space="0" w:color="auto"/>
      </w:divBdr>
    </w:div>
    <w:div w:id="1508521211">
      <w:bodyDiv w:val="1"/>
      <w:marLeft w:val="0"/>
      <w:marRight w:val="0"/>
      <w:marTop w:val="0"/>
      <w:marBottom w:val="0"/>
      <w:divBdr>
        <w:top w:val="none" w:sz="0" w:space="0" w:color="auto"/>
        <w:left w:val="none" w:sz="0" w:space="0" w:color="auto"/>
        <w:bottom w:val="none" w:sz="0" w:space="0" w:color="auto"/>
        <w:right w:val="none" w:sz="0" w:space="0" w:color="auto"/>
      </w:divBdr>
    </w:div>
    <w:div w:id="1508524207">
      <w:bodyDiv w:val="1"/>
      <w:marLeft w:val="0"/>
      <w:marRight w:val="0"/>
      <w:marTop w:val="0"/>
      <w:marBottom w:val="0"/>
      <w:divBdr>
        <w:top w:val="none" w:sz="0" w:space="0" w:color="auto"/>
        <w:left w:val="none" w:sz="0" w:space="0" w:color="auto"/>
        <w:bottom w:val="none" w:sz="0" w:space="0" w:color="auto"/>
        <w:right w:val="none" w:sz="0" w:space="0" w:color="auto"/>
      </w:divBdr>
    </w:div>
    <w:div w:id="1508595786">
      <w:bodyDiv w:val="1"/>
      <w:marLeft w:val="0"/>
      <w:marRight w:val="0"/>
      <w:marTop w:val="0"/>
      <w:marBottom w:val="0"/>
      <w:divBdr>
        <w:top w:val="none" w:sz="0" w:space="0" w:color="auto"/>
        <w:left w:val="none" w:sz="0" w:space="0" w:color="auto"/>
        <w:bottom w:val="none" w:sz="0" w:space="0" w:color="auto"/>
        <w:right w:val="none" w:sz="0" w:space="0" w:color="auto"/>
      </w:divBdr>
    </w:div>
    <w:div w:id="1508717173">
      <w:bodyDiv w:val="1"/>
      <w:marLeft w:val="0"/>
      <w:marRight w:val="0"/>
      <w:marTop w:val="0"/>
      <w:marBottom w:val="0"/>
      <w:divBdr>
        <w:top w:val="none" w:sz="0" w:space="0" w:color="auto"/>
        <w:left w:val="none" w:sz="0" w:space="0" w:color="auto"/>
        <w:bottom w:val="none" w:sz="0" w:space="0" w:color="auto"/>
        <w:right w:val="none" w:sz="0" w:space="0" w:color="auto"/>
      </w:divBdr>
    </w:div>
    <w:div w:id="1508786714">
      <w:bodyDiv w:val="1"/>
      <w:marLeft w:val="0"/>
      <w:marRight w:val="0"/>
      <w:marTop w:val="0"/>
      <w:marBottom w:val="0"/>
      <w:divBdr>
        <w:top w:val="none" w:sz="0" w:space="0" w:color="auto"/>
        <w:left w:val="none" w:sz="0" w:space="0" w:color="auto"/>
        <w:bottom w:val="none" w:sz="0" w:space="0" w:color="auto"/>
        <w:right w:val="none" w:sz="0" w:space="0" w:color="auto"/>
      </w:divBdr>
    </w:div>
    <w:div w:id="1508791526">
      <w:bodyDiv w:val="1"/>
      <w:marLeft w:val="0"/>
      <w:marRight w:val="0"/>
      <w:marTop w:val="0"/>
      <w:marBottom w:val="0"/>
      <w:divBdr>
        <w:top w:val="none" w:sz="0" w:space="0" w:color="auto"/>
        <w:left w:val="none" w:sz="0" w:space="0" w:color="auto"/>
        <w:bottom w:val="none" w:sz="0" w:space="0" w:color="auto"/>
        <w:right w:val="none" w:sz="0" w:space="0" w:color="auto"/>
      </w:divBdr>
    </w:div>
    <w:div w:id="1508905474">
      <w:bodyDiv w:val="1"/>
      <w:marLeft w:val="0"/>
      <w:marRight w:val="0"/>
      <w:marTop w:val="0"/>
      <w:marBottom w:val="0"/>
      <w:divBdr>
        <w:top w:val="none" w:sz="0" w:space="0" w:color="auto"/>
        <w:left w:val="none" w:sz="0" w:space="0" w:color="auto"/>
        <w:bottom w:val="none" w:sz="0" w:space="0" w:color="auto"/>
        <w:right w:val="none" w:sz="0" w:space="0" w:color="auto"/>
      </w:divBdr>
    </w:div>
    <w:div w:id="1509059029">
      <w:bodyDiv w:val="1"/>
      <w:marLeft w:val="0"/>
      <w:marRight w:val="0"/>
      <w:marTop w:val="0"/>
      <w:marBottom w:val="0"/>
      <w:divBdr>
        <w:top w:val="none" w:sz="0" w:space="0" w:color="auto"/>
        <w:left w:val="none" w:sz="0" w:space="0" w:color="auto"/>
        <w:bottom w:val="none" w:sz="0" w:space="0" w:color="auto"/>
        <w:right w:val="none" w:sz="0" w:space="0" w:color="auto"/>
      </w:divBdr>
    </w:div>
    <w:div w:id="1509443694">
      <w:bodyDiv w:val="1"/>
      <w:marLeft w:val="0"/>
      <w:marRight w:val="0"/>
      <w:marTop w:val="0"/>
      <w:marBottom w:val="0"/>
      <w:divBdr>
        <w:top w:val="none" w:sz="0" w:space="0" w:color="auto"/>
        <w:left w:val="none" w:sz="0" w:space="0" w:color="auto"/>
        <w:bottom w:val="none" w:sz="0" w:space="0" w:color="auto"/>
        <w:right w:val="none" w:sz="0" w:space="0" w:color="auto"/>
      </w:divBdr>
    </w:div>
    <w:div w:id="1509561350">
      <w:bodyDiv w:val="1"/>
      <w:marLeft w:val="0"/>
      <w:marRight w:val="0"/>
      <w:marTop w:val="0"/>
      <w:marBottom w:val="0"/>
      <w:divBdr>
        <w:top w:val="none" w:sz="0" w:space="0" w:color="auto"/>
        <w:left w:val="none" w:sz="0" w:space="0" w:color="auto"/>
        <w:bottom w:val="none" w:sz="0" w:space="0" w:color="auto"/>
        <w:right w:val="none" w:sz="0" w:space="0" w:color="auto"/>
      </w:divBdr>
    </w:div>
    <w:div w:id="1509563179">
      <w:bodyDiv w:val="1"/>
      <w:marLeft w:val="0"/>
      <w:marRight w:val="0"/>
      <w:marTop w:val="0"/>
      <w:marBottom w:val="0"/>
      <w:divBdr>
        <w:top w:val="none" w:sz="0" w:space="0" w:color="auto"/>
        <w:left w:val="none" w:sz="0" w:space="0" w:color="auto"/>
        <w:bottom w:val="none" w:sz="0" w:space="0" w:color="auto"/>
        <w:right w:val="none" w:sz="0" w:space="0" w:color="auto"/>
      </w:divBdr>
    </w:div>
    <w:div w:id="1509636732">
      <w:bodyDiv w:val="1"/>
      <w:marLeft w:val="0"/>
      <w:marRight w:val="0"/>
      <w:marTop w:val="0"/>
      <w:marBottom w:val="0"/>
      <w:divBdr>
        <w:top w:val="none" w:sz="0" w:space="0" w:color="auto"/>
        <w:left w:val="none" w:sz="0" w:space="0" w:color="auto"/>
        <w:bottom w:val="none" w:sz="0" w:space="0" w:color="auto"/>
        <w:right w:val="none" w:sz="0" w:space="0" w:color="auto"/>
      </w:divBdr>
    </w:div>
    <w:div w:id="1509827836">
      <w:bodyDiv w:val="1"/>
      <w:marLeft w:val="0"/>
      <w:marRight w:val="0"/>
      <w:marTop w:val="0"/>
      <w:marBottom w:val="0"/>
      <w:divBdr>
        <w:top w:val="none" w:sz="0" w:space="0" w:color="auto"/>
        <w:left w:val="none" w:sz="0" w:space="0" w:color="auto"/>
        <w:bottom w:val="none" w:sz="0" w:space="0" w:color="auto"/>
        <w:right w:val="none" w:sz="0" w:space="0" w:color="auto"/>
      </w:divBdr>
    </w:div>
    <w:div w:id="1509829726">
      <w:bodyDiv w:val="1"/>
      <w:marLeft w:val="0"/>
      <w:marRight w:val="0"/>
      <w:marTop w:val="0"/>
      <w:marBottom w:val="0"/>
      <w:divBdr>
        <w:top w:val="none" w:sz="0" w:space="0" w:color="auto"/>
        <w:left w:val="none" w:sz="0" w:space="0" w:color="auto"/>
        <w:bottom w:val="none" w:sz="0" w:space="0" w:color="auto"/>
        <w:right w:val="none" w:sz="0" w:space="0" w:color="auto"/>
      </w:divBdr>
    </w:div>
    <w:div w:id="1509831353">
      <w:bodyDiv w:val="1"/>
      <w:marLeft w:val="0"/>
      <w:marRight w:val="0"/>
      <w:marTop w:val="0"/>
      <w:marBottom w:val="0"/>
      <w:divBdr>
        <w:top w:val="none" w:sz="0" w:space="0" w:color="auto"/>
        <w:left w:val="none" w:sz="0" w:space="0" w:color="auto"/>
        <w:bottom w:val="none" w:sz="0" w:space="0" w:color="auto"/>
        <w:right w:val="none" w:sz="0" w:space="0" w:color="auto"/>
      </w:divBdr>
    </w:div>
    <w:div w:id="1509905992">
      <w:bodyDiv w:val="1"/>
      <w:marLeft w:val="0"/>
      <w:marRight w:val="0"/>
      <w:marTop w:val="0"/>
      <w:marBottom w:val="0"/>
      <w:divBdr>
        <w:top w:val="none" w:sz="0" w:space="0" w:color="auto"/>
        <w:left w:val="none" w:sz="0" w:space="0" w:color="auto"/>
        <w:bottom w:val="none" w:sz="0" w:space="0" w:color="auto"/>
        <w:right w:val="none" w:sz="0" w:space="0" w:color="auto"/>
      </w:divBdr>
    </w:div>
    <w:div w:id="1509978068">
      <w:bodyDiv w:val="1"/>
      <w:marLeft w:val="0"/>
      <w:marRight w:val="0"/>
      <w:marTop w:val="0"/>
      <w:marBottom w:val="0"/>
      <w:divBdr>
        <w:top w:val="none" w:sz="0" w:space="0" w:color="auto"/>
        <w:left w:val="none" w:sz="0" w:space="0" w:color="auto"/>
        <w:bottom w:val="none" w:sz="0" w:space="0" w:color="auto"/>
        <w:right w:val="none" w:sz="0" w:space="0" w:color="auto"/>
      </w:divBdr>
    </w:div>
    <w:div w:id="1510021977">
      <w:bodyDiv w:val="1"/>
      <w:marLeft w:val="0"/>
      <w:marRight w:val="0"/>
      <w:marTop w:val="0"/>
      <w:marBottom w:val="0"/>
      <w:divBdr>
        <w:top w:val="none" w:sz="0" w:space="0" w:color="auto"/>
        <w:left w:val="none" w:sz="0" w:space="0" w:color="auto"/>
        <w:bottom w:val="none" w:sz="0" w:space="0" w:color="auto"/>
        <w:right w:val="none" w:sz="0" w:space="0" w:color="auto"/>
      </w:divBdr>
    </w:div>
    <w:div w:id="1510100486">
      <w:bodyDiv w:val="1"/>
      <w:marLeft w:val="0"/>
      <w:marRight w:val="0"/>
      <w:marTop w:val="0"/>
      <w:marBottom w:val="0"/>
      <w:divBdr>
        <w:top w:val="none" w:sz="0" w:space="0" w:color="auto"/>
        <w:left w:val="none" w:sz="0" w:space="0" w:color="auto"/>
        <w:bottom w:val="none" w:sz="0" w:space="0" w:color="auto"/>
        <w:right w:val="none" w:sz="0" w:space="0" w:color="auto"/>
      </w:divBdr>
    </w:div>
    <w:div w:id="1510211985">
      <w:bodyDiv w:val="1"/>
      <w:marLeft w:val="0"/>
      <w:marRight w:val="0"/>
      <w:marTop w:val="0"/>
      <w:marBottom w:val="0"/>
      <w:divBdr>
        <w:top w:val="none" w:sz="0" w:space="0" w:color="auto"/>
        <w:left w:val="none" w:sz="0" w:space="0" w:color="auto"/>
        <w:bottom w:val="none" w:sz="0" w:space="0" w:color="auto"/>
        <w:right w:val="none" w:sz="0" w:space="0" w:color="auto"/>
      </w:divBdr>
    </w:div>
    <w:div w:id="1510290985">
      <w:bodyDiv w:val="1"/>
      <w:marLeft w:val="0"/>
      <w:marRight w:val="0"/>
      <w:marTop w:val="0"/>
      <w:marBottom w:val="0"/>
      <w:divBdr>
        <w:top w:val="none" w:sz="0" w:space="0" w:color="auto"/>
        <w:left w:val="none" w:sz="0" w:space="0" w:color="auto"/>
        <w:bottom w:val="none" w:sz="0" w:space="0" w:color="auto"/>
        <w:right w:val="none" w:sz="0" w:space="0" w:color="auto"/>
      </w:divBdr>
    </w:div>
    <w:div w:id="1510294746">
      <w:bodyDiv w:val="1"/>
      <w:marLeft w:val="0"/>
      <w:marRight w:val="0"/>
      <w:marTop w:val="0"/>
      <w:marBottom w:val="0"/>
      <w:divBdr>
        <w:top w:val="none" w:sz="0" w:space="0" w:color="auto"/>
        <w:left w:val="none" w:sz="0" w:space="0" w:color="auto"/>
        <w:bottom w:val="none" w:sz="0" w:space="0" w:color="auto"/>
        <w:right w:val="none" w:sz="0" w:space="0" w:color="auto"/>
      </w:divBdr>
    </w:div>
    <w:div w:id="1510370422">
      <w:bodyDiv w:val="1"/>
      <w:marLeft w:val="0"/>
      <w:marRight w:val="0"/>
      <w:marTop w:val="0"/>
      <w:marBottom w:val="0"/>
      <w:divBdr>
        <w:top w:val="none" w:sz="0" w:space="0" w:color="auto"/>
        <w:left w:val="none" w:sz="0" w:space="0" w:color="auto"/>
        <w:bottom w:val="none" w:sz="0" w:space="0" w:color="auto"/>
        <w:right w:val="none" w:sz="0" w:space="0" w:color="auto"/>
      </w:divBdr>
    </w:div>
    <w:div w:id="1510439046">
      <w:bodyDiv w:val="1"/>
      <w:marLeft w:val="0"/>
      <w:marRight w:val="0"/>
      <w:marTop w:val="0"/>
      <w:marBottom w:val="0"/>
      <w:divBdr>
        <w:top w:val="none" w:sz="0" w:space="0" w:color="auto"/>
        <w:left w:val="none" w:sz="0" w:space="0" w:color="auto"/>
        <w:bottom w:val="none" w:sz="0" w:space="0" w:color="auto"/>
        <w:right w:val="none" w:sz="0" w:space="0" w:color="auto"/>
      </w:divBdr>
    </w:div>
    <w:div w:id="1510560167">
      <w:bodyDiv w:val="1"/>
      <w:marLeft w:val="0"/>
      <w:marRight w:val="0"/>
      <w:marTop w:val="0"/>
      <w:marBottom w:val="0"/>
      <w:divBdr>
        <w:top w:val="none" w:sz="0" w:space="0" w:color="auto"/>
        <w:left w:val="none" w:sz="0" w:space="0" w:color="auto"/>
        <w:bottom w:val="none" w:sz="0" w:space="0" w:color="auto"/>
        <w:right w:val="none" w:sz="0" w:space="0" w:color="auto"/>
      </w:divBdr>
    </w:div>
    <w:div w:id="1510562279">
      <w:bodyDiv w:val="1"/>
      <w:marLeft w:val="0"/>
      <w:marRight w:val="0"/>
      <w:marTop w:val="0"/>
      <w:marBottom w:val="0"/>
      <w:divBdr>
        <w:top w:val="none" w:sz="0" w:space="0" w:color="auto"/>
        <w:left w:val="none" w:sz="0" w:space="0" w:color="auto"/>
        <w:bottom w:val="none" w:sz="0" w:space="0" w:color="auto"/>
        <w:right w:val="none" w:sz="0" w:space="0" w:color="auto"/>
      </w:divBdr>
    </w:div>
    <w:div w:id="1510632925">
      <w:bodyDiv w:val="1"/>
      <w:marLeft w:val="0"/>
      <w:marRight w:val="0"/>
      <w:marTop w:val="0"/>
      <w:marBottom w:val="0"/>
      <w:divBdr>
        <w:top w:val="none" w:sz="0" w:space="0" w:color="auto"/>
        <w:left w:val="none" w:sz="0" w:space="0" w:color="auto"/>
        <w:bottom w:val="none" w:sz="0" w:space="0" w:color="auto"/>
        <w:right w:val="none" w:sz="0" w:space="0" w:color="auto"/>
      </w:divBdr>
    </w:div>
    <w:div w:id="1510682483">
      <w:bodyDiv w:val="1"/>
      <w:marLeft w:val="0"/>
      <w:marRight w:val="0"/>
      <w:marTop w:val="0"/>
      <w:marBottom w:val="0"/>
      <w:divBdr>
        <w:top w:val="none" w:sz="0" w:space="0" w:color="auto"/>
        <w:left w:val="none" w:sz="0" w:space="0" w:color="auto"/>
        <w:bottom w:val="none" w:sz="0" w:space="0" w:color="auto"/>
        <w:right w:val="none" w:sz="0" w:space="0" w:color="auto"/>
      </w:divBdr>
    </w:div>
    <w:div w:id="1510753905">
      <w:bodyDiv w:val="1"/>
      <w:marLeft w:val="0"/>
      <w:marRight w:val="0"/>
      <w:marTop w:val="0"/>
      <w:marBottom w:val="0"/>
      <w:divBdr>
        <w:top w:val="none" w:sz="0" w:space="0" w:color="auto"/>
        <w:left w:val="none" w:sz="0" w:space="0" w:color="auto"/>
        <w:bottom w:val="none" w:sz="0" w:space="0" w:color="auto"/>
        <w:right w:val="none" w:sz="0" w:space="0" w:color="auto"/>
      </w:divBdr>
    </w:div>
    <w:div w:id="1510755768">
      <w:bodyDiv w:val="1"/>
      <w:marLeft w:val="0"/>
      <w:marRight w:val="0"/>
      <w:marTop w:val="0"/>
      <w:marBottom w:val="0"/>
      <w:divBdr>
        <w:top w:val="none" w:sz="0" w:space="0" w:color="auto"/>
        <w:left w:val="none" w:sz="0" w:space="0" w:color="auto"/>
        <w:bottom w:val="none" w:sz="0" w:space="0" w:color="auto"/>
        <w:right w:val="none" w:sz="0" w:space="0" w:color="auto"/>
      </w:divBdr>
    </w:div>
    <w:div w:id="1510950531">
      <w:bodyDiv w:val="1"/>
      <w:marLeft w:val="0"/>
      <w:marRight w:val="0"/>
      <w:marTop w:val="0"/>
      <w:marBottom w:val="0"/>
      <w:divBdr>
        <w:top w:val="none" w:sz="0" w:space="0" w:color="auto"/>
        <w:left w:val="none" w:sz="0" w:space="0" w:color="auto"/>
        <w:bottom w:val="none" w:sz="0" w:space="0" w:color="auto"/>
        <w:right w:val="none" w:sz="0" w:space="0" w:color="auto"/>
      </w:divBdr>
    </w:div>
    <w:div w:id="1511330588">
      <w:bodyDiv w:val="1"/>
      <w:marLeft w:val="0"/>
      <w:marRight w:val="0"/>
      <w:marTop w:val="0"/>
      <w:marBottom w:val="0"/>
      <w:divBdr>
        <w:top w:val="none" w:sz="0" w:space="0" w:color="auto"/>
        <w:left w:val="none" w:sz="0" w:space="0" w:color="auto"/>
        <w:bottom w:val="none" w:sz="0" w:space="0" w:color="auto"/>
        <w:right w:val="none" w:sz="0" w:space="0" w:color="auto"/>
      </w:divBdr>
    </w:div>
    <w:div w:id="1511335887">
      <w:bodyDiv w:val="1"/>
      <w:marLeft w:val="0"/>
      <w:marRight w:val="0"/>
      <w:marTop w:val="0"/>
      <w:marBottom w:val="0"/>
      <w:divBdr>
        <w:top w:val="none" w:sz="0" w:space="0" w:color="auto"/>
        <w:left w:val="none" w:sz="0" w:space="0" w:color="auto"/>
        <w:bottom w:val="none" w:sz="0" w:space="0" w:color="auto"/>
        <w:right w:val="none" w:sz="0" w:space="0" w:color="auto"/>
      </w:divBdr>
    </w:div>
    <w:div w:id="1511412607">
      <w:bodyDiv w:val="1"/>
      <w:marLeft w:val="0"/>
      <w:marRight w:val="0"/>
      <w:marTop w:val="0"/>
      <w:marBottom w:val="0"/>
      <w:divBdr>
        <w:top w:val="none" w:sz="0" w:space="0" w:color="auto"/>
        <w:left w:val="none" w:sz="0" w:space="0" w:color="auto"/>
        <w:bottom w:val="none" w:sz="0" w:space="0" w:color="auto"/>
        <w:right w:val="none" w:sz="0" w:space="0" w:color="auto"/>
      </w:divBdr>
    </w:div>
    <w:div w:id="1511528140">
      <w:bodyDiv w:val="1"/>
      <w:marLeft w:val="0"/>
      <w:marRight w:val="0"/>
      <w:marTop w:val="0"/>
      <w:marBottom w:val="0"/>
      <w:divBdr>
        <w:top w:val="none" w:sz="0" w:space="0" w:color="auto"/>
        <w:left w:val="none" w:sz="0" w:space="0" w:color="auto"/>
        <w:bottom w:val="none" w:sz="0" w:space="0" w:color="auto"/>
        <w:right w:val="none" w:sz="0" w:space="0" w:color="auto"/>
      </w:divBdr>
    </w:div>
    <w:div w:id="1511791192">
      <w:bodyDiv w:val="1"/>
      <w:marLeft w:val="0"/>
      <w:marRight w:val="0"/>
      <w:marTop w:val="0"/>
      <w:marBottom w:val="0"/>
      <w:divBdr>
        <w:top w:val="none" w:sz="0" w:space="0" w:color="auto"/>
        <w:left w:val="none" w:sz="0" w:space="0" w:color="auto"/>
        <w:bottom w:val="none" w:sz="0" w:space="0" w:color="auto"/>
        <w:right w:val="none" w:sz="0" w:space="0" w:color="auto"/>
      </w:divBdr>
    </w:div>
    <w:div w:id="1511873902">
      <w:bodyDiv w:val="1"/>
      <w:marLeft w:val="0"/>
      <w:marRight w:val="0"/>
      <w:marTop w:val="0"/>
      <w:marBottom w:val="0"/>
      <w:divBdr>
        <w:top w:val="none" w:sz="0" w:space="0" w:color="auto"/>
        <w:left w:val="none" w:sz="0" w:space="0" w:color="auto"/>
        <w:bottom w:val="none" w:sz="0" w:space="0" w:color="auto"/>
        <w:right w:val="none" w:sz="0" w:space="0" w:color="auto"/>
      </w:divBdr>
    </w:div>
    <w:div w:id="1511915989">
      <w:bodyDiv w:val="1"/>
      <w:marLeft w:val="0"/>
      <w:marRight w:val="0"/>
      <w:marTop w:val="0"/>
      <w:marBottom w:val="0"/>
      <w:divBdr>
        <w:top w:val="none" w:sz="0" w:space="0" w:color="auto"/>
        <w:left w:val="none" w:sz="0" w:space="0" w:color="auto"/>
        <w:bottom w:val="none" w:sz="0" w:space="0" w:color="auto"/>
        <w:right w:val="none" w:sz="0" w:space="0" w:color="auto"/>
      </w:divBdr>
    </w:div>
    <w:div w:id="1511944151">
      <w:bodyDiv w:val="1"/>
      <w:marLeft w:val="0"/>
      <w:marRight w:val="0"/>
      <w:marTop w:val="0"/>
      <w:marBottom w:val="0"/>
      <w:divBdr>
        <w:top w:val="none" w:sz="0" w:space="0" w:color="auto"/>
        <w:left w:val="none" w:sz="0" w:space="0" w:color="auto"/>
        <w:bottom w:val="none" w:sz="0" w:space="0" w:color="auto"/>
        <w:right w:val="none" w:sz="0" w:space="0" w:color="auto"/>
      </w:divBdr>
    </w:div>
    <w:div w:id="1511984750">
      <w:bodyDiv w:val="1"/>
      <w:marLeft w:val="0"/>
      <w:marRight w:val="0"/>
      <w:marTop w:val="0"/>
      <w:marBottom w:val="0"/>
      <w:divBdr>
        <w:top w:val="none" w:sz="0" w:space="0" w:color="auto"/>
        <w:left w:val="none" w:sz="0" w:space="0" w:color="auto"/>
        <w:bottom w:val="none" w:sz="0" w:space="0" w:color="auto"/>
        <w:right w:val="none" w:sz="0" w:space="0" w:color="auto"/>
      </w:divBdr>
    </w:div>
    <w:div w:id="1511990774">
      <w:bodyDiv w:val="1"/>
      <w:marLeft w:val="0"/>
      <w:marRight w:val="0"/>
      <w:marTop w:val="0"/>
      <w:marBottom w:val="0"/>
      <w:divBdr>
        <w:top w:val="none" w:sz="0" w:space="0" w:color="auto"/>
        <w:left w:val="none" w:sz="0" w:space="0" w:color="auto"/>
        <w:bottom w:val="none" w:sz="0" w:space="0" w:color="auto"/>
        <w:right w:val="none" w:sz="0" w:space="0" w:color="auto"/>
      </w:divBdr>
    </w:div>
    <w:div w:id="1512064208">
      <w:bodyDiv w:val="1"/>
      <w:marLeft w:val="0"/>
      <w:marRight w:val="0"/>
      <w:marTop w:val="0"/>
      <w:marBottom w:val="0"/>
      <w:divBdr>
        <w:top w:val="none" w:sz="0" w:space="0" w:color="auto"/>
        <w:left w:val="none" w:sz="0" w:space="0" w:color="auto"/>
        <w:bottom w:val="none" w:sz="0" w:space="0" w:color="auto"/>
        <w:right w:val="none" w:sz="0" w:space="0" w:color="auto"/>
      </w:divBdr>
    </w:div>
    <w:div w:id="1512067697">
      <w:bodyDiv w:val="1"/>
      <w:marLeft w:val="0"/>
      <w:marRight w:val="0"/>
      <w:marTop w:val="0"/>
      <w:marBottom w:val="0"/>
      <w:divBdr>
        <w:top w:val="none" w:sz="0" w:space="0" w:color="auto"/>
        <w:left w:val="none" w:sz="0" w:space="0" w:color="auto"/>
        <w:bottom w:val="none" w:sz="0" w:space="0" w:color="auto"/>
        <w:right w:val="none" w:sz="0" w:space="0" w:color="auto"/>
      </w:divBdr>
    </w:div>
    <w:div w:id="1512187442">
      <w:bodyDiv w:val="1"/>
      <w:marLeft w:val="0"/>
      <w:marRight w:val="0"/>
      <w:marTop w:val="0"/>
      <w:marBottom w:val="0"/>
      <w:divBdr>
        <w:top w:val="none" w:sz="0" w:space="0" w:color="auto"/>
        <w:left w:val="none" w:sz="0" w:space="0" w:color="auto"/>
        <w:bottom w:val="none" w:sz="0" w:space="0" w:color="auto"/>
        <w:right w:val="none" w:sz="0" w:space="0" w:color="auto"/>
      </w:divBdr>
    </w:div>
    <w:div w:id="1512454857">
      <w:bodyDiv w:val="1"/>
      <w:marLeft w:val="0"/>
      <w:marRight w:val="0"/>
      <w:marTop w:val="0"/>
      <w:marBottom w:val="0"/>
      <w:divBdr>
        <w:top w:val="none" w:sz="0" w:space="0" w:color="auto"/>
        <w:left w:val="none" w:sz="0" w:space="0" w:color="auto"/>
        <w:bottom w:val="none" w:sz="0" w:space="0" w:color="auto"/>
        <w:right w:val="none" w:sz="0" w:space="0" w:color="auto"/>
      </w:divBdr>
    </w:div>
    <w:div w:id="1512602970">
      <w:bodyDiv w:val="1"/>
      <w:marLeft w:val="0"/>
      <w:marRight w:val="0"/>
      <w:marTop w:val="0"/>
      <w:marBottom w:val="0"/>
      <w:divBdr>
        <w:top w:val="none" w:sz="0" w:space="0" w:color="auto"/>
        <w:left w:val="none" w:sz="0" w:space="0" w:color="auto"/>
        <w:bottom w:val="none" w:sz="0" w:space="0" w:color="auto"/>
        <w:right w:val="none" w:sz="0" w:space="0" w:color="auto"/>
      </w:divBdr>
    </w:div>
    <w:div w:id="1512914995">
      <w:bodyDiv w:val="1"/>
      <w:marLeft w:val="0"/>
      <w:marRight w:val="0"/>
      <w:marTop w:val="0"/>
      <w:marBottom w:val="0"/>
      <w:divBdr>
        <w:top w:val="none" w:sz="0" w:space="0" w:color="auto"/>
        <w:left w:val="none" w:sz="0" w:space="0" w:color="auto"/>
        <w:bottom w:val="none" w:sz="0" w:space="0" w:color="auto"/>
        <w:right w:val="none" w:sz="0" w:space="0" w:color="auto"/>
      </w:divBdr>
    </w:div>
    <w:div w:id="1513031888">
      <w:bodyDiv w:val="1"/>
      <w:marLeft w:val="0"/>
      <w:marRight w:val="0"/>
      <w:marTop w:val="0"/>
      <w:marBottom w:val="0"/>
      <w:divBdr>
        <w:top w:val="none" w:sz="0" w:space="0" w:color="auto"/>
        <w:left w:val="none" w:sz="0" w:space="0" w:color="auto"/>
        <w:bottom w:val="none" w:sz="0" w:space="0" w:color="auto"/>
        <w:right w:val="none" w:sz="0" w:space="0" w:color="auto"/>
      </w:divBdr>
    </w:div>
    <w:div w:id="1513228369">
      <w:bodyDiv w:val="1"/>
      <w:marLeft w:val="0"/>
      <w:marRight w:val="0"/>
      <w:marTop w:val="0"/>
      <w:marBottom w:val="0"/>
      <w:divBdr>
        <w:top w:val="none" w:sz="0" w:space="0" w:color="auto"/>
        <w:left w:val="none" w:sz="0" w:space="0" w:color="auto"/>
        <w:bottom w:val="none" w:sz="0" w:space="0" w:color="auto"/>
        <w:right w:val="none" w:sz="0" w:space="0" w:color="auto"/>
      </w:divBdr>
    </w:div>
    <w:div w:id="1513372109">
      <w:bodyDiv w:val="1"/>
      <w:marLeft w:val="0"/>
      <w:marRight w:val="0"/>
      <w:marTop w:val="0"/>
      <w:marBottom w:val="0"/>
      <w:divBdr>
        <w:top w:val="none" w:sz="0" w:space="0" w:color="auto"/>
        <w:left w:val="none" w:sz="0" w:space="0" w:color="auto"/>
        <w:bottom w:val="none" w:sz="0" w:space="0" w:color="auto"/>
        <w:right w:val="none" w:sz="0" w:space="0" w:color="auto"/>
      </w:divBdr>
    </w:div>
    <w:div w:id="1513490839">
      <w:bodyDiv w:val="1"/>
      <w:marLeft w:val="0"/>
      <w:marRight w:val="0"/>
      <w:marTop w:val="0"/>
      <w:marBottom w:val="0"/>
      <w:divBdr>
        <w:top w:val="none" w:sz="0" w:space="0" w:color="auto"/>
        <w:left w:val="none" w:sz="0" w:space="0" w:color="auto"/>
        <w:bottom w:val="none" w:sz="0" w:space="0" w:color="auto"/>
        <w:right w:val="none" w:sz="0" w:space="0" w:color="auto"/>
      </w:divBdr>
    </w:div>
    <w:div w:id="1513836218">
      <w:bodyDiv w:val="1"/>
      <w:marLeft w:val="0"/>
      <w:marRight w:val="0"/>
      <w:marTop w:val="0"/>
      <w:marBottom w:val="0"/>
      <w:divBdr>
        <w:top w:val="none" w:sz="0" w:space="0" w:color="auto"/>
        <w:left w:val="none" w:sz="0" w:space="0" w:color="auto"/>
        <w:bottom w:val="none" w:sz="0" w:space="0" w:color="auto"/>
        <w:right w:val="none" w:sz="0" w:space="0" w:color="auto"/>
      </w:divBdr>
    </w:div>
    <w:div w:id="1514227043">
      <w:bodyDiv w:val="1"/>
      <w:marLeft w:val="0"/>
      <w:marRight w:val="0"/>
      <w:marTop w:val="0"/>
      <w:marBottom w:val="0"/>
      <w:divBdr>
        <w:top w:val="none" w:sz="0" w:space="0" w:color="auto"/>
        <w:left w:val="none" w:sz="0" w:space="0" w:color="auto"/>
        <w:bottom w:val="none" w:sz="0" w:space="0" w:color="auto"/>
        <w:right w:val="none" w:sz="0" w:space="0" w:color="auto"/>
      </w:divBdr>
    </w:div>
    <w:div w:id="1514418991">
      <w:bodyDiv w:val="1"/>
      <w:marLeft w:val="0"/>
      <w:marRight w:val="0"/>
      <w:marTop w:val="0"/>
      <w:marBottom w:val="0"/>
      <w:divBdr>
        <w:top w:val="none" w:sz="0" w:space="0" w:color="auto"/>
        <w:left w:val="none" w:sz="0" w:space="0" w:color="auto"/>
        <w:bottom w:val="none" w:sz="0" w:space="0" w:color="auto"/>
        <w:right w:val="none" w:sz="0" w:space="0" w:color="auto"/>
      </w:divBdr>
    </w:div>
    <w:div w:id="1514537348">
      <w:bodyDiv w:val="1"/>
      <w:marLeft w:val="0"/>
      <w:marRight w:val="0"/>
      <w:marTop w:val="0"/>
      <w:marBottom w:val="0"/>
      <w:divBdr>
        <w:top w:val="none" w:sz="0" w:space="0" w:color="auto"/>
        <w:left w:val="none" w:sz="0" w:space="0" w:color="auto"/>
        <w:bottom w:val="none" w:sz="0" w:space="0" w:color="auto"/>
        <w:right w:val="none" w:sz="0" w:space="0" w:color="auto"/>
      </w:divBdr>
    </w:div>
    <w:div w:id="1514564159">
      <w:bodyDiv w:val="1"/>
      <w:marLeft w:val="0"/>
      <w:marRight w:val="0"/>
      <w:marTop w:val="0"/>
      <w:marBottom w:val="0"/>
      <w:divBdr>
        <w:top w:val="none" w:sz="0" w:space="0" w:color="auto"/>
        <w:left w:val="none" w:sz="0" w:space="0" w:color="auto"/>
        <w:bottom w:val="none" w:sz="0" w:space="0" w:color="auto"/>
        <w:right w:val="none" w:sz="0" w:space="0" w:color="auto"/>
      </w:divBdr>
    </w:div>
    <w:div w:id="1514685665">
      <w:bodyDiv w:val="1"/>
      <w:marLeft w:val="0"/>
      <w:marRight w:val="0"/>
      <w:marTop w:val="0"/>
      <w:marBottom w:val="0"/>
      <w:divBdr>
        <w:top w:val="none" w:sz="0" w:space="0" w:color="auto"/>
        <w:left w:val="none" w:sz="0" w:space="0" w:color="auto"/>
        <w:bottom w:val="none" w:sz="0" w:space="0" w:color="auto"/>
        <w:right w:val="none" w:sz="0" w:space="0" w:color="auto"/>
      </w:divBdr>
    </w:div>
    <w:div w:id="1514804707">
      <w:bodyDiv w:val="1"/>
      <w:marLeft w:val="0"/>
      <w:marRight w:val="0"/>
      <w:marTop w:val="0"/>
      <w:marBottom w:val="0"/>
      <w:divBdr>
        <w:top w:val="none" w:sz="0" w:space="0" w:color="auto"/>
        <w:left w:val="none" w:sz="0" w:space="0" w:color="auto"/>
        <w:bottom w:val="none" w:sz="0" w:space="0" w:color="auto"/>
        <w:right w:val="none" w:sz="0" w:space="0" w:color="auto"/>
      </w:divBdr>
    </w:div>
    <w:div w:id="1514805166">
      <w:bodyDiv w:val="1"/>
      <w:marLeft w:val="0"/>
      <w:marRight w:val="0"/>
      <w:marTop w:val="0"/>
      <w:marBottom w:val="0"/>
      <w:divBdr>
        <w:top w:val="none" w:sz="0" w:space="0" w:color="auto"/>
        <w:left w:val="none" w:sz="0" w:space="0" w:color="auto"/>
        <w:bottom w:val="none" w:sz="0" w:space="0" w:color="auto"/>
        <w:right w:val="none" w:sz="0" w:space="0" w:color="auto"/>
      </w:divBdr>
    </w:div>
    <w:div w:id="1514876926">
      <w:bodyDiv w:val="1"/>
      <w:marLeft w:val="0"/>
      <w:marRight w:val="0"/>
      <w:marTop w:val="0"/>
      <w:marBottom w:val="0"/>
      <w:divBdr>
        <w:top w:val="none" w:sz="0" w:space="0" w:color="auto"/>
        <w:left w:val="none" w:sz="0" w:space="0" w:color="auto"/>
        <w:bottom w:val="none" w:sz="0" w:space="0" w:color="auto"/>
        <w:right w:val="none" w:sz="0" w:space="0" w:color="auto"/>
      </w:divBdr>
    </w:div>
    <w:div w:id="1515342600">
      <w:bodyDiv w:val="1"/>
      <w:marLeft w:val="0"/>
      <w:marRight w:val="0"/>
      <w:marTop w:val="0"/>
      <w:marBottom w:val="0"/>
      <w:divBdr>
        <w:top w:val="none" w:sz="0" w:space="0" w:color="auto"/>
        <w:left w:val="none" w:sz="0" w:space="0" w:color="auto"/>
        <w:bottom w:val="none" w:sz="0" w:space="0" w:color="auto"/>
        <w:right w:val="none" w:sz="0" w:space="0" w:color="auto"/>
      </w:divBdr>
    </w:div>
    <w:div w:id="1515417042">
      <w:bodyDiv w:val="1"/>
      <w:marLeft w:val="0"/>
      <w:marRight w:val="0"/>
      <w:marTop w:val="0"/>
      <w:marBottom w:val="0"/>
      <w:divBdr>
        <w:top w:val="none" w:sz="0" w:space="0" w:color="auto"/>
        <w:left w:val="none" w:sz="0" w:space="0" w:color="auto"/>
        <w:bottom w:val="none" w:sz="0" w:space="0" w:color="auto"/>
        <w:right w:val="none" w:sz="0" w:space="0" w:color="auto"/>
      </w:divBdr>
    </w:div>
    <w:div w:id="1515611124">
      <w:bodyDiv w:val="1"/>
      <w:marLeft w:val="0"/>
      <w:marRight w:val="0"/>
      <w:marTop w:val="0"/>
      <w:marBottom w:val="0"/>
      <w:divBdr>
        <w:top w:val="none" w:sz="0" w:space="0" w:color="auto"/>
        <w:left w:val="none" w:sz="0" w:space="0" w:color="auto"/>
        <w:bottom w:val="none" w:sz="0" w:space="0" w:color="auto"/>
        <w:right w:val="none" w:sz="0" w:space="0" w:color="auto"/>
      </w:divBdr>
    </w:div>
    <w:div w:id="1515874478">
      <w:bodyDiv w:val="1"/>
      <w:marLeft w:val="0"/>
      <w:marRight w:val="0"/>
      <w:marTop w:val="0"/>
      <w:marBottom w:val="0"/>
      <w:divBdr>
        <w:top w:val="none" w:sz="0" w:space="0" w:color="auto"/>
        <w:left w:val="none" w:sz="0" w:space="0" w:color="auto"/>
        <w:bottom w:val="none" w:sz="0" w:space="0" w:color="auto"/>
        <w:right w:val="none" w:sz="0" w:space="0" w:color="auto"/>
      </w:divBdr>
    </w:div>
    <w:div w:id="1516190706">
      <w:bodyDiv w:val="1"/>
      <w:marLeft w:val="0"/>
      <w:marRight w:val="0"/>
      <w:marTop w:val="0"/>
      <w:marBottom w:val="0"/>
      <w:divBdr>
        <w:top w:val="none" w:sz="0" w:space="0" w:color="auto"/>
        <w:left w:val="none" w:sz="0" w:space="0" w:color="auto"/>
        <w:bottom w:val="none" w:sz="0" w:space="0" w:color="auto"/>
        <w:right w:val="none" w:sz="0" w:space="0" w:color="auto"/>
      </w:divBdr>
    </w:div>
    <w:div w:id="1516655673">
      <w:bodyDiv w:val="1"/>
      <w:marLeft w:val="0"/>
      <w:marRight w:val="0"/>
      <w:marTop w:val="0"/>
      <w:marBottom w:val="0"/>
      <w:divBdr>
        <w:top w:val="none" w:sz="0" w:space="0" w:color="auto"/>
        <w:left w:val="none" w:sz="0" w:space="0" w:color="auto"/>
        <w:bottom w:val="none" w:sz="0" w:space="0" w:color="auto"/>
        <w:right w:val="none" w:sz="0" w:space="0" w:color="auto"/>
      </w:divBdr>
    </w:div>
    <w:div w:id="1516723902">
      <w:bodyDiv w:val="1"/>
      <w:marLeft w:val="0"/>
      <w:marRight w:val="0"/>
      <w:marTop w:val="0"/>
      <w:marBottom w:val="0"/>
      <w:divBdr>
        <w:top w:val="none" w:sz="0" w:space="0" w:color="auto"/>
        <w:left w:val="none" w:sz="0" w:space="0" w:color="auto"/>
        <w:bottom w:val="none" w:sz="0" w:space="0" w:color="auto"/>
        <w:right w:val="none" w:sz="0" w:space="0" w:color="auto"/>
      </w:divBdr>
    </w:div>
    <w:div w:id="1516771054">
      <w:bodyDiv w:val="1"/>
      <w:marLeft w:val="0"/>
      <w:marRight w:val="0"/>
      <w:marTop w:val="0"/>
      <w:marBottom w:val="0"/>
      <w:divBdr>
        <w:top w:val="none" w:sz="0" w:space="0" w:color="auto"/>
        <w:left w:val="none" w:sz="0" w:space="0" w:color="auto"/>
        <w:bottom w:val="none" w:sz="0" w:space="0" w:color="auto"/>
        <w:right w:val="none" w:sz="0" w:space="0" w:color="auto"/>
      </w:divBdr>
    </w:div>
    <w:div w:id="1517230290">
      <w:bodyDiv w:val="1"/>
      <w:marLeft w:val="0"/>
      <w:marRight w:val="0"/>
      <w:marTop w:val="0"/>
      <w:marBottom w:val="0"/>
      <w:divBdr>
        <w:top w:val="none" w:sz="0" w:space="0" w:color="auto"/>
        <w:left w:val="none" w:sz="0" w:space="0" w:color="auto"/>
        <w:bottom w:val="none" w:sz="0" w:space="0" w:color="auto"/>
        <w:right w:val="none" w:sz="0" w:space="0" w:color="auto"/>
      </w:divBdr>
    </w:div>
    <w:div w:id="1517576522">
      <w:bodyDiv w:val="1"/>
      <w:marLeft w:val="0"/>
      <w:marRight w:val="0"/>
      <w:marTop w:val="0"/>
      <w:marBottom w:val="0"/>
      <w:divBdr>
        <w:top w:val="none" w:sz="0" w:space="0" w:color="auto"/>
        <w:left w:val="none" w:sz="0" w:space="0" w:color="auto"/>
        <w:bottom w:val="none" w:sz="0" w:space="0" w:color="auto"/>
        <w:right w:val="none" w:sz="0" w:space="0" w:color="auto"/>
      </w:divBdr>
    </w:div>
    <w:div w:id="1517649180">
      <w:bodyDiv w:val="1"/>
      <w:marLeft w:val="0"/>
      <w:marRight w:val="0"/>
      <w:marTop w:val="0"/>
      <w:marBottom w:val="0"/>
      <w:divBdr>
        <w:top w:val="none" w:sz="0" w:space="0" w:color="auto"/>
        <w:left w:val="none" w:sz="0" w:space="0" w:color="auto"/>
        <w:bottom w:val="none" w:sz="0" w:space="0" w:color="auto"/>
        <w:right w:val="none" w:sz="0" w:space="0" w:color="auto"/>
      </w:divBdr>
    </w:div>
    <w:div w:id="1517844178">
      <w:bodyDiv w:val="1"/>
      <w:marLeft w:val="0"/>
      <w:marRight w:val="0"/>
      <w:marTop w:val="0"/>
      <w:marBottom w:val="0"/>
      <w:divBdr>
        <w:top w:val="none" w:sz="0" w:space="0" w:color="auto"/>
        <w:left w:val="none" w:sz="0" w:space="0" w:color="auto"/>
        <w:bottom w:val="none" w:sz="0" w:space="0" w:color="auto"/>
        <w:right w:val="none" w:sz="0" w:space="0" w:color="auto"/>
      </w:divBdr>
    </w:div>
    <w:div w:id="1517958913">
      <w:bodyDiv w:val="1"/>
      <w:marLeft w:val="0"/>
      <w:marRight w:val="0"/>
      <w:marTop w:val="0"/>
      <w:marBottom w:val="0"/>
      <w:divBdr>
        <w:top w:val="none" w:sz="0" w:space="0" w:color="auto"/>
        <w:left w:val="none" w:sz="0" w:space="0" w:color="auto"/>
        <w:bottom w:val="none" w:sz="0" w:space="0" w:color="auto"/>
        <w:right w:val="none" w:sz="0" w:space="0" w:color="auto"/>
      </w:divBdr>
    </w:div>
    <w:div w:id="1518076885">
      <w:bodyDiv w:val="1"/>
      <w:marLeft w:val="0"/>
      <w:marRight w:val="0"/>
      <w:marTop w:val="0"/>
      <w:marBottom w:val="0"/>
      <w:divBdr>
        <w:top w:val="none" w:sz="0" w:space="0" w:color="auto"/>
        <w:left w:val="none" w:sz="0" w:space="0" w:color="auto"/>
        <w:bottom w:val="none" w:sz="0" w:space="0" w:color="auto"/>
        <w:right w:val="none" w:sz="0" w:space="0" w:color="auto"/>
      </w:divBdr>
    </w:div>
    <w:div w:id="1518230044">
      <w:bodyDiv w:val="1"/>
      <w:marLeft w:val="0"/>
      <w:marRight w:val="0"/>
      <w:marTop w:val="0"/>
      <w:marBottom w:val="0"/>
      <w:divBdr>
        <w:top w:val="none" w:sz="0" w:space="0" w:color="auto"/>
        <w:left w:val="none" w:sz="0" w:space="0" w:color="auto"/>
        <w:bottom w:val="none" w:sz="0" w:space="0" w:color="auto"/>
        <w:right w:val="none" w:sz="0" w:space="0" w:color="auto"/>
      </w:divBdr>
    </w:div>
    <w:div w:id="1518617103">
      <w:bodyDiv w:val="1"/>
      <w:marLeft w:val="0"/>
      <w:marRight w:val="0"/>
      <w:marTop w:val="0"/>
      <w:marBottom w:val="0"/>
      <w:divBdr>
        <w:top w:val="none" w:sz="0" w:space="0" w:color="auto"/>
        <w:left w:val="none" w:sz="0" w:space="0" w:color="auto"/>
        <w:bottom w:val="none" w:sz="0" w:space="0" w:color="auto"/>
        <w:right w:val="none" w:sz="0" w:space="0" w:color="auto"/>
      </w:divBdr>
    </w:div>
    <w:div w:id="1519268449">
      <w:bodyDiv w:val="1"/>
      <w:marLeft w:val="0"/>
      <w:marRight w:val="0"/>
      <w:marTop w:val="0"/>
      <w:marBottom w:val="0"/>
      <w:divBdr>
        <w:top w:val="none" w:sz="0" w:space="0" w:color="auto"/>
        <w:left w:val="none" w:sz="0" w:space="0" w:color="auto"/>
        <w:bottom w:val="none" w:sz="0" w:space="0" w:color="auto"/>
        <w:right w:val="none" w:sz="0" w:space="0" w:color="auto"/>
      </w:divBdr>
    </w:div>
    <w:div w:id="1519268726">
      <w:bodyDiv w:val="1"/>
      <w:marLeft w:val="0"/>
      <w:marRight w:val="0"/>
      <w:marTop w:val="0"/>
      <w:marBottom w:val="0"/>
      <w:divBdr>
        <w:top w:val="none" w:sz="0" w:space="0" w:color="auto"/>
        <w:left w:val="none" w:sz="0" w:space="0" w:color="auto"/>
        <w:bottom w:val="none" w:sz="0" w:space="0" w:color="auto"/>
        <w:right w:val="none" w:sz="0" w:space="0" w:color="auto"/>
      </w:divBdr>
    </w:div>
    <w:div w:id="1519349345">
      <w:bodyDiv w:val="1"/>
      <w:marLeft w:val="0"/>
      <w:marRight w:val="0"/>
      <w:marTop w:val="0"/>
      <w:marBottom w:val="0"/>
      <w:divBdr>
        <w:top w:val="none" w:sz="0" w:space="0" w:color="auto"/>
        <w:left w:val="none" w:sz="0" w:space="0" w:color="auto"/>
        <w:bottom w:val="none" w:sz="0" w:space="0" w:color="auto"/>
        <w:right w:val="none" w:sz="0" w:space="0" w:color="auto"/>
      </w:divBdr>
    </w:div>
    <w:div w:id="1519418833">
      <w:bodyDiv w:val="1"/>
      <w:marLeft w:val="0"/>
      <w:marRight w:val="0"/>
      <w:marTop w:val="0"/>
      <w:marBottom w:val="0"/>
      <w:divBdr>
        <w:top w:val="none" w:sz="0" w:space="0" w:color="auto"/>
        <w:left w:val="none" w:sz="0" w:space="0" w:color="auto"/>
        <w:bottom w:val="none" w:sz="0" w:space="0" w:color="auto"/>
        <w:right w:val="none" w:sz="0" w:space="0" w:color="auto"/>
      </w:divBdr>
    </w:div>
    <w:div w:id="1519810401">
      <w:bodyDiv w:val="1"/>
      <w:marLeft w:val="0"/>
      <w:marRight w:val="0"/>
      <w:marTop w:val="0"/>
      <w:marBottom w:val="0"/>
      <w:divBdr>
        <w:top w:val="none" w:sz="0" w:space="0" w:color="auto"/>
        <w:left w:val="none" w:sz="0" w:space="0" w:color="auto"/>
        <w:bottom w:val="none" w:sz="0" w:space="0" w:color="auto"/>
        <w:right w:val="none" w:sz="0" w:space="0" w:color="auto"/>
      </w:divBdr>
    </w:div>
    <w:div w:id="1519851723">
      <w:bodyDiv w:val="1"/>
      <w:marLeft w:val="0"/>
      <w:marRight w:val="0"/>
      <w:marTop w:val="0"/>
      <w:marBottom w:val="0"/>
      <w:divBdr>
        <w:top w:val="none" w:sz="0" w:space="0" w:color="auto"/>
        <w:left w:val="none" w:sz="0" w:space="0" w:color="auto"/>
        <w:bottom w:val="none" w:sz="0" w:space="0" w:color="auto"/>
        <w:right w:val="none" w:sz="0" w:space="0" w:color="auto"/>
      </w:divBdr>
    </w:div>
    <w:div w:id="1519999162">
      <w:bodyDiv w:val="1"/>
      <w:marLeft w:val="0"/>
      <w:marRight w:val="0"/>
      <w:marTop w:val="0"/>
      <w:marBottom w:val="0"/>
      <w:divBdr>
        <w:top w:val="none" w:sz="0" w:space="0" w:color="auto"/>
        <w:left w:val="none" w:sz="0" w:space="0" w:color="auto"/>
        <w:bottom w:val="none" w:sz="0" w:space="0" w:color="auto"/>
        <w:right w:val="none" w:sz="0" w:space="0" w:color="auto"/>
      </w:divBdr>
    </w:div>
    <w:div w:id="1519999860">
      <w:bodyDiv w:val="1"/>
      <w:marLeft w:val="0"/>
      <w:marRight w:val="0"/>
      <w:marTop w:val="0"/>
      <w:marBottom w:val="0"/>
      <w:divBdr>
        <w:top w:val="none" w:sz="0" w:space="0" w:color="auto"/>
        <w:left w:val="none" w:sz="0" w:space="0" w:color="auto"/>
        <w:bottom w:val="none" w:sz="0" w:space="0" w:color="auto"/>
        <w:right w:val="none" w:sz="0" w:space="0" w:color="auto"/>
      </w:divBdr>
    </w:div>
    <w:div w:id="1520049095">
      <w:bodyDiv w:val="1"/>
      <w:marLeft w:val="0"/>
      <w:marRight w:val="0"/>
      <w:marTop w:val="0"/>
      <w:marBottom w:val="0"/>
      <w:divBdr>
        <w:top w:val="none" w:sz="0" w:space="0" w:color="auto"/>
        <w:left w:val="none" w:sz="0" w:space="0" w:color="auto"/>
        <w:bottom w:val="none" w:sz="0" w:space="0" w:color="auto"/>
        <w:right w:val="none" w:sz="0" w:space="0" w:color="auto"/>
      </w:divBdr>
    </w:div>
    <w:div w:id="1520507756">
      <w:bodyDiv w:val="1"/>
      <w:marLeft w:val="0"/>
      <w:marRight w:val="0"/>
      <w:marTop w:val="0"/>
      <w:marBottom w:val="0"/>
      <w:divBdr>
        <w:top w:val="none" w:sz="0" w:space="0" w:color="auto"/>
        <w:left w:val="none" w:sz="0" w:space="0" w:color="auto"/>
        <w:bottom w:val="none" w:sz="0" w:space="0" w:color="auto"/>
        <w:right w:val="none" w:sz="0" w:space="0" w:color="auto"/>
      </w:divBdr>
    </w:div>
    <w:div w:id="1520654794">
      <w:bodyDiv w:val="1"/>
      <w:marLeft w:val="0"/>
      <w:marRight w:val="0"/>
      <w:marTop w:val="0"/>
      <w:marBottom w:val="0"/>
      <w:divBdr>
        <w:top w:val="none" w:sz="0" w:space="0" w:color="auto"/>
        <w:left w:val="none" w:sz="0" w:space="0" w:color="auto"/>
        <w:bottom w:val="none" w:sz="0" w:space="0" w:color="auto"/>
        <w:right w:val="none" w:sz="0" w:space="0" w:color="auto"/>
      </w:divBdr>
    </w:div>
    <w:div w:id="1520699010">
      <w:bodyDiv w:val="1"/>
      <w:marLeft w:val="0"/>
      <w:marRight w:val="0"/>
      <w:marTop w:val="0"/>
      <w:marBottom w:val="0"/>
      <w:divBdr>
        <w:top w:val="none" w:sz="0" w:space="0" w:color="auto"/>
        <w:left w:val="none" w:sz="0" w:space="0" w:color="auto"/>
        <w:bottom w:val="none" w:sz="0" w:space="0" w:color="auto"/>
        <w:right w:val="none" w:sz="0" w:space="0" w:color="auto"/>
      </w:divBdr>
    </w:div>
    <w:div w:id="1520774701">
      <w:bodyDiv w:val="1"/>
      <w:marLeft w:val="0"/>
      <w:marRight w:val="0"/>
      <w:marTop w:val="0"/>
      <w:marBottom w:val="0"/>
      <w:divBdr>
        <w:top w:val="none" w:sz="0" w:space="0" w:color="auto"/>
        <w:left w:val="none" w:sz="0" w:space="0" w:color="auto"/>
        <w:bottom w:val="none" w:sz="0" w:space="0" w:color="auto"/>
        <w:right w:val="none" w:sz="0" w:space="0" w:color="auto"/>
      </w:divBdr>
    </w:div>
    <w:div w:id="1520780510">
      <w:bodyDiv w:val="1"/>
      <w:marLeft w:val="0"/>
      <w:marRight w:val="0"/>
      <w:marTop w:val="0"/>
      <w:marBottom w:val="0"/>
      <w:divBdr>
        <w:top w:val="none" w:sz="0" w:space="0" w:color="auto"/>
        <w:left w:val="none" w:sz="0" w:space="0" w:color="auto"/>
        <w:bottom w:val="none" w:sz="0" w:space="0" w:color="auto"/>
        <w:right w:val="none" w:sz="0" w:space="0" w:color="auto"/>
      </w:divBdr>
    </w:div>
    <w:div w:id="1520923806">
      <w:bodyDiv w:val="1"/>
      <w:marLeft w:val="0"/>
      <w:marRight w:val="0"/>
      <w:marTop w:val="0"/>
      <w:marBottom w:val="0"/>
      <w:divBdr>
        <w:top w:val="none" w:sz="0" w:space="0" w:color="auto"/>
        <w:left w:val="none" w:sz="0" w:space="0" w:color="auto"/>
        <w:bottom w:val="none" w:sz="0" w:space="0" w:color="auto"/>
        <w:right w:val="none" w:sz="0" w:space="0" w:color="auto"/>
      </w:divBdr>
    </w:div>
    <w:div w:id="1520972232">
      <w:bodyDiv w:val="1"/>
      <w:marLeft w:val="0"/>
      <w:marRight w:val="0"/>
      <w:marTop w:val="0"/>
      <w:marBottom w:val="0"/>
      <w:divBdr>
        <w:top w:val="none" w:sz="0" w:space="0" w:color="auto"/>
        <w:left w:val="none" w:sz="0" w:space="0" w:color="auto"/>
        <w:bottom w:val="none" w:sz="0" w:space="0" w:color="auto"/>
        <w:right w:val="none" w:sz="0" w:space="0" w:color="auto"/>
      </w:divBdr>
    </w:div>
    <w:div w:id="1521242361">
      <w:bodyDiv w:val="1"/>
      <w:marLeft w:val="0"/>
      <w:marRight w:val="0"/>
      <w:marTop w:val="0"/>
      <w:marBottom w:val="0"/>
      <w:divBdr>
        <w:top w:val="none" w:sz="0" w:space="0" w:color="auto"/>
        <w:left w:val="none" w:sz="0" w:space="0" w:color="auto"/>
        <w:bottom w:val="none" w:sz="0" w:space="0" w:color="auto"/>
        <w:right w:val="none" w:sz="0" w:space="0" w:color="auto"/>
      </w:divBdr>
    </w:div>
    <w:div w:id="1521315628">
      <w:bodyDiv w:val="1"/>
      <w:marLeft w:val="0"/>
      <w:marRight w:val="0"/>
      <w:marTop w:val="0"/>
      <w:marBottom w:val="0"/>
      <w:divBdr>
        <w:top w:val="none" w:sz="0" w:space="0" w:color="auto"/>
        <w:left w:val="none" w:sz="0" w:space="0" w:color="auto"/>
        <w:bottom w:val="none" w:sz="0" w:space="0" w:color="auto"/>
        <w:right w:val="none" w:sz="0" w:space="0" w:color="auto"/>
      </w:divBdr>
    </w:div>
    <w:div w:id="1521316817">
      <w:bodyDiv w:val="1"/>
      <w:marLeft w:val="0"/>
      <w:marRight w:val="0"/>
      <w:marTop w:val="0"/>
      <w:marBottom w:val="0"/>
      <w:divBdr>
        <w:top w:val="none" w:sz="0" w:space="0" w:color="auto"/>
        <w:left w:val="none" w:sz="0" w:space="0" w:color="auto"/>
        <w:bottom w:val="none" w:sz="0" w:space="0" w:color="auto"/>
        <w:right w:val="none" w:sz="0" w:space="0" w:color="auto"/>
      </w:divBdr>
    </w:div>
    <w:div w:id="1521511423">
      <w:bodyDiv w:val="1"/>
      <w:marLeft w:val="0"/>
      <w:marRight w:val="0"/>
      <w:marTop w:val="0"/>
      <w:marBottom w:val="0"/>
      <w:divBdr>
        <w:top w:val="none" w:sz="0" w:space="0" w:color="auto"/>
        <w:left w:val="none" w:sz="0" w:space="0" w:color="auto"/>
        <w:bottom w:val="none" w:sz="0" w:space="0" w:color="auto"/>
        <w:right w:val="none" w:sz="0" w:space="0" w:color="auto"/>
      </w:divBdr>
    </w:div>
    <w:div w:id="1521552966">
      <w:bodyDiv w:val="1"/>
      <w:marLeft w:val="0"/>
      <w:marRight w:val="0"/>
      <w:marTop w:val="0"/>
      <w:marBottom w:val="0"/>
      <w:divBdr>
        <w:top w:val="none" w:sz="0" w:space="0" w:color="auto"/>
        <w:left w:val="none" w:sz="0" w:space="0" w:color="auto"/>
        <w:bottom w:val="none" w:sz="0" w:space="0" w:color="auto"/>
        <w:right w:val="none" w:sz="0" w:space="0" w:color="auto"/>
      </w:divBdr>
    </w:div>
    <w:div w:id="1521625237">
      <w:bodyDiv w:val="1"/>
      <w:marLeft w:val="0"/>
      <w:marRight w:val="0"/>
      <w:marTop w:val="0"/>
      <w:marBottom w:val="0"/>
      <w:divBdr>
        <w:top w:val="none" w:sz="0" w:space="0" w:color="auto"/>
        <w:left w:val="none" w:sz="0" w:space="0" w:color="auto"/>
        <w:bottom w:val="none" w:sz="0" w:space="0" w:color="auto"/>
        <w:right w:val="none" w:sz="0" w:space="0" w:color="auto"/>
      </w:divBdr>
    </w:div>
    <w:div w:id="1521703563">
      <w:bodyDiv w:val="1"/>
      <w:marLeft w:val="0"/>
      <w:marRight w:val="0"/>
      <w:marTop w:val="0"/>
      <w:marBottom w:val="0"/>
      <w:divBdr>
        <w:top w:val="none" w:sz="0" w:space="0" w:color="auto"/>
        <w:left w:val="none" w:sz="0" w:space="0" w:color="auto"/>
        <w:bottom w:val="none" w:sz="0" w:space="0" w:color="auto"/>
        <w:right w:val="none" w:sz="0" w:space="0" w:color="auto"/>
      </w:divBdr>
    </w:div>
    <w:div w:id="1521972909">
      <w:bodyDiv w:val="1"/>
      <w:marLeft w:val="0"/>
      <w:marRight w:val="0"/>
      <w:marTop w:val="0"/>
      <w:marBottom w:val="0"/>
      <w:divBdr>
        <w:top w:val="none" w:sz="0" w:space="0" w:color="auto"/>
        <w:left w:val="none" w:sz="0" w:space="0" w:color="auto"/>
        <w:bottom w:val="none" w:sz="0" w:space="0" w:color="auto"/>
        <w:right w:val="none" w:sz="0" w:space="0" w:color="auto"/>
      </w:divBdr>
    </w:div>
    <w:div w:id="1522011428">
      <w:bodyDiv w:val="1"/>
      <w:marLeft w:val="0"/>
      <w:marRight w:val="0"/>
      <w:marTop w:val="0"/>
      <w:marBottom w:val="0"/>
      <w:divBdr>
        <w:top w:val="none" w:sz="0" w:space="0" w:color="auto"/>
        <w:left w:val="none" w:sz="0" w:space="0" w:color="auto"/>
        <w:bottom w:val="none" w:sz="0" w:space="0" w:color="auto"/>
        <w:right w:val="none" w:sz="0" w:space="0" w:color="auto"/>
      </w:divBdr>
    </w:div>
    <w:div w:id="1522476705">
      <w:bodyDiv w:val="1"/>
      <w:marLeft w:val="0"/>
      <w:marRight w:val="0"/>
      <w:marTop w:val="0"/>
      <w:marBottom w:val="0"/>
      <w:divBdr>
        <w:top w:val="none" w:sz="0" w:space="0" w:color="auto"/>
        <w:left w:val="none" w:sz="0" w:space="0" w:color="auto"/>
        <w:bottom w:val="none" w:sz="0" w:space="0" w:color="auto"/>
        <w:right w:val="none" w:sz="0" w:space="0" w:color="auto"/>
      </w:divBdr>
    </w:div>
    <w:div w:id="1522553591">
      <w:bodyDiv w:val="1"/>
      <w:marLeft w:val="0"/>
      <w:marRight w:val="0"/>
      <w:marTop w:val="0"/>
      <w:marBottom w:val="0"/>
      <w:divBdr>
        <w:top w:val="none" w:sz="0" w:space="0" w:color="auto"/>
        <w:left w:val="none" w:sz="0" w:space="0" w:color="auto"/>
        <w:bottom w:val="none" w:sz="0" w:space="0" w:color="auto"/>
        <w:right w:val="none" w:sz="0" w:space="0" w:color="auto"/>
      </w:divBdr>
    </w:div>
    <w:div w:id="1522627425">
      <w:bodyDiv w:val="1"/>
      <w:marLeft w:val="0"/>
      <w:marRight w:val="0"/>
      <w:marTop w:val="0"/>
      <w:marBottom w:val="0"/>
      <w:divBdr>
        <w:top w:val="none" w:sz="0" w:space="0" w:color="auto"/>
        <w:left w:val="none" w:sz="0" w:space="0" w:color="auto"/>
        <w:bottom w:val="none" w:sz="0" w:space="0" w:color="auto"/>
        <w:right w:val="none" w:sz="0" w:space="0" w:color="auto"/>
      </w:divBdr>
    </w:div>
    <w:div w:id="1522666214">
      <w:bodyDiv w:val="1"/>
      <w:marLeft w:val="0"/>
      <w:marRight w:val="0"/>
      <w:marTop w:val="0"/>
      <w:marBottom w:val="0"/>
      <w:divBdr>
        <w:top w:val="none" w:sz="0" w:space="0" w:color="auto"/>
        <w:left w:val="none" w:sz="0" w:space="0" w:color="auto"/>
        <w:bottom w:val="none" w:sz="0" w:space="0" w:color="auto"/>
        <w:right w:val="none" w:sz="0" w:space="0" w:color="auto"/>
      </w:divBdr>
    </w:div>
    <w:div w:id="1522740618">
      <w:bodyDiv w:val="1"/>
      <w:marLeft w:val="0"/>
      <w:marRight w:val="0"/>
      <w:marTop w:val="0"/>
      <w:marBottom w:val="0"/>
      <w:divBdr>
        <w:top w:val="none" w:sz="0" w:space="0" w:color="auto"/>
        <w:left w:val="none" w:sz="0" w:space="0" w:color="auto"/>
        <w:bottom w:val="none" w:sz="0" w:space="0" w:color="auto"/>
        <w:right w:val="none" w:sz="0" w:space="0" w:color="auto"/>
      </w:divBdr>
    </w:div>
    <w:div w:id="1522741209">
      <w:bodyDiv w:val="1"/>
      <w:marLeft w:val="0"/>
      <w:marRight w:val="0"/>
      <w:marTop w:val="0"/>
      <w:marBottom w:val="0"/>
      <w:divBdr>
        <w:top w:val="none" w:sz="0" w:space="0" w:color="auto"/>
        <w:left w:val="none" w:sz="0" w:space="0" w:color="auto"/>
        <w:bottom w:val="none" w:sz="0" w:space="0" w:color="auto"/>
        <w:right w:val="none" w:sz="0" w:space="0" w:color="auto"/>
      </w:divBdr>
    </w:div>
    <w:div w:id="1522892701">
      <w:bodyDiv w:val="1"/>
      <w:marLeft w:val="0"/>
      <w:marRight w:val="0"/>
      <w:marTop w:val="0"/>
      <w:marBottom w:val="0"/>
      <w:divBdr>
        <w:top w:val="none" w:sz="0" w:space="0" w:color="auto"/>
        <w:left w:val="none" w:sz="0" w:space="0" w:color="auto"/>
        <w:bottom w:val="none" w:sz="0" w:space="0" w:color="auto"/>
        <w:right w:val="none" w:sz="0" w:space="0" w:color="auto"/>
      </w:divBdr>
    </w:div>
    <w:div w:id="1523057839">
      <w:bodyDiv w:val="1"/>
      <w:marLeft w:val="0"/>
      <w:marRight w:val="0"/>
      <w:marTop w:val="0"/>
      <w:marBottom w:val="0"/>
      <w:divBdr>
        <w:top w:val="none" w:sz="0" w:space="0" w:color="auto"/>
        <w:left w:val="none" w:sz="0" w:space="0" w:color="auto"/>
        <w:bottom w:val="none" w:sz="0" w:space="0" w:color="auto"/>
        <w:right w:val="none" w:sz="0" w:space="0" w:color="auto"/>
      </w:divBdr>
    </w:div>
    <w:div w:id="1523130445">
      <w:bodyDiv w:val="1"/>
      <w:marLeft w:val="0"/>
      <w:marRight w:val="0"/>
      <w:marTop w:val="0"/>
      <w:marBottom w:val="0"/>
      <w:divBdr>
        <w:top w:val="none" w:sz="0" w:space="0" w:color="auto"/>
        <w:left w:val="none" w:sz="0" w:space="0" w:color="auto"/>
        <w:bottom w:val="none" w:sz="0" w:space="0" w:color="auto"/>
        <w:right w:val="none" w:sz="0" w:space="0" w:color="auto"/>
      </w:divBdr>
    </w:div>
    <w:div w:id="1523320192">
      <w:bodyDiv w:val="1"/>
      <w:marLeft w:val="0"/>
      <w:marRight w:val="0"/>
      <w:marTop w:val="0"/>
      <w:marBottom w:val="0"/>
      <w:divBdr>
        <w:top w:val="none" w:sz="0" w:space="0" w:color="auto"/>
        <w:left w:val="none" w:sz="0" w:space="0" w:color="auto"/>
        <w:bottom w:val="none" w:sz="0" w:space="0" w:color="auto"/>
        <w:right w:val="none" w:sz="0" w:space="0" w:color="auto"/>
      </w:divBdr>
    </w:div>
    <w:div w:id="1523401072">
      <w:bodyDiv w:val="1"/>
      <w:marLeft w:val="0"/>
      <w:marRight w:val="0"/>
      <w:marTop w:val="0"/>
      <w:marBottom w:val="0"/>
      <w:divBdr>
        <w:top w:val="none" w:sz="0" w:space="0" w:color="auto"/>
        <w:left w:val="none" w:sz="0" w:space="0" w:color="auto"/>
        <w:bottom w:val="none" w:sz="0" w:space="0" w:color="auto"/>
        <w:right w:val="none" w:sz="0" w:space="0" w:color="auto"/>
      </w:divBdr>
    </w:div>
    <w:div w:id="1523519792">
      <w:bodyDiv w:val="1"/>
      <w:marLeft w:val="0"/>
      <w:marRight w:val="0"/>
      <w:marTop w:val="0"/>
      <w:marBottom w:val="0"/>
      <w:divBdr>
        <w:top w:val="none" w:sz="0" w:space="0" w:color="auto"/>
        <w:left w:val="none" w:sz="0" w:space="0" w:color="auto"/>
        <w:bottom w:val="none" w:sz="0" w:space="0" w:color="auto"/>
        <w:right w:val="none" w:sz="0" w:space="0" w:color="auto"/>
      </w:divBdr>
    </w:div>
    <w:div w:id="1523712399">
      <w:bodyDiv w:val="1"/>
      <w:marLeft w:val="0"/>
      <w:marRight w:val="0"/>
      <w:marTop w:val="0"/>
      <w:marBottom w:val="0"/>
      <w:divBdr>
        <w:top w:val="none" w:sz="0" w:space="0" w:color="auto"/>
        <w:left w:val="none" w:sz="0" w:space="0" w:color="auto"/>
        <w:bottom w:val="none" w:sz="0" w:space="0" w:color="auto"/>
        <w:right w:val="none" w:sz="0" w:space="0" w:color="auto"/>
      </w:divBdr>
    </w:div>
    <w:div w:id="1524056525">
      <w:bodyDiv w:val="1"/>
      <w:marLeft w:val="0"/>
      <w:marRight w:val="0"/>
      <w:marTop w:val="0"/>
      <w:marBottom w:val="0"/>
      <w:divBdr>
        <w:top w:val="none" w:sz="0" w:space="0" w:color="auto"/>
        <w:left w:val="none" w:sz="0" w:space="0" w:color="auto"/>
        <w:bottom w:val="none" w:sz="0" w:space="0" w:color="auto"/>
        <w:right w:val="none" w:sz="0" w:space="0" w:color="auto"/>
      </w:divBdr>
    </w:div>
    <w:div w:id="1524367580">
      <w:bodyDiv w:val="1"/>
      <w:marLeft w:val="0"/>
      <w:marRight w:val="0"/>
      <w:marTop w:val="0"/>
      <w:marBottom w:val="0"/>
      <w:divBdr>
        <w:top w:val="none" w:sz="0" w:space="0" w:color="auto"/>
        <w:left w:val="none" w:sz="0" w:space="0" w:color="auto"/>
        <w:bottom w:val="none" w:sz="0" w:space="0" w:color="auto"/>
        <w:right w:val="none" w:sz="0" w:space="0" w:color="auto"/>
      </w:divBdr>
    </w:div>
    <w:div w:id="1524519271">
      <w:bodyDiv w:val="1"/>
      <w:marLeft w:val="0"/>
      <w:marRight w:val="0"/>
      <w:marTop w:val="0"/>
      <w:marBottom w:val="0"/>
      <w:divBdr>
        <w:top w:val="none" w:sz="0" w:space="0" w:color="auto"/>
        <w:left w:val="none" w:sz="0" w:space="0" w:color="auto"/>
        <w:bottom w:val="none" w:sz="0" w:space="0" w:color="auto"/>
        <w:right w:val="none" w:sz="0" w:space="0" w:color="auto"/>
      </w:divBdr>
    </w:div>
    <w:div w:id="1524591121">
      <w:bodyDiv w:val="1"/>
      <w:marLeft w:val="0"/>
      <w:marRight w:val="0"/>
      <w:marTop w:val="0"/>
      <w:marBottom w:val="0"/>
      <w:divBdr>
        <w:top w:val="none" w:sz="0" w:space="0" w:color="auto"/>
        <w:left w:val="none" w:sz="0" w:space="0" w:color="auto"/>
        <w:bottom w:val="none" w:sz="0" w:space="0" w:color="auto"/>
        <w:right w:val="none" w:sz="0" w:space="0" w:color="auto"/>
      </w:divBdr>
    </w:div>
    <w:div w:id="1524632800">
      <w:bodyDiv w:val="1"/>
      <w:marLeft w:val="0"/>
      <w:marRight w:val="0"/>
      <w:marTop w:val="0"/>
      <w:marBottom w:val="0"/>
      <w:divBdr>
        <w:top w:val="none" w:sz="0" w:space="0" w:color="auto"/>
        <w:left w:val="none" w:sz="0" w:space="0" w:color="auto"/>
        <w:bottom w:val="none" w:sz="0" w:space="0" w:color="auto"/>
        <w:right w:val="none" w:sz="0" w:space="0" w:color="auto"/>
      </w:divBdr>
    </w:div>
    <w:div w:id="1524706256">
      <w:bodyDiv w:val="1"/>
      <w:marLeft w:val="0"/>
      <w:marRight w:val="0"/>
      <w:marTop w:val="0"/>
      <w:marBottom w:val="0"/>
      <w:divBdr>
        <w:top w:val="none" w:sz="0" w:space="0" w:color="auto"/>
        <w:left w:val="none" w:sz="0" w:space="0" w:color="auto"/>
        <w:bottom w:val="none" w:sz="0" w:space="0" w:color="auto"/>
        <w:right w:val="none" w:sz="0" w:space="0" w:color="auto"/>
      </w:divBdr>
    </w:div>
    <w:div w:id="1524706365">
      <w:bodyDiv w:val="1"/>
      <w:marLeft w:val="0"/>
      <w:marRight w:val="0"/>
      <w:marTop w:val="0"/>
      <w:marBottom w:val="0"/>
      <w:divBdr>
        <w:top w:val="none" w:sz="0" w:space="0" w:color="auto"/>
        <w:left w:val="none" w:sz="0" w:space="0" w:color="auto"/>
        <w:bottom w:val="none" w:sz="0" w:space="0" w:color="auto"/>
        <w:right w:val="none" w:sz="0" w:space="0" w:color="auto"/>
      </w:divBdr>
    </w:div>
    <w:div w:id="1524711115">
      <w:bodyDiv w:val="1"/>
      <w:marLeft w:val="0"/>
      <w:marRight w:val="0"/>
      <w:marTop w:val="0"/>
      <w:marBottom w:val="0"/>
      <w:divBdr>
        <w:top w:val="none" w:sz="0" w:space="0" w:color="auto"/>
        <w:left w:val="none" w:sz="0" w:space="0" w:color="auto"/>
        <w:bottom w:val="none" w:sz="0" w:space="0" w:color="auto"/>
        <w:right w:val="none" w:sz="0" w:space="0" w:color="auto"/>
      </w:divBdr>
    </w:div>
    <w:div w:id="1524786569">
      <w:bodyDiv w:val="1"/>
      <w:marLeft w:val="0"/>
      <w:marRight w:val="0"/>
      <w:marTop w:val="0"/>
      <w:marBottom w:val="0"/>
      <w:divBdr>
        <w:top w:val="none" w:sz="0" w:space="0" w:color="auto"/>
        <w:left w:val="none" w:sz="0" w:space="0" w:color="auto"/>
        <w:bottom w:val="none" w:sz="0" w:space="0" w:color="auto"/>
        <w:right w:val="none" w:sz="0" w:space="0" w:color="auto"/>
      </w:divBdr>
    </w:div>
    <w:div w:id="1524980904">
      <w:bodyDiv w:val="1"/>
      <w:marLeft w:val="0"/>
      <w:marRight w:val="0"/>
      <w:marTop w:val="0"/>
      <w:marBottom w:val="0"/>
      <w:divBdr>
        <w:top w:val="none" w:sz="0" w:space="0" w:color="auto"/>
        <w:left w:val="none" w:sz="0" w:space="0" w:color="auto"/>
        <w:bottom w:val="none" w:sz="0" w:space="0" w:color="auto"/>
        <w:right w:val="none" w:sz="0" w:space="0" w:color="auto"/>
      </w:divBdr>
    </w:div>
    <w:div w:id="1525023866">
      <w:bodyDiv w:val="1"/>
      <w:marLeft w:val="0"/>
      <w:marRight w:val="0"/>
      <w:marTop w:val="0"/>
      <w:marBottom w:val="0"/>
      <w:divBdr>
        <w:top w:val="none" w:sz="0" w:space="0" w:color="auto"/>
        <w:left w:val="none" w:sz="0" w:space="0" w:color="auto"/>
        <w:bottom w:val="none" w:sz="0" w:space="0" w:color="auto"/>
        <w:right w:val="none" w:sz="0" w:space="0" w:color="auto"/>
      </w:divBdr>
    </w:div>
    <w:div w:id="1525092529">
      <w:bodyDiv w:val="1"/>
      <w:marLeft w:val="0"/>
      <w:marRight w:val="0"/>
      <w:marTop w:val="0"/>
      <w:marBottom w:val="0"/>
      <w:divBdr>
        <w:top w:val="none" w:sz="0" w:space="0" w:color="auto"/>
        <w:left w:val="none" w:sz="0" w:space="0" w:color="auto"/>
        <w:bottom w:val="none" w:sz="0" w:space="0" w:color="auto"/>
        <w:right w:val="none" w:sz="0" w:space="0" w:color="auto"/>
      </w:divBdr>
    </w:div>
    <w:div w:id="1525288850">
      <w:bodyDiv w:val="1"/>
      <w:marLeft w:val="0"/>
      <w:marRight w:val="0"/>
      <w:marTop w:val="0"/>
      <w:marBottom w:val="0"/>
      <w:divBdr>
        <w:top w:val="none" w:sz="0" w:space="0" w:color="auto"/>
        <w:left w:val="none" w:sz="0" w:space="0" w:color="auto"/>
        <w:bottom w:val="none" w:sz="0" w:space="0" w:color="auto"/>
        <w:right w:val="none" w:sz="0" w:space="0" w:color="auto"/>
      </w:divBdr>
    </w:div>
    <w:div w:id="1525358944">
      <w:bodyDiv w:val="1"/>
      <w:marLeft w:val="0"/>
      <w:marRight w:val="0"/>
      <w:marTop w:val="0"/>
      <w:marBottom w:val="0"/>
      <w:divBdr>
        <w:top w:val="none" w:sz="0" w:space="0" w:color="auto"/>
        <w:left w:val="none" w:sz="0" w:space="0" w:color="auto"/>
        <w:bottom w:val="none" w:sz="0" w:space="0" w:color="auto"/>
        <w:right w:val="none" w:sz="0" w:space="0" w:color="auto"/>
      </w:divBdr>
    </w:div>
    <w:div w:id="1525364259">
      <w:bodyDiv w:val="1"/>
      <w:marLeft w:val="0"/>
      <w:marRight w:val="0"/>
      <w:marTop w:val="0"/>
      <w:marBottom w:val="0"/>
      <w:divBdr>
        <w:top w:val="none" w:sz="0" w:space="0" w:color="auto"/>
        <w:left w:val="none" w:sz="0" w:space="0" w:color="auto"/>
        <w:bottom w:val="none" w:sz="0" w:space="0" w:color="auto"/>
        <w:right w:val="none" w:sz="0" w:space="0" w:color="auto"/>
      </w:divBdr>
    </w:div>
    <w:div w:id="1525631454">
      <w:bodyDiv w:val="1"/>
      <w:marLeft w:val="0"/>
      <w:marRight w:val="0"/>
      <w:marTop w:val="0"/>
      <w:marBottom w:val="0"/>
      <w:divBdr>
        <w:top w:val="none" w:sz="0" w:space="0" w:color="auto"/>
        <w:left w:val="none" w:sz="0" w:space="0" w:color="auto"/>
        <w:bottom w:val="none" w:sz="0" w:space="0" w:color="auto"/>
        <w:right w:val="none" w:sz="0" w:space="0" w:color="auto"/>
      </w:divBdr>
    </w:div>
    <w:div w:id="1525904905">
      <w:bodyDiv w:val="1"/>
      <w:marLeft w:val="0"/>
      <w:marRight w:val="0"/>
      <w:marTop w:val="0"/>
      <w:marBottom w:val="0"/>
      <w:divBdr>
        <w:top w:val="none" w:sz="0" w:space="0" w:color="auto"/>
        <w:left w:val="none" w:sz="0" w:space="0" w:color="auto"/>
        <w:bottom w:val="none" w:sz="0" w:space="0" w:color="auto"/>
        <w:right w:val="none" w:sz="0" w:space="0" w:color="auto"/>
      </w:divBdr>
    </w:div>
    <w:div w:id="1526140634">
      <w:bodyDiv w:val="1"/>
      <w:marLeft w:val="0"/>
      <w:marRight w:val="0"/>
      <w:marTop w:val="0"/>
      <w:marBottom w:val="0"/>
      <w:divBdr>
        <w:top w:val="none" w:sz="0" w:space="0" w:color="auto"/>
        <w:left w:val="none" w:sz="0" w:space="0" w:color="auto"/>
        <w:bottom w:val="none" w:sz="0" w:space="0" w:color="auto"/>
        <w:right w:val="none" w:sz="0" w:space="0" w:color="auto"/>
      </w:divBdr>
    </w:div>
    <w:div w:id="1526165691">
      <w:bodyDiv w:val="1"/>
      <w:marLeft w:val="0"/>
      <w:marRight w:val="0"/>
      <w:marTop w:val="0"/>
      <w:marBottom w:val="0"/>
      <w:divBdr>
        <w:top w:val="none" w:sz="0" w:space="0" w:color="auto"/>
        <w:left w:val="none" w:sz="0" w:space="0" w:color="auto"/>
        <w:bottom w:val="none" w:sz="0" w:space="0" w:color="auto"/>
        <w:right w:val="none" w:sz="0" w:space="0" w:color="auto"/>
      </w:divBdr>
    </w:div>
    <w:div w:id="1526557631">
      <w:bodyDiv w:val="1"/>
      <w:marLeft w:val="0"/>
      <w:marRight w:val="0"/>
      <w:marTop w:val="0"/>
      <w:marBottom w:val="0"/>
      <w:divBdr>
        <w:top w:val="none" w:sz="0" w:space="0" w:color="auto"/>
        <w:left w:val="none" w:sz="0" w:space="0" w:color="auto"/>
        <w:bottom w:val="none" w:sz="0" w:space="0" w:color="auto"/>
        <w:right w:val="none" w:sz="0" w:space="0" w:color="auto"/>
      </w:divBdr>
    </w:div>
    <w:div w:id="1526596037">
      <w:bodyDiv w:val="1"/>
      <w:marLeft w:val="0"/>
      <w:marRight w:val="0"/>
      <w:marTop w:val="0"/>
      <w:marBottom w:val="0"/>
      <w:divBdr>
        <w:top w:val="none" w:sz="0" w:space="0" w:color="auto"/>
        <w:left w:val="none" w:sz="0" w:space="0" w:color="auto"/>
        <w:bottom w:val="none" w:sz="0" w:space="0" w:color="auto"/>
        <w:right w:val="none" w:sz="0" w:space="0" w:color="auto"/>
      </w:divBdr>
    </w:div>
    <w:div w:id="1526602158">
      <w:bodyDiv w:val="1"/>
      <w:marLeft w:val="0"/>
      <w:marRight w:val="0"/>
      <w:marTop w:val="0"/>
      <w:marBottom w:val="0"/>
      <w:divBdr>
        <w:top w:val="none" w:sz="0" w:space="0" w:color="auto"/>
        <w:left w:val="none" w:sz="0" w:space="0" w:color="auto"/>
        <w:bottom w:val="none" w:sz="0" w:space="0" w:color="auto"/>
        <w:right w:val="none" w:sz="0" w:space="0" w:color="auto"/>
      </w:divBdr>
    </w:div>
    <w:div w:id="1526673047">
      <w:bodyDiv w:val="1"/>
      <w:marLeft w:val="0"/>
      <w:marRight w:val="0"/>
      <w:marTop w:val="0"/>
      <w:marBottom w:val="0"/>
      <w:divBdr>
        <w:top w:val="none" w:sz="0" w:space="0" w:color="auto"/>
        <w:left w:val="none" w:sz="0" w:space="0" w:color="auto"/>
        <w:bottom w:val="none" w:sz="0" w:space="0" w:color="auto"/>
        <w:right w:val="none" w:sz="0" w:space="0" w:color="auto"/>
      </w:divBdr>
    </w:div>
    <w:div w:id="1526863749">
      <w:bodyDiv w:val="1"/>
      <w:marLeft w:val="0"/>
      <w:marRight w:val="0"/>
      <w:marTop w:val="0"/>
      <w:marBottom w:val="0"/>
      <w:divBdr>
        <w:top w:val="none" w:sz="0" w:space="0" w:color="auto"/>
        <w:left w:val="none" w:sz="0" w:space="0" w:color="auto"/>
        <w:bottom w:val="none" w:sz="0" w:space="0" w:color="auto"/>
        <w:right w:val="none" w:sz="0" w:space="0" w:color="auto"/>
      </w:divBdr>
    </w:div>
    <w:div w:id="1526865784">
      <w:bodyDiv w:val="1"/>
      <w:marLeft w:val="0"/>
      <w:marRight w:val="0"/>
      <w:marTop w:val="0"/>
      <w:marBottom w:val="0"/>
      <w:divBdr>
        <w:top w:val="none" w:sz="0" w:space="0" w:color="auto"/>
        <w:left w:val="none" w:sz="0" w:space="0" w:color="auto"/>
        <w:bottom w:val="none" w:sz="0" w:space="0" w:color="auto"/>
        <w:right w:val="none" w:sz="0" w:space="0" w:color="auto"/>
      </w:divBdr>
    </w:div>
    <w:div w:id="1527477686">
      <w:bodyDiv w:val="1"/>
      <w:marLeft w:val="0"/>
      <w:marRight w:val="0"/>
      <w:marTop w:val="0"/>
      <w:marBottom w:val="0"/>
      <w:divBdr>
        <w:top w:val="none" w:sz="0" w:space="0" w:color="auto"/>
        <w:left w:val="none" w:sz="0" w:space="0" w:color="auto"/>
        <w:bottom w:val="none" w:sz="0" w:space="0" w:color="auto"/>
        <w:right w:val="none" w:sz="0" w:space="0" w:color="auto"/>
      </w:divBdr>
    </w:div>
    <w:div w:id="1527525532">
      <w:bodyDiv w:val="1"/>
      <w:marLeft w:val="0"/>
      <w:marRight w:val="0"/>
      <w:marTop w:val="0"/>
      <w:marBottom w:val="0"/>
      <w:divBdr>
        <w:top w:val="none" w:sz="0" w:space="0" w:color="auto"/>
        <w:left w:val="none" w:sz="0" w:space="0" w:color="auto"/>
        <w:bottom w:val="none" w:sz="0" w:space="0" w:color="auto"/>
        <w:right w:val="none" w:sz="0" w:space="0" w:color="auto"/>
      </w:divBdr>
    </w:div>
    <w:div w:id="1527602436">
      <w:bodyDiv w:val="1"/>
      <w:marLeft w:val="0"/>
      <w:marRight w:val="0"/>
      <w:marTop w:val="0"/>
      <w:marBottom w:val="0"/>
      <w:divBdr>
        <w:top w:val="none" w:sz="0" w:space="0" w:color="auto"/>
        <w:left w:val="none" w:sz="0" w:space="0" w:color="auto"/>
        <w:bottom w:val="none" w:sz="0" w:space="0" w:color="auto"/>
        <w:right w:val="none" w:sz="0" w:space="0" w:color="auto"/>
      </w:divBdr>
    </w:div>
    <w:div w:id="1527644500">
      <w:bodyDiv w:val="1"/>
      <w:marLeft w:val="0"/>
      <w:marRight w:val="0"/>
      <w:marTop w:val="0"/>
      <w:marBottom w:val="0"/>
      <w:divBdr>
        <w:top w:val="none" w:sz="0" w:space="0" w:color="auto"/>
        <w:left w:val="none" w:sz="0" w:space="0" w:color="auto"/>
        <w:bottom w:val="none" w:sz="0" w:space="0" w:color="auto"/>
        <w:right w:val="none" w:sz="0" w:space="0" w:color="auto"/>
      </w:divBdr>
    </w:div>
    <w:div w:id="1527861765">
      <w:bodyDiv w:val="1"/>
      <w:marLeft w:val="0"/>
      <w:marRight w:val="0"/>
      <w:marTop w:val="0"/>
      <w:marBottom w:val="0"/>
      <w:divBdr>
        <w:top w:val="none" w:sz="0" w:space="0" w:color="auto"/>
        <w:left w:val="none" w:sz="0" w:space="0" w:color="auto"/>
        <w:bottom w:val="none" w:sz="0" w:space="0" w:color="auto"/>
        <w:right w:val="none" w:sz="0" w:space="0" w:color="auto"/>
      </w:divBdr>
    </w:div>
    <w:div w:id="1527983243">
      <w:bodyDiv w:val="1"/>
      <w:marLeft w:val="0"/>
      <w:marRight w:val="0"/>
      <w:marTop w:val="0"/>
      <w:marBottom w:val="0"/>
      <w:divBdr>
        <w:top w:val="none" w:sz="0" w:space="0" w:color="auto"/>
        <w:left w:val="none" w:sz="0" w:space="0" w:color="auto"/>
        <w:bottom w:val="none" w:sz="0" w:space="0" w:color="auto"/>
        <w:right w:val="none" w:sz="0" w:space="0" w:color="auto"/>
      </w:divBdr>
    </w:div>
    <w:div w:id="1528059737">
      <w:bodyDiv w:val="1"/>
      <w:marLeft w:val="0"/>
      <w:marRight w:val="0"/>
      <w:marTop w:val="0"/>
      <w:marBottom w:val="0"/>
      <w:divBdr>
        <w:top w:val="none" w:sz="0" w:space="0" w:color="auto"/>
        <w:left w:val="none" w:sz="0" w:space="0" w:color="auto"/>
        <w:bottom w:val="none" w:sz="0" w:space="0" w:color="auto"/>
        <w:right w:val="none" w:sz="0" w:space="0" w:color="auto"/>
      </w:divBdr>
    </w:div>
    <w:div w:id="1528173581">
      <w:bodyDiv w:val="1"/>
      <w:marLeft w:val="0"/>
      <w:marRight w:val="0"/>
      <w:marTop w:val="0"/>
      <w:marBottom w:val="0"/>
      <w:divBdr>
        <w:top w:val="none" w:sz="0" w:space="0" w:color="auto"/>
        <w:left w:val="none" w:sz="0" w:space="0" w:color="auto"/>
        <w:bottom w:val="none" w:sz="0" w:space="0" w:color="auto"/>
        <w:right w:val="none" w:sz="0" w:space="0" w:color="auto"/>
      </w:divBdr>
    </w:div>
    <w:div w:id="1528249136">
      <w:bodyDiv w:val="1"/>
      <w:marLeft w:val="0"/>
      <w:marRight w:val="0"/>
      <w:marTop w:val="0"/>
      <w:marBottom w:val="0"/>
      <w:divBdr>
        <w:top w:val="none" w:sz="0" w:space="0" w:color="auto"/>
        <w:left w:val="none" w:sz="0" w:space="0" w:color="auto"/>
        <w:bottom w:val="none" w:sz="0" w:space="0" w:color="auto"/>
        <w:right w:val="none" w:sz="0" w:space="0" w:color="auto"/>
      </w:divBdr>
    </w:div>
    <w:div w:id="1528299543">
      <w:bodyDiv w:val="1"/>
      <w:marLeft w:val="0"/>
      <w:marRight w:val="0"/>
      <w:marTop w:val="0"/>
      <w:marBottom w:val="0"/>
      <w:divBdr>
        <w:top w:val="none" w:sz="0" w:space="0" w:color="auto"/>
        <w:left w:val="none" w:sz="0" w:space="0" w:color="auto"/>
        <w:bottom w:val="none" w:sz="0" w:space="0" w:color="auto"/>
        <w:right w:val="none" w:sz="0" w:space="0" w:color="auto"/>
      </w:divBdr>
    </w:div>
    <w:div w:id="1528516907">
      <w:bodyDiv w:val="1"/>
      <w:marLeft w:val="0"/>
      <w:marRight w:val="0"/>
      <w:marTop w:val="0"/>
      <w:marBottom w:val="0"/>
      <w:divBdr>
        <w:top w:val="none" w:sz="0" w:space="0" w:color="auto"/>
        <w:left w:val="none" w:sz="0" w:space="0" w:color="auto"/>
        <w:bottom w:val="none" w:sz="0" w:space="0" w:color="auto"/>
        <w:right w:val="none" w:sz="0" w:space="0" w:color="auto"/>
      </w:divBdr>
    </w:div>
    <w:div w:id="1528525002">
      <w:bodyDiv w:val="1"/>
      <w:marLeft w:val="0"/>
      <w:marRight w:val="0"/>
      <w:marTop w:val="0"/>
      <w:marBottom w:val="0"/>
      <w:divBdr>
        <w:top w:val="none" w:sz="0" w:space="0" w:color="auto"/>
        <w:left w:val="none" w:sz="0" w:space="0" w:color="auto"/>
        <w:bottom w:val="none" w:sz="0" w:space="0" w:color="auto"/>
        <w:right w:val="none" w:sz="0" w:space="0" w:color="auto"/>
      </w:divBdr>
    </w:div>
    <w:div w:id="1528636495">
      <w:bodyDiv w:val="1"/>
      <w:marLeft w:val="0"/>
      <w:marRight w:val="0"/>
      <w:marTop w:val="0"/>
      <w:marBottom w:val="0"/>
      <w:divBdr>
        <w:top w:val="none" w:sz="0" w:space="0" w:color="auto"/>
        <w:left w:val="none" w:sz="0" w:space="0" w:color="auto"/>
        <w:bottom w:val="none" w:sz="0" w:space="0" w:color="auto"/>
        <w:right w:val="none" w:sz="0" w:space="0" w:color="auto"/>
      </w:divBdr>
    </w:div>
    <w:div w:id="1528830760">
      <w:bodyDiv w:val="1"/>
      <w:marLeft w:val="0"/>
      <w:marRight w:val="0"/>
      <w:marTop w:val="0"/>
      <w:marBottom w:val="0"/>
      <w:divBdr>
        <w:top w:val="none" w:sz="0" w:space="0" w:color="auto"/>
        <w:left w:val="none" w:sz="0" w:space="0" w:color="auto"/>
        <w:bottom w:val="none" w:sz="0" w:space="0" w:color="auto"/>
        <w:right w:val="none" w:sz="0" w:space="0" w:color="auto"/>
      </w:divBdr>
    </w:div>
    <w:div w:id="1528980911">
      <w:bodyDiv w:val="1"/>
      <w:marLeft w:val="0"/>
      <w:marRight w:val="0"/>
      <w:marTop w:val="0"/>
      <w:marBottom w:val="0"/>
      <w:divBdr>
        <w:top w:val="none" w:sz="0" w:space="0" w:color="auto"/>
        <w:left w:val="none" w:sz="0" w:space="0" w:color="auto"/>
        <w:bottom w:val="none" w:sz="0" w:space="0" w:color="auto"/>
        <w:right w:val="none" w:sz="0" w:space="0" w:color="auto"/>
      </w:divBdr>
    </w:div>
    <w:div w:id="1528985456">
      <w:bodyDiv w:val="1"/>
      <w:marLeft w:val="0"/>
      <w:marRight w:val="0"/>
      <w:marTop w:val="0"/>
      <w:marBottom w:val="0"/>
      <w:divBdr>
        <w:top w:val="none" w:sz="0" w:space="0" w:color="auto"/>
        <w:left w:val="none" w:sz="0" w:space="0" w:color="auto"/>
        <w:bottom w:val="none" w:sz="0" w:space="0" w:color="auto"/>
        <w:right w:val="none" w:sz="0" w:space="0" w:color="auto"/>
      </w:divBdr>
    </w:div>
    <w:div w:id="1529101598">
      <w:bodyDiv w:val="1"/>
      <w:marLeft w:val="0"/>
      <w:marRight w:val="0"/>
      <w:marTop w:val="0"/>
      <w:marBottom w:val="0"/>
      <w:divBdr>
        <w:top w:val="none" w:sz="0" w:space="0" w:color="auto"/>
        <w:left w:val="none" w:sz="0" w:space="0" w:color="auto"/>
        <w:bottom w:val="none" w:sz="0" w:space="0" w:color="auto"/>
        <w:right w:val="none" w:sz="0" w:space="0" w:color="auto"/>
      </w:divBdr>
    </w:div>
    <w:div w:id="1529105977">
      <w:bodyDiv w:val="1"/>
      <w:marLeft w:val="0"/>
      <w:marRight w:val="0"/>
      <w:marTop w:val="0"/>
      <w:marBottom w:val="0"/>
      <w:divBdr>
        <w:top w:val="none" w:sz="0" w:space="0" w:color="auto"/>
        <w:left w:val="none" w:sz="0" w:space="0" w:color="auto"/>
        <w:bottom w:val="none" w:sz="0" w:space="0" w:color="auto"/>
        <w:right w:val="none" w:sz="0" w:space="0" w:color="auto"/>
      </w:divBdr>
    </w:div>
    <w:div w:id="1529172726">
      <w:bodyDiv w:val="1"/>
      <w:marLeft w:val="0"/>
      <w:marRight w:val="0"/>
      <w:marTop w:val="0"/>
      <w:marBottom w:val="0"/>
      <w:divBdr>
        <w:top w:val="none" w:sz="0" w:space="0" w:color="auto"/>
        <w:left w:val="none" w:sz="0" w:space="0" w:color="auto"/>
        <w:bottom w:val="none" w:sz="0" w:space="0" w:color="auto"/>
        <w:right w:val="none" w:sz="0" w:space="0" w:color="auto"/>
      </w:divBdr>
    </w:div>
    <w:div w:id="1529299512">
      <w:bodyDiv w:val="1"/>
      <w:marLeft w:val="0"/>
      <w:marRight w:val="0"/>
      <w:marTop w:val="0"/>
      <w:marBottom w:val="0"/>
      <w:divBdr>
        <w:top w:val="none" w:sz="0" w:space="0" w:color="auto"/>
        <w:left w:val="none" w:sz="0" w:space="0" w:color="auto"/>
        <w:bottom w:val="none" w:sz="0" w:space="0" w:color="auto"/>
        <w:right w:val="none" w:sz="0" w:space="0" w:color="auto"/>
      </w:divBdr>
    </w:div>
    <w:div w:id="1529373646">
      <w:bodyDiv w:val="1"/>
      <w:marLeft w:val="0"/>
      <w:marRight w:val="0"/>
      <w:marTop w:val="0"/>
      <w:marBottom w:val="0"/>
      <w:divBdr>
        <w:top w:val="none" w:sz="0" w:space="0" w:color="auto"/>
        <w:left w:val="none" w:sz="0" w:space="0" w:color="auto"/>
        <w:bottom w:val="none" w:sz="0" w:space="0" w:color="auto"/>
        <w:right w:val="none" w:sz="0" w:space="0" w:color="auto"/>
      </w:divBdr>
    </w:div>
    <w:div w:id="1529562784">
      <w:bodyDiv w:val="1"/>
      <w:marLeft w:val="0"/>
      <w:marRight w:val="0"/>
      <w:marTop w:val="0"/>
      <w:marBottom w:val="0"/>
      <w:divBdr>
        <w:top w:val="none" w:sz="0" w:space="0" w:color="auto"/>
        <w:left w:val="none" w:sz="0" w:space="0" w:color="auto"/>
        <w:bottom w:val="none" w:sz="0" w:space="0" w:color="auto"/>
        <w:right w:val="none" w:sz="0" w:space="0" w:color="auto"/>
      </w:divBdr>
    </w:div>
    <w:div w:id="1529639103">
      <w:bodyDiv w:val="1"/>
      <w:marLeft w:val="0"/>
      <w:marRight w:val="0"/>
      <w:marTop w:val="0"/>
      <w:marBottom w:val="0"/>
      <w:divBdr>
        <w:top w:val="none" w:sz="0" w:space="0" w:color="auto"/>
        <w:left w:val="none" w:sz="0" w:space="0" w:color="auto"/>
        <w:bottom w:val="none" w:sz="0" w:space="0" w:color="auto"/>
        <w:right w:val="none" w:sz="0" w:space="0" w:color="auto"/>
      </w:divBdr>
    </w:div>
    <w:div w:id="1529686014">
      <w:bodyDiv w:val="1"/>
      <w:marLeft w:val="0"/>
      <w:marRight w:val="0"/>
      <w:marTop w:val="0"/>
      <w:marBottom w:val="0"/>
      <w:divBdr>
        <w:top w:val="none" w:sz="0" w:space="0" w:color="auto"/>
        <w:left w:val="none" w:sz="0" w:space="0" w:color="auto"/>
        <w:bottom w:val="none" w:sz="0" w:space="0" w:color="auto"/>
        <w:right w:val="none" w:sz="0" w:space="0" w:color="auto"/>
      </w:divBdr>
    </w:div>
    <w:div w:id="1529753270">
      <w:bodyDiv w:val="1"/>
      <w:marLeft w:val="0"/>
      <w:marRight w:val="0"/>
      <w:marTop w:val="0"/>
      <w:marBottom w:val="0"/>
      <w:divBdr>
        <w:top w:val="none" w:sz="0" w:space="0" w:color="auto"/>
        <w:left w:val="none" w:sz="0" w:space="0" w:color="auto"/>
        <w:bottom w:val="none" w:sz="0" w:space="0" w:color="auto"/>
        <w:right w:val="none" w:sz="0" w:space="0" w:color="auto"/>
      </w:divBdr>
    </w:div>
    <w:div w:id="1530100365">
      <w:bodyDiv w:val="1"/>
      <w:marLeft w:val="0"/>
      <w:marRight w:val="0"/>
      <w:marTop w:val="0"/>
      <w:marBottom w:val="0"/>
      <w:divBdr>
        <w:top w:val="none" w:sz="0" w:space="0" w:color="auto"/>
        <w:left w:val="none" w:sz="0" w:space="0" w:color="auto"/>
        <w:bottom w:val="none" w:sz="0" w:space="0" w:color="auto"/>
        <w:right w:val="none" w:sz="0" w:space="0" w:color="auto"/>
      </w:divBdr>
    </w:div>
    <w:div w:id="1530294568">
      <w:bodyDiv w:val="1"/>
      <w:marLeft w:val="0"/>
      <w:marRight w:val="0"/>
      <w:marTop w:val="0"/>
      <w:marBottom w:val="0"/>
      <w:divBdr>
        <w:top w:val="none" w:sz="0" w:space="0" w:color="auto"/>
        <w:left w:val="none" w:sz="0" w:space="0" w:color="auto"/>
        <w:bottom w:val="none" w:sz="0" w:space="0" w:color="auto"/>
        <w:right w:val="none" w:sz="0" w:space="0" w:color="auto"/>
      </w:divBdr>
    </w:div>
    <w:div w:id="1530337148">
      <w:bodyDiv w:val="1"/>
      <w:marLeft w:val="0"/>
      <w:marRight w:val="0"/>
      <w:marTop w:val="0"/>
      <w:marBottom w:val="0"/>
      <w:divBdr>
        <w:top w:val="none" w:sz="0" w:space="0" w:color="auto"/>
        <w:left w:val="none" w:sz="0" w:space="0" w:color="auto"/>
        <w:bottom w:val="none" w:sz="0" w:space="0" w:color="auto"/>
        <w:right w:val="none" w:sz="0" w:space="0" w:color="auto"/>
      </w:divBdr>
    </w:div>
    <w:div w:id="1530409951">
      <w:bodyDiv w:val="1"/>
      <w:marLeft w:val="0"/>
      <w:marRight w:val="0"/>
      <w:marTop w:val="0"/>
      <w:marBottom w:val="0"/>
      <w:divBdr>
        <w:top w:val="none" w:sz="0" w:space="0" w:color="auto"/>
        <w:left w:val="none" w:sz="0" w:space="0" w:color="auto"/>
        <w:bottom w:val="none" w:sz="0" w:space="0" w:color="auto"/>
        <w:right w:val="none" w:sz="0" w:space="0" w:color="auto"/>
      </w:divBdr>
    </w:div>
    <w:div w:id="1530489158">
      <w:bodyDiv w:val="1"/>
      <w:marLeft w:val="0"/>
      <w:marRight w:val="0"/>
      <w:marTop w:val="0"/>
      <w:marBottom w:val="0"/>
      <w:divBdr>
        <w:top w:val="none" w:sz="0" w:space="0" w:color="auto"/>
        <w:left w:val="none" w:sz="0" w:space="0" w:color="auto"/>
        <w:bottom w:val="none" w:sz="0" w:space="0" w:color="auto"/>
        <w:right w:val="none" w:sz="0" w:space="0" w:color="auto"/>
      </w:divBdr>
    </w:div>
    <w:div w:id="1530490560">
      <w:bodyDiv w:val="1"/>
      <w:marLeft w:val="0"/>
      <w:marRight w:val="0"/>
      <w:marTop w:val="0"/>
      <w:marBottom w:val="0"/>
      <w:divBdr>
        <w:top w:val="none" w:sz="0" w:space="0" w:color="auto"/>
        <w:left w:val="none" w:sz="0" w:space="0" w:color="auto"/>
        <w:bottom w:val="none" w:sz="0" w:space="0" w:color="auto"/>
        <w:right w:val="none" w:sz="0" w:space="0" w:color="auto"/>
      </w:divBdr>
    </w:div>
    <w:div w:id="1530559200">
      <w:bodyDiv w:val="1"/>
      <w:marLeft w:val="0"/>
      <w:marRight w:val="0"/>
      <w:marTop w:val="0"/>
      <w:marBottom w:val="0"/>
      <w:divBdr>
        <w:top w:val="none" w:sz="0" w:space="0" w:color="auto"/>
        <w:left w:val="none" w:sz="0" w:space="0" w:color="auto"/>
        <w:bottom w:val="none" w:sz="0" w:space="0" w:color="auto"/>
        <w:right w:val="none" w:sz="0" w:space="0" w:color="auto"/>
      </w:divBdr>
    </w:div>
    <w:div w:id="1530607152">
      <w:bodyDiv w:val="1"/>
      <w:marLeft w:val="0"/>
      <w:marRight w:val="0"/>
      <w:marTop w:val="0"/>
      <w:marBottom w:val="0"/>
      <w:divBdr>
        <w:top w:val="none" w:sz="0" w:space="0" w:color="auto"/>
        <w:left w:val="none" w:sz="0" w:space="0" w:color="auto"/>
        <w:bottom w:val="none" w:sz="0" w:space="0" w:color="auto"/>
        <w:right w:val="none" w:sz="0" w:space="0" w:color="auto"/>
      </w:divBdr>
    </w:div>
    <w:div w:id="1530676047">
      <w:bodyDiv w:val="1"/>
      <w:marLeft w:val="0"/>
      <w:marRight w:val="0"/>
      <w:marTop w:val="0"/>
      <w:marBottom w:val="0"/>
      <w:divBdr>
        <w:top w:val="none" w:sz="0" w:space="0" w:color="auto"/>
        <w:left w:val="none" w:sz="0" w:space="0" w:color="auto"/>
        <w:bottom w:val="none" w:sz="0" w:space="0" w:color="auto"/>
        <w:right w:val="none" w:sz="0" w:space="0" w:color="auto"/>
      </w:divBdr>
    </w:div>
    <w:div w:id="1530794332">
      <w:bodyDiv w:val="1"/>
      <w:marLeft w:val="0"/>
      <w:marRight w:val="0"/>
      <w:marTop w:val="0"/>
      <w:marBottom w:val="0"/>
      <w:divBdr>
        <w:top w:val="none" w:sz="0" w:space="0" w:color="auto"/>
        <w:left w:val="none" w:sz="0" w:space="0" w:color="auto"/>
        <w:bottom w:val="none" w:sz="0" w:space="0" w:color="auto"/>
        <w:right w:val="none" w:sz="0" w:space="0" w:color="auto"/>
      </w:divBdr>
    </w:div>
    <w:div w:id="1530988247">
      <w:bodyDiv w:val="1"/>
      <w:marLeft w:val="0"/>
      <w:marRight w:val="0"/>
      <w:marTop w:val="0"/>
      <w:marBottom w:val="0"/>
      <w:divBdr>
        <w:top w:val="none" w:sz="0" w:space="0" w:color="auto"/>
        <w:left w:val="none" w:sz="0" w:space="0" w:color="auto"/>
        <w:bottom w:val="none" w:sz="0" w:space="0" w:color="auto"/>
        <w:right w:val="none" w:sz="0" w:space="0" w:color="auto"/>
      </w:divBdr>
    </w:div>
    <w:div w:id="1531186350">
      <w:bodyDiv w:val="1"/>
      <w:marLeft w:val="0"/>
      <w:marRight w:val="0"/>
      <w:marTop w:val="0"/>
      <w:marBottom w:val="0"/>
      <w:divBdr>
        <w:top w:val="none" w:sz="0" w:space="0" w:color="auto"/>
        <w:left w:val="none" w:sz="0" w:space="0" w:color="auto"/>
        <w:bottom w:val="none" w:sz="0" w:space="0" w:color="auto"/>
        <w:right w:val="none" w:sz="0" w:space="0" w:color="auto"/>
      </w:divBdr>
    </w:div>
    <w:div w:id="1531408473">
      <w:bodyDiv w:val="1"/>
      <w:marLeft w:val="0"/>
      <w:marRight w:val="0"/>
      <w:marTop w:val="0"/>
      <w:marBottom w:val="0"/>
      <w:divBdr>
        <w:top w:val="none" w:sz="0" w:space="0" w:color="auto"/>
        <w:left w:val="none" w:sz="0" w:space="0" w:color="auto"/>
        <w:bottom w:val="none" w:sz="0" w:space="0" w:color="auto"/>
        <w:right w:val="none" w:sz="0" w:space="0" w:color="auto"/>
      </w:divBdr>
    </w:div>
    <w:div w:id="1531527491">
      <w:bodyDiv w:val="1"/>
      <w:marLeft w:val="0"/>
      <w:marRight w:val="0"/>
      <w:marTop w:val="0"/>
      <w:marBottom w:val="0"/>
      <w:divBdr>
        <w:top w:val="none" w:sz="0" w:space="0" w:color="auto"/>
        <w:left w:val="none" w:sz="0" w:space="0" w:color="auto"/>
        <w:bottom w:val="none" w:sz="0" w:space="0" w:color="auto"/>
        <w:right w:val="none" w:sz="0" w:space="0" w:color="auto"/>
      </w:divBdr>
    </w:div>
    <w:div w:id="1531528742">
      <w:bodyDiv w:val="1"/>
      <w:marLeft w:val="0"/>
      <w:marRight w:val="0"/>
      <w:marTop w:val="0"/>
      <w:marBottom w:val="0"/>
      <w:divBdr>
        <w:top w:val="none" w:sz="0" w:space="0" w:color="auto"/>
        <w:left w:val="none" w:sz="0" w:space="0" w:color="auto"/>
        <w:bottom w:val="none" w:sz="0" w:space="0" w:color="auto"/>
        <w:right w:val="none" w:sz="0" w:space="0" w:color="auto"/>
      </w:divBdr>
    </w:div>
    <w:div w:id="1531603675">
      <w:bodyDiv w:val="1"/>
      <w:marLeft w:val="0"/>
      <w:marRight w:val="0"/>
      <w:marTop w:val="0"/>
      <w:marBottom w:val="0"/>
      <w:divBdr>
        <w:top w:val="none" w:sz="0" w:space="0" w:color="auto"/>
        <w:left w:val="none" w:sz="0" w:space="0" w:color="auto"/>
        <w:bottom w:val="none" w:sz="0" w:space="0" w:color="auto"/>
        <w:right w:val="none" w:sz="0" w:space="0" w:color="auto"/>
      </w:divBdr>
    </w:div>
    <w:div w:id="1531802199">
      <w:bodyDiv w:val="1"/>
      <w:marLeft w:val="0"/>
      <w:marRight w:val="0"/>
      <w:marTop w:val="0"/>
      <w:marBottom w:val="0"/>
      <w:divBdr>
        <w:top w:val="none" w:sz="0" w:space="0" w:color="auto"/>
        <w:left w:val="none" w:sz="0" w:space="0" w:color="auto"/>
        <w:bottom w:val="none" w:sz="0" w:space="0" w:color="auto"/>
        <w:right w:val="none" w:sz="0" w:space="0" w:color="auto"/>
      </w:divBdr>
    </w:div>
    <w:div w:id="1531990156">
      <w:bodyDiv w:val="1"/>
      <w:marLeft w:val="0"/>
      <w:marRight w:val="0"/>
      <w:marTop w:val="0"/>
      <w:marBottom w:val="0"/>
      <w:divBdr>
        <w:top w:val="none" w:sz="0" w:space="0" w:color="auto"/>
        <w:left w:val="none" w:sz="0" w:space="0" w:color="auto"/>
        <w:bottom w:val="none" w:sz="0" w:space="0" w:color="auto"/>
        <w:right w:val="none" w:sz="0" w:space="0" w:color="auto"/>
      </w:divBdr>
    </w:div>
    <w:div w:id="1532186439">
      <w:bodyDiv w:val="1"/>
      <w:marLeft w:val="0"/>
      <w:marRight w:val="0"/>
      <w:marTop w:val="0"/>
      <w:marBottom w:val="0"/>
      <w:divBdr>
        <w:top w:val="none" w:sz="0" w:space="0" w:color="auto"/>
        <w:left w:val="none" w:sz="0" w:space="0" w:color="auto"/>
        <w:bottom w:val="none" w:sz="0" w:space="0" w:color="auto"/>
        <w:right w:val="none" w:sz="0" w:space="0" w:color="auto"/>
      </w:divBdr>
    </w:div>
    <w:div w:id="1532257783">
      <w:bodyDiv w:val="1"/>
      <w:marLeft w:val="0"/>
      <w:marRight w:val="0"/>
      <w:marTop w:val="0"/>
      <w:marBottom w:val="0"/>
      <w:divBdr>
        <w:top w:val="none" w:sz="0" w:space="0" w:color="auto"/>
        <w:left w:val="none" w:sz="0" w:space="0" w:color="auto"/>
        <w:bottom w:val="none" w:sz="0" w:space="0" w:color="auto"/>
        <w:right w:val="none" w:sz="0" w:space="0" w:color="auto"/>
      </w:divBdr>
    </w:div>
    <w:div w:id="1532380277">
      <w:bodyDiv w:val="1"/>
      <w:marLeft w:val="0"/>
      <w:marRight w:val="0"/>
      <w:marTop w:val="0"/>
      <w:marBottom w:val="0"/>
      <w:divBdr>
        <w:top w:val="none" w:sz="0" w:space="0" w:color="auto"/>
        <w:left w:val="none" w:sz="0" w:space="0" w:color="auto"/>
        <w:bottom w:val="none" w:sz="0" w:space="0" w:color="auto"/>
        <w:right w:val="none" w:sz="0" w:space="0" w:color="auto"/>
      </w:divBdr>
    </w:div>
    <w:div w:id="1532456654">
      <w:bodyDiv w:val="1"/>
      <w:marLeft w:val="0"/>
      <w:marRight w:val="0"/>
      <w:marTop w:val="0"/>
      <w:marBottom w:val="0"/>
      <w:divBdr>
        <w:top w:val="none" w:sz="0" w:space="0" w:color="auto"/>
        <w:left w:val="none" w:sz="0" w:space="0" w:color="auto"/>
        <w:bottom w:val="none" w:sz="0" w:space="0" w:color="auto"/>
        <w:right w:val="none" w:sz="0" w:space="0" w:color="auto"/>
      </w:divBdr>
    </w:div>
    <w:div w:id="1532566592">
      <w:bodyDiv w:val="1"/>
      <w:marLeft w:val="0"/>
      <w:marRight w:val="0"/>
      <w:marTop w:val="0"/>
      <w:marBottom w:val="0"/>
      <w:divBdr>
        <w:top w:val="none" w:sz="0" w:space="0" w:color="auto"/>
        <w:left w:val="none" w:sz="0" w:space="0" w:color="auto"/>
        <w:bottom w:val="none" w:sz="0" w:space="0" w:color="auto"/>
        <w:right w:val="none" w:sz="0" w:space="0" w:color="auto"/>
      </w:divBdr>
    </w:div>
    <w:div w:id="1532567407">
      <w:bodyDiv w:val="1"/>
      <w:marLeft w:val="0"/>
      <w:marRight w:val="0"/>
      <w:marTop w:val="0"/>
      <w:marBottom w:val="0"/>
      <w:divBdr>
        <w:top w:val="none" w:sz="0" w:space="0" w:color="auto"/>
        <w:left w:val="none" w:sz="0" w:space="0" w:color="auto"/>
        <w:bottom w:val="none" w:sz="0" w:space="0" w:color="auto"/>
        <w:right w:val="none" w:sz="0" w:space="0" w:color="auto"/>
      </w:divBdr>
    </w:div>
    <w:div w:id="1532571325">
      <w:bodyDiv w:val="1"/>
      <w:marLeft w:val="0"/>
      <w:marRight w:val="0"/>
      <w:marTop w:val="0"/>
      <w:marBottom w:val="0"/>
      <w:divBdr>
        <w:top w:val="none" w:sz="0" w:space="0" w:color="auto"/>
        <w:left w:val="none" w:sz="0" w:space="0" w:color="auto"/>
        <w:bottom w:val="none" w:sz="0" w:space="0" w:color="auto"/>
        <w:right w:val="none" w:sz="0" w:space="0" w:color="auto"/>
      </w:divBdr>
    </w:div>
    <w:div w:id="1532719426">
      <w:bodyDiv w:val="1"/>
      <w:marLeft w:val="0"/>
      <w:marRight w:val="0"/>
      <w:marTop w:val="0"/>
      <w:marBottom w:val="0"/>
      <w:divBdr>
        <w:top w:val="none" w:sz="0" w:space="0" w:color="auto"/>
        <w:left w:val="none" w:sz="0" w:space="0" w:color="auto"/>
        <w:bottom w:val="none" w:sz="0" w:space="0" w:color="auto"/>
        <w:right w:val="none" w:sz="0" w:space="0" w:color="auto"/>
      </w:divBdr>
    </w:div>
    <w:div w:id="1533103855">
      <w:bodyDiv w:val="1"/>
      <w:marLeft w:val="0"/>
      <w:marRight w:val="0"/>
      <w:marTop w:val="0"/>
      <w:marBottom w:val="0"/>
      <w:divBdr>
        <w:top w:val="none" w:sz="0" w:space="0" w:color="auto"/>
        <w:left w:val="none" w:sz="0" w:space="0" w:color="auto"/>
        <w:bottom w:val="none" w:sz="0" w:space="0" w:color="auto"/>
        <w:right w:val="none" w:sz="0" w:space="0" w:color="auto"/>
      </w:divBdr>
    </w:div>
    <w:div w:id="1533571986">
      <w:bodyDiv w:val="1"/>
      <w:marLeft w:val="0"/>
      <w:marRight w:val="0"/>
      <w:marTop w:val="0"/>
      <w:marBottom w:val="0"/>
      <w:divBdr>
        <w:top w:val="none" w:sz="0" w:space="0" w:color="auto"/>
        <w:left w:val="none" w:sz="0" w:space="0" w:color="auto"/>
        <w:bottom w:val="none" w:sz="0" w:space="0" w:color="auto"/>
        <w:right w:val="none" w:sz="0" w:space="0" w:color="auto"/>
      </w:divBdr>
    </w:div>
    <w:div w:id="1533687696">
      <w:bodyDiv w:val="1"/>
      <w:marLeft w:val="0"/>
      <w:marRight w:val="0"/>
      <w:marTop w:val="0"/>
      <w:marBottom w:val="0"/>
      <w:divBdr>
        <w:top w:val="none" w:sz="0" w:space="0" w:color="auto"/>
        <w:left w:val="none" w:sz="0" w:space="0" w:color="auto"/>
        <w:bottom w:val="none" w:sz="0" w:space="0" w:color="auto"/>
        <w:right w:val="none" w:sz="0" w:space="0" w:color="auto"/>
      </w:divBdr>
    </w:div>
    <w:div w:id="1534031233">
      <w:bodyDiv w:val="1"/>
      <w:marLeft w:val="0"/>
      <w:marRight w:val="0"/>
      <w:marTop w:val="0"/>
      <w:marBottom w:val="0"/>
      <w:divBdr>
        <w:top w:val="none" w:sz="0" w:space="0" w:color="auto"/>
        <w:left w:val="none" w:sz="0" w:space="0" w:color="auto"/>
        <w:bottom w:val="none" w:sz="0" w:space="0" w:color="auto"/>
        <w:right w:val="none" w:sz="0" w:space="0" w:color="auto"/>
      </w:divBdr>
    </w:div>
    <w:div w:id="1534072217">
      <w:bodyDiv w:val="1"/>
      <w:marLeft w:val="0"/>
      <w:marRight w:val="0"/>
      <w:marTop w:val="0"/>
      <w:marBottom w:val="0"/>
      <w:divBdr>
        <w:top w:val="none" w:sz="0" w:space="0" w:color="auto"/>
        <w:left w:val="none" w:sz="0" w:space="0" w:color="auto"/>
        <w:bottom w:val="none" w:sz="0" w:space="0" w:color="auto"/>
        <w:right w:val="none" w:sz="0" w:space="0" w:color="auto"/>
      </w:divBdr>
    </w:div>
    <w:div w:id="1534148810">
      <w:bodyDiv w:val="1"/>
      <w:marLeft w:val="0"/>
      <w:marRight w:val="0"/>
      <w:marTop w:val="0"/>
      <w:marBottom w:val="0"/>
      <w:divBdr>
        <w:top w:val="none" w:sz="0" w:space="0" w:color="auto"/>
        <w:left w:val="none" w:sz="0" w:space="0" w:color="auto"/>
        <w:bottom w:val="none" w:sz="0" w:space="0" w:color="auto"/>
        <w:right w:val="none" w:sz="0" w:space="0" w:color="auto"/>
      </w:divBdr>
    </w:div>
    <w:div w:id="1534154936">
      <w:bodyDiv w:val="1"/>
      <w:marLeft w:val="0"/>
      <w:marRight w:val="0"/>
      <w:marTop w:val="0"/>
      <w:marBottom w:val="0"/>
      <w:divBdr>
        <w:top w:val="none" w:sz="0" w:space="0" w:color="auto"/>
        <w:left w:val="none" w:sz="0" w:space="0" w:color="auto"/>
        <w:bottom w:val="none" w:sz="0" w:space="0" w:color="auto"/>
        <w:right w:val="none" w:sz="0" w:space="0" w:color="auto"/>
      </w:divBdr>
    </w:div>
    <w:div w:id="1534223132">
      <w:bodyDiv w:val="1"/>
      <w:marLeft w:val="0"/>
      <w:marRight w:val="0"/>
      <w:marTop w:val="0"/>
      <w:marBottom w:val="0"/>
      <w:divBdr>
        <w:top w:val="none" w:sz="0" w:space="0" w:color="auto"/>
        <w:left w:val="none" w:sz="0" w:space="0" w:color="auto"/>
        <w:bottom w:val="none" w:sz="0" w:space="0" w:color="auto"/>
        <w:right w:val="none" w:sz="0" w:space="0" w:color="auto"/>
      </w:divBdr>
    </w:div>
    <w:div w:id="1534535725">
      <w:bodyDiv w:val="1"/>
      <w:marLeft w:val="0"/>
      <w:marRight w:val="0"/>
      <w:marTop w:val="0"/>
      <w:marBottom w:val="0"/>
      <w:divBdr>
        <w:top w:val="none" w:sz="0" w:space="0" w:color="auto"/>
        <w:left w:val="none" w:sz="0" w:space="0" w:color="auto"/>
        <w:bottom w:val="none" w:sz="0" w:space="0" w:color="auto"/>
        <w:right w:val="none" w:sz="0" w:space="0" w:color="auto"/>
      </w:divBdr>
    </w:div>
    <w:div w:id="1535075701">
      <w:bodyDiv w:val="1"/>
      <w:marLeft w:val="0"/>
      <w:marRight w:val="0"/>
      <w:marTop w:val="0"/>
      <w:marBottom w:val="0"/>
      <w:divBdr>
        <w:top w:val="none" w:sz="0" w:space="0" w:color="auto"/>
        <w:left w:val="none" w:sz="0" w:space="0" w:color="auto"/>
        <w:bottom w:val="none" w:sz="0" w:space="0" w:color="auto"/>
        <w:right w:val="none" w:sz="0" w:space="0" w:color="auto"/>
      </w:divBdr>
    </w:div>
    <w:div w:id="1535117022">
      <w:bodyDiv w:val="1"/>
      <w:marLeft w:val="0"/>
      <w:marRight w:val="0"/>
      <w:marTop w:val="0"/>
      <w:marBottom w:val="0"/>
      <w:divBdr>
        <w:top w:val="none" w:sz="0" w:space="0" w:color="auto"/>
        <w:left w:val="none" w:sz="0" w:space="0" w:color="auto"/>
        <w:bottom w:val="none" w:sz="0" w:space="0" w:color="auto"/>
        <w:right w:val="none" w:sz="0" w:space="0" w:color="auto"/>
      </w:divBdr>
    </w:div>
    <w:div w:id="1535339734">
      <w:bodyDiv w:val="1"/>
      <w:marLeft w:val="0"/>
      <w:marRight w:val="0"/>
      <w:marTop w:val="0"/>
      <w:marBottom w:val="0"/>
      <w:divBdr>
        <w:top w:val="none" w:sz="0" w:space="0" w:color="auto"/>
        <w:left w:val="none" w:sz="0" w:space="0" w:color="auto"/>
        <w:bottom w:val="none" w:sz="0" w:space="0" w:color="auto"/>
        <w:right w:val="none" w:sz="0" w:space="0" w:color="auto"/>
      </w:divBdr>
    </w:div>
    <w:div w:id="1535579281">
      <w:bodyDiv w:val="1"/>
      <w:marLeft w:val="0"/>
      <w:marRight w:val="0"/>
      <w:marTop w:val="0"/>
      <w:marBottom w:val="0"/>
      <w:divBdr>
        <w:top w:val="none" w:sz="0" w:space="0" w:color="auto"/>
        <w:left w:val="none" w:sz="0" w:space="0" w:color="auto"/>
        <w:bottom w:val="none" w:sz="0" w:space="0" w:color="auto"/>
        <w:right w:val="none" w:sz="0" w:space="0" w:color="auto"/>
      </w:divBdr>
    </w:div>
    <w:div w:id="1535582021">
      <w:bodyDiv w:val="1"/>
      <w:marLeft w:val="0"/>
      <w:marRight w:val="0"/>
      <w:marTop w:val="0"/>
      <w:marBottom w:val="0"/>
      <w:divBdr>
        <w:top w:val="none" w:sz="0" w:space="0" w:color="auto"/>
        <w:left w:val="none" w:sz="0" w:space="0" w:color="auto"/>
        <w:bottom w:val="none" w:sz="0" w:space="0" w:color="auto"/>
        <w:right w:val="none" w:sz="0" w:space="0" w:color="auto"/>
      </w:divBdr>
    </w:div>
    <w:div w:id="1535776175">
      <w:bodyDiv w:val="1"/>
      <w:marLeft w:val="0"/>
      <w:marRight w:val="0"/>
      <w:marTop w:val="0"/>
      <w:marBottom w:val="0"/>
      <w:divBdr>
        <w:top w:val="none" w:sz="0" w:space="0" w:color="auto"/>
        <w:left w:val="none" w:sz="0" w:space="0" w:color="auto"/>
        <w:bottom w:val="none" w:sz="0" w:space="0" w:color="auto"/>
        <w:right w:val="none" w:sz="0" w:space="0" w:color="auto"/>
      </w:divBdr>
    </w:div>
    <w:div w:id="1535846913">
      <w:bodyDiv w:val="1"/>
      <w:marLeft w:val="0"/>
      <w:marRight w:val="0"/>
      <w:marTop w:val="0"/>
      <w:marBottom w:val="0"/>
      <w:divBdr>
        <w:top w:val="none" w:sz="0" w:space="0" w:color="auto"/>
        <w:left w:val="none" w:sz="0" w:space="0" w:color="auto"/>
        <w:bottom w:val="none" w:sz="0" w:space="0" w:color="auto"/>
        <w:right w:val="none" w:sz="0" w:space="0" w:color="auto"/>
      </w:divBdr>
    </w:div>
    <w:div w:id="1536235927">
      <w:bodyDiv w:val="1"/>
      <w:marLeft w:val="0"/>
      <w:marRight w:val="0"/>
      <w:marTop w:val="0"/>
      <w:marBottom w:val="0"/>
      <w:divBdr>
        <w:top w:val="none" w:sz="0" w:space="0" w:color="auto"/>
        <w:left w:val="none" w:sz="0" w:space="0" w:color="auto"/>
        <w:bottom w:val="none" w:sz="0" w:space="0" w:color="auto"/>
        <w:right w:val="none" w:sz="0" w:space="0" w:color="auto"/>
      </w:divBdr>
    </w:div>
    <w:div w:id="1536306616">
      <w:bodyDiv w:val="1"/>
      <w:marLeft w:val="0"/>
      <w:marRight w:val="0"/>
      <w:marTop w:val="0"/>
      <w:marBottom w:val="0"/>
      <w:divBdr>
        <w:top w:val="none" w:sz="0" w:space="0" w:color="auto"/>
        <w:left w:val="none" w:sz="0" w:space="0" w:color="auto"/>
        <w:bottom w:val="none" w:sz="0" w:space="0" w:color="auto"/>
        <w:right w:val="none" w:sz="0" w:space="0" w:color="auto"/>
      </w:divBdr>
    </w:div>
    <w:div w:id="1536504898">
      <w:bodyDiv w:val="1"/>
      <w:marLeft w:val="0"/>
      <w:marRight w:val="0"/>
      <w:marTop w:val="0"/>
      <w:marBottom w:val="0"/>
      <w:divBdr>
        <w:top w:val="none" w:sz="0" w:space="0" w:color="auto"/>
        <w:left w:val="none" w:sz="0" w:space="0" w:color="auto"/>
        <w:bottom w:val="none" w:sz="0" w:space="0" w:color="auto"/>
        <w:right w:val="none" w:sz="0" w:space="0" w:color="auto"/>
      </w:divBdr>
    </w:div>
    <w:div w:id="1536579094">
      <w:bodyDiv w:val="1"/>
      <w:marLeft w:val="0"/>
      <w:marRight w:val="0"/>
      <w:marTop w:val="0"/>
      <w:marBottom w:val="0"/>
      <w:divBdr>
        <w:top w:val="none" w:sz="0" w:space="0" w:color="auto"/>
        <w:left w:val="none" w:sz="0" w:space="0" w:color="auto"/>
        <w:bottom w:val="none" w:sz="0" w:space="0" w:color="auto"/>
        <w:right w:val="none" w:sz="0" w:space="0" w:color="auto"/>
      </w:divBdr>
    </w:div>
    <w:div w:id="1536649140">
      <w:bodyDiv w:val="1"/>
      <w:marLeft w:val="0"/>
      <w:marRight w:val="0"/>
      <w:marTop w:val="0"/>
      <w:marBottom w:val="0"/>
      <w:divBdr>
        <w:top w:val="none" w:sz="0" w:space="0" w:color="auto"/>
        <w:left w:val="none" w:sz="0" w:space="0" w:color="auto"/>
        <w:bottom w:val="none" w:sz="0" w:space="0" w:color="auto"/>
        <w:right w:val="none" w:sz="0" w:space="0" w:color="auto"/>
      </w:divBdr>
    </w:div>
    <w:div w:id="1536654592">
      <w:bodyDiv w:val="1"/>
      <w:marLeft w:val="0"/>
      <w:marRight w:val="0"/>
      <w:marTop w:val="0"/>
      <w:marBottom w:val="0"/>
      <w:divBdr>
        <w:top w:val="none" w:sz="0" w:space="0" w:color="auto"/>
        <w:left w:val="none" w:sz="0" w:space="0" w:color="auto"/>
        <w:bottom w:val="none" w:sz="0" w:space="0" w:color="auto"/>
        <w:right w:val="none" w:sz="0" w:space="0" w:color="auto"/>
      </w:divBdr>
    </w:div>
    <w:div w:id="1536965839">
      <w:bodyDiv w:val="1"/>
      <w:marLeft w:val="0"/>
      <w:marRight w:val="0"/>
      <w:marTop w:val="0"/>
      <w:marBottom w:val="0"/>
      <w:divBdr>
        <w:top w:val="none" w:sz="0" w:space="0" w:color="auto"/>
        <w:left w:val="none" w:sz="0" w:space="0" w:color="auto"/>
        <w:bottom w:val="none" w:sz="0" w:space="0" w:color="auto"/>
        <w:right w:val="none" w:sz="0" w:space="0" w:color="auto"/>
      </w:divBdr>
    </w:div>
    <w:div w:id="1537037068">
      <w:bodyDiv w:val="1"/>
      <w:marLeft w:val="0"/>
      <w:marRight w:val="0"/>
      <w:marTop w:val="0"/>
      <w:marBottom w:val="0"/>
      <w:divBdr>
        <w:top w:val="none" w:sz="0" w:space="0" w:color="auto"/>
        <w:left w:val="none" w:sz="0" w:space="0" w:color="auto"/>
        <w:bottom w:val="none" w:sz="0" w:space="0" w:color="auto"/>
        <w:right w:val="none" w:sz="0" w:space="0" w:color="auto"/>
      </w:divBdr>
    </w:div>
    <w:div w:id="1537157852">
      <w:bodyDiv w:val="1"/>
      <w:marLeft w:val="0"/>
      <w:marRight w:val="0"/>
      <w:marTop w:val="0"/>
      <w:marBottom w:val="0"/>
      <w:divBdr>
        <w:top w:val="none" w:sz="0" w:space="0" w:color="auto"/>
        <w:left w:val="none" w:sz="0" w:space="0" w:color="auto"/>
        <w:bottom w:val="none" w:sz="0" w:space="0" w:color="auto"/>
        <w:right w:val="none" w:sz="0" w:space="0" w:color="auto"/>
      </w:divBdr>
    </w:div>
    <w:div w:id="1537278019">
      <w:bodyDiv w:val="1"/>
      <w:marLeft w:val="0"/>
      <w:marRight w:val="0"/>
      <w:marTop w:val="0"/>
      <w:marBottom w:val="0"/>
      <w:divBdr>
        <w:top w:val="none" w:sz="0" w:space="0" w:color="auto"/>
        <w:left w:val="none" w:sz="0" w:space="0" w:color="auto"/>
        <w:bottom w:val="none" w:sz="0" w:space="0" w:color="auto"/>
        <w:right w:val="none" w:sz="0" w:space="0" w:color="auto"/>
      </w:divBdr>
    </w:div>
    <w:div w:id="1537307612">
      <w:bodyDiv w:val="1"/>
      <w:marLeft w:val="0"/>
      <w:marRight w:val="0"/>
      <w:marTop w:val="0"/>
      <w:marBottom w:val="0"/>
      <w:divBdr>
        <w:top w:val="none" w:sz="0" w:space="0" w:color="auto"/>
        <w:left w:val="none" w:sz="0" w:space="0" w:color="auto"/>
        <w:bottom w:val="none" w:sz="0" w:space="0" w:color="auto"/>
        <w:right w:val="none" w:sz="0" w:space="0" w:color="auto"/>
      </w:divBdr>
    </w:div>
    <w:div w:id="1537505593">
      <w:bodyDiv w:val="1"/>
      <w:marLeft w:val="0"/>
      <w:marRight w:val="0"/>
      <w:marTop w:val="0"/>
      <w:marBottom w:val="0"/>
      <w:divBdr>
        <w:top w:val="none" w:sz="0" w:space="0" w:color="auto"/>
        <w:left w:val="none" w:sz="0" w:space="0" w:color="auto"/>
        <w:bottom w:val="none" w:sz="0" w:space="0" w:color="auto"/>
        <w:right w:val="none" w:sz="0" w:space="0" w:color="auto"/>
      </w:divBdr>
    </w:div>
    <w:div w:id="1537542815">
      <w:bodyDiv w:val="1"/>
      <w:marLeft w:val="0"/>
      <w:marRight w:val="0"/>
      <w:marTop w:val="0"/>
      <w:marBottom w:val="0"/>
      <w:divBdr>
        <w:top w:val="none" w:sz="0" w:space="0" w:color="auto"/>
        <w:left w:val="none" w:sz="0" w:space="0" w:color="auto"/>
        <w:bottom w:val="none" w:sz="0" w:space="0" w:color="auto"/>
        <w:right w:val="none" w:sz="0" w:space="0" w:color="auto"/>
      </w:divBdr>
    </w:div>
    <w:div w:id="1537621912">
      <w:bodyDiv w:val="1"/>
      <w:marLeft w:val="0"/>
      <w:marRight w:val="0"/>
      <w:marTop w:val="0"/>
      <w:marBottom w:val="0"/>
      <w:divBdr>
        <w:top w:val="none" w:sz="0" w:space="0" w:color="auto"/>
        <w:left w:val="none" w:sz="0" w:space="0" w:color="auto"/>
        <w:bottom w:val="none" w:sz="0" w:space="0" w:color="auto"/>
        <w:right w:val="none" w:sz="0" w:space="0" w:color="auto"/>
      </w:divBdr>
    </w:div>
    <w:div w:id="1537809680">
      <w:bodyDiv w:val="1"/>
      <w:marLeft w:val="0"/>
      <w:marRight w:val="0"/>
      <w:marTop w:val="0"/>
      <w:marBottom w:val="0"/>
      <w:divBdr>
        <w:top w:val="none" w:sz="0" w:space="0" w:color="auto"/>
        <w:left w:val="none" w:sz="0" w:space="0" w:color="auto"/>
        <w:bottom w:val="none" w:sz="0" w:space="0" w:color="auto"/>
        <w:right w:val="none" w:sz="0" w:space="0" w:color="auto"/>
      </w:divBdr>
    </w:div>
    <w:div w:id="1537812207">
      <w:bodyDiv w:val="1"/>
      <w:marLeft w:val="0"/>
      <w:marRight w:val="0"/>
      <w:marTop w:val="0"/>
      <w:marBottom w:val="0"/>
      <w:divBdr>
        <w:top w:val="none" w:sz="0" w:space="0" w:color="auto"/>
        <w:left w:val="none" w:sz="0" w:space="0" w:color="auto"/>
        <w:bottom w:val="none" w:sz="0" w:space="0" w:color="auto"/>
        <w:right w:val="none" w:sz="0" w:space="0" w:color="auto"/>
      </w:divBdr>
    </w:div>
    <w:div w:id="1538002953">
      <w:bodyDiv w:val="1"/>
      <w:marLeft w:val="0"/>
      <w:marRight w:val="0"/>
      <w:marTop w:val="0"/>
      <w:marBottom w:val="0"/>
      <w:divBdr>
        <w:top w:val="none" w:sz="0" w:space="0" w:color="auto"/>
        <w:left w:val="none" w:sz="0" w:space="0" w:color="auto"/>
        <w:bottom w:val="none" w:sz="0" w:space="0" w:color="auto"/>
        <w:right w:val="none" w:sz="0" w:space="0" w:color="auto"/>
      </w:divBdr>
    </w:div>
    <w:div w:id="1538004002">
      <w:bodyDiv w:val="1"/>
      <w:marLeft w:val="0"/>
      <w:marRight w:val="0"/>
      <w:marTop w:val="0"/>
      <w:marBottom w:val="0"/>
      <w:divBdr>
        <w:top w:val="none" w:sz="0" w:space="0" w:color="auto"/>
        <w:left w:val="none" w:sz="0" w:space="0" w:color="auto"/>
        <w:bottom w:val="none" w:sz="0" w:space="0" w:color="auto"/>
        <w:right w:val="none" w:sz="0" w:space="0" w:color="auto"/>
      </w:divBdr>
    </w:div>
    <w:div w:id="1538155530">
      <w:bodyDiv w:val="1"/>
      <w:marLeft w:val="0"/>
      <w:marRight w:val="0"/>
      <w:marTop w:val="0"/>
      <w:marBottom w:val="0"/>
      <w:divBdr>
        <w:top w:val="none" w:sz="0" w:space="0" w:color="auto"/>
        <w:left w:val="none" w:sz="0" w:space="0" w:color="auto"/>
        <w:bottom w:val="none" w:sz="0" w:space="0" w:color="auto"/>
        <w:right w:val="none" w:sz="0" w:space="0" w:color="auto"/>
      </w:divBdr>
    </w:div>
    <w:div w:id="1538348619">
      <w:bodyDiv w:val="1"/>
      <w:marLeft w:val="0"/>
      <w:marRight w:val="0"/>
      <w:marTop w:val="0"/>
      <w:marBottom w:val="0"/>
      <w:divBdr>
        <w:top w:val="none" w:sz="0" w:space="0" w:color="auto"/>
        <w:left w:val="none" w:sz="0" w:space="0" w:color="auto"/>
        <w:bottom w:val="none" w:sz="0" w:space="0" w:color="auto"/>
        <w:right w:val="none" w:sz="0" w:space="0" w:color="auto"/>
      </w:divBdr>
    </w:div>
    <w:div w:id="1538352188">
      <w:bodyDiv w:val="1"/>
      <w:marLeft w:val="0"/>
      <w:marRight w:val="0"/>
      <w:marTop w:val="0"/>
      <w:marBottom w:val="0"/>
      <w:divBdr>
        <w:top w:val="none" w:sz="0" w:space="0" w:color="auto"/>
        <w:left w:val="none" w:sz="0" w:space="0" w:color="auto"/>
        <w:bottom w:val="none" w:sz="0" w:space="0" w:color="auto"/>
        <w:right w:val="none" w:sz="0" w:space="0" w:color="auto"/>
      </w:divBdr>
    </w:div>
    <w:div w:id="1538397808">
      <w:bodyDiv w:val="1"/>
      <w:marLeft w:val="0"/>
      <w:marRight w:val="0"/>
      <w:marTop w:val="0"/>
      <w:marBottom w:val="0"/>
      <w:divBdr>
        <w:top w:val="none" w:sz="0" w:space="0" w:color="auto"/>
        <w:left w:val="none" w:sz="0" w:space="0" w:color="auto"/>
        <w:bottom w:val="none" w:sz="0" w:space="0" w:color="auto"/>
        <w:right w:val="none" w:sz="0" w:space="0" w:color="auto"/>
      </w:divBdr>
    </w:div>
    <w:div w:id="1538541128">
      <w:bodyDiv w:val="1"/>
      <w:marLeft w:val="0"/>
      <w:marRight w:val="0"/>
      <w:marTop w:val="0"/>
      <w:marBottom w:val="0"/>
      <w:divBdr>
        <w:top w:val="none" w:sz="0" w:space="0" w:color="auto"/>
        <w:left w:val="none" w:sz="0" w:space="0" w:color="auto"/>
        <w:bottom w:val="none" w:sz="0" w:space="0" w:color="auto"/>
        <w:right w:val="none" w:sz="0" w:space="0" w:color="auto"/>
      </w:divBdr>
    </w:div>
    <w:div w:id="1538617206">
      <w:bodyDiv w:val="1"/>
      <w:marLeft w:val="0"/>
      <w:marRight w:val="0"/>
      <w:marTop w:val="0"/>
      <w:marBottom w:val="0"/>
      <w:divBdr>
        <w:top w:val="none" w:sz="0" w:space="0" w:color="auto"/>
        <w:left w:val="none" w:sz="0" w:space="0" w:color="auto"/>
        <w:bottom w:val="none" w:sz="0" w:space="0" w:color="auto"/>
        <w:right w:val="none" w:sz="0" w:space="0" w:color="auto"/>
      </w:divBdr>
    </w:div>
    <w:div w:id="1538666046">
      <w:bodyDiv w:val="1"/>
      <w:marLeft w:val="0"/>
      <w:marRight w:val="0"/>
      <w:marTop w:val="0"/>
      <w:marBottom w:val="0"/>
      <w:divBdr>
        <w:top w:val="none" w:sz="0" w:space="0" w:color="auto"/>
        <w:left w:val="none" w:sz="0" w:space="0" w:color="auto"/>
        <w:bottom w:val="none" w:sz="0" w:space="0" w:color="auto"/>
        <w:right w:val="none" w:sz="0" w:space="0" w:color="auto"/>
      </w:divBdr>
    </w:div>
    <w:div w:id="1538739107">
      <w:bodyDiv w:val="1"/>
      <w:marLeft w:val="0"/>
      <w:marRight w:val="0"/>
      <w:marTop w:val="0"/>
      <w:marBottom w:val="0"/>
      <w:divBdr>
        <w:top w:val="none" w:sz="0" w:space="0" w:color="auto"/>
        <w:left w:val="none" w:sz="0" w:space="0" w:color="auto"/>
        <w:bottom w:val="none" w:sz="0" w:space="0" w:color="auto"/>
        <w:right w:val="none" w:sz="0" w:space="0" w:color="auto"/>
      </w:divBdr>
    </w:div>
    <w:div w:id="1538928321">
      <w:bodyDiv w:val="1"/>
      <w:marLeft w:val="0"/>
      <w:marRight w:val="0"/>
      <w:marTop w:val="0"/>
      <w:marBottom w:val="0"/>
      <w:divBdr>
        <w:top w:val="none" w:sz="0" w:space="0" w:color="auto"/>
        <w:left w:val="none" w:sz="0" w:space="0" w:color="auto"/>
        <w:bottom w:val="none" w:sz="0" w:space="0" w:color="auto"/>
        <w:right w:val="none" w:sz="0" w:space="0" w:color="auto"/>
      </w:divBdr>
    </w:div>
    <w:div w:id="1539120713">
      <w:bodyDiv w:val="1"/>
      <w:marLeft w:val="0"/>
      <w:marRight w:val="0"/>
      <w:marTop w:val="0"/>
      <w:marBottom w:val="0"/>
      <w:divBdr>
        <w:top w:val="none" w:sz="0" w:space="0" w:color="auto"/>
        <w:left w:val="none" w:sz="0" w:space="0" w:color="auto"/>
        <w:bottom w:val="none" w:sz="0" w:space="0" w:color="auto"/>
        <w:right w:val="none" w:sz="0" w:space="0" w:color="auto"/>
      </w:divBdr>
    </w:div>
    <w:div w:id="1539125209">
      <w:bodyDiv w:val="1"/>
      <w:marLeft w:val="0"/>
      <w:marRight w:val="0"/>
      <w:marTop w:val="0"/>
      <w:marBottom w:val="0"/>
      <w:divBdr>
        <w:top w:val="none" w:sz="0" w:space="0" w:color="auto"/>
        <w:left w:val="none" w:sz="0" w:space="0" w:color="auto"/>
        <w:bottom w:val="none" w:sz="0" w:space="0" w:color="auto"/>
        <w:right w:val="none" w:sz="0" w:space="0" w:color="auto"/>
      </w:divBdr>
    </w:div>
    <w:div w:id="1539126275">
      <w:bodyDiv w:val="1"/>
      <w:marLeft w:val="0"/>
      <w:marRight w:val="0"/>
      <w:marTop w:val="0"/>
      <w:marBottom w:val="0"/>
      <w:divBdr>
        <w:top w:val="none" w:sz="0" w:space="0" w:color="auto"/>
        <w:left w:val="none" w:sz="0" w:space="0" w:color="auto"/>
        <w:bottom w:val="none" w:sz="0" w:space="0" w:color="auto"/>
        <w:right w:val="none" w:sz="0" w:space="0" w:color="auto"/>
      </w:divBdr>
    </w:div>
    <w:div w:id="1539271116">
      <w:bodyDiv w:val="1"/>
      <w:marLeft w:val="0"/>
      <w:marRight w:val="0"/>
      <w:marTop w:val="0"/>
      <w:marBottom w:val="0"/>
      <w:divBdr>
        <w:top w:val="none" w:sz="0" w:space="0" w:color="auto"/>
        <w:left w:val="none" w:sz="0" w:space="0" w:color="auto"/>
        <w:bottom w:val="none" w:sz="0" w:space="0" w:color="auto"/>
        <w:right w:val="none" w:sz="0" w:space="0" w:color="auto"/>
      </w:divBdr>
    </w:div>
    <w:div w:id="1539466868">
      <w:bodyDiv w:val="1"/>
      <w:marLeft w:val="0"/>
      <w:marRight w:val="0"/>
      <w:marTop w:val="0"/>
      <w:marBottom w:val="0"/>
      <w:divBdr>
        <w:top w:val="none" w:sz="0" w:space="0" w:color="auto"/>
        <w:left w:val="none" w:sz="0" w:space="0" w:color="auto"/>
        <w:bottom w:val="none" w:sz="0" w:space="0" w:color="auto"/>
        <w:right w:val="none" w:sz="0" w:space="0" w:color="auto"/>
      </w:divBdr>
    </w:div>
    <w:div w:id="1539511816">
      <w:bodyDiv w:val="1"/>
      <w:marLeft w:val="0"/>
      <w:marRight w:val="0"/>
      <w:marTop w:val="0"/>
      <w:marBottom w:val="0"/>
      <w:divBdr>
        <w:top w:val="none" w:sz="0" w:space="0" w:color="auto"/>
        <w:left w:val="none" w:sz="0" w:space="0" w:color="auto"/>
        <w:bottom w:val="none" w:sz="0" w:space="0" w:color="auto"/>
        <w:right w:val="none" w:sz="0" w:space="0" w:color="auto"/>
      </w:divBdr>
    </w:div>
    <w:div w:id="1539855851">
      <w:bodyDiv w:val="1"/>
      <w:marLeft w:val="0"/>
      <w:marRight w:val="0"/>
      <w:marTop w:val="0"/>
      <w:marBottom w:val="0"/>
      <w:divBdr>
        <w:top w:val="none" w:sz="0" w:space="0" w:color="auto"/>
        <w:left w:val="none" w:sz="0" w:space="0" w:color="auto"/>
        <w:bottom w:val="none" w:sz="0" w:space="0" w:color="auto"/>
        <w:right w:val="none" w:sz="0" w:space="0" w:color="auto"/>
      </w:divBdr>
    </w:div>
    <w:div w:id="1539968500">
      <w:bodyDiv w:val="1"/>
      <w:marLeft w:val="0"/>
      <w:marRight w:val="0"/>
      <w:marTop w:val="0"/>
      <w:marBottom w:val="0"/>
      <w:divBdr>
        <w:top w:val="none" w:sz="0" w:space="0" w:color="auto"/>
        <w:left w:val="none" w:sz="0" w:space="0" w:color="auto"/>
        <w:bottom w:val="none" w:sz="0" w:space="0" w:color="auto"/>
        <w:right w:val="none" w:sz="0" w:space="0" w:color="auto"/>
      </w:divBdr>
    </w:div>
    <w:div w:id="1539969960">
      <w:bodyDiv w:val="1"/>
      <w:marLeft w:val="0"/>
      <w:marRight w:val="0"/>
      <w:marTop w:val="0"/>
      <w:marBottom w:val="0"/>
      <w:divBdr>
        <w:top w:val="none" w:sz="0" w:space="0" w:color="auto"/>
        <w:left w:val="none" w:sz="0" w:space="0" w:color="auto"/>
        <w:bottom w:val="none" w:sz="0" w:space="0" w:color="auto"/>
        <w:right w:val="none" w:sz="0" w:space="0" w:color="auto"/>
      </w:divBdr>
    </w:div>
    <w:div w:id="1540127748">
      <w:bodyDiv w:val="1"/>
      <w:marLeft w:val="0"/>
      <w:marRight w:val="0"/>
      <w:marTop w:val="0"/>
      <w:marBottom w:val="0"/>
      <w:divBdr>
        <w:top w:val="none" w:sz="0" w:space="0" w:color="auto"/>
        <w:left w:val="none" w:sz="0" w:space="0" w:color="auto"/>
        <w:bottom w:val="none" w:sz="0" w:space="0" w:color="auto"/>
        <w:right w:val="none" w:sz="0" w:space="0" w:color="auto"/>
      </w:divBdr>
    </w:div>
    <w:div w:id="1540168396">
      <w:bodyDiv w:val="1"/>
      <w:marLeft w:val="0"/>
      <w:marRight w:val="0"/>
      <w:marTop w:val="0"/>
      <w:marBottom w:val="0"/>
      <w:divBdr>
        <w:top w:val="none" w:sz="0" w:space="0" w:color="auto"/>
        <w:left w:val="none" w:sz="0" w:space="0" w:color="auto"/>
        <w:bottom w:val="none" w:sz="0" w:space="0" w:color="auto"/>
        <w:right w:val="none" w:sz="0" w:space="0" w:color="auto"/>
      </w:divBdr>
    </w:div>
    <w:div w:id="1540236610">
      <w:bodyDiv w:val="1"/>
      <w:marLeft w:val="0"/>
      <w:marRight w:val="0"/>
      <w:marTop w:val="0"/>
      <w:marBottom w:val="0"/>
      <w:divBdr>
        <w:top w:val="none" w:sz="0" w:space="0" w:color="auto"/>
        <w:left w:val="none" w:sz="0" w:space="0" w:color="auto"/>
        <w:bottom w:val="none" w:sz="0" w:space="0" w:color="auto"/>
        <w:right w:val="none" w:sz="0" w:space="0" w:color="auto"/>
      </w:divBdr>
    </w:div>
    <w:div w:id="1540245422">
      <w:bodyDiv w:val="1"/>
      <w:marLeft w:val="0"/>
      <w:marRight w:val="0"/>
      <w:marTop w:val="0"/>
      <w:marBottom w:val="0"/>
      <w:divBdr>
        <w:top w:val="none" w:sz="0" w:space="0" w:color="auto"/>
        <w:left w:val="none" w:sz="0" w:space="0" w:color="auto"/>
        <w:bottom w:val="none" w:sz="0" w:space="0" w:color="auto"/>
        <w:right w:val="none" w:sz="0" w:space="0" w:color="auto"/>
      </w:divBdr>
    </w:div>
    <w:div w:id="1540823501">
      <w:bodyDiv w:val="1"/>
      <w:marLeft w:val="0"/>
      <w:marRight w:val="0"/>
      <w:marTop w:val="0"/>
      <w:marBottom w:val="0"/>
      <w:divBdr>
        <w:top w:val="none" w:sz="0" w:space="0" w:color="auto"/>
        <w:left w:val="none" w:sz="0" w:space="0" w:color="auto"/>
        <w:bottom w:val="none" w:sz="0" w:space="0" w:color="auto"/>
        <w:right w:val="none" w:sz="0" w:space="0" w:color="auto"/>
      </w:divBdr>
    </w:div>
    <w:div w:id="1540898874">
      <w:bodyDiv w:val="1"/>
      <w:marLeft w:val="0"/>
      <w:marRight w:val="0"/>
      <w:marTop w:val="0"/>
      <w:marBottom w:val="0"/>
      <w:divBdr>
        <w:top w:val="none" w:sz="0" w:space="0" w:color="auto"/>
        <w:left w:val="none" w:sz="0" w:space="0" w:color="auto"/>
        <w:bottom w:val="none" w:sz="0" w:space="0" w:color="auto"/>
        <w:right w:val="none" w:sz="0" w:space="0" w:color="auto"/>
      </w:divBdr>
    </w:div>
    <w:div w:id="1541242180">
      <w:bodyDiv w:val="1"/>
      <w:marLeft w:val="0"/>
      <w:marRight w:val="0"/>
      <w:marTop w:val="0"/>
      <w:marBottom w:val="0"/>
      <w:divBdr>
        <w:top w:val="none" w:sz="0" w:space="0" w:color="auto"/>
        <w:left w:val="none" w:sz="0" w:space="0" w:color="auto"/>
        <w:bottom w:val="none" w:sz="0" w:space="0" w:color="auto"/>
        <w:right w:val="none" w:sz="0" w:space="0" w:color="auto"/>
      </w:divBdr>
    </w:div>
    <w:div w:id="1541430970">
      <w:bodyDiv w:val="1"/>
      <w:marLeft w:val="0"/>
      <w:marRight w:val="0"/>
      <w:marTop w:val="0"/>
      <w:marBottom w:val="0"/>
      <w:divBdr>
        <w:top w:val="none" w:sz="0" w:space="0" w:color="auto"/>
        <w:left w:val="none" w:sz="0" w:space="0" w:color="auto"/>
        <w:bottom w:val="none" w:sz="0" w:space="0" w:color="auto"/>
        <w:right w:val="none" w:sz="0" w:space="0" w:color="auto"/>
      </w:divBdr>
    </w:div>
    <w:div w:id="1541474536">
      <w:bodyDiv w:val="1"/>
      <w:marLeft w:val="0"/>
      <w:marRight w:val="0"/>
      <w:marTop w:val="0"/>
      <w:marBottom w:val="0"/>
      <w:divBdr>
        <w:top w:val="none" w:sz="0" w:space="0" w:color="auto"/>
        <w:left w:val="none" w:sz="0" w:space="0" w:color="auto"/>
        <w:bottom w:val="none" w:sz="0" w:space="0" w:color="auto"/>
        <w:right w:val="none" w:sz="0" w:space="0" w:color="auto"/>
      </w:divBdr>
    </w:div>
    <w:div w:id="1541741238">
      <w:bodyDiv w:val="1"/>
      <w:marLeft w:val="0"/>
      <w:marRight w:val="0"/>
      <w:marTop w:val="0"/>
      <w:marBottom w:val="0"/>
      <w:divBdr>
        <w:top w:val="none" w:sz="0" w:space="0" w:color="auto"/>
        <w:left w:val="none" w:sz="0" w:space="0" w:color="auto"/>
        <w:bottom w:val="none" w:sz="0" w:space="0" w:color="auto"/>
        <w:right w:val="none" w:sz="0" w:space="0" w:color="auto"/>
      </w:divBdr>
    </w:div>
    <w:div w:id="1541818493">
      <w:bodyDiv w:val="1"/>
      <w:marLeft w:val="0"/>
      <w:marRight w:val="0"/>
      <w:marTop w:val="0"/>
      <w:marBottom w:val="0"/>
      <w:divBdr>
        <w:top w:val="none" w:sz="0" w:space="0" w:color="auto"/>
        <w:left w:val="none" w:sz="0" w:space="0" w:color="auto"/>
        <w:bottom w:val="none" w:sz="0" w:space="0" w:color="auto"/>
        <w:right w:val="none" w:sz="0" w:space="0" w:color="auto"/>
      </w:divBdr>
    </w:div>
    <w:div w:id="1541821827">
      <w:bodyDiv w:val="1"/>
      <w:marLeft w:val="0"/>
      <w:marRight w:val="0"/>
      <w:marTop w:val="0"/>
      <w:marBottom w:val="0"/>
      <w:divBdr>
        <w:top w:val="none" w:sz="0" w:space="0" w:color="auto"/>
        <w:left w:val="none" w:sz="0" w:space="0" w:color="auto"/>
        <w:bottom w:val="none" w:sz="0" w:space="0" w:color="auto"/>
        <w:right w:val="none" w:sz="0" w:space="0" w:color="auto"/>
      </w:divBdr>
    </w:div>
    <w:div w:id="1542014887">
      <w:bodyDiv w:val="1"/>
      <w:marLeft w:val="0"/>
      <w:marRight w:val="0"/>
      <w:marTop w:val="0"/>
      <w:marBottom w:val="0"/>
      <w:divBdr>
        <w:top w:val="none" w:sz="0" w:space="0" w:color="auto"/>
        <w:left w:val="none" w:sz="0" w:space="0" w:color="auto"/>
        <w:bottom w:val="none" w:sz="0" w:space="0" w:color="auto"/>
        <w:right w:val="none" w:sz="0" w:space="0" w:color="auto"/>
      </w:divBdr>
    </w:div>
    <w:div w:id="1542740054">
      <w:bodyDiv w:val="1"/>
      <w:marLeft w:val="0"/>
      <w:marRight w:val="0"/>
      <w:marTop w:val="0"/>
      <w:marBottom w:val="0"/>
      <w:divBdr>
        <w:top w:val="none" w:sz="0" w:space="0" w:color="auto"/>
        <w:left w:val="none" w:sz="0" w:space="0" w:color="auto"/>
        <w:bottom w:val="none" w:sz="0" w:space="0" w:color="auto"/>
        <w:right w:val="none" w:sz="0" w:space="0" w:color="auto"/>
      </w:divBdr>
    </w:div>
    <w:div w:id="1542743317">
      <w:bodyDiv w:val="1"/>
      <w:marLeft w:val="0"/>
      <w:marRight w:val="0"/>
      <w:marTop w:val="0"/>
      <w:marBottom w:val="0"/>
      <w:divBdr>
        <w:top w:val="none" w:sz="0" w:space="0" w:color="auto"/>
        <w:left w:val="none" w:sz="0" w:space="0" w:color="auto"/>
        <w:bottom w:val="none" w:sz="0" w:space="0" w:color="auto"/>
        <w:right w:val="none" w:sz="0" w:space="0" w:color="auto"/>
      </w:divBdr>
    </w:div>
    <w:div w:id="1542747472">
      <w:bodyDiv w:val="1"/>
      <w:marLeft w:val="0"/>
      <w:marRight w:val="0"/>
      <w:marTop w:val="0"/>
      <w:marBottom w:val="0"/>
      <w:divBdr>
        <w:top w:val="none" w:sz="0" w:space="0" w:color="auto"/>
        <w:left w:val="none" w:sz="0" w:space="0" w:color="auto"/>
        <w:bottom w:val="none" w:sz="0" w:space="0" w:color="auto"/>
        <w:right w:val="none" w:sz="0" w:space="0" w:color="auto"/>
      </w:divBdr>
    </w:div>
    <w:div w:id="1542982351">
      <w:bodyDiv w:val="1"/>
      <w:marLeft w:val="0"/>
      <w:marRight w:val="0"/>
      <w:marTop w:val="0"/>
      <w:marBottom w:val="0"/>
      <w:divBdr>
        <w:top w:val="none" w:sz="0" w:space="0" w:color="auto"/>
        <w:left w:val="none" w:sz="0" w:space="0" w:color="auto"/>
        <w:bottom w:val="none" w:sz="0" w:space="0" w:color="auto"/>
        <w:right w:val="none" w:sz="0" w:space="0" w:color="auto"/>
      </w:divBdr>
    </w:div>
    <w:div w:id="1543008340">
      <w:bodyDiv w:val="1"/>
      <w:marLeft w:val="0"/>
      <w:marRight w:val="0"/>
      <w:marTop w:val="0"/>
      <w:marBottom w:val="0"/>
      <w:divBdr>
        <w:top w:val="none" w:sz="0" w:space="0" w:color="auto"/>
        <w:left w:val="none" w:sz="0" w:space="0" w:color="auto"/>
        <w:bottom w:val="none" w:sz="0" w:space="0" w:color="auto"/>
        <w:right w:val="none" w:sz="0" w:space="0" w:color="auto"/>
      </w:divBdr>
    </w:div>
    <w:div w:id="1543010225">
      <w:bodyDiv w:val="1"/>
      <w:marLeft w:val="0"/>
      <w:marRight w:val="0"/>
      <w:marTop w:val="0"/>
      <w:marBottom w:val="0"/>
      <w:divBdr>
        <w:top w:val="none" w:sz="0" w:space="0" w:color="auto"/>
        <w:left w:val="none" w:sz="0" w:space="0" w:color="auto"/>
        <w:bottom w:val="none" w:sz="0" w:space="0" w:color="auto"/>
        <w:right w:val="none" w:sz="0" w:space="0" w:color="auto"/>
      </w:divBdr>
    </w:div>
    <w:div w:id="1543446329">
      <w:bodyDiv w:val="1"/>
      <w:marLeft w:val="0"/>
      <w:marRight w:val="0"/>
      <w:marTop w:val="0"/>
      <w:marBottom w:val="0"/>
      <w:divBdr>
        <w:top w:val="none" w:sz="0" w:space="0" w:color="auto"/>
        <w:left w:val="none" w:sz="0" w:space="0" w:color="auto"/>
        <w:bottom w:val="none" w:sz="0" w:space="0" w:color="auto"/>
        <w:right w:val="none" w:sz="0" w:space="0" w:color="auto"/>
      </w:divBdr>
    </w:div>
    <w:div w:id="1543470526">
      <w:bodyDiv w:val="1"/>
      <w:marLeft w:val="0"/>
      <w:marRight w:val="0"/>
      <w:marTop w:val="0"/>
      <w:marBottom w:val="0"/>
      <w:divBdr>
        <w:top w:val="none" w:sz="0" w:space="0" w:color="auto"/>
        <w:left w:val="none" w:sz="0" w:space="0" w:color="auto"/>
        <w:bottom w:val="none" w:sz="0" w:space="0" w:color="auto"/>
        <w:right w:val="none" w:sz="0" w:space="0" w:color="auto"/>
      </w:divBdr>
    </w:div>
    <w:div w:id="1543637136">
      <w:bodyDiv w:val="1"/>
      <w:marLeft w:val="0"/>
      <w:marRight w:val="0"/>
      <w:marTop w:val="0"/>
      <w:marBottom w:val="0"/>
      <w:divBdr>
        <w:top w:val="none" w:sz="0" w:space="0" w:color="auto"/>
        <w:left w:val="none" w:sz="0" w:space="0" w:color="auto"/>
        <w:bottom w:val="none" w:sz="0" w:space="0" w:color="auto"/>
        <w:right w:val="none" w:sz="0" w:space="0" w:color="auto"/>
      </w:divBdr>
    </w:div>
    <w:div w:id="1543707110">
      <w:bodyDiv w:val="1"/>
      <w:marLeft w:val="0"/>
      <w:marRight w:val="0"/>
      <w:marTop w:val="0"/>
      <w:marBottom w:val="0"/>
      <w:divBdr>
        <w:top w:val="none" w:sz="0" w:space="0" w:color="auto"/>
        <w:left w:val="none" w:sz="0" w:space="0" w:color="auto"/>
        <w:bottom w:val="none" w:sz="0" w:space="0" w:color="auto"/>
        <w:right w:val="none" w:sz="0" w:space="0" w:color="auto"/>
      </w:divBdr>
    </w:div>
    <w:div w:id="1543909156">
      <w:bodyDiv w:val="1"/>
      <w:marLeft w:val="0"/>
      <w:marRight w:val="0"/>
      <w:marTop w:val="0"/>
      <w:marBottom w:val="0"/>
      <w:divBdr>
        <w:top w:val="none" w:sz="0" w:space="0" w:color="auto"/>
        <w:left w:val="none" w:sz="0" w:space="0" w:color="auto"/>
        <w:bottom w:val="none" w:sz="0" w:space="0" w:color="auto"/>
        <w:right w:val="none" w:sz="0" w:space="0" w:color="auto"/>
      </w:divBdr>
    </w:div>
    <w:div w:id="1544294626">
      <w:bodyDiv w:val="1"/>
      <w:marLeft w:val="0"/>
      <w:marRight w:val="0"/>
      <w:marTop w:val="0"/>
      <w:marBottom w:val="0"/>
      <w:divBdr>
        <w:top w:val="none" w:sz="0" w:space="0" w:color="auto"/>
        <w:left w:val="none" w:sz="0" w:space="0" w:color="auto"/>
        <w:bottom w:val="none" w:sz="0" w:space="0" w:color="auto"/>
        <w:right w:val="none" w:sz="0" w:space="0" w:color="auto"/>
      </w:divBdr>
    </w:div>
    <w:div w:id="1544823505">
      <w:bodyDiv w:val="1"/>
      <w:marLeft w:val="0"/>
      <w:marRight w:val="0"/>
      <w:marTop w:val="0"/>
      <w:marBottom w:val="0"/>
      <w:divBdr>
        <w:top w:val="none" w:sz="0" w:space="0" w:color="auto"/>
        <w:left w:val="none" w:sz="0" w:space="0" w:color="auto"/>
        <w:bottom w:val="none" w:sz="0" w:space="0" w:color="auto"/>
        <w:right w:val="none" w:sz="0" w:space="0" w:color="auto"/>
      </w:divBdr>
    </w:div>
    <w:div w:id="1545021141">
      <w:bodyDiv w:val="1"/>
      <w:marLeft w:val="0"/>
      <w:marRight w:val="0"/>
      <w:marTop w:val="0"/>
      <w:marBottom w:val="0"/>
      <w:divBdr>
        <w:top w:val="none" w:sz="0" w:space="0" w:color="auto"/>
        <w:left w:val="none" w:sz="0" w:space="0" w:color="auto"/>
        <w:bottom w:val="none" w:sz="0" w:space="0" w:color="auto"/>
        <w:right w:val="none" w:sz="0" w:space="0" w:color="auto"/>
      </w:divBdr>
    </w:div>
    <w:div w:id="1545218346">
      <w:bodyDiv w:val="1"/>
      <w:marLeft w:val="0"/>
      <w:marRight w:val="0"/>
      <w:marTop w:val="0"/>
      <w:marBottom w:val="0"/>
      <w:divBdr>
        <w:top w:val="none" w:sz="0" w:space="0" w:color="auto"/>
        <w:left w:val="none" w:sz="0" w:space="0" w:color="auto"/>
        <w:bottom w:val="none" w:sz="0" w:space="0" w:color="auto"/>
        <w:right w:val="none" w:sz="0" w:space="0" w:color="auto"/>
      </w:divBdr>
    </w:div>
    <w:div w:id="1545404658">
      <w:bodyDiv w:val="1"/>
      <w:marLeft w:val="0"/>
      <w:marRight w:val="0"/>
      <w:marTop w:val="0"/>
      <w:marBottom w:val="0"/>
      <w:divBdr>
        <w:top w:val="none" w:sz="0" w:space="0" w:color="auto"/>
        <w:left w:val="none" w:sz="0" w:space="0" w:color="auto"/>
        <w:bottom w:val="none" w:sz="0" w:space="0" w:color="auto"/>
        <w:right w:val="none" w:sz="0" w:space="0" w:color="auto"/>
      </w:divBdr>
    </w:div>
    <w:div w:id="1545409753">
      <w:bodyDiv w:val="1"/>
      <w:marLeft w:val="0"/>
      <w:marRight w:val="0"/>
      <w:marTop w:val="0"/>
      <w:marBottom w:val="0"/>
      <w:divBdr>
        <w:top w:val="none" w:sz="0" w:space="0" w:color="auto"/>
        <w:left w:val="none" w:sz="0" w:space="0" w:color="auto"/>
        <w:bottom w:val="none" w:sz="0" w:space="0" w:color="auto"/>
        <w:right w:val="none" w:sz="0" w:space="0" w:color="auto"/>
      </w:divBdr>
    </w:div>
    <w:div w:id="1545560422">
      <w:bodyDiv w:val="1"/>
      <w:marLeft w:val="0"/>
      <w:marRight w:val="0"/>
      <w:marTop w:val="0"/>
      <w:marBottom w:val="0"/>
      <w:divBdr>
        <w:top w:val="none" w:sz="0" w:space="0" w:color="auto"/>
        <w:left w:val="none" w:sz="0" w:space="0" w:color="auto"/>
        <w:bottom w:val="none" w:sz="0" w:space="0" w:color="auto"/>
        <w:right w:val="none" w:sz="0" w:space="0" w:color="auto"/>
      </w:divBdr>
    </w:div>
    <w:div w:id="1545603446">
      <w:bodyDiv w:val="1"/>
      <w:marLeft w:val="0"/>
      <w:marRight w:val="0"/>
      <w:marTop w:val="0"/>
      <w:marBottom w:val="0"/>
      <w:divBdr>
        <w:top w:val="none" w:sz="0" w:space="0" w:color="auto"/>
        <w:left w:val="none" w:sz="0" w:space="0" w:color="auto"/>
        <w:bottom w:val="none" w:sz="0" w:space="0" w:color="auto"/>
        <w:right w:val="none" w:sz="0" w:space="0" w:color="auto"/>
      </w:divBdr>
    </w:div>
    <w:div w:id="1545604423">
      <w:bodyDiv w:val="1"/>
      <w:marLeft w:val="0"/>
      <w:marRight w:val="0"/>
      <w:marTop w:val="0"/>
      <w:marBottom w:val="0"/>
      <w:divBdr>
        <w:top w:val="none" w:sz="0" w:space="0" w:color="auto"/>
        <w:left w:val="none" w:sz="0" w:space="0" w:color="auto"/>
        <w:bottom w:val="none" w:sz="0" w:space="0" w:color="auto"/>
        <w:right w:val="none" w:sz="0" w:space="0" w:color="auto"/>
      </w:divBdr>
    </w:div>
    <w:div w:id="1545605790">
      <w:bodyDiv w:val="1"/>
      <w:marLeft w:val="0"/>
      <w:marRight w:val="0"/>
      <w:marTop w:val="0"/>
      <w:marBottom w:val="0"/>
      <w:divBdr>
        <w:top w:val="none" w:sz="0" w:space="0" w:color="auto"/>
        <w:left w:val="none" w:sz="0" w:space="0" w:color="auto"/>
        <w:bottom w:val="none" w:sz="0" w:space="0" w:color="auto"/>
        <w:right w:val="none" w:sz="0" w:space="0" w:color="auto"/>
      </w:divBdr>
    </w:div>
    <w:div w:id="1545751263">
      <w:bodyDiv w:val="1"/>
      <w:marLeft w:val="0"/>
      <w:marRight w:val="0"/>
      <w:marTop w:val="0"/>
      <w:marBottom w:val="0"/>
      <w:divBdr>
        <w:top w:val="none" w:sz="0" w:space="0" w:color="auto"/>
        <w:left w:val="none" w:sz="0" w:space="0" w:color="auto"/>
        <w:bottom w:val="none" w:sz="0" w:space="0" w:color="auto"/>
        <w:right w:val="none" w:sz="0" w:space="0" w:color="auto"/>
      </w:divBdr>
    </w:div>
    <w:div w:id="1545946018">
      <w:bodyDiv w:val="1"/>
      <w:marLeft w:val="0"/>
      <w:marRight w:val="0"/>
      <w:marTop w:val="0"/>
      <w:marBottom w:val="0"/>
      <w:divBdr>
        <w:top w:val="none" w:sz="0" w:space="0" w:color="auto"/>
        <w:left w:val="none" w:sz="0" w:space="0" w:color="auto"/>
        <w:bottom w:val="none" w:sz="0" w:space="0" w:color="auto"/>
        <w:right w:val="none" w:sz="0" w:space="0" w:color="auto"/>
      </w:divBdr>
    </w:div>
    <w:div w:id="1546092157">
      <w:bodyDiv w:val="1"/>
      <w:marLeft w:val="0"/>
      <w:marRight w:val="0"/>
      <w:marTop w:val="0"/>
      <w:marBottom w:val="0"/>
      <w:divBdr>
        <w:top w:val="none" w:sz="0" w:space="0" w:color="auto"/>
        <w:left w:val="none" w:sz="0" w:space="0" w:color="auto"/>
        <w:bottom w:val="none" w:sz="0" w:space="0" w:color="auto"/>
        <w:right w:val="none" w:sz="0" w:space="0" w:color="auto"/>
      </w:divBdr>
    </w:div>
    <w:div w:id="1546213461">
      <w:bodyDiv w:val="1"/>
      <w:marLeft w:val="0"/>
      <w:marRight w:val="0"/>
      <w:marTop w:val="0"/>
      <w:marBottom w:val="0"/>
      <w:divBdr>
        <w:top w:val="none" w:sz="0" w:space="0" w:color="auto"/>
        <w:left w:val="none" w:sz="0" w:space="0" w:color="auto"/>
        <w:bottom w:val="none" w:sz="0" w:space="0" w:color="auto"/>
        <w:right w:val="none" w:sz="0" w:space="0" w:color="auto"/>
      </w:divBdr>
    </w:div>
    <w:div w:id="1547134918">
      <w:bodyDiv w:val="1"/>
      <w:marLeft w:val="0"/>
      <w:marRight w:val="0"/>
      <w:marTop w:val="0"/>
      <w:marBottom w:val="0"/>
      <w:divBdr>
        <w:top w:val="none" w:sz="0" w:space="0" w:color="auto"/>
        <w:left w:val="none" w:sz="0" w:space="0" w:color="auto"/>
        <w:bottom w:val="none" w:sz="0" w:space="0" w:color="auto"/>
        <w:right w:val="none" w:sz="0" w:space="0" w:color="auto"/>
      </w:divBdr>
    </w:div>
    <w:div w:id="1547184406">
      <w:bodyDiv w:val="1"/>
      <w:marLeft w:val="0"/>
      <w:marRight w:val="0"/>
      <w:marTop w:val="0"/>
      <w:marBottom w:val="0"/>
      <w:divBdr>
        <w:top w:val="none" w:sz="0" w:space="0" w:color="auto"/>
        <w:left w:val="none" w:sz="0" w:space="0" w:color="auto"/>
        <w:bottom w:val="none" w:sz="0" w:space="0" w:color="auto"/>
        <w:right w:val="none" w:sz="0" w:space="0" w:color="auto"/>
      </w:divBdr>
    </w:div>
    <w:div w:id="1547259939">
      <w:bodyDiv w:val="1"/>
      <w:marLeft w:val="0"/>
      <w:marRight w:val="0"/>
      <w:marTop w:val="0"/>
      <w:marBottom w:val="0"/>
      <w:divBdr>
        <w:top w:val="none" w:sz="0" w:space="0" w:color="auto"/>
        <w:left w:val="none" w:sz="0" w:space="0" w:color="auto"/>
        <w:bottom w:val="none" w:sz="0" w:space="0" w:color="auto"/>
        <w:right w:val="none" w:sz="0" w:space="0" w:color="auto"/>
      </w:divBdr>
    </w:div>
    <w:div w:id="1547336106">
      <w:bodyDiv w:val="1"/>
      <w:marLeft w:val="0"/>
      <w:marRight w:val="0"/>
      <w:marTop w:val="0"/>
      <w:marBottom w:val="0"/>
      <w:divBdr>
        <w:top w:val="none" w:sz="0" w:space="0" w:color="auto"/>
        <w:left w:val="none" w:sz="0" w:space="0" w:color="auto"/>
        <w:bottom w:val="none" w:sz="0" w:space="0" w:color="auto"/>
        <w:right w:val="none" w:sz="0" w:space="0" w:color="auto"/>
      </w:divBdr>
    </w:div>
    <w:div w:id="1547374027">
      <w:bodyDiv w:val="1"/>
      <w:marLeft w:val="0"/>
      <w:marRight w:val="0"/>
      <w:marTop w:val="0"/>
      <w:marBottom w:val="0"/>
      <w:divBdr>
        <w:top w:val="none" w:sz="0" w:space="0" w:color="auto"/>
        <w:left w:val="none" w:sz="0" w:space="0" w:color="auto"/>
        <w:bottom w:val="none" w:sz="0" w:space="0" w:color="auto"/>
        <w:right w:val="none" w:sz="0" w:space="0" w:color="auto"/>
      </w:divBdr>
    </w:div>
    <w:div w:id="1547520376">
      <w:bodyDiv w:val="1"/>
      <w:marLeft w:val="0"/>
      <w:marRight w:val="0"/>
      <w:marTop w:val="0"/>
      <w:marBottom w:val="0"/>
      <w:divBdr>
        <w:top w:val="none" w:sz="0" w:space="0" w:color="auto"/>
        <w:left w:val="none" w:sz="0" w:space="0" w:color="auto"/>
        <w:bottom w:val="none" w:sz="0" w:space="0" w:color="auto"/>
        <w:right w:val="none" w:sz="0" w:space="0" w:color="auto"/>
      </w:divBdr>
    </w:div>
    <w:div w:id="1547598842">
      <w:bodyDiv w:val="1"/>
      <w:marLeft w:val="0"/>
      <w:marRight w:val="0"/>
      <w:marTop w:val="0"/>
      <w:marBottom w:val="0"/>
      <w:divBdr>
        <w:top w:val="none" w:sz="0" w:space="0" w:color="auto"/>
        <w:left w:val="none" w:sz="0" w:space="0" w:color="auto"/>
        <w:bottom w:val="none" w:sz="0" w:space="0" w:color="auto"/>
        <w:right w:val="none" w:sz="0" w:space="0" w:color="auto"/>
      </w:divBdr>
    </w:div>
    <w:div w:id="1547642062">
      <w:bodyDiv w:val="1"/>
      <w:marLeft w:val="0"/>
      <w:marRight w:val="0"/>
      <w:marTop w:val="0"/>
      <w:marBottom w:val="0"/>
      <w:divBdr>
        <w:top w:val="none" w:sz="0" w:space="0" w:color="auto"/>
        <w:left w:val="none" w:sz="0" w:space="0" w:color="auto"/>
        <w:bottom w:val="none" w:sz="0" w:space="0" w:color="auto"/>
        <w:right w:val="none" w:sz="0" w:space="0" w:color="auto"/>
      </w:divBdr>
    </w:div>
    <w:div w:id="1547642102">
      <w:bodyDiv w:val="1"/>
      <w:marLeft w:val="0"/>
      <w:marRight w:val="0"/>
      <w:marTop w:val="0"/>
      <w:marBottom w:val="0"/>
      <w:divBdr>
        <w:top w:val="none" w:sz="0" w:space="0" w:color="auto"/>
        <w:left w:val="none" w:sz="0" w:space="0" w:color="auto"/>
        <w:bottom w:val="none" w:sz="0" w:space="0" w:color="auto"/>
        <w:right w:val="none" w:sz="0" w:space="0" w:color="auto"/>
      </w:divBdr>
    </w:div>
    <w:div w:id="1547715333">
      <w:bodyDiv w:val="1"/>
      <w:marLeft w:val="0"/>
      <w:marRight w:val="0"/>
      <w:marTop w:val="0"/>
      <w:marBottom w:val="0"/>
      <w:divBdr>
        <w:top w:val="none" w:sz="0" w:space="0" w:color="auto"/>
        <w:left w:val="none" w:sz="0" w:space="0" w:color="auto"/>
        <w:bottom w:val="none" w:sz="0" w:space="0" w:color="auto"/>
        <w:right w:val="none" w:sz="0" w:space="0" w:color="auto"/>
      </w:divBdr>
    </w:div>
    <w:div w:id="1547792714">
      <w:bodyDiv w:val="1"/>
      <w:marLeft w:val="0"/>
      <w:marRight w:val="0"/>
      <w:marTop w:val="0"/>
      <w:marBottom w:val="0"/>
      <w:divBdr>
        <w:top w:val="none" w:sz="0" w:space="0" w:color="auto"/>
        <w:left w:val="none" w:sz="0" w:space="0" w:color="auto"/>
        <w:bottom w:val="none" w:sz="0" w:space="0" w:color="auto"/>
        <w:right w:val="none" w:sz="0" w:space="0" w:color="auto"/>
      </w:divBdr>
    </w:div>
    <w:div w:id="1548183315">
      <w:bodyDiv w:val="1"/>
      <w:marLeft w:val="0"/>
      <w:marRight w:val="0"/>
      <w:marTop w:val="0"/>
      <w:marBottom w:val="0"/>
      <w:divBdr>
        <w:top w:val="none" w:sz="0" w:space="0" w:color="auto"/>
        <w:left w:val="none" w:sz="0" w:space="0" w:color="auto"/>
        <w:bottom w:val="none" w:sz="0" w:space="0" w:color="auto"/>
        <w:right w:val="none" w:sz="0" w:space="0" w:color="auto"/>
      </w:divBdr>
    </w:div>
    <w:div w:id="1548223292">
      <w:bodyDiv w:val="1"/>
      <w:marLeft w:val="0"/>
      <w:marRight w:val="0"/>
      <w:marTop w:val="0"/>
      <w:marBottom w:val="0"/>
      <w:divBdr>
        <w:top w:val="none" w:sz="0" w:space="0" w:color="auto"/>
        <w:left w:val="none" w:sz="0" w:space="0" w:color="auto"/>
        <w:bottom w:val="none" w:sz="0" w:space="0" w:color="auto"/>
        <w:right w:val="none" w:sz="0" w:space="0" w:color="auto"/>
      </w:divBdr>
    </w:div>
    <w:div w:id="1548223786">
      <w:bodyDiv w:val="1"/>
      <w:marLeft w:val="0"/>
      <w:marRight w:val="0"/>
      <w:marTop w:val="0"/>
      <w:marBottom w:val="0"/>
      <w:divBdr>
        <w:top w:val="none" w:sz="0" w:space="0" w:color="auto"/>
        <w:left w:val="none" w:sz="0" w:space="0" w:color="auto"/>
        <w:bottom w:val="none" w:sz="0" w:space="0" w:color="auto"/>
        <w:right w:val="none" w:sz="0" w:space="0" w:color="auto"/>
      </w:divBdr>
    </w:div>
    <w:div w:id="1548419471">
      <w:bodyDiv w:val="1"/>
      <w:marLeft w:val="0"/>
      <w:marRight w:val="0"/>
      <w:marTop w:val="0"/>
      <w:marBottom w:val="0"/>
      <w:divBdr>
        <w:top w:val="none" w:sz="0" w:space="0" w:color="auto"/>
        <w:left w:val="none" w:sz="0" w:space="0" w:color="auto"/>
        <w:bottom w:val="none" w:sz="0" w:space="0" w:color="auto"/>
        <w:right w:val="none" w:sz="0" w:space="0" w:color="auto"/>
      </w:divBdr>
    </w:div>
    <w:div w:id="1548638095">
      <w:bodyDiv w:val="1"/>
      <w:marLeft w:val="0"/>
      <w:marRight w:val="0"/>
      <w:marTop w:val="0"/>
      <w:marBottom w:val="0"/>
      <w:divBdr>
        <w:top w:val="none" w:sz="0" w:space="0" w:color="auto"/>
        <w:left w:val="none" w:sz="0" w:space="0" w:color="auto"/>
        <w:bottom w:val="none" w:sz="0" w:space="0" w:color="auto"/>
        <w:right w:val="none" w:sz="0" w:space="0" w:color="auto"/>
      </w:divBdr>
    </w:div>
    <w:div w:id="1548638308">
      <w:bodyDiv w:val="1"/>
      <w:marLeft w:val="0"/>
      <w:marRight w:val="0"/>
      <w:marTop w:val="0"/>
      <w:marBottom w:val="0"/>
      <w:divBdr>
        <w:top w:val="none" w:sz="0" w:space="0" w:color="auto"/>
        <w:left w:val="none" w:sz="0" w:space="0" w:color="auto"/>
        <w:bottom w:val="none" w:sz="0" w:space="0" w:color="auto"/>
        <w:right w:val="none" w:sz="0" w:space="0" w:color="auto"/>
      </w:divBdr>
    </w:div>
    <w:div w:id="1548645155">
      <w:bodyDiv w:val="1"/>
      <w:marLeft w:val="0"/>
      <w:marRight w:val="0"/>
      <w:marTop w:val="0"/>
      <w:marBottom w:val="0"/>
      <w:divBdr>
        <w:top w:val="none" w:sz="0" w:space="0" w:color="auto"/>
        <w:left w:val="none" w:sz="0" w:space="0" w:color="auto"/>
        <w:bottom w:val="none" w:sz="0" w:space="0" w:color="auto"/>
        <w:right w:val="none" w:sz="0" w:space="0" w:color="auto"/>
      </w:divBdr>
    </w:div>
    <w:div w:id="1548689052">
      <w:bodyDiv w:val="1"/>
      <w:marLeft w:val="0"/>
      <w:marRight w:val="0"/>
      <w:marTop w:val="0"/>
      <w:marBottom w:val="0"/>
      <w:divBdr>
        <w:top w:val="none" w:sz="0" w:space="0" w:color="auto"/>
        <w:left w:val="none" w:sz="0" w:space="0" w:color="auto"/>
        <w:bottom w:val="none" w:sz="0" w:space="0" w:color="auto"/>
        <w:right w:val="none" w:sz="0" w:space="0" w:color="auto"/>
      </w:divBdr>
    </w:div>
    <w:div w:id="1548951740">
      <w:bodyDiv w:val="1"/>
      <w:marLeft w:val="0"/>
      <w:marRight w:val="0"/>
      <w:marTop w:val="0"/>
      <w:marBottom w:val="0"/>
      <w:divBdr>
        <w:top w:val="none" w:sz="0" w:space="0" w:color="auto"/>
        <w:left w:val="none" w:sz="0" w:space="0" w:color="auto"/>
        <w:bottom w:val="none" w:sz="0" w:space="0" w:color="auto"/>
        <w:right w:val="none" w:sz="0" w:space="0" w:color="auto"/>
      </w:divBdr>
    </w:div>
    <w:div w:id="1549222258">
      <w:bodyDiv w:val="1"/>
      <w:marLeft w:val="0"/>
      <w:marRight w:val="0"/>
      <w:marTop w:val="0"/>
      <w:marBottom w:val="0"/>
      <w:divBdr>
        <w:top w:val="none" w:sz="0" w:space="0" w:color="auto"/>
        <w:left w:val="none" w:sz="0" w:space="0" w:color="auto"/>
        <w:bottom w:val="none" w:sz="0" w:space="0" w:color="auto"/>
        <w:right w:val="none" w:sz="0" w:space="0" w:color="auto"/>
      </w:divBdr>
    </w:div>
    <w:div w:id="1549410758">
      <w:bodyDiv w:val="1"/>
      <w:marLeft w:val="0"/>
      <w:marRight w:val="0"/>
      <w:marTop w:val="0"/>
      <w:marBottom w:val="0"/>
      <w:divBdr>
        <w:top w:val="none" w:sz="0" w:space="0" w:color="auto"/>
        <w:left w:val="none" w:sz="0" w:space="0" w:color="auto"/>
        <w:bottom w:val="none" w:sz="0" w:space="0" w:color="auto"/>
        <w:right w:val="none" w:sz="0" w:space="0" w:color="auto"/>
      </w:divBdr>
    </w:div>
    <w:div w:id="1549683759">
      <w:bodyDiv w:val="1"/>
      <w:marLeft w:val="0"/>
      <w:marRight w:val="0"/>
      <w:marTop w:val="0"/>
      <w:marBottom w:val="0"/>
      <w:divBdr>
        <w:top w:val="none" w:sz="0" w:space="0" w:color="auto"/>
        <w:left w:val="none" w:sz="0" w:space="0" w:color="auto"/>
        <w:bottom w:val="none" w:sz="0" w:space="0" w:color="auto"/>
        <w:right w:val="none" w:sz="0" w:space="0" w:color="auto"/>
      </w:divBdr>
    </w:div>
    <w:div w:id="1549798167">
      <w:bodyDiv w:val="1"/>
      <w:marLeft w:val="0"/>
      <w:marRight w:val="0"/>
      <w:marTop w:val="0"/>
      <w:marBottom w:val="0"/>
      <w:divBdr>
        <w:top w:val="none" w:sz="0" w:space="0" w:color="auto"/>
        <w:left w:val="none" w:sz="0" w:space="0" w:color="auto"/>
        <w:bottom w:val="none" w:sz="0" w:space="0" w:color="auto"/>
        <w:right w:val="none" w:sz="0" w:space="0" w:color="auto"/>
      </w:divBdr>
    </w:div>
    <w:div w:id="1549998730">
      <w:bodyDiv w:val="1"/>
      <w:marLeft w:val="0"/>
      <w:marRight w:val="0"/>
      <w:marTop w:val="0"/>
      <w:marBottom w:val="0"/>
      <w:divBdr>
        <w:top w:val="none" w:sz="0" w:space="0" w:color="auto"/>
        <w:left w:val="none" w:sz="0" w:space="0" w:color="auto"/>
        <w:bottom w:val="none" w:sz="0" w:space="0" w:color="auto"/>
        <w:right w:val="none" w:sz="0" w:space="0" w:color="auto"/>
      </w:divBdr>
    </w:div>
    <w:div w:id="1550072007">
      <w:bodyDiv w:val="1"/>
      <w:marLeft w:val="0"/>
      <w:marRight w:val="0"/>
      <w:marTop w:val="0"/>
      <w:marBottom w:val="0"/>
      <w:divBdr>
        <w:top w:val="none" w:sz="0" w:space="0" w:color="auto"/>
        <w:left w:val="none" w:sz="0" w:space="0" w:color="auto"/>
        <w:bottom w:val="none" w:sz="0" w:space="0" w:color="auto"/>
        <w:right w:val="none" w:sz="0" w:space="0" w:color="auto"/>
      </w:divBdr>
    </w:div>
    <w:div w:id="1550189837">
      <w:bodyDiv w:val="1"/>
      <w:marLeft w:val="0"/>
      <w:marRight w:val="0"/>
      <w:marTop w:val="0"/>
      <w:marBottom w:val="0"/>
      <w:divBdr>
        <w:top w:val="none" w:sz="0" w:space="0" w:color="auto"/>
        <w:left w:val="none" w:sz="0" w:space="0" w:color="auto"/>
        <w:bottom w:val="none" w:sz="0" w:space="0" w:color="auto"/>
        <w:right w:val="none" w:sz="0" w:space="0" w:color="auto"/>
      </w:divBdr>
    </w:div>
    <w:div w:id="1550220354">
      <w:bodyDiv w:val="1"/>
      <w:marLeft w:val="0"/>
      <w:marRight w:val="0"/>
      <w:marTop w:val="0"/>
      <w:marBottom w:val="0"/>
      <w:divBdr>
        <w:top w:val="none" w:sz="0" w:space="0" w:color="auto"/>
        <w:left w:val="none" w:sz="0" w:space="0" w:color="auto"/>
        <w:bottom w:val="none" w:sz="0" w:space="0" w:color="auto"/>
        <w:right w:val="none" w:sz="0" w:space="0" w:color="auto"/>
      </w:divBdr>
    </w:div>
    <w:div w:id="1550261359">
      <w:bodyDiv w:val="1"/>
      <w:marLeft w:val="0"/>
      <w:marRight w:val="0"/>
      <w:marTop w:val="0"/>
      <w:marBottom w:val="0"/>
      <w:divBdr>
        <w:top w:val="none" w:sz="0" w:space="0" w:color="auto"/>
        <w:left w:val="none" w:sz="0" w:space="0" w:color="auto"/>
        <w:bottom w:val="none" w:sz="0" w:space="0" w:color="auto"/>
        <w:right w:val="none" w:sz="0" w:space="0" w:color="auto"/>
      </w:divBdr>
    </w:div>
    <w:div w:id="1550340965">
      <w:bodyDiv w:val="1"/>
      <w:marLeft w:val="0"/>
      <w:marRight w:val="0"/>
      <w:marTop w:val="0"/>
      <w:marBottom w:val="0"/>
      <w:divBdr>
        <w:top w:val="none" w:sz="0" w:space="0" w:color="auto"/>
        <w:left w:val="none" w:sz="0" w:space="0" w:color="auto"/>
        <w:bottom w:val="none" w:sz="0" w:space="0" w:color="auto"/>
        <w:right w:val="none" w:sz="0" w:space="0" w:color="auto"/>
      </w:divBdr>
    </w:div>
    <w:div w:id="1550410141">
      <w:bodyDiv w:val="1"/>
      <w:marLeft w:val="0"/>
      <w:marRight w:val="0"/>
      <w:marTop w:val="0"/>
      <w:marBottom w:val="0"/>
      <w:divBdr>
        <w:top w:val="none" w:sz="0" w:space="0" w:color="auto"/>
        <w:left w:val="none" w:sz="0" w:space="0" w:color="auto"/>
        <w:bottom w:val="none" w:sz="0" w:space="0" w:color="auto"/>
        <w:right w:val="none" w:sz="0" w:space="0" w:color="auto"/>
      </w:divBdr>
    </w:div>
    <w:div w:id="1550410820">
      <w:bodyDiv w:val="1"/>
      <w:marLeft w:val="0"/>
      <w:marRight w:val="0"/>
      <w:marTop w:val="0"/>
      <w:marBottom w:val="0"/>
      <w:divBdr>
        <w:top w:val="none" w:sz="0" w:space="0" w:color="auto"/>
        <w:left w:val="none" w:sz="0" w:space="0" w:color="auto"/>
        <w:bottom w:val="none" w:sz="0" w:space="0" w:color="auto"/>
        <w:right w:val="none" w:sz="0" w:space="0" w:color="auto"/>
      </w:divBdr>
    </w:div>
    <w:div w:id="1550410827">
      <w:bodyDiv w:val="1"/>
      <w:marLeft w:val="0"/>
      <w:marRight w:val="0"/>
      <w:marTop w:val="0"/>
      <w:marBottom w:val="0"/>
      <w:divBdr>
        <w:top w:val="none" w:sz="0" w:space="0" w:color="auto"/>
        <w:left w:val="none" w:sz="0" w:space="0" w:color="auto"/>
        <w:bottom w:val="none" w:sz="0" w:space="0" w:color="auto"/>
        <w:right w:val="none" w:sz="0" w:space="0" w:color="auto"/>
      </w:divBdr>
    </w:div>
    <w:div w:id="1550529343">
      <w:bodyDiv w:val="1"/>
      <w:marLeft w:val="0"/>
      <w:marRight w:val="0"/>
      <w:marTop w:val="0"/>
      <w:marBottom w:val="0"/>
      <w:divBdr>
        <w:top w:val="none" w:sz="0" w:space="0" w:color="auto"/>
        <w:left w:val="none" w:sz="0" w:space="0" w:color="auto"/>
        <w:bottom w:val="none" w:sz="0" w:space="0" w:color="auto"/>
        <w:right w:val="none" w:sz="0" w:space="0" w:color="auto"/>
      </w:divBdr>
    </w:div>
    <w:div w:id="1550536368">
      <w:bodyDiv w:val="1"/>
      <w:marLeft w:val="0"/>
      <w:marRight w:val="0"/>
      <w:marTop w:val="0"/>
      <w:marBottom w:val="0"/>
      <w:divBdr>
        <w:top w:val="none" w:sz="0" w:space="0" w:color="auto"/>
        <w:left w:val="none" w:sz="0" w:space="0" w:color="auto"/>
        <w:bottom w:val="none" w:sz="0" w:space="0" w:color="auto"/>
        <w:right w:val="none" w:sz="0" w:space="0" w:color="auto"/>
      </w:divBdr>
    </w:div>
    <w:div w:id="1551258487">
      <w:bodyDiv w:val="1"/>
      <w:marLeft w:val="0"/>
      <w:marRight w:val="0"/>
      <w:marTop w:val="0"/>
      <w:marBottom w:val="0"/>
      <w:divBdr>
        <w:top w:val="none" w:sz="0" w:space="0" w:color="auto"/>
        <w:left w:val="none" w:sz="0" w:space="0" w:color="auto"/>
        <w:bottom w:val="none" w:sz="0" w:space="0" w:color="auto"/>
        <w:right w:val="none" w:sz="0" w:space="0" w:color="auto"/>
      </w:divBdr>
    </w:div>
    <w:div w:id="1551265755">
      <w:bodyDiv w:val="1"/>
      <w:marLeft w:val="0"/>
      <w:marRight w:val="0"/>
      <w:marTop w:val="0"/>
      <w:marBottom w:val="0"/>
      <w:divBdr>
        <w:top w:val="none" w:sz="0" w:space="0" w:color="auto"/>
        <w:left w:val="none" w:sz="0" w:space="0" w:color="auto"/>
        <w:bottom w:val="none" w:sz="0" w:space="0" w:color="auto"/>
        <w:right w:val="none" w:sz="0" w:space="0" w:color="auto"/>
      </w:divBdr>
    </w:div>
    <w:div w:id="1551266140">
      <w:bodyDiv w:val="1"/>
      <w:marLeft w:val="0"/>
      <w:marRight w:val="0"/>
      <w:marTop w:val="0"/>
      <w:marBottom w:val="0"/>
      <w:divBdr>
        <w:top w:val="none" w:sz="0" w:space="0" w:color="auto"/>
        <w:left w:val="none" w:sz="0" w:space="0" w:color="auto"/>
        <w:bottom w:val="none" w:sz="0" w:space="0" w:color="auto"/>
        <w:right w:val="none" w:sz="0" w:space="0" w:color="auto"/>
      </w:divBdr>
    </w:div>
    <w:div w:id="1551380718">
      <w:bodyDiv w:val="1"/>
      <w:marLeft w:val="0"/>
      <w:marRight w:val="0"/>
      <w:marTop w:val="0"/>
      <w:marBottom w:val="0"/>
      <w:divBdr>
        <w:top w:val="none" w:sz="0" w:space="0" w:color="auto"/>
        <w:left w:val="none" w:sz="0" w:space="0" w:color="auto"/>
        <w:bottom w:val="none" w:sz="0" w:space="0" w:color="auto"/>
        <w:right w:val="none" w:sz="0" w:space="0" w:color="auto"/>
      </w:divBdr>
    </w:div>
    <w:div w:id="1551460312">
      <w:bodyDiv w:val="1"/>
      <w:marLeft w:val="0"/>
      <w:marRight w:val="0"/>
      <w:marTop w:val="0"/>
      <w:marBottom w:val="0"/>
      <w:divBdr>
        <w:top w:val="none" w:sz="0" w:space="0" w:color="auto"/>
        <w:left w:val="none" w:sz="0" w:space="0" w:color="auto"/>
        <w:bottom w:val="none" w:sz="0" w:space="0" w:color="auto"/>
        <w:right w:val="none" w:sz="0" w:space="0" w:color="auto"/>
      </w:divBdr>
    </w:div>
    <w:div w:id="1551649746">
      <w:bodyDiv w:val="1"/>
      <w:marLeft w:val="0"/>
      <w:marRight w:val="0"/>
      <w:marTop w:val="0"/>
      <w:marBottom w:val="0"/>
      <w:divBdr>
        <w:top w:val="none" w:sz="0" w:space="0" w:color="auto"/>
        <w:left w:val="none" w:sz="0" w:space="0" w:color="auto"/>
        <w:bottom w:val="none" w:sz="0" w:space="0" w:color="auto"/>
        <w:right w:val="none" w:sz="0" w:space="0" w:color="auto"/>
      </w:divBdr>
    </w:div>
    <w:div w:id="1551763143">
      <w:bodyDiv w:val="1"/>
      <w:marLeft w:val="0"/>
      <w:marRight w:val="0"/>
      <w:marTop w:val="0"/>
      <w:marBottom w:val="0"/>
      <w:divBdr>
        <w:top w:val="none" w:sz="0" w:space="0" w:color="auto"/>
        <w:left w:val="none" w:sz="0" w:space="0" w:color="auto"/>
        <w:bottom w:val="none" w:sz="0" w:space="0" w:color="auto"/>
        <w:right w:val="none" w:sz="0" w:space="0" w:color="auto"/>
      </w:divBdr>
    </w:div>
    <w:div w:id="1551843947">
      <w:bodyDiv w:val="1"/>
      <w:marLeft w:val="0"/>
      <w:marRight w:val="0"/>
      <w:marTop w:val="0"/>
      <w:marBottom w:val="0"/>
      <w:divBdr>
        <w:top w:val="none" w:sz="0" w:space="0" w:color="auto"/>
        <w:left w:val="none" w:sz="0" w:space="0" w:color="auto"/>
        <w:bottom w:val="none" w:sz="0" w:space="0" w:color="auto"/>
        <w:right w:val="none" w:sz="0" w:space="0" w:color="auto"/>
      </w:divBdr>
    </w:div>
    <w:div w:id="1552115214">
      <w:bodyDiv w:val="1"/>
      <w:marLeft w:val="0"/>
      <w:marRight w:val="0"/>
      <w:marTop w:val="0"/>
      <w:marBottom w:val="0"/>
      <w:divBdr>
        <w:top w:val="none" w:sz="0" w:space="0" w:color="auto"/>
        <w:left w:val="none" w:sz="0" w:space="0" w:color="auto"/>
        <w:bottom w:val="none" w:sz="0" w:space="0" w:color="auto"/>
        <w:right w:val="none" w:sz="0" w:space="0" w:color="auto"/>
      </w:divBdr>
    </w:div>
    <w:div w:id="1552115733">
      <w:bodyDiv w:val="1"/>
      <w:marLeft w:val="0"/>
      <w:marRight w:val="0"/>
      <w:marTop w:val="0"/>
      <w:marBottom w:val="0"/>
      <w:divBdr>
        <w:top w:val="none" w:sz="0" w:space="0" w:color="auto"/>
        <w:left w:val="none" w:sz="0" w:space="0" w:color="auto"/>
        <w:bottom w:val="none" w:sz="0" w:space="0" w:color="auto"/>
        <w:right w:val="none" w:sz="0" w:space="0" w:color="auto"/>
      </w:divBdr>
    </w:div>
    <w:div w:id="1552156866">
      <w:bodyDiv w:val="1"/>
      <w:marLeft w:val="0"/>
      <w:marRight w:val="0"/>
      <w:marTop w:val="0"/>
      <w:marBottom w:val="0"/>
      <w:divBdr>
        <w:top w:val="none" w:sz="0" w:space="0" w:color="auto"/>
        <w:left w:val="none" w:sz="0" w:space="0" w:color="auto"/>
        <w:bottom w:val="none" w:sz="0" w:space="0" w:color="auto"/>
        <w:right w:val="none" w:sz="0" w:space="0" w:color="auto"/>
      </w:divBdr>
    </w:div>
    <w:div w:id="1552419721">
      <w:bodyDiv w:val="1"/>
      <w:marLeft w:val="0"/>
      <w:marRight w:val="0"/>
      <w:marTop w:val="0"/>
      <w:marBottom w:val="0"/>
      <w:divBdr>
        <w:top w:val="none" w:sz="0" w:space="0" w:color="auto"/>
        <w:left w:val="none" w:sz="0" w:space="0" w:color="auto"/>
        <w:bottom w:val="none" w:sz="0" w:space="0" w:color="auto"/>
        <w:right w:val="none" w:sz="0" w:space="0" w:color="auto"/>
      </w:divBdr>
    </w:div>
    <w:div w:id="1552500130">
      <w:bodyDiv w:val="1"/>
      <w:marLeft w:val="0"/>
      <w:marRight w:val="0"/>
      <w:marTop w:val="0"/>
      <w:marBottom w:val="0"/>
      <w:divBdr>
        <w:top w:val="none" w:sz="0" w:space="0" w:color="auto"/>
        <w:left w:val="none" w:sz="0" w:space="0" w:color="auto"/>
        <w:bottom w:val="none" w:sz="0" w:space="0" w:color="auto"/>
        <w:right w:val="none" w:sz="0" w:space="0" w:color="auto"/>
      </w:divBdr>
    </w:div>
    <w:div w:id="1552691574">
      <w:bodyDiv w:val="1"/>
      <w:marLeft w:val="0"/>
      <w:marRight w:val="0"/>
      <w:marTop w:val="0"/>
      <w:marBottom w:val="0"/>
      <w:divBdr>
        <w:top w:val="none" w:sz="0" w:space="0" w:color="auto"/>
        <w:left w:val="none" w:sz="0" w:space="0" w:color="auto"/>
        <w:bottom w:val="none" w:sz="0" w:space="0" w:color="auto"/>
        <w:right w:val="none" w:sz="0" w:space="0" w:color="auto"/>
      </w:divBdr>
    </w:div>
    <w:div w:id="1552764552">
      <w:bodyDiv w:val="1"/>
      <w:marLeft w:val="0"/>
      <w:marRight w:val="0"/>
      <w:marTop w:val="0"/>
      <w:marBottom w:val="0"/>
      <w:divBdr>
        <w:top w:val="none" w:sz="0" w:space="0" w:color="auto"/>
        <w:left w:val="none" w:sz="0" w:space="0" w:color="auto"/>
        <w:bottom w:val="none" w:sz="0" w:space="0" w:color="auto"/>
        <w:right w:val="none" w:sz="0" w:space="0" w:color="auto"/>
      </w:divBdr>
    </w:div>
    <w:div w:id="1552839152">
      <w:bodyDiv w:val="1"/>
      <w:marLeft w:val="0"/>
      <w:marRight w:val="0"/>
      <w:marTop w:val="0"/>
      <w:marBottom w:val="0"/>
      <w:divBdr>
        <w:top w:val="none" w:sz="0" w:space="0" w:color="auto"/>
        <w:left w:val="none" w:sz="0" w:space="0" w:color="auto"/>
        <w:bottom w:val="none" w:sz="0" w:space="0" w:color="auto"/>
        <w:right w:val="none" w:sz="0" w:space="0" w:color="auto"/>
      </w:divBdr>
    </w:div>
    <w:div w:id="1552885969">
      <w:bodyDiv w:val="1"/>
      <w:marLeft w:val="0"/>
      <w:marRight w:val="0"/>
      <w:marTop w:val="0"/>
      <w:marBottom w:val="0"/>
      <w:divBdr>
        <w:top w:val="none" w:sz="0" w:space="0" w:color="auto"/>
        <w:left w:val="none" w:sz="0" w:space="0" w:color="auto"/>
        <w:bottom w:val="none" w:sz="0" w:space="0" w:color="auto"/>
        <w:right w:val="none" w:sz="0" w:space="0" w:color="auto"/>
      </w:divBdr>
    </w:div>
    <w:div w:id="1553034961">
      <w:bodyDiv w:val="1"/>
      <w:marLeft w:val="0"/>
      <w:marRight w:val="0"/>
      <w:marTop w:val="0"/>
      <w:marBottom w:val="0"/>
      <w:divBdr>
        <w:top w:val="none" w:sz="0" w:space="0" w:color="auto"/>
        <w:left w:val="none" w:sz="0" w:space="0" w:color="auto"/>
        <w:bottom w:val="none" w:sz="0" w:space="0" w:color="auto"/>
        <w:right w:val="none" w:sz="0" w:space="0" w:color="auto"/>
      </w:divBdr>
    </w:div>
    <w:div w:id="1553076321">
      <w:bodyDiv w:val="1"/>
      <w:marLeft w:val="0"/>
      <w:marRight w:val="0"/>
      <w:marTop w:val="0"/>
      <w:marBottom w:val="0"/>
      <w:divBdr>
        <w:top w:val="none" w:sz="0" w:space="0" w:color="auto"/>
        <w:left w:val="none" w:sz="0" w:space="0" w:color="auto"/>
        <w:bottom w:val="none" w:sz="0" w:space="0" w:color="auto"/>
        <w:right w:val="none" w:sz="0" w:space="0" w:color="auto"/>
      </w:divBdr>
    </w:div>
    <w:div w:id="1553157790">
      <w:bodyDiv w:val="1"/>
      <w:marLeft w:val="0"/>
      <w:marRight w:val="0"/>
      <w:marTop w:val="0"/>
      <w:marBottom w:val="0"/>
      <w:divBdr>
        <w:top w:val="none" w:sz="0" w:space="0" w:color="auto"/>
        <w:left w:val="none" w:sz="0" w:space="0" w:color="auto"/>
        <w:bottom w:val="none" w:sz="0" w:space="0" w:color="auto"/>
        <w:right w:val="none" w:sz="0" w:space="0" w:color="auto"/>
      </w:divBdr>
    </w:div>
    <w:div w:id="1553224750">
      <w:bodyDiv w:val="1"/>
      <w:marLeft w:val="0"/>
      <w:marRight w:val="0"/>
      <w:marTop w:val="0"/>
      <w:marBottom w:val="0"/>
      <w:divBdr>
        <w:top w:val="none" w:sz="0" w:space="0" w:color="auto"/>
        <w:left w:val="none" w:sz="0" w:space="0" w:color="auto"/>
        <w:bottom w:val="none" w:sz="0" w:space="0" w:color="auto"/>
        <w:right w:val="none" w:sz="0" w:space="0" w:color="auto"/>
      </w:divBdr>
    </w:div>
    <w:div w:id="1553273703">
      <w:bodyDiv w:val="1"/>
      <w:marLeft w:val="0"/>
      <w:marRight w:val="0"/>
      <w:marTop w:val="0"/>
      <w:marBottom w:val="0"/>
      <w:divBdr>
        <w:top w:val="none" w:sz="0" w:space="0" w:color="auto"/>
        <w:left w:val="none" w:sz="0" w:space="0" w:color="auto"/>
        <w:bottom w:val="none" w:sz="0" w:space="0" w:color="auto"/>
        <w:right w:val="none" w:sz="0" w:space="0" w:color="auto"/>
      </w:divBdr>
    </w:div>
    <w:div w:id="1553350024">
      <w:bodyDiv w:val="1"/>
      <w:marLeft w:val="0"/>
      <w:marRight w:val="0"/>
      <w:marTop w:val="0"/>
      <w:marBottom w:val="0"/>
      <w:divBdr>
        <w:top w:val="none" w:sz="0" w:space="0" w:color="auto"/>
        <w:left w:val="none" w:sz="0" w:space="0" w:color="auto"/>
        <w:bottom w:val="none" w:sz="0" w:space="0" w:color="auto"/>
        <w:right w:val="none" w:sz="0" w:space="0" w:color="auto"/>
      </w:divBdr>
    </w:div>
    <w:div w:id="1553495459">
      <w:bodyDiv w:val="1"/>
      <w:marLeft w:val="0"/>
      <w:marRight w:val="0"/>
      <w:marTop w:val="0"/>
      <w:marBottom w:val="0"/>
      <w:divBdr>
        <w:top w:val="none" w:sz="0" w:space="0" w:color="auto"/>
        <w:left w:val="none" w:sz="0" w:space="0" w:color="auto"/>
        <w:bottom w:val="none" w:sz="0" w:space="0" w:color="auto"/>
        <w:right w:val="none" w:sz="0" w:space="0" w:color="auto"/>
      </w:divBdr>
    </w:div>
    <w:div w:id="1553537155">
      <w:bodyDiv w:val="1"/>
      <w:marLeft w:val="0"/>
      <w:marRight w:val="0"/>
      <w:marTop w:val="0"/>
      <w:marBottom w:val="0"/>
      <w:divBdr>
        <w:top w:val="none" w:sz="0" w:space="0" w:color="auto"/>
        <w:left w:val="none" w:sz="0" w:space="0" w:color="auto"/>
        <w:bottom w:val="none" w:sz="0" w:space="0" w:color="auto"/>
        <w:right w:val="none" w:sz="0" w:space="0" w:color="auto"/>
      </w:divBdr>
    </w:div>
    <w:div w:id="1553544138">
      <w:bodyDiv w:val="1"/>
      <w:marLeft w:val="0"/>
      <w:marRight w:val="0"/>
      <w:marTop w:val="0"/>
      <w:marBottom w:val="0"/>
      <w:divBdr>
        <w:top w:val="none" w:sz="0" w:space="0" w:color="auto"/>
        <w:left w:val="none" w:sz="0" w:space="0" w:color="auto"/>
        <w:bottom w:val="none" w:sz="0" w:space="0" w:color="auto"/>
        <w:right w:val="none" w:sz="0" w:space="0" w:color="auto"/>
      </w:divBdr>
    </w:div>
    <w:div w:id="1553610803">
      <w:bodyDiv w:val="1"/>
      <w:marLeft w:val="0"/>
      <w:marRight w:val="0"/>
      <w:marTop w:val="0"/>
      <w:marBottom w:val="0"/>
      <w:divBdr>
        <w:top w:val="none" w:sz="0" w:space="0" w:color="auto"/>
        <w:left w:val="none" w:sz="0" w:space="0" w:color="auto"/>
        <w:bottom w:val="none" w:sz="0" w:space="0" w:color="auto"/>
        <w:right w:val="none" w:sz="0" w:space="0" w:color="auto"/>
      </w:divBdr>
    </w:div>
    <w:div w:id="1553661969">
      <w:bodyDiv w:val="1"/>
      <w:marLeft w:val="0"/>
      <w:marRight w:val="0"/>
      <w:marTop w:val="0"/>
      <w:marBottom w:val="0"/>
      <w:divBdr>
        <w:top w:val="none" w:sz="0" w:space="0" w:color="auto"/>
        <w:left w:val="none" w:sz="0" w:space="0" w:color="auto"/>
        <w:bottom w:val="none" w:sz="0" w:space="0" w:color="auto"/>
        <w:right w:val="none" w:sz="0" w:space="0" w:color="auto"/>
      </w:divBdr>
    </w:div>
    <w:div w:id="1553662258">
      <w:bodyDiv w:val="1"/>
      <w:marLeft w:val="0"/>
      <w:marRight w:val="0"/>
      <w:marTop w:val="0"/>
      <w:marBottom w:val="0"/>
      <w:divBdr>
        <w:top w:val="none" w:sz="0" w:space="0" w:color="auto"/>
        <w:left w:val="none" w:sz="0" w:space="0" w:color="auto"/>
        <w:bottom w:val="none" w:sz="0" w:space="0" w:color="auto"/>
        <w:right w:val="none" w:sz="0" w:space="0" w:color="auto"/>
      </w:divBdr>
    </w:div>
    <w:div w:id="1554272729">
      <w:bodyDiv w:val="1"/>
      <w:marLeft w:val="0"/>
      <w:marRight w:val="0"/>
      <w:marTop w:val="0"/>
      <w:marBottom w:val="0"/>
      <w:divBdr>
        <w:top w:val="none" w:sz="0" w:space="0" w:color="auto"/>
        <w:left w:val="none" w:sz="0" w:space="0" w:color="auto"/>
        <w:bottom w:val="none" w:sz="0" w:space="0" w:color="auto"/>
        <w:right w:val="none" w:sz="0" w:space="0" w:color="auto"/>
      </w:divBdr>
    </w:div>
    <w:div w:id="1554384027">
      <w:bodyDiv w:val="1"/>
      <w:marLeft w:val="0"/>
      <w:marRight w:val="0"/>
      <w:marTop w:val="0"/>
      <w:marBottom w:val="0"/>
      <w:divBdr>
        <w:top w:val="none" w:sz="0" w:space="0" w:color="auto"/>
        <w:left w:val="none" w:sz="0" w:space="0" w:color="auto"/>
        <w:bottom w:val="none" w:sz="0" w:space="0" w:color="auto"/>
        <w:right w:val="none" w:sz="0" w:space="0" w:color="auto"/>
      </w:divBdr>
    </w:div>
    <w:div w:id="1554541900">
      <w:bodyDiv w:val="1"/>
      <w:marLeft w:val="0"/>
      <w:marRight w:val="0"/>
      <w:marTop w:val="0"/>
      <w:marBottom w:val="0"/>
      <w:divBdr>
        <w:top w:val="none" w:sz="0" w:space="0" w:color="auto"/>
        <w:left w:val="none" w:sz="0" w:space="0" w:color="auto"/>
        <w:bottom w:val="none" w:sz="0" w:space="0" w:color="auto"/>
        <w:right w:val="none" w:sz="0" w:space="0" w:color="auto"/>
      </w:divBdr>
    </w:div>
    <w:div w:id="1554929182">
      <w:bodyDiv w:val="1"/>
      <w:marLeft w:val="0"/>
      <w:marRight w:val="0"/>
      <w:marTop w:val="0"/>
      <w:marBottom w:val="0"/>
      <w:divBdr>
        <w:top w:val="none" w:sz="0" w:space="0" w:color="auto"/>
        <w:left w:val="none" w:sz="0" w:space="0" w:color="auto"/>
        <w:bottom w:val="none" w:sz="0" w:space="0" w:color="auto"/>
        <w:right w:val="none" w:sz="0" w:space="0" w:color="auto"/>
      </w:divBdr>
    </w:div>
    <w:div w:id="1555115767">
      <w:bodyDiv w:val="1"/>
      <w:marLeft w:val="0"/>
      <w:marRight w:val="0"/>
      <w:marTop w:val="0"/>
      <w:marBottom w:val="0"/>
      <w:divBdr>
        <w:top w:val="none" w:sz="0" w:space="0" w:color="auto"/>
        <w:left w:val="none" w:sz="0" w:space="0" w:color="auto"/>
        <w:bottom w:val="none" w:sz="0" w:space="0" w:color="auto"/>
        <w:right w:val="none" w:sz="0" w:space="0" w:color="auto"/>
      </w:divBdr>
    </w:div>
    <w:div w:id="1555117726">
      <w:bodyDiv w:val="1"/>
      <w:marLeft w:val="0"/>
      <w:marRight w:val="0"/>
      <w:marTop w:val="0"/>
      <w:marBottom w:val="0"/>
      <w:divBdr>
        <w:top w:val="none" w:sz="0" w:space="0" w:color="auto"/>
        <w:left w:val="none" w:sz="0" w:space="0" w:color="auto"/>
        <w:bottom w:val="none" w:sz="0" w:space="0" w:color="auto"/>
        <w:right w:val="none" w:sz="0" w:space="0" w:color="auto"/>
      </w:divBdr>
    </w:div>
    <w:div w:id="1555392563">
      <w:bodyDiv w:val="1"/>
      <w:marLeft w:val="0"/>
      <w:marRight w:val="0"/>
      <w:marTop w:val="0"/>
      <w:marBottom w:val="0"/>
      <w:divBdr>
        <w:top w:val="none" w:sz="0" w:space="0" w:color="auto"/>
        <w:left w:val="none" w:sz="0" w:space="0" w:color="auto"/>
        <w:bottom w:val="none" w:sz="0" w:space="0" w:color="auto"/>
        <w:right w:val="none" w:sz="0" w:space="0" w:color="auto"/>
      </w:divBdr>
    </w:div>
    <w:div w:id="1555698194">
      <w:bodyDiv w:val="1"/>
      <w:marLeft w:val="0"/>
      <w:marRight w:val="0"/>
      <w:marTop w:val="0"/>
      <w:marBottom w:val="0"/>
      <w:divBdr>
        <w:top w:val="none" w:sz="0" w:space="0" w:color="auto"/>
        <w:left w:val="none" w:sz="0" w:space="0" w:color="auto"/>
        <w:bottom w:val="none" w:sz="0" w:space="0" w:color="auto"/>
        <w:right w:val="none" w:sz="0" w:space="0" w:color="auto"/>
      </w:divBdr>
    </w:div>
    <w:div w:id="1555895867">
      <w:bodyDiv w:val="1"/>
      <w:marLeft w:val="0"/>
      <w:marRight w:val="0"/>
      <w:marTop w:val="0"/>
      <w:marBottom w:val="0"/>
      <w:divBdr>
        <w:top w:val="none" w:sz="0" w:space="0" w:color="auto"/>
        <w:left w:val="none" w:sz="0" w:space="0" w:color="auto"/>
        <w:bottom w:val="none" w:sz="0" w:space="0" w:color="auto"/>
        <w:right w:val="none" w:sz="0" w:space="0" w:color="auto"/>
      </w:divBdr>
    </w:div>
    <w:div w:id="1555964762">
      <w:bodyDiv w:val="1"/>
      <w:marLeft w:val="0"/>
      <w:marRight w:val="0"/>
      <w:marTop w:val="0"/>
      <w:marBottom w:val="0"/>
      <w:divBdr>
        <w:top w:val="none" w:sz="0" w:space="0" w:color="auto"/>
        <w:left w:val="none" w:sz="0" w:space="0" w:color="auto"/>
        <w:bottom w:val="none" w:sz="0" w:space="0" w:color="auto"/>
        <w:right w:val="none" w:sz="0" w:space="0" w:color="auto"/>
      </w:divBdr>
    </w:div>
    <w:div w:id="1556426938">
      <w:bodyDiv w:val="1"/>
      <w:marLeft w:val="0"/>
      <w:marRight w:val="0"/>
      <w:marTop w:val="0"/>
      <w:marBottom w:val="0"/>
      <w:divBdr>
        <w:top w:val="none" w:sz="0" w:space="0" w:color="auto"/>
        <w:left w:val="none" w:sz="0" w:space="0" w:color="auto"/>
        <w:bottom w:val="none" w:sz="0" w:space="0" w:color="auto"/>
        <w:right w:val="none" w:sz="0" w:space="0" w:color="auto"/>
      </w:divBdr>
    </w:div>
    <w:div w:id="1556549323">
      <w:bodyDiv w:val="1"/>
      <w:marLeft w:val="0"/>
      <w:marRight w:val="0"/>
      <w:marTop w:val="0"/>
      <w:marBottom w:val="0"/>
      <w:divBdr>
        <w:top w:val="none" w:sz="0" w:space="0" w:color="auto"/>
        <w:left w:val="none" w:sz="0" w:space="0" w:color="auto"/>
        <w:bottom w:val="none" w:sz="0" w:space="0" w:color="auto"/>
        <w:right w:val="none" w:sz="0" w:space="0" w:color="auto"/>
      </w:divBdr>
    </w:div>
    <w:div w:id="1556769502">
      <w:bodyDiv w:val="1"/>
      <w:marLeft w:val="0"/>
      <w:marRight w:val="0"/>
      <w:marTop w:val="0"/>
      <w:marBottom w:val="0"/>
      <w:divBdr>
        <w:top w:val="none" w:sz="0" w:space="0" w:color="auto"/>
        <w:left w:val="none" w:sz="0" w:space="0" w:color="auto"/>
        <w:bottom w:val="none" w:sz="0" w:space="0" w:color="auto"/>
        <w:right w:val="none" w:sz="0" w:space="0" w:color="auto"/>
      </w:divBdr>
    </w:div>
    <w:div w:id="1556770476">
      <w:bodyDiv w:val="1"/>
      <w:marLeft w:val="0"/>
      <w:marRight w:val="0"/>
      <w:marTop w:val="0"/>
      <w:marBottom w:val="0"/>
      <w:divBdr>
        <w:top w:val="none" w:sz="0" w:space="0" w:color="auto"/>
        <w:left w:val="none" w:sz="0" w:space="0" w:color="auto"/>
        <w:bottom w:val="none" w:sz="0" w:space="0" w:color="auto"/>
        <w:right w:val="none" w:sz="0" w:space="0" w:color="auto"/>
      </w:divBdr>
    </w:div>
    <w:div w:id="1556890739">
      <w:bodyDiv w:val="1"/>
      <w:marLeft w:val="0"/>
      <w:marRight w:val="0"/>
      <w:marTop w:val="0"/>
      <w:marBottom w:val="0"/>
      <w:divBdr>
        <w:top w:val="none" w:sz="0" w:space="0" w:color="auto"/>
        <w:left w:val="none" w:sz="0" w:space="0" w:color="auto"/>
        <w:bottom w:val="none" w:sz="0" w:space="0" w:color="auto"/>
        <w:right w:val="none" w:sz="0" w:space="0" w:color="auto"/>
      </w:divBdr>
    </w:div>
    <w:div w:id="1557010919">
      <w:bodyDiv w:val="1"/>
      <w:marLeft w:val="0"/>
      <w:marRight w:val="0"/>
      <w:marTop w:val="0"/>
      <w:marBottom w:val="0"/>
      <w:divBdr>
        <w:top w:val="none" w:sz="0" w:space="0" w:color="auto"/>
        <w:left w:val="none" w:sz="0" w:space="0" w:color="auto"/>
        <w:bottom w:val="none" w:sz="0" w:space="0" w:color="auto"/>
        <w:right w:val="none" w:sz="0" w:space="0" w:color="auto"/>
      </w:divBdr>
    </w:div>
    <w:div w:id="1557202837">
      <w:bodyDiv w:val="1"/>
      <w:marLeft w:val="0"/>
      <w:marRight w:val="0"/>
      <w:marTop w:val="0"/>
      <w:marBottom w:val="0"/>
      <w:divBdr>
        <w:top w:val="none" w:sz="0" w:space="0" w:color="auto"/>
        <w:left w:val="none" w:sz="0" w:space="0" w:color="auto"/>
        <w:bottom w:val="none" w:sz="0" w:space="0" w:color="auto"/>
        <w:right w:val="none" w:sz="0" w:space="0" w:color="auto"/>
      </w:divBdr>
    </w:div>
    <w:div w:id="1557231185">
      <w:bodyDiv w:val="1"/>
      <w:marLeft w:val="0"/>
      <w:marRight w:val="0"/>
      <w:marTop w:val="0"/>
      <w:marBottom w:val="0"/>
      <w:divBdr>
        <w:top w:val="none" w:sz="0" w:space="0" w:color="auto"/>
        <w:left w:val="none" w:sz="0" w:space="0" w:color="auto"/>
        <w:bottom w:val="none" w:sz="0" w:space="0" w:color="auto"/>
        <w:right w:val="none" w:sz="0" w:space="0" w:color="auto"/>
      </w:divBdr>
    </w:div>
    <w:div w:id="1557282520">
      <w:bodyDiv w:val="1"/>
      <w:marLeft w:val="0"/>
      <w:marRight w:val="0"/>
      <w:marTop w:val="0"/>
      <w:marBottom w:val="0"/>
      <w:divBdr>
        <w:top w:val="none" w:sz="0" w:space="0" w:color="auto"/>
        <w:left w:val="none" w:sz="0" w:space="0" w:color="auto"/>
        <w:bottom w:val="none" w:sz="0" w:space="0" w:color="auto"/>
        <w:right w:val="none" w:sz="0" w:space="0" w:color="auto"/>
      </w:divBdr>
    </w:div>
    <w:div w:id="1557476472">
      <w:bodyDiv w:val="1"/>
      <w:marLeft w:val="0"/>
      <w:marRight w:val="0"/>
      <w:marTop w:val="0"/>
      <w:marBottom w:val="0"/>
      <w:divBdr>
        <w:top w:val="none" w:sz="0" w:space="0" w:color="auto"/>
        <w:left w:val="none" w:sz="0" w:space="0" w:color="auto"/>
        <w:bottom w:val="none" w:sz="0" w:space="0" w:color="auto"/>
        <w:right w:val="none" w:sz="0" w:space="0" w:color="auto"/>
      </w:divBdr>
    </w:div>
    <w:div w:id="1557625594">
      <w:bodyDiv w:val="1"/>
      <w:marLeft w:val="0"/>
      <w:marRight w:val="0"/>
      <w:marTop w:val="0"/>
      <w:marBottom w:val="0"/>
      <w:divBdr>
        <w:top w:val="none" w:sz="0" w:space="0" w:color="auto"/>
        <w:left w:val="none" w:sz="0" w:space="0" w:color="auto"/>
        <w:bottom w:val="none" w:sz="0" w:space="0" w:color="auto"/>
        <w:right w:val="none" w:sz="0" w:space="0" w:color="auto"/>
      </w:divBdr>
    </w:div>
    <w:div w:id="1557858239">
      <w:bodyDiv w:val="1"/>
      <w:marLeft w:val="0"/>
      <w:marRight w:val="0"/>
      <w:marTop w:val="0"/>
      <w:marBottom w:val="0"/>
      <w:divBdr>
        <w:top w:val="none" w:sz="0" w:space="0" w:color="auto"/>
        <w:left w:val="none" w:sz="0" w:space="0" w:color="auto"/>
        <w:bottom w:val="none" w:sz="0" w:space="0" w:color="auto"/>
        <w:right w:val="none" w:sz="0" w:space="0" w:color="auto"/>
      </w:divBdr>
    </w:div>
    <w:div w:id="1558013452">
      <w:bodyDiv w:val="1"/>
      <w:marLeft w:val="0"/>
      <w:marRight w:val="0"/>
      <w:marTop w:val="0"/>
      <w:marBottom w:val="0"/>
      <w:divBdr>
        <w:top w:val="none" w:sz="0" w:space="0" w:color="auto"/>
        <w:left w:val="none" w:sz="0" w:space="0" w:color="auto"/>
        <w:bottom w:val="none" w:sz="0" w:space="0" w:color="auto"/>
        <w:right w:val="none" w:sz="0" w:space="0" w:color="auto"/>
      </w:divBdr>
    </w:div>
    <w:div w:id="1558395138">
      <w:bodyDiv w:val="1"/>
      <w:marLeft w:val="0"/>
      <w:marRight w:val="0"/>
      <w:marTop w:val="0"/>
      <w:marBottom w:val="0"/>
      <w:divBdr>
        <w:top w:val="none" w:sz="0" w:space="0" w:color="auto"/>
        <w:left w:val="none" w:sz="0" w:space="0" w:color="auto"/>
        <w:bottom w:val="none" w:sz="0" w:space="0" w:color="auto"/>
        <w:right w:val="none" w:sz="0" w:space="0" w:color="auto"/>
      </w:divBdr>
    </w:div>
    <w:div w:id="1558780144">
      <w:bodyDiv w:val="1"/>
      <w:marLeft w:val="0"/>
      <w:marRight w:val="0"/>
      <w:marTop w:val="0"/>
      <w:marBottom w:val="0"/>
      <w:divBdr>
        <w:top w:val="none" w:sz="0" w:space="0" w:color="auto"/>
        <w:left w:val="none" w:sz="0" w:space="0" w:color="auto"/>
        <w:bottom w:val="none" w:sz="0" w:space="0" w:color="auto"/>
        <w:right w:val="none" w:sz="0" w:space="0" w:color="auto"/>
      </w:divBdr>
    </w:div>
    <w:div w:id="1558786794">
      <w:bodyDiv w:val="1"/>
      <w:marLeft w:val="0"/>
      <w:marRight w:val="0"/>
      <w:marTop w:val="0"/>
      <w:marBottom w:val="0"/>
      <w:divBdr>
        <w:top w:val="none" w:sz="0" w:space="0" w:color="auto"/>
        <w:left w:val="none" w:sz="0" w:space="0" w:color="auto"/>
        <w:bottom w:val="none" w:sz="0" w:space="0" w:color="auto"/>
        <w:right w:val="none" w:sz="0" w:space="0" w:color="auto"/>
      </w:divBdr>
    </w:div>
    <w:div w:id="1558977132">
      <w:bodyDiv w:val="1"/>
      <w:marLeft w:val="0"/>
      <w:marRight w:val="0"/>
      <w:marTop w:val="0"/>
      <w:marBottom w:val="0"/>
      <w:divBdr>
        <w:top w:val="none" w:sz="0" w:space="0" w:color="auto"/>
        <w:left w:val="none" w:sz="0" w:space="0" w:color="auto"/>
        <w:bottom w:val="none" w:sz="0" w:space="0" w:color="auto"/>
        <w:right w:val="none" w:sz="0" w:space="0" w:color="auto"/>
      </w:divBdr>
    </w:div>
    <w:div w:id="1559126167">
      <w:bodyDiv w:val="1"/>
      <w:marLeft w:val="0"/>
      <w:marRight w:val="0"/>
      <w:marTop w:val="0"/>
      <w:marBottom w:val="0"/>
      <w:divBdr>
        <w:top w:val="none" w:sz="0" w:space="0" w:color="auto"/>
        <w:left w:val="none" w:sz="0" w:space="0" w:color="auto"/>
        <w:bottom w:val="none" w:sz="0" w:space="0" w:color="auto"/>
        <w:right w:val="none" w:sz="0" w:space="0" w:color="auto"/>
      </w:divBdr>
    </w:div>
    <w:div w:id="1559508660">
      <w:bodyDiv w:val="1"/>
      <w:marLeft w:val="0"/>
      <w:marRight w:val="0"/>
      <w:marTop w:val="0"/>
      <w:marBottom w:val="0"/>
      <w:divBdr>
        <w:top w:val="none" w:sz="0" w:space="0" w:color="auto"/>
        <w:left w:val="none" w:sz="0" w:space="0" w:color="auto"/>
        <w:bottom w:val="none" w:sz="0" w:space="0" w:color="auto"/>
        <w:right w:val="none" w:sz="0" w:space="0" w:color="auto"/>
      </w:divBdr>
    </w:div>
    <w:div w:id="1559587026">
      <w:bodyDiv w:val="1"/>
      <w:marLeft w:val="0"/>
      <w:marRight w:val="0"/>
      <w:marTop w:val="0"/>
      <w:marBottom w:val="0"/>
      <w:divBdr>
        <w:top w:val="none" w:sz="0" w:space="0" w:color="auto"/>
        <w:left w:val="none" w:sz="0" w:space="0" w:color="auto"/>
        <w:bottom w:val="none" w:sz="0" w:space="0" w:color="auto"/>
        <w:right w:val="none" w:sz="0" w:space="0" w:color="auto"/>
      </w:divBdr>
    </w:div>
    <w:div w:id="1559897801">
      <w:bodyDiv w:val="1"/>
      <w:marLeft w:val="0"/>
      <w:marRight w:val="0"/>
      <w:marTop w:val="0"/>
      <w:marBottom w:val="0"/>
      <w:divBdr>
        <w:top w:val="none" w:sz="0" w:space="0" w:color="auto"/>
        <w:left w:val="none" w:sz="0" w:space="0" w:color="auto"/>
        <w:bottom w:val="none" w:sz="0" w:space="0" w:color="auto"/>
        <w:right w:val="none" w:sz="0" w:space="0" w:color="auto"/>
      </w:divBdr>
    </w:div>
    <w:div w:id="1559900431">
      <w:bodyDiv w:val="1"/>
      <w:marLeft w:val="0"/>
      <w:marRight w:val="0"/>
      <w:marTop w:val="0"/>
      <w:marBottom w:val="0"/>
      <w:divBdr>
        <w:top w:val="none" w:sz="0" w:space="0" w:color="auto"/>
        <w:left w:val="none" w:sz="0" w:space="0" w:color="auto"/>
        <w:bottom w:val="none" w:sz="0" w:space="0" w:color="auto"/>
        <w:right w:val="none" w:sz="0" w:space="0" w:color="auto"/>
      </w:divBdr>
    </w:div>
    <w:div w:id="1559975529">
      <w:bodyDiv w:val="1"/>
      <w:marLeft w:val="0"/>
      <w:marRight w:val="0"/>
      <w:marTop w:val="0"/>
      <w:marBottom w:val="0"/>
      <w:divBdr>
        <w:top w:val="none" w:sz="0" w:space="0" w:color="auto"/>
        <w:left w:val="none" w:sz="0" w:space="0" w:color="auto"/>
        <w:bottom w:val="none" w:sz="0" w:space="0" w:color="auto"/>
        <w:right w:val="none" w:sz="0" w:space="0" w:color="auto"/>
      </w:divBdr>
    </w:div>
    <w:div w:id="1560088841">
      <w:bodyDiv w:val="1"/>
      <w:marLeft w:val="0"/>
      <w:marRight w:val="0"/>
      <w:marTop w:val="0"/>
      <w:marBottom w:val="0"/>
      <w:divBdr>
        <w:top w:val="none" w:sz="0" w:space="0" w:color="auto"/>
        <w:left w:val="none" w:sz="0" w:space="0" w:color="auto"/>
        <w:bottom w:val="none" w:sz="0" w:space="0" w:color="auto"/>
        <w:right w:val="none" w:sz="0" w:space="0" w:color="auto"/>
      </w:divBdr>
    </w:div>
    <w:div w:id="1560238963">
      <w:bodyDiv w:val="1"/>
      <w:marLeft w:val="0"/>
      <w:marRight w:val="0"/>
      <w:marTop w:val="0"/>
      <w:marBottom w:val="0"/>
      <w:divBdr>
        <w:top w:val="none" w:sz="0" w:space="0" w:color="auto"/>
        <w:left w:val="none" w:sz="0" w:space="0" w:color="auto"/>
        <w:bottom w:val="none" w:sz="0" w:space="0" w:color="auto"/>
        <w:right w:val="none" w:sz="0" w:space="0" w:color="auto"/>
      </w:divBdr>
    </w:div>
    <w:div w:id="1560365204">
      <w:bodyDiv w:val="1"/>
      <w:marLeft w:val="0"/>
      <w:marRight w:val="0"/>
      <w:marTop w:val="0"/>
      <w:marBottom w:val="0"/>
      <w:divBdr>
        <w:top w:val="none" w:sz="0" w:space="0" w:color="auto"/>
        <w:left w:val="none" w:sz="0" w:space="0" w:color="auto"/>
        <w:bottom w:val="none" w:sz="0" w:space="0" w:color="auto"/>
        <w:right w:val="none" w:sz="0" w:space="0" w:color="auto"/>
      </w:divBdr>
    </w:div>
    <w:div w:id="1560478253">
      <w:bodyDiv w:val="1"/>
      <w:marLeft w:val="0"/>
      <w:marRight w:val="0"/>
      <w:marTop w:val="0"/>
      <w:marBottom w:val="0"/>
      <w:divBdr>
        <w:top w:val="none" w:sz="0" w:space="0" w:color="auto"/>
        <w:left w:val="none" w:sz="0" w:space="0" w:color="auto"/>
        <w:bottom w:val="none" w:sz="0" w:space="0" w:color="auto"/>
        <w:right w:val="none" w:sz="0" w:space="0" w:color="auto"/>
      </w:divBdr>
    </w:div>
    <w:div w:id="1560558761">
      <w:bodyDiv w:val="1"/>
      <w:marLeft w:val="0"/>
      <w:marRight w:val="0"/>
      <w:marTop w:val="0"/>
      <w:marBottom w:val="0"/>
      <w:divBdr>
        <w:top w:val="none" w:sz="0" w:space="0" w:color="auto"/>
        <w:left w:val="none" w:sz="0" w:space="0" w:color="auto"/>
        <w:bottom w:val="none" w:sz="0" w:space="0" w:color="auto"/>
        <w:right w:val="none" w:sz="0" w:space="0" w:color="auto"/>
      </w:divBdr>
    </w:div>
    <w:div w:id="1560703481">
      <w:bodyDiv w:val="1"/>
      <w:marLeft w:val="0"/>
      <w:marRight w:val="0"/>
      <w:marTop w:val="0"/>
      <w:marBottom w:val="0"/>
      <w:divBdr>
        <w:top w:val="none" w:sz="0" w:space="0" w:color="auto"/>
        <w:left w:val="none" w:sz="0" w:space="0" w:color="auto"/>
        <w:bottom w:val="none" w:sz="0" w:space="0" w:color="auto"/>
        <w:right w:val="none" w:sz="0" w:space="0" w:color="auto"/>
      </w:divBdr>
    </w:div>
    <w:div w:id="1561407074">
      <w:bodyDiv w:val="1"/>
      <w:marLeft w:val="0"/>
      <w:marRight w:val="0"/>
      <w:marTop w:val="0"/>
      <w:marBottom w:val="0"/>
      <w:divBdr>
        <w:top w:val="none" w:sz="0" w:space="0" w:color="auto"/>
        <w:left w:val="none" w:sz="0" w:space="0" w:color="auto"/>
        <w:bottom w:val="none" w:sz="0" w:space="0" w:color="auto"/>
        <w:right w:val="none" w:sz="0" w:space="0" w:color="auto"/>
      </w:divBdr>
    </w:div>
    <w:div w:id="1561481515">
      <w:bodyDiv w:val="1"/>
      <w:marLeft w:val="0"/>
      <w:marRight w:val="0"/>
      <w:marTop w:val="0"/>
      <w:marBottom w:val="0"/>
      <w:divBdr>
        <w:top w:val="none" w:sz="0" w:space="0" w:color="auto"/>
        <w:left w:val="none" w:sz="0" w:space="0" w:color="auto"/>
        <w:bottom w:val="none" w:sz="0" w:space="0" w:color="auto"/>
        <w:right w:val="none" w:sz="0" w:space="0" w:color="auto"/>
      </w:divBdr>
    </w:div>
    <w:div w:id="1561860293">
      <w:bodyDiv w:val="1"/>
      <w:marLeft w:val="0"/>
      <w:marRight w:val="0"/>
      <w:marTop w:val="0"/>
      <w:marBottom w:val="0"/>
      <w:divBdr>
        <w:top w:val="none" w:sz="0" w:space="0" w:color="auto"/>
        <w:left w:val="none" w:sz="0" w:space="0" w:color="auto"/>
        <w:bottom w:val="none" w:sz="0" w:space="0" w:color="auto"/>
        <w:right w:val="none" w:sz="0" w:space="0" w:color="auto"/>
      </w:divBdr>
    </w:div>
    <w:div w:id="1561944662">
      <w:bodyDiv w:val="1"/>
      <w:marLeft w:val="0"/>
      <w:marRight w:val="0"/>
      <w:marTop w:val="0"/>
      <w:marBottom w:val="0"/>
      <w:divBdr>
        <w:top w:val="none" w:sz="0" w:space="0" w:color="auto"/>
        <w:left w:val="none" w:sz="0" w:space="0" w:color="auto"/>
        <w:bottom w:val="none" w:sz="0" w:space="0" w:color="auto"/>
        <w:right w:val="none" w:sz="0" w:space="0" w:color="auto"/>
      </w:divBdr>
    </w:div>
    <w:div w:id="1561945312">
      <w:bodyDiv w:val="1"/>
      <w:marLeft w:val="0"/>
      <w:marRight w:val="0"/>
      <w:marTop w:val="0"/>
      <w:marBottom w:val="0"/>
      <w:divBdr>
        <w:top w:val="none" w:sz="0" w:space="0" w:color="auto"/>
        <w:left w:val="none" w:sz="0" w:space="0" w:color="auto"/>
        <w:bottom w:val="none" w:sz="0" w:space="0" w:color="auto"/>
        <w:right w:val="none" w:sz="0" w:space="0" w:color="auto"/>
      </w:divBdr>
    </w:div>
    <w:div w:id="1562399765">
      <w:bodyDiv w:val="1"/>
      <w:marLeft w:val="0"/>
      <w:marRight w:val="0"/>
      <w:marTop w:val="0"/>
      <w:marBottom w:val="0"/>
      <w:divBdr>
        <w:top w:val="none" w:sz="0" w:space="0" w:color="auto"/>
        <w:left w:val="none" w:sz="0" w:space="0" w:color="auto"/>
        <w:bottom w:val="none" w:sz="0" w:space="0" w:color="auto"/>
        <w:right w:val="none" w:sz="0" w:space="0" w:color="auto"/>
      </w:divBdr>
    </w:div>
    <w:div w:id="1562403088">
      <w:bodyDiv w:val="1"/>
      <w:marLeft w:val="0"/>
      <w:marRight w:val="0"/>
      <w:marTop w:val="0"/>
      <w:marBottom w:val="0"/>
      <w:divBdr>
        <w:top w:val="none" w:sz="0" w:space="0" w:color="auto"/>
        <w:left w:val="none" w:sz="0" w:space="0" w:color="auto"/>
        <w:bottom w:val="none" w:sz="0" w:space="0" w:color="auto"/>
        <w:right w:val="none" w:sz="0" w:space="0" w:color="auto"/>
      </w:divBdr>
    </w:div>
    <w:div w:id="1562405329">
      <w:bodyDiv w:val="1"/>
      <w:marLeft w:val="0"/>
      <w:marRight w:val="0"/>
      <w:marTop w:val="0"/>
      <w:marBottom w:val="0"/>
      <w:divBdr>
        <w:top w:val="none" w:sz="0" w:space="0" w:color="auto"/>
        <w:left w:val="none" w:sz="0" w:space="0" w:color="auto"/>
        <w:bottom w:val="none" w:sz="0" w:space="0" w:color="auto"/>
        <w:right w:val="none" w:sz="0" w:space="0" w:color="auto"/>
      </w:divBdr>
    </w:div>
    <w:div w:id="1562668301">
      <w:bodyDiv w:val="1"/>
      <w:marLeft w:val="0"/>
      <w:marRight w:val="0"/>
      <w:marTop w:val="0"/>
      <w:marBottom w:val="0"/>
      <w:divBdr>
        <w:top w:val="none" w:sz="0" w:space="0" w:color="auto"/>
        <w:left w:val="none" w:sz="0" w:space="0" w:color="auto"/>
        <w:bottom w:val="none" w:sz="0" w:space="0" w:color="auto"/>
        <w:right w:val="none" w:sz="0" w:space="0" w:color="auto"/>
      </w:divBdr>
    </w:div>
    <w:div w:id="1562668355">
      <w:bodyDiv w:val="1"/>
      <w:marLeft w:val="0"/>
      <w:marRight w:val="0"/>
      <w:marTop w:val="0"/>
      <w:marBottom w:val="0"/>
      <w:divBdr>
        <w:top w:val="none" w:sz="0" w:space="0" w:color="auto"/>
        <w:left w:val="none" w:sz="0" w:space="0" w:color="auto"/>
        <w:bottom w:val="none" w:sz="0" w:space="0" w:color="auto"/>
        <w:right w:val="none" w:sz="0" w:space="0" w:color="auto"/>
      </w:divBdr>
    </w:div>
    <w:div w:id="1562710931">
      <w:bodyDiv w:val="1"/>
      <w:marLeft w:val="0"/>
      <w:marRight w:val="0"/>
      <w:marTop w:val="0"/>
      <w:marBottom w:val="0"/>
      <w:divBdr>
        <w:top w:val="none" w:sz="0" w:space="0" w:color="auto"/>
        <w:left w:val="none" w:sz="0" w:space="0" w:color="auto"/>
        <w:bottom w:val="none" w:sz="0" w:space="0" w:color="auto"/>
        <w:right w:val="none" w:sz="0" w:space="0" w:color="auto"/>
      </w:divBdr>
    </w:div>
    <w:div w:id="1562908958">
      <w:bodyDiv w:val="1"/>
      <w:marLeft w:val="0"/>
      <w:marRight w:val="0"/>
      <w:marTop w:val="0"/>
      <w:marBottom w:val="0"/>
      <w:divBdr>
        <w:top w:val="none" w:sz="0" w:space="0" w:color="auto"/>
        <w:left w:val="none" w:sz="0" w:space="0" w:color="auto"/>
        <w:bottom w:val="none" w:sz="0" w:space="0" w:color="auto"/>
        <w:right w:val="none" w:sz="0" w:space="0" w:color="auto"/>
      </w:divBdr>
    </w:div>
    <w:div w:id="1562980645">
      <w:bodyDiv w:val="1"/>
      <w:marLeft w:val="0"/>
      <w:marRight w:val="0"/>
      <w:marTop w:val="0"/>
      <w:marBottom w:val="0"/>
      <w:divBdr>
        <w:top w:val="none" w:sz="0" w:space="0" w:color="auto"/>
        <w:left w:val="none" w:sz="0" w:space="0" w:color="auto"/>
        <w:bottom w:val="none" w:sz="0" w:space="0" w:color="auto"/>
        <w:right w:val="none" w:sz="0" w:space="0" w:color="auto"/>
      </w:divBdr>
    </w:div>
    <w:div w:id="1562980773">
      <w:bodyDiv w:val="1"/>
      <w:marLeft w:val="0"/>
      <w:marRight w:val="0"/>
      <w:marTop w:val="0"/>
      <w:marBottom w:val="0"/>
      <w:divBdr>
        <w:top w:val="none" w:sz="0" w:space="0" w:color="auto"/>
        <w:left w:val="none" w:sz="0" w:space="0" w:color="auto"/>
        <w:bottom w:val="none" w:sz="0" w:space="0" w:color="auto"/>
        <w:right w:val="none" w:sz="0" w:space="0" w:color="auto"/>
      </w:divBdr>
    </w:div>
    <w:div w:id="1563128693">
      <w:bodyDiv w:val="1"/>
      <w:marLeft w:val="0"/>
      <w:marRight w:val="0"/>
      <w:marTop w:val="0"/>
      <w:marBottom w:val="0"/>
      <w:divBdr>
        <w:top w:val="none" w:sz="0" w:space="0" w:color="auto"/>
        <w:left w:val="none" w:sz="0" w:space="0" w:color="auto"/>
        <w:bottom w:val="none" w:sz="0" w:space="0" w:color="auto"/>
        <w:right w:val="none" w:sz="0" w:space="0" w:color="auto"/>
      </w:divBdr>
    </w:div>
    <w:div w:id="1563324764">
      <w:bodyDiv w:val="1"/>
      <w:marLeft w:val="0"/>
      <w:marRight w:val="0"/>
      <w:marTop w:val="0"/>
      <w:marBottom w:val="0"/>
      <w:divBdr>
        <w:top w:val="none" w:sz="0" w:space="0" w:color="auto"/>
        <w:left w:val="none" w:sz="0" w:space="0" w:color="auto"/>
        <w:bottom w:val="none" w:sz="0" w:space="0" w:color="auto"/>
        <w:right w:val="none" w:sz="0" w:space="0" w:color="auto"/>
      </w:divBdr>
    </w:div>
    <w:div w:id="1563324992">
      <w:bodyDiv w:val="1"/>
      <w:marLeft w:val="0"/>
      <w:marRight w:val="0"/>
      <w:marTop w:val="0"/>
      <w:marBottom w:val="0"/>
      <w:divBdr>
        <w:top w:val="none" w:sz="0" w:space="0" w:color="auto"/>
        <w:left w:val="none" w:sz="0" w:space="0" w:color="auto"/>
        <w:bottom w:val="none" w:sz="0" w:space="0" w:color="auto"/>
        <w:right w:val="none" w:sz="0" w:space="0" w:color="auto"/>
      </w:divBdr>
    </w:div>
    <w:div w:id="1563635889">
      <w:bodyDiv w:val="1"/>
      <w:marLeft w:val="0"/>
      <w:marRight w:val="0"/>
      <w:marTop w:val="0"/>
      <w:marBottom w:val="0"/>
      <w:divBdr>
        <w:top w:val="none" w:sz="0" w:space="0" w:color="auto"/>
        <w:left w:val="none" w:sz="0" w:space="0" w:color="auto"/>
        <w:bottom w:val="none" w:sz="0" w:space="0" w:color="auto"/>
        <w:right w:val="none" w:sz="0" w:space="0" w:color="auto"/>
      </w:divBdr>
    </w:div>
    <w:div w:id="1563636161">
      <w:bodyDiv w:val="1"/>
      <w:marLeft w:val="0"/>
      <w:marRight w:val="0"/>
      <w:marTop w:val="0"/>
      <w:marBottom w:val="0"/>
      <w:divBdr>
        <w:top w:val="none" w:sz="0" w:space="0" w:color="auto"/>
        <w:left w:val="none" w:sz="0" w:space="0" w:color="auto"/>
        <w:bottom w:val="none" w:sz="0" w:space="0" w:color="auto"/>
        <w:right w:val="none" w:sz="0" w:space="0" w:color="auto"/>
      </w:divBdr>
    </w:div>
    <w:div w:id="1563641488">
      <w:bodyDiv w:val="1"/>
      <w:marLeft w:val="0"/>
      <w:marRight w:val="0"/>
      <w:marTop w:val="0"/>
      <w:marBottom w:val="0"/>
      <w:divBdr>
        <w:top w:val="none" w:sz="0" w:space="0" w:color="auto"/>
        <w:left w:val="none" w:sz="0" w:space="0" w:color="auto"/>
        <w:bottom w:val="none" w:sz="0" w:space="0" w:color="auto"/>
        <w:right w:val="none" w:sz="0" w:space="0" w:color="auto"/>
      </w:divBdr>
    </w:div>
    <w:div w:id="1563754674">
      <w:bodyDiv w:val="1"/>
      <w:marLeft w:val="0"/>
      <w:marRight w:val="0"/>
      <w:marTop w:val="0"/>
      <w:marBottom w:val="0"/>
      <w:divBdr>
        <w:top w:val="none" w:sz="0" w:space="0" w:color="auto"/>
        <w:left w:val="none" w:sz="0" w:space="0" w:color="auto"/>
        <w:bottom w:val="none" w:sz="0" w:space="0" w:color="auto"/>
        <w:right w:val="none" w:sz="0" w:space="0" w:color="auto"/>
      </w:divBdr>
    </w:div>
    <w:div w:id="1564024852">
      <w:bodyDiv w:val="1"/>
      <w:marLeft w:val="0"/>
      <w:marRight w:val="0"/>
      <w:marTop w:val="0"/>
      <w:marBottom w:val="0"/>
      <w:divBdr>
        <w:top w:val="none" w:sz="0" w:space="0" w:color="auto"/>
        <w:left w:val="none" w:sz="0" w:space="0" w:color="auto"/>
        <w:bottom w:val="none" w:sz="0" w:space="0" w:color="auto"/>
        <w:right w:val="none" w:sz="0" w:space="0" w:color="auto"/>
      </w:divBdr>
    </w:div>
    <w:div w:id="1564288680">
      <w:bodyDiv w:val="1"/>
      <w:marLeft w:val="0"/>
      <w:marRight w:val="0"/>
      <w:marTop w:val="0"/>
      <w:marBottom w:val="0"/>
      <w:divBdr>
        <w:top w:val="none" w:sz="0" w:space="0" w:color="auto"/>
        <w:left w:val="none" w:sz="0" w:space="0" w:color="auto"/>
        <w:bottom w:val="none" w:sz="0" w:space="0" w:color="auto"/>
        <w:right w:val="none" w:sz="0" w:space="0" w:color="auto"/>
      </w:divBdr>
    </w:div>
    <w:div w:id="1564606714">
      <w:bodyDiv w:val="1"/>
      <w:marLeft w:val="0"/>
      <w:marRight w:val="0"/>
      <w:marTop w:val="0"/>
      <w:marBottom w:val="0"/>
      <w:divBdr>
        <w:top w:val="none" w:sz="0" w:space="0" w:color="auto"/>
        <w:left w:val="none" w:sz="0" w:space="0" w:color="auto"/>
        <w:bottom w:val="none" w:sz="0" w:space="0" w:color="auto"/>
        <w:right w:val="none" w:sz="0" w:space="0" w:color="auto"/>
      </w:divBdr>
    </w:div>
    <w:div w:id="1564606945">
      <w:bodyDiv w:val="1"/>
      <w:marLeft w:val="0"/>
      <w:marRight w:val="0"/>
      <w:marTop w:val="0"/>
      <w:marBottom w:val="0"/>
      <w:divBdr>
        <w:top w:val="none" w:sz="0" w:space="0" w:color="auto"/>
        <w:left w:val="none" w:sz="0" w:space="0" w:color="auto"/>
        <w:bottom w:val="none" w:sz="0" w:space="0" w:color="auto"/>
        <w:right w:val="none" w:sz="0" w:space="0" w:color="auto"/>
      </w:divBdr>
    </w:div>
    <w:div w:id="1564634266">
      <w:bodyDiv w:val="1"/>
      <w:marLeft w:val="0"/>
      <w:marRight w:val="0"/>
      <w:marTop w:val="0"/>
      <w:marBottom w:val="0"/>
      <w:divBdr>
        <w:top w:val="none" w:sz="0" w:space="0" w:color="auto"/>
        <w:left w:val="none" w:sz="0" w:space="0" w:color="auto"/>
        <w:bottom w:val="none" w:sz="0" w:space="0" w:color="auto"/>
        <w:right w:val="none" w:sz="0" w:space="0" w:color="auto"/>
      </w:divBdr>
    </w:div>
    <w:div w:id="1564676543">
      <w:bodyDiv w:val="1"/>
      <w:marLeft w:val="0"/>
      <w:marRight w:val="0"/>
      <w:marTop w:val="0"/>
      <w:marBottom w:val="0"/>
      <w:divBdr>
        <w:top w:val="none" w:sz="0" w:space="0" w:color="auto"/>
        <w:left w:val="none" w:sz="0" w:space="0" w:color="auto"/>
        <w:bottom w:val="none" w:sz="0" w:space="0" w:color="auto"/>
        <w:right w:val="none" w:sz="0" w:space="0" w:color="auto"/>
      </w:divBdr>
    </w:div>
    <w:div w:id="1564951447">
      <w:bodyDiv w:val="1"/>
      <w:marLeft w:val="0"/>
      <w:marRight w:val="0"/>
      <w:marTop w:val="0"/>
      <w:marBottom w:val="0"/>
      <w:divBdr>
        <w:top w:val="none" w:sz="0" w:space="0" w:color="auto"/>
        <w:left w:val="none" w:sz="0" w:space="0" w:color="auto"/>
        <w:bottom w:val="none" w:sz="0" w:space="0" w:color="auto"/>
        <w:right w:val="none" w:sz="0" w:space="0" w:color="auto"/>
      </w:divBdr>
    </w:div>
    <w:div w:id="1564951800">
      <w:bodyDiv w:val="1"/>
      <w:marLeft w:val="0"/>
      <w:marRight w:val="0"/>
      <w:marTop w:val="0"/>
      <w:marBottom w:val="0"/>
      <w:divBdr>
        <w:top w:val="none" w:sz="0" w:space="0" w:color="auto"/>
        <w:left w:val="none" w:sz="0" w:space="0" w:color="auto"/>
        <w:bottom w:val="none" w:sz="0" w:space="0" w:color="auto"/>
        <w:right w:val="none" w:sz="0" w:space="0" w:color="auto"/>
      </w:divBdr>
    </w:div>
    <w:div w:id="1565066559">
      <w:bodyDiv w:val="1"/>
      <w:marLeft w:val="0"/>
      <w:marRight w:val="0"/>
      <w:marTop w:val="0"/>
      <w:marBottom w:val="0"/>
      <w:divBdr>
        <w:top w:val="none" w:sz="0" w:space="0" w:color="auto"/>
        <w:left w:val="none" w:sz="0" w:space="0" w:color="auto"/>
        <w:bottom w:val="none" w:sz="0" w:space="0" w:color="auto"/>
        <w:right w:val="none" w:sz="0" w:space="0" w:color="auto"/>
      </w:divBdr>
    </w:div>
    <w:div w:id="1565289892">
      <w:bodyDiv w:val="1"/>
      <w:marLeft w:val="0"/>
      <w:marRight w:val="0"/>
      <w:marTop w:val="0"/>
      <w:marBottom w:val="0"/>
      <w:divBdr>
        <w:top w:val="none" w:sz="0" w:space="0" w:color="auto"/>
        <w:left w:val="none" w:sz="0" w:space="0" w:color="auto"/>
        <w:bottom w:val="none" w:sz="0" w:space="0" w:color="auto"/>
        <w:right w:val="none" w:sz="0" w:space="0" w:color="auto"/>
      </w:divBdr>
    </w:div>
    <w:div w:id="1565290183">
      <w:bodyDiv w:val="1"/>
      <w:marLeft w:val="0"/>
      <w:marRight w:val="0"/>
      <w:marTop w:val="0"/>
      <w:marBottom w:val="0"/>
      <w:divBdr>
        <w:top w:val="none" w:sz="0" w:space="0" w:color="auto"/>
        <w:left w:val="none" w:sz="0" w:space="0" w:color="auto"/>
        <w:bottom w:val="none" w:sz="0" w:space="0" w:color="auto"/>
        <w:right w:val="none" w:sz="0" w:space="0" w:color="auto"/>
      </w:divBdr>
    </w:div>
    <w:div w:id="1565683132">
      <w:bodyDiv w:val="1"/>
      <w:marLeft w:val="0"/>
      <w:marRight w:val="0"/>
      <w:marTop w:val="0"/>
      <w:marBottom w:val="0"/>
      <w:divBdr>
        <w:top w:val="none" w:sz="0" w:space="0" w:color="auto"/>
        <w:left w:val="none" w:sz="0" w:space="0" w:color="auto"/>
        <w:bottom w:val="none" w:sz="0" w:space="0" w:color="auto"/>
        <w:right w:val="none" w:sz="0" w:space="0" w:color="auto"/>
      </w:divBdr>
    </w:div>
    <w:div w:id="1566524689">
      <w:bodyDiv w:val="1"/>
      <w:marLeft w:val="0"/>
      <w:marRight w:val="0"/>
      <w:marTop w:val="0"/>
      <w:marBottom w:val="0"/>
      <w:divBdr>
        <w:top w:val="none" w:sz="0" w:space="0" w:color="auto"/>
        <w:left w:val="none" w:sz="0" w:space="0" w:color="auto"/>
        <w:bottom w:val="none" w:sz="0" w:space="0" w:color="auto"/>
        <w:right w:val="none" w:sz="0" w:space="0" w:color="auto"/>
      </w:divBdr>
    </w:div>
    <w:div w:id="1567104817">
      <w:bodyDiv w:val="1"/>
      <w:marLeft w:val="0"/>
      <w:marRight w:val="0"/>
      <w:marTop w:val="0"/>
      <w:marBottom w:val="0"/>
      <w:divBdr>
        <w:top w:val="none" w:sz="0" w:space="0" w:color="auto"/>
        <w:left w:val="none" w:sz="0" w:space="0" w:color="auto"/>
        <w:bottom w:val="none" w:sz="0" w:space="0" w:color="auto"/>
        <w:right w:val="none" w:sz="0" w:space="0" w:color="auto"/>
      </w:divBdr>
    </w:div>
    <w:div w:id="1567258579">
      <w:bodyDiv w:val="1"/>
      <w:marLeft w:val="0"/>
      <w:marRight w:val="0"/>
      <w:marTop w:val="0"/>
      <w:marBottom w:val="0"/>
      <w:divBdr>
        <w:top w:val="none" w:sz="0" w:space="0" w:color="auto"/>
        <w:left w:val="none" w:sz="0" w:space="0" w:color="auto"/>
        <w:bottom w:val="none" w:sz="0" w:space="0" w:color="auto"/>
        <w:right w:val="none" w:sz="0" w:space="0" w:color="auto"/>
      </w:divBdr>
    </w:div>
    <w:div w:id="1567762186">
      <w:bodyDiv w:val="1"/>
      <w:marLeft w:val="0"/>
      <w:marRight w:val="0"/>
      <w:marTop w:val="0"/>
      <w:marBottom w:val="0"/>
      <w:divBdr>
        <w:top w:val="none" w:sz="0" w:space="0" w:color="auto"/>
        <w:left w:val="none" w:sz="0" w:space="0" w:color="auto"/>
        <w:bottom w:val="none" w:sz="0" w:space="0" w:color="auto"/>
        <w:right w:val="none" w:sz="0" w:space="0" w:color="auto"/>
      </w:divBdr>
    </w:div>
    <w:div w:id="1567764182">
      <w:bodyDiv w:val="1"/>
      <w:marLeft w:val="0"/>
      <w:marRight w:val="0"/>
      <w:marTop w:val="0"/>
      <w:marBottom w:val="0"/>
      <w:divBdr>
        <w:top w:val="none" w:sz="0" w:space="0" w:color="auto"/>
        <w:left w:val="none" w:sz="0" w:space="0" w:color="auto"/>
        <w:bottom w:val="none" w:sz="0" w:space="0" w:color="auto"/>
        <w:right w:val="none" w:sz="0" w:space="0" w:color="auto"/>
      </w:divBdr>
    </w:div>
    <w:div w:id="1567765020">
      <w:bodyDiv w:val="1"/>
      <w:marLeft w:val="0"/>
      <w:marRight w:val="0"/>
      <w:marTop w:val="0"/>
      <w:marBottom w:val="0"/>
      <w:divBdr>
        <w:top w:val="none" w:sz="0" w:space="0" w:color="auto"/>
        <w:left w:val="none" w:sz="0" w:space="0" w:color="auto"/>
        <w:bottom w:val="none" w:sz="0" w:space="0" w:color="auto"/>
        <w:right w:val="none" w:sz="0" w:space="0" w:color="auto"/>
      </w:divBdr>
    </w:div>
    <w:div w:id="1567884792">
      <w:bodyDiv w:val="1"/>
      <w:marLeft w:val="0"/>
      <w:marRight w:val="0"/>
      <w:marTop w:val="0"/>
      <w:marBottom w:val="0"/>
      <w:divBdr>
        <w:top w:val="none" w:sz="0" w:space="0" w:color="auto"/>
        <w:left w:val="none" w:sz="0" w:space="0" w:color="auto"/>
        <w:bottom w:val="none" w:sz="0" w:space="0" w:color="auto"/>
        <w:right w:val="none" w:sz="0" w:space="0" w:color="auto"/>
      </w:divBdr>
    </w:div>
    <w:div w:id="1568295793">
      <w:bodyDiv w:val="1"/>
      <w:marLeft w:val="0"/>
      <w:marRight w:val="0"/>
      <w:marTop w:val="0"/>
      <w:marBottom w:val="0"/>
      <w:divBdr>
        <w:top w:val="none" w:sz="0" w:space="0" w:color="auto"/>
        <w:left w:val="none" w:sz="0" w:space="0" w:color="auto"/>
        <w:bottom w:val="none" w:sz="0" w:space="0" w:color="auto"/>
        <w:right w:val="none" w:sz="0" w:space="0" w:color="auto"/>
      </w:divBdr>
    </w:div>
    <w:div w:id="1568416558">
      <w:bodyDiv w:val="1"/>
      <w:marLeft w:val="0"/>
      <w:marRight w:val="0"/>
      <w:marTop w:val="0"/>
      <w:marBottom w:val="0"/>
      <w:divBdr>
        <w:top w:val="none" w:sz="0" w:space="0" w:color="auto"/>
        <w:left w:val="none" w:sz="0" w:space="0" w:color="auto"/>
        <w:bottom w:val="none" w:sz="0" w:space="0" w:color="auto"/>
        <w:right w:val="none" w:sz="0" w:space="0" w:color="auto"/>
      </w:divBdr>
    </w:div>
    <w:div w:id="1569000697">
      <w:bodyDiv w:val="1"/>
      <w:marLeft w:val="0"/>
      <w:marRight w:val="0"/>
      <w:marTop w:val="0"/>
      <w:marBottom w:val="0"/>
      <w:divBdr>
        <w:top w:val="none" w:sz="0" w:space="0" w:color="auto"/>
        <w:left w:val="none" w:sz="0" w:space="0" w:color="auto"/>
        <w:bottom w:val="none" w:sz="0" w:space="0" w:color="auto"/>
        <w:right w:val="none" w:sz="0" w:space="0" w:color="auto"/>
      </w:divBdr>
    </w:div>
    <w:div w:id="1569222811">
      <w:bodyDiv w:val="1"/>
      <w:marLeft w:val="0"/>
      <w:marRight w:val="0"/>
      <w:marTop w:val="0"/>
      <w:marBottom w:val="0"/>
      <w:divBdr>
        <w:top w:val="none" w:sz="0" w:space="0" w:color="auto"/>
        <w:left w:val="none" w:sz="0" w:space="0" w:color="auto"/>
        <w:bottom w:val="none" w:sz="0" w:space="0" w:color="auto"/>
        <w:right w:val="none" w:sz="0" w:space="0" w:color="auto"/>
      </w:divBdr>
    </w:div>
    <w:div w:id="1569344275">
      <w:bodyDiv w:val="1"/>
      <w:marLeft w:val="0"/>
      <w:marRight w:val="0"/>
      <w:marTop w:val="0"/>
      <w:marBottom w:val="0"/>
      <w:divBdr>
        <w:top w:val="none" w:sz="0" w:space="0" w:color="auto"/>
        <w:left w:val="none" w:sz="0" w:space="0" w:color="auto"/>
        <w:bottom w:val="none" w:sz="0" w:space="0" w:color="auto"/>
        <w:right w:val="none" w:sz="0" w:space="0" w:color="auto"/>
      </w:divBdr>
    </w:div>
    <w:div w:id="1569344288">
      <w:bodyDiv w:val="1"/>
      <w:marLeft w:val="0"/>
      <w:marRight w:val="0"/>
      <w:marTop w:val="0"/>
      <w:marBottom w:val="0"/>
      <w:divBdr>
        <w:top w:val="none" w:sz="0" w:space="0" w:color="auto"/>
        <w:left w:val="none" w:sz="0" w:space="0" w:color="auto"/>
        <w:bottom w:val="none" w:sz="0" w:space="0" w:color="auto"/>
        <w:right w:val="none" w:sz="0" w:space="0" w:color="auto"/>
      </w:divBdr>
    </w:div>
    <w:div w:id="1569458143">
      <w:bodyDiv w:val="1"/>
      <w:marLeft w:val="0"/>
      <w:marRight w:val="0"/>
      <w:marTop w:val="0"/>
      <w:marBottom w:val="0"/>
      <w:divBdr>
        <w:top w:val="none" w:sz="0" w:space="0" w:color="auto"/>
        <w:left w:val="none" w:sz="0" w:space="0" w:color="auto"/>
        <w:bottom w:val="none" w:sz="0" w:space="0" w:color="auto"/>
        <w:right w:val="none" w:sz="0" w:space="0" w:color="auto"/>
      </w:divBdr>
    </w:div>
    <w:div w:id="1569537418">
      <w:bodyDiv w:val="1"/>
      <w:marLeft w:val="0"/>
      <w:marRight w:val="0"/>
      <w:marTop w:val="0"/>
      <w:marBottom w:val="0"/>
      <w:divBdr>
        <w:top w:val="none" w:sz="0" w:space="0" w:color="auto"/>
        <w:left w:val="none" w:sz="0" w:space="0" w:color="auto"/>
        <w:bottom w:val="none" w:sz="0" w:space="0" w:color="auto"/>
        <w:right w:val="none" w:sz="0" w:space="0" w:color="auto"/>
      </w:divBdr>
    </w:div>
    <w:div w:id="1569878587">
      <w:bodyDiv w:val="1"/>
      <w:marLeft w:val="0"/>
      <w:marRight w:val="0"/>
      <w:marTop w:val="0"/>
      <w:marBottom w:val="0"/>
      <w:divBdr>
        <w:top w:val="none" w:sz="0" w:space="0" w:color="auto"/>
        <w:left w:val="none" w:sz="0" w:space="0" w:color="auto"/>
        <w:bottom w:val="none" w:sz="0" w:space="0" w:color="auto"/>
        <w:right w:val="none" w:sz="0" w:space="0" w:color="auto"/>
      </w:divBdr>
    </w:div>
    <w:div w:id="1569993579">
      <w:bodyDiv w:val="1"/>
      <w:marLeft w:val="0"/>
      <w:marRight w:val="0"/>
      <w:marTop w:val="0"/>
      <w:marBottom w:val="0"/>
      <w:divBdr>
        <w:top w:val="none" w:sz="0" w:space="0" w:color="auto"/>
        <w:left w:val="none" w:sz="0" w:space="0" w:color="auto"/>
        <w:bottom w:val="none" w:sz="0" w:space="0" w:color="auto"/>
        <w:right w:val="none" w:sz="0" w:space="0" w:color="auto"/>
      </w:divBdr>
    </w:div>
    <w:div w:id="1570117350">
      <w:bodyDiv w:val="1"/>
      <w:marLeft w:val="0"/>
      <w:marRight w:val="0"/>
      <w:marTop w:val="0"/>
      <w:marBottom w:val="0"/>
      <w:divBdr>
        <w:top w:val="none" w:sz="0" w:space="0" w:color="auto"/>
        <w:left w:val="none" w:sz="0" w:space="0" w:color="auto"/>
        <w:bottom w:val="none" w:sz="0" w:space="0" w:color="auto"/>
        <w:right w:val="none" w:sz="0" w:space="0" w:color="auto"/>
      </w:divBdr>
    </w:div>
    <w:div w:id="1570267644">
      <w:bodyDiv w:val="1"/>
      <w:marLeft w:val="0"/>
      <w:marRight w:val="0"/>
      <w:marTop w:val="0"/>
      <w:marBottom w:val="0"/>
      <w:divBdr>
        <w:top w:val="none" w:sz="0" w:space="0" w:color="auto"/>
        <w:left w:val="none" w:sz="0" w:space="0" w:color="auto"/>
        <w:bottom w:val="none" w:sz="0" w:space="0" w:color="auto"/>
        <w:right w:val="none" w:sz="0" w:space="0" w:color="auto"/>
      </w:divBdr>
    </w:div>
    <w:div w:id="1570340626">
      <w:bodyDiv w:val="1"/>
      <w:marLeft w:val="0"/>
      <w:marRight w:val="0"/>
      <w:marTop w:val="0"/>
      <w:marBottom w:val="0"/>
      <w:divBdr>
        <w:top w:val="none" w:sz="0" w:space="0" w:color="auto"/>
        <w:left w:val="none" w:sz="0" w:space="0" w:color="auto"/>
        <w:bottom w:val="none" w:sz="0" w:space="0" w:color="auto"/>
        <w:right w:val="none" w:sz="0" w:space="0" w:color="auto"/>
      </w:divBdr>
    </w:div>
    <w:div w:id="1570383116">
      <w:bodyDiv w:val="1"/>
      <w:marLeft w:val="0"/>
      <w:marRight w:val="0"/>
      <w:marTop w:val="0"/>
      <w:marBottom w:val="0"/>
      <w:divBdr>
        <w:top w:val="none" w:sz="0" w:space="0" w:color="auto"/>
        <w:left w:val="none" w:sz="0" w:space="0" w:color="auto"/>
        <w:bottom w:val="none" w:sz="0" w:space="0" w:color="auto"/>
        <w:right w:val="none" w:sz="0" w:space="0" w:color="auto"/>
      </w:divBdr>
    </w:div>
    <w:div w:id="1570383424">
      <w:bodyDiv w:val="1"/>
      <w:marLeft w:val="0"/>
      <w:marRight w:val="0"/>
      <w:marTop w:val="0"/>
      <w:marBottom w:val="0"/>
      <w:divBdr>
        <w:top w:val="none" w:sz="0" w:space="0" w:color="auto"/>
        <w:left w:val="none" w:sz="0" w:space="0" w:color="auto"/>
        <w:bottom w:val="none" w:sz="0" w:space="0" w:color="auto"/>
        <w:right w:val="none" w:sz="0" w:space="0" w:color="auto"/>
      </w:divBdr>
    </w:div>
    <w:div w:id="1570728153">
      <w:bodyDiv w:val="1"/>
      <w:marLeft w:val="0"/>
      <w:marRight w:val="0"/>
      <w:marTop w:val="0"/>
      <w:marBottom w:val="0"/>
      <w:divBdr>
        <w:top w:val="none" w:sz="0" w:space="0" w:color="auto"/>
        <w:left w:val="none" w:sz="0" w:space="0" w:color="auto"/>
        <w:bottom w:val="none" w:sz="0" w:space="0" w:color="auto"/>
        <w:right w:val="none" w:sz="0" w:space="0" w:color="auto"/>
      </w:divBdr>
    </w:div>
    <w:div w:id="1570918880">
      <w:bodyDiv w:val="1"/>
      <w:marLeft w:val="0"/>
      <w:marRight w:val="0"/>
      <w:marTop w:val="0"/>
      <w:marBottom w:val="0"/>
      <w:divBdr>
        <w:top w:val="none" w:sz="0" w:space="0" w:color="auto"/>
        <w:left w:val="none" w:sz="0" w:space="0" w:color="auto"/>
        <w:bottom w:val="none" w:sz="0" w:space="0" w:color="auto"/>
        <w:right w:val="none" w:sz="0" w:space="0" w:color="auto"/>
      </w:divBdr>
    </w:div>
    <w:div w:id="1571042225">
      <w:bodyDiv w:val="1"/>
      <w:marLeft w:val="0"/>
      <w:marRight w:val="0"/>
      <w:marTop w:val="0"/>
      <w:marBottom w:val="0"/>
      <w:divBdr>
        <w:top w:val="none" w:sz="0" w:space="0" w:color="auto"/>
        <w:left w:val="none" w:sz="0" w:space="0" w:color="auto"/>
        <w:bottom w:val="none" w:sz="0" w:space="0" w:color="auto"/>
        <w:right w:val="none" w:sz="0" w:space="0" w:color="auto"/>
      </w:divBdr>
    </w:div>
    <w:div w:id="1571383325">
      <w:bodyDiv w:val="1"/>
      <w:marLeft w:val="0"/>
      <w:marRight w:val="0"/>
      <w:marTop w:val="0"/>
      <w:marBottom w:val="0"/>
      <w:divBdr>
        <w:top w:val="none" w:sz="0" w:space="0" w:color="auto"/>
        <w:left w:val="none" w:sz="0" w:space="0" w:color="auto"/>
        <w:bottom w:val="none" w:sz="0" w:space="0" w:color="auto"/>
        <w:right w:val="none" w:sz="0" w:space="0" w:color="auto"/>
      </w:divBdr>
    </w:div>
    <w:div w:id="1571423184">
      <w:bodyDiv w:val="1"/>
      <w:marLeft w:val="0"/>
      <w:marRight w:val="0"/>
      <w:marTop w:val="0"/>
      <w:marBottom w:val="0"/>
      <w:divBdr>
        <w:top w:val="none" w:sz="0" w:space="0" w:color="auto"/>
        <w:left w:val="none" w:sz="0" w:space="0" w:color="auto"/>
        <w:bottom w:val="none" w:sz="0" w:space="0" w:color="auto"/>
        <w:right w:val="none" w:sz="0" w:space="0" w:color="auto"/>
      </w:divBdr>
    </w:div>
    <w:div w:id="1571425554">
      <w:bodyDiv w:val="1"/>
      <w:marLeft w:val="0"/>
      <w:marRight w:val="0"/>
      <w:marTop w:val="0"/>
      <w:marBottom w:val="0"/>
      <w:divBdr>
        <w:top w:val="none" w:sz="0" w:space="0" w:color="auto"/>
        <w:left w:val="none" w:sz="0" w:space="0" w:color="auto"/>
        <w:bottom w:val="none" w:sz="0" w:space="0" w:color="auto"/>
        <w:right w:val="none" w:sz="0" w:space="0" w:color="auto"/>
      </w:divBdr>
    </w:div>
    <w:div w:id="1571427428">
      <w:bodyDiv w:val="1"/>
      <w:marLeft w:val="0"/>
      <w:marRight w:val="0"/>
      <w:marTop w:val="0"/>
      <w:marBottom w:val="0"/>
      <w:divBdr>
        <w:top w:val="none" w:sz="0" w:space="0" w:color="auto"/>
        <w:left w:val="none" w:sz="0" w:space="0" w:color="auto"/>
        <w:bottom w:val="none" w:sz="0" w:space="0" w:color="auto"/>
        <w:right w:val="none" w:sz="0" w:space="0" w:color="auto"/>
      </w:divBdr>
    </w:div>
    <w:div w:id="1571647289">
      <w:bodyDiv w:val="1"/>
      <w:marLeft w:val="0"/>
      <w:marRight w:val="0"/>
      <w:marTop w:val="0"/>
      <w:marBottom w:val="0"/>
      <w:divBdr>
        <w:top w:val="none" w:sz="0" w:space="0" w:color="auto"/>
        <w:left w:val="none" w:sz="0" w:space="0" w:color="auto"/>
        <w:bottom w:val="none" w:sz="0" w:space="0" w:color="auto"/>
        <w:right w:val="none" w:sz="0" w:space="0" w:color="auto"/>
      </w:divBdr>
    </w:div>
    <w:div w:id="1571768597">
      <w:bodyDiv w:val="1"/>
      <w:marLeft w:val="0"/>
      <w:marRight w:val="0"/>
      <w:marTop w:val="0"/>
      <w:marBottom w:val="0"/>
      <w:divBdr>
        <w:top w:val="none" w:sz="0" w:space="0" w:color="auto"/>
        <w:left w:val="none" w:sz="0" w:space="0" w:color="auto"/>
        <w:bottom w:val="none" w:sz="0" w:space="0" w:color="auto"/>
        <w:right w:val="none" w:sz="0" w:space="0" w:color="auto"/>
      </w:divBdr>
    </w:div>
    <w:div w:id="1571886128">
      <w:bodyDiv w:val="1"/>
      <w:marLeft w:val="0"/>
      <w:marRight w:val="0"/>
      <w:marTop w:val="0"/>
      <w:marBottom w:val="0"/>
      <w:divBdr>
        <w:top w:val="none" w:sz="0" w:space="0" w:color="auto"/>
        <w:left w:val="none" w:sz="0" w:space="0" w:color="auto"/>
        <w:bottom w:val="none" w:sz="0" w:space="0" w:color="auto"/>
        <w:right w:val="none" w:sz="0" w:space="0" w:color="auto"/>
      </w:divBdr>
    </w:div>
    <w:div w:id="1572422653">
      <w:bodyDiv w:val="1"/>
      <w:marLeft w:val="0"/>
      <w:marRight w:val="0"/>
      <w:marTop w:val="0"/>
      <w:marBottom w:val="0"/>
      <w:divBdr>
        <w:top w:val="none" w:sz="0" w:space="0" w:color="auto"/>
        <w:left w:val="none" w:sz="0" w:space="0" w:color="auto"/>
        <w:bottom w:val="none" w:sz="0" w:space="0" w:color="auto"/>
        <w:right w:val="none" w:sz="0" w:space="0" w:color="auto"/>
      </w:divBdr>
    </w:div>
    <w:div w:id="1572543501">
      <w:bodyDiv w:val="1"/>
      <w:marLeft w:val="0"/>
      <w:marRight w:val="0"/>
      <w:marTop w:val="0"/>
      <w:marBottom w:val="0"/>
      <w:divBdr>
        <w:top w:val="none" w:sz="0" w:space="0" w:color="auto"/>
        <w:left w:val="none" w:sz="0" w:space="0" w:color="auto"/>
        <w:bottom w:val="none" w:sz="0" w:space="0" w:color="auto"/>
        <w:right w:val="none" w:sz="0" w:space="0" w:color="auto"/>
      </w:divBdr>
    </w:div>
    <w:div w:id="1572544938">
      <w:bodyDiv w:val="1"/>
      <w:marLeft w:val="0"/>
      <w:marRight w:val="0"/>
      <w:marTop w:val="0"/>
      <w:marBottom w:val="0"/>
      <w:divBdr>
        <w:top w:val="none" w:sz="0" w:space="0" w:color="auto"/>
        <w:left w:val="none" w:sz="0" w:space="0" w:color="auto"/>
        <w:bottom w:val="none" w:sz="0" w:space="0" w:color="auto"/>
        <w:right w:val="none" w:sz="0" w:space="0" w:color="auto"/>
      </w:divBdr>
    </w:div>
    <w:div w:id="1572740189">
      <w:bodyDiv w:val="1"/>
      <w:marLeft w:val="0"/>
      <w:marRight w:val="0"/>
      <w:marTop w:val="0"/>
      <w:marBottom w:val="0"/>
      <w:divBdr>
        <w:top w:val="none" w:sz="0" w:space="0" w:color="auto"/>
        <w:left w:val="none" w:sz="0" w:space="0" w:color="auto"/>
        <w:bottom w:val="none" w:sz="0" w:space="0" w:color="auto"/>
        <w:right w:val="none" w:sz="0" w:space="0" w:color="auto"/>
      </w:divBdr>
    </w:div>
    <w:div w:id="1572765261">
      <w:bodyDiv w:val="1"/>
      <w:marLeft w:val="0"/>
      <w:marRight w:val="0"/>
      <w:marTop w:val="0"/>
      <w:marBottom w:val="0"/>
      <w:divBdr>
        <w:top w:val="none" w:sz="0" w:space="0" w:color="auto"/>
        <w:left w:val="none" w:sz="0" w:space="0" w:color="auto"/>
        <w:bottom w:val="none" w:sz="0" w:space="0" w:color="auto"/>
        <w:right w:val="none" w:sz="0" w:space="0" w:color="auto"/>
      </w:divBdr>
    </w:div>
    <w:div w:id="1572887397">
      <w:bodyDiv w:val="1"/>
      <w:marLeft w:val="0"/>
      <w:marRight w:val="0"/>
      <w:marTop w:val="0"/>
      <w:marBottom w:val="0"/>
      <w:divBdr>
        <w:top w:val="none" w:sz="0" w:space="0" w:color="auto"/>
        <w:left w:val="none" w:sz="0" w:space="0" w:color="auto"/>
        <w:bottom w:val="none" w:sz="0" w:space="0" w:color="auto"/>
        <w:right w:val="none" w:sz="0" w:space="0" w:color="auto"/>
      </w:divBdr>
    </w:div>
    <w:div w:id="1573005449">
      <w:bodyDiv w:val="1"/>
      <w:marLeft w:val="0"/>
      <w:marRight w:val="0"/>
      <w:marTop w:val="0"/>
      <w:marBottom w:val="0"/>
      <w:divBdr>
        <w:top w:val="none" w:sz="0" w:space="0" w:color="auto"/>
        <w:left w:val="none" w:sz="0" w:space="0" w:color="auto"/>
        <w:bottom w:val="none" w:sz="0" w:space="0" w:color="auto"/>
        <w:right w:val="none" w:sz="0" w:space="0" w:color="auto"/>
      </w:divBdr>
    </w:div>
    <w:div w:id="1573078897">
      <w:bodyDiv w:val="1"/>
      <w:marLeft w:val="0"/>
      <w:marRight w:val="0"/>
      <w:marTop w:val="0"/>
      <w:marBottom w:val="0"/>
      <w:divBdr>
        <w:top w:val="none" w:sz="0" w:space="0" w:color="auto"/>
        <w:left w:val="none" w:sz="0" w:space="0" w:color="auto"/>
        <w:bottom w:val="none" w:sz="0" w:space="0" w:color="auto"/>
        <w:right w:val="none" w:sz="0" w:space="0" w:color="auto"/>
      </w:divBdr>
    </w:div>
    <w:div w:id="1573084411">
      <w:bodyDiv w:val="1"/>
      <w:marLeft w:val="0"/>
      <w:marRight w:val="0"/>
      <w:marTop w:val="0"/>
      <w:marBottom w:val="0"/>
      <w:divBdr>
        <w:top w:val="none" w:sz="0" w:space="0" w:color="auto"/>
        <w:left w:val="none" w:sz="0" w:space="0" w:color="auto"/>
        <w:bottom w:val="none" w:sz="0" w:space="0" w:color="auto"/>
        <w:right w:val="none" w:sz="0" w:space="0" w:color="auto"/>
      </w:divBdr>
    </w:div>
    <w:div w:id="1573202535">
      <w:bodyDiv w:val="1"/>
      <w:marLeft w:val="0"/>
      <w:marRight w:val="0"/>
      <w:marTop w:val="0"/>
      <w:marBottom w:val="0"/>
      <w:divBdr>
        <w:top w:val="none" w:sz="0" w:space="0" w:color="auto"/>
        <w:left w:val="none" w:sz="0" w:space="0" w:color="auto"/>
        <w:bottom w:val="none" w:sz="0" w:space="0" w:color="auto"/>
        <w:right w:val="none" w:sz="0" w:space="0" w:color="auto"/>
      </w:divBdr>
    </w:div>
    <w:div w:id="1573349994">
      <w:bodyDiv w:val="1"/>
      <w:marLeft w:val="0"/>
      <w:marRight w:val="0"/>
      <w:marTop w:val="0"/>
      <w:marBottom w:val="0"/>
      <w:divBdr>
        <w:top w:val="none" w:sz="0" w:space="0" w:color="auto"/>
        <w:left w:val="none" w:sz="0" w:space="0" w:color="auto"/>
        <w:bottom w:val="none" w:sz="0" w:space="0" w:color="auto"/>
        <w:right w:val="none" w:sz="0" w:space="0" w:color="auto"/>
      </w:divBdr>
    </w:div>
    <w:div w:id="1573392657">
      <w:bodyDiv w:val="1"/>
      <w:marLeft w:val="0"/>
      <w:marRight w:val="0"/>
      <w:marTop w:val="0"/>
      <w:marBottom w:val="0"/>
      <w:divBdr>
        <w:top w:val="none" w:sz="0" w:space="0" w:color="auto"/>
        <w:left w:val="none" w:sz="0" w:space="0" w:color="auto"/>
        <w:bottom w:val="none" w:sz="0" w:space="0" w:color="auto"/>
        <w:right w:val="none" w:sz="0" w:space="0" w:color="auto"/>
      </w:divBdr>
    </w:div>
    <w:div w:id="1573809363">
      <w:bodyDiv w:val="1"/>
      <w:marLeft w:val="0"/>
      <w:marRight w:val="0"/>
      <w:marTop w:val="0"/>
      <w:marBottom w:val="0"/>
      <w:divBdr>
        <w:top w:val="none" w:sz="0" w:space="0" w:color="auto"/>
        <w:left w:val="none" w:sz="0" w:space="0" w:color="auto"/>
        <w:bottom w:val="none" w:sz="0" w:space="0" w:color="auto"/>
        <w:right w:val="none" w:sz="0" w:space="0" w:color="auto"/>
      </w:divBdr>
    </w:div>
    <w:div w:id="1573855774">
      <w:bodyDiv w:val="1"/>
      <w:marLeft w:val="0"/>
      <w:marRight w:val="0"/>
      <w:marTop w:val="0"/>
      <w:marBottom w:val="0"/>
      <w:divBdr>
        <w:top w:val="none" w:sz="0" w:space="0" w:color="auto"/>
        <w:left w:val="none" w:sz="0" w:space="0" w:color="auto"/>
        <w:bottom w:val="none" w:sz="0" w:space="0" w:color="auto"/>
        <w:right w:val="none" w:sz="0" w:space="0" w:color="auto"/>
      </w:divBdr>
    </w:div>
    <w:div w:id="1574436967">
      <w:bodyDiv w:val="1"/>
      <w:marLeft w:val="0"/>
      <w:marRight w:val="0"/>
      <w:marTop w:val="0"/>
      <w:marBottom w:val="0"/>
      <w:divBdr>
        <w:top w:val="none" w:sz="0" w:space="0" w:color="auto"/>
        <w:left w:val="none" w:sz="0" w:space="0" w:color="auto"/>
        <w:bottom w:val="none" w:sz="0" w:space="0" w:color="auto"/>
        <w:right w:val="none" w:sz="0" w:space="0" w:color="auto"/>
      </w:divBdr>
    </w:div>
    <w:div w:id="1574506596">
      <w:bodyDiv w:val="1"/>
      <w:marLeft w:val="0"/>
      <w:marRight w:val="0"/>
      <w:marTop w:val="0"/>
      <w:marBottom w:val="0"/>
      <w:divBdr>
        <w:top w:val="none" w:sz="0" w:space="0" w:color="auto"/>
        <w:left w:val="none" w:sz="0" w:space="0" w:color="auto"/>
        <w:bottom w:val="none" w:sz="0" w:space="0" w:color="auto"/>
        <w:right w:val="none" w:sz="0" w:space="0" w:color="auto"/>
      </w:divBdr>
    </w:div>
    <w:div w:id="1574512130">
      <w:bodyDiv w:val="1"/>
      <w:marLeft w:val="0"/>
      <w:marRight w:val="0"/>
      <w:marTop w:val="0"/>
      <w:marBottom w:val="0"/>
      <w:divBdr>
        <w:top w:val="none" w:sz="0" w:space="0" w:color="auto"/>
        <w:left w:val="none" w:sz="0" w:space="0" w:color="auto"/>
        <w:bottom w:val="none" w:sz="0" w:space="0" w:color="auto"/>
        <w:right w:val="none" w:sz="0" w:space="0" w:color="auto"/>
      </w:divBdr>
    </w:div>
    <w:div w:id="1574584969">
      <w:bodyDiv w:val="1"/>
      <w:marLeft w:val="0"/>
      <w:marRight w:val="0"/>
      <w:marTop w:val="0"/>
      <w:marBottom w:val="0"/>
      <w:divBdr>
        <w:top w:val="none" w:sz="0" w:space="0" w:color="auto"/>
        <w:left w:val="none" w:sz="0" w:space="0" w:color="auto"/>
        <w:bottom w:val="none" w:sz="0" w:space="0" w:color="auto"/>
        <w:right w:val="none" w:sz="0" w:space="0" w:color="auto"/>
      </w:divBdr>
    </w:div>
    <w:div w:id="1574773201">
      <w:bodyDiv w:val="1"/>
      <w:marLeft w:val="0"/>
      <w:marRight w:val="0"/>
      <w:marTop w:val="0"/>
      <w:marBottom w:val="0"/>
      <w:divBdr>
        <w:top w:val="none" w:sz="0" w:space="0" w:color="auto"/>
        <w:left w:val="none" w:sz="0" w:space="0" w:color="auto"/>
        <w:bottom w:val="none" w:sz="0" w:space="0" w:color="auto"/>
        <w:right w:val="none" w:sz="0" w:space="0" w:color="auto"/>
      </w:divBdr>
    </w:div>
    <w:div w:id="1574777342">
      <w:bodyDiv w:val="1"/>
      <w:marLeft w:val="0"/>
      <w:marRight w:val="0"/>
      <w:marTop w:val="0"/>
      <w:marBottom w:val="0"/>
      <w:divBdr>
        <w:top w:val="none" w:sz="0" w:space="0" w:color="auto"/>
        <w:left w:val="none" w:sz="0" w:space="0" w:color="auto"/>
        <w:bottom w:val="none" w:sz="0" w:space="0" w:color="auto"/>
        <w:right w:val="none" w:sz="0" w:space="0" w:color="auto"/>
      </w:divBdr>
    </w:div>
    <w:div w:id="1574857251">
      <w:bodyDiv w:val="1"/>
      <w:marLeft w:val="0"/>
      <w:marRight w:val="0"/>
      <w:marTop w:val="0"/>
      <w:marBottom w:val="0"/>
      <w:divBdr>
        <w:top w:val="none" w:sz="0" w:space="0" w:color="auto"/>
        <w:left w:val="none" w:sz="0" w:space="0" w:color="auto"/>
        <w:bottom w:val="none" w:sz="0" w:space="0" w:color="auto"/>
        <w:right w:val="none" w:sz="0" w:space="0" w:color="auto"/>
      </w:divBdr>
    </w:div>
    <w:div w:id="1574966399">
      <w:bodyDiv w:val="1"/>
      <w:marLeft w:val="0"/>
      <w:marRight w:val="0"/>
      <w:marTop w:val="0"/>
      <w:marBottom w:val="0"/>
      <w:divBdr>
        <w:top w:val="none" w:sz="0" w:space="0" w:color="auto"/>
        <w:left w:val="none" w:sz="0" w:space="0" w:color="auto"/>
        <w:bottom w:val="none" w:sz="0" w:space="0" w:color="auto"/>
        <w:right w:val="none" w:sz="0" w:space="0" w:color="auto"/>
      </w:divBdr>
    </w:div>
    <w:div w:id="1575119760">
      <w:bodyDiv w:val="1"/>
      <w:marLeft w:val="0"/>
      <w:marRight w:val="0"/>
      <w:marTop w:val="0"/>
      <w:marBottom w:val="0"/>
      <w:divBdr>
        <w:top w:val="none" w:sz="0" w:space="0" w:color="auto"/>
        <w:left w:val="none" w:sz="0" w:space="0" w:color="auto"/>
        <w:bottom w:val="none" w:sz="0" w:space="0" w:color="auto"/>
        <w:right w:val="none" w:sz="0" w:space="0" w:color="auto"/>
      </w:divBdr>
    </w:div>
    <w:div w:id="1575430872">
      <w:bodyDiv w:val="1"/>
      <w:marLeft w:val="0"/>
      <w:marRight w:val="0"/>
      <w:marTop w:val="0"/>
      <w:marBottom w:val="0"/>
      <w:divBdr>
        <w:top w:val="none" w:sz="0" w:space="0" w:color="auto"/>
        <w:left w:val="none" w:sz="0" w:space="0" w:color="auto"/>
        <w:bottom w:val="none" w:sz="0" w:space="0" w:color="auto"/>
        <w:right w:val="none" w:sz="0" w:space="0" w:color="auto"/>
      </w:divBdr>
    </w:div>
    <w:div w:id="1575506264">
      <w:bodyDiv w:val="1"/>
      <w:marLeft w:val="0"/>
      <w:marRight w:val="0"/>
      <w:marTop w:val="0"/>
      <w:marBottom w:val="0"/>
      <w:divBdr>
        <w:top w:val="none" w:sz="0" w:space="0" w:color="auto"/>
        <w:left w:val="none" w:sz="0" w:space="0" w:color="auto"/>
        <w:bottom w:val="none" w:sz="0" w:space="0" w:color="auto"/>
        <w:right w:val="none" w:sz="0" w:space="0" w:color="auto"/>
      </w:divBdr>
    </w:div>
    <w:div w:id="1575511962">
      <w:bodyDiv w:val="1"/>
      <w:marLeft w:val="0"/>
      <w:marRight w:val="0"/>
      <w:marTop w:val="0"/>
      <w:marBottom w:val="0"/>
      <w:divBdr>
        <w:top w:val="none" w:sz="0" w:space="0" w:color="auto"/>
        <w:left w:val="none" w:sz="0" w:space="0" w:color="auto"/>
        <w:bottom w:val="none" w:sz="0" w:space="0" w:color="auto"/>
        <w:right w:val="none" w:sz="0" w:space="0" w:color="auto"/>
      </w:divBdr>
    </w:div>
    <w:div w:id="1575581048">
      <w:bodyDiv w:val="1"/>
      <w:marLeft w:val="0"/>
      <w:marRight w:val="0"/>
      <w:marTop w:val="0"/>
      <w:marBottom w:val="0"/>
      <w:divBdr>
        <w:top w:val="none" w:sz="0" w:space="0" w:color="auto"/>
        <w:left w:val="none" w:sz="0" w:space="0" w:color="auto"/>
        <w:bottom w:val="none" w:sz="0" w:space="0" w:color="auto"/>
        <w:right w:val="none" w:sz="0" w:space="0" w:color="auto"/>
      </w:divBdr>
    </w:div>
    <w:div w:id="1575898436">
      <w:bodyDiv w:val="1"/>
      <w:marLeft w:val="0"/>
      <w:marRight w:val="0"/>
      <w:marTop w:val="0"/>
      <w:marBottom w:val="0"/>
      <w:divBdr>
        <w:top w:val="none" w:sz="0" w:space="0" w:color="auto"/>
        <w:left w:val="none" w:sz="0" w:space="0" w:color="auto"/>
        <w:bottom w:val="none" w:sz="0" w:space="0" w:color="auto"/>
        <w:right w:val="none" w:sz="0" w:space="0" w:color="auto"/>
      </w:divBdr>
    </w:div>
    <w:div w:id="1576010927">
      <w:bodyDiv w:val="1"/>
      <w:marLeft w:val="0"/>
      <w:marRight w:val="0"/>
      <w:marTop w:val="0"/>
      <w:marBottom w:val="0"/>
      <w:divBdr>
        <w:top w:val="none" w:sz="0" w:space="0" w:color="auto"/>
        <w:left w:val="none" w:sz="0" w:space="0" w:color="auto"/>
        <w:bottom w:val="none" w:sz="0" w:space="0" w:color="auto"/>
        <w:right w:val="none" w:sz="0" w:space="0" w:color="auto"/>
      </w:divBdr>
    </w:div>
    <w:div w:id="1576429094">
      <w:bodyDiv w:val="1"/>
      <w:marLeft w:val="0"/>
      <w:marRight w:val="0"/>
      <w:marTop w:val="0"/>
      <w:marBottom w:val="0"/>
      <w:divBdr>
        <w:top w:val="none" w:sz="0" w:space="0" w:color="auto"/>
        <w:left w:val="none" w:sz="0" w:space="0" w:color="auto"/>
        <w:bottom w:val="none" w:sz="0" w:space="0" w:color="auto"/>
        <w:right w:val="none" w:sz="0" w:space="0" w:color="auto"/>
      </w:divBdr>
    </w:div>
    <w:div w:id="1576429294">
      <w:bodyDiv w:val="1"/>
      <w:marLeft w:val="0"/>
      <w:marRight w:val="0"/>
      <w:marTop w:val="0"/>
      <w:marBottom w:val="0"/>
      <w:divBdr>
        <w:top w:val="none" w:sz="0" w:space="0" w:color="auto"/>
        <w:left w:val="none" w:sz="0" w:space="0" w:color="auto"/>
        <w:bottom w:val="none" w:sz="0" w:space="0" w:color="auto"/>
        <w:right w:val="none" w:sz="0" w:space="0" w:color="auto"/>
      </w:divBdr>
    </w:div>
    <w:div w:id="1576669764">
      <w:bodyDiv w:val="1"/>
      <w:marLeft w:val="0"/>
      <w:marRight w:val="0"/>
      <w:marTop w:val="0"/>
      <w:marBottom w:val="0"/>
      <w:divBdr>
        <w:top w:val="none" w:sz="0" w:space="0" w:color="auto"/>
        <w:left w:val="none" w:sz="0" w:space="0" w:color="auto"/>
        <w:bottom w:val="none" w:sz="0" w:space="0" w:color="auto"/>
        <w:right w:val="none" w:sz="0" w:space="0" w:color="auto"/>
      </w:divBdr>
    </w:div>
    <w:div w:id="1576740007">
      <w:bodyDiv w:val="1"/>
      <w:marLeft w:val="0"/>
      <w:marRight w:val="0"/>
      <w:marTop w:val="0"/>
      <w:marBottom w:val="0"/>
      <w:divBdr>
        <w:top w:val="none" w:sz="0" w:space="0" w:color="auto"/>
        <w:left w:val="none" w:sz="0" w:space="0" w:color="auto"/>
        <w:bottom w:val="none" w:sz="0" w:space="0" w:color="auto"/>
        <w:right w:val="none" w:sz="0" w:space="0" w:color="auto"/>
      </w:divBdr>
    </w:div>
    <w:div w:id="1576864600">
      <w:bodyDiv w:val="1"/>
      <w:marLeft w:val="0"/>
      <w:marRight w:val="0"/>
      <w:marTop w:val="0"/>
      <w:marBottom w:val="0"/>
      <w:divBdr>
        <w:top w:val="none" w:sz="0" w:space="0" w:color="auto"/>
        <w:left w:val="none" w:sz="0" w:space="0" w:color="auto"/>
        <w:bottom w:val="none" w:sz="0" w:space="0" w:color="auto"/>
        <w:right w:val="none" w:sz="0" w:space="0" w:color="auto"/>
      </w:divBdr>
    </w:div>
    <w:div w:id="1577281698">
      <w:bodyDiv w:val="1"/>
      <w:marLeft w:val="0"/>
      <w:marRight w:val="0"/>
      <w:marTop w:val="0"/>
      <w:marBottom w:val="0"/>
      <w:divBdr>
        <w:top w:val="none" w:sz="0" w:space="0" w:color="auto"/>
        <w:left w:val="none" w:sz="0" w:space="0" w:color="auto"/>
        <w:bottom w:val="none" w:sz="0" w:space="0" w:color="auto"/>
        <w:right w:val="none" w:sz="0" w:space="0" w:color="auto"/>
      </w:divBdr>
    </w:div>
    <w:div w:id="1577327089">
      <w:bodyDiv w:val="1"/>
      <w:marLeft w:val="0"/>
      <w:marRight w:val="0"/>
      <w:marTop w:val="0"/>
      <w:marBottom w:val="0"/>
      <w:divBdr>
        <w:top w:val="none" w:sz="0" w:space="0" w:color="auto"/>
        <w:left w:val="none" w:sz="0" w:space="0" w:color="auto"/>
        <w:bottom w:val="none" w:sz="0" w:space="0" w:color="auto"/>
        <w:right w:val="none" w:sz="0" w:space="0" w:color="auto"/>
      </w:divBdr>
    </w:div>
    <w:div w:id="1577352868">
      <w:bodyDiv w:val="1"/>
      <w:marLeft w:val="0"/>
      <w:marRight w:val="0"/>
      <w:marTop w:val="0"/>
      <w:marBottom w:val="0"/>
      <w:divBdr>
        <w:top w:val="none" w:sz="0" w:space="0" w:color="auto"/>
        <w:left w:val="none" w:sz="0" w:space="0" w:color="auto"/>
        <w:bottom w:val="none" w:sz="0" w:space="0" w:color="auto"/>
        <w:right w:val="none" w:sz="0" w:space="0" w:color="auto"/>
      </w:divBdr>
    </w:div>
    <w:div w:id="1577743637">
      <w:bodyDiv w:val="1"/>
      <w:marLeft w:val="0"/>
      <w:marRight w:val="0"/>
      <w:marTop w:val="0"/>
      <w:marBottom w:val="0"/>
      <w:divBdr>
        <w:top w:val="none" w:sz="0" w:space="0" w:color="auto"/>
        <w:left w:val="none" w:sz="0" w:space="0" w:color="auto"/>
        <w:bottom w:val="none" w:sz="0" w:space="0" w:color="auto"/>
        <w:right w:val="none" w:sz="0" w:space="0" w:color="auto"/>
      </w:divBdr>
    </w:div>
    <w:div w:id="1577780198">
      <w:bodyDiv w:val="1"/>
      <w:marLeft w:val="0"/>
      <w:marRight w:val="0"/>
      <w:marTop w:val="0"/>
      <w:marBottom w:val="0"/>
      <w:divBdr>
        <w:top w:val="none" w:sz="0" w:space="0" w:color="auto"/>
        <w:left w:val="none" w:sz="0" w:space="0" w:color="auto"/>
        <w:bottom w:val="none" w:sz="0" w:space="0" w:color="auto"/>
        <w:right w:val="none" w:sz="0" w:space="0" w:color="auto"/>
      </w:divBdr>
    </w:div>
    <w:div w:id="1578052242">
      <w:bodyDiv w:val="1"/>
      <w:marLeft w:val="0"/>
      <w:marRight w:val="0"/>
      <w:marTop w:val="0"/>
      <w:marBottom w:val="0"/>
      <w:divBdr>
        <w:top w:val="none" w:sz="0" w:space="0" w:color="auto"/>
        <w:left w:val="none" w:sz="0" w:space="0" w:color="auto"/>
        <w:bottom w:val="none" w:sz="0" w:space="0" w:color="auto"/>
        <w:right w:val="none" w:sz="0" w:space="0" w:color="auto"/>
      </w:divBdr>
    </w:div>
    <w:div w:id="1578319885">
      <w:bodyDiv w:val="1"/>
      <w:marLeft w:val="0"/>
      <w:marRight w:val="0"/>
      <w:marTop w:val="0"/>
      <w:marBottom w:val="0"/>
      <w:divBdr>
        <w:top w:val="none" w:sz="0" w:space="0" w:color="auto"/>
        <w:left w:val="none" w:sz="0" w:space="0" w:color="auto"/>
        <w:bottom w:val="none" w:sz="0" w:space="0" w:color="auto"/>
        <w:right w:val="none" w:sz="0" w:space="0" w:color="auto"/>
      </w:divBdr>
    </w:div>
    <w:div w:id="1578322778">
      <w:bodyDiv w:val="1"/>
      <w:marLeft w:val="0"/>
      <w:marRight w:val="0"/>
      <w:marTop w:val="0"/>
      <w:marBottom w:val="0"/>
      <w:divBdr>
        <w:top w:val="none" w:sz="0" w:space="0" w:color="auto"/>
        <w:left w:val="none" w:sz="0" w:space="0" w:color="auto"/>
        <w:bottom w:val="none" w:sz="0" w:space="0" w:color="auto"/>
        <w:right w:val="none" w:sz="0" w:space="0" w:color="auto"/>
      </w:divBdr>
    </w:div>
    <w:div w:id="1578440281">
      <w:bodyDiv w:val="1"/>
      <w:marLeft w:val="0"/>
      <w:marRight w:val="0"/>
      <w:marTop w:val="0"/>
      <w:marBottom w:val="0"/>
      <w:divBdr>
        <w:top w:val="none" w:sz="0" w:space="0" w:color="auto"/>
        <w:left w:val="none" w:sz="0" w:space="0" w:color="auto"/>
        <w:bottom w:val="none" w:sz="0" w:space="0" w:color="auto"/>
        <w:right w:val="none" w:sz="0" w:space="0" w:color="auto"/>
      </w:divBdr>
    </w:div>
    <w:div w:id="1578705307">
      <w:bodyDiv w:val="1"/>
      <w:marLeft w:val="0"/>
      <w:marRight w:val="0"/>
      <w:marTop w:val="0"/>
      <w:marBottom w:val="0"/>
      <w:divBdr>
        <w:top w:val="none" w:sz="0" w:space="0" w:color="auto"/>
        <w:left w:val="none" w:sz="0" w:space="0" w:color="auto"/>
        <w:bottom w:val="none" w:sz="0" w:space="0" w:color="auto"/>
        <w:right w:val="none" w:sz="0" w:space="0" w:color="auto"/>
      </w:divBdr>
    </w:div>
    <w:div w:id="1579052136">
      <w:bodyDiv w:val="1"/>
      <w:marLeft w:val="0"/>
      <w:marRight w:val="0"/>
      <w:marTop w:val="0"/>
      <w:marBottom w:val="0"/>
      <w:divBdr>
        <w:top w:val="none" w:sz="0" w:space="0" w:color="auto"/>
        <w:left w:val="none" w:sz="0" w:space="0" w:color="auto"/>
        <w:bottom w:val="none" w:sz="0" w:space="0" w:color="auto"/>
        <w:right w:val="none" w:sz="0" w:space="0" w:color="auto"/>
      </w:divBdr>
    </w:div>
    <w:div w:id="1579052691">
      <w:bodyDiv w:val="1"/>
      <w:marLeft w:val="0"/>
      <w:marRight w:val="0"/>
      <w:marTop w:val="0"/>
      <w:marBottom w:val="0"/>
      <w:divBdr>
        <w:top w:val="none" w:sz="0" w:space="0" w:color="auto"/>
        <w:left w:val="none" w:sz="0" w:space="0" w:color="auto"/>
        <w:bottom w:val="none" w:sz="0" w:space="0" w:color="auto"/>
        <w:right w:val="none" w:sz="0" w:space="0" w:color="auto"/>
      </w:divBdr>
    </w:div>
    <w:div w:id="1579091441">
      <w:bodyDiv w:val="1"/>
      <w:marLeft w:val="0"/>
      <w:marRight w:val="0"/>
      <w:marTop w:val="0"/>
      <w:marBottom w:val="0"/>
      <w:divBdr>
        <w:top w:val="none" w:sz="0" w:space="0" w:color="auto"/>
        <w:left w:val="none" w:sz="0" w:space="0" w:color="auto"/>
        <w:bottom w:val="none" w:sz="0" w:space="0" w:color="auto"/>
        <w:right w:val="none" w:sz="0" w:space="0" w:color="auto"/>
      </w:divBdr>
    </w:div>
    <w:div w:id="1579168562">
      <w:bodyDiv w:val="1"/>
      <w:marLeft w:val="0"/>
      <w:marRight w:val="0"/>
      <w:marTop w:val="0"/>
      <w:marBottom w:val="0"/>
      <w:divBdr>
        <w:top w:val="none" w:sz="0" w:space="0" w:color="auto"/>
        <w:left w:val="none" w:sz="0" w:space="0" w:color="auto"/>
        <w:bottom w:val="none" w:sz="0" w:space="0" w:color="auto"/>
        <w:right w:val="none" w:sz="0" w:space="0" w:color="auto"/>
      </w:divBdr>
    </w:div>
    <w:div w:id="1579316675">
      <w:bodyDiv w:val="1"/>
      <w:marLeft w:val="0"/>
      <w:marRight w:val="0"/>
      <w:marTop w:val="0"/>
      <w:marBottom w:val="0"/>
      <w:divBdr>
        <w:top w:val="none" w:sz="0" w:space="0" w:color="auto"/>
        <w:left w:val="none" w:sz="0" w:space="0" w:color="auto"/>
        <w:bottom w:val="none" w:sz="0" w:space="0" w:color="auto"/>
        <w:right w:val="none" w:sz="0" w:space="0" w:color="auto"/>
      </w:divBdr>
    </w:div>
    <w:div w:id="1579365079">
      <w:bodyDiv w:val="1"/>
      <w:marLeft w:val="0"/>
      <w:marRight w:val="0"/>
      <w:marTop w:val="0"/>
      <w:marBottom w:val="0"/>
      <w:divBdr>
        <w:top w:val="none" w:sz="0" w:space="0" w:color="auto"/>
        <w:left w:val="none" w:sz="0" w:space="0" w:color="auto"/>
        <w:bottom w:val="none" w:sz="0" w:space="0" w:color="auto"/>
        <w:right w:val="none" w:sz="0" w:space="0" w:color="auto"/>
      </w:divBdr>
    </w:div>
    <w:div w:id="1579484378">
      <w:bodyDiv w:val="1"/>
      <w:marLeft w:val="0"/>
      <w:marRight w:val="0"/>
      <w:marTop w:val="0"/>
      <w:marBottom w:val="0"/>
      <w:divBdr>
        <w:top w:val="none" w:sz="0" w:space="0" w:color="auto"/>
        <w:left w:val="none" w:sz="0" w:space="0" w:color="auto"/>
        <w:bottom w:val="none" w:sz="0" w:space="0" w:color="auto"/>
        <w:right w:val="none" w:sz="0" w:space="0" w:color="auto"/>
      </w:divBdr>
    </w:div>
    <w:div w:id="1579755200">
      <w:bodyDiv w:val="1"/>
      <w:marLeft w:val="0"/>
      <w:marRight w:val="0"/>
      <w:marTop w:val="0"/>
      <w:marBottom w:val="0"/>
      <w:divBdr>
        <w:top w:val="none" w:sz="0" w:space="0" w:color="auto"/>
        <w:left w:val="none" w:sz="0" w:space="0" w:color="auto"/>
        <w:bottom w:val="none" w:sz="0" w:space="0" w:color="auto"/>
        <w:right w:val="none" w:sz="0" w:space="0" w:color="auto"/>
      </w:divBdr>
    </w:div>
    <w:div w:id="1579948826">
      <w:bodyDiv w:val="1"/>
      <w:marLeft w:val="0"/>
      <w:marRight w:val="0"/>
      <w:marTop w:val="0"/>
      <w:marBottom w:val="0"/>
      <w:divBdr>
        <w:top w:val="none" w:sz="0" w:space="0" w:color="auto"/>
        <w:left w:val="none" w:sz="0" w:space="0" w:color="auto"/>
        <w:bottom w:val="none" w:sz="0" w:space="0" w:color="auto"/>
        <w:right w:val="none" w:sz="0" w:space="0" w:color="auto"/>
      </w:divBdr>
    </w:div>
    <w:div w:id="1579973603">
      <w:bodyDiv w:val="1"/>
      <w:marLeft w:val="0"/>
      <w:marRight w:val="0"/>
      <w:marTop w:val="0"/>
      <w:marBottom w:val="0"/>
      <w:divBdr>
        <w:top w:val="none" w:sz="0" w:space="0" w:color="auto"/>
        <w:left w:val="none" w:sz="0" w:space="0" w:color="auto"/>
        <w:bottom w:val="none" w:sz="0" w:space="0" w:color="auto"/>
        <w:right w:val="none" w:sz="0" w:space="0" w:color="auto"/>
      </w:divBdr>
    </w:div>
    <w:div w:id="1580015916">
      <w:bodyDiv w:val="1"/>
      <w:marLeft w:val="0"/>
      <w:marRight w:val="0"/>
      <w:marTop w:val="0"/>
      <w:marBottom w:val="0"/>
      <w:divBdr>
        <w:top w:val="none" w:sz="0" w:space="0" w:color="auto"/>
        <w:left w:val="none" w:sz="0" w:space="0" w:color="auto"/>
        <w:bottom w:val="none" w:sz="0" w:space="0" w:color="auto"/>
        <w:right w:val="none" w:sz="0" w:space="0" w:color="auto"/>
      </w:divBdr>
    </w:div>
    <w:div w:id="1580170491">
      <w:bodyDiv w:val="1"/>
      <w:marLeft w:val="0"/>
      <w:marRight w:val="0"/>
      <w:marTop w:val="0"/>
      <w:marBottom w:val="0"/>
      <w:divBdr>
        <w:top w:val="none" w:sz="0" w:space="0" w:color="auto"/>
        <w:left w:val="none" w:sz="0" w:space="0" w:color="auto"/>
        <w:bottom w:val="none" w:sz="0" w:space="0" w:color="auto"/>
        <w:right w:val="none" w:sz="0" w:space="0" w:color="auto"/>
      </w:divBdr>
    </w:div>
    <w:div w:id="1580289608">
      <w:bodyDiv w:val="1"/>
      <w:marLeft w:val="0"/>
      <w:marRight w:val="0"/>
      <w:marTop w:val="0"/>
      <w:marBottom w:val="0"/>
      <w:divBdr>
        <w:top w:val="none" w:sz="0" w:space="0" w:color="auto"/>
        <w:left w:val="none" w:sz="0" w:space="0" w:color="auto"/>
        <w:bottom w:val="none" w:sz="0" w:space="0" w:color="auto"/>
        <w:right w:val="none" w:sz="0" w:space="0" w:color="auto"/>
      </w:divBdr>
    </w:div>
    <w:div w:id="1580360516">
      <w:bodyDiv w:val="1"/>
      <w:marLeft w:val="0"/>
      <w:marRight w:val="0"/>
      <w:marTop w:val="0"/>
      <w:marBottom w:val="0"/>
      <w:divBdr>
        <w:top w:val="none" w:sz="0" w:space="0" w:color="auto"/>
        <w:left w:val="none" w:sz="0" w:space="0" w:color="auto"/>
        <w:bottom w:val="none" w:sz="0" w:space="0" w:color="auto"/>
        <w:right w:val="none" w:sz="0" w:space="0" w:color="auto"/>
      </w:divBdr>
    </w:div>
    <w:div w:id="1580363088">
      <w:bodyDiv w:val="1"/>
      <w:marLeft w:val="0"/>
      <w:marRight w:val="0"/>
      <w:marTop w:val="0"/>
      <w:marBottom w:val="0"/>
      <w:divBdr>
        <w:top w:val="none" w:sz="0" w:space="0" w:color="auto"/>
        <w:left w:val="none" w:sz="0" w:space="0" w:color="auto"/>
        <w:bottom w:val="none" w:sz="0" w:space="0" w:color="auto"/>
        <w:right w:val="none" w:sz="0" w:space="0" w:color="auto"/>
      </w:divBdr>
    </w:div>
    <w:div w:id="1580678266">
      <w:bodyDiv w:val="1"/>
      <w:marLeft w:val="0"/>
      <w:marRight w:val="0"/>
      <w:marTop w:val="0"/>
      <w:marBottom w:val="0"/>
      <w:divBdr>
        <w:top w:val="none" w:sz="0" w:space="0" w:color="auto"/>
        <w:left w:val="none" w:sz="0" w:space="0" w:color="auto"/>
        <w:bottom w:val="none" w:sz="0" w:space="0" w:color="auto"/>
        <w:right w:val="none" w:sz="0" w:space="0" w:color="auto"/>
      </w:divBdr>
    </w:div>
    <w:div w:id="1580751954">
      <w:bodyDiv w:val="1"/>
      <w:marLeft w:val="0"/>
      <w:marRight w:val="0"/>
      <w:marTop w:val="0"/>
      <w:marBottom w:val="0"/>
      <w:divBdr>
        <w:top w:val="none" w:sz="0" w:space="0" w:color="auto"/>
        <w:left w:val="none" w:sz="0" w:space="0" w:color="auto"/>
        <w:bottom w:val="none" w:sz="0" w:space="0" w:color="auto"/>
        <w:right w:val="none" w:sz="0" w:space="0" w:color="auto"/>
      </w:divBdr>
    </w:div>
    <w:div w:id="1580822240">
      <w:bodyDiv w:val="1"/>
      <w:marLeft w:val="0"/>
      <w:marRight w:val="0"/>
      <w:marTop w:val="0"/>
      <w:marBottom w:val="0"/>
      <w:divBdr>
        <w:top w:val="none" w:sz="0" w:space="0" w:color="auto"/>
        <w:left w:val="none" w:sz="0" w:space="0" w:color="auto"/>
        <w:bottom w:val="none" w:sz="0" w:space="0" w:color="auto"/>
        <w:right w:val="none" w:sz="0" w:space="0" w:color="auto"/>
      </w:divBdr>
    </w:div>
    <w:div w:id="1580948057">
      <w:bodyDiv w:val="1"/>
      <w:marLeft w:val="0"/>
      <w:marRight w:val="0"/>
      <w:marTop w:val="0"/>
      <w:marBottom w:val="0"/>
      <w:divBdr>
        <w:top w:val="none" w:sz="0" w:space="0" w:color="auto"/>
        <w:left w:val="none" w:sz="0" w:space="0" w:color="auto"/>
        <w:bottom w:val="none" w:sz="0" w:space="0" w:color="auto"/>
        <w:right w:val="none" w:sz="0" w:space="0" w:color="auto"/>
      </w:divBdr>
    </w:div>
    <w:div w:id="1581061389">
      <w:bodyDiv w:val="1"/>
      <w:marLeft w:val="0"/>
      <w:marRight w:val="0"/>
      <w:marTop w:val="0"/>
      <w:marBottom w:val="0"/>
      <w:divBdr>
        <w:top w:val="none" w:sz="0" w:space="0" w:color="auto"/>
        <w:left w:val="none" w:sz="0" w:space="0" w:color="auto"/>
        <w:bottom w:val="none" w:sz="0" w:space="0" w:color="auto"/>
        <w:right w:val="none" w:sz="0" w:space="0" w:color="auto"/>
      </w:divBdr>
    </w:div>
    <w:div w:id="1581328527">
      <w:bodyDiv w:val="1"/>
      <w:marLeft w:val="0"/>
      <w:marRight w:val="0"/>
      <w:marTop w:val="0"/>
      <w:marBottom w:val="0"/>
      <w:divBdr>
        <w:top w:val="none" w:sz="0" w:space="0" w:color="auto"/>
        <w:left w:val="none" w:sz="0" w:space="0" w:color="auto"/>
        <w:bottom w:val="none" w:sz="0" w:space="0" w:color="auto"/>
        <w:right w:val="none" w:sz="0" w:space="0" w:color="auto"/>
      </w:divBdr>
    </w:div>
    <w:div w:id="1581670599">
      <w:bodyDiv w:val="1"/>
      <w:marLeft w:val="0"/>
      <w:marRight w:val="0"/>
      <w:marTop w:val="0"/>
      <w:marBottom w:val="0"/>
      <w:divBdr>
        <w:top w:val="none" w:sz="0" w:space="0" w:color="auto"/>
        <w:left w:val="none" w:sz="0" w:space="0" w:color="auto"/>
        <w:bottom w:val="none" w:sz="0" w:space="0" w:color="auto"/>
        <w:right w:val="none" w:sz="0" w:space="0" w:color="auto"/>
      </w:divBdr>
    </w:div>
    <w:div w:id="1581671910">
      <w:bodyDiv w:val="1"/>
      <w:marLeft w:val="0"/>
      <w:marRight w:val="0"/>
      <w:marTop w:val="0"/>
      <w:marBottom w:val="0"/>
      <w:divBdr>
        <w:top w:val="none" w:sz="0" w:space="0" w:color="auto"/>
        <w:left w:val="none" w:sz="0" w:space="0" w:color="auto"/>
        <w:bottom w:val="none" w:sz="0" w:space="0" w:color="auto"/>
        <w:right w:val="none" w:sz="0" w:space="0" w:color="auto"/>
      </w:divBdr>
    </w:div>
    <w:div w:id="1582058845">
      <w:bodyDiv w:val="1"/>
      <w:marLeft w:val="0"/>
      <w:marRight w:val="0"/>
      <w:marTop w:val="0"/>
      <w:marBottom w:val="0"/>
      <w:divBdr>
        <w:top w:val="none" w:sz="0" w:space="0" w:color="auto"/>
        <w:left w:val="none" w:sz="0" w:space="0" w:color="auto"/>
        <w:bottom w:val="none" w:sz="0" w:space="0" w:color="auto"/>
        <w:right w:val="none" w:sz="0" w:space="0" w:color="auto"/>
      </w:divBdr>
    </w:div>
    <w:div w:id="1582176756">
      <w:bodyDiv w:val="1"/>
      <w:marLeft w:val="0"/>
      <w:marRight w:val="0"/>
      <w:marTop w:val="0"/>
      <w:marBottom w:val="0"/>
      <w:divBdr>
        <w:top w:val="none" w:sz="0" w:space="0" w:color="auto"/>
        <w:left w:val="none" w:sz="0" w:space="0" w:color="auto"/>
        <w:bottom w:val="none" w:sz="0" w:space="0" w:color="auto"/>
        <w:right w:val="none" w:sz="0" w:space="0" w:color="auto"/>
      </w:divBdr>
    </w:div>
    <w:div w:id="1582178608">
      <w:bodyDiv w:val="1"/>
      <w:marLeft w:val="0"/>
      <w:marRight w:val="0"/>
      <w:marTop w:val="0"/>
      <w:marBottom w:val="0"/>
      <w:divBdr>
        <w:top w:val="none" w:sz="0" w:space="0" w:color="auto"/>
        <w:left w:val="none" w:sz="0" w:space="0" w:color="auto"/>
        <w:bottom w:val="none" w:sz="0" w:space="0" w:color="auto"/>
        <w:right w:val="none" w:sz="0" w:space="0" w:color="auto"/>
      </w:divBdr>
    </w:div>
    <w:div w:id="1582181929">
      <w:bodyDiv w:val="1"/>
      <w:marLeft w:val="0"/>
      <w:marRight w:val="0"/>
      <w:marTop w:val="0"/>
      <w:marBottom w:val="0"/>
      <w:divBdr>
        <w:top w:val="none" w:sz="0" w:space="0" w:color="auto"/>
        <w:left w:val="none" w:sz="0" w:space="0" w:color="auto"/>
        <w:bottom w:val="none" w:sz="0" w:space="0" w:color="auto"/>
        <w:right w:val="none" w:sz="0" w:space="0" w:color="auto"/>
      </w:divBdr>
    </w:div>
    <w:div w:id="1582251946">
      <w:bodyDiv w:val="1"/>
      <w:marLeft w:val="0"/>
      <w:marRight w:val="0"/>
      <w:marTop w:val="0"/>
      <w:marBottom w:val="0"/>
      <w:divBdr>
        <w:top w:val="none" w:sz="0" w:space="0" w:color="auto"/>
        <w:left w:val="none" w:sz="0" w:space="0" w:color="auto"/>
        <w:bottom w:val="none" w:sz="0" w:space="0" w:color="auto"/>
        <w:right w:val="none" w:sz="0" w:space="0" w:color="auto"/>
      </w:divBdr>
    </w:div>
    <w:div w:id="1582253390">
      <w:bodyDiv w:val="1"/>
      <w:marLeft w:val="0"/>
      <w:marRight w:val="0"/>
      <w:marTop w:val="0"/>
      <w:marBottom w:val="0"/>
      <w:divBdr>
        <w:top w:val="none" w:sz="0" w:space="0" w:color="auto"/>
        <w:left w:val="none" w:sz="0" w:space="0" w:color="auto"/>
        <w:bottom w:val="none" w:sz="0" w:space="0" w:color="auto"/>
        <w:right w:val="none" w:sz="0" w:space="0" w:color="auto"/>
      </w:divBdr>
    </w:div>
    <w:div w:id="1582332081">
      <w:bodyDiv w:val="1"/>
      <w:marLeft w:val="0"/>
      <w:marRight w:val="0"/>
      <w:marTop w:val="0"/>
      <w:marBottom w:val="0"/>
      <w:divBdr>
        <w:top w:val="none" w:sz="0" w:space="0" w:color="auto"/>
        <w:left w:val="none" w:sz="0" w:space="0" w:color="auto"/>
        <w:bottom w:val="none" w:sz="0" w:space="0" w:color="auto"/>
        <w:right w:val="none" w:sz="0" w:space="0" w:color="auto"/>
      </w:divBdr>
    </w:div>
    <w:div w:id="1582333061">
      <w:bodyDiv w:val="1"/>
      <w:marLeft w:val="0"/>
      <w:marRight w:val="0"/>
      <w:marTop w:val="0"/>
      <w:marBottom w:val="0"/>
      <w:divBdr>
        <w:top w:val="none" w:sz="0" w:space="0" w:color="auto"/>
        <w:left w:val="none" w:sz="0" w:space="0" w:color="auto"/>
        <w:bottom w:val="none" w:sz="0" w:space="0" w:color="auto"/>
        <w:right w:val="none" w:sz="0" w:space="0" w:color="auto"/>
      </w:divBdr>
    </w:div>
    <w:div w:id="1582447939">
      <w:bodyDiv w:val="1"/>
      <w:marLeft w:val="0"/>
      <w:marRight w:val="0"/>
      <w:marTop w:val="0"/>
      <w:marBottom w:val="0"/>
      <w:divBdr>
        <w:top w:val="none" w:sz="0" w:space="0" w:color="auto"/>
        <w:left w:val="none" w:sz="0" w:space="0" w:color="auto"/>
        <w:bottom w:val="none" w:sz="0" w:space="0" w:color="auto"/>
        <w:right w:val="none" w:sz="0" w:space="0" w:color="auto"/>
      </w:divBdr>
    </w:div>
    <w:div w:id="1582451997">
      <w:bodyDiv w:val="1"/>
      <w:marLeft w:val="0"/>
      <w:marRight w:val="0"/>
      <w:marTop w:val="0"/>
      <w:marBottom w:val="0"/>
      <w:divBdr>
        <w:top w:val="none" w:sz="0" w:space="0" w:color="auto"/>
        <w:left w:val="none" w:sz="0" w:space="0" w:color="auto"/>
        <w:bottom w:val="none" w:sz="0" w:space="0" w:color="auto"/>
        <w:right w:val="none" w:sz="0" w:space="0" w:color="auto"/>
      </w:divBdr>
    </w:div>
    <w:div w:id="1582641827">
      <w:bodyDiv w:val="1"/>
      <w:marLeft w:val="0"/>
      <w:marRight w:val="0"/>
      <w:marTop w:val="0"/>
      <w:marBottom w:val="0"/>
      <w:divBdr>
        <w:top w:val="none" w:sz="0" w:space="0" w:color="auto"/>
        <w:left w:val="none" w:sz="0" w:space="0" w:color="auto"/>
        <w:bottom w:val="none" w:sz="0" w:space="0" w:color="auto"/>
        <w:right w:val="none" w:sz="0" w:space="0" w:color="auto"/>
      </w:divBdr>
    </w:div>
    <w:div w:id="1582716458">
      <w:bodyDiv w:val="1"/>
      <w:marLeft w:val="0"/>
      <w:marRight w:val="0"/>
      <w:marTop w:val="0"/>
      <w:marBottom w:val="0"/>
      <w:divBdr>
        <w:top w:val="none" w:sz="0" w:space="0" w:color="auto"/>
        <w:left w:val="none" w:sz="0" w:space="0" w:color="auto"/>
        <w:bottom w:val="none" w:sz="0" w:space="0" w:color="auto"/>
        <w:right w:val="none" w:sz="0" w:space="0" w:color="auto"/>
      </w:divBdr>
    </w:div>
    <w:div w:id="1582984188">
      <w:bodyDiv w:val="1"/>
      <w:marLeft w:val="0"/>
      <w:marRight w:val="0"/>
      <w:marTop w:val="0"/>
      <w:marBottom w:val="0"/>
      <w:divBdr>
        <w:top w:val="none" w:sz="0" w:space="0" w:color="auto"/>
        <w:left w:val="none" w:sz="0" w:space="0" w:color="auto"/>
        <w:bottom w:val="none" w:sz="0" w:space="0" w:color="auto"/>
        <w:right w:val="none" w:sz="0" w:space="0" w:color="auto"/>
      </w:divBdr>
    </w:div>
    <w:div w:id="1582985770">
      <w:bodyDiv w:val="1"/>
      <w:marLeft w:val="0"/>
      <w:marRight w:val="0"/>
      <w:marTop w:val="0"/>
      <w:marBottom w:val="0"/>
      <w:divBdr>
        <w:top w:val="none" w:sz="0" w:space="0" w:color="auto"/>
        <w:left w:val="none" w:sz="0" w:space="0" w:color="auto"/>
        <w:bottom w:val="none" w:sz="0" w:space="0" w:color="auto"/>
        <w:right w:val="none" w:sz="0" w:space="0" w:color="auto"/>
      </w:divBdr>
    </w:div>
    <w:div w:id="1583022212">
      <w:bodyDiv w:val="1"/>
      <w:marLeft w:val="0"/>
      <w:marRight w:val="0"/>
      <w:marTop w:val="0"/>
      <w:marBottom w:val="0"/>
      <w:divBdr>
        <w:top w:val="none" w:sz="0" w:space="0" w:color="auto"/>
        <w:left w:val="none" w:sz="0" w:space="0" w:color="auto"/>
        <w:bottom w:val="none" w:sz="0" w:space="0" w:color="auto"/>
        <w:right w:val="none" w:sz="0" w:space="0" w:color="auto"/>
      </w:divBdr>
    </w:div>
    <w:div w:id="1583023300">
      <w:bodyDiv w:val="1"/>
      <w:marLeft w:val="0"/>
      <w:marRight w:val="0"/>
      <w:marTop w:val="0"/>
      <w:marBottom w:val="0"/>
      <w:divBdr>
        <w:top w:val="none" w:sz="0" w:space="0" w:color="auto"/>
        <w:left w:val="none" w:sz="0" w:space="0" w:color="auto"/>
        <w:bottom w:val="none" w:sz="0" w:space="0" w:color="auto"/>
        <w:right w:val="none" w:sz="0" w:space="0" w:color="auto"/>
      </w:divBdr>
    </w:div>
    <w:div w:id="1583370557">
      <w:bodyDiv w:val="1"/>
      <w:marLeft w:val="0"/>
      <w:marRight w:val="0"/>
      <w:marTop w:val="0"/>
      <w:marBottom w:val="0"/>
      <w:divBdr>
        <w:top w:val="none" w:sz="0" w:space="0" w:color="auto"/>
        <w:left w:val="none" w:sz="0" w:space="0" w:color="auto"/>
        <w:bottom w:val="none" w:sz="0" w:space="0" w:color="auto"/>
        <w:right w:val="none" w:sz="0" w:space="0" w:color="auto"/>
      </w:divBdr>
    </w:div>
    <w:div w:id="1583372508">
      <w:bodyDiv w:val="1"/>
      <w:marLeft w:val="0"/>
      <w:marRight w:val="0"/>
      <w:marTop w:val="0"/>
      <w:marBottom w:val="0"/>
      <w:divBdr>
        <w:top w:val="none" w:sz="0" w:space="0" w:color="auto"/>
        <w:left w:val="none" w:sz="0" w:space="0" w:color="auto"/>
        <w:bottom w:val="none" w:sz="0" w:space="0" w:color="auto"/>
        <w:right w:val="none" w:sz="0" w:space="0" w:color="auto"/>
      </w:divBdr>
    </w:div>
    <w:div w:id="1584336993">
      <w:bodyDiv w:val="1"/>
      <w:marLeft w:val="0"/>
      <w:marRight w:val="0"/>
      <w:marTop w:val="0"/>
      <w:marBottom w:val="0"/>
      <w:divBdr>
        <w:top w:val="none" w:sz="0" w:space="0" w:color="auto"/>
        <w:left w:val="none" w:sz="0" w:space="0" w:color="auto"/>
        <w:bottom w:val="none" w:sz="0" w:space="0" w:color="auto"/>
        <w:right w:val="none" w:sz="0" w:space="0" w:color="auto"/>
      </w:divBdr>
    </w:div>
    <w:div w:id="1584408327">
      <w:bodyDiv w:val="1"/>
      <w:marLeft w:val="0"/>
      <w:marRight w:val="0"/>
      <w:marTop w:val="0"/>
      <w:marBottom w:val="0"/>
      <w:divBdr>
        <w:top w:val="none" w:sz="0" w:space="0" w:color="auto"/>
        <w:left w:val="none" w:sz="0" w:space="0" w:color="auto"/>
        <w:bottom w:val="none" w:sz="0" w:space="0" w:color="auto"/>
        <w:right w:val="none" w:sz="0" w:space="0" w:color="auto"/>
      </w:divBdr>
    </w:div>
    <w:div w:id="1584529929">
      <w:bodyDiv w:val="1"/>
      <w:marLeft w:val="0"/>
      <w:marRight w:val="0"/>
      <w:marTop w:val="0"/>
      <w:marBottom w:val="0"/>
      <w:divBdr>
        <w:top w:val="none" w:sz="0" w:space="0" w:color="auto"/>
        <w:left w:val="none" w:sz="0" w:space="0" w:color="auto"/>
        <w:bottom w:val="none" w:sz="0" w:space="0" w:color="auto"/>
        <w:right w:val="none" w:sz="0" w:space="0" w:color="auto"/>
      </w:divBdr>
    </w:div>
    <w:div w:id="1584533392">
      <w:bodyDiv w:val="1"/>
      <w:marLeft w:val="0"/>
      <w:marRight w:val="0"/>
      <w:marTop w:val="0"/>
      <w:marBottom w:val="0"/>
      <w:divBdr>
        <w:top w:val="none" w:sz="0" w:space="0" w:color="auto"/>
        <w:left w:val="none" w:sz="0" w:space="0" w:color="auto"/>
        <w:bottom w:val="none" w:sz="0" w:space="0" w:color="auto"/>
        <w:right w:val="none" w:sz="0" w:space="0" w:color="auto"/>
      </w:divBdr>
    </w:div>
    <w:div w:id="1584608004">
      <w:bodyDiv w:val="1"/>
      <w:marLeft w:val="0"/>
      <w:marRight w:val="0"/>
      <w:marTop w:val="0"/>
      <w:marBottom w:val="0"/>
      <w:divBdr>
        <w:top w:val="none" w:sz="0" w:space="0" w:color="auto"/>
        <w:left w:val="none" w:sz="0" w:space="0" w:color="auto"/>
        <w:bottom w:val="none" w:sz="0" w:space="0" w:color="auto"/>
        <w:right w:val="none" w:sz="0" w:space="0" w:color="auto"/>
      </w:divBdr>
    </w:div>
    <w:div w:id="1584952863">
      <w:bodyDiv w:val="1"/>
      <w:marLeft w:val="0"/>
      <w:marRight w:val="0"/>
      <w:marTop w:val="0"/>
      <w:marBottom w:val="0"/>
      <w:divBdr>
        <w:top w:val="none" w:sz="0" w:space="0" w:color="auto"/>
        <w:left w:val="none" w:sz="0" w:space="0" w:color="auto"/>
        <w:bottom w:val="none" w:sz="0" w:space="0" w:color="auto"/>
        <w:right w:val="none" w:sz="0" w:space="0" w:color="auto"/>
      </w:divBdr>
    </w:div>
    <w:div w:id="1585652126">
      <w:bodyDiv w:val="1"/>
      <w:marLeft w:val="0"/>
      <w:marRight w:val="0"/>
      <w:marTop w:val="0"/>
      <w:marBottom w:val="0"/>
      <w:divBdr>
        <w:top w:val="none" w:sz="0" w:space="0" w:color="auto"/>
        <w:left w:val="none" w:sz="0" w:space="0" w:color="auto"/>
        <w:bottom w:val="none" w:sz="0" w:space="0" w:color="auto"/>
        <w:right w:val="none" w:sz="0" w:space="0" w:color="auto"/>
      </w:divBdr>
    </w:div>
    <w:div w:id="1585798525">
      <w:bodyDiv w:val="1"/>
      <w:marLeft w:val="0"/>
      <w:marRight w:val="0"/>
      <w:marTop w:val="0"/>
      <w:marBottom w:val="0"/>
      <w:divBdr>
        <w:top w:val="none" w:sz="0" w:space="0" w:color="auto"/>
        <w:left w:val="none" w:sz="0" w:space="0" w:color="auto"/>
        <w:bottom w:val="none" w:sz="0" w:space="0" w:color="auto"/>
        <w:right w:val="none" w:sz="0" w:space="0" w:color="auto"/>
      </w:divBdr>
    </w:div>
    <w:div w:id="1585921350">
      <w:bodyDiv w:val="1"/>
      <w:marLeft w:val="0"/>
      <w:marRight w:val="0"/>
      <w:marTop w:val="0"/>
      <w:marBottom w:val="0"/>
      <w:divBdr>
        <w:top w:val="none" w:sz="0" w:space="0" w:color="auto"/>
        <w:left w:val="none" w:sz="0" w:space="0" w:color="auto"/>
        <w:bottom w:val="none" w:sz="0" w:space="0" w:color="auto"/>
        <w:right w:val="none" w:sz="0" w:space="0" w:color="auto"/>
      </w:divBdr>
    </w:div>
    <w:div w:id="1586264267">
      <w:bodyDiv w:val="1"/>
      <w:marLeft w:val="0"/>
      <w:marRight w:val="0"/>
      <w:marTop w:val="0"/>
      <w:marBottom w:val="0"/>
      <w:divBdr>
        <w:top w:val="none" w:sz="0" w:space="0" w:color="auto"/>
        <w:left w:val="none" w:sz="0" w:space="0" w:color="auto"/>
        <w:bottom w:val="none" w:sz="0" w:space="0" w:color="auto"/>
        <w:right w:val="none" w:sz="0" w:space="0" w:color="auto"/>
      </w:divBdr>
    </w:div>
    <w:div w:id="1586299713">
      <w:bodyDiv w:val="1"/>
      <w:marLeft w:val="0"/>
      <w:marRight w:val="0"/>
      <w:marTop w:val="0"/>
      <w:marBottom w:val="0"/>
      <w:divBdr>
        <w:top w:val="none" w:sz="0" w:space="0" w:color="auto"/>
        <w:left w:val="none" w:sz="0" w:space="0" w:color="auto"/>
        <w:bottom w:val="none" w:sz="0" w:space="0" w:color="auto"/>
        <w:right w:val="none" w:sz="0" w:space="0" w:color="auto"/>
      </w:divBdr>
    </w:div>
    <w:div w:id="1586304885">
      <w:bodyDiv w:val="1"/>
      <w:marLeft w:val="0"/>
      <w:marRight w:val="0"/>
      <w:marTop w:val="0"/>
      <w:marBottom w:val="0"/>
      <w:divBdr>
        <w:top w:val="none" w:sz="0" w:space="0" w:color="auto"/>
        <w:left w:val="none" w:sz="0" w:space="0" w:color="auto"/>
        <w:bottom w:val="none" w:sz="0" w:space="0" w:color="auto"/>
        <w:right w:val="none" w:sz="0" w:space="0" w:color="auto"/>
      </w:divBdr>
    </w:div>
    <w:div w:id="1586526541">
      <w:bodyDiv w:val="1"/>
      <w:marLeft w:val="0"/>
      <w:marRight w:val="0"/>
      <w:marTop w:val="0"/>
      <w:marBottom w:val="0"/>
      <w:divBdr>
        <w:top w:val="none" w:sz="0" w:space="0" w:color="auto"/>
        <w:left w:val="none" w:sz="0" w:space="0" w:color="auto"/>
        <w:bottom w:val="none" w:sz="0" w:space="0" w:color="auto"/>
        <w:right w:val="none" w:sz="0" w:space="0" w:color="auto"/>
      </w:divBdr>
    </w:div>
    <w:div w:id="1586651392">
      <w:bodyDiv w:val="1"/>
      <w:marLeft w:val="0"/>
      <w:marRight w:val="0"/>
      <w:marTop w:val="0"/>
      <w:marBottom w:val="0"/>
      <w:divBdr>
        <w:top w:val="none" w:sz="0" w:space="0" w:color="auto"/>
        <w:left w:val="none" w:sz="0" w:space="0" w:color="auto"/>
        <w:bottom w:val="none" w:sz="0" w:space="0" w:color="auto"/>
        <w:right w:val="none" w:sz="0" w:space="0" w:color="auto"/>
      </w:divBdr>
    </w:div>
    <w:div w:id="1586721307">
      <w:bodyDiv w:val="1"/>
      <w:marLeft w:val="0"/>
      <w:marRight w:val="0"/>
      <w:marTop w:val="0"/>
      <w:marBottom w:val="0"/>
      <w:divBdr>
        <w:top w:val="none" w:sz="0" w:space="0" w:color="auto"/>
        <w:left w:val="none" w:sz="0" w:space="0" w:color="auto"/>
        <w:bottom w:val="none" w:sz="0" w:space="0" w:color="auto"/>
        <w:right w:val="none" w:sz="0" w:space="0" w:color="auto"/>
      </w:divBdr>
    </w:div>
    <w:div w:id="1586763890">
      <w:bodyDiv w:val="1"/>
      <w:marLeft w:val="0"/>
      <w:marRight w:val="0"/>
      <w:marTop w:val="0"/>
      <w:marBottom w:val="0"/>
      <w:divBdr>
        <w:top w:val="none" w:sz="0" w:space="0" w:color="auto"/>
        <w:left w:val="none" w:sz="0" w:space="0" w:color="auto"/>
        <w:bottom w:val="none" w:sz="0" w:space="0" w:color="auto"/>
        <w:right w:val="none" w:sz="0" w:space="0" w:color="auto"/>
      </w:divBdr>
    </w:div>
    <w:div w:id="1586915206">
      <w:bodyDiv w:val="1"/>
      <w:marLeft w:val="0"/>
      <w:marRight w:val="0"/>
      <w:marTop w:val="0"/>
      <w:marBottom w:val="0"/>
      <w:divBdr>
        <w:top w:val="none" w:sz="0" w:space="0" w:color="auto"/>
        <w:left w:val="none" w:sz="0" w:space="0" w:color="auto"/>
        <w:bottom w:val="none" w:sz="0" w:space="0" w:color="auto"/>
        <w:right w:val="none" w:sz="0" w:space="0" w:color="auto"/>
      </w:divBdr>
    </w:div>
    <w:div w:id="1586919727">
      <w:bodyDiv w:val="1"/>
      <w:marLeft w:val="0"/>
      <w:marRight w:val="0"/>
      <w:marTop w:val="0"/>
      <w:marBottom w:val="0"/>
      <w:divBdr>
        <w:top w:val="none" w:sz="0" w:space="0" w:color="auto"/>
        <w:left w:val="none" w:sz="0" w:space="0" w:color="auto"/>
        <w:bottom w:val="none" w:sz="0" w:space="0" w:color="auto"/>
        <w:right w:val="none" w:sz="0" w:space="0" w:color="auto"/>
      </w:divBdr>
    </w:div>
    <w:div w:id="1587302718">
      <w:bodyDiv w:val="1"/>
      <w:marLeft w:val="0"/>
      <w:marRight w:val="0"/>
      <w:marTop w:val="0"/>
      <w:marBottom w:val="0"/>
      <w:divBdr>
        <w:top w:val="none" w:sz="0" w:space="0" w:color="auto"/>
        <w:left w:val="none" w:sz="0" w:space="0" w:color="auto"/>
        <w:bottom w:val="none" w:sz="0" w:space="0" w:color="auto"/>
        <w:right w:val="none" w:sz="0" w:space="0" w:color="auto"/>
      </w:divBdr>
    </w:div>
    <w:div w:id="1587492348">
      <w:bodyDiv w:val="1"/>
      <w:marLeft w:val="0"/>
      <w:marRight w:val="0"/>
      <w:marTop w:val="0"/>
      <w:marBottom w:val="0"/>
      <w:divBdr>
        <w:top w:val="none" w:sz="0" w:space="0" w:color="auto"/>
        <w:left w:val="none" w:sz="0" w:space="0" w:color="auto"/>
        <w:bottom w:val="none" w:sz="0" w:space="0" w:color="auto"/>
        <w:right w:val="none" w:sz="0" w:space="0" w:color="auto"/>
      </w:divBdr>
    </w:div>
    <w:div w:id="1587574088">
      <w:bodyDiv w:val="1"/>
      <w:marLeft w:val="0"/>
      <w:marRight w:val="0"/>
      <w:marTop w:val="0"/>
      <w:marBottom w:val="0"/>
      <w:divBdr>
        <w:top w:val="none" w:sz="0" w:space="0" w:color="auto"/>
        <w:left w:val="none" w:sz="0" w:space="0" w:color="auto"/>
        <w:bottom w:val="none" w:sz="0" w:space="0" w:color="auto"/>
        <w:right w:val="none" w:sz="0" w:space="0" w:color="auto"/>
      </w:divBdr>
    </w:div>
    <w:div w:id="1587615036">
      <w:bodyDiv w:val="1"/>
      <w:marLeft w:val="0"/>
      <w:marRight w:val="0"/>
      <w:marTop w:val="0"/>
      <w:marBottom w:val="0"/>
      <w:divBdr>
        <w:top w:val="none" w:sz="0" w:space="0" w:color="auto"/>
        <w:left w:val="none" w:sz="0" w:space="0" w:color="auto"/>
        <w:bottom w:val="none" w:sz="0" w:space="0" w:color="auto"/>
        <w:right w:val="none" w:sz="0" w:space="0" w:color="auto"/>
      </w:divBdr>
    </w:div>
    <w:div w:id="1587881999">
      <w:bodyDiv w:val="1"/>
      <w:marLeft w:val="0"/>
      <w:marRight w:val="0"/>
      <w:marTop w:val="0"/>
      <w:marBottom w:val="0"/>
      <w:divBdr>
        <w:top w:val="none" w:sz="0" w:space="0" w:color="auto"/>
        <w:left w:val="none" w:sz="0" w:space="0" w:color="auto"/>
        <w:bottom w:val="none" w:sz="0" w:space="0" w:color="auto"/>
        <w:right w:val="none" w:sz="0" w:space="0" w:color="auto"/>
      </w:divBdr>
    </w:div>
    <w:div w:id="1587882321">
      <w:bodyDiv w:val="1"/>
      <w:marLeft w:val="0"/>
      <w:marRight w:val="0"/>
      <w:marTop w:val="0"/>
      <w:marBottom w:val="0"/>
      <w:divBdr>
        <w:top w:val="none" w:sz="0" w:space="0" w:color="auto"/>
        <w:left w:val="none" w:sz="0" w:space="0" w:color="auto"/>
        <w:bottom w:val="none" w:sz="0" w:space="0" w:color="auto"/>
        <w:right w:val="none" w:sz="0" w:space="0" w:color="auto"/>
      </w:divBdr>
    </w:div>
    <w:div w:id="1588075340">
      <w:bodyDiv w:val="1"/>
      <w:marLeft w:val="0"/>
      <w:marRight w:val="0"/>
      <w:marTop w:val="0"/>
      <w:marBottom w:val="0"/>
      <w:divBdr>
        <w:top w:val="none" w:sz="0" w:space="0" w:color="auto"/>
        <w:left w:val="none" w:sz="0" w:space="0" w:color="auto"/>
        <w:bottom w:val="none" w:sz="0" w:space="0" w:color="auto"/>
        <w:right w:val="none" w:sz="0" w:space="0" w:color="auto"/>
      </w:divBdr>
    </w:div>
    <w:div w:id="1588269279">
      <w:bodyDiv w:val="1"/>
      <w:marLeft w:val="0"/>
      <w:marRight w:val="0"/>
      <w:marTop w:val="0"/>
      <w:marBottom w:val="0"/>
      <w:divBdr>
        <w:top w:val="none" w:sz="0" w:space="0" w:color="auto"/>
        <w:left w:val="none" w:sz="0" w:space="0" w:color="auto"/>
        <w:bottom w:val="none" w:sz="0" w:space="0" w:color="auto"/>
        <w:right w:val="none" w:sz="0" w:space="0" w:color="auto"/>
      </w:divBdr>
    </w:div>
    <w:div w:id="1588419817">
      <w:bodyDiv w:val="1"/>
      <w:marLeft w:val="0"/>
      <w:marRight w:val="0"/>
      <w:marTop w:val="0"/>
      <w:marBottom w:val="0"/>
      <w:divBdr>
        <w:top w:val="none" w:sz="0" w:space="0" w:color="auto"/>
        <w:left w:val="none" w:sz="0" w:space="0" w:color="auto"/>
        <w:bottom w:val="none" w:sz="0" w:space="0" w:color="auto"/>
        <w:right w:val="none" w:sz="0" w:space="0" w:color="auto"/>
      </w:divBdr>
    </w:div>
    <w:div w:id="1588684861">
      <w:bodyDiv w:val="1"/>
      <w:marLeft w:val="0"/>
      <w:marRight w:val="0"/>
      <w:marTop w:val="0"/>
      <w:marBottom w:val="0"/>
      <w:divBdr>
        <w:top w:val="none" w:sz="0" w:space="0" w:color="auto"/>
        <w:left w:val="none" w:sz="0" w:space="0" w:color="auto"/>
        <w:bottom w:val="none" w:sz="0" w:space="0" w:color="auto"/>
        <w:right w:val="none" w:sz="0" w:space="0" w:color="auto"/>
      </w:divBdr>
    </w:div>
    <w:div w:id="1588805896">
      <w:bodyDiv w:val="1"/>
      <w:marLeft w:val="0"/>
      <w:marRight w:val="0"/>
      <w:marTop w:val="0"/>
      <w:marBottom w:val="0"/>
      <w:divBdr>
        <w:top w:val="none" w:sz="0" w:space="0" w:color="auto"/>
        <w:left w:val="none" w:sz="0" w:space="0" w:color="auto"/>
        <w:bottom w:val="none" w:sz="0" w:space="0" w:color="auto"/>
        <w:right w:val="none" w:sz="0" w:space="0" w:color="auto"/>
      </w:divBdr>
    </w:div>
    <w:div w:id="1588922475">
      <w:bodyDiv w:val="1"/>
      <w:marLeft w:val="0"/>
      <w:marRight w:val="0"/>
      <w:marTop w:val="0"/>
      <w:marBottom w:val="0"/>
      <w:divBdr>
        <w:top w:val="none" w:sz="0" w:space="0" w:color="auto"/>
        <w:left w:val="none" w:sz="0" w:space="0" w:color="auto"/>
        <w:bottom w:val="none" w:sz="0" w:space="0" w:color="auto"/>
        <w:right w:val="none" w:sz="0" w:space="0" w:color="auto"/>
      </w:divBdr>
    </w:div>
    <w:div w:id="1589074764">
      <w:bodyDiv w:val="1"/>
      <w:marLeft w:val="0"/>
      <w:marRight w:val="0"/>
      <w:marTop w:val="0"/>
      <w:marBottom w:val="0"/>
      <w:divBdr>
        <w:top w:val="none" w:sz="0" w:space="0" w:color="auto"/>
        <w:left w:val="none" w:sz="0" w:space="0" w:color="auto"/>
        <w:bottom w:val="none" w:sz="0" w:space="0" w:color="auto"/>
        <w:right w:val="none" w:sz="0" w:space="0" w:color="auto"/>
      </w:divBdr>
    </w:div>
    <w:div w:id="1589263953">
      <w:bodyDiv w:val="1"/>
      <w:marLeft w:val="0"/>
      <w:marRight w:val="0"/>
      <w:marTop w:val="0"/>
      <w:marBottom w:val="0"/>
      <w:divBdr>
        <w:top w:val="none" w:sz="0" w:space="0" w:color="auto"/>
        <w:left w:val="none" w:sz="0" w:space="0" w:color="auto"/>
        <w:bottom w:val="none" w:sz="0" w:space="0" w:color="auto"/>
        <w:right w:val="none" w:sz="0" w:space="0" w:color="auto"/>
      </w:divBdr>
    </w:div>
    <w:div w:id="1589315894">
      <w:bodyDiv w:val="1"/>
      <w:marLeft w:val="0"/>
      <w:marRight w:val="0"/>
      <w:marTop w:val="0"/>
      <w:marBottom w:val="0"/>
      <w:divBdr>
        <w:top w:val="none" w:sz="0" w:space="0" w:color="auto"/>
        <w:left w:val="none" w:sz="0" w:space="0" w:color="auto"/>
        <w:bottom w:val="none" w:sz="0" w:space="0" w:color="auto"/>
        <w:right w:val="none" w:sz="0" w:space="0" w:color="auto"/>
      </w:divBdr>
    </w:div>
    <w:div w:id="1589390528">
      <w:bodyDiv w:val="1"/>
      <w:marLeft w:val="0"/>
      <w:marRight w:val="0"/>
      <w:marTop w:val="0"/>
      <w:marBottom w:val="0"/>
      <w:divBdr>
        <w:top w:val="none" w:sz="0" w:space="0" w:color="auto"/>
        <w:left w:val="none" w:sz="0" w:space="0" w:color="auto"/>
        <w:bottom w:val="none" w:sz="0" w:space="0" w:color="auto"/>
        <w:right w:val="none" w:sz="0" w:space="0" w:color="auto"/>
      </w:divBdr>
    </w:div>
    <w:div w:id="1589846780">
      <w:bodyDiv w:val="1"/>
      <w:marLeft w:val="0"/>
      <w:marRight w:val="0"/>
      <w:marTop w:val="0"/>
      <w:marBottom w:val="0"/>
      <w:divBdr>
        <w:top w:val="none" w:sz="0" w:space="0" w:color="auto"/>
        <w:left w:val="none" w:sz="0" w:space="0" w:color="auto"/>
        <w:bottom w:val="none" w:sz="0" w:space="0" w:color="auto"/>
        <w:right w:val="none" w:sz="0" w:space="0" w:color="auto"/>
      </w:divBdr>
    </w:div>
    <w:div w:id="1589848846">
      <w:bodyDiv w:val="1"/>
      <w:marLeft w:val="0"/>
      <w:marRight w:val="0"/>
      <w:marTop w:val="0"/>
      <w:marBottom w:val="0"/>
      <w:divBdr>
        <w:top w:val="none" w:sz="0" w:space="0" w:color="auto"/>
        <w:left w:val="none" w:sz="0" w:space="0" w:color="auto"/>
        <w:bottom w:val="none" w:sz="0" w:space="0" w:color="auto"/>
        <w:right w:val="none" w:sz="0" w:space="0" w:color="auto"/>
      </w:divBdr>
    </w:div>
    <w:div w:id="1590116901">
      <w:bodyDiv w:val="1"/>
      <w:marLeft w:val="0"/>
      <w:marRight w:val="0"/>
      <w:marTop w:val="0"/>
      <w:marBottom w:val="0"/>
      <w:divBdr>
        <w:top w:val="none" w:sz="0" w:space="0" w:color="auto"/>
        <w:left w:val="none" w:sz="0" w:space="0" w:color="auto"/>
        <w:bottom w:val="none" w:sz="0" w:space="0" w:color="auto"/>
        <w:right w:val="none" w:sz="0" w:space="0" w:color="auto"/>
      </w:divBdr>
    </w:div>
    <w:div w:id="1590195946">
      <w:bodyDiv w:val="1"/>
      <w:marLeft w:val="0"/>
      <w:marRight w:val="0"/>
      <w:marTop w:val="0"/>
      <w:marBottom w:val="0"/>
      <w:divBdr>
        <w:top w:val="none" w:sz="0" w:space="0" w:color="auto"/>
        <w:left w:val="none" w:sz="0" w:space="0" w:color="auto"/>
        <w:bottom w:val="none" w:sz="0" w:space="0" w:color="auto"/>
        <w:right w:val="none" w:sz="0" w:space="0" w:color="auto"/>
      </w:divBdr>
    </w:div>
    <w:div w:id="1590507087">
      <w:bodyDiv w:val="1"/>
      <w:marLeft w:val="0"/>
      <w:marRight w:val="0"/>
      <w:marTop w:val="0"/>
      <w:marBottom w:val="0"/>
      <w:divBdr>
        <w:top w:val="none" w:sz="0" w:space="0" w:color="auto"/>
        <w:left w:val="none" w:sz="0" w:space="0" w:color="auto"/>
        <w:bottom w:val="none" w:sz="0" w:space="0" w:color="auto"/>
        <w:right w:val="none" w:sz="0" w:space="0" w:color="auto"/>
      </w:divBdr>
    </w:div>
    <w:div w:id="1591160280">
      <w:bodyDiv w:val="1"/>
      <w:marLeft w:val="0"/>
      <w:marRight w:val="0"/>
      <w:marTop w:val="0"/>
      <w:marBottom w:val="0"/>
      <w:divBdr>
        <w:top w:val="none" w:sz="0" w:space="0" w:color="auto"/>
        <w:left w:val="none" w:sz="0" w:space="0" w:color="auto"/>
        <w:bottom w:val="none" w:sz="0" w:space="0" w:color="auto"/>
        <w:right w:val="none" w:sz="0" w:space="0" w:color="auto"/>
      </w:divBdr>
    </w:div>
    <w:div w:id="1591162502">
      <w:bodyDiv w:val="1"/>
      <w:marLeft w:val="0"/>
      <w:marRight w:val="0"/>
      <w:marTop w:val="0"/>
      <w:marBottom w:val="0"/>
      <w:divBdr>
        <w:top w:val="none" w:sz="0" w:space="0" w:color="auto"/>
        <w:left w:val="none" w:sz="0" w:space="0" w:color="auto"/>
        <w:bottom w:val="none" w:sz="0" w:space="0" w:color="auto"/>
        <w:right w:val="none" w:sz="0" w:space="0" w:color="auto"/>
      </w:divBdr>
    </w:div>
    <w:div w:id="1591238326">
      <w:bodyDiv w:val="1"/>
      <w:marLeft w:val="0"/>
      <w:marRight w:val="0"/>
      <w:marTop w:val="0"/>
      <w:marBottom w:val="0"/>
      <w:divBdr>
        <w:top w:val="none" w:sz="0" w:space="0" w:color="auto"/>
        <w:left w:val="none" w:sz="0" w:space="0" w:color="auto"/>
        <w:bottom w:val="none" w:sz="0" w:space="0" w:color="auto"/>
        <w:right w:val="none" w:sz="0" w:space="0" w:color="auto"/>
      </w:divBdr>
    </w:div>
    <w:div w:id="1591348446">
      <w:bodyDiv w:val="1"/>
      <w:marLeft w:val="0"/>
      <w:marRight w:val="0"/>
      <w:marTop w:val="0"/>
      <w:marBottom w:val="0"/>
      <w:divBdr>
        <w:top w:val="none" w:sz="0" w:space="0" w:color="auto"/>
        <w:left w:val="none" w:sz="0" w:space="0" w:color="auto"/>
        <w:bottom w:val="none" w:sz="0" w:space="0" w:color="auto"/>
        <w:right w:val="none" w:sz="0" w:space="0" w:color="auto"/>
      </w:divBdr>
    </w:div>
    <w:div w:id="1591498579">
      <w:bodyDiv w:val="1"/>
      <w:marLeft w:val="0"/>
      <w:marRight w:val="0"/>
      <w:marTop w:val="0"/>
      <w:marBottom w:val="0"/>
      <w:divBdr>
        <w:top w:val="none" w:sz="0" w:space="0" w:color="auto"/>
        <w:left w:val="none" w:sz="0" w:space="0" w:color="auto"/>
        <w:bottom w:val="none" w:sz="0" w:space="0" w:color="auto"/>
        <w:right w:val="none" w:sz="0" w:space="0" w:color="auto"/>
      </w:divBdr>
    </w:div>
    <w:div w:id="1591544908">
      <w:bodyDiv w:val="1"/>
      <w:marLeft w:val="0"/>
      <w:marRight w:val="0"/>
      <w:marTop w:val="0"/>
      <w:marBottom w:val="0"/>
      <w:divBdr>
        <w:top w:val="none" w:sz="0" w:space="0" w:color="auto"/>
        <w:left w:val="none" w:sz="0" w:space="0" w:color="auto"/>
        <w:bottom w:val="none" w:sz="0" w:space="0" w:color="auto"/>
        <w:right w:val="none" w:sz="0" w:space="0" w:color="auto"/>
      </w:divBdr>
    </w:div>
    <w:div w:id="1591619633">
      <w:bodyDiv w:val="1"/>
      <w:marLeft w:val="0"/>
      <w:marRight w:val="0"/>
      <w:marTop w:val="0"/>
      <w:marBottom w:val="0"/>
      <w:divBdr>
        <w:top w:val="none" w:sz="0" w:space="0" w:color="auto"/>
        <w:left w:val="none" w:sz="0" w:space="0" w:color="auto"/>
        <w:bottom w:val="none" w:sz="0" w:space="0" w:color="auto"/>
        <w:right w:val="none" w:sz="0" w:space="0" w:color="auto"/>
      </w:divBdr>
    </w:div>
    <w:div w:id="1591695661">
      <w:bodyDiv w:val="1"/>
      <w:marLeft w:val="0"/>
      <w:marRight w:val="0"/>
      <w:marTop w:val="0"/>
      <w:marBottom w:val="0"/>
      <w:divBdr>
        <w:top w:val="none" w:sz="0" w:space="0" w:color="auto"/>
        <w:left w:val="none" w:sz="0" w:space="0" w:color="auto"/>
        <w:bottom w:val="none" w:sz="0" w:space="0" w:color="auto"/>
        <w:right w:val="none" w:sz="0" w:space="0" w:color="auto"/>
      </w:divBdr>
    </w:div>
    <w:div w:id="1591700264">
      <w:bodyDiv w:val="1"/>
      <w:marLeft w:val="0"/>
      <w:marRight w:val="0"/>
      <w:marTop w:val="0"/>
      <w:marBottom w:val="0"/>
      <w:divBdr>
        <w:top w:val="none" w:sz="0" w:space="0" w:color="auto"/>
        <w:left w:val="none" w:sz="0" w:space="0" w:color="auto"/>
        <w:bottom w:val="none" w:sz="0" w:space="0" w:color="auto"/>
        <w:right w:val="none" w:sz="0" w:space="0" w:color="auto"/>
      </w:divBdr>
    </w:div>
    <w:div w:id="1591892001">
      <w:bodyDiv w:val="1"/>
      <w:marLeft w:val="0"/>
      <w:marRight w:val="0"/>
      <w:marTop w:val="0"/>
      <w:marBottom w:val="0"/>
      <w:divBdr>
        <w:top w:val="none" w:sz="0" w:space="0" w:color="auto"/>
        <w:left w:val="none" w:sz="0" w:space="0" w:color="auto"/>
        <w:bottom w:val="none" w:sz="0" w:space="0" w:color="auto"/>
        <w:right w:val="none" w:sz="0" w:space="0" w:color="auto"/>
      </w:divBdr>
    </w:div>
    <w:div w:id="1592005492">
      <w:bodyDiv w:val="1"/>
      <w:marLeft w:val="0"/>
      <w:marRight w:val="0"/>
      <w:marTop w:val="0"/>
      <w:marBottom w:val="0"/>
      <w:divBdr>
        <w:top w:val="none" w:sz="0" w:space="0" w:color="auto"/>
        <w:left w:val="none" w:sz="0" w:space="0" w:color="auto"/>
        <w:bottom w:val="none" w:sz="0" w:space="0" w:color="auto"/>
        <w:right w:val="none" w:sz="0" w:space="0" w:color="auto"/>
      </w:divBdr>
    </w:div>
    <w:div w:id="1592085954">
      <w:bodyDiv w:val="1"/>
      <w:marLeft w:val="0"/>
      <w:marRight w:val="0"/>
      <w:marTop w:val="0"/>
      <w:marBottom w:val="0"/>
      <w:divBdr>
        <w:top w:val="none" w:sz="0" w:space="0" w:color="auto"/>
        <w:left w:val="none" w:sz="0" w:space="0" w:color="auto"/>
        <w:bottom w:val="none" w:sz="0" w:space="0" w:color="auto"/>
        <w:right w:val="none" w:sz="0" w:space="0" w:color="auto"/>
      </w:divBdr>
    </w:div>
    <w:div w:id="1592590769">
      <w:bodyDiv w:val="1"/>
      <w:marLeft w:val="0"/>
      <w:marRight w:val="0"/>
      <w:marTop w:val="0"/>
      <w:marBottom w:val="0"/>
      <w:divBdr>
        <w:top w:val="none" w:sz="0" w:space="0" w:color="auto"/>
        <w:left w:val="none" w:sz="0" w:space="0" w:color="auto"/>
        <w:bottom w:val="none" w:sz="0" w:space="0" w:color="auto"/>
        <w:right w:val="none" w:sz="0" w:space="0" w:color="auto"/>
      </w:divBdr>
    </w:div>
    <w:div w:id="1592742631">
      <w:bodyDiv w:val="1"/>
      <w:marLeft w:val="0"/>
      <w:marRight w:val="0"/>
      <w:marTop w:val="0"/>
      <w:marBottom w:val="0"/>
      <w:divBdr>
        <w:top w:val="none" w:sz="0" w:space="0" w:color="auto"/>
        <w:left w:val="none" w:sz="0" w:space="0" w:color="auto"/>
        <w:bottom w:val="none" w:sz="0" w:space="0" w:color="auto"/>
        <w:right w:val="none" w:sz="0" w:space="0" w:color="auto"/>
      </w:divBdr>
    </w:div>
    <w:div w:id="1592816043">
      <w:bodyDiv w:val="1"/>
      <w:marLeft w:val="0"/>
      <w:marRight w:val="0"/>
      <w:marTop w:val="0"/>
      <w:marBottom w:val="0"/>
      <w:divBdr>
        <w:top w:val="none" w:sz="0" w:space="0" w:color="auto"/>
        <w:left w:val="none" w:sz="0" w:space="0" w:color="auto"/>
        <w:bottom w:val="none" w:sz="0" w:space="0" w:color="auto"/>
        <w:right w:val="none" w:sz="0" w:space="0" w:color="auto"/>
      </w:divBdr>
    </w:div>
    <w:div w:id="1592927633">
      <w:bodyDiv w:val="1"/>
      <w:marLeft w:val="0"/>
      <w:marRight w:val="0"/>
      <w:marTop w:val="0"/>
      <w:marBottom w:val="0"/>
      <w:divBdr>
        <w:top w:val="none" w:sz="0" w:space="0" w:color="auto"/>
        <w:left w:val="none" w:sz="0" w:space="0" w:color="auto"/>
        <w:bottom w:val="none" w:sz="0" w:space="0" w:color="auto"/>
        <w:right w:val="none" w:sz="0" w:space="0" w:color="auto"/>
      </w:divBdr>
    </w:div>
    <w:div w:id="1592931297">
      <w:bodyDiv w:val="1"/>
      <w:marLeft w:val="0"/>
      <w:marRight w:val="0"/>
      <w:marTop w:val="0"/>
      <w:marBottom w:val="0"/>
      <w:divBdr>
        <w:top w:val="none" w:sz="0" w:space="0" w:color="auto"/>
        <w:left w:val="none" w:sz="0" w:space="0" w:color="auto"/>
        <w:bottom w:val="none" w:sz="0" w:space="0" w:color="auto"/>
        <w:right w:val="none" w:sz="0" w:space="0" w:color="auto"/>
      </w:divBdr>
    </w:div>
    <w:div w:id="1593006994">
      <w:bodyDiv w:val="1"/>
      <w:marLeft w:val="0"/>
      <w:marRight w:val="0"/>
      <w:marTop w:val="0"/>
      <w:marBottom w:val="0"/>
      <w:divBdr>
        <w:top w:val="none" w:sz="0" w:space="0" w:color="auto"/>
        <w:left w:val="none" w:sz="0" w:space="0" w:color="auto"/>
        <w:bottom w:val="none" w:sz="0" w:space="0" w:color="auto"/>
        <w:right w:val="none" w:sz="0" w:space="0" w:color="auto"/>
      </w:divBdr>
    </w:div>
    <w:div w:id="1593391712">
      <w:bodyDiv w:val="1"/>
      <w:marLeft w:val="0"/>
      <w:marRight w:val="0"/>
      <w:marTop w:val="0"/>
      <w:marBottom w:val="0"/>
      <w:divBdr>
        <w:top w:val="none" w:sz="0" w:space="0" w:color="auto"/>
        <w:left w:val="none" w:sz="0" w:space="0" w:color="auto"/>
        <w:bottom w:val="none" w:sz="0" w:space="0" w:color="auto"/>
        <w:right w:val="none" w:sz="0" w:space="0" w:color="auto"/>
      </w:divBdr>
    </w:div>
    <w:div w:id="1593395160">
      <w:bodyDiv w:val="1"/>
      <w:marLeft w:val="0"/>
      <w:marRight w:val="0"/>
      <w:marTop w:val="0"/>
      <w:marBottom w:val="0"/>
      <w:divBdr>
        <w:top w:val="none" w:sz="0" w:space="0" w:color="auto"/>
        <w:left w:val="none" w:sz="0" w:space="0" w:color="auto"/>
        <w:bottom w:val="none" w:sz="0" w:space="0" w:color="auto"/>
        <w:right w:val="none" w:sz="0" w:space="0" w:color="auto"/>
      </w:divBdr>
    </w:div>
    <w:div w:id="1593510541">
      <w:bodyDiv w:val="1"/>
      <w:marLeft w:val="0"/>
      <w:marRight w:val="0"/>
      <w:marTop w:val="0"/>
      <w:marBottom w:val="0"/>
      <w:divBdr>
        <w:top w:val="none" w:sz="0" w:space="0" w:color="auto"/>
        <w:left w:val="none" w:sz="0" w:space="0" w:color="auto"/>
        <w:bottom w:val="none" w:sz="0" w:space="0" w:color="auto"/>
        <w:right w:val="none" w:sz="0" w:space="0" w:color="auto"/>
      </w:divBdr>
    </w:div>
    <w:div w:id="1593585739">
      <w:bodyDiv w:val="1"/>
      <w:marLeft w:val="0"/>
      <w:marRight w:val="0"/>
      <w:marTop w:val="0"/>
      <w:marBottom w:val="0"/>
      <w:divBdr>
        <w:top w:val="none" w:sz="0" w:space="0" w:color="auto"/>
        <w:left w:val="none" w:sz="0" w:space="0" w:color="auto"/>
        <w:bottom w:val="none" w:sz="0" w:space="0" w:color="auto"/>
        <w:right w:val="none" w:sz="0" w:space="0" w:color="auto"/>
      </w:divBdr>
    </w:div>
    <w:div w:id="1593854003">
      <w:bodyDiv w:val="1"/>
      <w:marLeft w:val="0"/>
      <w:marRight w:val="0"/>
      <w:marTop w:val="0"/>
      <w:marBottom w:val="0"/>
      <w:divBdr>
        <w:top w:val="none" w:sz="0" w:space="0" w:color="auto"/>
        <w:left w:val="none" w:sz="0" w:space="0" w:color="auto"/>
        <w:bottom w:val="none" w:sz="0" w:space="0" w:color="auto"/>
        <w:right w:val="none" w:sz="0" w:space="0" w:color="auto"/>
      </w:divBdr>
    </w:div>
    <w:div w:id="1594122933">
      <w:bodyDiv w:val="1"/>
      <w:marLeft w:val="0"/>
      <w:marRight w:val="0"/>
      <w:marTop w:val="0"/>
      <w:marBottom w:val="0"/>
      <w:divBdr>
        <w:top w:val="none" w:sz="0" w:space="0" w:color="auto"/>
        <w:left w:val="none" w:sz="0" w:space="0" w:color="auto"/>
        <w:bottom w:val="none" w:sz="0" w:space="0" w:color="auto"/>
        <w:right w:val="none" w:sz="0" w:space="0" w:color="auto"/>
      </w:divBdr>
    </w:div>
    <w:div w:id="1594511761">
      <w:bodyDiv w:val="1"/>
      <w:marLeft w:val="0"/>
      <w:marRight w:val="0"/>
      <w:marTop w:val="0"/>
      <w:marBottom w:val="0"/>
      <w:divBdr>
        <w:top w:val="none" w:sz="0" w:space="0" w:color="auto"/>
        <w:left w:val="none" w:sz="0" w:space="0" w:color="auto"/>
        <w:bottom w:val="none" w:sz="0" w:space="0" w:color="auto"/>
        <w:right w:val="none" w:sz="0" w:space="0" w:color="auto"/>
      </w:divBdr>
    </w:div>
    <w:div w:id="1594630150">
      <w:bodyDiv w:val="1"/>
      <w:marLeft w:val="0"/>
      <w:marRight w:val="0"/>
      <w:marTop w:val="0"/>
      <w:marBottom w:val="0"/>
      <w:divBdr>
        <w:top w:val="none" w:sz="0" w:space="0" w:color="auto"/>
        <w:left w:val="none" w:sz="0" w:space="0" w:color="auto"/>
        <w:bottom w:val="none" w:sz="0" w:space="0" w:color="auto"/>
        <w:right w:val="none" w:sz="0" w:space="0" w:color="auto"/>
      </w:divBdr>
    </w:div>
    <w:div w:id="1595015949">
      <w:bodyDiv w:val="1"/>
      <w:marLeft w:val="0"/>
      <w:marRight w:val="0"/>
      <w:marTop w:val="0"/>
      <w:marBottom w:val="0"/>
      <w:divBdr>
        <w:top w:val="none" w:sz="0" w:space="0" w:color="auto"/>
        <w:left w:val="none" w:sz="0" w:space="0" w:color="auto"/>
        <w:bottom w:val="none" w:sz="0" w:space="0" w:color="auto"/>
        <w:right w:val="none" w:sz="0" w:space="0" w:color="auto"/>
      </w:divBdr>
    </w:div>
    <w:div w:id="1595016149">
      <w:bodyDiv w:val="1"/>
      <w:marLeft w:val="0"/>
      <w:marRight w:val="0"/>
      <w:marTop w:val="0"/>
      <w:marBottom w:val="0"/>
      <w:divBdr>
        <w:top w:val="none" w:sz="0" w:space="0" w:color="auto"/>
        <w:left w:val="none" w:sz="0" w:space="0" w:color="auto"/>
        <w:bottom w:val="none" w:sz="0" w:space="0" w:color="auto"/>
        <w:right w:val="none" w:sz="0" w:space="0" w:color="auto"/>
      </w:divBdr>
    </w:div>
    <w:div w:id="1595480176">
      <w:bodyDiv w:val="1"/>
      <w:marLeft w:val="0"/>
      <w:marRight w:val="0"/>
      <w:marTop w:val="0"/>
      <w:marBottom w:val="0"/>
      <w:divBdr>
        <w:top w:val="none" w:sz="0" w:space="0" w:color="auto"/>
        <w:left w:val="none" w:sz="0" w:space="0" w:color="auto"/>
        <w:bottom w:val="none" w:sz="0" w:space="0" w:color="auto"/>
        <w:right w:val="none" w:sz="0" w:space="0" w:color="auto"/>
      </w:divBdr>
    </w:div>
    <w:div w:id="1595623470">
      <w:bodyDiv w:val="1"/>
      <w:marLeft w:val="0"/>
      <w:marRight w:val="0"/>
      <w:marTop w:val="0"/>
      <w:marBottom w:val="0"/>
      <w:divBdr>
        <w:top w:val="none" w:sz="0" w:space="0" w:color="auto"/>
        <w:left w:val="none" w:sz="0" w:space="0" w:color="auto"/>
        <w:bottom w:val="none" w:sz="0" w:space="0" w:color="auto"/>
        <w:right w:val="none" w:sz="0" w:space="0" w:color="auto"/>
      </w:divBdr>
    </w:div>
    <w:div w:id="1595629561">
      <w:bodyDiv w:val="1"/>
      <w:marLeft w:val="0"/>
      <w:marRight w:val="0"/>
      <w:marTop w:val="0"/>
      <w:marBottom w:val="0"/>
      <w:divBdr>
        <w:top w:val="none" w:sz="0" w:space="0" w:color="auto"/>
        <w:left w:val="none" w:sz="0" w:space="0" w:color="auto"/>
        <w:bottom w:val="none" w:sz="0" w:space="0" w:color="auto"/>
        <w:right w:val="none" w:sz="0" w:space="0" w:color="auto"/>
      </w:divBdr>
    </w:div>
    <w:div w:id="1595702485">
      <w:bodyDiv w:val="1"/>
      <w:marLeft w:val="0"/>
      <w:marRight w:val="0"/>
      <w:marTop w:val="0"/>
      <w:marBottom w:val="0"/>
      <w:divBdr>
        <w:top w:val="none" w:sz="0" w:space="0" w:color="auto"/>
        <w:left w:val="none" w:sz="0" w:space="0" w:color="auto"/>
        <w:bottom w:val="none" w:sz="0" w:space="0" w:color="auto"/>
        <w:right w:val="none" w:sz="0" w:space="0" w:color="auto"/>
      </w:divBdr>
    </w:div>
    <w:div w:id="1595741725">
      <w:bodyDiv w:val="1"/>
      <w:marLeft w:val="0"/>
      <w:marRight w:val="0"/>
      <w:marTop w:val="0"/>
      <w:marBottom w:val="0"/>
      <w:divBdr>
        <w:top w:val="none" w:sz="0" w:space="0" w:color="auto"/>
        <w:left w:val="none" w:sz="0" w:space="0" w:color="auto"/>
        <w:bottom w:val="none" w:sz="0" w:space="0" w:color="auto"/>
        <w:right w:val="none" w:sz="0" w:space="0" w:color="auto"/>
      </w:divBdr>
    </w:div>
    <w:div w:id="1595822057">
      <w:bodyDiv w:val="1"/>
      <w:marLeft w:val="0"/>
      <w:marRight w:val="0"/>
      <w:marTop w:val="0"/>
      <w:marBottom w:val="0"/>
      <w:divBdr>
        <w:top w:val="none" w:sz="0" w:space="0" w:color="auto"/>
        <w:left w:val="none" w:sz="0" w:space="0" w:color="auto"/>
        <w:bottom w:val="none" w:sz="0" w:space="0" w:color="auto"/>
        <w:right w:val="none" w:sz="0" w:space="0" w:color="auto"/>
      </w:divBdr>
    </w:div>
    <w:div w:id="1595939616">
      <w:bodyDiv w:val="1"/>
      <w:marLeft w:val="0"/>
      <w:marRight w:val="0"/>
      <w:marTop w:val="0"/>
      <w:marBottom w:val="0"/>
      <w:divBdr>
        <w:top w:val="none" w:sz="0" w:space="0" w:color="auto"/>
        <w:left w:val="none" w:sz="0" w:space="0" w:color="auto"/>
        <w:bottom w:val="none" w:sz="0" w:space="0" w:color="auto"/>
        <w:right w:val="none" w:sz="0" w:space="0" w:color="auto"/>
      </w:divBdr>
    </w:div>
    <w:div w:id="1596019071">
      <w:bodyDiv w:val="1"/>
      <w:marLeft w:val="0"/>
      <w:marRight w:val="0"/>
      <w:marTop w:val="0"/>
      <w:marBottom w:val="0"/>
      <w:divBdr>
        <w:top w:val="none" w:sz="0" w:space="0" w:color="auto"/>
        <w:left w:val="none" w:sz="0" w:space="0" w:color="auto"/>
        <w:bottom w:val="none" w:sz="0" w:space="0" w:color="auto"/>
        <w:right w:val="none" w:sz="0" w:space="0" w:color="auto"/>
      </w:divBdr>
    </w:div>
    <w:div w:id="1596087779">
      <w:bodyDiv w:val="1"/>
      <w:marLeft w:val="0"/>
      <w:marRight w:val="0"/>
      <w:marTop w:val="0"/>
      <w:marBottom w:val="0"/>
      <w:divBdr>
        <w:top w:val="none" w:sz="0" w:space="0" w:color="auto"/>
        <w:left w:val="none" w:sz="0" w:space="0" w:color="auto"/>
        <w:bottom w:val="none" w:sz="0" w:space="0" w:color="auto"/>
        <w:right w:val="none" w:sz="0" w:space="0" w:color="auto"/>
      </w:divBdr>
    </w:div>
    <w:div w:id="1596132198">
      <w:bodyDiv w:val="1"/>
      <w:marLeft w:val="0"/>
      <w:marRight w:val="0"/>
      <w:marTop w:val="0"/>
      <w:marBottom w:val="0"/>
      <w:divBdr>
        <w:top w:val="none" w:sz="0" w:space="0" w:color="auto"/>
        <w:left w:val="none" w:sz="0" w:space="0" w:color="auto"/>
        <w:bottom w:val="none" w:sz="0" w:space="0" w:color="auto"/>
        <w:right w:val="none" w:sz="0" w:space="0" w:color="auto"/>
      </w:divBdr>
    </w:div>
    <w:div w:id="1596203096">
      <w:bodyDiv w:val="1"/>
      <w:marLeft w:val="0"/>
      <w:marRight w:val="0"/>
      <w:marTop w:val="0"/>
      <w:marBottom w:val="0"/>
      <w:divBdr>
        <w:top w:val="none" w:sz="0" w:space="0" w:color="auto"/>
        <w:left w:val="none" w:sz="0" w:space="0" w:color="auto"/>
        <w:bottom w:val="none" w:sz="0" w:space="0" w:color="auto"/>
        <w:right w:val="none" w:sz="0" w:space="0" w:color="auto"/>
      </w:divBdr>
    </w:div>
    <w:div w:id="1596548306">
      <w:bodyDiv w:val="1"/>
      <w:marLeft w:val="0"/>
      <w:marRight w:val="0"/>
      <w:marTop w:val="0"/>
      <w:marBottom w:val="0"/>
      <w:divBdr>
        <w:top w:val="none" w:sz="0" w:space="0" w:color="auto"/>
        <w:left w:val="none" w:sz="0" w:space="0" w:color="auto"/>
        <w:bottom w:val="none" w:sz="0" w:space="0" w:color="auto"/>
        <w:right w:val="none" w:sz="0" w:space="0" w:color="auto"/>
      </w:divBdr>
    </w:div>
    <w:div w:id="1596667642">
      <w:bodyDiv w:val="1"/>
      <w:marLeft w:val="0"/>
      <w:marRight w:val="0"/>
      <w:marTop w:val="0"/>
      <w:marBottom w:val="0"/>
      <w:divBdr>
        <w:top w:val="none" w:sz="0" w:space="0" w:color="auto"/>
        <w:left w:val="none" w:sz="0" w:space="0" w:color="auto"/>
        <w:bottom w:val="none" w:sz="0" w:space="0" w:color="auto"/>
        <w:right w:val="none" w:sz="0" w:space="0" w:color="auto"/>
      </w:divBdr>
    </w:div>
    <w:div w:id="1596942551">
      <w:bodyDiv w:val="1"/>
      <w:marLeft w:val="0"/>
      <w:marRight w:val="0"/>
      <w:marTop w:val="0"/>
      <w:marBottom w:val="0"/>
      <w:divBdr>
        <w:top w:val="none" w:sz="0" w:space="0" w:color="auto"/>
        <w:left w:val="none" w:sz="0" w:space="0" w:color="auto"/>
        <w:bottom w:val="none" w:sz="0" w:space="0" w:color="auto"/>
        <w:right w:val="none" w:sz="0" w:space="0" w:color="auto"/>
      </w:divBdr>
    </w:div>
    <w:div w:id="1597320625">
      <w:bodyDiv w:val="1"/>
      <w:marLeft w:val="0"/>
      <w:marRight w:val="0"/>
      <w:marTop w:val="0"/>
      <w:marBottom w:val="0"/>
      <w:divBdr>
        <w:top w:val="none" w:sz="0" w:space="0" w:color="auto"/>
        <w:left w:val="none" w:sz="0" w:space="0" w:color="auto"/>
        <w:bottom w:val="none" w:sz="0" w:space="0" w:color="auto"/>
        <w:right w:val="none" w:sz="0" w:space="0" w:color="auto"/>
      </w:divBdr>
    </w:div>
    <w:div w:id="1597400833">
      <w:bodyDiv w:val="1"/>
      <w:marLeft w:val="0"/>
      <w:marRight w:val="0"/>
      <w:marTop w:val="0"/>
      <w:marBottom w:val="0"/>
      <w:divBdr>
        <w:top w:val="none" w:sz="0" w:space="0" w:color="auto"/>
        <w:left w:val="none" w:sz="0" w:space="0" w:color="auto"/>
        <w:bottom w:val="none" w:sz="0" w:space="0" w:color="auto"/>
        <w:right w:val="none" w:sz="0" w:space="0" w:color="auto"/>
      </w:divBdr>
    </w:div>
    <w:div w:id="1597402100">
      <w:bodyDiv w:val="1"/>
      <w:marLeft w:val="0"/>
      <w:marRight w:val="0"/>
      <w:marTop w:val="0"/>
      <w:marBottom w:val="0"/>
      <w:divBdr>
        <w:top w:val="none" w:sz="0" w:space="0" w:color="auto"/>
        <w:left w:val="none" w:sz="0" w:space="0" w:color="auto"/>
        <w:bottom w:val="none" w:sz="0" w:space="0" w:color="auto"/>
        <w:right w:val="none" w:sz="0" w:space="0" w:color="auto"/>
      </w:divBdr>
    </w:div>
    <w:div w:id="1597908093">
      <w:bodyDiv w:val="1"/>
      <w:marLeft w:val="0"/>
      <w:marRight w:val="0"/>
      <w:marTop w:val="0"/>
      <w:marBottom w:val="0"/>
      <w:divBdr>
        <w:top w:val="none" w:sz="0" w:space="0" w:color="auto"/>
        <w:left w:val="none" w:sz="0" w:space="0" w:color="auto"/>
        <w:bottom w:val="none" w:sz="0" w:space="0" w:color="auto"/>
        <w:right w:val="none" w:sz="0" w:space="0" w:color="auto"/>
      </w:divBdr>
    </w:div>
    <w:div w:id="1598102488">
      <w:bodyDiv w:val="1"/>
      <w:marLeft w:val="0"/>
      <w:marRight w:val="0"/>
      <w:marTop w:val="0"/>
      <w:marBottom w:val="0"/>
      <w:divBdr>
        <w:top w:val="none" w:sz="0" w:space="0" w:color="auto"/>
        <w:left w:val="none" w:sz="0" w:space="0" w:color="auto"/>
        <w:bottom w:val="none" w:sz="0" w:space="0" w:color="auto"/>
        <w:right w:val="none" w:sz="0" w:space="0" w:color="auto"/>
      </w:divBdr>
    </w:div>
    <w:div w:id="1598362263">
      <w:bodyDiv w:val="1"/>
      <w:marLeft w:val="0"/>
      <w:marRight w:val="0"/>
      <w:marTop w:val="0"/>
      <w:marBottom w:val="0"/>
      <w:divBdr>
        <w:top w:val="none" w:sz="0" w:space="0" w:color="auto"/>
        <w:left w:val="none" w:sz="0" w:space="0" w:color="auto"/>
        <w:bottom w:val="none" w:sz="0" w:space="0" w:color="auto"/>
        <w:right w:val="none" w:sz="0" w:space="0" w:color="auto"/>
      </w:divBdr>
    </w:div>
    <w:div w:id="1598445372">
      <w:bodyDiv w:val="1"/>
      <w:marLeft w:val="0"/>
      <w:marRight w:val="0"/>
      <w:marTop w:val="0"/>
      <w:marBottom w:val="0"/>
      <w:divBdr>
        <w:top w:val="none" w:sz="0" w:space="0" w:color="auto"/>
        <w:left w:val="none" w:sz="0" w:space="0" w:color="auto"/>
        <w:bottom w:val="none" w:sz="0" w:space="0" w:color="auto"/>
        <w:right w:val="none" w:sz="0" w:space="0" w:color="auto"/>
      </w:divBdr>
    </w:div>
    <w:div w:id="1598630772">
      <w:bodyDiv w:val="1"/>
      <w:marLeft w:val="0"/>
      <w:marRight w:val="0"/>
      <w:marTop w:val="0"/>
      <w:marBottom w:val="0"/>
      <w:divBdr>
        <w:top w:val="none" w:sz="0" w:space="0" w:color="auto"/>
        <w:left w:val="none" w:sz="0" w:space="0" w:color="auto"/>
        <w:bottom w:val="none" w:sz="0" w:space="0" w:color="auto"/>
        <w:right w:val="none" w:sz="0" w:space="0" w:color="auto"/>
      </w:divBdr>
    </w:div>
    <w:div w:id="1598947531">
      <w:bodyDiv w:val="1"/>
      <w:marLeft w:val="0"/>
      <w:marRight w:val="0"/>
      <w:marTop w:val="0"/>
      <w:marBottom w:val="0"/>
      <w:divBdr>
        <w:top w:val="none" w:sz="0" w:space="0" w:color="auto"/>
        <w:left w:val="none" w:sz="0" w:space="0" w:color="auto"/>
        <w:bottom w:val="none" w:sz="0" w:space="0" w:color="auto"/>
        <w:right w:val="none" w:sz="0" w:space="0" w:color="auto"/>
      </w:divBdr>
    </w:div>
    <w:div w:id="1598949517">
      <w:bodyDiv w:val="1"/>
      <w:marLeft w:val="0"/>
      <w:marRight w:val="0"/>
      <w:marTop w:val="0"/>
      <w:marBottom w:val="0"/>
      <w:divBdr>
        <w:top w:val="none" w:sz="0" w:space="0" w:color="auto"/>
        <w:left w:val="none" w:sz="0" w:space="0" w:color="auto"/>
        <w:bottom w:val="none" w:sz="0" w:space="0" w:color="auto"/>
        <w:right w:val="none" w:sz="0" w:space="0" w:color="auto"/>
      </w:divBdr>
    </w:div>
    <w:div w:id="1599026152">
      <w:bodyDiv w:val="1"/>
      <w:marLeft w:val="0"/>
      <w:marRight w:val="0"/>
      <w:marTop w:val="0"/>
      <w:marBottom w:val="0"/>
      <w:divBdr>
        <w:top w:val="none" w:sz="0" w:space="0" w:color="auto"/>
        <w:left w:val="none" w:sz="0" w:space="0" w:color="auto"/>
        <w:bottom w:val="none" w:sz="0" w:space="0" w:color="auto"/>
        <w:right w:val="none" w:sz="0" w:space="0" w:color="auto"/>
      </w:divBdr>
    </w:div>
    <w:div w:id="1599364656">
      <w:bodyDiv w:val="1"/>
      <w:marLeft w:val="0"/>
      <w:marRight w:val="0"/>
      <w:marTop w:val="0"/>
      <w:marBottom w:val="0"/>
      <w:divBdr>
        <w:top w:val="none" w:sz="0" w:space="0" w:color="auto"/>
        <w:left w:val="none" w:sz="0" w:space="0" w:color="auto"/>
        <w:bottom w:val="none" w:sz="0" w:space="0" w:color="auto"/>
        <w:right w:val="none" w:sz="0" w:space="0" w:color="auto"/>
      </w:divBdr>
    </w:div>
    <w:div w:id="1599370333">
      <w:bodyDiv w:val="1"/>
      <w:marLeft w:val="0"/>
      <w:marRight w:val="0"/>
      <w:marTop w:val="0"/>
      <w:marBottom w:val="0"/>
      <w:divBdr>
        <w:top w:val="none" w:sz="0" w:space="0" w:color="auto"/>
        <w:left w:val="none" w:sz="0" w:space="0" w:color="auto"/>
        <w:bottom w:val="none" w:sz="0" w:space="0" w:color="auto"/>
        <w:right w:val="none" w:sz="0" w:space="0" w:color="auto"/>
      </w:divBdr>
    </w:div>
    <w:div w:id="1599755194">
      <w:bodyDiv w:val="1"/>
      <w:marLeft w:val="0"/>
      <w:marRight w:val="0"/>
      <w:marTop w:val="0"/>
      <w:marBottom w:val="0"/>
      <w:divBdr>
        <w:top w:val="none" w:sz="0" w:space="0" w:color="auto"/>
        <w:left w:val="none" w:sz="0" w:space="0" w:color="auto"/>
        <w:bottom w:val="none" w:sz="0" w:space="0" w:color="auto"/>
        <w:right w:val="none" w:sz="0" w:space="0" w:color="auto"/>
      </w:divBdr>
    </w:div>
    <w:div w:id="1599874523">
      <w:bodyDiv w:val="1"/>
      <w:marLeft w:val="0"/>
      <w:marRight w:val="0"/>
      <w:marTop w:val="0"/>
      <w:marBottom w:val="0"/>
      <w:divBdr>
        <w:top w:val="none" w:sz="0" w:space="0" w:color="auto"/>
        <w:left w:val="none" w:sz="0" w:space="0" w:color="auto"/>
        <w:bottom w:val="none" w:sz="0" w:space="0" w:color="auto"/>
        <w:right w:val="none" w:sz="0" w:space="0" w:color="auto"/>
      </w:divBdr>
    </w:div>
    <w:div w:id="1600259646">
      <w:bodyDiv w:val="1"/>
      <w:marLeft w:val="0"/>
      <w:marRight w:val="0"/>
      <w:marTop w:val="0"/>
      <w:marBottom w:val="0"/>
      <w:divBdr>
        <w:top w:val="none" w:sz="0" w:space="0" w:color="auto"/>
        <w:left w:val="none" w:sz="0" w:space="0" w:color="auto"/>
        <w:bottom w:val="none" w:sz="0" w:space="0" w:color="auto"/>
        <w:right w:val="none" w:sz="0" w:space="0" w:color="auto"/>
      </w:divBdr>
    </w:div>
    <w:div w:id="1600330853">
      <w:bodyDiv w:val="1"/>
      <w:marLeft w:val="0"/>
      <w:marRight w:val="0"/>
      <w:marTop w:val="0"/>
      <w:marBottom w:val="0"/>
      <w:divBdr>
        <w:top w:val="none" w:sz="0" w:space="0" w:color="auto"/>
        <w:left w:val="none" w:sz="0" w:space="0" w:color="auto"/>
        <w:bottom w:val="none" w:sz="0" w:space="0" w:color="auto"/>
        <w:right w:val="none" w:sz="0" w:space="0" w:color="auto"/>
      </w:divBdr>
    </w:div>
    <w:div w:id="1600336792">
      <w:bodyDiv w:val="1"/>
      <w:marLeft w:val="0"/>
      <w:marRight w:val="0"/>
      <w:marTop w:val="0"/>
      <w:marBottom w:val="0"/>
      <w:divBdr>
        <w:top w:val="none" w:sz="0" w:space="0" w:color="auto"/>
        <w:left w:val="none" w:sz="0" w:space="0" w:color="auto"/>
        <w:bottom w:val="none" w:sz="0" w:space="0" w:color="auto"/>
        <w:right w:val="none" w:sz="0" w:space="0" w:color="auto"/>
      </w:divBdr>
    </w:div>
    <w:div w:id="1600485813">
      <w:bodyDiv w:val="1"/>
      <w:marLeft w:val="0"/>
      <w:marRight w:val="0"/>
      <w:marTop w:val="0"/>
      <w:marBottom w:val="0"/>
      <w:divBdr>
        <w:top w:val="none" w:sz="0" w:space="0" w:color="auto"/>
        <w:left w:val="none" w:sz="0" w:space="0" w:color="auto"/>
        <w:bottom w:val="none" w:sz="0" w:space="0" w:color="auto"/>
        <w:right w:val="none" w:sz="0" w:space="0" w:color="auto"/>
      </w:divBdr>
    </w:div>
    <w:div w:id="1600719731">
      <w:bodyDiv w:val="1"/>
      <w:marLeft w:val="0"/>
      <w:marRight w:val="0"/>
      <w:marTop w:val="0"/>
      <w:marBottom w:val="0"/>
      <w:divBdr>
        <w:top w:val="none" w:sz="0" w:space="0" w:color="auto"/>
        <w:left w:val="none" w:sz="0" w:space="0" w:color="auto"/>
        <w:bottom w:val="none" w:sz="0" w:space="0" w:color="auto"/>
        <w:right w:val="none" w:sz="0" w:space="0" w:color="auto"/>
      </w:divBdr>
    </w:div>
    <w:div w:id="1600791753">
      <w:bodyDiv w:val="1"/>
      <w:marLeft w:val="0"/>
      <w:marRight w:val="0"/>
      <w:marTop w:val="0"/>
      <w:marBottom w:val="0"/>
      <w:divBdr>
        <w:top w:val="none" w:sz="0" w:space="0" w:color="auto"/>
        <w:left w:val="none" w:sz="0" w:space="0" w:color="auto"/>
        <w:bottom w:val="none" w:sz="0" w:space="0" w:color="auto"/>
        <w:right w:val="none" w:sz="0" w:space="0" w:color="auto"/>
      </w:divBdr>
    </w:div>
    <w:div w:id="1600866964">
      <w:bodyDiv w:val="1"/>
      <w:marLeft w:val="0"/>
      <w:marRight w:val="0"/>
      <w:marTop w:val="0"/>
      <w:marBottom w:val="0"/>
      <w:divBdr>
        <w:top w:val="none" w:sz="0" w:space="0" w:color="auto"/>
        <w:left w:val="none" w:sz="0" w:space="0" w:color="auto"/>
        <w:bottom w:val="none" w:sz="0" w:space="0" w:color="auto"/>
        <w:right w:val="none" w:sz="0" w:space="0" w:color="auto"/>
      </w:divBdr>
    </w:div>
    <w:div w:id="1601330537">
      <w:bodyDiv w:val="1"/>
      <w:marLeft w:val="0"/>
      <w:marRight w:val="0"/>
      <w:marTop w:val="0"/>
      <w:marBottom w:val="0"/>
      <w:divBdr>
        <w:top w:val="none" w:sz="0" w:space="0" w:color="auto"/>
        <w:left w:val="none" w:sz="0" w:space="0" w:color="auto"/>
        <w:bottom w:val="none" w:sz="0" w:space="0" w:color="auto"/>
        <w:right w:val="none" w:sz="0" w:space="0" w:color="auto"/>
      </w:divBdr>
    </w:div>
    <w:div w:id="1601449134">
      <w:bodyDiv w:val="1"/>
      <w:marLeft w:val="0"/>
      <w:marRight w:val="0"/>
      <w:marTop w:val="0"/>
      <w:marBottom w:val="0"/>
      <w:divBdr>
        <w:top w:val="none" w:sz="0" w:space="0" w:color="auto"/>
        <w:left w:val="none" w:sz="0" w:space="0" w:color="auto"/>
        <w:bottom w:val="none" w:sz="0" w:space="0" w:color="auto"/>
        <w:right w:val="none" w:sz="0" w:space="0" w:color="auto"/>
      </w:divBdr>
    </w:div>
    <w:div w:id="1601641446">
      <w:bodyDiv w:val="1"/>
      <w:marLeft w:val="0"/>
      <w:marRight w:val="0"/>
      <w:marTop w:val="0"/>
      <w:marBottom w:val="0"/>
      <w:divBdr>
        <w:top w:val="none" w:sz="0" w:space="0" w:color="auto"/>
        <w:left w:val="none" w:sz="0" w:space="0" w:color="auto"/>
        <w:bottom w:val="none" w:sz="0" w:space="0" w:color="auto"/>
        <w:right w:val="none" w:sz="0" w:space="0" w:color="auto"/>
      </w:divBdr>
    </w:div>
    <w:div w:id="1601717823">
      <w:bodyDiv w:val="1"/>
      <w:marLeft w:val="0"/>
      <w:marRight w:val="0"/>
      <w:marTop w:val="0"/>
      <w:marBottom w:val="0"/>
      <w:divBdr>
        <w:top w:val="none" w:sz="0" w:space="0" w:color="auto"/>
        <w:left w:val="none" w:sz="0" w:space="0" w:color="auto"/>
        <w:bottom w:val="none" w:sz="0" w:space="0" w:color="auto"/>
        <w:right w:val="none" w:sz="0" w:space="0" w:color="auto"/>
      </w:divBdr>
    </w:div>
    <w:div w:id="1601790843">
      <w:bodyDiv w:val="1"/>
      <w:marLeft w:val="0"/>
      <w:marRight w:val="0"/>
      <w:marTop w:val="0"/>
      <w:marBottom w:val="0"/>
      <w:divBdr>
        <w:top w:val="none" w:sz="0" w:space="0" w:color="auto"/>
        <w:left w:val="none" w:sz="0" w:space="0" w:color="auto"/>
        <w:bottom w:val="none" w:sz="0" w:space="0" w:color="auto"/>
        <w:right w:val="none" w:sz="0" w:space="0" w:color="auto"/>
      </w:divBdr>
    </w:div>
    <w:div w:id="1601840067">
      <w:bodyDiv w:val="1"/>
      <w:marLeft w:val="0"/>
      <w:marRight w:val="0"/>
      <w:marTop w:val="0"/>
      <w:marBottom w:val="0"/>
      <w:divBdr>
        <w:top w:val="none" w:sz="0" w:space="0" w:color="auto"/>
        <w:left w:val="none" w:sz="0" w:space="0" w:color="auto"/>
        <w:bottom w:val="none" w:sz="0" w:space="0" w:color="auto"/>
        <w:right w:val="none" w:sz="0" w:space="0" w:color="auto"/>
      </w:divBdr>
    </w:div>
    <w:div w:id="1602374836">
      <w:bodyDiv w:val="1"/>
      <w:marLeft w:val="0"/>
      <w:marRight w:val="0"/>
      <w:marTop w:val="0"/>
      <w:marBottom w:val="0"/>
      <w:divBdr>
        <w:top w:val="none" w:sz="0" w:space="0" w:color="auto"/>
        <w:left w:val="none" w:sz="0" w:space="0" w:color="auto"/>
        <w:bottom w:val="none" w:sz="0" w:space="0" w:color="auto"/>
        <w:right w:val="none" w:sz="0" w:space="0" w:color="auto"/>
      </w:divBdr>
    </w:div>
    <w:div w:id="1602376053">
      <w:bodyDiv w:val="1"/>
      <w:marLeft w:val="0"/>
      <w:marRight w:val="0"/>
      <w:marTop w:val="0"/>
      <w:marBottom w:val="0"/>
      <w:divBdr>
        <w:top w:val="none" w:sz="0" w:space="0" w:color="auto"/>
        <w:left w:val="none" w:sz="0" w:space="0" w:color="auto"/>
        <w:bottom w:val="none" w:sz="0" w:space="0" w:color="auto"/>
        <w:right w:val="none" w:sz="0" w:space="0" w:color="auto"/>
      </w:divBdr>
    </w:div>
    <w:div w:id="1602569597">
      <w:bodyDiv w:val="1"/>
      <w:marLeft w:val="0"/>
      <w:marRight w:val="0"/>
      <w:marTop w:val="0"/>
      <w:marBottom w:val="0"/>
      <w:divBdr>
        <w:top w:val="none" w:sz="0" w:space="0" w:color="auto"/>
        <w:left w:val="none" w:sz="0" w:space="0" w:color="auto"/>
        <w:bottom w:val="none" w:sz="0" w:space="0" w:color="auto"/>
        <w:right w:val="none" w:sz="0" w:space="0" w:color="auto"/>
      </w:divBdr>
    </w:div>
    <w:div w:id="1602644754">
      <w:bodyDiv w:val="1"/>
      <w:marLeft w:val="0"/>
      <w:marRight w:val="0"/>
      <w:marTop w:val="0"/>
      <w:marBottom w:val="0"/>
      <w:divBdr>
        <w:top w:val="none" w:sz="0" w:space="0" w:color="auto"/>
        <w:left w:val="none" w:sz="0" w:space="0" w:color="auto"/>
        <w:bottom w:val="none" w:sz="0" w:space="0" w:color="auto"/>
        <w:right w:val="none" w:sz="0" w:space="0" w:color="auto"/>
      </w:divBdr>
    </w:div>
    <w:div w:id="1602688584">
      <w:bodyDiv w:val="1"/>
      <w:marLeft w:val="0"/>
      <w:marRight w:val="0"/>
      <w:marTop w:val="0"/>
      <w:marBottom w:val="0"/>
      <w:divBdr>
        <w:top w:val="none" w:sz="0" w:space="0" w:color="auto"/>
        <w:left w:val="none" w:sz="0" w:space="0" w:color="auto"/>
        <w:bottom w:val="none" w:sz="0" w:space="0" w:color="auto"/>
        <w:right w:val="none" w:sz="0" w:space="0" w:color="auto"/>
      </w:divBdr>
    </w:div>
    <w:div w:id="1602832399">
      <w:bodyDiv w:val="1"/>
      <w:marLeft w:val="0"/>
      <w:marRight w:val="0"/>
      <w:marTop w:val="0"/>
      <w:marBottom w:val="0"/>
      <w:divBdr>
        <w:top w:val="none" w:sz="0" w:space="0" w:color="auto"/>
        <w:left w:val="none" w:sz="0" w:space="0" w:color="auto"/>
        <w:bottom w:val="none" w:sz="0" w:space="0" w:color="auto"/>
        <w:right w:val="none" w:sz="0" w:space="0" w:color="auto"/>
      </w:divBdr>
    </w:div>
    <w:div w:id="1603028364">
      <w:bodyDiv w:val="1"/>
      <w:marLeft w:val="0"/>
      <w:marRight w:val="0"/>
      <w:marTop w:val="0"/>
      <w:marBottom w:val="0"/>
      <w:divBdr>
        <w:top w:val="none" w:sz="0" w:space="0" w:color="auto"/>
        <w:left w:val="none" w:sz="0" w:space="0" w:color="auto"/>
        <w:bottom w:val="none" w:sz="0" w:space="0" w:color="auto"/>
        <w:right w:val="none" w:sz="0" w:space="0" w:color="auto"/>
      </w:divBdr>
    </w:div>
    <w:div w:id="1603031134">
      <w:bodyDiv w:val="1"/>
      <w:marLeft w:val="0"/>
      <w:marRight w:val="0"/>
      <w:marTop w:val="0"/>
      <w:marBottom w:val="0"/>
      <w:divBdr>
        <w:top w:val="none" w:sz="0" w:space="0" w:color="auto"/>
        <w:left w:val="none" w:sz="0" w:space="0" w:color="auto"/>
        <w:bottom w:val="none" w:sz="0" w:space="0" w:color="auto"/>
        <w:right w:val="none" w:sz="0" w:space="0" w:color="auto"/>
      </w:divBdr>
    </w:div>
    <w:div w:id="1603224751">
      <w:bodyDiv w:val="1"/>
      <w:marLeft w:val="0"/>
      <w:marRight w:val="0"/>
      <w:marTop w:val="0"/>
      <w:marBottom w:val="0"/>
      <w:divBdr>
        <w:top w:val="none" w:sz="0" w:space="0" w:color="auto"/>
        <w:left w:val="none" w:sz="0" w:space="0" w:color="auto"/>
        <w:bottom w:val="none" w:sz="0" w:space="0" w:color="auto"/>
        <w:right w:val="none" w:sz="0" w:space="0" w:color="auto"/>
      </w:divBdr>
    </w:div>
    <w:div w:id="1603606707">
      <w:bodyDiv w:val="1"/>
      <w:marLeft w:val="0"/>
      <w:marRight w:val="0"/>
      <w:marTop w:val="0"/>
      <w:marBottom w:val="0"/>
      <w:divBdr>
        <w:top w:val="none" w:sz="0" w:space="0" w:color="auto"/>
        <w:left w:val="none" w:sz="0" w:space="0" w:color="auto"/>
        <w:bottom w:val="none" w:sz="0" w:space="0" w:color="auto"/>
        <w:right w:val="none" w:sz="0" w:space="0" w:color="auto"/>
      </w:divBdr>
    </w:div>
    <w:div w:id="1603756901">
      <w:bodyDiv w:val="1"/>
      <w:marLeft w:val="0"/>
      <w:marRight w:val="0"/>
      <w:marTop w:val="0"/>
      <w:marBottom w:val="0"/>
      <w:divBdr>
        <w:top w:val="none" w:sz="0" w:space="0" w:color="auto"/>
        <w:left w:val="none" w:sz="0" w:space="0" w:color="auto"/>
        <w:bottom w:val="none" w:sz="0" w:space="0" w:color="auto"/>
        <w:right w:val="none" w:sz="0" w:space="0" w:color="auto"/>
      </w:divBdr>
    </w:div>
    <w:div w:id="1604218706">
      <w:bodyDiv w:val="1"/>
      <w:marLeft w:val="0"/>
      <w:marRight w:val="0"/>
      <w:marTop w:val="0"/>
      <w:marBottom w:val="0"/>
      <w:divBdr>
        <w:top w:val="none" w:sz="0" w:space="0" w:color="auto"/>
        <w:left w:val="none" w:sz="0" w:space="0" w:color="auto"/>
        <w:bottom w:val="none" w:sz="0" w:space="0" w:color="auto"/>
        <w:right w:val="none" w:sz="0" w:space="0" w:color="auto"/>
      </w:divBdr>
    </w:div>
    <w:div w:id="1604221594">
      <w:bodyDiv w:val="1"/>
      <w:marLeft w:val="0"/>
      <w:marRight w:val="0"/>
      <w:marTop w:val="0"/>
      <w:marBottom w:val="0"/>
      <w:divBdr>
        <w:top w:val="none" w:sz="0" w:space="0" w:color="auto"/>
        <w:left w:val="none" w:sz="0" w:space="0" w:color="auto"/>
        <w:bottom w:val="none" w:sz="0" w:space="0" w:color="auto"/>
        <w:right w:val="none" w:sz="0" w:space="0" w:color="auto"/>
      </w:divBdr>
    </w:div>
    <w:div w:id="1604263746">
      <w:bodyDiv w:val="1"/>
      <w:marLeft w:val="0"/>
      <w:marRight w:val="0"/>
      <w:marTop w:val="0"/>
      <w:marBottom w:val="0"/>
      <w:divBdr>
        <w:top w:val="none" w:sz="0" w:space="0" w:color="auto"/>
        <w:left w:val="none" w:sz="0" w:space="0" w:color="auto"/>
        <w:bottom w:val="none" w:sz="0" w:space="0" w:color="auto"/>
        <w:right w:val="none" w:sz="0" w:space="0" w:color="auto"/>
      </w:divBdr>
    </w:div>
    <w:div w:id="1604341175">
      <w:bodyDiv w:val="1"/>
      <w:marLeft w:val="0"/>
      <w:marRight w:val="0"/>
      <w:marTop w:val="0"/>
      <w:marBottom w:val="0"/>
      <w:divBdr>
        <w:top w:val="none" w:sz="0" w:space="0" w:color="auto"/>
        <w:left w:val="none" w:sz="0" w:space="0" w:color="auto"/>
        <w:bottom w:val="none" w:sz="0" w:space="0" w:color="auto"/>
        <w:right w:val="none" w:sz="0" w:space="0" w:color="auto"/>
      </w:divBdr>
    </w:div>
    <w:div w:id="1604607980">
      <w:bodyDiv w:val="1"/>
      <w:marLeft w:val="0"/>
      <w:marRight w:val="0"/>
      <w:marTop w:val="0"/>
      <w:marBottom w:val="0"/>
      <w:divBdr>
        <w:top w:val="none" w:sz="0" w:space="0" w:color="auto"/>
        <w:left w:val="none" w:sz="0" w:space="0" w:color="auto"/>
        <w:bottom w:val="none" w:sz="0" w:space="0" w:color="auto"/>
        <w:right w:val="none" w:sz="0" w:space="0" w:color="auto"/>
      </w:divBdr>
    </w:div>
    <w:div w:id="1604653775">
      <w:bodyDiv w:val="1"/>
      <w:marLeft w:val="0"/>
      <w:marRight w:val="0"/>
      <w:marTop w:val="0"/>
      <w:marBottom w:val="0"/>
      <w:divBdr>
        <w:top w:val="none" w:sz="0" w:space="0" w:color="auto"/>
        <w:left w:val="none" w:sz="0" w:space="0" w:color="auto"/>
        <w:bottom w:val="none" w:sz="0" w:space="0" w:color="auto"/>
        <w:right w:val="none" w:sz="0" w:space="0" w:color="auto"/>
      </w:divBdr>
    </w:div>
    <w:div w:id="1604803005">
      <w:bodyDiv w:val="1"/>
      <w:marLeft w:val="0"/>
      <w:marRight w:val="0"/>
      <w:marTop w:val="0"/>
      <w:marBottom w:val="0"/>
      <w:divBdr>
        <w:top w:val="none" w:sz="0" w:space="0" w:color="auto"/>
        <w:left w:val="none" w:sz="0" w:space="0" w:color="auto"/>
        <w:bottom w:val="none" w:sz="0" w:space="0" w:color="auto"/>
        <w:right w:val="none" w:sz="0" w:space="0" w:color="auto"/>
      </w:divBdr>
    </w:div>
    <w:div w:id="1605066414">
      <w:bodyDiv w:val="1"/>
      <w:marLeft w:val="0"/>
      <w:marRight w:val="0"/>
      <w:marTop w:val="0"/>
      <w:marBottom w:val="0"/>
      <w:divBdr>
        <w:top w:val="none" w:sz="0" w:space="0" w:color="auto"/>
        <w:left w:val="none" w:sz="0" w:space="0" w:color="auto"/>
        <w:bottom w:val="none" w:sz="0" w:space="0" w:color="auto"/>
        <w:right w:val="none" w:sz="0" w:space="0" w:color="auto"/>
      </w:divBdr>
    </w:div>
    <w:div w:id="1605067550">
      <w:bodyDiv w:val="1"/>
      <w:marLeft w:val="0"/>
      <w:marRight w:val="0"/>
      <w:marTop w:val="0"/>
      <w:marBottom w:val="0"/>
      <w:divBdr>
        <w:top w:val="none" w:sz="0" w:space="0" w:color="auto"/>
        <w:left w:val="none" w:sz="0" w:space="0" w:color="auto"/>
        <w:bottom w:val="none" w:sz="0" w:space="0" w:color="auto"/>
        <w:right w:val="none" w:sz="0" w:space="0" w:color="auto"/>
      </w:divBdr>
    </w:div>
    <w:div w:id="1605961308">
      <w:bodyDiv w:val="1"/>
      <w:marLeft w:val="0"/>
      <w:marRight w:val="0"/>
      <w:marTop w:val="0"/>
      <w:marBottom w:val="0"/>
      <w:divBdr>
        <w:top w:val="none" w:sz="0" w:space="0" w:color="auto"/>
        <w:left w:val="none" w:sz="0" w:space="0" w:color="auto"/>
        <w:bottom w:val="none" w:sz="0" w:space="0" w:color="auto"/>
        <w:right w:val="none" w:sz="0" w:space="0" w:color="auto"/>
      </w:divBdr>
    </w:div>
    <w:div w:id="1605990462">
      <w:bodyDiv w:val="1"/>
      <w:marLeft w:val="0"/>
      <w:marRight w:val="0"/>
      <w:marTop w:val="0"/>
      <w:marBottom w:val="0"/>
      <w:divBdr>
        <w:top w:val="none" w:sz="0" w:space="0" w:color="auto"/>
        <w:left w:val="none" w:sz="0" w:space="0" w:color="auto"/>
        <w:bottom w:val="none" w:sz="0" w:space="0" w:color="auto"/>
        <w:right w:val="none" w:sz="0" w:space="0" w:color="auto"/>
      </w:divBdr>
    </w:div>
    <w:div w:id="1606229770">
      <w:bodyDiv w:val="1"/>
      <w:marLeft w:val="0"/>
      <w:marRight w:val="0"/>
      <w:marTop w:val="0"/>
      <w:marBottom w:val="0"/>
      <w:divBdr>
        <w:top w:val="none" w:sz="0" w:space="0" w:color="auto"/>
        <w:left w:val="none" w:sz="0" w:space="0" w:color="auto"/>
        <w:bottom w:val="none" w:sz="0" w:space="0" w:color="auto"/>
        <w:right w:val="none" w:sz="0" w:space="0" w:color="auto"/>
      </w:divBdr>
    </w:div>
    <w:div w:id="1606234427">
      <w:bodyDiv w:val="1"/>
      <w:marLeft w:val="0"/>
      <w:marRight w:val="0"/>
      <w:marTop w:val="0"/>
      <w:marBottom w:val="0"/>
      <w:divBdr>
        <w:top w:val="none" w:sz="0" w:space="0" w:color="auto"/>
        <w:left w:val="none" w:sz="0" w:space="0" w:color="auto"/>
        <w:bottom w:val="none" w:sz="0" w:space="0" w:color="auto"/>
        <w:right w:val="none" w:sz="0" w:space="0" w:color="auto"/>
      </w:divBdr>
    </w:div>
    <w:div w:id="1606378921">
      <w:bodyDiv w:val="1"/>
      <w:marLeft w:val="0"/>
      <w:marRight w:val="0"/>
      <w:marTop w:val="0"/>
      <w:marBottom w:val="0"/>
      <w:divBdr>
        <w:top w:val="none" w:sz="0" w:space="0" w:color="auto"/>
        <w:left w:val="none" w:sz="0" w:space="0" w:color="auto"/>
        <w:bottom w:val="none" w:sz="0" w:space="0" w:color="auto"/>
        <w:right w:val="none" w:sz="0" w:space="0" w:color="auto"/>
      </w:divBdr>
    </w:div>
    <w:div w:id="1606426322">
      <w:bodyDiv w:val="1"/>
      <w:marLeft w:val="0"/>
      <w:marRight w:val="0"/>
      <w:marTop w:val="0"/>
      <w:marBottom w:val="0"/>
      <w:divBdr>
        <w:top w:val="none" w:sz="0" w:space="0" w:color="auto"/>
        <w:left w:val="none" w:sz="0" w:space="0" w:color="auto"/>
        <w:bottom w:val="none" w:sz="0" w:space="0" w:color="auto"/>
        <w:right w:val="none" w:sz="0" w:space="0" w:color="auto"/>
      </w:divBdr>
    </w:div>
    <w:div w:id="1606499110">
      <w:bodyDiv w:val="1"/>
      <w:marLeft w:val="0"/>
      <w:marRight w:val="0"/>
      <w:marTop w:val="0"/>
      <w:marBottom w:val="0"/>
      <w:divBdr>
        <w:top w:val="none" w:sz="0" w:space="0" w:color="auto"/>
        <w:left w:val="none" w:sz="0" w:space="0" w:color="auto"/>
        <w:bottom w:val="none" w:sz="0" w:space="0" w:color="auto"/>
        <w:right w:val="none" w:sz="0" w:space="0" w:color="auto"/>
      </w:divBdr>
    </w:div>
    <w:div w:id="1606572817">
      <w:bodyDiv w:val="1"/>
      <w:marLeft w:val="0"/>
      <w:marRight w:val="0"/>
      <w:marTop w:val="0"/>
      <w:marBottom w:val="0"/>
      <w:divBdr>
        <w:top w:val="none" w:sz="0" w:space="0" w:color="auto"/>
        <w:left w:val="none" w:sz="0" w:space="0" w:color="auto"/>
        <w:bottom w:val="none" w:sz="0" w:space="0" w:color="auto"/>
        <w:right w:val="none" w:sz="0" w:space="0" w:color="auto"/>
      </w:divBdr>
    </w:div>
    <w:div w:id="1606694070">
      <w:bodyDiv w:val="1"/>
      <w:marLeft w:val="0"/>
      <w:marRight w:val="0"/>
      <w:marTop w:val="0"/>
      <w:marBottom w:val="0"/>
      <w:divBdr>
        <w:top w:val="none" w:sz="0" w:space="0" w:color="auto"/>
        <w:left w:val="none" w:sz="0" w:space="0" w:color="auto"/>
        <w:bottom w:val="none" w:sz="0" w:space="0" w:color="auto"/>
        <w:right w:val="none" w:sz="0" w:space="0" w:color="auto"/>
      </w:divBdr>
    </w:div>
    <w:div w:id="1606884114">
      <w:bodyDiv w:val="1"/>
      <w:marLeft w:val="0"/>
      <w:marRight w:val="0"/>
      <w:marTop w:val="0"/>
      <w:marBottom w:val="0"/>
      <w:divBdr>
        <w:top w:val="none" w:sz="0" w:space="0" w:color="auto"/>
        <w:left w:val="none" w:sz="0" w:space="0" w:color="auto"/>
        <w:bottom w:val="none" w:sz="0" w:space="0" w:color="auto"/>
        <w:right w:val="none" w:sz="0" w:space="0" w:color="auto"/>
      </w:divBdr>
    </w:div>
    <w:div w:id="1607038770">
      <w:bodyDiv w:val="1"/>
      <w:marLeft w:val="0"/>
      <w:marRight w:val="0"/>
      <w:marTop w:val="0"/>
      <w:marBottom w:val="0"/>
      <w:divBdr>
        <w:top w:val="none" w:sz="0" w:space="0" w:color="auto"/>
        <w:left w:val="none" w:sz="0" w:space="0" w:color="auto"/>
        <w:bottom w:val="none" w:sz="0" w:space="0" w:color="auto"/>
        <w:right w:val="none" w:sz="0" w:space="0" w:color="auto"/>
      </w:divBdr>
    </w:div>
    <w:div w:id="1607152636">
      <w:bodyDiv w:val="1"/>
      <w:marLeft w:val="0"/>
      <w:marRight w:val="0"/>
      <w:marTop w:val="0"/>
      <w:marBottom w:val="0"/>
      <w:divBdr>
        <w:top w:val="none" w:sz="0" w:space="0" w:color="auto"/>
        <w:left w:val="none" w:sz="0" w:space="0" w:color="auto"/>
        <w:bottom w:val="none" w:sz="0" w:space="0" w:color="auto"/>
        <w:right w:val="none" w:sz="0" w:space="0" w:color="auto"/>
      </w:divBdr>
    </w:div>
    <w:div w:id="1607224853">
      <w:bodyDiv w:val="1"/>
      <w:marLeft w:val="0"/>
      <w:marRight w:val="0"/>
      <w:marTop w:val="0"/>
      <w:marBottom w:val="0"/>
      <w:divBdr>
        <w:top w:val="none" w:sz="0" w:space="0" w:color="auto"/>
        <w:left w:val="none" w:sz="0" w:space="0" w:color="auto"/>
        <w:bottom w:val="none" w:sz="0" w:space="0" w:color="auto"/>
        <w:right w:val="none" w:sz="0" w:space="0" w:color="auto"/>
      </w:divBdr>
    </w:div>
    <w:div w:id="1607231862">
      <w:bodyDiv w:val="1"/>
      <w:marLeft w:val="0"/>
      <w:marRight w:val="0"/>
      <w:marTop w:val="0"/>
      <w:marBottom w:val="0"/>
      <w:divBdr>
        <w:top w:val="none" w:sz="0" w:space="0" w:color="auto"/>
        <w:left w:val="none" w:sz="0" w:space="0" w:color="auto"/>
        <w:bottom w:val="none" w:sz="0" w:space="0" w:color="auto"/>
        <w:right w:val="none" w:sz="0" w:space="0" w:color="auto"/>
      </w:divBdr>
    </w:div>
    <w:div w:id="1607346529">
      <w:bodyDiv w:val="1"/>
      <w:marLeft w:val="0"/>
      <w:marRight w:val="0"/>
      <w:marTop w:val="0"/>
      <w:marBottom w:val="0"/>
      <w:divBdr>
        <w:top w:val="none" w:sz="0" w:space="0" w:color="auto"/>
        <w:left w:val="none" w:sz="0" w:space="0" w:color="auto"/>
        <w:bottom w:val="none" w:sz="0" w:space="0" w:color="auto"/>
        <w:right w:val="none" w:sz="0" w:space="0" w:color="auto"/>
      </w:divBdr>
    </w:div>
    <w:div w:id="1607729918">
      <w:bodyDiv w:val="1"/>
      <w:marLeft w:val="0"/>
      <w:marRight w:val="0"/>
      <w:marTop w:val="0"/>
      <w:marBottom w:val="0"/>
      <w:divBdr>
        <w:top w:val="none" w:sz="0" w:space="0" w:color="auto"/>
        <w:left w:val="none" w:sz="0" w:space="0" w:color="auto"/>
        <w:bottom w:val="none" w:sz="0" w:space="0" w:color="auto"/>
        <w:right w:val="none" w:sz="0" w:space="0" w:color="auto"/>
      </w:divBdr>
    </w:div>
    <w:div w:id="1607956002">
      <w:bodyDiv w:val="1"/>
      <w:marLeft w:val="0"/>
      <w:marRight w:val="0"/>
      <w:marTop w:val="0"/>
      <w:marBottom w:val="0"/>
      <w:divBdr>
        <w:top w:val="none" w:sz="0" w:space="0" w:color="auto"/>
        <w:left w:val="none" w:sz="0" w:space="0" w:color="auto"/>
        <w:bottom w:val="none" w:sz="0" w:space="0" w:color="auto"/>
        <w:right w:val="none" w:sz="0" w:space="0" w:color="auto"/>
      </w:divBdr>
    </w:div>
    <w:div w:id="1608269037">
      <w:bodyDiv w:val="1"/>
      <w:marLeft w:val="0"/>
      <w:marRight w:val="0"/>
      <w:marTop w:val="0"/>
      <w:marBottom w:val="0"/>
      <w:divBdr>
        <w:top w:val="none" w:sz="0" w:space="0" w:color="auto"/>
        <w:left w:val="none" w:sz="0" w:space="0" w:color="auto"/>
        <w:bottom w:val="none" w:sz="0" w:space="0" w:color="auto"/>
        <w:right w:val="none" w:sz="0" w:space="0" w:color="auto"/>
      </w:divBdr>
    </w:div>
    <w:div w:id="1608344441">
      <w:bodyDiv w:val="1"/>
      <w:marLeft w:val="0"/>
      <w:marRight w:val="0"/>
      <w:marTop w:val="0"/>
      <w:marBottom w:val="0"/>
      <w:divBdr>
        <w:top w:val="none" w:sz="0" w:space="0" w:color="auto"/>
        <w:left w:val="none" w:sz="0" w:space="0" w:color="auto"/>
        <w:bottom w:val="none" w:sz="0" w:space="0" w:color="auto"/>
        <w:right w:val="none" w:sz="0" w:space="0" w:color="auto"/>
      </w:divBdr>
    </w:div>
    <w:div w:id="1608460723">
      <w:bodyDiv w:val="1"/>
      <w:marLeft w:val="0"/>
      <w:marRight w:val="0"/>
      <w:marTop w:val="0"/>
      <w:marBottom w:val="0"/>
      <w:divBdr>
        <w:top w:val="none" w:sz="0" w:space="0" w:color="auto"/>
        <w:left w:val="none" w:sz="0" w:space="0" w:color="auto"/>
        <w:bottom w:val="none" w:sz="0" w:space="0" w:color="auto"/>
        <w:right w:val="none" w:sz="0" w:space="0" w:color="auto"/>
      </w:divBdr>
    </w:div>
    <w:div w:id="1608467628">
      <w:bodyDiv w:val="1"/>
      <w:marLeft w:val="0"/>
      <w:marRight w:val="0"/>
      <w:marTop w:val="0"/>
      <w:marBottom w:val="0"/>
      <w:divBdr>
        <w:top w:val="none" w:sz="0" w:space="0" w:color="auto"/>
        <w:left w:val="none" w:sz="0" w:space="0" w:color="auto"/>
        <w:bottom w:val="none" w:sz="0" w:space="0" w:color="auto"/>
        <w:right w:val="none" w:sz="0" w:space="0" w:color="auto"/>
      </w:divBdr>
    </w:div>
    <w:div w:id="1608734409">
      <w:bodyDiv w:val="1"/>
      <w:marLeft w:val="0"/>
      <w:marRight w:val="0"/>
      <w:marTop w:val="0"/>
      <w:marBottom w:val="0"/>
      <w:divBdr>
        <w:top w:val="none" w:sz="0" w:space="0" w:color="auto"/>
        <w:left w:val="none" w:sz="0" w:space="0" w:color="auto"/>
        <w:bottom w:val="none" w:sz="0" w:space="0" w:color="auto"/>
        <w:right w:val="none" w:sz="0" w:space="0" w:color="auto"/>
      </w:divBdr>
    </w:div>
    <w:div w:id="1609046777">
      <w:bodyDiv w:val="1"/>
      <w:marLeft w:val="0"/>
      <w:marRight w:val="0"/>
      <w:marTop w:val="0"/>
      <w:marBottom w:val="0"/>
      <w:divBdr>
        <w:top w:val="none" w:sz="0" w:space="0" w:color="auto"/>
        <w:left w:val="none" w:sz="0" w:space="0" w:color="auto"/>
        <w:bottom w:val="none" w:sz="0" w:space="0" w:color="auto"/>
        <w:right w:val="none" w:sz="0" w:space="0" w:color="auto"/>
      </w:divBdr>
    </w:div>
    <w:div w:id="1609115381">
      <w:bodyDiv w:val="1"/>
      <w:marLeft w:val="0"/>
      <w:marRight w:val="0"/>
      <w:marTop w:val="0"/>
      <w:marBottom w:val="0"/>
      <w:divBdr>
        <w:top w:val="none" w:sz="0" w:space="0" w:color="auto"/>
        <w:left w:val="none" w:sz="0" w:space="0" w:color="auto"/>
        <w:bottom w:val="none" w:sz="0" w:space="0" w:color="auto"/>
        <w:right w:val="none" w:sz="0" w:space="0" w:color="auto"/>
      </w:divBdr>
    </w:div>
    <w:div w:id="1609123088">
      <w:bodyDiv w:val="1"/>
      <w:marLeft w:val="0"/>
      <w:marRight w:val="0"/>
      <w:marTop w:val="0"/>
      <w:marBottom w:val="0"/>
      <w:divBdr>
        <w:top w:val="none" w:sz="0" w:space="0" w:color="auto"/>
        <w:left w:val="none" w:sz="0" w:space="0" w:color="auto"/>
        <w:bottom w:val="none" w:sz="0" w:space="0" w:color="auto"/>
        <w:right w:val="none" w:sz="0" w:space="0" w:color="auto"/>
      </w:divBdr>
    </w:div>
    <w:div w:id="1609384482">
      <w:bodyDiv w:val="1"/>
      <w:marLeft w:val="0"/>
      <w:marRight w:val="0"/>
      <w:marTop w:val="0"/>
      <w:marBottom w:val="0"/>
      <w:divBdr>
        <w:top w:val="none" w:sz="0" w:space="0" w:color="auto"/>
        <w:left w:val="none" w:sz="0" w:space="0" w:color="auto"/>
        <w:bottom w:val="none" w:sz="0" w:space="0" w:color="auto"/>
        <w:right w:val="none" w:sz="0" w:space="0" w:color="auto"/>
      </w:divBdr>
    </w:div>
    <w:div w:id="1609434799">
      <w:bodyDiv w:val="1"/>
      <w:marLeft w:val="0"/>
      <w:marRight w:val="0"/>
      <w:marTop w:val="0"/>
      <w:marBottom w:val="0"/>
      <w:divBdr>
        <w:top w:val="none" w:sz="0" w:space="0" w:color="auto"/>
        <w:left w:val="none" w:sz="0" w:space="0" w:color="auto"/>
        <w:bottom w:val="none" w:sz="0" w:space="0" w:color="auto"/>
        <w:right w:val="none" w:sz="0" w:space="0" w:color="auto"/>
      </w:divBdr>
    </w:div>
    <w:div w:id="1609464468">
      <w:bodyDiv w:val="1"/>
      <w:marLeft w:val="0"/>
      <w:marRight w:val="0"/>
      <w:marTop w:val="0"/>
      <w:marBottom w:val="0"/>
      <w:divBdr>
        <w:top w:val="none" w:sz="0" w:space="0" w:color="auto"/>
        <w:left w:val="none" w:sz="0" w:space="0" w:color="auto"/>
        <w:bottom w:val="none" w:sz="0" w:space="0" w:color="auto"/>
        <w:right w:val="none" w:sz="0" w:space="0" w:color="auto"/>
      </w:divBdr>
    </w:div>
    <w:div w:id="1609850121">
      <w:bodyDiv w:val="1"/>
      <w:marLeft w:val="0"/>
      <w:marRight w:val="0"/>
      <w:marTop w:val="0"/>
      <w:marBottom w:val="0"/>
      <w:divBdr>
        <w:top w:val="none" w:sz="0" w:space="0" w:color="auto"/>
        <w:left w:val="none" w:sz="0" w:space="0" w:color="auto"/>
        <w:bottom w:val="none" w:sz="0" w:space="0" w:color="auto"/>
        <w:right w:val="none" w:sz="0" w:space="0" w:color="auto"/>
      </w:divBdr>
    </w:div>
    <w:div w:id="1609921146">
      <w:bodyDiv w:val="1"/>
      <w:marLeft w:val="0"/>
      <w:marRight w:val="0"/>
      <w:marTop w:val="0"/>
      <w:marBottom w:val="0"/>
      <w:divBdr>
        <w:top w:val="none" w:sz="0" w:space="0" w:color="auto"/>
        <w:left w:val="none" w:sz="0" w:space="0" w:color="auto"/>
        <w:bottom w:val="none" w:sz="0" w:space="0" w:color="auto"/>
        <w:right w:val="none" w:sz="0" w:space="0" w:color="auto"/>
      </w:divBdr>
    </w:div>
    <w:div w:id="1609922267">
      <w:bodyDiv w:val="1"/>
      <w:marLeft w:val="0"/>
      <w:marRight w:val="0"/>
      <w:marTop w:val="0"/>
      <w:marBottom w:val="0"/>
      <w:divBdr>
        <w:top w:val="none" w:sz="0" w:space="0" w:color="auto"/>
        <w:left w:val="none" w:sz="0" w:space="0" w:color="auto"/>
        <w:bottom w:val="none" w:sz="0" w:space="0" w:color="auto"/>
        <w:right w:val="none" w:sz="0" w:space="0" w:color="auto"/>
      </w:divBdr>
    </w:div>
    <w:div w:id="1610119107">
      <w:bodyDiv w:val="1"/>
      <w:marLeft w:val="0"/>
      <w:marRight w:val="0"/>
      <w:marTop w:val="0"/>
      <w:marBottom w:val="0"/>
      <w:divBdr>
        <w:top w:val="none" w:sz="0" w:space="0" w:color="auto"/>
        <w:left w:val="none" w:sz="0" w:space="0" w:color="auto"/>
        <w:bottom w:val="none" w:sz="0" w:space="0" w:color="auto"/>
        <w:right w:val="none" w:sz="0" w:space="0" w:color="auto"/>
      </w:divBdr>
    </w:div>
    <w:div w:id="1610434589">
      <w:bodyDiv w:val="1"/>
      <w:marLeft w:val="0"/>
      <w:marRight w:val="0"/>
      <w:marTop w:val="0"/>
      <w:marBottom w:val="0"/>
      <w:divBdr>
        <w:top w:val="none" w:sz="0" w:space="0" w:color="auto"/>
        <w:left w:val="none" w:sz="0" w:space="0" w:color="auto"/>
        <w:bottom w:val="none" w:sz="0" w:space="0" w:color="auto"/>
        <w:right w:val="none" w:sz="0" w:space="0" w:color="auto"/>
      </w:divBdr>
    </w:div>
    <w:div w:id="1610771379">
      <w:bodyDiv w:val="1"/>
      <w:marLeft w:val="0"/>
      <w:marRight w:val="0"/>
      <w:marTop w:val="0"/>
      <w:marBottom w:val="0"/>
      <w:divBdr>
        <w:top w:val="none" w:sz="0" w:space="0" w:color="auto"/>
        <w:left w:val="none" w:sz="0" w:space="0" w:color="auto"/>
        <w:bottom w:val="none" w:sz="0" w:space="0" w:color="auto"/>
        <w:right w:val="none" w:sz="0" w:space="0" w:color="auto"/>
      </w:divBdr>
    </w:div>
    <w:div w:id="1610892245">
      <w:bodyDiv w:val="1"/>
      <w:marLeft w:val="0"/>
      <w:marRight w:val="0"/>
      <w:marTop w:val="0"/>
      <w:marBottom w:val="0"/>
      <w:divBdr>
        <w:top w:val="none" w:sz="0" w:space="0" w:color="auto"/>
        <w:left w:val="none" w:sz="0" w:space="0" w:color="auto"/>
        <w:bottom w:val="none" w:sz="0" w:space="0" w:color="auto"/>
        <w:right w:val="none" w:sz="0" w:space="0" w:color="auto"/>
      </w:divBdr>
    </w:div>
    <w:div w:id="1610971289">
      <w:bodyDiv w:val="1"/>
      <w:marLeft w:val="0"/>
      <w:marRight w:val="0"/>
      <w:marTop w:val="0"/>
      <w:marBottom w:val="0"/>
      <w:divBdr>
        <w:top w:val="none" w:sz="0" w:space="0" w:color="auto"/>
        <w:left w:val="none" w:sz="0" w:space="0" w:color="auto"/>
        <w:bottom w:val="none" w:sz="0" w:space="0" w:color="auto"/>
        <w:right w:val="none" w:sz="0" w:space="0" w:color="auto"/>
      </w:divBdr>
    </w:div>
    <w:div w:id="1611081482">
      <w:bodyDiv w:val="1"/>
      <w:marLeft w:val="0"/>
      <w:marRight w:val="0"/>
      <w:marTop w:val="0"/>
      <w:marBottom w:val="0"/>
      <w:divBdr>
        <w:top w:val="none" w:sz="0" w:space="0" w:color="auto"/>
        <w:left w:val="none" w:sz="0" w:space="0" w:color="auto"/>
        <w:bottom w:val="none" w:sz="0" w:space="0" w:color="auto"/>
        <w:right w:val="none" w:sz="0" w:space="0" w:color="auto"/>
      </w:divBdr>
    </w:div>
    <w:div w:id="1611203545">
      <w:bodyDiv w:val="1"/>
      <w:marLeft w:val="0"/>
      <w:marRight w:val="0"/>
      <w:marTop w:val="0"/>
      <w:marBottom w:val="0"/>
      <w:divBdr>
        <w:top w:val="none" w:sz="0" w:space="0" w:color="auto"/>
        <w:left w:val="none" w:sz="0" w:space="0" w:color="auto"/>
        <w:bottom w:val="none" w:sz="0" w:space="0" w:color="auto"/>
        <w:right w:val="none" w:sz="0" w:space="0" w:color="auto"/>
      </w:divBdr>
    </w:div>
    <w:div w:id="1611354138">
      <w:bodyDiv w:val="1"/>
      <w:marLeft w:val="0"/>
      <w:marRight w:val="0"/>
      <w:marTop w:val="0"/>
      <w:marBottom w:val="0"/>
      <w:divBdr>
        <w:top w:val="none" w:sz="0" w:space="0" w:color="auto"/>
        <w:left w:val="none" w:sz="0" w:space="0" w:color="auto"/>
        <w:bottom w:val="none" w:sz="0" w:space="0" w:color="auto"/>
        <w:right w:val="none" w:sz="0" w:space="0" w:color="auto"/>
      </w:divBdr>
    </w:div>
    <w:div w:id="1611357658">
      <w:bodyDiv w:val="1"/>
      <w:marLeft w:val="0"/>
      <w:marRight w:val="0"/>
      <w:marTop w:val="0"/>
      <w:marBottom w:val="0"/>
      <w:divBdr>
        <w:top w:val="none" w:sz="0" w:space="0" w:color="auto"/>
        <w:left w:val="none" w:sz="0" w:space="0" w:color="auto"/>
        <w:bottom w:val="none" w:sz="0" w:space="0" w:color="auto"/>
        <w:right w:val="none" w:sz="0" w:space="0" w:color="auto"/>
      </w:divBdr>
    </w:div>
    <w:div w:id="1611425576">
      <w:bodyDiv w:val="1"/>
      <w:marLeft w:val="0"/>
      <w:marRight w:val="0"/>
      <w:marTop w:val="0"/>
      <w:marBottom w:val="0"/>
      <w:divBdr>
        <w:top w:val="none" w:sz="0" w:space="0" w:color="auto"/>
        <w:left w:val="none" w:sz="0" w:space="0" w:color="auto"/>
        <w:bottom w:val="none" w:sz="0" w:space="0" w:color="auto"/>
        <w:right w:val="none" w:sz="0" w:space="0" w:color="auto"/>
      </w:divBdr>
    </w:div>
    <w:div w:id="1611476196">
      <w:bodyDiv w:val="1"/>
      <w:marLeft w:val="0"/>
      <w:marRight w:val="0"/>
      <w:marTop w:val="0"/>
      <w:marBottom w:val="0"/>
      <w:divBdr>
        <w:top w:val="none" w:sz="0" w:space="0" w:color="auto"/>
        <w:left w:val="none" w:sz="0" w:space="0" w:color="auto"/>
        <w:bottom w:val="none" w:sz="0" w:space="0" w:color="auto"/>
        <w:right w:val="none" w:sz="0" w:space="0" w:color="auto"/>
      </w:divBdr>
    </w:div>
    <w:div w:id="1611666016">
      <w:bodyDiv w:val="1"/>
      <w:marLeft w:val="0"/>
      <w:marRight w:val="0"/>
      <w:marTop w:val="0"/>
      <w:marBottom w:val="0"/>
      <w:divBdr>
        <w:top w:val="none" w:sz="0" w:space="0" w:color="auto"/>
        <w:left w:val="none" w:sz="0" w:space="0" w:color="auto"/>
        <w:bottom w:val="none" w:sz="0" w:space="0" w:color="auto"/>
        <w:right w:val="none" w:sz="0" w:space="0" w:color="auto"/>
      </w:divBdr>
    </w:div>
    <w:div w:id="1611741740">
      <w:bodyDiv w:val="1"/>
      <w:marLeft w:val="0"/>
      <w:marRight w:val="0"/>
      <w:marTop w:val="0"/>
      <w:marBottom w:val="0"/>
      <w:divBdr>
        <w:top w:val="none" w:sz="0" w:space="0" w:color="auto"/>
        <w:left w:val="none" w:sz="0" w:space="0" w:color="auto"/>
        <w:bottom w:val="none" w:sz="0" w:space="0" w:color="auto"/>
        <w:right w:val="none" w:sz="0" w:space="0" w:color="auto"/>
      </w:divBdr>
    </w:div>
    <w:div w:id="1611857977">
      <w:bodyDiv w:val="1"/>
      <w:marLeft w:val="0"/>
      <w:marRight w:val="0"/>
      <w:marTop w:val="0"/>
      <w:marBottom w:val="0"/>
      <w:divBdr>
        <w:top w:val="none" w:sz="0" w:space="0" w:color="auto"/>
        <w:left w:val="none" w:sz="0" w:space="0" w:color="auto"/>
        <w:bottom w:val="none" w:sz="0" w:space="0" w:color="auto"/>
        <w:right w:val="none" w:sz="0" w:space="0" w:color="auto"/>
      </w:divBdr>
    </w:div>
    <w:div w:id="1612004882">
      <w:bodyDiv w:val="1"/>
      <w:marLeft w:val="0"/>
      <w:marRight w:val="0"/>
      <w:marTop w:val="0"/>
      <w:marBottom w:val="0"/>
      <w:divBdr>
        <w:top w:val="none" w:sz="0" w:space="0" w:color="auto"/>
        <w:left w:val="none" w:sz="0" w:space="0" w:color="auto"/>
        <w:bottom w:val="none" w:sz="0" w:space="0" w:color="auto"/>
        <w:right w:val="none" w:sz="0" w:space="0" w:color="auto"/>
      </w:divBdr>
    </w:div>
    <w:div w:id="1612203703">
      <w:bodyDiv w:val="1"/>
      <w:marLeft w:val="0"/>
      <w:marRight w:val="0"/>
      <w:marTop w:val="0"/>
      <w:marBottom w:val="0"/>
      <w:divBdr>
        <w:top w:val="none" w:sz="0" w:space="0" w:color="auto"/>
        <w:left w:val="none" w:sz="0" w:space="0" w:color="auto"/>
        <w:bottom w:val="none" w:sz="0" w:space="0" w:color="auto"/>
        <w:right w:val="none" w:sz="0" w:space="0" w:color="auto"/>
      </w:divBdr>
    </w:div>
    <w:div w:id="1612515706">
      <w:bodyDiv w:val="1"/>
      <w:marLeft w:val="0"/>
      <w:marRight w:val="0"/>
      <w:marTop w:val="0"/>
      <w:marBottom w:val="0"/>
      <w:divBdr>
        <w:top w:val="none" w:sz="0" w:space="0" w:color="auto"/>
        <w:left w:val="none" w:sz="0" w:space="0" w:color="auto"/>
        <w:bottom w:val="none" w:sz="0" w:space="0" w:color="auto"/>
        <w:right w:val="none" w:sz="0" w:space="0" w:color="auto"/>
      </w:divBdr>
    </w:div>
    <w:div w:id="1612587056">
      <w:bodyDiv w:val="1"/>
      <w:marLeft w:val="0"/>
      <w:marRight w:val="0"/>
      <w:marTop w:val="0"/>
      <w:marBottom w:val="0"/>
      <w:divBdr>
        <w:top w:val="none" w:sz="0" w:space="0" w:color="auto"/>
        <w:left w:val="none" w:sz="0" w:space="0" w:color="auto"/>
        <w:bottom w:val="none" w:sz="0" w:space="0" w:color="auto"/>
        <w:right w:val="none" w:sz="0" w:space="0" w:color="auto"/>
      </w:divBdr>
    </w:div>
    <w:div w:id="1612781061">
      <w:bodyDiv w:val="1"/>
      <w:marLeft w:val="0"/>
      <w:marRight w:val="0"/>
      <w:marTop w:val="0"/>
      <w:marBottom w:val="0"/>
      <w:divBdr>
        <w:top w:val="none" w:sz="0" w:space="0" w:color="auto"/>
        <w:left w:val="none" w:sz="0" w:space="0" w:color="auto"/>
        <w:bottom w:val="none" w:sz="0" w:space="0" w:color="auto"/>
        <w:right w:val="none" w:sz="0" w:space="0" w:color="auto"/>
      </w:divBdr>
    </w:div>
    <w:div w:id="1613318816">
      <w:bodyDiv w:val="1"/>
      <w:marLeft w:val="0"/>
      <w:marRight w:val="0"/>
      <w:marTop w:val="0"/>
      <w:marBottom w:val="0"/>
      <w:divBdr>
        <w:top w:val="none" w:sz="0" w:space="0" w:color="auto"/>
        <w:left w:val="none" w:sz="0" w:space="0" w:color="auto"/>
        <w:bottom w:val="none" w:sz="0" w:space="0" w:color="auto"/>
        <w:right w:val="none" w:sz="0" w:space="0" w:color="auto"/>
      </w:divBdr>
    </w:div>
    <w:div w:id="1613393811">
      <w:bodyDiv w:val="1"/>
      <w:marLeft w:val="0"/>
      <w:marRight w:val="0"/>
      <w:marTop w:val="0"/>
      <w:marBottom w:val="0"/>
      <w:divBdr>
        <w:top w:val="none" w:sz="0" w:space="0" w:color="auto"/>
        <w:left w:val="none" w:sz="0" w:space="0" w:color="auto"/>
        <w:bottom w:val="none" w:sz="0" w:space="0" w:color="auto"/>
        <w:right w:val="none" w:sz="0" w:space="0" w:color="auto"/>
      </w:divBdr>
    </w:div>
    <w:div w:id="1613438487">
      <w:bodyDiv w:val="1"/>
      <w:marLeft w:val="0"/>
      <w:marRight w:val="0"/>
      <w:marTop w:val="0"/>
      <w:marBottom w:val="0"/>
      <w:divBdr>
        <w:top w:val="none" w:sz="0" w:space="0" w:color="auto"/>
        <w:left w:val="none" w:sz="0" w:space="0" w:color="auto"/>
        <w:bottom w:val="none" w:sz="0" w:space="0" w:color="auto"/>
        <w:right w:val="none" w:sz="0" w:space="0" w:color="auto"/>
      </w:divBdr>
    </w:div>
    <w:div w:id="1613707013">
      <w:bodyDiv w:val="1"/>
      <w:marLeft w:val="0"/>
      <w:marRight w:val="0"/>
      <w:marTop w:val="0"/>
      <w:marBottom w:val="0"/>
      <w:divBdr>
        <w:top w:val="none" w:sz="0" w:space="0" w:color="auto"/>
        <w:left w:val="none" w:sz="0" w:space="0" w:color="auto"/>
        <w:bottom w:val="none" w:sz="0" w:space="0" w:color="auto"/>
        <w:right w:val="none" w:sz="0" w:space="0" w:color="auto"/>
      </w:divBdr>
    </w:div>
    <w:div w:id="1613854368">
      <w:bodyDiv w:val="1"/>
      <w:marLeft w:val="0"/>
      <w:marRight w:val="0"/>
      <w:marTop w:val="0"/>
      <w:marBottom w:val="0"/>
      <w:divBdr>
        <w:top w:val="none" w:sz="0" w:space="0" w:color="auto"/>
        <w:left w:val="none" w:sz="0" w:space="0" w:color="auto"/>
        <w:bottom w:val="none" w:sz="0" w:space="0" w:color="auto"/>
        <w:right w:val="none" w:sz="0" w:space="0" w:color="auto"/>
      </w:divBdr>
    </w:div>
    <w:div w:id="1614022818">
      <w:bodyDiv w:val="1"/>
      <w:marLeft w:val="0"/>
      <w:marRight w:val="0"/>
      <w:marTop w:val="0"/>
      <w:marBottom w:val="0"/>
      <w:divBdr>
        <w:top w:val="none" w:sz="0" w:space="0" w:color="auto"/>
        <w:left w:val="none" w:sz="0" w:space="0" w:color="auto"/>
        <w:bottom w:val="none" w:sz="0" w:space="0" w:color="auto"/>
        <w:right w:val="none" w:sz="0" w:space="0" w:color="auto"/>
      </w:divBdr>
    </w:div>
    <w:div w:id="1614091923">
      <w:bodyDiv w:val="1"/>
      <w:marLeft w:val="0"/>
      <w:marRight w:val="0"/>
      <w:marTop w:val="0"/>
      <w:marBottom w:val="0"/>
      <w:divBdr>
        <w:top w:val="none" w:sz="0" w:space="0" w:color="auto"/>
        <w:left w:val="none" w:sz="0" w:space="0" w:color="auto"/>
        <w:bottom w:val="none" w:sz="0" w:space="0" w:color="auto"/>
        <w:right w:val="none" w:sz="0" w:space="0" w:color="auto"/>
      </w:divBdr>
    </w:div>
    <w:div w:id="1614098255">
      <w:bodyDiv w:val="1"/>
      <w:marLeft w:val="0"/>
      <w:marRight w:val="0"/>
      <w:marTop w:val="0"/>
      <w:marBottom w:val="0"/>
      <w:divBdr>
        <w:top w:val="none" w:sz="0" w:space="0" w:color="auto"/>
        <w:left w:val="none" w:sz="0" w:space="0" w:color="auto"/>
        <w:bottom w:val="none" w:sz="0" w:space="0" w:color="auto"/>
        <w:right w:val="none" w:sz="0" w:space="0" w:color="auto"/>
      </w:divBdr>
    </w:div>
    <w:div w:id="1614167050">
      <w:bodyDiv w:val="1"/>
      <w:marLeft w:val="0"/>
      <w:marRight w:val="0"/>
      <w:marTop w:val="0"/>
      <w:marBottom w:val="0"/>
      <w:divBdr>
        <w:top w:val="none" w:sz="0" w:space="0" w:color="auto"/>
        <w:left w:val="none" w:sz="0" w:space="0" w:color="auto"/>
        <w:bottom w:val="none" w:sz="0" w:space="0" w:color="auto"/>
        <w:right w:val="none" w:sz="0" w:space="0" w:color="auto"/>
      </w:divBdr>
    </w:div>
    <w:div w:id="1614283322">
      <w:bodyDiv w:val="1"/>
      <w:marLeft w:val="0"/>
      <w:marRight w:val="0"/>
      <w:marTop w:val="0"/>
      <w:marBottom w:val="0"/>
      <w:divBdr>
        <w:top w:val="none" w:sz="0" w:space="0" w:color="auto"/>
        <w:left w:val="none" w:sz="0" w:space="0" w:color="auto"/>
        <w:bottom w:val="none" w:sz="0" w:space="0" w:color="auto"/>
        <w:right w:val="none" w:sz="0" w:space="0" w:color="auto"/>
      </w:divBdr>
    </w:div>
    <w:div w:id="1614364163">
      <w:bodyDiv w:val="1"/>
      <w:marLeft w:val="0"/>
      <w:marRight w:val="0"/>
      <w:marTop w:val="0"/>
      <w:marBottom w:val="0"/>
      <w:divBdr>
        <w:top w:val="none" w:sz="0" w:space="0" w:color="auto"/>
        <w:left w:val="none" w:sz="0" w:space="0" w:color="auto"/>
        <w:bottom w:val="none" w:sz="0" w:space="0" w:color="auto"/>
        <w:right w:val="none" w:sz="0" w:space="0" w:color="auto"/>
      </w:divBdr>
    </w:div>
    <w:div w:id="1614365883">
      <w:bodyDiv w:val="1"/>
      <w:marLeft w:val="0"/>
      <w:marRight w:val="0"/>
      <w:marTop w:val="0"/>
      <w:marBottom w:val="0"/>
      <w:divBdr>
        <w:top w:val="none" w:sz="0" w:space="0" w:color="auto"/>
        <w:left w:val="none" w:sz="0" w:space="0" w:color="auto"/>
        <w:bottom w:val="none" w:sz="0" w:space="0" w:color="auto"/>
        <w:right w:val="none" w:sz="0" w:space="0" w:color="auto"/>
      </w:divBdr>
    </w:div>
    <w:div w:id="1614676065">
      <w:bodyDiv w:val="1"/>
      <w:marLeft w:val="0"/>
      <w:marRight w:val="0"/>
      <w:marTop w:val="0"/>
      <w:marBottom w:val="0"/>
      <w:divBdr>
        <w:top w:val="none" w:sz="0" w:space="0" w:color="auto"/>
        <w:left w:val="none" w:sz="0" w:space="0" w:color="auto"/>
        <w:bottom w:val="none" w:sz="0" w:space="0" w:color="auto"/>
        <w:right w:val="none" w:sz="0" w:space="0" w:color="auto"/>
      </w:divBdr>
    </w:div>
    <w:div w:id="1614938442">
      <w:bodyDiv w:val="1"/>
      <w:marLeft w:val="0"/>
      <w:marRight w:val="0"/>
      <w:marTop w:val="0"/>
      <w:marBottom w:val="0"/>
      <w:divBdr>
        <w:top w:val="none" w:sz="0" w:space="0" w:color="auto"/>
        <w:left w:val="none" w:sz="0" w:space="0" w:color="auto"/>
        <w:bottom w:val="none" w:sz="0" w:space="0" w:color="auto"/>
        <w:right w:val="none" w:sz="0" w:space="0" w:color="auto"/>
      </w:divBdr>
    </w:div>
    <w:div w:id="1614943645">
      <w:bodyDiv w:val="1"/>
      <w:marLeft w:val="0"/>
      <w:marRight w:val="0"/>
      <w:marTop w:val="0"/>
      <w:marBottom w:val="0"/>
      <w:divBdr>
        <w:top w:val="none" w:sz="0" w:space="0" w:color="auto"/>
        <w:left w:val="none" w:sz="0" w:space="0" w:color="auto"/>
        <w:bottom w:val="none" w:sz="0" w:space="0" w:color="auto"/>
        <w:right w:val="none" w:sz="0" w:space="0" w:color="auto"/>
      </w:divBdr>
    </w:div>
    <w:div w:id="1615016288">
      <w:bodyDiv w:val="1"/>
      <w:marLeft w:val="0"/>
      <w:marRight w:val="0"/>
      <w:marTop w:val="0"/>
      <w:marBottom w:val="0"/>
      <w:divBdr>
        <w:top w:val="none" w:sz="0" w:space="0" w:color="auto"/>
        <w:left w:val="none" w:sz="0" w:space="0" w:color="auto"/>
        <w:bottom w:val="none" w:sz="0" w:space="0" w:color="auto"/>
        <w:right w:val="none" w:sz="0" w:space="0" w:color="auto"/>
      </w:divBdr>
    </w:div>
    <w:div w:id="1615093251">
      <w:bodyDiv w:val="1"/>
      <w:marLeft w:val="0"/>
      <w:marRight w:val="0"/>
      <w:marTop w:val="0"/>
      <w:marBottom w:val="0"/>
      <w:divBdr>
        <w:top w:val="none" w:sz="0" w:space="0" w:color="auto"/>
        <w:left w:val="none" w:sz="0" w:space="0" w:color="auto"/>
        <w:bottom w:val="none" w:sz="0" w:space="0" w:color="auto"/>
        <w:right w:val="none" w:sz="0" w:space="0" w:color="auto"/>
      </w:divBdr>
    </w:div>
    <w:div w:id="1615208359">
      <w:bodyDiv w:val="1"/>
      <w:marLeft w:val="0"/>
      <w:marRight w:val="0"/>
      <w:marTop w:val="0"/>
      <w:marBottom w:val="0"/>
      <w:divBdr>
        <w:top w:val="none" w:sz="0" w:space="0" w:color="auto"/>
        <w:left w:val="none" w:sz="0" w:space="0" w:color="auto"/>
        <w:bottom w:val="none" w:sz="0" w:space="0" w:color="auto"/>
        <w:right w:val="none" w:sz="0" w:space="0" w:color="auto"/>
      </w:divBdr>
    </w:div>
    <w:div w:id="1615287006">
      <w:bodyDiv w:val="1"/>
      <w:marLeft w:val="0"/>
      <w:marRight w:val="0"/>
      <w:marTop w:val="0"/>
      <w:marBottom w:val="0"/>
      <w:divBdr>
        <w:top w:val="none" w:sz="0" w:space="0" w:color="auto"/>
        <w:left w:val="none" w:sz="0" w:space="0" w:color="auto"/>
        <w:bottom w:val="none" w:sz="0" w:space="0" w:color="auto"/>
        <w:right w:val="none" w:sz="0" w:space="0" w:color="auto"/>
      </w:divBdr>
    </w:div>
    <w:div w:id="1615475426">
      <w:bodyDiv w:val="1"/>
      <w:marLeft w:val="0"/>
      <w:marRight w:val="0"/>
      <w:marTop w:val="0"/>
      <w:marBottom w:val="0"/>
      <w:divBdr>
        <w:top w:val="none" w:sz="0" w:space="0" w:color="auto"/>
        <w:left w:val="none" w:sz="0" w:space="0" w:color="auto"/>
        <w:bottom w:val="none" w:sz="0" w:space="0" w:color="auto"/>
        <w:right w:val="none" w:sz="0" w:space="0" w:color="auto"/>
      </w:divBdr>
    </w:div>
    <w:div w:id="1615750070">
      <w:bodyDiv w:val="1"/>
      <w:marLeft w:val="0"/>
      <w:marRight w:val="0"/>
      <w:marTop w:val="0"/>
      <w:marBottom w:val="0"/>
      <w:divBdr>
        <w:top w:val="none" w:sz="0" w:space="0" w:color="auto"/>
        <w:left w:val="none" w:sz="0" w:space="0" w:color="auto"/>
        <w:bottom w:val="none" w:sz="0" w:space="0" w:color="auto"/>
        <w:right w:val="none" w:sz="0" w:space="0" w:color="auto"/>
      </w:divBdr>
    </w:div>
    <w:div w:id="1615938969">
      <w:bodyDiv w:val="1"/>
      <w:marLeft w:val="0"/>
      <w:marRight w:val="0"/>
      <w:marTop w:val="0"/>
      <w:marBottom w:val="0"/>
      <w:divBdr>
        <w:top w:val="none" w:sz="0" w:space="0" w:color="auto"/>
        <w:left w:val="none" w:sz="0" w:space="0" w:color="auto"/>
        <w:bottom w:val="none" w:sz="0" w:space="0" w:color="auto"/>
        <w:right w:val="none" w:sz="0" w:space="0" w:color="auto"/>
      </w:divBdr>
    </w:div>
    <w:div w:id="1616331684">
      <w:bodyDiv w:val="1"/>
      <w:marLeft w:val="0"/>
      <w:marRight w:val="0"/>
      <w:marTop w:val="0"/>
      <w:marBottom w:val="0"/>
      <w:divBdr>
        <w:top w:val="none" w:sz="0" w:space="0" w:color="auto"/>
        <w:left w:val="none" w:sz="0" w:space="0" w:color="auto"/>
        <w:bottom w:val="none" w:sz="0" w:space="0" w:color="auto"/>
        <w:right w:val="none" w:sz="0" w:space="0" w:color="auto"/>
      </w:divBdr>
    </w:div>
    <w:div w:id="1616524824">
      <w:bodyDiv w:val="1"/>
      <w:marLeft w:val="0"/>
      <w:marRight w:val="0"/>
      <w:marTop w:val="0"/>
      <w:marBottom w:val="0"/>
      <w:divBdr>
        <w:top w:val="none" w:sz="0" w:space="0" w:color="auto"/>
        <w:left w:val="none" w:sz="0" w:space="0" w:color="auto"/>
        <w:bottom w:val="none" w:sz="0" w:space="0" w:color="auto"/>
        <w:right w:val="none" w:sz="0" w:space="0" w:color="auto"/>
      </w:divBdr>
    </w:div>
    <w:div w:id="1616596135">
      <w:bodyDiv w:val="1"/>
      <w:marLeft w:val="0"/>
      <w:marRight w:val="0"/>
      <w:marTop w:val="0"/>
      <w:marBottom w:val="0"/>
      <w:divBdr>
        <w:top w:val="none" w:sz="0" w:space="0" w:color="auto"/>
        <w:left w:val="none" w:sz="0" w:space="0" w:color="auto"/>
        <w:bottom w:val="none" w:sz="0" w:space="0" w:color="auto"/>
        <w:right w:val="none" w:sz="0" w:space="0" w:color="auto"/>
      </w:divBdr>
    </w:div>
    <w:div w:id="1616668042">
      <w:bodyDiv w:val="1"/>
      <w:marLeft w:val="0"/>
      <w:marRight w:val="0"/>
      <w:marTop w:val="0"/>
      <w:marBottom w:val="0"/>
      <w:divBdr>
        <w:top w:val="none" w:sz="0" w:space="0" w:color="auto"/>
        <w:left w:val="none" w:sz="0" w:space="0" w:color="auto"/>
        <w:bottom w:val="none" w:sz="0" w:space="0" w:color="auto"/>
        <w:right w:val="none" w:sz="0" w:space="0" w:color="auto"/>
      </w:divBdr>
    </w:div>
    <w:div w:id="1616869395">
      <w:bodyDiv w:val="1"/>
      <w:marLeft w:val="0"/>
      <w:marRight w:val="0"/>
      <w:marTop w:val="0"/>
      <w:marBottom w:val="0"/>
      <w:divBdr>
        <w:top w:val="none" w:sz="0" w:space="0" w:color="auto"/>
        <w:left w:val="none" w:sz="0" w:space="0" w:color="auto"/>
        <w:bottom w:val="none" w:sz="0" w:space="0" w:color="auto"/>
        <w:right w:val="none" w:sz="0" w:space="0" w:color="auto"/>
      </w:divBdr>
    </w:div>
    <w:div w:id="1617060575">
      <w:bodyDiv w:val="1"/>
      <w:marLeft w:val="0"/>
      <w:marRight w:val="0"/>
      <w:marTop w:val="0"/>
      <w:marBottom w:val="0"/>
      <w:divBdr>
        <w:top w:val="none" w:sz="0" w:space="0" w:color="auto"/>
        <w:left w:val="none" w:sz="0" w:space="0" w:color="auto"/>
        <w:bottom w:val="none" w:sz="0" w:space="0" w:color="auto"/>
        <w:right w:val="none" w:sz="0" w:space="0" w:color="auto"/>
      </w:divBdr>
    </w:div>
    <w:div w:id="1617248295">
      <w:bodyDiv w:val="1"/>
      <w:marLeft w:val="0"/>
      <w:marRight w:val="0"/>
      <w:marTop w:val="0"/>
      <w:marBottom w:val="0"/>
      <w:divBdr>
        <w:top w:val="none" w:sz="0" w:space="0" w:color="auto"/>
        <w:left w:val="none" w:sz="0" w:space="0" w:color="auto"/>
        <w:bottom w:val="none" w:sz="0" w:space="0" w:color="auto"/>
        <w:right w:val="none" w:sz="0" w:space="0" w:color="auto"/>
      </w:divBdr>
    </w:div>
    <w:div w:id="1617370017">
      <w:bodyDiv w:val="1"/>
      <w:marLeft w:val="0"/>
      <w:marRight w:val="0"/>
      <w:marTop w:val="0"/>
      <w:marBottom w:val="0"/>
      <w:divBdr>
        <w:top w:val="none" w:sz="0" w:space="0" w:color="auto"/>
        <w:left w:val="none" w:sz="0" w:space="0" w:color="auto"/>
        <w:bottom w:val="none" w:sz="0" w:space="0" w:color="auto"/>
        <w:right w:val="none" w:sz="0" w:space="0" w:color="auto"/>
      </w:divBdr>
    </w:div>
    <w:div w:id="1617633609">
      <w:bodyDiv w:val="1"/>
      <w:marLeft w:val="0"/>
      <w:marRight w:val="0"/>
      <w:marTop w:val="0"/>
      <w:marBottom w:val="0"/>
      <w:divBdr>
        <w:top w:val="none" w:sz="0" w:space="0" w:color="auto"/>
        <w:left w:val="none" w:sz="0" w:space="0" w:color="auto"/>
        <w:bottom w:val="none" w:sz="0" w:space="0" w:color="auto"/>
        <w:right w:val="none" w:sz="0" w:space="0" w:color="auto"/>
      </w:divBdr>
    </w:div>
    <w:div w:id="1617633861">
      <w:bodyDiv w:val="1"/>
      <w:marLeft w:val="0"/>
      <w:marRight w:val="0"/>
      <w:marTop w:val="0"/>
      <w:marBottom w:val="0"/>
      <w:divBdr>
        <w:top w:val="none" w:sz="0" w:space="0" w:color="auto"/>
        <w:left w:val="none" w:sz="0" w:space="0" w:color="auto"/>
        <w:bottom w:val="none" w:sz="0" w:space="0" w:color="auto"/>
        <w:right w:val="none" w:sz="0" w:space="0" w:color="auto"/>
      </w:divBdr>
    </w:div>
    <w:div w:id="1617788730">
      <w:bodyDiv w:val="1"/>
      <w:marLeft w:val="0"/>
      <w:marRight w:val="0"/>
      <w:marTop w:val="0"/>
      <w:marBottom w:val="0"/>
      <w:divBdr>
        <w:top w:val="none" w:sz="0" w:space="0" w:color="auto"/>
        <w:left w:val="none" w:sz="0" w:space="0" w:color="auto"/>
        <w:bottom w:val="none" w:sz="0" w:space="0" w:color="auto"/>
        <w:right w:val="none" w:sz="0" w:space="0" w:color="auto"/>
      </w:divBdr>
    </w:div>
    <w:div w:id="1617905514">
      <w:bodyDiv w:val="1"/>
      <w:marLeft w:val="0"/>
      <w:marRight w:val="0"/>
      <w:marTop w:val="0"/>
      <w:marBottom w:val="0"/>
      <w:divBdr>
        <w:top w:val="none" w:sz="0" w:space="0" w:color="auto"/>
        <w:left w:val="none" w:sz="0" w:space="0" w:color="auto"/>
        <w:bottom w:val="none" w:sz="0" w:space="0" w:color="auto"/>
        <w:right w:val="none" w:sz="0" w:space="0" w:color="auto"/>
      </w:divBdr>
    </w:div>
    <w:div w:id="1618026395">
      <w:bodyDiv w:val="1"/>
      <w:marLeft w:val="0"/>
      <w:marRight w:val="0"/>
      <w:marTop w:val="0"/>
      <w:marBottom w:val="0"/>
      <w:divBdr>
        <w:top w:val="none" w:sz="0" w:space="0" w:color="auto"/>
        <w:left w:val="none" w:sz="0" w:space="0" w:color="auto"/>
        <w:bottom w:val="none" w:sz="0" w:space="0" w:color="auto"/>
        <w:right w:val="none" w:sz="0" w:space="0" w:color="auto"/>
      </w:divBdr>
    </w:div>
    <w:div w:id="1618098257">
      <w:bodyDiv w:val="1"/>
      <w:marLeft w:val="0"/>
      <w:marRight w:val="0"/>
      <w:marTop w:val="0"/>
      <w:marBottom w:val="0"/>
      <w:divBdr>
        <w:top w:val="none" w:sz="0" w:space="0" w:color="auto"/>
        <w:left w:val="none" w:sz="0" w:space="0" w:color="auto"/>
        <w:bottom w:val="none" w:sz="0" w:space="0" w:color="auto"/>
        <w:right w:val="none" w:sz="0" w:space="0" w:color="auto"/>
      </w:divBdr>
    </w:div>
    <w:div w:id="1618177579">
      <w:bodyDiv w:val="1"/>
      <w:marLeft w:val="0"/>
      <w:marRight w:val="0"/>
      <w:marTop w:val="0"/>
      <w:marBottom w:val="0"/>
      <w:divBdr>
        <w:top w:val="none" w:sz="0" w:space="0" w:color="auto"/>
        <w:left w:val="none" w:sz="0" w:space="0" w:color="auto"/>
        <w:bottom w:val="none" w:sz="0" w:space="0" w:color="auto"/>
        <w:right w:val="none" w:sz="0" w:space="0" w:color="auto"/>
      </w:divBdr>
    </w:div>
    <w:div w:id="1618414904">
      <w:bodyDiv w:val="1"/>
      <w:marLeft w:val="0"/>
      <w:marRight w:val="0"/>
      <w:marTop w:val="0"/>
      <w:marBottom w:val="0"/>
      <w:divBdr>
        <w:top w:val="none" w:sz="0" w:space="0" w:color="auto"/>
        <w:left w:val="none" w:sz="0" w:space="0" w:color="auto"/>
        <w:bottom w:val="none" w:sz="0" w:space="0" w:color="auto"/>
        <w:right w:val="none" w:sz="0" w:space="0" w:color="auto"/>
      </w:divBdr>
    </w:div>
    <w:div w:id="1618484469">
      <w:bodyDiv w:val="1"/>
      <w:marLeft w:val="0"/>
      <w:marRight w:val="0"/>
      <w:marTop w:val="0"/>
      <w:marBottom w:val="0"/>
      <w:divBdr>
        <w:top w:val="none" w:sz="0" w:space="0" w:color="auto"/>
        <w:left w:val="none" w:sz="0" w:space="0" w:color="auto"/>
        <w:bottom w:val="none" w:sz="0" w:space="0" w:color="auto"/>
        <w:right w:val="none" w:sz="0" w:space="0" w:color="auto"/>
      </w:divBdr>
    </w:div>
    <w:div w:id="1618678428">
      <w:bodyDiv w:val="1"/>
      <w:marLeft w:val="0"/>
      <w:marRight w:val="0"/>
      <w:marTop w:val="0"/>
      <w:marBottom w:val="0"/>
      <w:divBdr>
        <w:top w:val="none" w:sz="0" w:space="0" w:color="auto"/>
        <w:left w:val="none" w:sz="0" w:space="0" w:color="auto"/>
        <w:bottom w:val="none" w:sz="0" w:space="0" w:color="auto"/>
        <w:right w:val="none" w:sz="0" w:space="0" w:color="auto"/>
      </w:divBdr>
    </w:div>
    <w:div w:id="1618756230">
      <w:bodyDiv w:val="1"/>
      <w:marLeft w:val="0"/>
      <w:marRight w:val="0"/>
      <w:marTop w:val="0"/>
      <w:marBottom w:val="0"/>
      <w:divBdr>
        <w:top w:val="none" w:sz="0" w:space="0" w:color="auto"/>
        <w:left w:val="none" w:sz="0" w:space="0" w:color="auto"/>
        <w:bottom w:val="none" w:sz="0" w:space="0" w:color="auto"/>
        <w:right w:val="none" w:sz="0" w:space="0" w:color="auto"/>
      </w:divBdr>
    </w:div>
    <w:div w:id="1619067908">
      <w:bodyDiv w:val="1"/>
      <w:marLeft w:val="0"/>
      <w:marRight w:val="0"/>
      <w:marTop w:val="0"/>
      <w:marBottom w:val="0"/>
      <w:divBdr>
        <w:top w:val="none" w:sz="0" w:space="0" w:color="auto"/>
        <w:left w:val="none" w:sz="0" w:space="0" w:color="auto"/>
        <w:bottom w:val="none" w:sz="0" w:space="0" w:color="auto"/>
        <w:right w:val="none" w:sz="0" w:space="0" w:color="auto"/>
      </w:divBdr>
    </w:div>
    <w:div w:id="1619215945">
      <w:bodyDiv w:val="1"/>
      <w:marLeft w:val="0"/>
      <w:marRight w:val="0"/>
      <w:marTop w:val="0"/>
      <w:marBottom w:val="0"/>
      <w:divBdr>
        <w:top w:val="none" w:sz="0" w:space="0" w:color="auto"/>
        <w:left w:val="none" w:sz="0" w:space="0" w:color="auto"/>
        <w:bottom w:val="none" w:sz="0" w:space="0" w:color="auto"/>
        <w:right w:val="none" w:sz="0" w:space="0" w:color="auto"/>
      </w:divBdr>
    </w:div>
    <w:div w:id="1619920338">
      <w:bodyDiv w:val="1"/>
      <w:marLeft w:val="0"/>
      <w:marRight w:val="0"/>
      <w:marTop w:val="0"/>
      <w:marBottom w:val="0"/>
      <w:divBdr>
        <w:top w:val="none" w:sz="0" w:space="0" w:color="auto"/>
        <w:left w:val="none" w:sz="0" w:space="0" w:color="auto"/>
        <w:bottom w:val="none" w:sz="0" w:space="0" w:color="auto"/>
        <w:right w:val="none" w:sz="0" w:space="0" w:color="auto"/>
      </w:divBdr>
    </w:div>
    <w:div w:id="1620140155">
      <w:bodyDiv w:val="1"/>
      <w:marLeft w:val="0"/>
      <w:marRight w:val="0"/>
      <w:marTop w:val="0"/>
      <w:marBottom w:val="0"/>
      <w:divBdr>
        <w:top w:val="none" w:sz="0" w:space="0" w:color="auto"/>
        <w:left w:val="none" w:sz="0" w:space="0" w:color="auto"/>
        <w:bottom w:val="none" w:sz="0" w:space="0" w:color="auto"/>
        <w:right w:val="none" w:sz="0" w:space="0" w:color="auto"/>
      </w:divBdr>
    </w:div>
    <w:div w:id="1620142207">
      <w:bodyDiv w:val="1"/>
      <w:marLeft w:val="0"/>
      <w:marRight w:val="0"/>
      <w:marTop w:val="0"/>
      <w:marBottom w:val="0"/>
      <w:divBdr>
        <w:top w:val="none" w:sz="0" w:space="0" w:color="auto"/>
        <w:left w:val="none" w:sz="0" w:space="0" w:color="auto"/>
        <w:bottom w:val="none" w:sz="0" w:space="0" w:color="auto"/>
        <w:right w:val="none" w:sz="0" w:space="0" w:color="auto"/>
      </w:divBdr>
    </w:div>
    <w:div w:id="1620186307">
      <w:bodyDiv w:val="1"/>
      <w:marLeft w:val="0"/>
      <w:marRight w:val="0"/>
      <w:marTop w:val="0"/>
      <w:marBottom w:val="0"/>
      <w:divBdr>
        <w:top w:val="none" w:sz="0" w:space="0" w:color="auto"/>
        <w:left w:val="none" w:sz="0" w:space="0" w:color="auto"/>
        <w:bottom w:val="none" w:sz="0" w:space="0" w:color="auto"/>
        <w:right w:val="none" w:sz="0" w:space="0" w:color="auto"/>
      </w:divBdr>
    </w:div>
    <w:div w:id="1620333275">
      <w:bodyDiv w:val="1"/>
      <w:marLeft w:val="0"/>
      <w:marRight w:val="0"/>
      <w:marTop w:val="0"/>
      <w:marBottom w:val="0"/>
      <w:divBdr>
        <w:top w:val="none" w:sz="0" w:space="0" w:color="auto"/>
        <w:left w:val="none" w:sz="0" w:space="0" w:color="auto"/>
        <w:bottom w:val="none" w:sz="0" w:space="0" w:color="auto"/>
        <w:right w:val="none" w:sz="0" w:space="0" w:color="auto"/>
      </w:divBdr>
    </w:div>
    <w:div w:id="1620524286">
      <w:bodyDiv w:val="1"/>
      <w:marLeft w:val="0"/>
      <w:marRight w:val="0"/>
      <w:marTop w:val="0"/>
      <w:marBottom w:val="0"/>
      <w:divBdr>
        <w:top w:val="none" w:sz="0" w:space="0" w:color="auto"/>
        <w:left w:val="none" w:sz="0" w:space="0" w:color="auto"/>
        <w:bottom w:val="none" w:sz="0" w:space="0" w:color="auto"/>
        <w:right w:val="none" w:sz="0" w:space="0" w:color="auto"/>
      </w:divBdr>
    </w:div>
    <w:div w:id="1620602733">
      <w:bodyDiv w:val="1"/>
      <w:marLeft w:val="0"/>
      <w:marRight w:val="0"/>
      <w:marTop w:val="0"/>
      <w:marBottom w:val="0"/>
      <w:divBdr>
        <w:top w:val="none" w:sz="0" w:space="0" w:color="auto"/>
        <w:left w:val="none" w:sz="0" w:space="0" w:color="auto"/>
        <w:bottom w:val="none" w:sz="0" w:space="0" w:color="auto"/>
        <w:right w:val="none" w:sz="0" w:space="0" w:color="auto"/>
      </w:divBdr>
    </w:div>
    <w:div w:id="1620868152">
      <w:bodyDiv w:val="1"/>
      <w:marLeft w:val="0"/>
      <w:marRight w:val="0"/>
      <w:marTop w:val="0"/>
      <w:marBottom w:val="0"/>
      <w:divBdr>
        <w:top w:val="none" w:sz="0" w:space="0" w:color="auto"/>
        <w:left w:val="none" w:sz="0" w:space="0" w:color="auto"/>
        <w:bottom w:val="none" w:sz="0" w:space="0" w:color="auto"/>
        <w:right w:val="none" w:sz="0" w:space="0" w:color="auto"/>
      </w:divBdr>
    </w:div>
    <w:div w:id="1621111955">
      <w:bodyDiv w:val="1"/>
      <w:marLeft w:val="0"/>
      <w:marRight w:val="0"/>
      <w:marTop w:val="0"/>
      <w:marBottom w:val="0"/>
      <w:divBdr>
        <w:top w:val="none" w:sz="0" w:space="0" w:color="auto"/>
        <w:left w:val="none" w:sz="0" w:space="0" w:color="auto"/>
        <w:bottom w:val="none" w:sz="0" w:space="0" w:color="auto"/>
        <w:right w:val="none" w:sz="0" w:space="0" w:color="auto"/>
      </w:divBdr>
    </w:div>
    <w:div w:id="1621373589">
      <w:bodyDiv w:val="1"/>
      <w:marLeft w:val="0"/>
      <w:marRight w:val="0"/>
      <w:marTop w:val="0"/>
      <w:marBottom w:val="0"/>
      <w:divBdr>
        <w:top w:val="none" w:sz="0" w:space="0" w:color="auto"/>
        <w:left w:val="none" w:sz="0" w:space="0" w:color="auto"/>
        <w:bottom w:val="none" w:sz="0" w:space="0" w:color="auto"/>
        <w:right w:val="none" w:sz="0" w:space="0" w:color="auto"/>
      </w:divBdr>
    </w:div>
    <w:div w:id="1621448189">
      <w:bodyDiv w:val="1"/>
      <w:marLeft w:val="0"/>
      <w:marRight w:val="0"/>
      <w:marTop w:val="0"/>
      <w:marBottom w:val="0"/>
      <w:divBdr>
        <w:top w:val="none" w:sz="0" w:space="0" w:color="auto"/>
        <w:left w:val="none" w:sz="0" w:space="0" w:color="auto"/>
        <w:bottom w:val="none" w:sz="0" w:space="0" w:color="auto"/>
        <w:right w:val="none" w:sz="0" w:space="0" w:color="auto"/>
      </w:divBdr>
    </w:div>
    <w:div w:id="1621498837">
      <w:bodyDiv w:val="1"/>
      <w:marLeft w:val="0"/>
      <w:marRight w:val="0"/>
      <w:marTop w:val="0"/>
      <w:marBottom w:val="0"/>
      <w:divBdr>
        <w:top w:val="none" w:sz="0" w:space="0" w:color="auto"/>
        <w:left w:val="none" w:sz="0" w:space="0" w:color="auto"/>
        <w:bottom w:val="none" w:sz="0" w:space="0" w:color="auto"/>
        <w:right w:val="none" w:sz="0" w:space="0" w:color="auto"/>
      </w:divBdr>
    </w:div>
    <w:div w:id="1621692722">
      <w:bodyDiv w:val="1"/>
      <w:marLeft w:val="0"/>
      <w:marRight w:val="0"/>
      <w:marTop w:val="0"/>
      <w:marBottom w:val="0"/>
      <w:divBdr>
        <w:top w:val="none" w:sz="0" w:space="0" w:color="auto"/>
        <w:left w:val="none" w:sz="0" w:space="0" w:color="auto"/>
        <w:bottom w:val="none" w:sz="0" w:space="0" w:color="auto"/>
        <w:right w:val="none" w:sz="0" w:space="0" w:color="auto"/>
      </w:divBdr>
    </w:div>
    <w:div w:id="1621759233">
      <w:bodyDiv w:val="1"/>
      <w:marLeft w:val="0"/>
      <w:marRight w:val="0"/>
      <w:marTop w:val="0"/>
      <w:marBottom w:val="0"/>
      <w:divBdr>
        <w:top w:val="none" w:sz="0" w:space="0" w:color="auto"/>
        <w:left w:val="none" w:sz="0" w:space="0" w:color="auto"/>
        <w:bottom w:val="none" w:sz="0" w:space="0" w:color="auto"/>
        <w:right w:val="none" w:sz="0" w:space="0" w:color="auto"/>
      </w:divBdr>
    </w:div>
    <w:div w:id="1622031923">
      <w:bodyDiv w:val="1"/>
      <w:marLeft w:val="0"/>
      <w:marRight w:val="0"/>
      <w:marTop w:val="0"/>
      <w:marBottom w:val="0"/>
      <w:divBdr>
        <w:top w:val="none" w:sz="0" w:space="0" w:color="auto"/>
        <w:left w:val="none" w:sz="0" w:space="0" w:color="auto"/>
        <w:bottom w:val="none" w:sz="0" w:space="0" w:color="auto"/>
        <w:right w:val="none" w:sz="0" w:space="0" w:color="auto"/>
      </w:divBdr>
    </w:div>
    <w:div w:id="1622147955">
      <w:bodyDiv w:val="1"/>
      <w:marLeft w:val="0"/>
      <w:marRight w:val="0"/>
      <w:marTop w:val="0"/>
      <w:marBottom w:val="0"/>
      <w:divBdr>
        <w:top w:val="none" w:sz="0" w:space="0" w:color="auto"/>
        <w:left w:val="none" w:sz="0" w:space="0" w:color="auto"/>
        <w:bottom w:val="none" w:sz="0" w:space="0" w:color="auto"/>
        <w:right w:val="none" w:sz="0" w:space="0" w:color="auto"/>
      </w:divBdr>
    </w:div>
    <w:div w:id="1622877750">
      <w:bodyDiv w:val="1"/>
      <w:marLeft w:val="0"/>
      <w:marRight w:val="0"/>
      <w:marTop w:val="0"/>
      <w:marBottom w:val="0"/>
      <w:divBdr>
        <w:top w:val="none" w:sz="0" w:space="0" w:color="auto"/>
        <w:left w:val="none" w:sz="0" w:space="0" w:color="auto"/>
        <w:bottom w:val="none" w:sz="0" w:space="0" w:color="auto"/>
        <w:right w:val="none" w:sz="0" w:space="0" w:color="auto"/>
      </w:divBdr>
    </w:div>
    <w:div w:id="1623031375">
      <w:bodyDiv w:val="1"/>
      <w:marLeft w:val="0"/>
      <w:marRight w:val="0"/>
      <w:marTop w:val="0"/>
      <w:marBottom w:val="0"/>
      <w:divBdr>
        <w:top w:val="none" w:sz="0" w:space="0" w:color="auto"/>
        <w:left w:val="none" w:sz="0" w:space="0" w:color="auto"/>
        <w:bottom w:val="none" w:sz="0" w:space="0" w:color="auto"/>
        <w:right w:val="none" w:sz="0" w:space="0" w:color="auto"/>
      </w:divBdr>
    </w:div>
    <w:div w:id="1623608166">
      <w:bodyDiv w:val="1"/>
      <w:marLeft w:val="0"/>
      <w:marRight w:val="0"/>
      <w:marTop w:val="0"/>
      <w:marBottom w:val="0"/>
      <w:divBdr>
        <w:top w:val="none" w:sz="0" w:space="0" w:color="auto"/>
        <w:left w:val="none" w:sz="0" w:space="0" w:color="auto"/>
        <w:bottom w:val="none" w:sz="0" w:space="0" w:color="auto"/>
        <w:right w:val="none" w:sz="0" w:space="0" w:color="auto"/>
      </w:divBdr>
    </w:div>
    <w:div w:id="1623654676">
      <w:bodyDiv w:val="1"/>
      <w:marLeft w:val="0"/>
      <w:marRight w:val="0"/>
      <w:marTop w:val="0"/>
      <w:marBottom w:val="0"/>
      <w:divBdr>
        <w:top w:val="none" w:sz="0" w:space="0" w:color="auto"/>
        <w:left w:val="none" w:sz="0" w:space="0" w:color="auto"/>
        <w:bottom w:val="none" w:sz="0" w:space="0" w:color="auto"/>
        <w:right w:val="none" w:sz="0" w:space="0" w:color="auto"/>
      </w:divBdr>
    </w:div>
    <w:div w:id="1623683333">
      <w:bodyDiv w:val="1"/>
      <w:marLeft w:val="0"/>
      <w:marRight w:val="0"/>
      <w:marTop w:val="0"/>
      <w:marBottom w:val="0"/>
      <w:divBdr>
        <w:top w:val="none" w:sz="0" w:space="0" w:color="auto"/>
        <w:left w:val="none" w:sz="0" w:space="0" w:color="auto"/>
        <w:bottom w:val="none" w:sz="0" w:space="0" w:color="auto"/>
        <w:right w:val="none" w:sz="0" w:space="0" w:color="auto"/>
      </w:divBdr>
    </w:div>
    <w:div w:id="1624119562">
      <w:bodyDiv w:val="1"/>
      <w:marLeft w:val="0"/>
      <w:marRight w:val="0"/>
      <w:marTop w:val="0"/>
      <w:marBottom w:val="0"/>
      <w:divBdr>
        <w:top w:val="none" w:sz="0" w:space="0" w:color="auto"/>
        <w:left w:val="none" w:sz="0" w:space="0" w:color="auto"/>
        <w:bottom w:val="none" w:sz="0" w:space="0" w:color="auto"/>
        <w:right w:val="none" w:sz="0" w:space="0" w:color="auto"/>
      </w:divBdr>
    </w:div>
    <w:div w:id="1624193679">
      <w:bodyDiv w:val="1"/>
      <w:marLeft w:val="0"/>
      <w:marRight w:val="0"/>
      <w:marTop w:val="0"/>
      <w:marBottom w:val="0"/>
      <w:divBdr>
        <w:top w:val="none" w:sz="0" w:space="0" w:color="auto"/>
        <w:left w:val="none" w:sz="0" w:space="0" w:color="auto"/>
        <w:bottom w:val="none" w:sz="0" w:space="0" w:color="auto"/>
        <w:right w:val="none" w:sz="0" w:space="0" w:color="auto"/>
      </w:divBdr>
    </w:div>
    <w:div w:id="1624340555">
      <w:bodyDiv w:val="1"/>
      <w:marLeft w:val="0"/>
      <w:marRight w:val="0"/>
      <w:marTop w:val="0"/>
      <w:marBottom w:val="0"/>
      <w:divBdr>
        <w:top w:val="none" w:sz="0" w:space="0" w:color="auto"/>
        <w:left w:val="none" w:sz="0" w:space="0" w:color="auto"/>
        <w:bottom w:val="none" w:sz="0" w:space="0" w:color="auto"/>
        <w:right w:val="none" w:sz="0" w:space="0" w:color="auto"/>
      </w:divBdr>
    </w:div>
    <w:div w:id="1624457307">
      <w:bodyDiv w:val="1"/>
      <w:marLeft w:val="0"/>
      <w:marRight w:val="0"/>
      <w:marTop w:val="0"/>
      <w:marBottom w:val="0"/>
      <w:divBdr>
        <w:top w:val="none" w:sz="0" w:space="0" w:color="auto"/>
        <w:left w:val="none" w:sz="0" w:space="0" w:color="auto"/>
        <w:bottom w:val="none" w:sz="0" w:space="0" w:color="auto"/>
        <w:right w:val="none" w:sz="0" w:space="0" w:color="auto"/>
      </w:divBdr>
    </w:div>
    <w:div w:id="1624574439">
      <w:bodyDiv w:val="1"/>
      <w:marLeft w:val="0"/>
      <w:marRight w:val="0"/>
      <w:marTop w:val="0"/>
      <w:marBottom w:val="0"/>
      <w:divBdr>
        <w:top w:val="none" w:sz="0" w:space="0" w:color="auto"/>
        <w:left w:val="none" w:sz="0" w:space="0" w:color="auto"/>
        <w:bottom w:val="none" w:sz="0" w:space="0" w:color="auto"/>
        <w:right w:val="none" w:sz="0" w:space="0" w:color="auto"/>
      </w:divBdr>
    </w:div>
    <w:div w:id="1624651008">
      <w:bodyDiv w:val="1"/>
      <w:marLeft w:val="0"/>
      <w:marRight w:val="0"/>
      <w:marTop w:val="0"/>
      <w:marBottom w:val="0"/>
      <w:divBdr>
        <w:top w:val="none" w:sz="0" w:space="0" w:color="auto"/>
        <w:left w:val="none" w:sz="0" w:space="0" w:color="auto"/>
        <w:bottom w:val="none" w:sz="0" w:space="0" w:color="auto"/>
        <w:right w:val="none" w:sz="0" w:space="0" w:color="auto"/>
      </w:divBdr>
    </w:div>
    <w:div w:id="1624656247">
      <w:bodyDiv w:val="1"/>
      <w:marLeft w:val="0"/>
      <w:marRight w:val="0"/>
      <w:marTop w:val="0"/>
      <w:marBottom w:val="0"/>
      <w:divBdr>
        <w:top w:val="none" w:sz="0" w:space="0" w:color="auto"/>
        <w:left w:val="none" w:sz="0" w:space="0" w:color="auto"/>
        <w:bottom w:val="none" w:sz="0" w:space="0" w:color="auto"/>
        <w:right w:val="none" w:sz="0" w:space="0" w:color="auto"/>
      </w:divBdr>
    </w:div>
    <w:div w:id="1624775534">
      <w:bodyDiv w:val="1"/>
      <w:marLeft w:val="0"/>
      <w:marRight w:val="0"/>
      <w:marTop w:val="0"/>
      <w:marBottom w:val="0"/>
      <w:divBdr>
        <w:top w:val="none" w:sz="0" w:space="0" w:color="auto"/>
        <w:left w:val="none" w:sz="0" w:space="0" w:color="auto"/>
        <w:bottom w:val="none" w:sz="0" w:space="0" w:color="auto"/>
        <w:right w:val="none" w:sz="0" w:space="0" w:color="auto"/>
      </w:divBdr>
    </w:div>
    <w:div w:id="1625231864">
      <w:bodyDiv w:val="1"/>
      <w:marLeft w:val="0"/>
      <w:marRight w:val="0"/>
      <w:marTop w:val="0"/>
      <w:marBottom w:val="0"/>
      <w:divBdr>
        <w:top w:val="none" w:sz="0" w:space="0" w:color="auto"/>
        <w:left w:val="none" w:sz="0" w:space="0" w:color="auto"/>
        <w:bottom w:val="none" w:sz="0" w:space="0" w:color="auto"/>
        <w:right w:val="none" w:sz="0" w:space="0" w:color="auto"/>
      </w:divBdr>
    </w:div>
    <w:div w:id="1625303568">
      <w:bodyDiv w:val="1"/>
      <w:marLeft w:val="0"/>
      <w:marRight w:val="0"/>
      <w:marTop w:val="0"/>
      <w:marBottom w:val="0"/>
      <w:divBdr>
        <w:top w:val="none" w:sz="0" w:space="0" w:color="auto"/>
        <w:left w:val="none" w:sz="0" w:space="0" w:color="auto"/>
        <w:bottom w:val="none" w:sz="0" w:space="0" w:color="auto"/>
        <w:right w:val="none" w:sz="0" w:space="0" w:color="auto"/>
      </w:divBdr>
    </w:div>
    <w:div w:id="1625388555">
      <w:bodyDiv w:val="1"/>
      <w:marLeft w:val="0"/>
      <w:marRight w:val="0"/>
      <w:marTop w:val="0"/>
      <w:marBottom w:val="0"/>
      <w:divBdr>
        <w:top w:val="none" w:sz="0" w:space="0" w:color="auto"/>
        <w:left w:val="none" w:sz="0" w:space="0" w:color="auto"/>
        <w:bottom w:val="none" w:sz="0" w:space="0" w:color="auto"/>
        <w:right w:val="none" w:sz="0" w:space="0" w:color="auto"/>
      </w:divBdr>
    </w:div>
    <w:div w:id="1625578465">
      <w:bodyDiv w:val="1"/>
      <w:marLeft w:val="0"/>
      <w:marRight w:val="0"/>
      <w:marTop w:val="0"/>
      <w:marBottom w:val="0"/>
      <w:divBdr>
        <w:top w:val="none" w:sz="0" w:space="0" w:color="auto"/>
        <w:left w:val="none" w:sz="0" w:space="0" w:color="auto"/>
        <w:bottom w:val="none" w:sz="0" w:space="0" w:color="auto"/>
        <w:right w:val="none" w:sz="0" w:space="0" w:color="auto"/>
      </w:divBdr>
    </w:div>
    <w:div w:id="1625693470">
      <w:bodyDiv w:val="1"/>
      <w:marLeft w:val="0"/>
      <w:marRight w:val="0"/>
      <w:marTop w:val="0"/>
      <w:marBottom w:val="0"/>
      <w:divBdr>
        <w:top w:val="none" w:sz="0" w:space="0" w:color="auto"/>
        <w:left w:val="none" w:sz="0" w:space="0" w:color="auto"/>
        <w:bottom w:val="none" w:sz="0" w:space="0" w:color="auto"/>
        <w:right w:val="none" w:sz="0" w:space="0" w:color="auto"/>
      </w:divBdr>
    </w:div>
    <w:div w:id="1625962442">
      <w:bodyDiv w:val="1"/>
      <w:marLeft w:val="0"/>
      <w:marRight w:val="0"/>
      <w:marTop w:val="0"/>
      <w:marBottom w:val="0"/>
      <w:divBdr>
        <w:top w:val="none" w:sz="0" w:space="0" w:color="auto"/>
        <w:left w:val="none" w:sz="0" w:space="0" w:color="auto"/>
        <w:bottom w:val="none" w:sz="0" w:space="0" w:color="auto"/>
        <w:right w:val="none" w:sz="0" w:space="0" w:color="auto"/>
      </w:divBdr>
    </w:div>
    <w:div w:id="1626037654">
      <w:bodyDiv w:val="1"/>
      <w:marLeft w:val="0"/>
      <w:marRight w:val="0"/>
      <w:marTop w:val="0"/>
      <w:marBottom w:val="0"/>
      <w:divBdr>
        <w:top w:val="none" w:sz="0" w:space="0" w:color="auto"/>
        <w:left w:val="none" w:sz="0" w:space="0" w:color="auto"/>
        <w:bottom w:val="none" w:sz="0" w:space="0" w:color="auto"/>
        <w:right w:val="none" w:sz="0" w:space="0" w:color="auto"/>
      </w:divBdr>
    </w:div>
    <w:div w:id="1626082167">
      <w:bodyDiv w:val="1"/>
      <w:marLeft w:val="0"/>
      <w:marRight w:val="0"/>
      <w:marTop w:val="0"/>
      <w:marBottom w:val="0"/>
      <w:divBdr>
        <w:top w:val="none" w:sz="0" w:space="0" w:color="auto"/>
        <w:left w:val="none" w:sz="0" w:space="0" w:color="auto"/>
        <w:bottom w:val="none" w:sz="0" w:space="0" w:color="auto"/>
        <w:right w:val="none" w:sz="0" w:space="0" w:color="auto"/>
      </w:divBdr>
    </w:div>
    <w:div w:id="1626082964">
      <w:bodyDiv w:val="1"/>
      <w:marLeft w:val="0"/>
      <w:marRight w:val="0"/>
      <w:marTop w:val="0"/>
      <w:marBottom w:val="0"/>
      <w:divBdr>
        <w:top w:val="none" w:sz="0" w:space="0" w:color="auto"/>
        <w:left w:val="none" w:sz="0" w:space="0" w:color="auto"/>
        <w:bottom w:val="none" w:sz="0" w:space="0" w:color="auto"/>
        <w:right w:val="none" w:sz="0" w:space="0" w:color="auto"/>
      </w:divBdr>
    </w:div>
    <w:div w:id="1626306098">
      <w:bodyDiv w:val="1"/>
      <w:marLeft w:val="0"/>
      <w:marRight w:val="0"/>
      <w:marTop w:val="0"/>
      <w:marBottom w:val="0"/>
      <w:divBdr>
        <w:top w:val="none" w:sz="0" w:space="0" w:color="auto"/>
        <w:left w:val="none" w:sz="0" w:space="0" w:color="auto"/>
        <w:bottom w:val="none" w:sz="0" w:space="0" w:color="auto"/>
        <w:right w:val="none" w:sz="0" w:space="0" w:color="auto"/>
      </w:divBdr>
    </w:div>
    <w:div w:id="1626354916">
      <w:bodyDiv w:val="1"/>
      <w:marLeft w:val="0"/>
      <w:marRight w:val="0"/>
      <w:marTop w:val="0"/>
      <w:marBottom w:val="0"/>
      <w:divBdr>
        <w:top w:val="none" w:sz="0" w:space="0" w:color="auto"/>
        <w:left w:val="none" w:sz="0" w:space="0" w:color="auto"/>
        <w:bottom w:val="none" w:sz="0" w:space="0" w:color="auto"/>
        <w:right w:val="none" w:sz="0" w:space="0" w:color="auto"/>
      </w:divBdr>
    </w:div>
    <w:div w:id="1626542528">
      <w:bodyDiv w:val="1"/>
      <w:marLeft w:val="0"/>
      <w:marRight w:val="0"/>
      <w:marTop w:val="0"/>
      <w:marBottom w:val="0"/>
      <w:divBdr>
        <w:top w:val="none" w:sz="0" w:space="0" w:color="auto"/>
        <w:left w:val="none" w:sz="0" w:space="0" w:color="auto"/>
        <w:bottom w:val="none" w:sz="0" w:space="0" w:color="auto"/>
        <w:right w:val="none" w:sz="0" w:space="0" w:color="auto"/>
      </w:divBdr>
    </w:div>
    <w:div w:id="1626544324">
      <w:bodyDiv w:val="1"/>
      <w:marLeft w:val="0"/>
      <w:marRight w:val="0"/>
      <w:marTop w:val="0"/>
      <w:marBottom w:val="0"/>
      <w:divBdr>
        <w:top w:val="none" w:sz="0" w:space="0" w:color="auto"/>
        <w:left w:val="none" w:sz="0" w:space="0" w:color="auto"/>
        <w:bottom w:val="none" w:sz="0" w:space="0" w:color="auto"/>
        <w:right w:val="none" w:sz="0" w:space="0" w:color="auto"/>
      </w:divBdr>
    </w:div>
    <w:div w:id="1626615894">
      <w:bodyDiv w:val="1"/>
      <w:marLeft w:val="0"/>
      <w:marRight w:val="0"/>
      <w:marTop w:val="0"/>
      <w:marBottom w:val="0"/>
      <w:divBdr>
        <w:top w:val="none" w:sz="0" w:space="0" w:color="auto"/>
        <w:left w:val="none" w:sz="0" w:space="0" w:color="auto"/>
        <w:bottom w:val="none" w:sz="0" w:space="0" w:color="auto"/>
        <w:right w:val="none" w:sz="0" w:space="0" w:color="auto"/>
      </w:divBdr>
    </w:div>
    <w:div w:id="1626623663">
      <w:bodyDiv w:val="1"/>
      <w:marLeft w:val="0"/>
      <w:marRight w:val="0"/>
      <w:marTop w:val="0"/>
      <w:marBottom w:val="0"/>
      <w:divBdr>
        <w:top w:val="none" w:sz="0" w:space="0" w:color="auto"/>
        <w:left w:val="none" w:sz="0" w:space="0" w:color="auto"/>
        <w:bottom w:val="none" w:sz="0" w:space="0" w:color="auto"/>
        <w:right w:val="none" w:sz="0" w:space="0" w:color="auto"/>
      </w:divBdr>
    </w:div>
    <w:div w:id="1626890374">
      <w:bodyDiv w:val="1"/>
      <w:marLeft w:val="0"/>
      <w:marRight w:val="0"/>
      <w:marTop w:val="0"/>
      <w:marBottom w:val="0"/>
      <w:divBdr>
        <w:top w:val="none" w:sz="0" w:space="0" w:color="auto"/>
        <w:left w:val="none" w:sz="0" w:space="0" w:color="auto"/>
        <w:bottom w:val="none" w:sz="0" w:space="0" w:color="auto"/>
        <w:right w:val="none" w:sz="0" w:space="0" w:color="auto"/>
      </w:divBdr>
    </w:div>
    <w:div w:id="1627081508">
      <w:bodyDiv w:val="1"/>
      <w:marLeft w:val="0"/>
      <w:marRight w:val="0"/>
      <w:marTop w:val="0"/>
      <w:marBottom w:val="0"/>
      <w:divBdr>
        <w:top w:val="none" w:sz="0" w:space="0" w:color="auto"/>
        <w:left w:val="none" w:sz="0" w:space="0" w:color="auto"/>
        <w:bottom w:val="none" w:sz="0" w:space="0" w:color="auto"/>
        <w:right w:val="none" w:sz="0" w:space="0" w:color="auto"/>
      </w:divBdr>
    </w:div>
    <w:div w:id="1627154712">
      <w:bodyDiv w:val="1"/>
      <w:marLeft w:val="0"/>
      <w:marRight w:val="0"/>
      <w:marTop w:val="0"/>
      <w:marBottom w:val="0"/>
      <w:divBdr>
        <w:top w:val="none" w:sz="0" w:space="0" w:color="auto"/>
        <w:left w:val="none" w:sz="0" w:space="0" w:color="auto"/>
        <w:bottom w:val="none" w:sz="0" w:space="0" w:color="auto"/>
        <w:right w:val="none" w:sz="0" w:space="0" w:color="auto"/>
      </w:divBdr>
    </w:div>
    <w:div w:id="1627421405">
      <w:bodyDiv w:val="1"/>
      <w:marLeft w:val="0"/>
      <w:marRight w:val="0"/>
      <w:marTop w:val="0"/>
      <w:marBottom w:val="0"/>
      <w:divBdr>
        <w:top w:val="none" w:sz="0" w:space="0" w:color="auto"/>
        <w:left w:val="none" w:sz="0" w:space="0" w:color="auto"/>
        <w:bottom w:val="none" w:sz="0" w:space="0" w:color="auto"/>
        <w:right w:val="none" w:sz="0" w:space="0" w:color="auto"/>
      </w:divBdr>
    </w:div>
    <w:div w:id="1627466348">
      <w:bodyDiv w:val="1"/>
      <w:marLeft w:val="0"/>
      <w:marRight w:val="0"/>
      <w:marTop w:val="0"/>
      <w:marBottom w:val="0"/>
      <w:divBdr>
        <w:top w:val="none" w:sz="0" w:space="0" w:color="auto"/>
        <w:left w:val="none" w:sz="0" w:space="0" w:color="auto"/>
        <w:bottom w:val="none" w:sz="0" w:space="0" w:color="auto"/>
        <w:right w:val="none" w:sz="0" w:space="0" w:color="auto"/>
      </w:divBdr>
    </w:div>
    <w:div w:id="1627588664">
      <w:bodyDiv w:val="1"/>
      <w:marLeft w:val="0"/>
      <w:marRight w:val="0"/>
      <w:marTop w:val="0"/>
      <w:marBottom w:val="0"/>
      <w:divBdr>
        <w:top w:val="none" w:sz="0" w:space="0" w:color="auto"/>
        <w:left w:val="none" w:sz="0" w:space="0" w:color="auto"/>
        <w:bottom w:val="none" w:sz="0" w:space="0" w:color="auto"/>
        <w:right w:val="none" w:sz="0" w:space="0" w:color="auto"/>
      </w:divBdr>
    </w:div>
    <w:div w:id="1627615878">
      <w:bodyDiv w:val="1"/>
      <w:marLeft w:val="0"/>
      <w:marRight w:val="0"/>
      <w:marTop w:val="0"/>
      <w:marBottom w:val="0"/>
      <w:divBdr>
        <w:top w:val="none" w:sz="0" w:space="0" w:color="auto"/>
        <w:left w:val="none" w:sz="0" w:space="0" w:color="auto"/>
        <w:bottom w:val="none" w:sz="0" w:space="0" w:color="auto"/>
        <w:right w:val="none" w:sz="0" w:space="0" w:color="auto"/>
      </w:divBdr>
    </w:div>
    <w:div w:id="1627665256">
      <w:bodyDiv w:val="1"/>
      <w:marLeft w:val="0"/>
      <w:marRight w:val="0"/>
      <w:marTop w:val="0"/>
      <w:marBottom w:val="0"/>
      <w:divBdr>
        <w:top w:val="none" w:sz="0" w:space="0" w:color="auto"/>
        <w:left w:val="none" w:sz="0" w:space="0" w:color="auto"/>
        <w:bottom w:val="none" w:sz="0" w:space="0" w:color="auto"/>
        <w:right w:val="none" w:sz="0" w:space="0" w:color="auto"/>
      </w:divBdr>
    </w:div>
    <w:div w:id="1628006651">
      <w:bodyDiv w:val="1"/>
      <w:marLeft w:val="0"/>
      <w:marRight w:val="0"/>
      <w:marTop w:val="0"/>
      <w:marBottom w:val="0"/>
      <w:divBdr>
        <w:top w:val="none" w:sz="0" w:space="0" w:color="auto"/>
        <w:left w:val="none" w:sz="0" w:space="0" w:color="auto"/>
        <w:bottom w:val="none" w:sz="0" w:space="0" w:color="auto"/>
        <w:right w:val="none" w:sz="0" w:space="0" w:color="auto"/>
      </w:divBdr>
    </w:div>
    <w:div w:id="1628119781">
      <w:bodyDiv w:val="1"/>
      <w:marLeft w:val="0"/>
      <w:marRight w:val="0"/>
      <w:marTop w:val="0"/>
      <w:marBottom w:val="0"/>
      <w:divBdr>
        <w:top w:val="none" w:sz="0" w:space="0" w:color="auto"/>
        <w:left w:val="none" w:sz="0" w:space="0" w:color="auto"/>
        <w:bottom w:val="none" w:sz="0" w:space="0" w:color="auto"/>
        <w:right w:val="none" w:sz="0" w:space="0" w:color="auto"/>
      </w:divBdr>
    </w:div>
    <w:div w:id="1628120671">
      <w:bodyDiv w:val="1"/>
      <w:marLeft w:val="0"/>
      <w:marRight w:val="0"/>
      <w:marTop w:val="0"/>
      <w:marBottom w:val="0"/>
      <w:divBdr>
        <w:top w:val="none" w:sz="0" w:space="0" w:color="auto"/>
        <w:left w:val="none" w:sz="0" w:space="0" w:color="auto"/>
        <w:bottom w:val="none" w:sz="0" w:space="0" w:color="auto"/>
        <w:right w:val="none" w:sz="0" w:space="0" w:color="auto"/>
      </w:divBdr>
    </w:div>
    <w:div w:id="1628201147">
      <w:bodyDiv w:val="1"/>
      <w:marLeft w:val="0"/>
      <w:marRight w:val="0"/>
      <w:marTop w:val="0"/>
      <w:marBottom w:val="0"/>
      <w:divBdr>
        <w:top w:val="none" w:sz="0" w:space="0" w:color="auto"/>
        <w:left w:val="none" w:sz="0" w:space="0" w:color="auto"/>
        <w:bottom w:val="none" w:sz="0" w:space="0" w:color="auto"/>
        <w:right w:val="none" w:sz="0" w:space="0" w:color="auto"/>
      </w:divBdr>
    </w:div>
    <w:div w:id="1628202457">
      <w:bodyDiv w:val="1"/>
      <w:marLeft w:val="0"/>
      <w:marRight w:val="0"/>
      <w:marTop w:val="0"/>
      <w:marBottom w:val="0"/>
      <w:divBdr>
        <w:top w:val="none" w:sz="0" w:space="0" w:color="auto"/>
        <w:left w:val="none" w:sz="0" w:space="0" w:color="auto"/>
        <w:bottom w:val="none" w:sz="0" w:space="0" w:color="auto"/>
        <w:right w:val="none" w:sz="0" w:space="0" w:color="auto"/>
      </w:divBdr>
    </w:div>
    <w:div w:id="1628244966">
      <w:bodyDiv w:val="1"/>
      <w:marLeft w:val="0"/>
      <w:marRight w:val="0"/>
      <w:marTop w:val="0"/>
      <w:marBottom w:val="0"/>
      <w:divBdr>
        <w:top w:val="none" w:sz="0" w:space="0" w:color="auto"/>
        <w:left w:val="none" w:sz="0" w:space="0" w:color="auto"/>
        <w:bottom w:val="none" w:sz="0" w:space="0" w:color="auto"/>
        <w:right w:val="none" w:sz="0" w:space="0" w:color="auto"/>
      </w:divBdr>
    </w:div>
    <w:div w:id="1628438738">
      <w:bodyDiv w:val="1"/>
      <w:marLeft w:val="0"/>
      <w:marRight w:val="0"/>
      <w:marTop w:val="0"/>
      <w:marBottom w:val="0"/>
      <w:divBdr>
        <w:top w:val="none" w:sz="0" w:space="0" w:color="auto"/>
        <w:left w:val="none" w:sz="0" w:space="0" w:color="auto"/>
        <w:bottom w:val="none" w:sz="0" w:space="0" w:color="auto"/>
        <w:right w:val="none" w:sz="0" w:space="0" w:color="auto"/>
      </w:divBdr>
    </w:div>
    <w:div w:id="1628507768">
      <w:bodyDiv w:val="1"/>
      <w:marLeft w:val="0"/>
      <w:marRight w:val="0"/>
      <w:marTop w:val="0"/>
      <w:marBottom w:val="0"/>
      <w:divBdr>
        <w:top w:val="none" w:sz="0" w:space="0" w:color="auto"/>
        <w:left w:val="none" w:sz="0" w:space="0" w:color="auto"/>
        <w:bottom w:val="none" w:sz="0" w:space="0" w:color="auto"/>
        <w:right w:val="none" w:sz="0" w:space="0" w:color="auto"/>
      </w:divBdr>
    </w:div>
    <w:div w:id="1628586921">
      <w:bodyDiv w:val="1"/>
      <w:marLeft w:val="0"/>
      <w:marRight w:val="0"/>
      <w:marTop w:val="0"/>
      <w:marBottom w:val="0"/>
      <w:divBdr>
        <w:top w:val="none" w:sz="0" w:space="0" w:color="auto"/>
        <w:left w:val="none" w:sz="0" w:space="0" w:color="auto"/>
        <w:bottom w:val="none" w:sz="0" w:space="0" w:color="auto"/>
        <w:right w:val="none" w:sz="0" w:space="0" w:color="auto"/>
      </w:divBdr>
    </w:div>
    <w:div w:id="1628706014">
      <w:bodyDiv w:val="1"/>
      <w:marLeft w:val="0"/>
      <w:marRight w:val="0"/>
      <w:marTop w:val="0"/>
      <w:marBottom w:val="0"/>
      <w:divBdr>
        <w:top w:val="none" w:sz="0" w:space="0" w:color="auto"/>
        <w:left w:val="none" w:sz="0" w:space="0" w:color="auto"/>
        <w:bottom w:val="none" w:sz="0" w:space="0" w:color="auto"/>
        <w:right w:val="none" w:sz="0" w:space="0" w:color="auto"/>
      </w:divBdr>
    </w:div>
    <w:div w:id="1628707374">
      <w:bodyDiv w:val="1"/>
      <w:marLeft w:val="0"/>
      <w:marRight w:val="0"/>
      <w:marTop w:val="0"/>
      <w:marBottom w:val="0"/>
      <w:divBdr>
        <w:top w:val="none" w:sz="0" w:space="0" w:color="auto"/>
        <w:left w:val="none" w:sz="0" w:space="0" w:color="auto"/>
        <w:bottom w:val="none" w:sz="0" w:space="0" w:color="auto"/>
        <w:right w:val="none" w:sz="0" w:space="0" w:color="auto"/>
      </w:divBdr>
    </w:div>
    <w:div w:id="1628778864">
      <w:bodyDiv w:val="1"/>
      <w:marLeft w:val="0"/>
      <w:marRight w:val="0"/>
      <w:marTop w:val="0"/>
      <w:marBottom w:val="0"/>
      <w:divBdr>
        <w:top w:val="none" w:sz="0" w:space="0" w:color="auto"/>
        <w:left w:val="none" w:sz="0" w:space="0" w:color="auto"/>
        <w:bottom w:val="none" w:sz="0" w:space="0" w:color="auto"/>
        <w:right w:val="none" w:sz="0" w:space="0" w:color="auto"/>
      </w:divBdr>
    </w:div>
    <w:div w:id="1628925775">
      <w:bodyDiv w:val="1"/>
      <w:marLeft w:val="0"/>
      <w:marRight w:val="0"/>
      <w:marTop w:val="0"/>
      <w:marBottom w:val="0"/>
      <w:divBdr>
        <w:top w:val="none" w:sz="0" w:space="0" w:color="auto"/>
        <w:left w:val="none" w:sz="0" w:space="0" w:color="auto"/>
        <w:bottom w:val="none" w:sz="0" w:space="0" w:color="auto"/>
        <w:right w:val="none" w:sz="0" w:space="0" w:color="auto"/>
      </w:divBdr>
    </w:div>
    <w:div w:id="1628974085">
      <w:bodyDiv w:val="1"/>
      <w:marLeft w:val="0"/>
      <w:marRight w:val="0"/>
      <w:marTop w:val="0"/>
      <w:marBottom w:val="0"/>
      <w:divBdr>
        <w:top w:val="none" w:sz="0" w:space="0" w:color="auto"/>
        <w:left w:val="none" w:sz="0" w:space="0" w:color="auto"/>
        <w:bottom w:val="none" w:sz="0" w:space="0" w:color="auto"/>
        <w:right w:val="none" w:sz="0" w:space="0" w:color="auto"/>
      </w:divBdr>
    </w:div>
    <w:div w:id="1629120356">
      <w:bodyDiv w:val="1"/>
      <w:marLeft w:val="0"/>
      <w:marRight w:val="0"/>
      <w:marTop w:val="0"/>
      <w:marBottom w:val="0"/>
      <w:divBdr>
        <w:top w:val="none" w:sz="0" w:space="0" w:color="auto"/>
        <w:left w:val="none" w:sz="0" w:space="0" w:color="auto"/>
        <w:bottom w:val="none" w:sz="0" w:space="0" w:color="auto"/>
        <w:right w:val="none" w:sz="0" w:space="0" w:color="auto"/>
      </w:divBdr>
    </w:div>
    <w:div w:id="1629124769">
      <w:bodyDiv w:val="1"/>
      <w:marLeft w:val="0"/>
      <w:marRight w:val="0"/>
      <w:marTop w:val="0"/>
      <w:marBottom w:val="0"/>
      <w:divBdr>
        <w:top w:val="none" w:sz="0" w:space="0" w:color="auto"/>
        <w:left w:val="none" w:sz="0" w:space="0" w:color="auto"/>
        <w:bottom w:val="none" w:sz="0" w:space="0" w:color="auto"/>
        <w:right w:val="none" w:sz="0" w:space="0" w:color="auto"/>
      </w:divBdr>
    </w:div>
    <w:div w:id="1629239576">
      <w:bodyDiv w:val="1"/>
      <w:marLeft w:val="0"/>
      <w:marRight w:val="0"/>
      <w:marTop w:val="0"/>
      <w:marBottom w:val="0"/>
      <w:divBdr>
        <w:top w:val="none" w:sz="0" w:space="0" w:color="auto"/>
        <w:left w:val="none" w:sz="0" w:space="0" w:color="auto"/>
        <w:bottom w:val="none" w:sz="0" w:space="0" w:color="auto"/>
        <w:right w:val="none" w:sz="0" w:space="0" w:color="auto"/>
      </w:divBdr>
    </w:div>
    <w:div w:id="1629314574">
      <w:bodyDiv w:val="1"/>
      <w:marLeft w:val="0"/>
      <w:marRight w:val="0"/>
      <w:marTop w:val="0"/>
      <w:marBottom w:val="0"/>
      <w:divBdr>
        <w:top w:val="none" w:sz="0" w:space="0" w:color="auto"/>
        <w:left w:val="none" w:sz="0" w:space="0" w:color="auto"/>
        <w:bottom w:val="none" w:sz="0" w:space="0" w:color="auto"/>
        <w:right w:val="none" w:sz="0" w:space="0" w:color="auto"/>
      </w:divBdr>
    </w:div>
    <w:div w:id="1629318918">
      <w:bodyDiv w:val="1"/>
      <w:marLeft w:val="0"/>
      <w:marRight w:val="0"/>
      <w:marTop w:val="0"/>
      <w:marBottom w:val="0"/>
      <w:divBdr>
        <w:top w:val="none" w:sz="0" w:space="0" w:color="auto"/>
        <w:left w:val="none" w:sz="0" w:space="0" w:color="auto"/>
        <w:bottom w:val="none" w:sz="0" w:space="0" w:color="auto"/>
        <w:right w:val="none" w:sz="0" w:space="0" w:color="auto"/>
      </w:divBdr>
    </w:div>
    <w:div w:id="1629387613">
      <w:bodyDiv w:val="1"/>
      <w:marLeft w:val="0"/>
      <w:marRight w:val="0"/>
      <w:marTop w:val="0"/>
      <w:marBottom w:val="0"/>
      <w:divBdr>
        <w:top w:val="none" w:sz="0" w:space="0" w:color="auto"/>
        <w:left w:val="none" w:sz="0" w:space="0" w:color="auto"/>
        <w:bottom w:val="none" w:sz="0" w:space="0" w:color="auto"/>
        <w:right w:val="none" w:sz="0" w:space="0" w:color="auto"/>
      </w:divBdr>
    </w:div>
    <w:div w:id="1629432690">
      <w:bodyDiv w:val="1"/>
      <w:marLeft w:val="0"/>
      <w:marRight w:val="0"/>
      <w:marTop w:val="0"/>
      <w:marBottom w:val="0"/>
      <w:divBdr>
        <w:top w:val="none" w:sz="0" w:space="0" w:color="auto"/>
        <w:left w:val="none" w:sz="0" w:space="0" w:color="auto"/>
        <w:bottom w:val="none" w:sz="0" w:space="0" w:color="auto"/>
        <w:right w:val="none" w:sz="0" w:space="0" w:color="auto"/>
      </w:divBdr>
    </w:div>
    <w:div w:id="1629622212">
      <w:bodyDiv w:val="1"/>
      <w:marLeft w:val="0"/>
      <w:marRight w:val="0"/>
      <w:marTop w:val="0"/>
      <w:marBottom w:val="0"/>
      <w:divBdr>
        <w:top w:val="none" w:sz="0" w:space="0" w:color="auto"/>
        <w:left w:val="none" w:sz="0" w:space="0" w:color="auto"/>
        <w:bottom w:val="none" w:sz="0" w:space="0" w:color="auto"/>
        <w:right w:val="none" w:sz="0" w:space="0" w:color="auto"/>
      </w:divBdr>
    </w:div>
    <w:div w:id="1630284110">
      <w:bodyDiv w:val="1"/>
      <w:marLeft w:val="0"/>
      <w:marRight w:val="0"/>
      <w:marTop w:val="0"/>
      <w:marBottom w:val="0"/>
      <w:divBdr>
        <w:top w:val="none" w:sz="0" w:space="0" w:color="auto"/>
        <w:left w:val="none" w:sz="0" w:space="0" w:color="auto"/>
        <w:bottom w:val="none" w:sz="0" w:space="0" w:color="auto"/>
        <w:right w:val="none" w:sz="0" w:space="0" w:color="auto"/>
      </w:divBdr>
    </w:div>
    <w:div w:id="1630352999">
      <w:bodyDiv w:val="1"/>
      <w:marLeft w:val="0"/>
      <w:marRight w:val="0"/>
      <w:marTop w:val="0"/>
      <w:marBottom w:val="0"/>
      <w:divBdr>
        <w:top w:val="none" w:sz="0" w:space="0" w:color="auto"/>
        <w:left w:val="none" w:sz="0" w:space="0" w:color="auto"/>
        <w:bottom w:val="none" w:sz="0" w:space="0" w:color="auto"/>
        <w:right w:val="none" w:sz="0" w:space="0" w:color="auto"/>
      </w:divBdr>
    </w:div>
    <w:div w:id="1630472952">
      <w:bodyDiv w:val="1"/>
      <w:marLeft w:val="0"/>
      <w:marRight w:val="0"/>
      <w:marTop w:val="0"/>
      <w:marBottom w:val="0"/>
      <w:divBdr>
        <w:top w:val="none" w:sz="0" w:space="0" w:color="auto"/>
        <w:left w:val="none" w:sz="0" w:space="0" w:color="auto"/>
        <w:bottom w:val="none" w:sz="0" w:space="0" w:color="auto"/>
        <w:right w:val="none" w:sz="0" w:space="0" w:color="auto"/>
      </w:divBdr>
    </w:div>
    <w:div w:id="1630671829">
      <w:bodyDiv w:val="1"/>
      <w:marLeft w:val="0"/>
      <w:marRight w:val="0"/>
      <w:marTop w:val="0"/>
      <w:marBottom w:val="0"/>
      <w:divBdr>
        <w:top w:val="none" w:sz="0" w:space="0" w:color="auto"/>
        <w:left w:val="none" w:sz="0" w:space="0" w:color="auto"/>
        <w:bottom w:val="none" w:sz="0" w:space="0" w:color="auto"/>
        <w:right w:val="none" w:sz="0" w:space="0" w:color="auto"/>
      </w:divBdr>
    </w:div>
    <w:div w:id="1631085530">
      <w:bodyDiv w:val="1"/>
      <w:marLeft w:val="0"/>
      <w:marRight w:val="0"/>
      <w:marTop w:val="0"/>
      <w:marBottom w:val="0"/>
      <w:divBdr>
        <w:top w:val="none" w:sz="0" w:space="0" w:color="auto"/>
        <w:left w:val="none" w:sz="0" w:space="0" w:color="auto"/>
        <w:bottom w:val="none" w:sz="0" w:space="0" w:color="auto"/>
        <w:right w:val="none" w:sz="0" w:space="0" w:color="auto"/>
      </w:divBdr>
    </w:div>
    <w:div w:id="1631090757">
      <w:bodyDiv w:val="1"/>
      <w:marLeft w:val="0"/>
      <w:marRight w:val="0"/>
      <w:marTop w:val="0"/>
      <w:marBottom w:val="0"/>
      <w:divBdr>
        <w:top w:val="none" w:sz="0" w:space="0" w:color="auto"/>
        <w:left w:val="none" w:sz="0" w:space="0" w:color="auto"/>
        <w:bottom w:val="none" w:sz="0" w:space="0" w:color="auto"/>
        <w:right w:val="none" w:sz="0" w:space="0" w:color="auto"/>
      </w:divBdr>
    </w:div>
    <w:div w:id="1631672527">
      <w:bodyDiv w:val="1"/>
      <w:marLeft w:val="0"/>
      <w:marRight w:val="0"/>
      <w:marTop w:val="0"/>
      <w:marBottom w:val="0"/>
      <w:divBdr>
        <w:top w:val="none" w:sz="0" w:space="0" w:color="auto"/>
        <w:left w:val="none" w:sz="0" w:space="0" w:color="auto"/>
        <w:bottom w:val="none" w:sz="0" w:space="0" w:color="auto"/>
        <w:right w:val="none" w:sz="0" w:space="0" w:color="auto"/>
      </w:divBdr>
    </w:div>
    <w:div w:id="1631787555">
      <w:bodyDiv w:val="1"/>
      <w:marLeft w:val="0"/>
      <w:marRight w:val="0"/>
      <w:marTop w:val="0"/>
      <w:marBottom w:val="0"/>
      <w:divBdr>
        <w:top w:val="none" w:sz="0" w:space="0" w:color="auto"/>
        <w:left w:val="none" w:sz="0" w:space="0" w:color="auto"/>
        <w:bottom w:val="none" w:sz="0" w:space="0" w:color="auto"/>
        <w:right w:val="none" w:sz="0" w:space="0" w:color="auto"/>
      </w:divBdr>
    </w:div>
    <w:div w:id="1631981226">
      <w:bodyDiv w:val="1"/>
      <w:marLeft w:val="0"/>
      <w:marRight w:val="0"/>
      <w:marTop w:val="0"/>
      <w:marBottom w:val="0"/>
      <w:divBdr>
        <w:top w:val="none" w:sz="0" w:space="0" w:color="auto"/>
        <w:left w:val="none" w:sz="0" w:space="0" w:color="auto"/>
        <w:bottom w:val="none" w:sz="0" w:space="0" w:color="auto"/>
        <w:right w:val="none" w:sz="0" w:space="0" w:color="auto"/>
      </w:divBdr>
    </w:div>
    <w:div w:id="1632249500">
      <w:bodyDiv w:val="1"/>
      <w:marLeft w:val="0"/>
      <w:marRight w:val="0"/>
      <w:marTop w:val="0"/>
      <w:marBottom w:val="0"/>
      <w:divBdr>
        <w:top w:val="none" w:sz="0" w:space="0" w:color="auto"/>
        <w:left w:val="none" w:sz="0" w:space="0" w:color="auto"/>
        <w:bottom w:val="none" w:sz="0" w:space="0" w:color="auto"/>
        <w:right w:val="none" w:sz="0" w:space="0" w:color="auto"/>
      </w:divBdr>
    </w:div>
    <w:div w:id="1632443309">
      <w:bodyDiv w:val="1"/>
      <w:marLeft w:val="0"/>
      <w:marRight w:val="0"/>
      <w:marTop w:val="0"/>
      <w:marBottom w:val="0"/>
      <w:divBdr>
        <w:top w:val="none" w:sz="0" w:space="0" w:color="auto"/>
        <w:left w:val="none" w:sz="0" w:space="0" w:color="auto"/>
        <w:bottom w:val="none" w:sz="0" w:space="0" w:color="auto"/>
        <w:right w:val="none" w:sz="0" w:space="0" w:color="auto"/>
      </w:divBdr>
    </w:div>
    <w:div w:id="1632517758">
      <w:bodyDiv w:val="1"/>
      <w:marLeft w:val="0"/>
      <w:marRight w:val="0"/>
      <w:marTop w:val="0"/>
      <w:marBottom w:val="0"/>
      <w:divBdr>
        <w:top w:val="none" w:sz="0" w:space="0" w:color="auto"/>
        <w:left w:val="none" w:sz="0" w:space="0" w:color="auto"/>
        <w:bottom w:val="none" w:sz="0" w:space="0" w:color="auto"/>
        <w:right w:val="none" w:sz="0" w:space="0" w:color="auto"/>
      </w:divBdr>
    </w:div>
    <w:div w:id="1632592094">
      <w:bodyDiv w:val="1"/>
      <w:marLeft w:val="0"/>
      <w:marRight w:val="0"/>
      <w:marTop w:val="0"/>
      <w:marBottom w:val="0"/>
      <w:divBdr>
        <w:top w:val="none" w:sz="0" w:space="0" w:color="auto"/>
        <w:left w:val="none" w:sz="0" w:space="0" w:color="auto"/>
        <w:bottom w:val="none" w:sz="0" w:space="0" w:color="auto"/>
        <w:right w:val="none" w:sz="0" w:space="0" w:color="auto"/>
      </w:divBdr>
    </w:div>
    <w:div w:id="1632788388">
      <w:bodyDiv w:val="1"/>
      <w:marLeft w:val="0"/>
      <w:marRight w:val="0"/>
      <w:marTop w:val="0"/>
      <w:marBottom w:val="0"/>
      <w:divBdr>
        <w:top w:val="none" w:sz="0" w:space="0" w:color="auto"/>
        <w:left w:val="none" w:sz="0" w:space="0" w:color="auto"/>
        <w:bottom w:val="none" w:sz="0" w:space="0" w:color="auto"/>
        <w:right w:val="none" w:sz="0" w:space="0" w:color="auto"/>
      </w:divBdr>
    </w:div>
    <w:div w:id="1633438162">
      <w:bodyDiv w:val="1"/>
      <w:marLeft w:val="0"/>
      <w:marRight w:val="0"/>
      <w:marTop w:val="0"/>
      <w:marBottom w:val="0"/>
      <w:divBdr>
        <w:top w:val="none" w:sz="0" w:space="0" w:color="auto"/>
        <w:left w:val="none" w:sz="0" w:space="0" w:color="auto"/>
        <w:bottom w:val="none" w:sz="0" w:space="0" w:color="auto"/>
        <w:right w:val="none" w:sz="0" w:space="0" w:color="auto"/>
      </w:divBdr>
    </w:div>
    <w:div w:id="1633444294">
      <w:bodyDiv w:val="1"/>
      <w:marLeft w:val="0"/>
      <w:marRight w:val="0"/>
      <w:marTop w:val="0"/>
      <w:marBottom w:val="0"/>
      <w:divBdr>
        <w:top w:val="none" w:sz="0" w:space="0" w:color="auto"/>
        <w:left w:val="none" w:sz="0" w:space="0" w:color="auto"/>
        <w:bottom w:val="none" w:sz="0" w:space="0" w:color="auto"/>
        <w:right w:val="none" w:sz="0" w:space="0" w:color="auto"/>
      </w:divBdr>
    </w:div>
    <w:div w:id="1633753286">
      <w:bodyDiv w:val="1"/>
      <w:marLeft w:val="0"/>
      <w:marRight w:val="0"/>
      <w:marTop w:val="0"/>
      <w:marBottom w:val="0"/>
      <w:divBdr>
        <w:top w:val="none" w:sz="0" w:space="0" w:color="auto"/>
        <w:left w:val="none" w:sz="0" w:space="0" w:color="auto"/>
        <w:bottom w:val="none" w:sz="0" w:space="0" w:color="auto"/>
        <w:right w:val="none" w:sz="0" w:space="0" w:color="auto"/>
      </w:divBdr>
    </w:div>
    <w:div w:id="1634019407">
      <w:bodyDiv w:val="1"/>
      <w:marLeft w:val="0"/>
      <w:marRight w:val="0"/>
      <w:marTop w:val="0"/>
      <w:marBottom w:val="0"/>
      <w:divBdr>
        <w:top w:val="none" w:sz="0" w:space="0" w:color="auto"/>
        <w:left w:val="none" w:sz="0" w:space="0" w:color="auto"/>
        <w:bottom w:val="none" w:sz="0" w:space="0" w:color="auto"/>
        <w:right w:val="none" w:sz="0" w:space="0" w:color="auto"/>
      </w:divBdr>
    </w:div>
    <w:div w:id="1634217291">
      <w:bodyDiv w:val="1"/>
      <w:marLeft w:val="0"/>
      <w:marRight w:val="0"/>
      <w:marTop w:val="0"/>
      <w:marBottom w:val="0"/>
      <w:divBdr>
        <w:top w:val="none" w:sz="0" w:space="0" w:color="auto"/>
        <w:left w:val="none" w:sz="0" w:space="0" w:color="auto"/>
        <w:bottom w:val="none" w:sz="0" w:space="0" w:color="auto"/>
        <w:right w:val="none" w:sz="0" w:space="0" w:color="auto"/>
      </w:divBdr>
    </w:div>
    <w:div w:id="1634289092">
      <w:bodyDiv w:val="1"/>
      <w:marLeft w:val="0"/>
      <w:marRight w:val="0"/>
      <w:marTop w:val="0"/>
      <w:marBottom w:val="0"/>
      <w:divBdr>
        <w:top w:val="none" w:sz="0" w:space="0" w:color="auto"/>
        <w:left w:val="none" w:sz="0" w:space="0" w:color="auto"/>
        <w:bottom w:val="none" w:sz="0" w:space="0" w:color="auto"/>
        <w:right w:val="none" w:sz="0" w:space="0" w:color="auto"/>
      </w:divBdr>
    </w:div>
    <w:div w:id="1634486091">
      <w:bodyDiv w:val="1"/>
      <w:marLeft w:val="0"/>
      <w:marRight w:val="0"/>
      <w:marTop w:val="0"/>
      <w:marBottom w:val="0"/>
      <w:divBdr>
        <w:top w:val="none" w:sz="0" w:space="0" w:color="auto"/>
        <w:left w:val="none" w:sz="0" w:space="0" w:color="auto"/>
        <w:bottom w:val="none" w:sz="0" w:space="0" w:color="auto"/>
        <w:right w:val="none" w:sz="0" w:space="0" w:color="auto"/>
      </w:divBdr>
    </w:div>
    <w:div w:id="1634599135">
      <w:bodyDiv w:val="1"/>
      <w:marLeft w:val="0"/>
      <w:marRight w:val="0"/>
      <w:marTop w:val="0"/>
      <w:marBottom w:val="0"/>
      <w:divBdr>
        <w:top w:val="none" w:sz="0" w:space="0" w:color="auto"/>
        <w:left w:val="none" w:sz="0" w:space="0" w:color="auto"/>
        <w:bottom w:val="none" w:sz="0" w:space="0" w:color="auto"/>
        <w:right w:val="none" w:sz="0" w:space="0" w:color="auto"/>
      </w:divBdr>
    </w:div>
    <w:div w:id="1634603309">
      <w:bodyDiv w:val="1"/>
      <w:marLeft w:val="0"/>
      <w:marRight w:val="0"/>
      <w:marTop w:val="0"/>
      <w:marBottom w:val="0"/>
      <w:divBdr>
        <w:top w:val="none" w:sz="0" w:space="0" w:color="auto"/>
        <w:left w:val="none" w:sz="0" w:space="0" w:color="auto"/>
        <w:bottom w:val="none" w:sz="0" w:space="0" w:color="auto"/>
        <w:right w:val="none" w:sz="0" w:space="0" w:color="auto"/>
      </w:divBdr>
    </w:div>
    <w:div w:id="1634824768">
      <w:bodyDiv w:val="1"/>
      <w:marLeft w:val="0"/>
      <w:marRight w:val="0"/>
      <w:marTop w:val="0"/>
      <w:marBottom w:val="0"/>
      <w:divBdr>
        <w:top w:val="none" w:sz="0" w:space="0" w:color="auto"/>
        <w:left w:val="none" w:sz="0" w:space="0" w:color="auto"/>
        <w:bottom w:val="none" w:sz="0" w:space="0" w:color="auto"/>
        <w:right w:val="none" w:sz="0" w:space="0" w:color="auto"/>
      </w:divBdr>
    </w:div>
    <w:div w:id="1634866071">
      <w:bodyDiv w:val="1"/>
      <w:marLeft w:val="0"/>
      <w:marRight w:val="0"/>
      <w:marTop w:val="0"/>
      <w:marBottom w:val="0"/>
      <w:divBdr>
        <w:top w:val="none" w:sz="0" w:space="0" w:color="auto"/>
        <w:left w:val="none" w:sz="0" w:space="0" w:color="auto"/>
        <w:bottom w:val="none" w:sz="0" w:space="0" w:color="auto"/>
        <w:right w:val="none" w:sz="0" w:space="0" w:color="auto"/>
      </w:divBdr>
    </w:div>
    <w:div w:id="1635065020">
      <w:bodyDiv w:val="1"/>
      <w:marLeft w:val="0"/>
      <w:marRight w:val="0"/>
      <w:marTop w:val="0"/>
      <w:marBottom w:val="0"/>
      <w:divBdr>
        <w:top w:val="none" w:sz="0" w:space="0" w:color="auto"/>
        <w:left w:val="none" w:sz="0" w:space="0" w:color="auto"/>
        <w:bottom w:val="none" w:sz="0" w:space="0" w:color="auto"/>
        <w:right w:val="none" w:sz="0" w:space="0" w:color="auto"/>
      </w:divBdr>
    </w:div>
    <w:div w:id="1635327264">
      <w:bodyDiv w:val="1"/>
      <w:marLeft w:val="0"/>
      <w:marRight w:val="0"/>
      <w:marTop w:val="0"/>
      <w:marBottom w:val="0"/>
      <w:divBdr>
        <w:top w:val="none" w:sz="0" w:space="0" w:color="auto"/>
        <w:left w:val="none" w:sz="0" w:space="0" w:color="auto"/>
        <w:bottom w:val="none" w:sz="0" w:space="0" w:color="auto"/>
        <w:right w:val="none" w:sz="0" w:space="0" w:color="auto"/>
      </w:divBdr>
    </w:div>
    <w:div w:id="1635334167">
      <w:bodyDiv w:val="1"/>
      <w:marLeft w:val="0"/>
      <w:marRight w:val="0"/>
      <w:marTop w:val="0"/>
      <w:marBottom w:val="0"/>
      <w:divBdr>
        <w:top w:val="none" w:sz="0" w:space="0" w:color="auto"/>
        <w:left w:val="none" w:sz="0" w:space="0" w:color="auto"/>
        <w:bottom w:val="none" w:sz="0" w:space="0" w:color="auto"/>
        <w:right w:val="none" w:sz="0" w:space="0" w:color="auto"/>
      </w:divBdr>
    </w:div>
    <w:div w:id="1635408389">
      <w:bodyDiv w:val="1"/>
      <w:marLeft w:val="0"/>
      <w:marRight w:val="0"/>
      <w:marTop w:val="0"/>
      <w:marBottom w:val="0"/>
      <w:divBdr>
        <w:top w:val="none" w:sz="0" w:space="0" w:color="auto"/>
        <w:left w:val="none" w:sz="0" w:space="0" w:color="auto"/>
        <w:bottom w:val="none" w:sz="0" w:space="0" w:color="auto"/>
        <w:right w:val="none" w:sz="0" w:space="0" w:color="auto"/>
      </w:divBdr>
    </w:div>
    <w:div w:id="1635478650">
      <w:bodyDiv w:val="1"/>
      <w:marLeft w:val="0"/>
      <w:marRight w:val="0"/>
      <w:marTop w:val="0"/>
      <w:marBottom w:val="0"/>
      <w:divBdr>
        <w:top w:val="none" w:sz="0" w:space="0" w:color="auto"/>
        <w:left w:val="none" w:sz="0" w:space="0" w:color="auto"/>
        <w:bottom w:val="none" w:sz="0" w:space="0" w:color="auto"/>
        <w:right w:val="none" w:sz="0" w:space="0" w:color="auto"/>
      </w:divBdr>
    </w:div>
    <w:div w:id="1635984900">
      <w:bodyDiv w:val="1"/>
      <w:marLeft w:val="0"/>
      <w:marRight w:val="0"/>
      <w:marTop w:val="0"/>
      <w:marBottom w:val="0"/>
      <w:divBdr>
        <w:top w:val="none" w:sz="0" w:space="0" w:color="auto"/>
        <w:left w:val="none" w:sz="0" w:space="0" w:color="auto"/>
        <w:bottom w:val="none" w:sz="0" w:space="0" w:color="auto"/>
        <w:right w:val="none" w:sz="0" w:space="0" w:color="auto"/>
      </w:divBdr>
    </w:div>
    <w:div w:id="1636179645">
      <w:bodyDiv w:val="1"/>
      <w:marLeft w:val="0"/>
      <w:marRight w:val="0"/>
      <w:marTop w:val="0"/>
      <w:marBottom w:val="0"/>
      <w:divBdr>
        <w:top w:val="none" w:sz="0" w:space="0" w:color="auto"/>
        <w:left w:val="none" w:sz="0" w:space="0" w:color="auto"/>
        <w:bottom w:val="none" w:sz="0" w:space="0" w:color="auto"/>
        <w:right w:val="none" w:sz="0" w:space="0" w:color="auto"/>
      </w:divBdr>
    </w:div>
    <w:div w:id="1636257061">
      <w:bodyDiv w:val="1"/>
      <w:marLeft w:val="0"/>
      <w:marRight w:val="0"/>
      <w:marTop w:val="0"/>
      <w:marBottom w:val="0"/>
      <w:divBdr>
        <w:top w:val="none" w:sz="0" w:space="0" w:color="auto"/>
        <w:left w:val="none" w:sz="0" w:space="0" w:color="auto"/>
        <w:bottom w:val="none" w:sz="0" w:space="0" w:color="auto"/>
        <w:right w:val="none" w:sz="0" w:space="0" w:color="auto"/>
      </w:divBdr>
    </w:div>
    <w:div w:id="1636831282">
      <w:bodyDiv w:val="1"/>
      <w:marLeft w:val="0"/>
      <w:marRight w:val="0"/>
      <w:marTop w:val="0"/>
      <w:marBottom w:val="0"/>
      <w:divBdr>
        <w:top w:val="none" w:sz="0" w:space="0" w:color="auto"/>
        <w:left w:val="none" w:sz="0" w:space="0" w:color="auto"/>
        <w:bottom w:val="none" w:sz="0" w:space="0" w:color="auto"/>
        <w:right w:val="none" w:sz="0" w:space="0" w:color="auto"/>
      </w:divBdr>
    </w:div>
    <w:div w:id="1636908384">
      <w:bodyDiv w:val="1"/>
      <w:marLeft w:val="0"/>
      <w:marRight w:val="0"/>
      <w:marTop w:val="0"/>
      <w:marBottom w:val="0"/>
      <w:divBdr>
        <w:top w:val="none" w:sz="0" w:space="0" w:color="auto"/>
        <w:left w:val="none" w:sz="0" w:space="0" w:color="auto"/>
        <w:bottom w:val="none" w:sz="0" w:space="0" w:color="auto"/>
        <w:right w:val="none" w:sz="0" w:space="0" w:color="auto"/>
      </w:divBdr>
    </w:div>
    <w:div w:id="1637182837">
      <w:bodyDiv w:val="1"/>
      <w:marLeft w:val="0"/>
      <w:marRight w:val="0"/>
      <w:marTop w:val="0"/>
      <w:marBottom w:val="0"/>
      <w:divBdr>
        <w:top w:val="none" w:sz="0" w:space="0" w:color="auto"/>
        <w:left w:val="none" w:sz="0" w:space="0" w:color="auto"/>
        <w:bottom w:val="none" w:sz="0" w:space="0" w:color="auto"/>
        <w:right w:val="none" w:sz="0" w:space="0" w:color="auto"/>
      </w:divBdr>
    </w:div>
    <w:div w:id="1637294209">
      <w:bodyDiv w:val="1"/>
      <w:marLeft w:val="0"/>
      <w:marRight w:val="0"/>
      <w:marTop w:val="0"/>
      <w:marBottom w:val="0"/>
      <w:divBdr>
        <w:top w:val="none" w:sz="0" w:space="0" w:color="auto"/>
        <w:left w:val="none" w:sz="0" w:space="0" w:color="auto"/>
        <w:bottom w:val="none" w:sz="0" w:space="0" w:color="auto"/>
        <w:right w:val="none" w:sz="0" w:space="0" w:color="auto"/>
      </w:divBdr>
    </w:div>
    <w:div w:id="1637295934">
      <w:bodyDiv w:val="1"/>
      <w:marLeft w:val="0"/>
      <w:marRight w:val="0"/>
      <w:marTop w:val="0"/>
      <w:marBottom w:val="0"/>
      <w:divBdr>
        <w:top w:val="none" w:sz="0" w:space="0" w:color="auto"/>
        <w:left w:val="none" w:sz="0" w:space="0" w:color="auto"/>
        <w:bottom w:val="none" w:sz="0" w:space="0" w:color="auto"/>
        <w:right w:val="none" w:sz="0" w:space="0" w:color="auto"/>
      </w:divBdr>
    </w:div>
    <w:div w:id="1637487800">
      <w:bodyDiv w:val="1"/>
      <w:marLeft w:val="0"/>
      <w:marRight w:val="0"/>
      <w:marTop w:val="0"/>
      <w:marBottom w:val="0"/>
      <w:divBdr>
        <w:top w:val="none" w:sz="0" w:space="0" w:color="auto"/>
        <w:left w:val="none" w:sz="0" w:space="0" w:color="auto"/>
        <w:bottom w:val="none" w:sz="0" w:space="0" w:color="auto"/>
        <w:right w:val="none" w:sz="0" w:space="0" w:color="auto"/>
      </w:divBdr>
    </w:div>
    <w:div w:id="1637875857">
      <w:bodyDiv w:val="1"/>
      <w:marLeft w:val="0"/>
      <w:marRight w:val="0"/>
      <w:marTop w:val="0"/>
      <w:marBottom w:val="0"/>
      <w:divBdr>
        <w:top w:val="none" w:sz="0" w:space="0" w:color="auto"/>
        <w:left w:val="none" w:sz="0" w:space="0" w:color="auto"/>
        <w:bottom w:val="none" w:sz="0" w:space="0" w:color="auto"/>
        <w:right w:val="none" w:sz="0" w:space="0" w:color="auto"/>
      </w:divBdr>
    </w:div>
    <w:div w:id="1638291055">
      <w:bodyDiv w:val="1"/>
      <w:marLeft w:val="0"/>
      <w:marRight w:val="0"/>
      <w:marTop w:val="0"/>
      <w:marBottom w:val="0"/>
      <w:divBdr>
        <w:top w:val="none" w:sz="0" w:space="0" w:color="auto"/>
        <w:left w:val="none" w:sz="0" w:space="0" w:color="auto"/>
        <w:bottom w:val="none" w:sz="0" w:space="0" w:color="auto"/>
        <w:right w:val="none" w:sz="0" w:space="0" w:color="auto"/>
      </w:divBdr>
    </w:div>
    <w:div w:id="1638410142">
      <w:bodyDiv w:val="1"/>
      <w:marLeft w:val="0"/>
      <w:marRight w:val="0"/>
      <w:marTop w:val="0"/>
      <w:marBottom w:val="0"/>
      <w:divBdr>
        <w:top w:val="none" w:sz="0" w:space="0" w:color="auto"/>
        <w:left w:val="none" w:sz="0" w:space="0" w:color="auto"/>
        <w:bottom w:val="none" w:sz="0" w:space="0" w:color="auto"/>
        <w:right w:val="none" w:sz="0" w:space="0" w:color="auto"/>
      </w:divBdr>
    </w:div>
    <w:div w:id="1638606955">
      <w:bodyDiv w:val="1"/>
      <w:marLeft w:val="0"/>
      <w:marRight w:val="0"/>
      <w:marTop w:val="0"/>
      <w:marBottom w:val="0"/>
      <w:divBdr>
        <w:top w:val="none" w:sz="0" w:space="0" w:color="auto"/>
        <w:left w:val="none" w:sz="0" w:space="0" w:color="auto"/>
        <w:bottom w:val="none" w:sz="0" w:space="0" w:color="auto"/>
        <w:right w:val="none" w:sz="0" w:space="0" w:color="auto"/>
      </w:divBdr>
    </w:div>
    <w:div w:id="1638947530">
      <w:bodyDiv w:val="1"/>
      <w:marLeft w:val="0"/>
      <w:marRight w:val="0"/>
      <w:marTop w:val="0"/>
      <w:marBottom w:val="0"/>
      <w:divBdr>
        <w:top w:val="none" w:sz="0" w:space="0" w:color="auto"/>
        <w:left w:val="none" w:sz="0" w:space="0" w:color="auto"/>
        <w:bottom w:val="none" w:sz="0" w:space="0" w:color="auto"/>
        <w:right w:val="none" w:sz="0" w:space="0" w:color="auto"/>
      </w:divBdr>
    </w:div>
    <w:div w:id="1638949781">
      <w:bodyDiv w:val="1"/>
      <w:marLeft w:val="0"/>
      <w:marRight w:val="0"/>
      <w:marTop w:val="0"/>
      <w:marBottom w:val="0"/>
      <w:divBdr>
        <w:top w:val="none" w:sz="0" w:space="0" w:color="auto"/>
        <w:left w:val="none" w:sz="0" w:space="0" w:color="auto"/>
        <w:bottom w:val="none" w:sz="0" w:space="0" w:color="auto"/>
        <w:right w:val="none" w:sz="0" w:space="0" w:color="auto"/>
      </w:divBdr>
    </w:div>
    <w:div w:id="1638951253">
      <w:bodyDiv w:val="1"/>
      <w:marLeft w:val="0"/>
      <w:marRight w:val="0"/>
      <w:marTop w:val="0"/>
      <w:marBottom w:val="0"/>
      <w:divBdr>
        <w:top w:val="none" w:sz="0" w:space="0" w:color="auto"/>
        <w:left w:val="none" w:sz="0" w:space="0" w:color="auto"/>
        <w:bottom w:val="none" w:sz="0" w:space="0" w:color="auto"/>
        <w:right w:val="none" w:sz="0" w:space="0" w:color="auto"/>
      </w:divBdr>
    </w:div>
    <w:div w:id="1638993810">
      <w:bodyDiv w:val="1"/>
      <w:marLeft w:val="0"/>
      <w:marRight w:val="0"/>
      <w:marTop w:val="0"/>
      <w:marBottom w:val="0"/>
      <w:divBdr>
        <w:top w:val="none" w:sz="0" w:space="0" w:color="auto"/>
        <w:left w:val="none" w:sz="0" w:space="0" w:color="auto"/>
        <w:bottom w:val="none" w:sz="0" w:space="0" w:color="auto"/>
        <w:right w:val="none" w:sz="0" w:space="0" w:color="auto"/>
      </w:divBdr>
    </w:div>
    <w:div w:id="1638996528">
      <w:bodyDiv w:val="1"/>
      <w:marLeft w:val="0"/>
      <w:marRight w:val="0"/>
      <w:marTop w:val="0"/>
      <w:marBottom w:val="0"/>
      <w:divBdr>
        <w:top w:val="none" w:sz="0" w:space="0" w:color="auto"/>
        <w:left w:val="none" w:sz="0" w:space="0" w:color="auto"/>
        <w:bottom w:val="none" w:sz="0" w:space="0" w:color="auto"/>
        <w:right w:val="none" w:sz="0" w:space="0" w:color="auto"/>
      </w:divBdr>
    </w:div>
    <w:div w:id="1639144929">
      <w:bodyDiv w:val="1"/>
      <w:marLeft w:val="0"/>
      <w:marRight w:val="0"/>
      <w:marTop w:val="0"/>
      <w:marBottom w:val="0"/>
      <w:divBdr>
        <w:top w:val="none" w:sz="0" w:space="0" w:color="auto"/>
        <w:left w:val="none" w:sz="0" w:space="0" w:color="auto"/>
        <w:bottom w:val="none" w:sz="0" w:space="0" w:color="auto"/>
        <w:right w:val="none" w:sz="0" w:space="0" w:color="auto"/>
      </w:divBdr>
    </w:div>
    <w:div w:id="1639145693">
      <w:bodyDiv w:val="1"/>
      <w:marLeft w:val="0"/>
      <w:marRight w:val="0"/>
      <w:marTop w:val="0"/>
      <w:marBottom w:val="0"/>
      <w:divBdr>
        <w:top w:val="none" w:sz="0" w:space="0" w:color="auto"/>
        <w:left w:val="none" w:sz="0" w:space="0" w:color="auto"/>
        <w:bottom w:val="none" w:sz="0" w:space="0" w:color="auto"/>
        <w:right w:val="none" w:sz="0" w:space="0" w:color="auto"/>
      </w:divBdr>
    </w:div>
    <w:div w:id="1639146083">
      <w:bodyDiv w:val="1"/>
      <w:marLeft w:val="0"/>
      <w:marRight w:val="0"/>
      <w:marTop w:val="0"/>
      <w:marBottom w:val="0"/>
      <w:divBdr>
        <w:top w:val="none" w:sz="0" w:space="0" w:color="auto"/>
        <w:left w:val="none" w:sz="0" w:space="0" w:color="auto"/>
        <w:bottom w:val="none" w:sz="0" w:space="0" w:color="auto"/>
        <w:right w:val="none" w:sz="0" w:space="0" w:color="auto"/>
      </w:divBdr>
    </w:div>
    <w:div w:id="1639412829">
      <w:bodyDiv w:val="1"/>
      <w:marLeft w:val="0"/>
      <w:marRight w:val="0"/>
      <w:marTop w:val="0"/>
      <w:marBottom w:val="0"/>
      <w:divBdr>
        <w:top w:val="none" w:sz="0" w:space="0" w:color="auto"/>
        <w:left w:val="none" w:sz="0" w:space="0" w:color="auto"/>
        <w:bottom w:val="none" w:sz="0" w:space="0" w:color="auto"/>
        <w:right w:val="none" w:sz="0" w:space="0" w:color="auto"/>
      </w:divBdr>
    </w:div>
    <w:div w:id="1639458311">
      <w:bodyDiv w:val="1"/>
      <w:marLeft w:val="0"/>
      <w:marRight w:val="0"/>
      <w:marTop w:val="0"/>
      <w:marBottom w:val="0"/>
      <w:divBdr>
        <w:top w:val="none" w:sz="0" w:space="0" w:color="auto"/>
        <w:left w:val="none" w:sz="0" w:space="0" w:color="auto"/>
        <w:bottom w:val="none" w:sz="0" w:space="0" w:color="auto"/>
        <w:right w:val="none" w:sz="0" w:space="0" w:color="auto"/>
      </w:divBdr>
    </w:div>
    <w:div w:id="1639797478">
      <w:bodyDiv w:val="1"/>
      <w:marLeft w:val="0"/>
      <w:marRight w:val="0"/>
      <w:marTop w:val="0"/>
      <w:marBottom w:val="0"/>
      <w:divBdr>
        <w:top w:val="none" w:sz="0" w:space="0" w:color="auto"/>
        <w:left w:val="none" w:sz="0" w:space="0" w:color="auto"/>
        <w:bottom w:val="none" w:sz="0" w:space="0" w:color="auto"/>
        <w:right w:val="none" w:sz="0" w:space="0" w:color="auto"/>
      </w:divBdr>
    </w:div>
    <w:div w:id="1639800854">
      <w:bodyDiv w:val="1"/>
      <w:marLeft w:val="0"/>
      <w:marRight w:val="0"/>
      <w:marTop w:val="0"/>
      <w:marBottom w:val="0"/>
      <w:divBdr>
        <w:top w:val="none" w:sz="0" w:space="0" w:color="auto"/>
        <w:left w:val="none" w:sz="0" w:space="0" w:color="auto"/>
        <w:bottom w:val="none" w:sz="0" w:space="0" w:color="auto"/>
        <w:right w:val="none" w:sz="0" w:space="0" w:color="auto"/>
      </w:divBdr>
    </w:div>
    <w:div w:id="1639989677">
      <w:bodyDiv w:val="1"/>
      <w:marLeft w:val="0"/>
      <w:marRight w:val="0"/>
      <w:marTop w:val="0"/>
      <w:marBottom w:val="0"/>
      <w:divBdr>
        <w:top w:val="none" w:sz="0" w:space="0" w:color="auto"/>
        <w:left w:val="none" w:sz="0" w:space="0" w:color="auto"/>
        <w:bottom w:val="none" w:sz="0" w:space="0" w:color="auto"/>
        <w:right w:val="none" w:sz="0" w:space="0" w:color="auto"/>
      </w:divBdr>
    </w:div>
    <w:div w:id="1639991374">
      <w:bodyDiv w:val="1"/>
      <w:marLeft w:val="0"/>
      <w:marRight w:val="0"/>
      <w:marTop w:val="0"/>
      <w:marBottom w:val="0"/>
      <w:divBdr>
        <w:top w:val="none" w:sz="0" w:space="0" w:color="auto"/>
        <w:left w:val="none" w:sz="0" w:space="0" w:color="auto"/>
        <w:bottom w:val="none" w:sz="0" w:space="0" w:color="auto"/>
        <w:right w:val="none" w:sz="0" w:space="0" w:color="auto"/>
      </w:divBdr>
    </w:div>
    <w:div w:id="1640107302">
      <w:bodyDiv w:val="1"/>
      <w:marLeft w:val="0"/>
      <w:marRight w:val="0"/>
      <w:marTop w:val="0"/>
      <w:marBottom w:val="0"/>
      <w:divBdr>
        <w:top w:val="none" w:sz="0" w:space="0" w:color="auto"/>
        <w:left w:val="none" w:sz="0" w:space="0" w:color="auto"/>
        <w:bottom w:val="none" w:sz="0" w:space="0" w:color="auto"/>
        <w:right w:val="none" w:sz="0" w:space="0" w:color="auto"/>
      </w:divBdr>
    </w:div>
    <w:div w:id="1640451444">
      <w:bodyDiv w:val="1"/>
      <w:marLeft w:val="0"/>
      <w:marRight w:val="0"/>
      <w:marTop w:val="0"/>
      <w:marBottom w:val="0"/>
      <w:divBdr>
        <w:top w:val="none" w:sz="0" w:space="0" w:color="auto"/>
        <w:left w:val="none" w:sz="0" w:space="0" w:color="auto"/>
        <w:bottom w:val="none" w:sz="0" w:space="0" w:color="auto"/>
        <w:right w:val="none" w:sz="0" w:space="0" w:color="auto"/>
      </w:divBdr>
    </w:div>
    <w:div w:id="1640451846">
      <w:bodyDiv w:val="1"/>
      <w:marLeft w:val="0"/>
      <w:marRight w:val="0"/>
      <w:marTop w:val="0"/>
      <w:marBottom w:val="0"/>
      <w:divBdr>
        <w:top w:val="none" w:sz="0" w:space="0" w:color="auto"/>
        <w:left w:val="none" w:sz="0" w:space="0" w:color="auto"/>
        <w:bottom w:val="none" w:sz="0" w:space="0" w:color="auto"/>
        <w:right w:val="none" w:sz="0" w:space="0" w:color="auto"/>
      </w:divBdr>
    </w:div>
    <w:div w:id="1640457188">
      <w:bodyDiv w:val="1"/>
      <w:marLeft w:val="0"/>
      <w:marRight w:val="0"/>
      <w:marTop w:val="0"/>
      <w:marBottom w:val="0"/>
      <w:divBdr>
        <w:top w:val="none" w:sz="0" w:space="0" w:color="auto"/>
        <w:left w:val="none" w:sz="0" w:space="0" w:color="auto"/>
        <w:bottom w:val="none" w:sz="0" w:space="0" w:color="auto"/>
        <w:right w:val="none" w:sz="0" w:space="0" w:color="auto"/>
      </w:divBdr>
    </w:div>
    <w:div w:id="1640644940">
      <w:bodyDiv w:val="1"/>
      <w:marLeft w:val="0"/>
      <w:marRight w:val="0"/>
      <w:marTop w:val="0"/>
      <w:marBottom w:val="0"/>
      <w:divBdr>
        <w:top w:val="none" w:sz="0" w:space="0" w:color="auto"/>
        <w:left w:val="none" w:sz="0" w:space="0" w:color="auto"/>
        <w:bottom w:val="none" w:sz="0" w:space="0" w:color="auto"/>
        <w:right w:val="none" w:sz="0" w:space="0" w:color="auto"/>
      </w:divBdr>
    </w:div>
    <w:div w:id="1640648483">
      <w:bodyDiv w:val="1"/>
      <w:marLeft w:val="0"/>
      <w:marRight w:val="0"/>
      <w:marTop w:val="0"/>
      <w:marBottom w:val="0"/>
      <w:divBdr>
        <w:top w:val="none" w:sz="0" w:space="0" w:color="auto"/>
        <w:left w:val="none" w:sz="0" w:space="0" w:color="auto"/>
        <w:bottom w:val="none" w:sz="0" w:space="0" w:color="auto"/>
        <w:right w:val="none" w:sz="0" w:space="0" w:color="auto"/>
      </w:divBdr>
    </w:div>
    <w:div w:id="1640719550">
      <w:bodyDiv w:val="1"/>
      <w:marLeft w:val="0"/>
      <w:marRight w:val="0"/>
      <w:marTop w:val="0"/>
      <w:marBottom w:val="0"/>
      <w:divBdr>
        <w:top w:val="none" w:sz="0" w:space="0" w:color="auto"/>
        <w:left w:val="none" w:sz="0" w:space="0" w:color="auto"/>
        <w:bottom w:val="none" w:sz="0" w:space="0" w:color="auto"/>
        <w:right w:val="none" w:sz="0" w:space="0" w:color="auto"/>
      </w:divBdr>
    </w:div>
    <w:div w:id="1640720507">
      <w:bodyDiv w:val="1"/>
      <w:marLeft w:val="0"/>
      <w:marRight w:val="0"/>
      <w:marTop w:val="0"/>
      <w:marBottom w:val="0"/>
      <w:divBdr>
        <w:top w:val="none" w:sz="0" w:space="0" w:color="auto"/>
        <w:left w:val="none" w:sz="0" w:space="0" w:color="auto"/>
        <w:bottom w:val="none" w:sz="0" w:space="0" w:color="auto"/>
        <w:right w:val="none" w:sz="0" w:space="0" w:color="auto"/>
      </w:divBdr>
    </w:div>
    <w:div w:id="1640761602">
      <w:bodyDiv w:val="1"/>
      <w:marLeft w:val="0"/>
      <w:marRight w:val="0"/>
      <w:marTop w:val="0"/>
      <w:marBottom w:val="0"/>
      <w:divBdr>
        <w:top w:val="none" w:sz="0" w:space="0" w:color="auto"/>
        <w:left w:val="none" w:sz="0" w:space="0" w:color="auto"/>
        <w:bottom w:val="none" w:sz="0" w:space="0" w:color="auto"/>
        <w:right w:val="none" w:sz="0" w:space="0" w:color="auto"/>
      </w:divBdr>
    </w:div>
    <w:div w:id="1640841477">
      <w:bodyDiv w:val="1"/>
      <w:marLeft w:val="0"/>
      <w:marRight w:val="0"/>
      <w:marTop w:val="0"/>
      <w:marBottom w:val="0"/>
      <w:divBdr>
        <w:top w:val="none" w:sz="0" w:space="0" w:color="auto"/>
        <w:left w:val="none" w:sz="0" w:space="0" w:color="auto"/>
        <w:bottom w:val="none" w:sz="0" w:space="0" w:color="auto"/>
        <w:right w:val="none" w:sz="0" w:space="0" w:color="auto"/>
      </w:divBdr>
    </w:div>
    <w:div w:id="1640917621">
      <w:bodyDiv w:val="1"/>
      <w:marLeft w:val="0"/>
      <w:marRight w:val="0"/>
      <w:marTop w:val="0"/>
      <w:marBottom w:val="0"/>
      <w:divBdr>
        <w:top w:val="none" w:sz="0" w:space="0" w:color="auto"/>
        <w:left w:val="none" w:sz="0" w:space="0" w:color="auto"/>
        <w:bottom w:val="none" w:sz="0" w:space="0" w:color="auto"/>
        <w:right w:val="none" w:sz="0" w:space="0" w:color="auto"/>
      </w:divBdr>
    </w:div>
    <w:div w:id="1640956470">
      <w:bodyDiv w:val="1"/>
      <w:marLeft w:val="0"/>
      <w:marRight w:val="0"/>
      <w:marTop w:val="0"/>
      <w:marBottom w:val="0"/>
      <w:divBdr>
        <w:top w:val="none" w:sz="0" w:space="0" w:color="auto"/>
        <w:left w:val="none" w:sz="0" w:space="0" w:color="auto"/>
        <w:bottom w:val="none" w:sz="0" w:space="0" w:color="auto"/>
        <w:right w:val="none" w:sz="0" w:space="0" w:color="auto"/>
      </w:divBdr>
    </w:div>
    <w:div w:id="1641225869">
      <w:bodyDiv w:val="1"/>
      <w:marLeft w:val="0"/>
      <w:marRight w:val="0"/>
      <w:marTop w:val="0"/>
      <w:marBottom w:val="0"/>
      <w:divBdr>
        <w:top w:val="none" w:sz="0" w:space="0" w:color="auto"/>
        <w:left w:val="none" w:sz="0" w:space="0" w:color="auto"/>
        <w:bottom w:val="none" w:sz="0" w:space="0" w:color="auto"/>
        <w:right w:val="none" w:sz="0" w:space="0" w:color="auto"/>
      </w:divBdr>
    </w:div>
    <w:div w:id="1641494942">
      <w:bodyDiv w:val="1"/>
      <w:marLeft w:val="0"/>
      <w:marRight w:val="0"/>
      <w:marTop w:val="0"/>
      <w:marBottom w:val="0"/>
      <w:divBdr>
        <w:top w:val="none" w:sz="0" w:space="0" w:color="auto"/>
        <w:left w:val="none" w:sz="0" w:space="0" w:color="auto"/>
        <w:bottom w:val="none" w:sz="0" w:space="0" w:color="auto"/>
        <w:right w:val="none" w:sz="0" w:space="0" w:color="auto"/>
      </w:divBdr>
    </w:div>
    <w:div w:id="1641569225">
      <w:bodyDiv w:val="1"/>
      <w:marLeft w:val="0"/>
      <w:marRight w:val="0"/>
      <w:marTop w:val="0"/>
      <w:marBottom w:val="0"/>
      <w:divBdr>
        <w:top w:val="none" w:sz="0" w:space="0" w:color="auto"/>
        <w:left w:val="none" w:sz="0" w:space="0" w:color="auto"/>
        <w:bottom w:val="none" w:sz="0" w:space="0" w:color="auto"/>
        <w:right w:val="none" w:sz="0" w:space="0" w:color="auto"/>
      </w:divBdr>
    </w:div>
    <w:div w:id="1641570831">
      <w:bodyDiv w:val="1"/>
      <w:marLeft w:val="0"/>
      <w:marRight w:val="0"/>
      <w:marTop w:val="0"/>
      <w:marBottom w:val="0"/>
      <w:divBdr>
        <w:top w:val="none" w:sz="0" w:space="0" w:color="auto"/>
        <w:left w:val="none" w:sz="0" w:space="0" w:color="auto"/>
        <w:bottom w:val="none" w:sz="0" w:space="0" w:color="auto"/>
        <w:right w:val="none" w:sz="0" w:space="0" w:color="auto"/>
      </w:divBdr>
    </w:div>
    <w:div w:id="1641959016">
      <w:bodyDiv w:val="1"/>
      <w:marLeft w:val="0"/>
      <w:marRight w:val="0"/>
      <w:marTop w:val="0"/>
      <w:marBottom w:val="0"/>
      <w:divBdr>
        <w:top w:val="none" w:sz="0" w:space="0" w:color="auto"/>
        <w:left w:val="none" w:sz="0" w:space="0" w:color="auto"/>
        <w:bottom w:val="none" w:sz="0" w:space="0" w:color="auto"/>
        <w:right w:val="none" w:sz="0" w:space="0" w:color="auto"/>
      </w:divBdr>
    </w:div>
    <w:div w:id="1642071773">
      <w:bodyDiv w:val="1"/>
      <w:marLeft w:val="0"/>
      <w:marRight w:val="0"/>
      <w:marTop w:val="0"/>
      <w:marBottom w:val="0"/>
      <w:divBdr>
        <w:top w:val="none" w:sz="0" w:space="0" w:color="auto"/>
        <w:left w:val="none" w:sz="0" w:space="0" w:color="auto"/>
        <w:bottom w:val="none" w:sz="0" w:space="0" w:color="auto"/>
        <w:right w:val="none" w:sz="0" w:space="0" w:color="auto"/>
      </w:divBdr>
    </w:div>
    <w:div w:id="1642346774">
      <w:bodyDiv w:val="1"/>
      <w:marLeft w:val="0"/>
      <w:marRight w:val="0"/>
      <w:marTop w:val="0"/>
      <w:marBottom w:val="0"/>
      <w:divBdr>
        <w:top w:val="none" w:sz="0" w:space="0" w:color="auto"/>
        <w:left w:val="none" w:sz="0" w:space="0" w:color="auto"/>
        <w:bottom w:val="none" w:sz="0" w:space="0" w:color="auto"/>
        <w:right w:val="none" w:sz="0" w:space="0" w:color="auto"/>
      </w:divBdr>
    </w:div>
    <w:div w:id="1642536046">
      <w:bodyDiv w:val="1"/>
      <w:marLeft w:val="0"/>
      <w:marRight w:val="0"/>
      <w:marTop w:val="0"/>
      <w:marBottom w:val="0"/>
      <w:divBdr>
        <w:top w:val="none" w:sz="0" w:space="0" w:color="auto"/>
        <w:left w:val="none" w:sz="0" w:space="0" w:color="auto"/>
        <w:bottom w:val="none" w:sz="0" w:space="0" w:color="auto"/>
        <w:right w:val="none" w:sz="0" w:space="0" w:color="auto"/>
      </w:divBdr>
    </w:div>
    <w:div w:id="1643005444">
      <w:bodyDiv w:val="1"/>
      <w:marLeft w:val="0"/>
      <w:marRight w:val="0"/>
      <w:marTop w:val="0"/>
      <w:marBottom w:val="0"/>
      <w:divBdr>
        <w:top w:val="none" w:sz="0" w:space="0" w:color="auto"/>
        <w:left w:val="none" w:sz="0" w:space="0" w:color="auto"/>
        <w:bottom w:val="none" w:sz="0" w:space="0" w:color="auto"/>
        <w:right w:val="none" w:sz="0" w:space="0" w:color="auto"/>
      </w:divBdr>
    </w:div>
    <w:div w:id="1643391389">
      <w:bodyDiv w:val="1"/>
      <w:marLeft w:val="0"/>
      <w:marRight w:val="0"/>
      <w:marTop w:val="0"/>
      <w:marBottom w:val="0"/>
      <w:divBdr>
        <w:top w:val="none" w:sz="0" w:space="0" w:color="auto"/>
        <w:left w:val="none" w:sz="0" w:space="0" w:color="auto"/>
        <w:bottom w:val="none" w:sz="0" w:space="0" w:color="auto"/>
        <w:right w:val="none" w:sz="0" w:space="0" w:color="auto"/>
      </w:divBdr>
    </w:div>
    <w:div w:id="1643460848">
      <w:bodyDiv w:val="1"/>
      <w:marLeft w:val="0"/>
      <w:marRight w:val="0"/>
      <w:marTop w:val="0"/>
      <w:marBottom w:val="0"/>
      <w:divBdr>
        <w:top w:val="none" w:sz="0" w:space="0" w:color="auto"/>
        <w:left w:val="none" w:sz="0" w:space="0" w:color="auto"/>
        <w:bottom w:val="none" w:sz="0" w:space="0" w:color="auto"/>
        <w:right w:val="none" w:sz="0" w:space="0" w:color="auto"/>
      </w:divBdr>
    </w:div>
    <w:div w:id="1643465131">
      <w:bodyDiv w:val="1"/>
      <w:marLeft w:val="0"/>
      <w:marRight w:val="0"/>
      <w:marTop w:val="0"/>
      <w:marBottom w:val="0"/>
      <w:divBdr>
        <w:top w:val="none" w:sz="0" w:space="0" w:color="auto"/>
        <w:left w:val="none" w:sz="0" w:space="0" w:color="auto"/>
        <w:bottom w:val="none" w:sz="0" w:space="0" w:color="auto"/>
        <w:right w:val="none" w:sz="0" w:space="0" w:color="auto"/>
      </w:divBdr>
    </w:div>
    <w:div w:id="1643541119">
      <w:bodyDiv w:val="1"/>
      <w:marLeft w:val="0"/>
      <w:marRight w:val="0"/>
      <w:marTop w:val="0"/>
      <w:marBottom w:val="0"/>
      <w:divBdr>
        <w:top w:val="none" w:sz="0" w:space="0" w:color="auto"/>
        <w:left w:val="none" w:sz="0" w:space="0" w:color="auto"/>
        <w:bottom w:val="none" w:sz="0" w:space="0" w:color="auto"/>
        <w:right w:val="none" w:sz="0" w:space="0" w:color="auto"/>
      </w:divBdr>
    </w:div>
    <w:div w:id="1643844581">
      <w:bodyDiv w:val="1"/>
      <w:marLeft w:val="0"/>
      <w:marRight w:val="0"/>
      <w:marTop w:val="0"/>
      <w:marBottom w:val="0"/>
      <w:divBdr>
        <w:top w:val="none" w:sz="0" w:space="0" w:color="auto"/>
        <w:left w:val="none" w:sz="0" w:space="0" w:color="auto"/>
        <w:bottom w:val="none" w:sz="0" w:space="0" w:color="auto"/>
        <w:right w:val="none" w:sz="0" w:space="0" w:color="auto"/>
      </w:divBdr>
    </w:div>
    <w:div w:id="1644264462">
      <w:bodyDiv w:val="1"/>
      <w:marLeft w:val="0"/>
      <w:marRight w:val="0"/>
      <w:marTop w:val="0"/>
      <w:marBottom w:val="0"/>
      <w:divBdr>
        <w:top w:val="none" w:sz="0" w:space="0" w:color="auto"/>
        <w:left w:val="none" w:sz="0" w:space="0" w:color="auto"/>
        <w:bottom w:val="none" w:sz="0" w:space="0" w:color="auto"/>
        <w:right w:val="none" w:sz="0" w:space="0" w:color="auto"/>
      </w:divBdr>
    </w:div>
    <w:div w:id="1644458881">
      <w:bodyDiv w:val="1"/>
      <w:marLeft w:val="0"/>
      <w:marRight w:val="0"/>
      <w:marTop w:val="0"/>
      <w:marBottom w:val="0"/>
      <w:divBdr>
        <w:top w:val="none" w:sz="0" w:space="0" w:color="auto"/>
        <w:left w:val="none" w:sz="0" w:space="0" w:color="auto"/>
        <w:bottom w:val="none" w:sz="0" w:space="0" w:color="auto"/>
        <w:right w:val="none" w:sz="0" w:space="0" w:color="auto"/>
      </w:divBdr>
    </w:div>
    <w:div w:id="1644500888">
      <w:bodyDiv w:val="1"/>
      <w:marLeft w:val="0"/>
      <w:marRight w:val="0"/>
      <w:marTop w:val="0"/>
      <w:marBottom w:val="0"/>
      <w:divBdr>
        <w:top w:val="none" w:sz="0" w:space="0" w:color="auto"/>
        <w:left w:val="none" w:sz="0" w:space="0" w:color="auto"/>
        <w:bottom w:val="none" w:sz="0" w:space="0" w:color="auto"/>
        <w:right w:val="none" w:sz="0" w:space="0" w:color="auto"/>
      </w:divBdr>
    </w:div>
    <w:div w:id="1644503860">
      <w:bodyDiv w:val="1"/>
      <w:marLeft w:val="0"/>
      <w:marRight w:val="0"/>
      <w:marTop w:val="0"/>
      <w:marBottom w:val="0"/>
      <w:divBdr>
        <w:top w:val="none" w:sz="0" w:space="0" w:color="auto"/>
        <w:left w:val="none" w:sz="0" w:space="0" w:color="auto"/>
        <w:bottom w:val="none" w:sz="0" w:space="0" w:color="auto"/>
        <w:right w:val="none" w:sz="0" w:space="0" w:color="auto"/>
      </w:divBdr>
    </w:div>
    <w:div w:id="1644654375">
      <w:bodyDiv w:val="1"/>
      <w:marLeft w:val="0"/>
      <w:marRight w:val="0"/>
      <w:marTop w:val="0"/>
      <w:marBottom w:val="0"/>
      <w:divBdr>
        <w:top w:val="none" w:sz="0" w:space="0" w:color="auto"/>
        <w:left w:val="none" w:sz="0" w:space="0" w:color="auto"/>
        <w:bottom w:val="none" w:sz="0" w:space="0" w:color="auto"/>
        <w:right w:val="none" w:sz="0" w:space="0" w:color="auto"/>
      </w:divBdr>
    </w:div>
    <w:div w:id="1644658633">
      <w:bodyDiv w:val="1"/>
      <w:marLeft w:val="0"/>
      <w:marRight w:val="0"/>
      <w:marTop w:val="0"/>
      <w:marBottom w:val="0"/>
      <w:divBdr>
        <w:top w:val="none" w:sz="0" w:space="0" w:color="auto"/>
        <w:left w:val="none" w:sz="0" w:space="0" w:color="auto"/>
        <w:bottom w:val="none" w:sz="0" w:space="0" w:color="auto"/>
        <w:right w:val="none" w:sz="0" w:space="0" w:color="auto"/>
      </w:divBdr>
    </w:div>
    <w:div w:id="1644694435">
      <w:bodyDiv w:val="1"/>
      <w:marLeft w:val="0"/>
      <w:marRight w:val="0"/>
      <w:marTop w:val="0"/>
      <w:marBottom w:val="0"/>
      <w:divBdr>
        <w:top w:val="none" w:sz="0" w:space="0" w:color="auto"/>
        <w:left w:val="none" w:sz="0" w:space="0" w:color="auto"/>
        <w:bottom w:val="none" w:sz="0" w:space="0" w:color="auto"/>
        <w:right w:val="none" w:sz="0" w:space="0" w:color="auto"/>
      </w:divBdr>
    </w:div>
    <w:div w:id="1645044304">
      <w:bodyDiv w:val="1"/>
      <w:marLeft w:val="0"/>
      <w:marRight w:val="0"/>
      <w:marTop w:val="0"/>
      <w:marBottom w:val="0"/>
      <w:divBdr>
        <w:top w:val="none" w:sz="0" w:space="0" w:color="auto"/>
        <w:left w:val="none" w:sz="0" w:space="0" w:color="auto"/>
        <w:bottom w:val="none" w:sz="0" w:space="0" w:color="auto"/>
        <w:right w:val="none" w:sz="0" w:space="0" w:color="auto"/>
      </w:divBdr>
    </w:div>
    <w:div w:id="1645114774">
      <w:bodyDiv w:val="1"/>
      <w:marLeft w:val="0"/>
      <w:marRight w:val="0"/>
      <w:marTop w:val="0"/>
      <w:marBottom w:val="0"/>
      <w:divBdr>
        <w:top w:val="none" w:sz="0" w:space="0" w:color="auto"/>
        <w:left w:val="none" w:sz="0" w:space="0" w:color="auto"/>
        <w:bottom w:val="none" w:sz="0" w:space="0" w:color="auto"/>
        <w:right w:val="none" w:sz="0" w:space="0" w:color="auto"/>
      </w:divBdr>
    </w:div>
    <w:div w:id="1645767770">
      <w:bodyDiv w:val="1"/>
      <w:marLeft w:val="0"/>
      <w:marRight w:val="0"/>
      <w:marTop w:val="0"/>
      <w:marBottom w:val="0"/>
      <w:divBdr>
        <w:top w:val="none" w:sz="0" w:space="0" w:color="auto"/>
        <w:left w:val="none" w:sz="0" w:space="0" w:color="auto"/>
        <w:bottom w:val="none" w:sz="0" w:space="0" w:color="auto"/>
        <w:right w:val="none" w:sz="0" w:space="0" w:color="auto"/>
      </w:divBdr>
    </w:div>
    <w:div w:id="1645810411">
      <w:bodyDiv w:val="1"/>
      <w:marLeft w:val="0"/>
      <w:marRight w:val="0"/>
      <w:marTop w:val="0"/>
      <w:marBottom w:val="0"/>
      <w:divBdr>
        <w:top w:val="none" w:sz="0" w:space="0" w:color="auto"/>
        <w:left w:val="none" w:sz="0" w:space="0" w:color="auto"/>
        <w:bottom w:val="none" w:sz="0" w:space="0" w:color="auto"/>
        <w:right w:val="none" w:sz="0" w:space="0" w:color="auto"/>
      </w:divBdr>
    </w:div>
    <w:div w:id="1645937084">
      <w:bodyDiv w:val="1"/>
      <w:marLeft w:val="0"/>
      <w:marRight w:val="0"/>
      <w:marTop w:val="0"/>
      <w:marBottom w:val="0"/>
      <w:divBdr>
        <w:top w:val="none" w:sz="0" w:space="0" w:color="auto"/>
        <w:left w:val="none" w:sz="0" w:space="0" w:color="auto"/>
        <w:bottom w:val="none" w:sz="0" w:space="0" w:color="auto"/>
        <w:right w:val="none" w:sz="0" w:space="0" w:color="auto"/>
      </w:divBdr>
    </w:div>
    <w:div w:id="1645937181">
      <w:bodyDiv w:val="1"/>
      <w:marLeft w:val="0"/>
      <w:marRight w:val="0"/>
      <w:marTop w:val="0"/>
      <w:marBottom w:val="0"/>
      <w:divBdr>
        <w:top w:val="none" w:sz="0" w:space="0" w:color="auto"/>
        <w:left w:val="none" w:sz="0" w:space="0" w:color="auto"/>
        <w:bottom w:val="none" w:sz="0" w:space="0" w:color="auto"/>
        <w:right w:val="none" w:sz="0" w:space="0" w:color="auto"/>
      </w:divBdr>
    </w:div>
    <w:div w:id="1645967499">
      <w:bodyDiv w:val="1"/>
      <w:marLeft w:val="0"/>
      <w:marRight w:val="0"/>
      <w:marTop w:val="0"/>
      <w:marBottom w:val="0"/>
      <w:divBdr>
        <w:top w:val="none" w:sz="0" w:space="0" w:color="auto"/>
        <w:left w:val="none" w:sz="0" w:space="0" w:color="auto"/>
        <w:bottom w:val="none" w:sz="0" w:space="0" w:color="auto"/>
        <w:right w:val="none" w:sz="0" w:space="0" w:color="auto"/>
      </w:divBdr>
    </w:div>
    <w:div w:id="1646162407">
      <w:bodyDiv w:val="1"/>
      <w:marLeft w:val="0"/>
      <w:marRight w:val="0"/>
      <w:marTop w:val="0"/>
      <w:marBottom w:val="0"/>
      <w:divBdr>
        <w:top w:val="none" w:sz="0" w:space="0" w:color="auto"/>
        <w:left w:val="none" w:sz="0" w:space="0" w:color="auto"/>
        <w:bottom w:val="none" w:sz="0" w:space="0" w:color="auto"/>
        <w:right w:val="none" w:sz="0" w:space="0" w:color="auto"/>
      </w:divBdr>
    </w:div>
    <w:div w:id="1646279053">
      <w:bodyDiv w:val="1"/>
      <w:marLeft w:val="0"/>
      <w:marRight w:val="0"/>
      <w:marTop w:val="0"/>
      <w:marBottom w:val="0"/>
      <w:divBdr>
        <w:top w:val="none" w:sz="0" w:space="0" w:color="auto"/>
        <w:left w:val="none" w:sz="0" w:space="0" w:color="auto"/>
        <w:bottom w:val="none" w:sz="0" w:space="0" w:color="auto"/>
        <w:right w:val="none" w:sz="0" w:space="0" w:color="auto"/>
      </w:divBdr>
    </w:div>
    <w:div w:id="1646281283">
      <w:bodyDiv w:val="1"/>
      <w:marLeft w:val="0"/>
      <w:marRight w:val="0"/>
      <w:marTop w:val="0"/>
      <w:marBottom w:val="0"/>
      <w:divBdr>
        <w:top w:val="none" w:sz="0" w:space="0" w:color="auto"/>
        <w:left w:val="none" w:sz="0" w:space="0" w:color="auto"/>
        <w:bottom w:val="none" w:sz="0" w:space="0" w:color="auto"/>
        <w:right w:val="none" w:sz="0" w:space="0" w:color="auto"/>
      </w:divBdr>
    </w:div>
    <w:div w:id="1646468492">
      <w:bodyDiv w:val="1"/>
      <w:marLeft w:val="0"/>
      <w:marRight w:val="0"/>
      <w:marTop w:val="0"/>
      <w:marBottom w:val="0"/>
      <w:divBdr>
        <w:top w:val="none" w:sz="0" w:space="0" w:color="auto"/>
        <w:left w:val="none" w:sz="0" w:space="0" w:color="auto"/>
        <w:bottom w:val="none" w:sz="0" w:space="0" w:color="auto"/>
        <w:right w:val="none" w:sz="0" w:space="0" w:color="auto"/>
      </w:divBdr>
    </w:div>
    <w:div w:id="1646541007">
      <w:bodyDiv w:val="1"/>
      <w:marLeft w:val="0"/>
      <w:marRight w:val="0"/>
      <w:marTop w:val="0"/>
      <w:marBottom w:val="0"/>
      <w:divBdr>
        <w:top w:val="none" w:sz="0" w:space="0" w:color="auto"/>
        <w:left w:val="none" w:sz="0" w:space="0" w:color="auto"/>
        <w:bottom w:val="none" w:sz="0" w:space="0" w:color="auto"/>
        <w:right w:val="none" w:sz="0" w:space="0" w:color="auto"/>
      </w:divBdr>
    </w:div>
    <w:div w:id="1646546046">
      <w:bodyDiv w:val="1"/>
      <w:marLeft w:val="0"/>
      <w:marRight w:val="0"/>
      <w:marTop w:val="0"/>
      <w:marBottom w:val="0"/>
      <w:divBdr>
        <w:top w:val="none" w:sz="0" w:space="0" w:color="auto"/>
        <w:left w:val="none" w:sz="0" w:space="0" w:color="auto"/>
        <w:bottom w:val="none" w:sz="0" w:space="0" w:color="auto"/>
        <w:right w:val="none" w:sz="0" w:space="0" w:color="auto"/>
      </w:divBdr>
    </w:div>
    <w:div w:id="1646667275">
      <w:bodyDiv w:val="1"/>
      <w:marLeft w:val="0"/>
      <w:marRight w:val="0"/>
      <w:marTop w:val="0"/>
      <w:marBottom w:val="0"/>
      <w:divBdr>
        <w:top w:val="none" w:sz="0" w:space="0" w:color="auto"/>
        <w:left w:val="none" w:sz="0" w:space="0" w:color="auto"/>
        <w:bottom w:val="none" w:sz="0" w:space="0" w:color="auto"/>
        <w:right w:val="none" w:sz="0" w:space="0" w:color="auto"/>
      </w:divBdr>
    </w:div>
    <w:div w:id="1646818724">
      <w:bodyDiv w:val="1"/>
      <w:marLeft w:val="0"/>
      <w:marRight w:val="0"/>
      <w:marTop w:val="0"/>
      <w:marBottom w:val="0"/>
      <w:divBdr>
        <w:top w:val="none" w:sz="0" w:space="0" w:color="auto"/>
        <w:left w:val="none" w:sz="0" w:space="0" w:color="auto"/>
        <w:bottom w:val="none" w:sz="0" w:space="0" w:color="auto"/>
        <w:right w:val="none" w:sz="0" w:space="0" w:color="auto"/>
      </w:divBdr>
    </w:div>
    <w:div w:id="1646855192">
      <w:bodyDiv w:val="1"/>
      <w:marLeft w:val="0"/>
      <w:marRight w:val="0"/>
      <w:marTop w:val="0"/>
      <w:marBottom w:val="0"/>
      <w:divBdr>
        <w:top w:val="none" w:sz="0" w:space="0" w:color="auto"/>
        <w:left w:val="none" w:sz="0" w:space="0" w:color="auto"/>
        <w:bottom w:val="none" w:sz="0" w:space="0" w:color="auto"/>
        <w:right w:val="none" w:sz="0" w:space="0" w:color="auto"/>
      </w:divBdr>
    </w:div>
    <w:div w:id="1647321958">
      <w:bodyDiv w:val="1"/>
      <w:marLeft w:val="0"/>
      <w:marRight w:val="0"/>
      <w:marTop w:val="0"/>
      <w:marBottom w:val="0"/>
      <w:divBdr>
        <w:top w:val="none" w:sz="0" w:space="0" w:color="auto"/>
        <w:left w:val="none" w:sz="0" w:space="0" w:color="auto"/>
        <w:bottom w:val="none" w:sz="0" w:space="0" w:color="auto"/>
        <w:right w:val="none" w:sz="0" w:space="0" w:color="auto"/>
      </w:divBdr>
    </w:div>
    <w:div w:id="1647393552">
      <w:bodyDiv w:val="1"/>
      <w:marLeft w:val="0"/>
      <w:marRight w:val="0"/>
      <w:marTop w:val="0"/>
      <w:marBottom w:val="0"/>
      <w:divBdr>
        <w:top w:val="none" w:sz="0" w:space="0" w:color="auto"/>
        <w:left w:val="none" w:sz="0" w:space="0" w:color="auto"/>
        <w:bottom w:val="none" w:sz="0" w:space="0" w:color="auto"/>
        <w:right w:val="none" w:sz="0" w:space="0" w:color="auto"/>
      </w:divBdr>
    </w:div>
    <w:div w:id="1647510904">
      <w:bodyDiv w:val="1"/>
      <w:marLeft w:val="0"/>
      <w:marRight w:val="0"/>
      <w:marTop w:val="0"/>
      <w:marBottom w:val="0"/>
      <w:divBdr>
        <w:top w:val="none" w:sz="0" w:space="0" w:color="auto"/>
        <w:left w:val="none" w:sz="0" w:space="0" w:color="auto"/>
        <w:bottom w:val="none" w:sz="0" w:space="0" w:color="auto"/>
        <w:right w:val="none" w:sz="0" w:space="0" w:color="auto"/>
      </w:divBdr>
    </w:div>
    <w:div w:id="1647588142">
      <w:bodyDiv w:val="1"/>
      <w:marLeft w:val="0"/>
      <w:marRight w:val="0"/>
      <w:marTop w:val="0"/>
      <w:marBottom w:val="0"/>
      <w:divBdr>
        <w:top w:val="none" w:sz="0" w:space="0" w:color="auto"/>
        <w:left w:val="none" w:sz="0" w:space="0" w:color="auto"/>
        <w:bottom w:val="none" w:sz="0" w:space="0" w:color="auto"/>
        <w:right w:val="none" w:sz="0" w:space="0" w:color="auto"/>
      </w:divBdr>
    </w:div>
    <w:div w:id="1647665582">
      <w:bodyDiv w:val="1"/>
      <w:marLeft w:val="0"/>
      <w:marRight w:val="0"/>
      <w:marTop w:val="0"/>
      <w:marBottom w:val="0"/>
      <w:divBdr>
        <w:top w:val="none" w:sz="0" w:space="0" w:color="auto"/>
        <w:left w:val="none" w:sz="0" w:space="0" w:color="auto"/>
        <w:bottom w:val="none" w:sz="0" w:space="0" w:color="auto"/>
        <w:right w:val="none" w:sz="0" w:space="0" w:color="auto"/>
      </w:divBdr>
    </w:div>
    <w:div w:id="1647903578">
      <w:bodyDiv w:val="1"/>
      <w:marLeft w:val="0"/>
      <w:marRight w:val="0"/>
      <w:marTop w:val="0"/>
      <w:marBottom w:val="0"/>
      <w:divBdr>
        <w:top w:val="none" w:sz="0" w:space="0" w:color="auto"/>
        <w:left w:val="none" w:sz="0" w:space="0" w:color="auto"/>
        <w:bottom w:val="none" w:sz="0" w:space="0" w:color="auto"/>
        <w:right w:val="none" w:sz="0" w:space="0" w:color="auto"/>
      </w:divBdr>
    </w:div>
    <w:div w:id="1648241162">
      <w:bodyDiv w:val="1"/>
      <w:marLeft w:val="0"/>
      <w:marRight w:val="0"/>
      <w:marTop w:val="0"/>
      <w:marBottom w:val="0"/>
      <w:divBdr>
        <w:top w:val="none" w:sz="0" w:space="0" w:color="auto"/>
        <w:left w:val="none" w:sz="0" w:space="0" w:color="auto"/>
        <w:bottom w:val="none" w:sz="0" w:space="0" w:color="auto"/>
        <w:right w:val="none" w:sz="0" w:space="0" w:color="auto"/>
      </w:divBdr>
    </w:div>
    <w:div w:id="1648242320">
      <w:bodyDiv w:val="1"/>
      <w:marLeft w:val="0"/>
      <w:marRight w:val="0"/>
      <w:marTop w:val="0"/>
      <w:marBottom w:val="0"/>
      <w:divBdr>
        <w:top w:val="none" w:sz="0" w:space="0" w:color="auto"/>
        <w:left w:val="none" w:sz="0" w:space="0" w:color="auto"/>
        <w:bottom w:val="none" w:sz="0" w:space="0" w:color="auto"/>
        <w:right w:val="none" w:sz="0" w:space="0" w:color="auto"/>
      </w:divBdr>
    </w:div>
    <w:div w:id="1648584373">
      <w:bodyDiv w:val="1"/>
      <w:marLeft w:val="0"/>
      <w:marRight w:val="0"/>
      <w:marTop w:val="0"/>
      <w:marBottom w:val="0"/>
      <w:divBdr>
        <w:top w:val="none" w:sz="0" w:space="0" w:color="auto"/>
        <w:left w:val="none" w:sz="0" w:space="0" w:color="auto"/>
        <w:bottom w:val="none" w:sz="0" w:space="0" w:color="auto"/>
        <w:right w:val="none" w:sz="0" w:space="0" w:color="auto"/>
      </w:divBdr>
    </w:div>
    <w:div w:id="1648630378">
      <w:bodyDiv w:val="1"/>
      <w:marLeft w:val="0"/>
      <w:marRight w:val="0"/>
      <w:marTop w:val="0"/>
      <w:marBottom w:val="0"/>
      <w:divBdr>
        <w:top w:val="none" w:sz="0" w:space="0" w:color="auto"/>
        <w:left w:val="none" w:sz="0" w:space="0" w:color="auto"/>
        <w:bottom w:val="none" w:sz="0" w:space="0" w:color="auto"/>
        <w:right w:val="none" w:sz="0" w:space="0" w:color="auto"/>
      </w:divBdr>
    </w:div>
    <w:div w:id="1648852270">
      <w:bodyDiv w:val="1"/>
      <w:marLeft w:val="0"/>
      <w:marRight w:val="0"/>
      <w:marTop w:val="0"/>
      <w:marBottom w:val="0"/>
      <w:divBdr>
        <w:top w:val="none" w:sz="0" w:space="0" w:color="auto"/>
        <w:left w:val="none" w:sz="0" w:space="0" w:color="auto"/>
        <w:bottom w:val="none" w:sz="0" w:space="0" w:color="auto"/>
        <w:right w:val="none" w:sz="0" w:space="0" w:color="auto"/>
      </w:divBdr>
    </w:div>
    <w:div w:id="1648898652">
      <w:bodyDiv w:val="1"/>
      <w:marLeft w:val="0"/>
      <w:marRight w:val="0"/>
      <w:marTop w:val="0"/>
      <w:marBottom w:val="0"/>
      <w:divBdr>
        <w:top w:val="none" w:sz="0" w:space="0" w:color="auto"/>
        <w:left w:val="none" w:sz="0" w:space="0" w:color="auto"/>
        <w:bottom w:val="none" w:sz="0" w:space="0" w:color="auto"/>
        <w:right w:val="none" w:sz="0" w:space="0" w:color="auto"/>
      </w:divBdr>
    </w:div>
    <w:div w:id="1648969613">
      <w:bodyDiv w:val="1"/>
      <w:marLeft w:val="0"/>
      <w:marRight w:val="0"/>
      <w:marTop w:val="0"/>
      <w:marBottom w:val="0"/>
      <w:divBdr>
        <w:top w:val="none" w:sz="0" w:space="0" w:color="auto"/>
        <w:left w:val="none" w:sz="0" w:space="0" w:color="auto"/>
        <w:bottom w:val="none" w:sz="0" w:space="0" w:color="auto"/>
        <w:right w:val="none" w:sz="0" w:space="0" w:color="auto"/>
      </w:divBdr>
    </w:div>
    <w:div w:id="1648973221">
      <w:bodyDiv w:val="1"/>
      <w:marLeft w:val="0"/>
      <w:marRight w:val="0"/>
      <w:marTop w:val="0"/>
      <w:marBottom w:val="0"/>
      <w:divBdr>
        <w:top w:val="none" w:sz="0" w:space="0" w:color="auto"/>
        <w:left w:val="none" w:sz="0" w:space="0" w:color="auto"/>
        <w:bottom w:val="none" w:sz="0" w:space="0" w:color="auto"/>
        <w:right w:val="none" w:sz="0" w:space="0" w:color="auto"/>
      </w:divBdr>
    </w:div>
    <w:div w:id="1649046633">
      <w:bodyDiv w:val="1"/>
      <w:marLeft w:val="0"/>
      <w:marRight w:val="0"/>
      <w:marTop w:val="0"/>
      <w:marBottom w:val="0"/>
      <w:divBdr>
        <w:top w:val="none" w:sz="0" w:space="0" w:color="auto"/>
        <w:left w:val="none" w:sz="0" w:space="0" w:color="auto"/>
        <w:bottom w:val="none" w:sz="0" w:space="0" w:color="auto"/>
        <w:right w:val="none" w:sz="0" w:space="0" w:color="auto"/>
      </w:divBdr>
    </w:div>
    <w:div w:id="1649046664">
      <w:bodyDiv w:val="1"/>
      <w:marLeft w:val="0"/>
      <w:marRight w:val="0"/>
      <w:marTop w:val="0"/>
      <w:marBottom w:val="0"/>
      <w:divBdr>
        <w:top w:val="none" w:sz="0" w:space="0" w:color="auto"/>
        <w:left w:val="none" w:sz="0" w:space="0" w:color="auto"/>
        <w:bottom w:val="none" w:sz="0" w:space="0" w:color="auto"/>
        <w:right w:val="none" w:sz="0" w:space="0" w:color="auto"/>
      </w:divBdr>
    </w:div>
    <w:div w:id="1649086953">
      <w:bodyDiv w:val="1"/>
      <w:marLeft w:val="0"/>
      <w:marRight w:val="0"/>
      <w:marTop w:val="0"/>
      <w:marBottom w:val="0"/>
      <w:divBdr>
        <w:top w:val="none" w:sz="0" w:space="0" w:color="auto"/>
        <w:left w:val="none" w:sz="0" w:space="0" w:color="auto"/>
        <w:bottom w:val="none" w:sz="0" w:space="0" w:color="auto"/>
        <w:right w:val="none" w:sz="0" w:space="0" w:color="auto"/>
      </w:divBdr>
    </w:div>
    <w:div w:id="1649286026">
      <w:bodyDiv w:val="1"/>
      <w:marLeft w:val="0"/>
      <w:marRight w:val="0"/>
      <w:marTop w:val="0"/>
      <w:marBottom w:val="0"/>
      <w:divBdr>
        <w:top w:val="none" w:sz="0" w:space="0" w:color="auto"/>
        <w:left w:val="none" w:sz="0" w:space="0" w:color="auto"/>
        <w:bottom w:val="none" w:sz="0" w:space="0" w:color="auto"/>
        <w:right w:val="none" w:sz="0" w:space="0" w:color="auto"/>
      </w:divBdr>
    </w:div>
    <w:div w:id="1649626596">
      <w:bodyDiv w:val="1"/>
      <w:marLeft w:val="0"/>
      <w:marRight w:val="0"/>
      <w:marTop w:val="0"/>
      <w:marBottom w:val="0"/>
      <w:divBdr>
        <w:top w:val="none" w:sz="0" w:space="0" w:color="auto"/>
        <w:left w:val="none" w:sz="0" w:space="0" w:color="auto"/>
        <w:bottom w:val="none" w:sz="0" w:space="0" w:color="auto"/>
        <w:right w:val="none" w:sz="0" w:space="0" w:color="auto"/>
      </w:divBdr>
    </w:div>
    <w:div w:id="1649631897">
      <w:bodyDiv w:val="1"/>
      <w:marLeft w:val="0"/>
      <w:marRight w:val="0"/>
      <w:marTop w:val="0"/>
      <w:marBottom w:val="0"/>
      <w:divBdr>
        <w:top w:val="none" w:sz="0" w:space="0" w:color="auto"/>
        <w:left w:val="none" w:sz="0" w:space="0" w:color="auto"/>
        <w:bottom w:val="none" w:sz="0" w:space="0" w:color="auto"/>
        <w:right w:val="none" w:sz="0" w:space="0" w:color="auto"/>
      </w:divBdr>
    </w:div>
    <w:div w:id="1649900974">
      <w:bodyDiv w:val="1"/>
      <w:marLeft w:val="0"/>
      <w:marRight w:val="0"/>
      <w:marTop w:val="0"/>
      <w:marBottom w:val="0"/>
      <w:divBdr>
        <w:top w:val="none" w:sz="0" w:space="0" w:color="auto"/>
        <w:left w:val="none" w:sz="0" w:space="0" w:color="auto"/>
        <w:bottom w:val="none" w:sz="0" w:space="0" w:color="auto"/>
        <w:right w:val="none" w:sz="0" w:space="0" w:color="auto"/>
      </w:divBdr>
    </w:div>
    <w:div w:id="1650010755">
      <w:bodyDiv w:val="1"/>
      <w:marLeft w:val="0"/>
      <w:marRight w:val="0"/>
      <w:marTop w:val="0"/>
      <w:marBottom w:val="0"/>
      <w:divBdr>
        <w:top w:val="none" w:sz="0" w:space="0" w:color="auto"/>
        <w:left w:val="none" w:sz="0" w:space="0" w:color="auto"/>
        <w:bottom w:val="none" w:sz="0" w:space="0" w:color="auto"/>
        <w:right w:val="none" w:sz="0" w:space="0" w:color="auto"/>
      </w:divBdr>
    </w:div>
    <w:div w:id="1650090742">
      <w:bodyDiv w:val="1"/>
      <w:marLeft w:val="0"/>
      <w:marRight w:val="0"/>
      <w:marTop w:val="0"/>
      <w:marBottom w:val="0"/>
      <w:divBdr>
        <w:top w:val="none" w:sz="0" w:space="0" w:color="auto"/>
        <w:left w:val="none" w:sz="0" w:space="0" w:color="auto"/>
        <w:bottom w:val="none" w:sz="0" w:space="0" w:color="auto"/>
        <w:right w:val="none" w:sz="0" w:space="0" w:color="auto"/>
      </w:divBdr>
    </w:div>
    <w:div w:id="1650091787">
      <w:bodyDiv w:val="1"/>
      <w:marLeft w:val="0"/>
      <w:marRight w:val="0"/>
      <w:marTop w:val="0"/>
      <w:marBottom w:val="0"/>
      <w:divBdr>
        <w:top w:val="none" w:sz="0" w:space="0" w:color="auto"/>
        <w:left w:val="none" w:sz="0" w:space="0" w:color="auto"/>
        <w:bottom w:val="none" w:sz="0" w:space="0" w:color="auto"/>
        <w:right w:val="none" w:sz="0" w:space="0" w:color="auto"/>
      </w:divBdr>
    </w:div>
    <w:div w:id="1650279197">
      <w:bodyDiv w:val="1"/>
      <w:marLeft w:val="0"/>
      <w:marRight w:val="0"/>
      <w:marTop w:val="0"/>
      <w:marBottom w:val="0"/>
      <w:divBdr>
        <w:top w:val="none" w:sz="0" w:space="0" w:color="auto"/>
        <w:left w:val="none" w:sz="0" w:space="0" w:color="auto"/>
        <w:bottom w:val="none" w:sz="0" w:space="0" w:color="auto"/>
        <w:right w:val="none" w:sz="0" w:space="0" w:color="auto"/>
      </w:divBdr>
    </w:div>
    <w:div w:id="1650592331">
      <w:bodyDiv w:val="1"/>
      <w:marLeft w:val="0"/>
      <w:marRight w:val="0"/>
      <w:marTop w:val="0"/>
      <w:marBottom w:val="0"/>
      <w:divBdr>
        <w:top w:val="none" w:sz="0" w:space="0" w:color="auto"/>
        <w:left w:val="none" w:sz="0" w:space="0" w:color="auto"/>
        <w:bottom w:val="none" w:sz="0" w:space="0" w:color="auto"/>
        <w:right w:val="none" w:sz="0" w:space="0" w:color="auto"/>
      </w:divBdr>
    </w:div>
    <w:div w:id="1650674926">
      <w:bodyDiv w:val="1"/>
      <w:marLeft w:val="0"/>
      <w:marRight w:val="0"/>
      <w:marTop w:val="0"/>
      <w:marBottom w:val="0"/>
      <w:divBdr>
        <w:top w:val="none" w:sz="0" w:space="0" w:color="auto"/>
        <w:left w:val="none" w:sz="0" w:space="0" w:color="auto"/>
        <w:bottom w:val="none" w:sz="0" w:space="0" w:color="auto"/>
        <w:right w:val="none" w:sz="0" w:space="0" w:color="auto"/>
      </w:divBdr>
    </w:div>
    <w:div w:id="1650941499">
      <w:bodyDiv w:val="1"/>
      <w:marLeft w:val="0"/>
      <w:marRight w:val="0"/>
      <w:marTop w:val="0"/>
      <w:marBottom w:val="0"/>
      <w:divBdr>
        <w:top w:val="none" w:sz="0" w:space="0" w:color="auto"/>
        <w:left w:val="none" w:sz="0" w:space="0" w:color="auto"/>
        <w:bottom w:val="none" w:sz="0" w:space="0" w:color="auto"/>
        <w:right w:val="none" w:sz="0" w:space="0" w:color="auto"/>
      </w:divBdr>
    </w:div>
    <w:div w:id="1650943987">
      <w:bodyDiv w:val="1"/>
      <w:marLeft w:val="0"/>
      <w:marRight w:val="0"/>
      <w:marTop w:val="0"/>
      <w:marBottom w:val="0"/>
      <w:divBdr>
        <w:top w:val="none" w:sz="0" w:space="0" w:color="auto"/>
        <w:left w:val="none" w:sz="0" w:space="0" w:color="auto"/>
        <w:bottom w:val="none" w:sz="0" w:space="0" w:color="auto"/>
        <w:right w:val="none" w:sz="0" w:space="0" w:color="auto"/>
      </w:divBdr>
    </w:div>
    <w:div w:id="1650984128">
      <w:bodyDiv w:val="1"/>
      <w:marLeft w:val="0"/>
      <w:marRight w:val="0"/>
      <w:marTop w:val="0"/>
      <w:marBottom w:val="0"/>
      <w:divBdr>
        <w:top w:val="none" w:sz="0" w:space="0" w:color="auto"/>
        <w:left w:val="none" w:sz="0" w:space="0" w:color="auto"/>
        <w:bottom w:val="none" w:sz="0" w:space="0" w:color="auto"/>
        <w:right w:val="none" w:sz="0" w:space="0" w:color="auto"/>
      </w:divBdr>
    </w:div>
    <w:div w:id="1651207545">
      <w:bodyDiv w:val="1"/>
      <w:marLeft w:val="0"/>
      <w:marRight w:val="0"/>
      <w:marTop w:val="0"/>
      <w:marBottom w:val="0"/>
      <w:divBdr>
        <w:top w:val="none" w:sz="0" w:space="0" w:color="auto"/>
        <w:left w:val="none" w:sz="0" w:space="0" w:color="auto"/>
        <w:bottom w:val="none" w:sz="0" w:space="0" w:color="auto"/>
        <w:right w:val="none" w:sz="0" w:space="0" w:color="auto"/>
      </w:divBdr>
    </w:div>
    <w:div w:id="1651326147">
      <w:bodyDiv w:val="1"/>
      <w:marLeft w:val="0"/>
      <w:marRight w:val="0"/>
      <w:marTop w:val="0"/>
      <w:marBottom w:val="0"/>
      <w:divBdr>
        <w:top w:val="none" w:sz="0" w:space="0" w:color="auto"/>
        <w:left w:val="none" w:sz="0" w:space="0" w:color="auto"/>
        <w:bottom w:val="none" w:sz="0" w:space="0" w:color="auto"/>
        <w:right w:val="none" w:sz="0" w:space="0" w:color="auto"/>
      </w:divBdr>
    </w:div>
    <w:div w:id="1651516454">
      <w:bodyDiv w:val="1"/>
      <w:marLeft w:val="0"/>
      <w:marRight w:val="0"/>
      <w:marTop w:val="0"/>
      <w:marBottom w:val="0"/>
      <w:divBdr>
        <w:top w:val="none" w:sz="0" w:space="0" w:color="auto"/>
        <w:left w:val="none" w:sz="0" w:space="0" w:color="auto"/>
        <w:bottom w:val="none" w:sz="0" w:space="0" w:color="auto"/>
        <w:right w:val="none" w:sz="0" w:space="0" w:color="auto"/>
      </w:divBdr>
    </w:div>
    <w:div w:id="1651787841">
      <w:bodyDiv w:val="1"/>
      <w:marLeft w:val="0"/>
      <w:marRight w:val="0"/>
      <w:marTop w:val="0"/>
      <w:marBottom w:val="0"/>
      <w:divBdr>
        <w:top w:val="none" w:sz="0" w:space="0" w:color="auto"/>
        <w:left w:val="none" w:sz="0" w:space="0" w:color="auto"/>
        <w:bottom w:val="none" w:sz="0" w:space="0" w:color="auto"/>
        <w:right w:val="none" w:sz="0" w:space="0" w:color="auto"/>
      </w:divBdr>
    </w:div>
    <w:div w:id="1651835057">
      <w:bodyDiv w:val="1"/>
      <w:marLeft w:val="0"/>
      <w:marRight w:val="0"/>
      <w:marTop w:val="0"/>
      <w:marBottom w:val="0"/>
      <w:divBdr>
        <w:top w:val="none" w:sz="0" w:space="0" w:color="auto"/>
        <w:left w:val="none" w:sz="0" w:space="0" w:color="auto"/>
        <w:bottom w:val="none" w:sz="0" w:space="0" w:color="auto"/>
        <w:right w:val="none" w:sz="0" w:space="0" w:color="auto"/>
      </w:divBdr>
    </w:div>
    <w:div w:id="1651906977">
      <w:bodyDiv w:val="1"/>
      <w:marLeft w:val="0"/>
      <w:marRight w:val="0"/>
      <w:marTop w:val="0"/>
      <w:marBottom w:val="0"/>
      <w:divBdr>
        <w:top w:val="none" w:sz="0" w:space="0" w:color="auto"/>
        <w:left w:val="none" w:sz="0" w:space="0" w:color="auto"/>
        <w:bottom w:val="none" w:sz="0" w:space="0" w:color="auto"/>
        <w:right w:val="none" w:sz="0" w:space="0" w:color="auto"/>
      </w:divBdr>
    </w:div>
    <w:div w:id="1651985516">
      <w:bodyDiv w:val="1"/>
      <w:marLeft w:val="0"/>
      <w:marRight w:val="0"/>
      <w:marTop w:val="0"/>
      <w:marBottom w:val="0"/>
      <w:divBdr>
        <w:top w:val="none" w:sz="0" w:space="0" w:color="auto"/>
        <w:left w:val="none" w:sz="0" w:space="0" w:color="auto"/>
        <w:bottom w:val="none" w:sz="0" w:space="0" w:color="auto"/>
        <w:right w:val="none" w:sz="0" w:space="0" w:color="auto"/>
      </w:divBdr>
    </w:div>
    <w:div w:id="1651985542">
      <w:bodyDiv w:val="1"/>
      <w:marLeft w:val="0"/>
      <w:marRight w:val="0"/>
      <w:marTop w:val="0"/>
      <w:marBottom w:val="0"/>
      <w:divBdr>
        <w:top w:val="none" w:sz="0" w:space="0" w:color="auto"/>
        <w:left w:val="none" w:sz="0" w:space="0" w:color="auto"/>
        <w:bottom w:val="none" w:sz="0" w:space="0" w:color="auto"/>
        <w:right w:val="none" w:sz="0" w:space="0" w:color="auto"/>
      </w:divBdr>
    </w:div>
    <w:div w:id="1652365841">
      <w:bodyDiv w:val="1"/>
      <w:marLeft w:val="0"/>
      <w:marRight w:val="0"/>
      <w:marTop w:val="0"/>
      <w:marBottom w:val="0"/>
      <w:divBdr>
        <w:top w:val="none" w:sz="0" w:space="0" w:color="auto"/>
        <w:left w:val="none" w:sz="0" w:space="0" w:color="auto"/>
        <w:bottom w:val="none" w:sz="0" w:space="0" w:color="auto"/>
        <w:right w:val="none" w:sz="0" w:space="0" w:color="auto"/>
      </w:divBdr>
    </w:div>
    <w:div w:id="1652441544">
      <w:bodyDiv w:val="1"/>
      <w:marLeft w:val="0"/>
      <w:marRight w:val="0"/>
      <w:marTop w:val="0"/>
      <w:marBottom w:val="0"/>
      <w:divBdr>
        <w:top w:val="none" w:sz="0" w:space="0" w:color="auto"/>
        <w:left w:val="none" w:sz="0" w:space="0" w:color="auto"/>
        <w:bottom w:val="none" w:sz="0" w:space="0" w:color="auto"/>
        <w:right w:val="none" w:sz="0" w:space="0" w:color="auto"/>
      </w:divBdr>
    </w:div>
    <w:div w:id="1652632807">
      <w:bodyDiv w:val="1"/>
      <w:marLeft w:val="0"/>
      <w:marRight w:val="0"/>
      <w:marTop w:val="0"/>
      <w:marBottom w:val="0"/>
      <w:divBdr>
        <w:top w:val="none" w:sz="0" w:space="0" w:color="auto"/>
        <w:left w:val="none" w:sz="0" w:space="0" w:color="auto"/>
        <w:bottom w:val="none" w:sz="0" w:space="0" w:color="auto"/>
        <w:right w:val="none" w:sz="0" w:space="0" w:color="auto"/>
      </w:divBdr>
    </w:div>
    <w:div w:id="1652754153">
      <w:bodyDiv w:val="1"/>
      <w:marLeft w:val="0"/>
      <w:marRight w:val="0"/>
      <w:marTop w:val="0"/>
      <w:marBottom w:val="0"/>
      <w:divBdr>
        <w:top w:val="none" w:sz="0" w:space="0" w:color="auto"/>
        <w:left w:val="none" w:sz="0" w:space="0" w:color="auto"/>
        <w:bottom w:val="none" w:sz="0" w:space="0" w:color="auto"/>
        <w:right w:val="none" w:sz="0" w:space="0" w:color="auto"/>
      </w:divBdr>
    </w:div>
    <w:div w:id="1652830152">
      <w:bodyDiv w:val="1"/>
      <w:marLeft w:val="0"/>
      <w:marRight w:val="0"/>
      <w:marTop w:val="0"/>
      <w:marBottom w:val="0"/>
      <w:divBdr>
        <w:top w:val="none" w:sz="0" w:space="0" w:color="auto"/>
        <w:left w:val="none" w:sz="0" w:space="0" w:color="auto"/>
        <w:bottom w:val="none" w:sz="0" w:space="0" w:color="auto"/>
        <w:right w:val="none" w:sz="0" w:space="0" w:color="auto"/>
      </w:divBdr>
    </w:div>
    <w:div w:id="1652950005">
      <w:bodyDiv w:val="1"/>
      <w:marLeft w:val="0"/>
      <w:marRight w:val="0"/>
      <w:marTop w:val="0"/>
      <w:marBottom w:val="0"/>
      <w:divBdr>
        <w:top w:val="none" w:sz="0" w:space="0" w:color="auto"/>
        <w:left w:val="none" w:sz="0" w:space="0" w:color="auto"/>
        <w:bottom w:val="none" w:sz="0" w:space="0" w:color="auto"/>
        <w:right w:val="none" w:sz="0" w:space="0" w:color="auto"/>
      </w:divBdr>
    </w:div>
    <w:div w:id="1652981626">
      <w:bodyDiv w:val="1"/>
      <w:marLeft w:val="0"/>
      <w:marRight w:val="0"/>
      <w:marTop w:val="0"/>
      <w:marBottom w:val="0"/>
      <w:divBdr>
        <w:top w:val="none" w:sz="0" w:space="0" w:color="auto"/>
        <w:left w:val="none" w:sz="0" w:space="0" w:color="auto"/>
        <w:bottom w:val="none" w:sz="0" w:space="0" w:color="auto"/>
        <w:right w:val="none" w:sz="0" w:space="0" w:color="auto"/>
      </w:divBdr>
    </w:div>
    <w:div w:id="1653018247">
      <w:bodyDiv w:val="1"/>
      <w:marLeft w:val="0"/>
      <w:marRight w:val="0"/>
      <w:marTop w:val="0"/>
      <w:marBottom w:val="0"/>
      <w:divBdr>
        <w:top w:val="none" w:sz="0" w:space="0" w:color="auto"/>
        <w:left w:val="none" w:sz="0" w:space="0" w:color="auto"/>
        <w:bottom w:val="none" w:sz="0" w:space="0" w:color="auto"/>
        <w:right w:val="none" w:sz="0" w:space="0" w:color="auto"/>
      </w:divBdr>
    </w:div>
    <w:div w:id="1653171744">
      <w:bodyDiv w:val="1"/>
      <w:marLeft w:val="0"/>
      <w:marRight w:val="0"/>
      <w:marTop w:val="0"/>
      <w:marBottom w:val="0"/>
      <w:divBdr>
        <w:top w:val="none" w:sz="0" w:space="0" w:color="auto"/>
        <w:left w:val="none" w:sz="0" w:space="0" w:color="auto"/>
        <w:bottom w:val="none" w:sz="0" w:space="0" w:color="auto"/>
        <w:right w:val="none" w:sz="0" w:space="0" w:color="auto"/>
      </w:divBdr>
    </w:div>
    <w:div w:id="1653172752">
      <w:bodyDiv w:val="1"/>
      <w:marLeft w:val="0"/>
      <w:marRight w:val="0"/>
      <w:marTop w:val="0"/>
      <w:marBottom w:val="0"/>
      <w:divBdr>
        <w:top w:val="none" w:sz="0" w:space="0" w:color="auto"/>
        <w:left w:val="none" w:sz="0" w:space="0" w:color="auto"/>
        <w:bottom w:val="none" w:sz="0" w:space="0" w:color="auto"/>
        <w:right w:val="none" w:sz="0" w:space="0" w:color="auto"/>
      </w:divBdr>
    </w:div>
    <w:div w:id="1653176028">
      <w:bodyDiv w:val="1"/>
      <w:marLeft w:val="0"/>
      <w:marRight w:val="0"/>
      <w:marTop w:val="0"/>
      <w:marBottom w:val="0"/>
      <w:divBdr>
        <w:top w:val="none" w:sz="0" w:space="0" w:color="auto"/>
        <w:left w:val="none" w:sz="0" w:space="0" w:color="auto"/>
        <w:bottom w:val="none" w:sz="0" w:space="0" w:color="auto"/>
        <w:right w:val="none" w:sz="0" w:space="0" w:color="auto"/>
      </w:divBdr>
    </w:div>
    <w:div w:id="1653217233">
      <w:bodyDiv w:val="1"/>
      <w:marLeft w:val="0"/>
      <w:marRight w:val="0"/>
      <w:marTop w:val="0"/>
      <w:marBottom w:val="0"/>
      <w:divBdr>
        <w:top w:val="none" w:sz="0" w:space="0" w:color="auto"/>
        <w:left w:val="none" w:sz="0" w:space="0" w:color="auto"/>
        <w:bottom w:val="none" w:sz="0" w:space="0" w:color="auto"/>
        <w:right w:val="none" w:sz="0" w:space="0" w:color="auto"/>
      </w:divBdr>
    </w:div>
    <w:div w:id="1653438738">
      <w:bodyDiv w:val="1"/>
      <w:marLeft w:val="0"/>
      <w:marRight w:val="0"/>
      <w:marTop w:val="0"/>
      <w:marBottom w:val="0"/>
      <w:divBdr>
        <w:top w:val="none" w:sz="0" w:space="0" w:color="auto"/>
        <w:left w:val="none" w:sz="0" w:space="0" w:color="auto"/>
        <w:bottom w:val="none" w:sz="0" w:space="0" w:color="auto"/>
        <w:right w:val="none" w:sz="0" w:space="0" w:color="auto"/>
      </w:divBdr>
    </w:div>
    <w:div w:id="1653561203">
      <w:bodyDiv w:val="1"/>
      <w:marLeft w:val="0"/>
      <w:marRight w:val="0"/>
      <w:marTop w:val="0"/>
      <w:marBottom w:val="0"/>
      <w:divBdr>
        <w:top w:val="none" w:sz="0" w:space="0" w:color="auto"/>
        <w:left w:val="none" w:sz="0" w:space="0" w:color="auto"/>
        <w:bottom w:val="none" w:sz="0" w:space="0" w:color="auto"/>
        <w:right w:val="none" w:sz="0" w:space="0" w:color="auto"/>
      </w:divBdr>
    </w:div>
    <w:div w:id="1653826343">
      <w:bodyDiv w:val="1"/>
      <w:marLeft w:val="0"/>
      <w:marRight w:val="0"/>
      <w:marTop w:val="0"/>
      <w:marBottom w:val="0"/>
      <w:divBdr>
        <w:top w:val="none" w:sz="0" w:space="0" w:color="auto"/>
        <w:left w:val="none" w:sz="0" w:space="0" w:color="auto"/>
        <w:bottom w:val="none" w:sz="0" w:space="0" w:color="auto"/>
        <w:right w:val="none" w:sz="0" w:space="0" w:color="auto"/>
      </w:divBdr>
    </w:div>
    <w:div w:id="1653949959">
      <w:bodyDiv w:val="1"/>
      <w:marLeft w:val="0"/>
      <w:marRight w:val="0"/>
      <w:marTop w:val="0"/>
      <w:marBottom w:val="0"/>
      <w:divBdr>
        <w:top w:val="none" w:sz="0" w:space="0" w:color="auto"/>
        <w:left w:val="none" w:sz="0" w:space="0" w:color="auto"/>
        <w:bottom w:val="none" w:sz="0" w:space="0" w:color="auto"/>
        <w:right w:val="none" w:sz="0" w:space="0" w:color="auto"/>
      </w:divBdr>
    </w:div>
    <w:div w:id="1653950198">
      <w:bodyDiv w:val="1"/>
      <w:marLeft w:val="0"/>
      <w:marRight w:val="0"/>
      <w:marTop w:val="0"/>
      <w:marBottom w:val="0"/>
      <w:divBdr>
        <w:top w:val="none" w:sz="0" w:space="0" w:color="auto"/>
        <w:left w:val="none" w:sz="0" w:space="0" w:color="auto"/>
        <w:bottom w:val="none" w:sz="0" w:space="0" w:color="auto"/>
        <w:right w:val="none" w:sz="0" w:space="0" w:color="auto"/>
      </w:divBdr>
    </w:div>
    <w:div w:id="1654479478">
      <w:bodyDiv w:val="1"/>
      <w:marLeft w:val="0"/>
      <w:marRight w:val="0"/>
      <w:marTop w:val="0"/>
      <w:marBottom w:val="0"/>
      <w:divBdr>
        <w:top w:val="none" w:sz="0" w:space="0" w:color="auto"/>
        <w:left w:val="none" w:sz="0" w:space="0" w:color="auto"/>
        <w:bottom w:val="none" w:sz="0" w:space="0" w:color="auto"/>
        <w:right w:val="none" w:sz="0" w:space="0" w:color="auto"/>
      </w:divBdr>
    </w:div>
    <w:div w:id="1654488539">
      <w:bodyDiv w:val="1"/>
      <w:marLeft w:val="0"/>
      <w:marRight w:val="0"/>
      <w:marTop w:val="0"/>
      <w:marBottom w:val="0"/>
      <w:divBdr>
        <w:top w:val="none" w:sz="0" w:space="0" w:color="auto"/>
        <w:left w:val="none" w:sz="0" w:space="0" w:color="auto"/>
        <w:bottom w:val="none" w:sz="0" w:space="0" w:color="auto"/>
        <w:right w:val="none" w:sz="0" w:space="0" w:color="auto"/>
      </w:divBdr>
    </w:div>
    <w:div w:id="1654531225">
      <w:bodyDiv w:val="1"/>
      <w:marLeft w:val="0"/>
      <w:marRight w:val="0"/>
      <w:marTop w:val="0"/>
      <w:marBottom w:val="0"/>
      <w:divBdr>
        <w:top w:val="none" w:sz="0" w:space="0" w:color="auto"/>
        <w:left w:val="none" w:sz="0" w:space="0" w:color="auto"/>
        <w:bottom w:val="none" w:sz="0" w:space="0" w:color="auto"/>
        <w:right w:val="none" w:sz="0" w:space="0" w:color="auto"/>
      </w:divBdr>
    </w:div>
    <w:div w:id="1654602643">
      <w:bodyDiv w:val="1"/>
      <w:marLeft w:val="0"/>
      <w:marRight w:val="0"/>
      <w:marTop w:val="0"/>
      <w:marBottom w:val="0"/>
      <w:divBdr>
        <w:top w:val="none" w:sz="0" w:space="0" w:color="auto"/>
        <w:left w:val="none" w:sz="0" w:space="0" w:color="auto"/>
        <w:bottom w:val="none" w:sz="0" w:space="0" w:color="auto"/>
        <w:right w:val="none" w:sz="0" w:space="0" w:color="auto"/>
      </w:divBdr>
    </w:div>
    <w:div w:id="1654605976">
      <w:bodyDiv w:val="1"/>
      <w:marLeft w:val="0"/>
      <w:marRight w:val="0"/>
      <w:marTop w:val="0"/>
      <w:marBottom w:val="0"/>
      <w:divBdr>
        <w:top w:val="none" w:sz="0" w:space="0" w:color="auto"/>
        <w:left w:val="none" w:sz="0" w:space="0" w:color="auto"/>
        <w:bottom w:val="none" w:sz="0" w:space="0" w:color="auto"/>
        <w:right w:val="none" w:sz="0" w:space="0" w:color="auto"/>
      </w:divBdr>
    </w:div>
    <w:div w:id="1654680359">
      <w:bodyDiv w:val="1"/>
      <w:marLeft w:val="0"/>
      <w:marRight w:val="0"/>
      <w:marTop w:val="0"/>
      <w:marBottom w:val="0"/>
      <w:divBdr>
        <w:top w:val="none" w:sz="0" w:space="0" w:color="auto"/>
        <w:left w:val="none" w:sz="0" w:space="0" w:color="auto"/>
        <w:bottom w:val="none" w:sz="0" w:space="0" w:color="auto"/>
        <w:right w:val="none" w:sz="0" w:space="0" w:color="auto"/>
      </w:divBdr>
    </w:div>
    <w:div w:id="1654720473">
      <w:bodyDiv w:val="1"/>
      <w:marLeft w:val="0"/>
      <w:marRight w:val="0"/>
      <w:marTop w:val="0"/>
      <w:marBottom w:val="0"/>
      <w:divBdr>
        <w:top w:val="none" w:sz="0" w:space="0" w:color="auto"/>
        <w:left w:val="none" w:sz="0" w:space="0" w:color="auto"/>
        <w:bottom w:val="none" w:sz="0" w:space="0" w:color="auto"/>
        <w:right w:val="none" w:sz="0" w:space="0" w:color="auto"/>
      </w:divBdr>
    </w:div>
    <w:div w:id="1654918110">
      <w:bodyDiv w:val="1"/>
      <w:marLeft w:val="0"/>
      <w:marRight w:val="0"/>
      <w:marTop w:val="0"/>
      <w:marBottom w:val="0"/>
      <w:divBdr>
        <w:top w:val="none" w:sz="0" w:space="0" w:color="auto"/>
        <w:left w:val="none" w:sz="0" w:space="0" w:color="auto"/>
        <w:bottom w:val="none" w:sz="0" w:space="0" w:color="auto"/>
        <w:right w:val="none" w:sz="0" w:space="0" w:color="auto"/>
      </w:divBdr>
    </w:div>
    <w:div w:id="1654946418">
      <w:bodyDiv w:val="1"/>
      <w:marLeft w:val="0"/>
      <w:marRight w:val="0"/>
      <w:marTop w:val="0"/>
      <w:marBottom w:val="0"/>
      <w:divBdr>
        <w:top w:val="none" w:sz="0" w:space="0" w:color="auto"/>
        <w:left w:val="none" w:sz="0" w:space="0" w:color="auto"/>
        <w:bottom w:val="none" w:sz="0" w:space="0" w:color="auto"/>
        <w:right w:val="none" w:sz="0" w:space="0" w:color="auto"/>
      </w:divBdr>
    </w:div>
    <w:div w:id="1654988449">
      <w:bodyDiv w:val="1"/>
      <w:marLeft w:val="0"/>
      <w:marRight w:val="0"/>
      <w:marTop w:val="0"/>
      <w:marBottom w:val="0"/>
      <w:divBdr>
        <w:top w:val="none" w:sz="0" w:space="0" w:color="auto"/>
        <w:left w:val="none" w:sz="0" w:space="0" w:color="auto"/>
        <w:bottom w:val="none" w:sz="0" w:space="0" w:color="auto"/>
        <w:right w:val="none" w:sz="0" w:space="0" w:color="auto"/>
      </w:divBdr>
    </w:div>
    <w:div w:id="1655329157">
      <w:bodyDiv w:val="1"/>
      <w:marLeft w:val="0"/>
      <w:marRight w:val="0"/>
      <w:marTop w:val="0"/>
      <w:marBottom w:val="0"/>
      <w:divBdr>
        <w:top w:val="none" w:sz="0" w:space="0" w:color="auto"/>
        <w:left w:val="none" w:sz="0" w:space="0" w:color="auto"/>
        <w:bottom w:val="none" w:sz="0" w:space="0" w:color="auto"/>
        <w:right w:val="none" w:sz="0" w:space="0" w:color="auto"/>
      </w:divBdr>
    </w:div>
    <w:div w:id="1655570648">
      <w:bodyDiv w:val="1"/>
      <w:marLeft w:val="0"/>
      <w:marRight w:val="0"/>
      <w:marTop w:val="0"/>
      <w:marBottom w:val="0"/>
      <w:divBdr>
        <w:top w:val="none" w:sz="0" w:space="0" w:color="auto"/>
        <w:left w:val="none" w:sz="0" w:space="0" w:color="auto"/>
        <w:bottom w:val="none" w:sz="0" w:space="0" w:color="auto"/>
        <w:right w:val="none" w:sz="0" w:space="0" w:color="auto"/>
      </w:divBdr>
    </w:div>
    <w:div w:id="1655644726">
      <w:bodyDiv w:val="1"/>
      <w:marLeft w:val="0"/>
      <w:marRight w:val="0"/>
      <w:marTop w:val="0"/>
      <w:marBottom w:val="0"/>
      <w:divBdr>
        <w:top w:val="none" w:sz="0" w:space="0" w:color="auto"/>
        <w:left w:val="none" w:sz="0" w:space="0" w:color="auto"/>
        <w:bottom w:val="none" w:sz="0" w:space="0" w:color="auto"/>
        <w:right w:val="none" w:sz="0" w:space="0" w:color="auto"/>
      </w:divBdr>
    </w:div>
    <w:div w:id="1655911355">
      <w:bodyDiv w:val="1"/>
      <w:marLeft w:val="0"/>
      <w:marRight w:val="0"/>
      <w:marTop w:val="0"/>
      <w:marBottom w:val="0"/>
      <w:divBdr>
        <w:top w:val="none" w:sz="0" w:space="0" w:color="auto"/>
        <w:left w:val="none" w:sz="0" w:space="0" w:color="auto"/>
        <w:bottom w:val="none" w:sz="0" w:space="0" w:color="auto"/>
        <w:right w:val="none" w:sz="0" w:space="0" w:color="auto"/>
      </w:divBdr>
    </w:div>
    <w:div w:id="1655988744">
      <w:bodyDiv w:val="1"/>
      <w:marLeft w:val="0"/>
      <w:marRight w:val="0"/>
      <w:marTop w:val="0"/>
      <w:marBottom w:val="0"/>
      <w:divBdr>
        <w:top w:val="none" w:sz="0" w:space="0" w:color="auto"/>
        <w:left w:val="none" w:sz="0" w:space="0" w:color="auto"/>
        <w:bottom w:val="none" w:sz="0" w:space="0" w:color="auto"/>
        <w:right w:val="none" w:sz="0" w:space="0" w:color="auto"/>
      </w:divBdr>
    </w:div>
    <w:div w:id="1656493485">
      <w:bodyDiv w:val="1"/>
      <w:marLeft w:val="0"/>
      <w:marRight w:val="0"/>
      <w:marTop w:val="0"/>
      <w:marBottom w:val="0"/>
      <w:divBdr>
        <w:top w:val="none" w:sz="0" w:space="0" w:color="auto"/>
        <w:left w:val="none" w:sz="0" w:space="0" w:color="auto"/>
        <w:bottom w:val="none" w:sz="0" w:space="0" w:color="auto"/>
        <w:right w:val="none" w:sz="0" w:space="0" w:color="auto"/>
      </w:divBdr>
    </w:div>
    <w:div w:id="1656639519">
      <w:bodyDiv w:val="1"/>
      <w:marLeft w:val="0"/>
      <w:marRight w:val="0"/>
      <w:marTop w:val="0"/>
      <w:marBottom w:val="0"/>
      <w:divBdr>
        <w:top w:val="none" w:sz="0" w:space="0" w:color="auto"/>
        <w:left w:val="none" w:sz="0" w:space="0" w:color="auto"/>
        <w:bottom w:val="none" w:sz="0" w:space="0" w:color="auto"/>
        <w:right w:val="none" w:sz="0" w:space="0" w:color="auto"/>
      </w:divBdr>
    </w:div>
    <w:div w:id="1656640163">
      <w:bodyDiv w:val="1"/>
      <w:marLeft w:val="0"/>
      <w:marRight w:val="0"/>
      <w:marTop w:val="0"/>
      <w:marBottom w:val="0"/>
      <w:divBdr>
        <w:top w:val="none" w:sz="0" w:space="0" w:color="auto"/>
        <w:left w:val="none" w:sz="0" w:space="0" w:color="auto"/>
        <w:bottom w:val="none" w:sz="0" w:space="0" w:color="auto"/>
        <w:right w:val="none" w:sz="0" w:space="0" w:color="auto"/>
      </w:divBdr>
    </w:div>
    <w:div w:id="1657487186">
      <w:bodyDiv w:val="1"/>
      <w:marLeft w:val="0"/>
      <w:marRight w:val="0"/>
      <w:marTop w:val="0"/>
      <w:marBottom w:val="0"/>
      <w:divBdr>
        <w:top w:val="none" w:sz="0" w:space="0" w:color="auto"/>
        <w:left w:val="none" w:sz="0" w:space="0" w:color="auto"/>
        <w:bottom w:val="none" w:sz="0" w:space="0" w:color="auto"/>
        <w:right w:val="none" w:sz="0" w:space="0" w:color="auto"/>
      </w:divBdr>
    </w:div>
    <w:div w:id="1657562932">
      <w:bodyDiv w:val="1"/>
      <w:marLeft w:val="0"/>
      <w:marRight w:val="0"/>
      <w:marTop w:val="0"/>
      <w:marBottom w:val="0"/>
      <w:divBdr>
        <w:top w:val="none" w:sz="0" w:space="0" w:color="auto"/>
        <w:left w:val="none" w:sz="0" w:space="0" w:color="auto"/>
        <w:bottom w:val="none" w:sz="0" w:space="0" w:color="auto"/>
        <w:right w:val="none" w:sz="0" w:space="0" w:color="auto"/>
      </w:divBdr>
    </w:div>
    <w:div w:id="1657612309">
      <w:bodyDiv w:val="1"/>
      <w:marLeft w:val="0"/>
      <w:marRight w:val="0"/>
      <w:marTop w:val="0"/>
      <w:marBottom w:val="0"/>
      <w:divBdr>
        <w:top w:val="none" w:sz="0" w:space="0" w:color="auto"/>
        <w:left w:val="none" w:sz="0" w:space="0" w:color="auto"/>
        <w:bottom w:val="none" w:sz="0" w:space="0" w:color="auto"/>
        <w:right w:val="none" w:sz="0" w:space="0" w:color="auto"/>
      </w:divBdr>
    </w:div>
    <w:div w:id="1657760189">
      <w:bodyDiv w:val="1"/>
      <w:marLeft w:val="0"/>
      <w:marRight w:val="0"/>
      <w:marTop w:val="0"/>
      <w:marBottom w:val="0"/>
      <w:divBdr>
        <w:top w:val="none" w:sz="0" w:space="0" w:color="auto"/>
        <w:left w:val="none" w:sz="0" w:space="0" w:color="auto"/>
        <w:bottom w:val="none" w:sz="0" w:space="0" w:color="auto"/>
        <w:right w:val="none" w:sz="0" w:space="0" w:color="auto"/>
      </w:divBdr>
    </w:div>
    <w:div w:id="1657801737">
      <w:bodyDiv w:val="1"/>
      <w:marLeft w:val="0"/>
      <w:marRight w:val="0"/>
      <w:marTop w:val="0"/>
      <w:marBottom w:val="0"/>
      <w:divBdr>
        <w:top w:val="none" w:sz="0" w:space="0" w:color="auto"/>
        <w:left w:val="none" w:sz="0" w:space="0" w:color="auto"/>
        <w:bottom w:val="none" w:sz="0" w:space="0" w:color="auto"/>
        <w:right w:val="none" w:sz="0" w:space="0" w:color="auto"/>
      </w:divBdr>
    </w:div>
    <w:div w:id="1657804776">
      <w:bodyDiv w:val="1"/>
      <w:marLeft w:val="0"/>
      <w:marRight w:val="0"/>
      <w:marTop w:val="0"/>
      <w:marBottom w:val="0"/>
      <w:divBdr>
        <w:top w:val="none" w:sz="0" w:space="0" w:color="auto"/>
        <w:left w:val="none" w:sz="0" w:space="0" w:color="auto"/>
        <w:bottom w:val="none" w:sz="0" w:space="0" w:color="auto"/>
        <w:right w:val="none" w:sz="0" w:space="0" w:color="auto"/>
      </w:divBdr>
    </w:div>
    <w:div w:id="1657875214">
      <w:bodyDiv w:val="1"/>
      <w:marLeft w:val="0"/>
      <w:marRight w:val="0"/>
      <w:marTop w:val="0"/>
      <w:marBottom w:val="0"/>
      <w:divBdr>
        <w:top w:val="none" w:sz="0" w:space="0" w:color="auto"/>
        <w:left w:val="none" w:sz="0" w:space="0" w:color="auto"/>
        <w:bottom w:val="none" w:sz="0" w:space="0" w:color="auto"/>
        <w:right w:val="none" w:sz="0" w:space="0" w:color="auto"/>
      </w:divBdr>
    </w:div>
    <w:div w:id="1657878687">
      <w:bodyDiv w:val="1"/>
      <w:marLeft w:val="0"/>
      <w:marRight w:val="0"/>
      <w:marTop w:val="0"/>
      <w:marBottom w:val="0"/>
      <w:divBdr>
        <w:top w:val="none" w:sz="0" w:space="0" w:color="auto"/>
        <w:left w:val="none" w:sz="0" w:space="0" w:color="auto"/>
        <w:bottom w:val="none" w:sz="0" w:space="0" w:color="auto"/>
        <w:right w:val="none" w:sz="0" w:space="0" w:color="auto"/>
      </w:divBdr>
    </w:div>
    <w:div w:id="1658417927">
      <w:bodyDiv w:val="1"/>
      <w:marLeft w:val="0"/>
      <w:marRight w:val="0"/>
      <w:marTop w:val="0"/>
      <w:marBottom w:val="0"/>
      <w:divBdr>
        <w:top w:val="none" w:sz="0" w:space="0" w:color="auto"/>
        <w:left w:val="none" w:sz="0" w:space="0" w:color="auto"/>
        <w:bottom w:val="none" w:sz="0" w:space="0" w:color="auto"/>
        <w:right w:val="none" w:sz="0" w:space="0" w:color="auto"/>
      </w:divBdr>
    </w:div>
    <w:div w:id="1658728130">
      <w:bodyDiv w:val="1"/>
      <w:marLeft w:val="0"/>
      <w:marRight w:val="0"/>
      <w:marTop w:val="0"/>
      <w:marBottom w:val="0"/>
      <w:divBdr>
        <w:top w:val="none" w:sz="0" w:space="0" w:color="auto"/>
        <w:left w:val="none" w:sz="0" w:space="0" w:color="auto"/>
        <w:bottom w:val="none" w:sz="0" w:space="0" w:color="auto"/>
        <w:right w:val="none" w:sz="0" w:space="0" w:color="auto"/>
      </w:divBdr>
    </w:div>
    <w:div w:id="1658730165">
      <w:bodyDiv w:val="1"/>
      <w:marLeft w:val="0"/>
      <w:marRight w:val="0"/>
      <w:marTop w:val="0"/>
      <w:marBottom w:val="0"/>
      <w:divBdr>
        <w:top w:val="none" w:sz="0" w:space="0" w:color="auto"/>
        <w:left w:val="none" w:sz="0" w:space="0" w:color="auto"/>
        <w:bottom w:val="none" w:sz="0" w:space="0" w:color="auto"/>
        <w:right w:val="none" w:sz="0" w:space="0" w:color="auto"/>
      </w:divBdr>
    </w:div>
    <w:div w:id="1658922070">
      <w:bodyDiv w:val="1"/>
      <w:marLeft w:val="0"/>
      <w:marRight w:val="0"/>
      <w:marTop w:val="0"/>
      <w:marBottom w:val="0"/>
      <w:divBdr>
        <w:top w:val="none" w:sz="0" w:space="0" w:color="auto"/>
        <w:left w:val="none" w:sz="0" w:space="0" w:color="auto"/>
        <w:bottom w:val="none" w:sz="0" w:space="0" w:color="auto"/>
        <w:right w:val="none" w:sz="0" w:space="0" w:color="auto"/>
      </w:divBdr>
    </w:div>
    <w:div w:id="1659187494">
      <w:bodyDiv w:val="1"/>
      <w:marLeft w:val="0"/>
      <w:marRight w:val="0"/>
      <w:marTop w:val="0"/>
      <w:marBottom w:val="0"/>
      <w:divBdr>
        <w:top w:val="none" w:sz="0" w:space="0" w:color="auto"/>
        <w:left w:val="none" w:sz="0" w:space="0" w:color="auto"/>
        <w:bottom w:val="none" w:sz="0" w:space="0" w:color="auto"/>
        <w:right w:val="none" w:sz="0" w:space="0" w:color="auto"/>
      </w:divBdr>
    </w:div>
    <w:div w:id="1659193380">
      <w:bodyDiv w:val="1"/>
      <w:marLeft w:val="0"/>
      <w:marRight w:val="0"/>
      <w:marTop w:val="0"/>
      <w:marBottom w:val="0"/>
      <w:divBdr>
        <w:top w:val="none" w:sz="0" w:space="0" w:color="auto"/>
        <w:left w:val="none" w:sz="0" w:space="0" w:color="auto"/>
        <w:bottom w:val="none" w:sz="0" w:space="0" w:color="auto"/>
        <w:right w:val="none" w:sz="0" w:space="0" w:color="auto"/>
      </w:divBdr>
    </w:div>
    <w:div w:id="1659309824">
      <w:bodyDiv w:val="1"/>
      <w:marLeft w:val="0"/>
      <w:marRight w:val="0"/>
      <w:marTop w:val="0"/>
      <w:marBottom w:val="0"/>
      <w:divBdr>
        <w:top w:val="none" w:sz="0" w:space="0" w:color="auto"/>
        <w:left w:val="none" w:sz="0" w:space="0" w:color="auto"/>
        <w:bottom w:val="none" w:sz="0" w:space="0" w:color="auto"/>
        <w:right w:val="none" w:sz="0" w:space="0" w:color="auto"/>
      </w:divBdr>
    </w:div>
    <w:div w:id="1659337807">
      <w:bodyDiv w:val="1"/>
      <w:marLeft w:val="0"/>
      <w:marRight w:val="0"/>
      <w:marTop w:val="0"/>
      <w:marBottom w:val="0"/>
      <w:divBdr>
        <w:top w:val="none" w:sz="0" w:space="0" w:color="auto"/>
        <w:left w:val="none" w:sz="0" w:space="0" w:color="auto"/>
        <w:bottom w:val="none" w:sz="0" w:space="0" w:color="auto"/>
        <w:right w:val="none" w:sz="0" w:space="0" w:color="auto"/>
      </w:divBdr>
    </w:div>
    <w:div w:id="1659504581">
      <w:bodyDiv w:val="1"/>
      <w:marLeft w:val="0"/>
      <w:marRight w:val="0"/>
      <w:marTop w:val="0"/>
      <w:marBottom w:val="0"/>
      <w:divBdr>
        <w:top w:val="none" w:sz="0" w:space="0" w:color="auto"/>
        <w:left w:val="none" w:sz="0" w:space="0" w:color="auto"/>
        <w:bottom w:val="none" w:sz="0" w:space="0" w:color="auto"/>
        <w:right w:val="none" w:sz="0" w:space="0" w:color="auto"/>
      </w:divBdr>
    </w:div>
    <w:div w:id="1659530951">
      <w:bodyDiv w:val="1"/>
      <w:marLeft w:val="0"/>
      <w:marRight w:val="0"/>
      <w:marTop w:val="0"/>
      <w:marBottom w:val="0"/>
      <w:divBdr>
        <w:top w:val="none" w:sz="0" w:space="0" w:color="auto"/>
        <w:left w:val="none" w:sz="0" w:space="0" w:color="auto"/>
        <w:bottom w:val="none" w:sz="0" w:space="0" w:color="auto"/>
        <w:right w:val="none" w:sz="0" w:space="0" w:color="auto"/>
      </w:divBdr>
    </w:div>
    <w:div w:id="1659573392">
      <w:bodyDiv w:val="1"/>
      <w:marLeft w:val="0"/>
      <w:marRight w:val="0"/>
      <w:marTop w:val="0"/>
      <w:marBottom w:val="0"/>
      <w:divBdr>
        <w:top w:val="none" w:sz="0" w:space="0" w:color="auto"/>
        <w:left w:val="none" w:sz="0" w:space="0" w:color="auto"/>
        <w:bottom w:val="none" w:sz="0" w:space="0" w:color="auto"/>
        <w:right w:val="none" w:sz="0" w:space="0" w:color="auto"/>
      </w:divBdr>
    </w:div>
    <w:div w:id="1659654637">
      <w:bodyDiv w:val="1"/>
      <w:marLeft w:val="0"/>
      <w:marRight w:val="0"/>
      <w:marTop w:val="0"/>
      <w:marBottom w:val="0"/>
      <w:divBdr>
        <w:top w:val="none" w:sz="0" w:space="0" w:color="auto"/>
        <w:left w:val="none" w:sz="0" w:space="0" w:color="auto"/>
        <w:bottom w:val="none" w:sz="0" w:space="0" w:color="auto"/>
        <w:right w:val="none" w:sz="0" w:space="0" w:color="auto"/>
      </w:divBdr>
    </w:div>
    <w:div w:id="1659728595">
      <w:bodyDiv w:val="1"/>
      <w:marLeft w:val="0"/>
      <w:marRight w:val="0"/>
      <w:marTop w:val="0"/>
      <w:marBottom w:val="0"/>
      <w:divBdr>
        <w:top w:val="none" w:sz="0" w:space="0" w:color="auto"/>
        <w:left w:val="none" w:sz="0" w:space="0" w:color="auto"/>
        <w:bottom w:val="none" w:sz="0" w:space="0" w:color="auto"/>
        <w:right w:val="none" w:sz="0" w:space="0" w:color="auto"/>
      </w:divBdr>
    </w:div>
    <w:div w:id="1659767619">
      <w:bodyDiv w:val="1"/>
      <w:marLeft w:val="0"/>
      <w:marRight w:val="0"/>
      <w:marTop w:val="0"/>
      <w:marBottom w:val="0"/>
      <w:divBdr>
        <w:top w:val="none" w:sz="0" w:space="0" w:color="auto"/>
        <w:left w:val="none" w:sz="0" w:space="0" w:color="auto"/>
        <w:bottom w:val="none" w:sz="0" w:space="0" w:color="auto"/>
        <w:right w:val="none" w:sz="0" w:space="0" w:color="auto"/>
      </w:divBdr>
    </w:div>
    <w:div w:id="1659769271">
      <w:bodyDiv w:val="1"/>
      <w:marLeft w:val="0"/>
      <w:marRight w:val="0"/>
      <w:marTop w:val="0"/>
      <w:marBottom w:val="0"/>
      <w:divBdr>
        <w:top w:val="none" w:sz="0" w:space="0" w:color="auto"/>
        <w:left w:val="none" w:sz="0" w:space="0" w:color="auto"/>
        <w:bottom w:val="none" w:sz="0" w:space="0" w:color="auto"/>
        <w:right w:val="none" w:sz="0" w:space="0" w:color="auto"/>
      </w:divBdr>
    </w:div>
    <w:div w:id="1659962566">
      <w:bodyDiv w:val="1"/>
      <w:marLeft w:val="0"/>
      <w:marRight w:val="0"/>
      <w:marTop w:val="0"/>
      <w:marBottom w:val="0"/>
      <w:divBdr>
        <w:top w:val="none" w:sz="0" w:space="0" w:color="auto"/>
        <w:left w:val="none" w:sz="0" w:space="0" w:color="auto"/>
        <w:bottom w:val="none" w:sz="0" w:space="0" w:color="auto"/>
        <w:right w:val="none" w:sz="0" w:space="0" w:color="auto"/>
      </w:divBdr>
    </w:div>
    <w:div w:id="1660184384">
      <w:bodyDiv w:val="1"/>
      <w:marLeft w:val="0"/>
      <w:marRight w:val="0"/>
      <w:marTop w:val="0"/>
      <w:marBottom w:val="0"/>
      <w:divBdr>
        <w:top w:val="none" w:sz="0" w:space="0" w:color="auto"/>
        <w:left w:val="none" w:sz="0" w:space="0" w:color="auto"/>
        <w:bottom w:val="none" w:sz="0" w:space="0" w:color="auto"/>
        <w:right w:val="none" w:sz="0" w:space="0" w:color="auto"/>
      </w:divBdr>
    </w:div>
    <w:div w:id="1660306486">
      <w:bodyDiv w:val="1"/>
      <w:marLeft w:val="0"/>
      <w:marRight w:val="0"/>
      <w:marTop w:val="0"/>
      <w:marBottom w:val="0"/>
      <w:divBdr>
        <w:top w:val="none" w:sz="0" w:space="0" w:color="auto"/>
        <w:left w:val="none" w:sz="0" w:space="0" w:color="auto"/>
        <w:bottom w:val="none" w:sz="0" w:space="0" w:color="auto"/>
        <w:right w:val="none" w:sz="0" w:space="0" w:color="auto"/>
      </w:divBdr>
    </w:div>
    <w:div w:id="1660689477">
      <w:bodyDiv w:val="1"/>
      <w:marLeft w:val="0"/>
      <w:marRight w:val="0"/>
      <w:marTop w:val="0"/>
      <w:marBottom w:val="0"/>
      <w:divBdr>
        <w:top w:val="none" w:sz="0" w:space="0" w:color="auto"/>
        <w:left w:val="none" w:sz="0" w:space="0" w:color="auto"/>
        <w:bottom w:val="none" w:sz="0" w:space="0" w:color="auto"/>
        <w:right w:val="none" w:sz="0" w:space="0" w:color="auto"/>
      </w:divBdr>
    </w:div>
    <w:div w:id="1660764307">
      <w:bodyDiv w:val="1"/>
      <w:marLeft w:val="0"/>
      <w:marRight w:val="0"/>
      <w:marTop w:val="0"/>
      <w:marBottom w:val="0"/>
      <w:divBdr>
        <w:top w:val="none" w:sz="0" w:space="0" w:color="auto"/>
        <w:left w:val="none" w:sz="0" w:space="0" w:color="auto"/>
        <w:bottom w:val="none" w:sz="0" w:space="0" w:color="auto"/>
        <w:right w:val="none" w:sz="0" w:space="0" w:color="auto"/>
      </w:divBdr>
    </w:div>
    <w:div w:id="1660772058">
      <w:bodyDiv w:val="1"/>
      <w:marLeft w:val="0"/>
      <w:marRight w:val="0"/>
      <w:marTop w:val="0"/>
      <w:marBottom w:val="0"/>
      <w:divBdr>
        <w:top w:val="none" w:sz="0" w:space="0" w:color="auto"/>
        <w:left w:val="none" w:sz="0" w:space="0" w:color="auto"/>
        <w:bottom w:val="none" w:sz="0" w:space="0" w:color="auto"/>
        <w:right w:val="none" w:sz="0" w:space="0" w:color="auto"/>
      </w:divBdr>
    </w:div>
    <w:div w:id="1660962602">
      <w:bodyDiv w:val="1"/>
      <w:marLeft w:val="0"/>
      <w:marRight w:val="0"/>
      <w:marTop w:val="0"/>
      <w:marBottom w:val="0"/>
      <w:divBdr>
        <w:top w:val="none" w:sz="0" w:space="0" w:color="auto"/>
        <w:left w:val="none" w:sz="0" w:space="0" w:color="auto"/>
        <w:bottom w:val="none" w:sz="0" w:space="0" w:color="auto"/>
        <w:right w:val="none" w:sz="0" w:space="0" w:color="auto"/>
      </w:divBdr>
    </w:div>
    <w:div w:id="1661231230">
      <w:bodyDiv w:val="1"/>
      <w:marLeft w:val="0"/>
      <w:marRight w:val="0"/>
      <w:marTop w:val="0"/>
      <w:marBottom w:val="0"/>
      <w:divBdr>
        <w:top w:val="none" w:sz="0" w:space="0" w:color="auto"/>
        <w:left w:val="none" w:sz="0" w:space="0" w:color="auto"/>
        <w:bottom w:val="none" w:sz="0" w:space="0" w:color="auto"/>
        <w:right w:val="none" w:sz="0" w:space="0" w:color="auto"/>
      </w:divBdr>
    </w:div>
    <w:div w:id="1661423313">
      <w:bodyDiv w:val="1"/>
      <w:marLeft w:val="0"/>
      <w:marRight w:val="0"/>
      <w:marTop w:val="0"/>
      <w:marBottom w:val="0"/>
      <w:divBdr>
        <w:top w:val="none" w:sz="0" w:space="0" w:color="auto"/>
        <w:left w:val="none" w:sz="0" w:space="0" w:color="auto"/>
        <w:bottom w:val="none" w:sz="0" w:space="0" w:color="auto"/>
        <w:right w:val="none" w:sz="0" w:space="0" w:color="auto"/>
      </w:divBdr>
    </w:div>
    <w:div w:id="1661540803">
      <w:bodyDiv w:val="1"/>
      <w:marLeft w:val="0"/>
      <w:marRight w:val="0"/>
      <w:marTop w:val="0"/>
      <w:marBottom w:val="0"/>
      <w:divBdr>
        <w:top w:val="none" w:sz="0" w:space="0" w:color="auto"/>
        <w:left w:val="none" w:sz="0" w:space="0" w:color="auto"/>
        <w:bottom w:val="none" w:sz="0" w:space="0" w:color="auto"/>
        <w:right w:val="none" w:sz="0" w:space="0" w:color="auto"/>
      </w:divBdr>
    </w:div>
    <w:div w:id="1661811384">
      <w:bodyDiv w:val="1"/>
      <w:marLeft w:val="0"/>
      <w:marRight w:val="0"/>
      <w:marTop w:val="0"/>
      <w:marBottom w:val="0"/>
      <w:divBdr>
        <w:top w:val="none" w:sz="0" w:space="0" w:color="auto"/>
        <w:left w:val="none" w:sz="0" w:space="0" w:color="auto"/>
        <w:bottom w:val="none" w:sz="0" w:space="0" w:color="auto"/>
        <w:right w:val="none" w:sz="0" w:space="0" w:color="auto"/>
      </w:divBdr>
    </w:div>
    <w:div w:id="1661887544">
      <w:bodyDiv w:val="1"/>
      <w:marLeft w:val="0"/>
      <w:marRight w:val="0"/>
      <w:marTop w:val="0"/>
      <w:marBottom w:val="0"/>
      <w:divBdr>
        <w:top w:val="none" w:sz="0" w:space="0" w:color="auto"/>
        <w:left w:val="none" w:sz="0" w:space="0" w:color="auto"/>
        <w:bottom w:val="none" w:sz="0" w:space="0" w:color="auto"/>
        <w:right w:val="none" w:sz="0" w:space="0" w:color="auto"/>
      </w:divBdr>
    </w:div>
    <w:div w:id="1662268713">
      <w:bodyDiv w:val="1"/>
      <w:marLeft w:val="0"/>
      <w:marRight w:val="0"/>
      <w:marTop w:val="0"/>
      <w:marBottom w:val="0"/>
      <w:divBdr>
        <w:top w:val="none" w:sz="0" w:space="0" w:color="auto"/>
        <w:left w:val="none" w:sz="0" w:space="0" w:color="auto"/>
        <w:bottom w:val="none" w:sz="0" w:space="0" w:color="auto"/>
        <w:right w:val="none" w:sz="0" w:space="0" w:color="auto"/>
      </w:divBdr>
    </w:div>
    <w:div w:id="1662270796">
      <w:bodyDiv w:val="1"/>
      <w:marLeft w:val="0"/>
      <w:marRight w:val="0"/>
      <w:marTop w:val="0"/>
      <w:marBottom w:val="0"/>
      <w:divBdr>
        <w:top w:val="none" w:sz="0" w:space="0" w:color="auto"/>
        <w:left w:val="none" w:sz="0" w:space="0" w:color="auto"/>
        <w:bottom w:val="none" w:sz="0" w:space="0" w:color="auto"/>
        <w:right w:val="none" w:sz="0" w:space="0" w:color="auto"/>
      </w:divBdr>
    </w:div>
    <w:div w:id="1662661625">
      <w:bodyDiv w:val="1"/>
      <w:marLeft w:val="0"/>
      <w:marRight w:val="0"/>
      <w:marTop w:val="0"/>
      <w:marBottom w:val="0"/>
      <w:divBdr>
        <w:top w:val="none" w:sz="0" w:space="0" w:color="auto"/>
        <w:left w:val="none" w:sz="0" w:space="0" w:color="auto"/>
        <w:bottom w:val="none" w:sz="0" w:space="0" w:color="auto"/>
        <w:right w:val="none" w:sz="0" w:space="0" w:color="auto"/>
      </w:divBdr>
    </w:div>
    <w:div w:id="1663044078">
      <w:bodyDiv w:val="1"/>
      <w:marLeft w:val="0"/>
      <w:marRight w:val="0"/>
      <w:marTop w:val="0"/>
      <w:marBottom w:val="0"/>
      <w:divBdr>
        <w:top w:val="none" w:sz="0" w:space="0" w:color="auto"/>
        <w:left w:val="none" w:sz="0" w:space="0" w:color="auto"/>
        <w:bottom w:val="none" w:sz="0" w:space="0" w:color="auto"/>
        <w:right w:val="none" w:sz="0" w:space="0" w:color="auto"/>
      </w:divBdr>
    </w:div>
    <w:div w:id="1663270154">
      <w:bodyDiv w:val="1"/>
      <w:marLeft w:val="0"/>
      <w:marRight w:val="0"/>
      <w:marTop w:val="0"/>
      <w:marBottom w:val="0"/>
      <w:divBdr>
        <w:top w:val="none" w:sz="0" w:space="0" w:color="auto"/>
        <w:left w:val="none" w:sz="0" w:space="0" w:color="auto"/>
        <w:bottom w:val="none" w:sz="0" w:space="0" w:color="auto"/>
        <w:right w:val="none" w:sz="0" w:space="0" w:color="auto"/>
      </w:divBdr>
    </w:div>
    <w:div w:id="1663317513">
      <w:bodyDiv w:val="1"/>
      <w:marLeft w:val="0"/>
      <w:marRight w:val="0"/>
      <w:marTop w:val="0"/>
      <w:marBottom w:val="0"/>
      <w:divBdr>
        <w:top w:val="none" w:sz="0" w:space="0" w:color="auto"/>
        <w:left w:val="none" w:sz="0" w:space="0" w:color="auto"/>
        <w:bottom w:val="none" w:sz="0" w:space="0" w:color="auto"/>
        <w:right w:val="none" w:sz="0" w:space="0" w:color="auto"/>
      </w:divBdr>
    </w:div>
    <w:div w:id="1663502695">
      <w:bodyDiv w:val="1"/>
      <w:marLeft w:val="0"/>
      <w:marRight w:val="0"/>
      <w:marTop w:val="0"/>
      <w:marBottom w:val="0"/>
      <w:divBdr>
        <w:top w:val="none" w:sz="0" w:space="0" w:color="auto"/>
        <w:left w:val="none" w:sz="0" w:space="0" w:color="auto"/>
        <w:bottom w:val="none" w:sz="0" w:space="0" w:color="auto"/>
        <w:right w:val="none" w:sz="0" w:space="0" w:color="auto"/>
      </w:divBdr>
    </w:div>
    <w:div w:id="1663506623">
      <w:bodyDiv w:val="1"/>
      <w:marLeft w:val="0"/>
      <w:marRight w:val="0"/>
      <w:marTop w:val="0"/>
      <w:marBottom w:val="0"/>
      <w:divBdr>
        <w:top w:val="none" w:sz="0" w:space="0" w:color="auto"/>
        <w:left w:val="none" w:sz="0" w:space="0" w:color="auto"/>
        <w:bottom w:val="none" w:sz="0" w:space="0" w:color="auto"/>
        <w:right w:val="none" w:sz="0" w:space="0" w:color="auto"/>
      </w:divBdr>
    </w:div>
    <w:div w:id="1663583556">
      <w:bodyDiv w:val="1"/>
      <w:marLeft w:val="0"/>
      <w:marRight w:val="0"/>
      <w:marTop w:val="0"/>
      <w:marBottom w:val="0"/>
      <w:divBdr>
        <w:top w:val="none" w:sz="0" w:space="0" w:color="auto"/>
        <w:left w:val="none" w:sz="0" w:space="0" w:color="auto"/>
        <w:bottom w:val="none" w:sz="0" w:space="0" w:color="auto"/>
        <w:right w:val="none" w:sz="0" w:space="0" w:color="auto"/>
      </w:divBdr>
    </w:div>
    <w:div w:id="1663774091">
      <w:bodyDiv w:val="1"/>
      <w:marLeft w:val="0"/>
      <w:marRight w:val="0"/>
      <w:marTop w:val="0"/>
      <w:marBottom w:val="0"/>
      <w:divBdr>
        <w:top w:val="none" w:sz="0" w:space="0" w:color="auto"/>
        <w:left w:val="none" w:sz="0" w:space="0" w:color="auto"/>
        <w:bottom w:val="none" w:sz="0" w:space="0" w:color="auto"/>
        <w:right w:val="none" w:sz="0" w:space="0" w:color="auto"/>
      </w:divBdr>
    </w:div>
    <w:div w:id="1663923525">
      <w:bodyDiv w:val="1"/>
      <w:marLeft w:val="0"/>
      <w:marRight w:val="0"/>
      <w:marTop w:val="0"/>
      <w:marBottom w:val="0"/>
      <w:divBdr>
        <w:top w:val="none" w:sz="0" w:space="0" w:color="auto"/>
        <w:left w:val="none" w:sz="0" w:space="0" w:color="auto"/>
        <w:bottom w:val="none" w:sz="0" w:space="0" w:color="auto"/>
        <w:right w:val="none" w:sz="0" w:space="0" w:color="auto"/>
      </w:divBdr>
    </w:div>
    <w:div w:id="1663925709">
      <w:bodyDiv w:val="1"/>
      <w:marLeft w:val="0"/>
      <w:marRight w:val="0"/>
      <w:marTop w:val="0"/>
      <w:marBottom w:val="0"/>
      <w:divBdr>
        <w:top w:val="none" w:sz="0" w:space="0" w:color="auto"/>
        <w:left w:val="none" w:sz="0" w:space="0" w:color="auto"/>
        <w:bottom w:val="none" w:sz="0" w:space="0" w:color="auto"/>
        <w:right w:val="none" w:sz="0" w:space="0" w:color="auto"/>
      </w:divBdr>
    </w:div>
    <w:div w:id="1663968481">
      <w:bodyDiv w:val="1"/>
      <w:marLeft w:val="0"/>
      <w:marRight w:val="0"/>
      <w:marTop w:val="0"/>
      <w:marBottom w:val="0"/>
      <w:divBdr>
        <w:top w:val="none" w:sz="0" w:space="0" w:color="auto"/>
        <w:left w:val="none" w:sz="0" w:space="0" w:color="auto"/>
        <w:bottom w:val="none" w:sz="0" w:space="0" w:color="auto"/>
        <w:right w:val="none" w:sz="0" w:space="0" w:color="auto"/>
      </w:divBdr>
    </w:div>
    <w:div w:id="1664315426">
      <w:bodyDiv w:val="1"/>
      <w:marLeft w:val="0"/>
      <w:marRight w:val="0"/>
      <w:marTop w:val="0"/>
      <w:marBottom w:val="0"/>
      <w:divBdr>
        <w:top w:val="none" w:sz="0" w:space="0" w:color="auto"/>
        <w:left w:val="none" w:sz="0" w:space="0" w:color="auto"/>
        <w:bottom w:val="none" w:sz="0" w:space="0" w:color="auto"/>
        <w:right w:val="none" w:sz="0" w:space="0" w:color="auto"/>
      </w:divBdr>
    </w:div>
    <w:div w:id="1664549316">
      <w:bodyDiv w:val="1"/>
      <w:marLeft w:val="0"/>
      <w:marRight w:val="0"/>
      <w:marTop w:val="0"/>
      <w:marBottom w:val="0"/>
      <w:divBdr>
        <w:top w:val="none" w:sz="0" w:space="0" w:color="auto"/>
        <w:left w:val="none" w:sz="0" w:space="0" w:color="auto"/>
        <w:bottom w:val="none" w:sz="0" w:space="0" w:color="auto"/>
        <w:right w:val="none" w:sz="0" w:space="0" w:color="auto"/>
      </w:divBdr>
    </w:div>
    <w:div w:id="1664694951">
      <w:bodyDiv w:val="1"/>
      <w:marLeft w:val="0"/>
      <w:marRight w:val="0"/>
      <w:marTop w:val="0"/>
      <w:marBottom w:val="0"/>
      <w:divBdr>
        <w:top w:val="none" w:sz="0" w:space="0" w:color="auto"/>
        <w:left w:val="none" w:sz="0" w:space="0" w:color="auto"/>
        <w:bottom w:val="none" w:sz="0" w:space="0" w:color="auto"/>
        <w:right w:val="none" w:sz="0" w:space="0" w:color="auto"/>
      </w:divBdr>
    </w:div>
    <w:div w:id="1664701685">
      <w:bodyDiv w:val="1"/>
      <w:marLeft w:val="0"/>
      <w:marRight w:val="0"/>
      <w:marTop w:val="0"/>
      <w:marBottom w:val="0"/>
      <w:divBdr>
        <w:top w:val="none" w:sz="0" w:space="0" w:color="auto"/>
        <w:left w:val="none" w:sz="0" w:space="0" w:color="auto"/>
        <w:bottom w:val="none" w:sz="0" w:space="0" w:color="auto"/>
        <w:right w:val="none" w:sz="0" w:space="0" w:color="auto"/>
      </w:divBdr>
    </w:div>
    <w:div w:id="1664816992">
      <w:bodyDiv w:val="1"/>
      <w:marLeft w:val="0"/>
      <w:marRight w:val="0"/>
      <w:marTop w:val="0"/>
      <w:marBottom w:val="0"/>
      <w:divBdr>
        <w:top w:val="none" w:sz="0" w:space="0" w:color="auto"/>
        <w:left w:val="none" w:sz="0" w:space="0" w:color="auto"/>
        <w:bottom w:val="none" w:sz="0" w:space="0" w:color="auto"/>
        <w:right w:val="none" w:sz="0" w:space="0" w:color="auto"/>
      </w:divBdr>
    </w:div>
    <w:div w:id="1664888258">
      <w:bodyDiv w:val="1"/>
      <w:marLeft w:val="0"/>
      <w:marRight w:val="0"/>
      <w:marTop w:val="0"/>
      <w:marBottom w:val="0"/>
      <w:divBdr>
        <w:top w:val="none" w:sz="0" w:space="0" w:color="auto"/>
        <w:left w:val="none" w:sz="0" w:space="0" w:color="auto"/>
        <w:bottom w:val="none" w:sz="0" w:space="0" w:color="auto"/>
        <w:right w:val="none" w:sz="0" w:space="0" w:color="auto"/>
      </w:divBdr>
    </w:div>
    <w:div w:id="1665039674">
      <w:bodyDiv w:val="1"/>
      <w:marLeft w:val="0"/>
      <w:marRight w:val="0"/>
      <w:marTop w:val="0"/>
      <w:marBottom w:val="0"/>
      <w:divBdr>
        <w:top w:val="none" w:sz="0" w:space="0" w:color="auto"/>
        <w:left w:val="none" w:sz="0" w:space="0" w:color="auto"/>
        <w:bottom w:val="none" w:sz="0" w:space="0" w:color="auto"/>
        <w:right w:val="none" w:sz="0" w:space="0" w:color="auto"/>
      </w:divBdr>
    </w:div>
    <w:div w:id="1665159780">
      <w:bodyDiv w:val="1"/>
      <w:marLeft w:val="0"/>
      <w:marRight w:val="0"/>
      <w:marTop w:val="0"/>
      <w:marBottom w:val="0"/>
      <w:divBdr>
        <w:top w:val="none" w:sz="0" w:space="0" w:color="auto"/>
        <w:left w:val="none" w:sz="0" w:space="0" w:color="auto"/>
        <w:bottom w:val="none" w:sz="0" w:space="0" w:color="auto"/>
        <w:right w:val="none" w:sz="0" w:space="0" w:color="auto"/>
      </w:divBdr>
    </w:div>
    <w:div w:id="1665279219">
      <w:bodyDiv w:val="1"/>
      <w:marLeft w:val="0"/>
      <w:marRight w:val="0"/>
      <w:marTop w:val="0"/>
      <w:marBottom w:val="0"/>
      <w:divBdr>
        <w:top w:val="none" w:sz="0" w:space="0" w:color="auto"/>
        <w:left w:val="none" w:sz="0" w:space="0" w:color="auto"/>
        <w:bottom w:val="none" w:sz="0" w:space="0" w:color="auto"/>
        <w:right w:val="none" w:sz="0" w:space="0" w:color="auto"/>
      </w:divBdr>
    </w:div>
    <w:div w:id="1665738715">
      <w:bodyDiv w:val="1"/>
      <w:marLeft w:val="0"/>
      <w:marRight w:val="0"/>
      <w:marTop w:val="0"/>
      <w:marBottom w:val="0"/>
      <w:divBdr>
        <w:top w:val="none" w:sz="0" w:space="0" w:color="auto"/>
        <w:left w:val="none" w:sz="0" w:space="0" w:color="auto"/>
        <w:bottom w:val="none" w:sz="0" w:space="0" w:color="auto"/>
        <w:right w:val="none" w:sz="0" w:space="0" w:color="auto"/>
      </w:divBdr>
    </w:div>
    <w:div w:id="1665931487">
      <w:bodyDiv w:val="1"/>
      <w:marLeft w:val="0"/>
      <w:marRight w:val="0"/>
      <w:marTop w:val="0"/>
      <w:marBottom w:val="0"/>
      <w:divBdr>
        <w:top w:val="none" w:sz="0" w:space="0" w:color="auto"/>
        <w:left w:val="none" w:sz="0" w:space="0" w:color="auto"/>
        <w:bottom w:val="none" w:sz="0" w:space="0" w:color="auto"/>
        <w:right w:val="none" w:sz="0" w:space="0" w:color="auto"/>
      </w:divBdr>
    </w:div>
    <w:div w:id="1666320300">
      <w:bodyDiv w:val="1"/>
      <w:marLeft w:val="0"/>
      <w:marRight w:val="0"/>
      <w:marTop w:val="0"/>
      <w:marBottom w:val="0"/>
      <w:divBdr>
        <w:top w:val="none" w:sz="0" w:space="0" w:color="auto"/>
        <w:left w:val="none" w:sz="0" w:space="0" w:color="auto"/>
        <w:bottom w:val="none" w:sz="0" w:space="0" w:color="auto"/>
        <w:right w:val="none" w:sz="0" w:space="0" w:color="auto"/>
      </w:divBdr>
    </w:div>
    <w:div w:id="1666399487">
      <w:bodyDiv w:val="1"/>
      <w:marLeft w:val="0"/>
      <w:marRight w:val="0"/>
      <w:marTop w:val="0"/>
      <w:marBottom w:val="0"/>
      <w:divBdr>
        <w:top w:val="none" w:sz="0" w:space="0" w:color="auto"/>
        <w:left w:val="none" w:sz="0" w:space="0" w:color="auto"/>
        <w:bottom w:val="none" w:sz="0" w:space="0" w:color="auto"/>
        <w:right w:val="none" w:sz="0" w:space="0" w:color="auto"/>
      </w:divBdr>
    </w:div>
    <w:div w:id="1666592214">
      <w:bodyDiv w:val="1"/>
      <w:marLeft w:val="0"/>
      <w:marRight w:val="0"/>
      <w:marTop w:val="0"/>
      <w:marBottom w:val="0"/>
      <w:divBdr>
        <w:top w:val="none" w:sz="0" w:space="0" w:color="auto"/>
        <w:left w:val="none" w:sz="0" w:space="0" w:color="auto"/>
        <w:bottom w:val="none" w:sz="0" w:space="0" w:color="auto"/>
        <w:right w:val="none" w:sz="0" w:space="0" w:color="auto"/>
      </w:divBdr>
    </w:div>
    <w:div w:id="1666744056">
      <w:bodyDiv w:val="1"/>
      <w:marLeft w:val="0"/>
      <w:marRight w:val="0"/>
      <w:marTop w:val="0"/>
      <w:marBottom w:val="0"/>
      <w:divBdr>
        <w:top w:val="none" w:sz="0" w:space="0" w:color="auto"/>
        <w:left w:val="none" w:sz="0" w:space="0" w:color="auto"/>
        <w:bottom w:val="none" w:sz="0" w:space="0" w:color="auto"/>
        <w:right w:val="none" w:sz="0" w:space="0" w:color="auto"/>
      </w:divBdr>
    </w:div>
    <w:div w:id="1666929811">
      <w:bodyDiv w:val="1"/>
      <w:marLeft w:val="0"/>
      <w:marRight w:val="0"/>
      <w:marTop w:val="0"/>
      <w:marBottom w:val="0"/>
      <w:divBdr>
        <w:top w:val="none" w:sz="0" w:space="0" w:color="auto"/>
        <w:left w:val="none" w:sz="0" w:space="0" w:color="auto"/>
        <w:bottom w:val="none" w:sz="0" w:space="0" w:color="auto"/>
        <w:right w:val="none" w:sz="0" w:space="0" w:color="auto"/>
      </w:divBdr>
    </w:div>
    <w:div w:id="1666931512">
      <w:bodyDiv w:val="1"/>
      <w:marLeft w:val="0"/>
      <w:marRight w:val="0"/>
      <w:marTop w:val="0"/>
      <w:marBottom w:val="0"/>
      <w:divBdr>
        <w:top w:val="none" w:sz="0" w:space="0" w:color="auto"/>
        <w:left w:val="none" w:sz="0" w:space="0" w:color="auto"/>
        <w:bottom w:val="none" w:sz="0" w:space="0" w:color="auto"/>
        <w:right w:val="none" w:sz="0" w:space="0" w:color="auto"/>
      </w:divBdr>
    </w:div>
    <w:div w:id="1667129852">
      <w:bodyDiv w:val="1"/>
      <w:marLeft w:val="0"/>
      <w:marRight w:val="0"/>
      <w:marTop w:val="0"/>
      <w:marBottom w:val="0"/>
      <w:divBdr>
        <w:top w:val="none" w:sz="0" w:space="0" w:color="auto"/>
        <w:left w:val="none" w:sz="0" w:space="0" w:color="auto"/>
        <w:bottom w:val="none" w:sz="0" w:space="0" w:color="auto"/>
        <w:right w:val="none" w:sz="0" w:space="0" w:color="auto"/>
      </w:divBdr>
    </w:div>
    <w:div w:id="1667248487">
      <w:bodyDiv w:val="1"/>
      <w:marLeft w:val="0"/>
      <w:marRight w:val="0"/>
      <w:marTop w:val="0"/>
      <w:marBottom w:val="0"/>
      <w:divBdr>
        <w:top w:val="none" w:sz="0" w:space="0" w:color="auto"/>
        <w:left w:val="none" w:sz="0" w:space="0" w:color="auto"/>
        <w:bottom w:val="none" w:sz="0" w:space="0" w:color="auto"/>
        <w:right w:val="none" w:sz="0" w:space="0" w:color="auto"/>
      </w:divBdr>
    </w:div>
    <w:div w:id="1667316205">
      <w:bodyDiv w:val="1"/>
      <w:marLeft w:val="0"/>
      <w:marRight w:val="0"/>
      <w:marTop w:val="0"/>
      <w:marBottom w:val="0"/>
      <w:divBdr>
        <w:top w:val="none" w:sz="0" w:space="0" w:color="auto"/>
        <w:left w:val="none" w:sz="0" w:space="0" w:color="auto"/>
        <w:bottom w:val="none" w:sz="0" w:space="0" w:color="auto"/>
        <w:right w:val="none" w:sz="0" w:space="0" w:color="auto"/>
      </w:divBdr>
    </w:div>
    <w:div w:id="1667368216">
      <w:bodyDiv w:val="1"/>
      <w:marLeft w:val="0"/>
      <w:marRight w:val="0"/>
      <w:marTop w:val="0"/>
      <w:marBottom w:val="0"/>
      <w:divBdr>
        <w:top w:val="none" w:sz="0" w:space="0" w:color="auto"/>
        <w:left w:val="none" w:sz="0" w:space="0" w:color="auto"/>
        <w:bottom w:val="none" w:sz="0" w:space="0" w:color="auto"/>
        <w:right w:val="none" w:sz="0" w:space="0" w:color="auto"/>
      </w:divBdr>
    </w:div>
    <w:div w:id="1667630615">
      <w:bodyDiv w:val="1"/>
      <w:marLeft w:val="0"/>
      <w:marRight w:val="0"/>
      <w:marTop w:val="0"/>
      <w:marBottom w:val="0"/>
      <w:divBdr>
        <w:top w:val="none" w:sz="0" w:space="0" w:color="auto"/>
        <w:left w:val="none" w:sz="0" w:space="0" w:color="auto"/>
        <w:bottom w:val="none" w:sz="0" w:space="0" w:color="auto"/>
        <w:right w:val="none" w:sz="0" w:space="0" w:color="auto"/>
      </w:divBdr>
    </w:div>
    <w:div w:id="1667636605">
      <w:bodyDiv w:val="1"/>
      <w:marLeft w:val="0"/>
      <w:marRight w:val="0"/>
      <w:marTop w:val="0"/>
      <w:marBottom w:val="0"/>
      <w:divBdr>
        <w:top w:val="none" w:sz="0" w:space="0" w:color="auto"/>
        <w:left w:val="none" w:sz="0" w:space="0" w:color="auto"/>
        <w:bottom w:val="none" w:sz="0" w:space="0" w:color="auto"/>
        <w:right w:val="none" w:sz="0" w:space="0" w:color="auto"/>
      </w:divBdr>
    </w:div>
    <w:div w:id="1667783400">
      <w:bodyDiv w:val="1"/>
      <w:marLeft w:val="0"/>
      <w:marRight w:val="0"/>
      <w:marTop w:val="0"/>
      <w:marBottom w:val="0"/>
      <w:divBdr>
        <w:top w:val="none" w:sz="0" w:space="0" w:color="auto"/>
        <w:left w:val="none" w:sz="0" w:space="0" w:color="auto"/>
        <w:bottom w:val="none" w:sz="0" w:space="0" w:color="auto"/>
        <w:right w:val="none" w:sz="0" w:space="0" w:color="auto"/>
      </w:divBdr>
    </w:div>
    <w:div w:id="1667897102">
      <w:bodyDiv w:val="1"/>
      <w:marLeft w:val="0"/>
      <w:marRight w:val="0"/>
      <w:marTop w:val="0"/>
      <w:marBottom w:val="0"/>
      <w:divBdr>
        <w:top w:val="none" w:sz="0" w:space="0" w:color="auto"/>
        <w:left w:val="none" w:sz="0" w:space="0" w:color="auto"/>
        <w:bottom w:val="none" w:sz="0" w:space="0" w:color="auto"/>
        <w:right w:val="none" w:sz="0" w:space="0" w:color="auto"/>
      </w:divBdr>
    </w:div>
    <w:div w:id="1668098676">
      <w:bodyDiv w:val="1"/>
      <w:marLeft w:val="0"/>
      <w:marRight w:val="0"/>
      <w:marTop w:val="0"/>
      <w:marBottom w:val="0"/>
      <w:divBdr>
        <w:top w:val="none" w:sz="0" w:space="0" w:color="auto"/>
        <w:left w:val="none" w:sz="0" w:space="0" w:color="auto"/>
        <w:bottom w:val="none" w:sz="0" w:space="0" w:color="auto"/>
        <w:right w:val="none" w:sz="0" w:space="0" w:color="auto"/>
      </w:divBdr>
    </w:div>
    <w:div w:id="1668248238">
      <w:bodyDiv w:val="1"/>
      <w:marLeft w:val="0"/>
      <w:marRight w:val="0"/>
      <w:marTop w:val="0"/>
      <w:marBottom w:val="0"/>
      <w:divBdr>
        <w:top w:val="none" w:sz="0" w:space="0" w:color="auto"/>
        <w:left w:val="none" w:sz="0" w:space="0" w:color="auto"/>
        <w:bottom w:val="none" w:sz="0" w:space="0" w:color="auto"/>
        <w:right w:val="none" w:sz="0" w:space="0" w:color="auto"/>
      </w:divBdr>
    </w:div>
    <w:div w:id="1668285336">
      <w:bodyDiv w:val="1"/>
      <w:marLeft w:val="0"/>
      <w:marRight w:val="0"/>
      <w:marTop w:val="0"/>
      <w:marBottom w:val="0"/>
      <w:divBdr>
        <w:top w:val="none" w:sz="0" w:space="0" w:color="auto"/>
        <w:left w:val="none" w:sz="0" w:space="0" w:color="auto"/>
        <w:bottom w:val="none" w:sz="0" w:space="0" w:color="auto"/>
        <w:right w:val="none" w:sz="0" w:space="0" w:color="auto"/>
      </w:divBdr>
    </w:div>
    <w:div w:id="1668552384">
      <w:bodyDiv w:val="1"/>
      <w:marLeft w:val="0"/>
      <w:marRight w:val="0"/>
      <w:marTop w:val="0"/>
      <w:marBottom w:val="0"/>
      <w:divBdr>
        <w:top w:val="none" w:sz="0" w:space="0" w:color="auto"/>
        <w:left w:val="none" w:sz="0" w:space="0" w:color="auto"/>
        <w:bottom w:val="none" w:sz="0" w:space="0" w:color="auto"/>
        <w:right w:val="none" w:sz="0" w:space="0" w:color="auto"/>
      </w:divBdr>
    </w:div>
    <w:div w:id="1668753165">
      <w:bodyDiv w:val="1"/>
      <w:marLeft w:val="0"/>
      <w:marRight w:val="0"/>
      <w:marTop w:val="0"/>
      <w:marBottom w:val="0"/>
      <w:divBdr>
        <w:top w:val="none" w:sz="0" w:space="0" w:color="auto"/>
        <w:left w:val="none" w:sz="0" w:space="0" w:color="auto"/>
        <w:bottom w:val="none" w:sz="0" w:space="0" w:color="auto"/>
        <w:right w:val="none" w:sz="0" w:space="0" w:color="auto"/>
      </w:divBdr>
    </w:div>
    <w:div w:id="1669013351">
      <w:bodyDiv w:val="1"/>
      <w:marLeft w:val="0"/>
      <w:marRight w:val="0"/>
      <w:marTop w:val="0"/>
      <w:marBottom w:val="0"/>
      <w:divBdr>
        <w:top w:val="none" w:sz="0" w:space="0" w:color="auto"/>
        <w:left w:val="none" w:sz="0" w:space="0" w:color="auto"/>
        <w:bottom w:val="none" w:sz="0" w:space="0" w:color="auto"/>
        <w:right w:val="none" w:sz="0" w:space="0" w:color="auto"/>
      </w:divBdr>
    </w:div>
    <w:div w:id="1669091684">
      <w:bodyDiv w:val="1"/>
      <w:marLeft w:val="0"/>
      <w:marRight w:val="0"/>
      <w:marTop w:val="0"/>
      <w:marBottom w:val="0"/>
      <w:divBdr>
        <w:top w:val="none" w:sz="0" w:space="0" w:color="auto"/>
        <w:left w:val="none" w:sz="0" w:space="0" w:color="auto"/>
        <w:bottom w:val="none" w:sz="0" w:space="0" w:color="auto"/>
        <w:right w:val="none" w:sz="0" w:space="0" w:color="auto"/>
      </w:divBdr>
    </w:div>
    <w:div w:id="1669093926">
      <w:bodyDiv w:val="1"/>
      <w:marLeft w:val="0"/>
      <w:marRight w:val="0"/>
      <w:marTop w:val="0"/>
      <w:marBottom w:val="0"/>
      <w:divBdr>
        <w:top w:val="none" w:sz="0" w:space="0" w:color="auto"/>
        <w:left w:val="none" w:sz="0" w:space="0" w:color="auto"/>
        <w:bottom w:val="none" w:sz="0" w:space="0" w:color="auto"/>
        <w:right w:val="none" w:sz="0" w:space="0" w:color="auto"/>
      </w:divBdr>
    </w:div>
    <w:div w:id="1669165096">
      <w:bodyDiv w:val="1"/>
      <w:marLeft w:val="0"/>
      <w:marRight w:val="0"/>
      <w:marTop w:val="0"/>
      <w:marBottom w:val="0"/>
      <w:divBdr>
        <w:top w:val="none" w:sz="0" w:space="0" w:color="auto"/>
        <w:left w:val="none" w:sz="0" w:space="0" w:color="auto"/>
        <w:bottom w:val="none" w:sz="0" w:space="0" w:color="auto"/>
        <w:right w:val="none" w:sz="0" w:space="0" w:color="auto"/>
      </w:divBdr>
    </w:div>
    <w:div w:id="1669484763">
      <w:bodyDiv w:val="1"/>
      <w:marLeft w:val="0"/>
      <w:marRight w:val="0"/>
      <w:marTop w:val="0"/>
      <w:marBottom w:val="0"/>
      <w:divBdr>
        <w:top w:val="none" w:sz="0" w:space="0" w:color="auto"/>
        <w:left w:val="none" w:sz="0" w:space="0" w:color="auto"/>
        <w:bottom w:val="none" w:sz="0" w:space="0" w:color="auto"/>
        <w:right w:val="none" w:sz="0" w:space="0" w:color="auto"/>
      </w:divBdr>
    </w:div>
    <w:div w:id="1669555640">
      <w:bodyDiv w:val="1"/>
      <w:marLeft w:val="0"/>
      <w:marRight w:val="0"/>
      <w:marTop w:val="0"/>
      <w:marBottom w:val="0"/>
      <w:divBdr>
        <w:top w:val="none" w:sz="0" w:space="0" w:color="auto"/>
        <w:left w:val="none" w:sz="0" w:space="0" w:color="auto"/>
        <w:bottom w:val="none" w:sz="0" w:space="0" w:color="auto"/>
        <w:right w:val="none" w:sz="0" w:space="0" w:color="auto"/>
      </w:divBdr>
    </w:div>
    <w:div w:id="1669595434">
      <w:bodyDiv w:val="1"/>
      <w:marLeft w:val="0"/>
      <w:marRight w:val="0"/>
      <w:marTop w:val="0"/>
      <w:marBottom w:val="0"/>
      <w:divBdr>
        <w:top w:val="none" w:sz="0" w:space="0" w:color="auto"/>
        <w:left w:val="none" w:sz="0" w:space="0" w:color="auto"/>
        <w:bottom w:val="none" w:sz="0" w:space="0" w:color="auto"/>
        <w:right w:val="none" w:sz="0" w:space="0" w:color="auto"/>
      </w:divBdr>
    </w:div>
    <w:div w:id="1669598381">
      <w:bodyDiv w:val="1"/>
      <w:marLeft w:val="0"/>
      <w:marRight w:val="0"/>
      <w:marTop w:val="0"/>
      <w:marBottom w:val="0"/>
      <w:divBdr>
        <w:top w:val="none" w:sz="0" w:space="0" w:color="auto"/>
        <w:left w:val="none" w:sz="0" w:space="0" w:color="auto"/>
        <w:bottom w:val="none" w:sz="0" w:space="0" w:color="auto"/>
        <w:right w:val="none" w:sz="0" w:space="0" w:color="auto"/>
      </w:divBdr>
    </w:div>
    <w:div w:id="1669599318">
      <w:bodyDiv w:val="1"/>
      <w:marLeft w:val="0"/>
      <w:marRight w:val="0"/>
      <w:marTop w:val="0"/>
      <w:marBottom w:val="0"/>
      <w:divBdr>
        <w:top w:val="none" w:sz="0" w:space="0" w:color="auto"/>
        <w:left w:val="none" w:sz="0" w:space="0" w:color="auto"/>
        <w:bottom w:val="none" w:sz="0" w:space="0" w:color="auto"/>
        <w:right w:val="none" w:sz="0" w:space="0" w:color="auto"/>
      </w:divBdr>
    </w:div>
    <w:div w:id="1669600238">
      <w:bodyDiv w:val="1"/>
      <w:marLeft w:val="0"/>
      <w:marRight w:val="0"/>
      <w:marTop w:val="0"/>
      <w:marBottom w:val="0"/>
      <w:divBdr>
        <w:top w:val="none" w:sz="0" w:space="0" w:color="auto"/>
        <w:left w:val="none" w:sz="0" w:space="0" w:color="auto"/>
        <w:bottom w:val="none" w:sz="0" w:space="0" w:color="auto"/>
        <w:right w:val="none" w:sz="0" w:space="0" w:color="auto"/>
      </w:divBdr>
    </w:div>
    <w:div w:id="1669669411">
      <w:bodyDiv w:val="1"/>
      <w:marLeft w:val="0"/>
      <w:marRight w:val="0"/>
      <w:marTop w:val="0"/>
      <w:marBottom w:val="0"/>
      <w:divBdr>
        <w:top w:val="none" w:sz="0" w:space="0" w:color="auto"/>
        <w:left w:val="none" w:sz="0" w:space="0" w:color="auto"/>
        <w:bottom w:val="none" w:sz="0" w:space="0" w:color="auto"/>
        <w:right w:val="none" w:sz="0" w:space="0" w:color="auto"/>
      </w:divBdr>
    </w:div>
    <w:div w:id="1669674640">
      <w:bodyDiv w:val="1"/>
      <w:marLeft w:val="0"/>
      <w:marRight w:val="0"/>
      <w:marTop w:val="0"/>
      <w:marBottom w:val="0"/>
      <w:divBdr>
        <w:top w:val="none" w:sz="0" w:space="0" w:color="auto"/>
        <w:left w:val="none" w:sz="0" w:space="0" w:color="auto"/>
        <w:bottom w:val="none" w:sz="0" w:space="0" w:color="auto"/>
        <w:right w:val="none" w:sz="0" w:space="0" w:color="auto"/>
      </w:divBdr>
    </w:div>
    <w:div w:id="1669748962">
      <w:bodyDiv w:val="1"/>
      <w:marLeft w:val="0"/>
      <w:marRight w:val="0"/>
      <w:marTop w:val="0"/>
      <w:marBottom w:val="0"/>
      <w:divBdr>
        <w:top w:val="none" w:sz="0" w:space="0" w:color="auto"/>
        <w:left w:val="none" w:sz="0" w:space="0" w:color="auto"/>
        <w:bottom w:val="none" w:sz="0" w:space="0" w:color="auto"/>
        <w:right w:val="none" w:sz="0" w:space="0" w:color="auto"/>
      </w:divBdr>
    </w:div>
    <w:div w:id="1669751963">
      <w:bodyDiv w:val="1"/>
      <w:marLeft w:val="0"/>
      <w:marRight w:val="0"/>
      <w:marTop w:val="0"/>
      <w:marBottom w:val="0"/>
      <w:divBdr>
        <w:top w:val="none" w:sz="0" w:space="0" w:color="auto"/>
        <w:left w:val="none" w:sz="0" w:space="0" w:color="auto"/>
        <w:bottom w:val="none" w:sz="0" w:space="0" w:color="auto"/>
        <w:right w:val="none" w:sz="0" w:space="0" w:color="auto"/>
      </w:divBdr>
    </w:div>
    <w:div w:id="1669793995">
      <w:bodyDiv w:val="1"/>
      <w:marLeft w:val="0"/>
      <w:marRight w:val="0"/>
      <w:marTop w:val="0"/>
      <w:marBottom w:val="0"/>
      <w:divBdr>
        <w:top w:val="none" w:sz="0" w:space="0" w:color="auto"/>
        <w:left w:val="none" w:sz="0" w:space="0" w:color="auto"/>
        <w:bottom w:val="none" w:sz="0" w:space="0" w:color="auto"/>
        <w:right w:val="none" w:sz="0" w:space="0" w:color="auto"/>
      </w:divBdr>
    </w:div>
    <w:div w:id="1669939380">
      <w:bodyDiv w:val="1"/>
      <w:marLeft w:val="0"/>
      <w:marRight w:val="0"/>
      <w:marTop w:val="0"/>
      <w:marBottom w:val="0"/>
      <w:divBdr>
        <w:top w:val="none" w:sz="0" w:space="0" w:color="auto"/>
        <w:left w:val="none" w:sz="0" w:space="0" w:color="auto"/>
        <w:bottom w:val="none" w:sz="0" w:space="0" w:color="auto"/>
        <w:right w:val="none" w:sz="0" w:space="0" w:color="auto"/>
      </w:divBdr>
    </w:div>
    <w:div w:id="1670330506">
      <w:bodyDiv w:val="1"/>
      <w:marLeft w:val="0"/>
      <w:marRight w:val="0"/>
      <w:marTop w:val="0"/>
      <w:marBottom w:val="0"/>
      <w:divBdr>
        <w:top w:val="none" w:sz="0" w:space="0" w:color="auto"/>
        <w:left w:val="none" w:sz="0" w:space="0" w:color="auto"/>
        <w:bottom w:val="none" w:sz="0" w:space="0" w:color="auto"/>
        <w:right w:val="none" w:sz="0" w:space="0" w:color="auto"/>
      </w:divBdr>
    </w:div>
    <w:div w:id="1670405050">
      <w:bodyDiv w:val="1"/>
      <w:marLeft w:val="0"/>
      <w:marRight w:val="0"/>
      <w:marTop w:val="0"/>
      <w:marBottom w:val="0"/>
      <w:divBdr>
        <w:top w:val="none" w:sz="0" w:space="0" w:color="auto"/>
        <w:left w:val="none" w:sz="0" w:space="0" w:color="auto"/>
        <w:bottom w:val="none" w:sz="0" w:space="0" w:color="auto"/>
        <w:right w:val="none" w:sz="0" w:space="0" w:color="auto"/>
      </w:divBdr>
    </w:div>
    <w:div w:id="1670447927">
      <w:bodyDiv w:val="1"/>
      <w:marLeft w:val="0"/>
      <w:marRight w:val="0"/>
      <w:marTop w:val="0"/>
      <w:marBottom w:val="0"/>
      <w:divBdr>
        <w:top w:val="none" w:sz="0" w:space="0" w:color="auto"/>
        <w:left w:val="none" w:sz="0" w:space="0" w:color="auto"/>
        <w:bottom w:val="none" w:sz="0" w:space="0" w:color="auto"/>
        <w:right w:val="none" w:sz="0" w:space="0" w:color="auto"/>
      </w:divBdr>
    </w:div>
    <w:div w:id="1670522374">
      <w:bodyDiv w:val="1"/>
      <w:marLeft w:val="0"/>
      <w:marRight w:val="0"/>
      <w:marTop w:val="0"/>
      <w:marBottom w:val="0"/>
      <w:divBdr>
        <w:top w:val="none" w:sz="0" w:space="0" w:color="auto"/>
        <w:left w:val="none" w:sz="0" w:space="0" w:color="auto"/>
        <w:bottom w:val="none" w:sz="0" w:space="0" w:color="auto"/>
        <w:right w:val="none" w:sz="0" w:space="0" w:color="auto"/>
      </w:divBdr>
    </w:div>
    <w:div w:id="1670598803">
      <w:bodyDiv w:val="1"/>
      <w:marLeft w:val="0"/>
      <w:marRight w:val="0"/>
      <w:marTop w:val="0"/>
      <w:marBottom w:val="0"/>
      <w:divBdr>
        <w:top w:val="none" w:sz="0" w:space="0" w:color="auto"/>
        <w:left w:val="none" w:sz="0" w:space="0" w:color="auto"/>
        <w:bottom w:val="none" w:sz="0" w:space="0" w:color="auto"/>
        <w:right w:val="none" w:sz="0" w:space="0" w:color="auto"/>
      </w:divBdr>
    </w:div>
    <w:div w:id="1670906256">
      <w:bodyDiv w:val="1"/>
      <w:marLeft w:val="0"/>
      <w:marRight w:val="0"/>
      <w:marTop w:val="0"/>
      <w:marBottom w:val="0"/>
      <w:divBdr>
        <w:top w:val="none" w:sz="0" w:space="0" w:color="auto"/>
        <w:left w:val="none" w:sz="0" w:space="0" w:color="auto"/>
        <w:bottom w:val="none" w:sz="0" w:space="0" w:color="auto"/>
        <w:right w:val="none" w:sz="0" w:space="0" w:color="auto"/>
      </w:divBdr>
    </w:div>
    <w:div w:id="1671102691">
      <w:bodyDiv w:val="1"/>
      <w:marLeft w:val="0"/>
      <w:marRight w:val="0"/>
      <w:marTop w:val="0"/>
      <w:marBottom w:val="0"/>
      <w:divBdr>
        <w:top w:val="none" w:sz="0" w:space="0" w:color="auto"/>
        <w:left w:val="none" w:sz="0" w:space="0" w:color="auto"/>
        <w:bottom w:val="none" w:sz="0" w:space="0" w:color="auto"/>
        <w:right w:val="none" w:sz="0" w:space="0" w:color="auto"/>
      </w:divBdr>
    </w:div>
    <w:div w:id="1671327772">
      <w:bodyDiv w:val="1"/>
      <w:marLeft w:val="0"/>
      <w:marRight w:val="0"/>
      <w:marTop w:val="0"/>
      <w:marBottom w:val="0"/>
      <w:divBdr>
        <w:top w:val="none" w:sz="0" w:space="0" w:color="auto"/>
        <w:left w:val="none" w:sz="0" w:space="0" w:color="auto"/>
        <w:bottom w:val="none" w:sz="0" w:space="0" w:color="auto"/>
        <w:right w:val="none" w:sz="0" w:space="0" w:color="auto"/>
      </w:divBdr>
    </w:div>
    <w:div w:id="1671522872">
      <w:bodyDiv w:val="1"/>
      <w:marLeft w:val="0"/>
      <w:marRight w:val="0"/>
      <w:marTop w:val="0"/>
      <w:marBottom w:val="0"/>
      <w:divBdr>
        <w:top w:val="none" w:sz="0" w:space="0" w:color="auto"/>
        <w:left w:val="none" w:sz="0" w:space="0" w:color="auto"/>
        <w:bottom w:val="none" w:sz="0" w:space="0" w:color="auto"/>
        <w:right w:val="none" w:sz="0" w:space="0" w:color="auto"/>
      </w:divBdr>
    </w:div>
    <w:div w:id="1671561557">
      <w:bodyDiv w:val="1"/>
      <w:marLeft w:val="0"/>
      <w:marRight w:val="0"/>
      <w:marTop w:val="0"/>
      <w:marBottom w:val="0"/>
      <w:divBdr>
        <w:top w:val="none" w:sz="0" w:space="0" w:color="auto"/>
        <w:left w:val="none" w:sz="0" w:space="0" w:color="auto"/>
        <w:bottom w:val="none" w:sz="0" w:space="0" w:color="auto"/>
        <w:right w:val="none" w:sz="0" w:space="0" w:color="auto"/>
      </w:divBdr>
    </w:div>
    <w:div w:id="1671637017">
      <w:bodyDiv w:val="1"/>
      <w:marLeft w:val="0"/>
      <w:marRight w:val="0"/>
      <w:marTop w:val="0"/>
      <w:marBottom w:val="0"/>
      <w:divBdr>
        <w:top w:val="none" w:sz="0" w:space="0" w:color="auto"/>
        <w:left w:val="none" w:sz="0" w:space="0" w:color="auto"/>
        <w:bottom w:val="none" w:sz="0" w:space="0" w:color="auto"/>
        <w:right w:val="none" w:sz="0" w:space="0" w:color="auto"/>
      </w:divBdr>
    </w:div>
    <w:div w:id="1671638798">
      <w:bodyDiv w:val="1"/>
      <w:marLeft w:val="0"/>
      <w:marRight w:val="0"/>
      <w:marTop w:val="0"/>
      <w:marBottom w:val="0"/>
      <w:divBdr>
        <w:top w:val="none" w:sz="0" w:space="0" w:color="auto"/>
        <w:left w:val="none" w:sz="0" w:space="0" w:color="auto"/>
        <w:bottom w:val="none" w:sz="0" w:space="0" w:color="auto"/>
        <w:right w:val="none" w:sz="0" w:space="0" w:color="auto"/>
      </w:divBdr>
    </w:div>
    <w:div w:id="1671912580">
      <w:bodyDiv w:val="1"/>
      <w:marLeft w:val="0"/>
      <w:marRight w:val="0"/>
      <w:marTop w:val="0"/>
      <w:marBottom w:val="0"/>
      <w:divBdr>
        <w:top w:val="none" w:sz="0" w:space="0" w:color="auto"/>
        <w:left w:val="none" w:sz="0" w:space="0" w:color="auto"/>
        <w:bottom w:val="none" w:sz="0" w:space="0" w:color="auto"/>
        <w:right w:val="none" w:sz="0" w:space="0" w:color="auto"/>
      </w:divBdr>
    </w:div>
    <w:div w:id="1671982321">
      <w:bodyDiv w:val="1"/>
      <w:marLeft w:val="0"/>
      <w:marRight w:val="0"/>
      <w:marTop w:val="0"/>
      <w:marBottom w:val="0"/>
      <w:divBdr>
        <w:top w:val="none" w:sz="0" w:space="0" w:color="auto"/>
        <w:left w:val="none" w:sz="0" w:space="0" w:color="auto"/>
        <w:bottom w:val="none" w:sz="0" w:space="0" w:color="auto"/>
        <w:right w:val="none" w:sz="0" w:space="0" w:color="auto"/>
      </w:divBdr>
    </w:div>
    <w:div w:id="1672023627">
      <w:bodyDiv w:val="1"/>
      <w:marLeft w:val="0"/>
      <w:marRight w:val="0"/>
      <w:marTop w:val="0"/>
      <w:marBottom w:val="0"/>
      <w:divBdr>
        <w:top w:val="none" w:sz="0" w:space="0" w:color="auto"/>
        <w:left w:val="none" w:sz="0" w:space="0" w:color="auto"/>
        <w:bottom w:val="none" w:sz="0" w:space="0" w:color="auto"/>
        <w:right w:val="none" w:sz="0" w:space="0" w:color="auto"/>
      </w:divBdr>
    </w:div>
    <w:div w:id="1672101663">
      <w:bodyDiv w:val="1"/>
      <w:marLeft w:val="0"/>
      <w:marRight w:val="0"/>
      <w:marTop w:val="0"/>
      <w:marBottom w:val="0"/>
      <w:divBdr>
        <w:top w:val="none" w:sz="0" w:space="0" w:color="auto"/>
        <w:left w:val="none" w:sz="0" w:space="0" w:color="auto"/>
        <w:bottom w:val="none" w:sz="0" w:space="0" w:color="auto"/>
        <w:right w:val="none" w:sz="0" w:space="0" w:color="auto"/>
      </w:divBdr>
    </w:div>
    <w:div w:id="1672174032">
      <w:bodyDiv w:val="1"/>
      <w:marLeft w:val="0"/>
      <w:marRight w:val="0"/>
      <w:marTop w:val="0"/>
      <w:marBottom w:val="0"/>
      <w:divBdr>
        <w:top w:val="none" w:sz="0" w:space="0" w:color="auto"/>
        <w:left w:val="none" w:sz="0" w:space="0" w:color="auto"/>
        <w:bottom w:val="none" w:sz="0" w:space="0" w:color="auto"/>
        <w:right w:val="none" w:sz="0" w:space="0" w:color="auto"/>
      </w:divBdr>
    </w:div>
    <w:div w:id="1672292648">
      <w:bodyDiv w:val="1"/>
      <w:marLeft w:val="0"/>
      <w:marRight w:val="0"/>
      <w:marTop w:val="0"/>
      <w:marBottom w:val="0"/>
      <w:divBdr>
        <w:top w:val="none" w:sz="0" w:space="0" w:color="auto"/>
        <w:left w:val="none" w:sz="0" w:space="0" w:color="auto"/>
        <w:bottom w:val="none" w:sz="0" w:space="0" w:color="auto"/>
        <w:right w:val="none" w:sz="0" w:space="0" w:color="auto"/>
      </w:divBdr>
    </w:div>
    <w:div w:id="1672293278">
      <w:bodyDiv w:val="1"/>
      <w:marLeft w:val="0"/>
      <w:marRight w:val="0"/>
      <w:marTop w:val="0"/>
      <w:marBottom w:val="0"/>
      <w:divBdr>
        <w:top w:val="none" w:sz="0" w:space="0" w:color="auto"/>
        <w:left w:val="none" w:sz="0" w:space="0" w:color="auto"/>
        <w:bottom w:val="none" w:sz="0" w:space="0" w:color="auto"/>
        <w:right w:val="none" w:sz="0" w:space="0" w:color="auto"/>
      </w:divBdr>
    </w:div>
    <w:div w:id="1672366770">
      <w:bodyDiv w:val="1"/>
      <w:marLeft w:val="0"/>
      <w:marRight w:val="0"/>
      <w:marTop w:val="0"/>
      <w:marBottom w:val="0"/>
      <w:divBdr>
        <w:top w:val="none" w:sz="0" w:space="0" w:color="auto"/>
        <w:left w:val="none" w:sz="0" w:space="0" w:color="auto"/>
        <w:bottom w:val="none" w:sz="0" w:space="0" w:color="auto"/>
        <w:right w:val="none" w:sz="0" w:space="0" w:color="auto"/>
      </w:divBdr>
    </w:div>
    <w:div w:id="1672444655">
      <w:bodyDiv w:val="1"/>
      <w:marLeft w:val="0"/>
      <w:marRight w:val="0"/>
      <w:marTop w:val="0"/>
      <w:marBottom w:val="0"/>
      <w:divBdr>
        <w:top w:val="none" w:sz="0" w:space="0" w:color="auto"/>
        <w:left w:val="none" w:sz="0" w:space="0" w:color="auto"/>
        <w:bottom w:val="none" w:sz="0" w:space="0" w:color="auto"/>
        <w:right w:val="none" w:sz="0" w:space="0" w:color="auto"/>
      </w:divBdr>
    </w:div>
    <w:div w:id="1672489950">
      <w:bodyDiv w:val="1"/>
      <w:marLeft w:val="0"/>
      <w:marRight w:val="0"/>
      <w:marTop w:val="0"/>
      <w:marBottom w:val="0"/>
      <w:divBdr>
        <w:top w:val="none" w:sz="0" w:space="0" w:color="auto"/>
        <w:left w:val="none" w:sz="0" w:space="0" w:color="auto"/>
        <w:bottom w:val="none" w:sz="0" w:space="0" w:color="auto"/>
        <w:right w:val="none" w:sz="0" w:space="0" w:color="auto"/>
      </w:divBdr>
    </w:div>
    <w:div w:id="1672833849">
      <w:bodyDiv w:val="1"/>
      <w:marLeft w:val="0"/>
      <w:marRight w:val="0"/>
      <w:marTop w:val="0"/>
      <w:marBottom w:val="0"/>
      <w:divBdr>
        <w:top w:val="none" w:sz="0" w:space="0" w:color="auto"/>
        <w:left w:val="none" w:sz="0" w:space="0" w:color="auto"/>
        <w:bottom w:val="none" w:sz="0" w:space="0" w:color="auto"/>
        <w:right w:val="none" w:sz="0" w:space="0" w:color="auto"/>
      </w:divBdr>
    </w:div>
    <w:div w:id="1672836590">
      <w:bodyDiv w:val="1"/>
      <w:marLeft w:val="0"/>
      <w:marRight w:val="0"/>
      <w:marTop w:val="0"/>
      <w:marBottom w:val="0"/>
      <w:divBdr>
        <w:top w:val="none" w:sz="0" w:space="0" w:color="auto"/>
        <w:left w:val="none" w:sz="0" w:space="0" w:color="auto"/>
        <w:bottom w:val="none" w:sz="0" w:space="0" w:color="auto"/>
        <w:right w:val="none" w:sz="0" w:space="0" w:color="auto"/>
      </w:divBdr>
    </w:div>
    <w:div w:id="1673099975">
      <w:bodyDiv w:val="1"/>
      <w:marLeft w:val="0"/>
      <w:marRight w:val="0"/>
      <w:marTop w:val="0"/>
      <w:marBottom w:val="0"/>
      <w:divBdr>
        <w:top w:val="none" w:sz="0" w:space="0" w:color="auto"/>
        <w:left w:val="none" w:sz="0" w:space="0" w:color="auto"/>
        <w:bottom w:val="none" w:sz="0" w:space="0" w:color="auto"/>
        <w:right w:val="none" w:sz="0" w:space="0" w:color="auto"/>
      </w:divBdr>
    </w:div>
    <w:div w:id="1673140837">
      <w:bodyDiv w:val="1"/>
      <w:marLeft w:val="0"/>
      <w:marRight w:val="0"/>
      <w:marTop w:val="0"/>
      <w:marBottom w:val="0"/>
      <w:divBdr>
        <w:top w:val="none" w:sz="0" w:space="0" w:color="auto"/>
        <w:left w:val="none" w:sz="0" w:space="0" w:color="auto"/>
        <w:bottom w:val="none" w:sz="0" w:space="0" w:color="auto"/>
        <w:right w:val="none" w:sz="0" w:space="0" w:color="auto"/>
      </w:divBdr>
    </w:div>
    <w:div w:id="1673217957">
      <w:bodyDiv w:val="1"/>
      <w:marLeft w:val="0"/>
      <w:marRight w:val="0"/>
      <w:marTop w:val="0"/>
      <w:marBottom w:val="0"/>
      <w:divBdr>
        <w:top w:val="none" w:sz="0" w:space="0" w:color="auto"/>
        <w:left w:val="none" w:sz="0" w:space="0" w:color="auto"/>
        <w:bottom w:val="none" w:sz="0" w:space="0" w:color="auto"/>
        <w:right w:val="none" w:sz="0" w:space="0" w:color="auto"/>
      </w:divBdr>
    </w:div>
    <w:div w:id="1673218698">
      <w:bodyDiv w:val="1"/>
      <w:marLeft w:val="0"/>
      <w:marRight w:val="0"/>
      <w:marTop w:val="0"/>
      <w:marBottom w:val="0"/>
      <w:divBdr>
        <w:top w:val="none" w:sz="0" w:space="0" w:color="auto"/>
        <w:left w:val="none" w:sz="0" w:space="0" w:color="auto"/>
        <w:bottom w:val="none" w:sz="0" w:space="0" w:color="auto"/>
        <w:right w:val="none" w:sz="0" w:space="0" w:color="auto"/>
      </w:divBdr>
    </w:div>
    <w:div w:id="1673295251">
      <w:bodyDiv w:val="1"/>
      <w:marLeft w:val="0"/>
      <w:marRight w:val="0"/>
      <w:marTop w:val="0"/>
      <w:marBottom w:val="0"/>
      <w:divBdr>
        <w:top w:val="none" w:sz="0" w:space="0" w:color="auto"/>
        <w:left w:val="none" w:sz="0" w:space="0" w:color="auto"/>
        <w:bottom w:val="none" w:sz="0" w:space="0" w:color="auto"/>
        <w:right w:val="none" w:sz="0" w:space="0" w:color="auto"/>
      </w:divBdr>
    </w:div>
    <w:div w:id="1673487561">
      <w:bodyDiv w:val="1"/>
      <w:marLeft w:val="0"/>
      <w:marRight w:val="0"/>
      <w:marTop w:val="0"/>
      <w:marBottom w:val="0"/>
      <w:divBdr>
        <w:top w:val="none" w:sz="0" w:space="0" w:color="auto"/>
        <w:left w:val="none" w:sz="0" w:space="0" w:color="auto"/>
        <w:bottom w:val="none" w:sz="0" w:space="0" w:color="auto"/>
        <w:right w:val="none" w:sz="0" w:space="0" w:color="auto"/>
      </w:divBdr>
    </w:div>
    <w:div w:id="1673532541">
      <w:bodyDiv w:val="1"/>
      <w:marLeft w:val="0"/>
      <w:marRight w:val="0"/>
      <w:marTop w:val="0"/>
      <w:marBottom w:val="0"/>
      <w:divBdr>
        <w:top w:val="none" w:sz="0" w:space="0" w:color="auto"/>
        <w:left w:val="none" w:sz="0" w:space="0" w:color="auto"/>
        <w:bottom w:val="none" w:sz="0" w:space="0" w:color="auto"/>
        <w:right w:val="none" w:sz="0" w:space="0" w:color="auto"/>
      </w:divBdr>
    </w:div>
    <w:div w:id="1673606618">
      <w:bodyDiv w:val="1"/>
      <w:marLeft w:val="0"/>
      <w:marRight w:val="0"/>
      <w:marTop w:val="0"/>
      <w:marBottom w:val="0"/>
      <w:divBdr>
        <w:top w:val="none" w:sz="0" w:space="0" w:color="auto"/>
        <w:left w:val="none" w:sz="0" w:space="0" w:color="auto"/>
        <w:bottom w:val="none" w:sz="0" w:space="0" w:color="auto"/>
        <w:right w:val="none" w:sz="0" w:space="0" w:color="auto"/>
      </w:divBdr>
    </w:div>
    <w:div w:id="1673796697">
      <w:bodyDiv w:val="1"/>
      <w:marLeft w:val="0"/>
      <w:marRight w:val="0"/>
      <w:marTop w:val="0"/>
      <w:marBottom w:val="0"/>
      <w:divBdr>
        <w:top w:val="none" w:sz="0" w:space="0" w:color="auto"/>
        <w:left w:val="none" w:sz="0" w:space="0" w:color="auto"/>
        <w:bottom w:val="none" w:sz="0" w:space="0" w:color="auto"/>
        <w:right w:val="none" w:sz="0" w:space="0" w:color="auto"/>
      </w:divBdr>
    </w:div>
    <w:div w:id="1673871057">
      <w:bodyDiv w:val="1"/>
      <w:marLeft w:val="0"/>
      <w:marRight w:val="0"/>
      <w:marTop w:val="0"/>
      <w:marBottom w:val="0"/>
      <w:divBdr>
        <w:top w:val="none" w:sz="0" w:space="0" w:color="auto"/>
        <w:left w:val="none" w:sz="0" w:space="0" w:color="auto"/>
        <w:bottom w:val="none" w:sz="0" w:space="0" w:color="auto"/>
        <w:right w:val="none" w:sz="0" w:space="0" w:color="auto"/>
      </w:divBdr>
    </w:div>
    <w:div w:id="1673875877">
      <w:bodyDiv w:val="1"/>
      <w:marLeft w:val="0"/>
      <w:marRight w:val="0"/>
      <w:marTop w:val="0"/>
      <w:marBottom w:val="0"/>
      <w:divBdr>
        <w:top w:val="none" w:sz="0" w:space="0" w:color="auto"/>
        <w:left w:val="none" w:sz="0" w:space="0" w:color="auto"/>
        <w:bottom w:val="none" w:sz="0" w:space="0" w:color="auto"/>
        <w:right w:val="none" w:sz="0" w:space="0" w:color="auto"/>
      </w:divBdr>
    </w:div>
    <w:div w:id="1674070160">
      <w:bodyDiv w:val="1"/>
      <w:marLeft w:val="0"/>
      <w:marRight w:val="0"/>
      <w:marTop w:val="0"/>
      <w:marBottom w:val="0"/>
      <w:divBdr>
        <w:top w:val="none" w:sz="0" w:space="0" w:color="auto"/>
        <w:left w:val="none" w:sz="0" w:space="0" w:color="auto"/>
        <w:bottom w:val="none" w:sz="0" w:space="0" w:color="auto"/>
        <w:right w:val="none" w:sz="0" w:space="0" w:color="auto"/>
      </w:divBdr>
    </w:div>
    <w:div w:id="1674407515">
      <w:bodyDiv w:val="1"/>
      <w:marLeft w:val="0"/>
      <w:marRight w:val="0"/>
      <w:marTop w:val="0"/>
      <w:marBottom w:val="0"/>
      <w:divBdr>
        <w:top w:val="none" w:sz="0" w:space="0" w:color="auto"/>
        <w:left w:val="none" w:sz="0" w:space="0" w:color="auto"/>
        <w:bottom w:val="none" w:sz="0" w:space="0" w:color="auto"/>
        <w:right w:val="none" w:sz="0" w:space="0" w:color="auto"/>
      </w:divBdr>
    </w:div>
    <w:div w:id="1674409703">
      <w:bodyDiv w:val="1"/>
      <w:marLeft w:val="0"/>
      <w:marRight w:val="0"/>
      <w:marTop w:val="0"/>
      <w:marBottom w:val="0"/>
      <w:divBdr>
        <w:top w:val="none" w:sz="0" w:space="0" w:color="auto"/>
        <w:left w:val="none" w:sz="0" w:space="0" w:color="auto"/>
        <w:bottom w:val="none" w:sz="0" w:space="0" w:color="auto"/>
        <w:right w:val="none" w:sz="0" w:space="0" w:color="auto"/>
      </w:divBdr>
    </w:div>
    <w:div w:id="1674642088">
      <w:bodyDiv w:val="1"/>
      <w:marLeft w:val="0"/>
      <w:marRight w:val="0"/>
      <w:marTop w:val="0"/>
      <w:marBottom w:val="0"/>
      <w:divBdr>
        <w:top w:val="none" w:sz="0" w:space="0" w:color="auto"/>
        <w:left w:val="none" w:sz="0" w:space="0" w:color="auto"/>
        <w:bottom w:val="none" w:sz="0" w:space="0" w:color="auto"/>
        <w:right w:val="none" w:sz="0" w:space="0" w:color="auto"/>
      </w:divBdr>
    </w:div>
    <w:div w:id="1674722433">
      <w:bodyDiv w:val="1"/>
      <w:marLeft w:val="0"/>
      <w:marRight w:val="0"/>
      <w:marTop w:val="0"/>
      <w:marBottom w:val="0"/>
      <w:divBdr>
        <w:top w:val="none" w:sz="0" w:space="0" w:color="auto"/>
        <w:left w:val="none" w:sz="0" w:space="0" w:color="auto"/>
        <w:bottom w:val="none" w:sz="0" w:space="0" w:color="auto"/>
        <w:right w:val="none" w:sz="0" w:space="0" w:color="auto"/>
      </w:divBdr>
    </w:div>
    <w:div w:id="1675061389">
      <w:bodyDiv w:val="1"/>
      <w:marLeft w:val="0"/>
      <w:marRight w:val="0"/>
      <w:marTop w:val="0"/>
      <w:marBottom w:val="0"/>
      <w:divBdr>
        <w:top w:val="none" w:sz="0" w:space="0" w:color="auto"/>
        <w:left w:val="none" w:sz="0" w:space="0" w:color="auto"/>
        <w:bottom w:val="none" w:sz="0" w:space="0" w:color="auto"/>
        <w:right w:val="none" w:sz="0" w:space="0" w:color="auto"/>
      </w:divBdr>
    </w:div>
    <w:div w:id="1675106520">
      <w:bodyDiv w:val="1"/>
      <w:marLeft w:val="0"/>
      <w:marRight w:val="0"/>
      <w:marTop w:val="0"/>
      <w:marBottom w:val="0"/>
      <w:divBdr>
        <w:top w:val="none" w:sz="0" w:space="0" w:color="auto"/>
        <w:left w:val="none" w:sz="0" w:space="0" w:color="auto"/>
        <w:bottom w:val="none" w:sz="0" w:space="0" w:color="auto"/>
        <w:right w:val="none" w:sz="0" w:space="0" w:color="auto"/>
      </w:divBdr>
    </w:div>
    <w:div w:id="1675378806">
      <w:bodyDiv w:val="1"/>
      <w:marLeft w:val="0"/>
      <w:marRight w:val="0"/>
      <w:marTop w:val="0"/>
      <w:marBottom w:val="0"/>
      <w:divBdr>
        <w:top w:val="none" w:sz="0" w:space="0" w:color="auto"/>
        <w:left w:val="none" w:sz="0" w:space="0" w:color="auto"/>
        <w:bottom w:val="none" w:sz="0" w:space="0" w:color="auto"/>
        <w:right w:val="none" w:sz="0" w:space="0" w:color="auto"/>
      </w:divBdr>
    </w:div>
    <w:div w:id="1675451346">
      <w:bodyDiv w:val="1"/>
      <w:marLeft w:val="0"/>
      <w:marRight w:val="0"/>
      <w:marTop w:val="0"/>
      <w:marBottom w:val="0"/>
      <w:divBdr>
        <w:top w:val="none" w:sz="0" w:space="0" w:color="auto"/>
        <w:left w:val="none" w:sz="0" w:space="0" w:color="auto"/>
        <w:bottom w:val="none" w:sz="0" w:space="0" w:color="auto"/>
        <w:right w:val="none" w:sz="0" w:space="0" w:color="auto"/>
      </w:divBdr>
    </w:div>
    <w:div w:id="1675572010">
      <w:bodyDiv w:val="1"/>
      <w:marLeft w:val="0"/>
      <w:marRight w:val="0"/>
      <w:marTop w:val="0"/>
      <w:marBottom w:val="0"/>
      <w:divBdr>
        <w:top w:val="none" w:sz="0" w:space="0" w:color="auto"/>
        <w:left w:val="none" w:sz="0" w:space="0" w:color="auto"/>
        <w:bottom w:val="none" w:sz="0" w:space="0" w:color="auto"/>
        <w:right w:val="none" w:sz="0" w:space="0" w:color="auto"/>
      </w:divBdr>
    </w:div>
    <w:div w:id="1675642131">
      <w:bodyDiv w:val="1"/>
      <w:marLeft w:val="0"/>
      <w:marRight w:val="0"/>
      <w:marTop w:val="0"/>
      <w:marBottom w:val="0"/>
      <w:divBdr>
        <w:top w:val="none" w:sz="0" w:space="0" w:color="auto"/>
        <w:left w:val="none" w:sz="0" w:space="0" w:color="auto"/>
        <w:bottom w:val="none" w:sz="0" w:space="0" w:color="auto"/>
        <w:right w:val="none" w:sz="0" w:space="0" w:color="auto"/>
      </w:divBdr>
    </w:div>
    <w:div w:id="1676032076">
      <w:bodyDiv w:val="1"/>
      <w:marLeft w:val="0"/>
      <w:marRight w:val="0"/>
      <w:marTop w:val="0"/>
      <w:marBottom w:val="0"/>
      <w:divBdr>
        <w:top w:val="none" w:sz="0" w:space="0" w:color="auto"/>
        <w:left w:val="none" w:sz="0" w:space="0" w:color="auto"/>
        <w:bottom w:val="none" w:sz="0" w:space="0" w:color="auto"/>
        <w:right w:val="none" w:sz="0" w:space="0" w:color="auto"/>
      </w:divBdr>
    </w:div>
    <w:div w:id="1676345508">
      <w:bodyDiv w:val="1"/>
      <w:marLeft w:val="0"/>
      <w:marRight w:val="0"/>
      <w:marTop w:val="0"/>
      <w:marBottom w:val="0"/>
      <w:divBdr>
        <w:top w:val="none" w:sz="0" w:space="0" w:color="auto"/>
        <w:left w:val="none" w:sz="0" w:space="0" w:color="auto"/>
        <w:bottom w:val="none" w:sz="0" w:space="0" w:color="auto"/>
        <w:right w:val="none" w:sz="0" w:space="0" w:color="auto"/>
      </w:divBdr>
    </w:div>
    <w:div w:id="1676420673">
      <w:bodyDiv w:val="1"/>
      <w:marLeft w:val="0"/>
      <w:marRight w:val="0"/>
      <w:marTop w:val="0"/>
      <w:marBottom w:val="0"/>
      <w:divBdr>
        <w:top w:val="none" w:sz="0" w:space="0" w:color="auto"/>
        <w:left w:val="none" w:sz="0" w:space="0" w:color="auto"/>
        <w:bottom w:val="none" w:sz="0" w:space="0" w:color="auto"/>
        <w:right w:val="none" w:sz="0" w:space="0" w:color="auto"/>
      </w:divBdr>
    </w:div>
    <w:div w:id="1676491562">
      <w:bodyDiv w:val="1"/>
      <w:marLeft w:val="0"/>
      <w:marRight w:val="0"/>
      <w:marTop w:val="0"/>
      <w:marBottom w:val="0"/>
      <w:divBdr>
        <w:top w:val="none" w:sz="0" w:space="0" w:color="auto"/>
        <w:left w:val="none" w:sz="0" w:space="0" w:color="auto"/>
        <w:bottom w:val="none" w:sz="0" w:space="0" w:color="auto"/>
        <w:right w:val="none" w:sz="0" w:space="0" w:color="auto"/>
      </w:divBdr>
    </w:div>
    <w:div w:id="1676493272">
      <w:bodyDiv w:val="1"/>
      <w:marLeft w:val="0"/>
      <w:marRight w:val="0"/>
      <w:marTop w:val="0"/>
      <w:marBottom w:val="0"/>
      <w:divBdr>
        <w:top w:val="none" w:sz="0" w:space="0" w:color="auto"/>
        <w:left w:val="none" w:sz="0" w:space="0" w:color="auto"/>
        <w:bottom w:val="none" w:sz="0" w:space="0" w:color="auto"/>
        <w:right w:val="none" w:sz="0" w:space="0" w:color="auto"/>
      </w:divBdr>
    </w:div>
    <w:div w:id="1676496339">
      <w:bodyDiv w:val="1"/>
      <w:marLeft w:val="0"/>
      <w:marRight w:val="0"/>
      <w:marTop w:val="0"/>
      <w:marBottom w:val="0"/>
      <w:divBdr>
        <w:top w:val="none" w:sz="0" w:space="0" w:color="auto"/>
        <w:left w:val="none" w:sz="0" w:space="0" w:color="auto"/>
        <w:bottom w:val="none" w:sz="0" w:space="0" w:color="auto"/>
        <w:right w:val="none" w:sz="0" w:space="0" w:color="auto"/>
      </w:divBdr>
    </w:div>
    <w:div w:id="1676567146">
      <w:bodyDiv w:val="1"/>
      <w:marLeft w:val="0"/>
      <w:marRight w:val="0"/>
      <w:marTop w:val="0"/>
      <w:marBottom w:val="0"/>
      <w:divBdr>
        <w:top w:val="none" w:sz="0" w:space="0" w:color="auto"/>
        <w:left w:val="none" w:sz="0" w:space="0" w:color="auto"/>
        <w:bottom w:val="none" w:sz="0" w:space="0" w:color="auto"/>
        <w:right w:val="none" w:sz="0" w:space="0" w:color="auto"/>
      </w:divBdr>
    </w:div>
    <w:div w:id="1676804948">
      <w:bodyDiv w:val="1"/>
      <w:marLeft w:val="0"/>
      <w:marRight w:val="0"/>
      <w:marTop w:val="0"/>
      <w:marBottom w:val="0"/>
      <w:divBdr>
        <w:top w:val="none" w:sz="0" w:space="0" w:color="auto"/>
        <w:left w:val="none" w:sz="0" w:space="0" w:color="auto"/>
        <w:bottom w:val="none" w:sz="0" w:space="0" w:color="auto"/>
        <w:right w:val="none" w:sz="0" w:space="0" w:color="auto"/>
      </w:divBdr>
    </w:div>
    <w:div w:id="1677003835">
      <w:bodyDiv w:val="1"/>
      <w:marLeft w:val="0"/>
      <w:marRight w:val="0"/>
      <w:marTop w:val="0"/>
      <w:marBottom w:val="0"/>
      <w:divBdr>
        <w:top w:val="none" w:sz="0" w:space="0" w:color="auto"/>
        <w:left w:val="none" w:sz="0" w:space="0" w:color="auto"/>
        <w:bottom w:val="none" w:sz="0" w:space="0" w:color="auto"/>
        <w:right w:val="none" w:sz="0" w:space="0" w:color="auto"/>
      </w:divBdr>
    </w:div>
    <w:div w:id="1677461335">
      <w:bodyDiv w:val="1"/>
      <w:marLeft w:val="0"/>
      <w:marRight w:val="0"/>
      <w:marTop w:val="0"/>
      <w:marBottom w:val="0"/>
      <w:divBdr>
        <w:top w:val="none" w:sz="0" w:space="0" w:color="auto"/>
        <w:left w:val="none" w:sz="0" w:space="0" w:color="auto"/>
        <w:bottom w:val="none" w:sz="0" w:space="0" w:color="auto"/>
        <w:right w:val="none" w:sz="0" w:space="0" w:color="auto"/>
      </w:divBdr>
    </w:div>
    <w:div w:id="1677533250">
      <w:bodyDiv w:val="1"/>
      <w:marLeft w:val="0"/>
      <w:marRight w:val="0"/>
      <w:marTop w:val="0"/>
      <w:marBottom w:val="0"/>
      <w:divBdr>
        <w:top w:val="none" w:sz="0" w:space="0" w:color="auto"/>
        <w:left w:val="none" w:sz="0" w:space="0" w:color="auto"/>
        <w:bottom w:val="none" w:sz="0" w:space="0" w:color="auto"/>
        <w:right w:val="none" w:sz="0" w:space="0" w:color="auto"/>
      </w:divBdr>
    </w:div>
    <w:div w:id="1677535779">
      <w:bodyDiv w:val="1"/>
      <w:marLeft w:val="0"/>
      <w:marRight w:val="0"/>
      <w:marTop w:val="0"/>
      <w:marBottom w:val="0"/>
      <w:divBdr>
        <w:top w:val="none" w:sz="0" w:space="0" w:color="auto"/>
        <w:left w:val="none" w:sz="0" w:space="0" w:color="auto"/>
        <w:bottom w:val="none" w:sz="0" w:space="0" w:color="auto"/>
        <w:right w:val="none" w:sz="0" w:space="0" w:color="auto"/>
      </w:divBdr>
    </w:div>
    <w:div w:id="1677536185">
      <w:bodyDiv w:val="1"/>
      <w:marLeft w:val="0"/>
      <w:marRight w:val="0"/>
      <w:marTop w:val="0"/>
      <w:marBottom w:val="0"/>
      <w:divBdr>
        <w:top w:val="none" w:sz="0" w:space="0" w:color="auto"/>
        <w:left w:val="none" w:sz="0" w:space="0" w:color="auto"/>
        <w:bottom w:val="none" w:sz="0" w:space="0" w:color="auto"/>
        <w:right w:val="none" w:sz="0" w:space="0" w:color="auto"/>
      </w:divBdr>
    </w:div>
    <w:div w:id="1677537415">
      <w:bodyDiv w:val="1"/>
      <w:marLeft w:val="0"/>
      <w:marRight w:val="0"/>
      <w:marTop w:val="0"/>
      <w:marBottom w:val="0"/>
      <w:divBdr>
        <w:top w:val="none" w:sz="0" w:space="0" w:color="auto"/>
        <w:left w:val="none" w:sz="0" w:space="0" w:color="auto"/>
        <w:bottom w:val="none" w:sz="0" w:space="0" w:color="auto"/>
        <w:right w:val="none" w:sz="0" w:space="0" w:color="auto"/>
      </w:divBdr>
    </w:div>
    <w:div w:id="1677803578">
      <w:bodyDiv w:val="1"/>
      <w:marLeft w:val="0"/>
      <w:marRight w:val="0"/>
      <w:marTop w:val="0"/>
      <w:marBottom w:val="0"/>
      <w:divBdr>
        <w:top w:val="none" w:sz="0" w:space="0" w:color="auto"/>
        <w:left w:val="none" w:sz="0" w:space="0" w:color="auto"/>
        <w:bottom w:val="none" w:sz="0" w:space="0" w:color="auto"/>
        <w:right w:val="none" w:sz="0" w:space="0" w:color="auto"/>
      </w:divBdr>
    </w:div>
    <w:div w:id="1677876792">
      <w:bodyDiv w:val="1"/>
      <w:marLeft w:val="0"/>
      <w:marRight w:val="0"/>
      <w:marTop w:val="0"/>
      <w:marBottom w:val="0"/>
      <w:divBdr>
        <w:top w:val="none" w:sz="0" w:space="0" w:color="auto"/>
        <w:left w:val="none" w:sz="0" w:space="0" w:color="auto"/>
        <w:bottom w:val="none" w:sz="0" w:space="0" w:color="auto"/>
        <w:right w:val="none" w:sz="0" w:space="0" w:color="auto"/>
      </w:divBdr>
    </w:div>
    <w:div w:id="1677996739">
      <w:bodyDiv w:val="1"/>
      <w:marLeft w:val="0"/>
      <w:marRight w:val="0"/>
      <w:marTop w:val="0"/>
      <w:marBottom w:val="0"/>
      <w:divBdr>
        <w:top w:val="none" w:sz="0" w:space="0" w:color="auto"/>
        <w:left w:val="none" w:sz="0" w:space="0" w:color="auto"/>
        <w:bottom w:val="none" w:sz="0" w:space="0" w:color="auto"/>
        <w:right w:val="none" w:sz="0" w:space="0" w:color="auto"/>
      </w:divBdr>
    </w:div>
    <w:div w:id="1678077983">
      <w:bodyDiv w:val="1"/>
      <w:marLeft w:val="0"/>
      <w:marRight w:val="0"/>
      <w:marTop w:val="0"/>
      <w:marBottom w:val="0"/>
      <w:divBdr>
        <w:top w:val="none" w:sz="0" w:space="0" w:color="auto"/>
        <w:left w:val="none" w:sz="0" w:space="0" w:color="auto"/>
        <w:bottom w:val="none" w:sz="0" w:space="0" w:color="auto"/>
        <w:right w:val="none" w:sz="0" w:space="0" w:color="auto"/>
      </w:divBdr>
    </w:div>
    <w:div w:id="1678263250">
      <w:bodyDiv w:val="1"/>
      <w:marLeft w:val="0"/>
      <w:marRight w:val="0"/>
      <w:marTop w:val="0"/>
      <w:marBottom w:val="0"/>
      <w:divBdr>
        <w:top w:val="none" w:sz="0" w:space="0" w:color="auto"/>
        <w:left w:val="none" w:sz="0" w:space="0" w:color="auto"/>
        <w:bottom w:val="none" w:sz="0" w:space="0" w:color="auto"/>
        <w:right w:val="none" w:sz="0" w:space="0" w:color="auto"/>
      </w:divBdr>
    </w:div>
    <w:div w:id="1679306902">
      <w:bodyDiv w:val="1"/>
      <w:marLeft w:val="0"/>
      <w:marRight w:val="0"/>
      <w:marTop w:val="0"/>
      <w:marBottom w:val="0"/>
      <w:divBdr>
        <w:top w:val="none" w:sz="0" w:space="0" w:color="auto"/>
        <w:left w:val="none" w:sz="0" w:space="0" w:color="auto"/>
        <w:bottom w:val="none" w:sz="0" w:space="0" w:color="auto"/>
        <w:right w:val="none" w:sz="0" w:space="0" w:color="auto"/>
      </w:divBdr>
    </w:div>
    <w:div w:id="1679654775">
      <w:bodyDiv w:val="1"/>
      <w:marLeft w:val="0"/>
      <w:marRight w:val="0"/>
      <w:marTop w:val="0"/>
      <w:marBottom w:val="0"/>
      <w:divBdr>
        <w:top w:val="none" w:sz="0" w:space="0" w:color="auto"/>
        <w:left w:val="none" w:sz="0" w:space="0" w:color="auto"/>
        <w:bottom w:val="none" w:sz="0" w:space="0" w:color="auto"/>
        <w:right w:val="none" w:sz="0" w:space="0" w:color="auto"/>
      </w:divBdr>
    </w:div>
    <w:div w:id="1679699951">
      <w:bodyDiv w:val="1"/>
      <w:marLeft w:val="0"/>
      <w:marRight w:val="0"/>
      <w:marTop w:val="0"/>
      <w:marBottom w:val="0"/>
      <w:divBdr>
        <w:top w:val="none" w:sz="0" w:space="0" w:color="auto"/>
        <w:left w:val="none" w:sz="0" w:space="0" w:color="auto"/>
        <w:bottom w:val="none" w:sz="0" w:space="0" w:color="auto"/>
        <w:right w:val="none" w:sz="0" w:space="0" w:color="auto"/>
      </w:divBdr>
    </w:div>
    <w:div w:id="1679768509">
      <w:bodyDiv w:val="1"/>
      <w:marLeft w:val="0"/>
      <w:marRight w:val="0"/>
      <w:marTop w:val="0"/>
      <w:marBottom w:val="0"/>
      <w:divBdr>
        <w:top w:val="none" w:sz="0" w:space="0" w:color="auto"/>
        <w:left w:val="none" w:sz="0" w:space="0" w:color="auto"/>
        <w:bottom w:val="none" w:sz="0" w:space="0" w:color="auto"/>
        <w:right w:val="none" w:sz="0" w:space="0" w:color="auto"/>
      </w:divBdr>
    </w:div>
    <w:div w:id="1679770352">
      <w:bodyDiv w:val="1"/>
      <w:marLeft w:val="0"/>
      <w:marRight w:val="0"/>
      <w:marTop w:val="0"/>
      <w:marBottom w:val="0"/>
      <w:divBdr>
        <w:top w:val="none" w:sz="0" w:space="0" w:color="auto"/>
        <w:left w:val="none" w:sz="0" w:space="0" w:color="auto"/>
        <w:bottom w:val="none" w:sz="0" w:space="0" w:color="auto"/>
        <w:right w:val="none" w:sz="0" w:space="0" w:color="auto"/>
      </w:divBdr>
    </w:div>
    <w:div w:id="1679845502">
      <w:bodyDiv w:val="1"/>
      <w:marLeft w:val="0"/>
      <w:marRight w:val="0"/>
      <w:marTop w:val="0"/>
      <w:marBottom w:val="0"/>
      <w:divBdr>
        <w:top w:val="none" w:sz="0" w:space="0" w:color="auto"/>
        <w:left w:val="none" w:sz="0" w:space="0" w:color="auto"/>
        <w:bottom w:val="none" w:sz="0" w:space="0" w:color="auto"/>
        <w:right w:val="none" w:sz="0" w:space="0" w:color="auto"/>
      </w:divBdr>
    </w:div>
    <w:div w:id="1680113504">
      <w:bodyDiv w:val="1"/>
      <w:marLeft w:val="0"/>
      <w:marRight w:val="0"/>
      <w:marTop w:val="0"/>
      <w:marBottom w:val="0"/>
      <w:divBdr>
        <w:top w:val="none" w:sz="0" w:space="0" w:color="auto"/>
        <w:left w:val="none" w:sz="0" w:space="0" w:color="auto"/>
        <w:bottom w:val="none" w:sz="0" w:space="0" w:color="auto"/>
        <w:right w:val="none" w:sz="0" w:space="0" w:color="auto"/>
      </w:divBdr>
    </w:div>
    <w:div w:id="1680229375">
      <w:bodyDiv w:val="1"/>
      <w:marLeft w:val="0"/>
      <w:marRight w:val="0"/>
      <w:marTop w:val="0"/>
      <w:marBottom w:val="0"/>
      <w:divBdr>
        <w:top w:val="none" w:sz="0" w:space="0" w:color="auto"/>
        <w:left w:val="none" w:sz="0" w:space="0" w:color="auto"/>
        <w:bottom w:val="none" w:sz="0" w:space="0" w:color="auto"/>
        <w:right w:val="none" w:sz="0" w:space="0" w:color="auto"/>
      </w:divBdr>
    </w:div>
    <w:div w:id="1680303479">
      <w:bodyDiv w:val="1"/>
      <w:marLeft w:val="0"/>
      <w:marRight w:val="0"/>
      <w:marTop w:val="0"/>
      <w:marBottom w:val="0"/>
      <w:divBdr>
        <w:top w:val="none" w:sz="0" w:space="0" w:color="auto"/>
        <w:left w:val="none" w:sz="0" w:space="0" w:color="auto"/>
        <w:bottom w:val="none" w:sz="0" w:space="0" w:color="auto"/>
        <w:right w:val="none" w:sz="0" w:space="0" w:color="auto"/>
      </w:divBdr>
    </w:div>
    <w:div w:id="1680504841">
      <w:bodyDiv w:val="1"/>
      <w:marLeft w:val="0"/>
      <w:marRight w:val="0"/>
      <w:marTop w:val="0"/>
      <w:marBottom w:val="0"/>
      <w:divBdr>
        <w:top w:val="none" w:sz="0" w:space="0" w:color="auto"/>
        <w:left w:val="none" w:sz="0" w:space="0" w:color="auto"/>
        <w:bottom w:val="none" w:sz="0" w:space="0" w:color="auto"/>
        <w:right w:val="none" w:sz="0" w:space="0" w:color="auto"/>
      </w:divBdr>
    </w:div>
    <w:div w:id="1680548944">
      <w:bodyDiv w:val="1"/>
      <w:marLeft w:val="0"/>
      <w:marRight w:val="0"/>
      <w:marTop w:val="0"/>
      <w:marBottom w:val="0"/>
      <w:divBdr>
        <w:top w:val="none" w:sz="0" w:space="0" w:color="auto"/>
        <w:left w:val="none" w:sz="0" w:space="0" w:color="auto"/>
        <w:bottom w:val="none" w:sz="0" w:space="0" w:color="auto"/>
        <w:right w:val="none" w:sz="0" w:space="0" w:color="auto"/>
      </w:divBdr>
    </w:div>
    <w:div w:id="1680620669">
      <w:bodyDiv w:val="1"/>
      <w:marLeft w:val="0"/>
      <w:marRight w:val="0"/>
      <w:marTop w:val="0"/>
      <w:marBottom w:val="0"/>
      <w:divBdr>
        <w:top w:val="none" w:sz="0" w:space="0" w:color="auto"/>
        <w:left w:val="none" w:sz="0" w:space="0" w:color="auto"/>
        <w:bottom w:val="none" w:sz="0" w:space="0" w:color="auto"/>
        <w:right w:val="none" w:sz="0" w:space="0" w:color="auto"/>
      </w:divBdr>
    </w:div>
    <w:div w:id="1680699838">
      <w:bodyDiv w:val="1"/>
      <w:marLeft w:val="0"/>
      <w:marRight w:val="0"/>
      <w:marTop w:val="0"/>
      <w:marBottom w:val="0"/>
      <w:divBdr>
        <w:top w:val="none" w:sz="0" w:space="0" w:color="auto"/>
        <w:left w:val="none" w:sz="0" w:space="0" w:color="auto"/>
        <w:bottom w:val="none" w:sz="0" w:space="0" w:color="auto"/>
        <w:right w:val="none" w:sz="0" w:space="0" w:color="auto"/>
      </w:divBdr>
    </w:div>
    <w:div w:id="1681006881">
      <w:bodyDiv w:val="1"/>
      <w:marLeft w:val="0"/>
      <w:marRight w:val="0"/>
      <w:marTop w:val="0"/>
      <w:marBottom w:val="0"/>
      <w:divBdr>
        <w:top w:val="none" w:sz="0" w:space="0" w:color="auto"/>
        <w:left w:val="none" w:sz="0" w:space="0" w:color="auto"/>
        <w:bottom w:val="none" w:sz="0" w:space="0" w:color="auto"/>
        <w:right w:val="none" w:sz="0" w:space="0" w:color="auto"/>
      </w:divBdr>
    </w:div>
    <w:div w:id="1681078679">
      <w:bodyDiv w:val="1"/>
      <w:marLeft w:val="0"/>
      <w:marRight w:val="0"/>
      <w:marTop w:val="0"/>
      <w:marBottom w:val="0"/>
      <w:divBdr>
        <w:top w:val="none" w:sz="0" w:space="0" w:color="auto"/>
        <w:left w:val="none" w:sz="0" w:space="0" w:color="auto"/>
        <w:bottom w:val="none" w:sz="0" w:space="0" w:color="auto"/>
        <w:right w:val="none" w:sz="0" w:space="0" w:color="auto"/>
      </w:divBdr>
    </w:div>
    <w:div w:id="1681278554">
      <w:bodyDiv w:val="1"/>
      <w:marLeft w:val="0"/>
      <w:marRight w:val="0"/>
      <w:marTop w:val="0"/>
      <w:marBottom w:val="0"/>
      <w:divBdr>
        <w:top w:val="none" w:sz="0" w:space="0" w:color="auto"/>
        <w:left w:val="none" w:sz="0" w:space="0" w:color="auto"/>
        <w:bottom w:val="none" w:sz="0" w:space="0" w:color="auto"/>
        <w:right w:val="none" w:sz="0" w:space="0" w:color="auto"/>
      </w:divBdr>
    </w:div>
    <w:div w:id="1681348572">
      <w:bodyDiv w:val="1"/>
      <w:marLeft w:val="0"/>
      <w:marRight w:val="0"/>
      <w:marTop w:val="0"/>
      <w:marBottom w:val="0"/>
      <w:divBdr>
        <w:top w:val="none" w:sz="0" w:space="0" w:color="auto"/>
        <w:left w:val="none" w:sz="0" w:space="0" w:color="auto"/>
        <w:bottom w:val="none" w:sz="0" w:space="0" w:color="auto"/>
        <w:right w:val="none" w:sz="0" w:space="0" w:color="auto"/>
      </w:divBdr>
    </w:div>
    <w:div w:id="1681662522">
      <w:bodyDiv w:val="1"/>
      <w:marLeft w:val="0"/>
      <w:marRight w:val="0"/>
      <w:marTop w:val="0"/>
      <w:marBottom w:val="0"/>
      <w:divBdr>
        <w:top w:val="none" w:sz="0" w:space="0" w:color="auto"/>
        <w:left w:val="none" w:sz="0" w:space="0" w:color="auto"/>
        <w:bottom w:val="none" w:sz="0" w:space="0" w:color="auto"/>
        <w:right w:val="none" w:sz="0" w:space="0" w:color="auto"/>
      </w:divBdr>
    </w:div>
    <w:div w:id="1681856423">
      <w:bodyDiv w:val="1"/>
      <w:marLeft w:val="0"/>
      <w:marRight w:val="0"/>
      <w:marTop w:val="0"/>
      <w:marBottom w:val="0"/>
      <w:divBdr>
        <w:top w:val="none" w:sz="0" w:space="0" w:color="auto"/>
        <w:left w:val="none" w:sz="0" w:space="0" w:color="auto"/>
        <w:bottom w:val="none" w:sz="0" w:space="0" w:color="auto"/>
        <w:right w:val="none" w:sz="0" w:space="0" w:color="auto"/>
      </w:divBdr>
    </w:div>
    <w:div w:id="1682126700">
      <w:bodyDiv w:val="1"/>
      <w:marLeft w:val="0"/>
      <w:marRight w:val="0"/>
      <w:marTop w:val="0"/>
      <w:marBottom w:val="0"/>
      <w:divBdr>
        <w:top w:val="none" w:sz="0" w:space="0" w:color="auto"/>
        <w:left w:val="none" w:sz="0" w:space="0" w:color="auto"/>
        <w:bottom w:val="none" w:sz="0" w:space="0" w:color="auto"/>
        <w:right w:val="none" w:sz="0" w:space="0" w:color="auto"/>
      </w:divBdr>
    </w:div>
    <w:div w:id="1682246105">
      <w:bodyDiv w:val="1"/>
      <w:marLeft w:val="0"/>
      <w:marRight w:val="0"/>
      <w:marTop w:val="0"/>
      <w:marBottom w:val="0"/>
      <w:divBdr>
        <w:top w:val="none" w:sz="0" w:space="0" w:color="auto"/>
        <w:left w:val="none" w:sz="0" w:space="0" w:color="auto"/>
        <w:bottom w:val="none" w:sz="0" w:space="0" w:color="auto"/>
        <w:right w:val="none" w:sz="0" w:space="0" w:color="auto"/>
      </w:divBdr>
    </w:div>
    <w:div w:id="1682272352">
      <w:bodyDiv w:val="1"/>
      <w:marLeft w:val="0"/>
      <w:marRight w:val="0"/>
      <w:marTop w:val="0"/>
      <w:marBottom w:val="0"/>
      <w:divBdr>
        <w:top w:val="none" w:sz="0" w:space="0" w:color="auto"/>
        <w:left w:val="none" w:sz="0" w:space="0" w:color="auto"/>
        <w:bottom w:val="none" w:sz="0" w:space="0" w:color="auto"/>
        <w:right w:val="none" w:sz="0" w:space="0" w:color="auto"/>
      </w:divBdr>
    </w:div>
    <w:div w:id="1682388635">
      <w:bodyDiv w:val="1"/>
      <w:marLeft w:val="0"/>
      <w:marRight w:val="0"/>
      <w:marTop w:val="0"/>
      <w:marBottom w:val="0"/>
      <w:divBdr>
        <w:top w:val="none" w:sz="0" w:space="0" w:color="auto"/>
        <w:left w:val="none" w:sz="0" w:space="0" w:color="auto"/>
        <w:bottom w:val="none" w:sz="0" w:space="0" w:color="auto"/>
        <w:right w:val="none" w:sz="0" w:space="0" w:color="auto"/>
      </w:divBdr>
    </w:div>
    <w:div w:id="1682657529">
      <w:bodyDiv w:val="1"/>
      <w:marLeft w:val="0"/>
      <w:marRight w:val="0"/>
      <w:marTop w:val="0"/>
      <w:marBottom w:val="0"/>
      <w:divBdr>
        <w:top w:val="none" w:sz="0" w:space="0" w:color="auto"/>
        <w:left w:val="none" w:sz="0" w:space="0" w:color="auto"/>
        <w:bottom w:val="none" w:sz="0" w:space="0" w:color="auto"/>
        <w:right w:val="none" w:sz="0" w:space="0" w:color="auto"/>
      </w:divBdr>
    </w:div>
    <w:div w:id="1682703011">
      <w:bodyDiv w:val="1"/>
      <w:marLeft w:val="0"/>
      <w:marRight w:val="0"/>
      <w:marTop w:val="0"/>
      <w:marBottom w:val="0"/>
      <w:divBdr>
        <w:top w:val="none" w:sz="0" w:space="0" w:color="auto"/>
        <w:left w:val="none" w:sz="0" w:space="0" w:color="auto"/>
        <w:bottom w:val="none" w:sz="0" w:space="0" w:color="auto"/>
        <w:right w:val="none" w:sz="0" w:space="0" w:color="auto"/>
      </w:divBdr>
    </w:div>
    <w:div w:id="1682850923">
      <w:bodyDiv w:val="1"/>
      <w:marLeft w:val="0"/>
      <w:marRight w:val="0"/>
      <w:marTop w:val="0"/>
      <w:marBottom w:val="0"/>
      <w:divBdr>
        <w:top w:val="none" w:sz="0" w:space="0" w:color="auto"/>
        <w:left w:val="none" w:sz="0" w:space="0" w:color="auto"/>
        <w:bottom w:val="none" w:sz="0" w:space="0" w:color="auto"/>
        <w:right w:val="none" w:sz="0" w:space="0" w:color="auto"/>
      </w:divBdr>
    </w:div>
    <w:div w:id="1682971857">
      <w:bodyDiv w:val="1"/>
      <w:marLeft w:val="0"/>
      <w:marRight w:val="0"/>
      <w:marTop w:val="0"/>
      <w:marBottom w:val="0"/>
      <w:divBdr>
        <w:top w:val="none" w:sz="0" w:space="0" w:color="auto"/>
        <w:left w:val="none" w:sz="0" w:space="0" w:color="auto"/>
        <w:bottom w:val="none" w:sz="0" w:space="0" w:color="auto"/>
        <w:right w:val="none" w:sz="0" w:space="0" w:color="auto"/>
      </w:divBdr>
    </w:div>
    <w:div w:id="1683119864">
      <w:bodyDiv w:val="1"/>
      <w:marLeft w:val="0"/>
      <w:marRight w:val="0"/>
      <w:marTop w:val="0"/>
      <w:marBottom w:val="0"/>
      <w:divBdr>
        <w:top w:val="none" w:sz="0" w:space="0" w:color="auto"/>
        <w:left w:val="none" w:sz="0" w:space="0" w:color="auto"/>
        <w:bottom w:val="none" w:sz="0" w:space="0" w:color="auto"/>
        <w:right w:val="none" w:sz="0" w:space="0" w:color="auto"/>
      </w:divBdr>
    </w:div>
    <w:div w:id="1683164411">
      <w:bodyDiv w:val="1"/>
      <w:marLeft w:val="0"/>
      <w:marRight w:val="0"/>
      <w:marTop w:val="0"/>
      <w:marBottom w:val="0"/>
      <w:divBdr>
        <w:top w:val="none" w:sz="0" w:space="0" w:color="auto"/>
        <w:left w:val="none" w:sz="0" w:space="0" w:color="auto"/>
        <w:bottom w:val="none" w:sz="0" w:space="0" w:color="auto"/>
        <w:right w:val="none" w:sz="0" w:space="0" w:color="auto"/>
      </w:divBdr>
    </w:div>
    <w:div w:id="1683242549">
      <w:bodyDiv w:val="1"/>
      <w:marLeft w:val="0"/>
      <w:marRight w:val="0"/>
      <w:marTop w:val="0"/>
      <w:marBottom w:val="0"/>
      <w:divBdr>
        <w:top w:val="none" w:sz="0" w:space="0" w:color="auto"/>
        <w:left w:val="none" w:sz="0" w:space="0" w:color="auto"/>
        <w:bottom w:val="none" w:sz="0" w:space="0" w:color="auto"/>
        <w:right w:val="none" w:sz="0" w:space="0" w:color="auto"/>
      </w:divBdr>
    </w:div>
    <w:div w:id="1683358545">
      <w:bodyDiv w:val="1"/>
      <w:marLeft w:val="0"/>
      <w:marRight w:val="0"/>
      <w:marTop w:val="0"/>
      <w:marBottom w:val="0"/>
      <w:divBdr>
        <w:top w:val="none" w:sz="0" w:space="0" w:color="auto"/>
        <w:left w:val="none" w:sz="0" w:space="0" w:color="auto"/>
        <w:bottom w:val="none" w:sz="0" w:space="0" w:color="auto"/>
        <w:right w:val="none" w:sz="0" w:space="0" w:color="auto"/>
      </w:divBdr>
    </w:div>
    <w:div w:id="1683512791">
      <w:bodyDiv w:val="1"/>
      <w:marLeft w:val="0"/>
      <w:marRight w:val="0"/>
      <w:marTop w:val="0"/>
      <w:marBottom w:val="0"/>
      <w:divBdr>
        <w:top w:val="none" w:sz="0" w:space="0" w:color="auto"/>
        <w:left w:val="none" w:sz="0" w:space="0" w:color="auto"/>
        <w:bottom w:val="none" w:sz="0" w:space="0" w:color="auto"/>
        <w:right w:val="none" w:sz="0" w:space="0" w:color="auto"/>
      </w:divBdr>
    </w:div>
    <w:div w:id="1683624338">
      <w:bodyDiv w:val="1"/>
      <w:marLeft w:val="0"/>
      <w:marRight w:val="0"/>
      <w:marTop w:val="0"/>
      <w:marBottom w:val="0"/>
      <w:divBdr>
        <w:top w:val="none" w:sz="0" w:space="0" w:color="auto"/>
        <w:left w:val="none" w:sz="0" w:space="0" w:color="auto"/>
        <w:bottom w:val="none" w:sz="0" w:space="0" w:color="auto"/>
        <w:right w:val="none" w:sz="0" w:space="0" w:color="auto"/>
      </w:divBdr>
    </w:div>
    <w:div w:id="1683625605">
      <w:bodyDiv w:val="1"/>
      <w:marLeft w:val="0"/>
      <w:marRight w:val="0"/>
      <w:marTop w:val="0"/>
      <w:marBottom w:val="0"/>
      <w:divBdr>
        <w:top w:val="none" w:sz="0" w:space="0" w:color="auto"/>
        <w:left w:val="none" w:sz="0" w:space="0" w:color="auto"/>
        <w:bottom w:val="none" w:sz="0" w:space="0" w:color="auto"/>
        <w:right w:val="none" w:sz="0" w:space="0" w:color="auto"/>
      </w:divBdr>
    </w:div>
    <w:div w:id="1683629632">
      <w:bodyDiv w:val="1"/>
      <w:marLeft w:val="0"/>
      <w:marRight w:val="0"/>
      <w:marTop w:val="0"/>
      <w:marBottom w:val="0"/>
      <w:divBdr>
        <w:top w:val="none" w:sz="0" w:space="0" w:color="auto"/>
        <w:left w:val="none" w:sz="0" w:space="0" w:color="auto"/>
        <w:bottom w:val="none" w:sz="0" w:space="0" w:color="auto"/>
        <w:right w:val="none" w:sz="0" w:space="0" w:color="auto"/>
      </w:divBdr>
    </w:div>
    <w:div w:id="1683891931">
      <w:bodyDiv w:val="1"/>
      <w:marLeft w:val="0"/>
      <w:marRight w:val="0"/>
      <w:marTop w:val="0"/>
      <w:marBottom w:val="0"/>
      <w:divBdr>
        <w:top w:val="none" w:sz="0" w:space="0" w:color="auto"/>
        <w:left w:val="none" w:sz="0" w:space="0" w:color="auto"/>
        <w:bottom w:val="none" w:sz="0" w:space="0" w:color="auto"/>
        <w:right w:val="none" w:sz="0" w:space="0" w:color="auto"/>
      </w:divBdr>
    </w:div>
    <w:div w:id="1683899888">
      <w:bodyDiv w:val="1"/>
      <w:marLeft w:val="0"/>
      <w:marRight w:val="0"/>
      <w:marTop w:val="0"/>
      <w:marBottom w:val="0"/>
      <w:divBdr>
        <w:top w:val="none" w:sz="0" w:space="0" w:color="auto"/>
        <w:left w:val="none" w:sz="0" w:space="0" w:color="auto"/>
        <w:bottom w:val="none" w:sz="0" w:space="0" w:color="auto"/>
        <w:right w:val="none" w:sz="0" w:space="0" w:color="auto"/>
      </w:divBdr>
    </w:div>
    <w:div w:id="1684014487">
      <w:bodyDiv w:val="1"/>
      <w:marLeft w:val="0"/>
      <w:marRight w:val="0"/>
      <w:marTop w:val="0"/>
      <w:marBottom w:val="0"/>
      <w:divBdr>
        <w:top w:val="none" w:sz="0" w:space="0" w:color="auto"/>
        <w:left w:val="none" w:sz="0" w:space="0" w:color="auto"/>
        <w:bottom w:val="none" w:sz="0" w:space="0" w:color="auto"/>
        <w:right w:val="none" w:sz="0" w:space="0" w:color="auto"/>
      </w:divBdr>
    </w:div>
    <w:div w:id="1684018173">
      <w:bodyDiv w:val="1"/>
      <w:marLeft w:val="0"/>
      <w:marRight w:val="0"/>
      <w:marTop w:val="0"/>
      <w:marBottom w:val="0"/>
      <w:divBdr>
        <w:top w:val="none" w:sz="0" w:space="0" w:color="auto"/>
        <w:left w:val="none" w:sz="0" w:space="0" w:color="auto"/>
        <w:bottom w:val="none" w:sz="0" w:space="0" w:color="auto"/>
        <w:right w:val="none" w:sz="0" w:space="0" w:color="auto"/>
      </w:divBdr>
    </w:div>
    <w:div w:id="1684166710">
      <w:bodyDiv w:val="1"/>
      <w:marLeft w:val="0"/>
      <w:marRight w:val="0"/>
      <w:marTop w:val="0"/>
      <w:marBottom w:val="0"/>
      <w:divBdr>
        <w:top w:val="none" w:sz="0" w:space="0" w:color="auto"/>
        <w:left w:val="none" w:sz="0" w:space="0" w:color="auto"/>
        <w:bottom w:val="none" w:sz="0" w:space="0" w:color="auto"/>
        <w:right w:val="none" w:sz="0" w:space="0" w:color="auto"/>
      </w:divBdr>
    </w:div>
    <w:div w:id="1684354578">
      <w:bodyDiv w:val="1"/>
      <w:marLeft w:val="0"/>
      <w:marRight w:val="0"/>
      <w:marTop w:val="0"/>
      <w:marBottom w:val="0"/>
      <w:divBdr>
        <w:top w:val="none" w:sz="0" w:space="0" w:color="auto"/>
        <w:left w:val="none" w:sz="0" w:space="0" w:color="auto"/>
        <w:bottom w:val="none" w:sz="0" w:space="0" w:color="auto"/>
        <w:right w:val="none" w:sz="0" w:space="0" w:color="auto"/>
      </w:divBdr>
    </w:div>
    <w:div w:id="1684894245">
      <w:bodyDiv w:val="1"/>
      <w:marLeft w:val="0"/>
      <w:marRight w:val="0"/>
      <w:marTop w:val="0"/>
      <w:marBottom w:val="0"/>
      <w:divBdr>
        <w:top w:val="none" w:sz="0" w:space="0" w:color="auto"/>
        <w:left w:val="none" w:sz="0" w:space="0" w:color="auto"/>
        <w:bottom w:val="none" w:sz="0" w:space="0" w:color="auto"/>
        <w:right w:val="none" w:sz="0" w:space="0" w:color="auto"/>
      </w:divBdr>
    </w:div>
    <w:div w:id="1685008965">
      <w:bodyDiv w:val="1"/>
      <w:marLeft w:val="0"/>
      <w:marRight w:val="0"/>
      <w:marTop w:val="0"/>
      <w:marBottom w:val="0"/>
      <w:divBdr>
        <w:top w:val="none" w:sz="0" w:space="0" w:color="auto"/>
        <w:left w:val="none" w:sz="0" w:space="0" w:color="auto"/>
        <w:bottom w:val="none" w:sz="0" w:space="0" w:color="auto"/>
        <w:right w:val="none" w:sz="0" w:space="0" w:color="auto"/>
      </w:divBdr>
    </w:div>
    <w:div w:id="1685093098">
      <w:bodyDiv w:val="1"/>
      <w:marLeft w:val="0"/>
      <w:marRight w:val="0"/>
      <w:marTop w:val="0"/>
      <w:marBottom w:val="0"/>
      <w:divBdr>
        <w:top w:val="none" w:sz="0" w:space="0" w:color="auto"/>
        <w:left w:val="none" w:sz="0" w:space="0" w:color="auto"/>
        <w:bottom w:val="none" w:sz="0" w:space="0" w:color="auto"/>
        <w:right w:val="none" w:sz="0" w:space="0" w:color="auto"/>
      </w:divBdr>
    </w:div>
    <w:div w:id="1685279200">
      <w:bodyDiv w:val="1"/>
      <w:marLeft w:val="0"/>
      <w:marRight w:val="0"/>
      <w:marTop w:val="0"/>
      <w:marBottom w:val="0"/>
      <w:divBdr>
        <w:top w:val="none" w:sz="0" w:space="0" w:color="auto"/>
        <w:left w:val="none" w:sz="0" w:space="0" w:color="auto"/>
        <w:bottom w:val="none" w:sz="0" w:space="0" w:color="auto"/>
        <w:right w:val="none" w:sz="0" w:space="0" w:color="auto"/>
      </w:divBdr>
    </w:div>
    <w:div w:id="1685352355">
      <w:bodyDiv w:val="1"/>
      <w:marLeft w:val="0"/>
      <w:marRight w:val="0"/>
      <w:marTop w:val="0"/>
      <w:marBottom w:val="0"/>
      <w:divBdr>
        <w:top w:val="none" w:sz="0" w:space="0" w:color="auto"/>
        <w:left w:val="none" w:sz="0" w:space="0" w:color="auto"/>
        <w:bottom w:val="none" w:sz="0" w:space="0" w:color="auto"/>
        <w:right w:val="none" w:sz="0" w:space="0" w:color="auto"/>
      </w:divBdr>
    </w:div>
    <w:div w:id="1685475273">
      <w:bodyDiv w:val="1"/>
      <w:marLeft w:val="0"/>
      <w:marRight w:val="0"/>
      <w:marTop w:val="0"/>
      <w:marBottom w:val="0"/>
      <w:divBdr>
        <w:top w:val="none" w:sz="0" w:space="0" w:color="auto"/>
        <w:left w:val="none" w:sz="0" w:space="0" w:color="auto"/>
        <w:bottom w:val="none" w:sz="0" w:space="0" w:color="auto"/>
        <w:right w:val="none" w:sz="0" w:space="0" w:color="auto"/>
      </w:divBdr>
    </w:div>
    <w:div w:id="1685590156">
      <w:bodyDiv w:val="1"/>
      <w:marLeft w:val="0"/>
      <w:marRight w:val="0"/>
      <w:marTop w:val="0"/>
      <w:marBottom w:val="0"/>
      <w:divBdr>
        <w:top w:val="none" w:sz="0" w:space="0" w:color="auto"/>
        <w:left w:val="none" w:sz="0" w:space="0" w:color="auto"/>
        <w:bottom w:val="none" w:sz="0" w:space="0" w:color="auto"/>
        <w:right w:val="none" w:sz="0" w:space="0" w:color="auto"/>
      </w:divBdr>
    </w:div>
    <w:div w:id="1685788997">
      <w:bodyDiv w:val="1"/>
      <w:marLeft w:val="0"/>
      <w:marRight w:val="0"/>
      <w:marTop w:val="0"/>
      <w:marBottom w:val="0"/>
      <w:divBdr>
        <w:top w:val="none" w:sz="0" w:space="0" w:color="auto"/>
        <w:left w:val="none" w:sz="0" w:space="0" w:color="auto"/>
        <w:bottom w:val="none" w:sz="0" w:space="0" w:color="auto"/>
        <w:right w:val="none" w:sz="0" w:space="0" w:color="auto"/>
      </w:divBdr>
    </w:div>
    <w:div w:id="1685979788">
      <w:bodyDiv w:val="1"/>
      <w:marLeft w:val="0"/>
      <w:marRight w:val="0"/>
      <w:marTop w:val="0"/>
      <w:marBottom w:val="0"/>
      <w:divBdr>
        <w:top w:val="none" w:sz="0" w:space="0" w:color="auto"/>
        <w:left w:val="none" w:sz="0" w:space="0" w:color="auto"/>
        <w:bottom w:val="none" w:sz="0" w:space="0" w:color="auto"/>
        <w:right w:val="none" w:sz="0" w:space="0" w:color="auto"/>
      </w:divBdr>
    </w:div>
    <w:div w:id="1686203109">
      <w:bodyDiv w:val="1"/>
      <w:marLeft w:val="0"/>
      <w:marRight w:val="0"/>
      <w:marTop w:val="0"/>
      <w:marBottom w:val="0"/>
      <w:divBdr>
        <w:top w:val="none" w:sz="0" w:space="0" w:color="auto"/>
        <w:left w:val="none" w:sz="0" w:space="0" w:color="auto"/>
        <w:bottom w:val="none" w:sz="0" w:space="0" w:color="auto"/>
        <w:right w:val="none" w:sz="0" w:space="0" w:color="auto"/>
      </w:divBdr>
    </w:div>
    <w:div w:id="1686203287">
      <w:bodyDiv w:val="1"/>
      <w:marLeft w:val="0"/>
      <w:marRight w:val="0"/>
      <w:marTop w:val="0"/>
      <w:marBottom w:val="0"/>
      <w:divBdr>
        <w:top w:val="none" w:sz="0" w:space="0" w:color="auto"/>
        <w:left w:val="none" w:sz="0" w:space="0" w:color="auto"/>
        <w:bottom w:val="none" w:sz="0" w:space="0" w:color="auto"/>
        <w:right w:val="none" w:sz="0" w:space="0" w:color="auto"/>
      </w:divBdr>
    </w:div>
    <w:div w:id="1686203990">
      <w:bodyDiv w:val="1"/>
      <w:marLeft w:val="0"/>
      <w:marRight w:val="0"/>
      <w:marTop w:val="0"/>
      <w:marBottom w:val="0"/>
      <w:divBdr>
        <w:top w:val="none" w:sz="0" w:space="0" w:color="auto"/>
        <w:left w:val="none" w:sz="0" w:space="0" w:color="auto"/>
        <w:bottom w:val="none" w:sz="0" w:space="0" w:color="auto"/>
        <w:right w:val="none" w:sz="0" w:space="0" w:color="auto"/>
      </w:divBdr>
    </w:div>
    <w:div w:id="1686321414">
      <w:bodyDiv w:val="1"/>
      <w:marLeft w:val="0"/>
      <w:marRight w:val="0"/>
      <w:marTop w:val="0"/>
      <w:marBottom w:val="0"/>
      <w:divBdr>
        <w:top w:val="none" w:sz="0" w:space="0" w:color="auto"/>
        <w:left w:val="none" w:sz="0" w:space="0" w:color="auto"/>
        <w:bottom w:val="none" w:sz="0" w:space="0" w:color="auto"/>
        <w:right w:val="none" w:sz="0" w:space="0" w:color="auto"/>
      </w:divBdr>
    </w:div>
    <w:div w:id="1686437931">
      <w:bodyDiv w:val="1"/>
      <w:marLeft w:val="0"/>
      <w:marRight w:val="0"/>
      <w:marTop w:val="0"/>
      <w:marBottom w:val="0"/>
      <w:divBdr>
        <w:top w:val="none" w:sz="0" w:space="0" w:color="auto"/>
        <w:left w:val="none" w:sz="0" w:space="0" w:color="auto"/>
        <w:bottom w:val="none" w:sz="0" w:space="0" w:color="auto"/>
        <w:right w:val="none" w:sz="0" w:space="0" w:color="auto"/>
      </w:divBdr>
    </w:div>
    <w:div w:id="1686439304">
      <w:bodyDiv w:val="1"/>
      <w:marLeft w:val="0"/>
      <w:marRight w:val="0"/>
      <w:marTop w:val="0"/>
      <w:marBottom w:val="0"/>
      <w:divBdr>
        <w:top w:val="none" w:sz="0" w:space="0" w:color="auto"/>
        <w:left w:val="none" w:sz="0" w:space="0" w:color="auto"/>
        <w:bottom w:val="none" w:sz="0" w:space="0" w:color="auto"/>
        <w:right w:val="none" w:sz="0" w:space="0" w:color="auto"/>
      </w:divBdr>
    </w:div>
    <w:div w:id="1686517841">
      <w:bodyDiv w:val="1"/>
      <w:marLeft w:val="0"/>
      <w:marRight w:val="0"/>
      <w:marTop w:val="0"/>
      <w:marBottom w:val="0"/>
      <w:divBdr>
        <w:top w:val="none" w:sz="0" w:space="0" w:color="auto"/>
        <w:left w:val="none" w:sz="0" w:space="0" w:color="auto"/>
        <w:bottom w:val="none" w:sz="0" w:space="0" w:color="auto"/>
        <w:right w:val="none" w:sz="0" w:space="0" w:color="auto"/>
      </w:divBdr>
    </w:div>
    <w:div w:id="1686788140">
      <w:bodyDiv w:val="1"/>
      <w:marLeft w:val="0"/>
      <w:marRight w:val="0"/>
      <w:marTop w:val="0"/>
      <w:marBottom w:val="0"/>
      <w:divBdr>
        <w:top w:val="none" w:sz="0" w:space="0" w:color="auto"/>
        <w:left w:val="none" w:sz="0" w:space="0" w:color="auto"/>
        <w:bottom w:val="none" w:sz="0" w:space="0" w:color="auto"/>
        <w:right w:val="none" w:sz="0" w:space="0" w:color="auto"/>
      </w:divBdr>
    </w:div>
    <w:div w:id="1686982745">
      <w:bodyDiv w:val="1"/>
      <w:marLeft w:val="0"/>
      <w:marRight w:val="0"/>
      <w:marTop w:val="0"/>
      <w:marBottom w:val="0"/>
      <w:divBdr>
        <w:top w:val="none" w:sz="0" w:space="0" w:color="auto"/>
        <w:left w:val="none" w:sz="0" w:space="0" w:color="auto"/>
        <w:bottom w:val="none" w:sz="0" w:space="0" w:color="auto"/>
        <w:right w:val="none" w:sz="0" w:space="0" w:color="auto"/>
      </w:divBdr>
    </w:div>
    <w:div w:id="1687097466">
      <w:bodyDiv w:val="1"/>
      <w:marLeft w:val="0"/>
      <w:marRight w:val="0"/>
      <w:marTop w:val="0"/>
      <w:marBottom w:val="0"/>
      <w:divBdr>
        <w:top w:val="none" w:sz="0" w:space="0" w:color="auto"/>
        <w:left w:val="none" w:sz="0" w:space="0" w:color="auto"/>
        <w:bottom w:val="none" w:sz="0" w:space="0" w:color="auto"/>
        <w:right w:val="none" w:sz="0" w:space="0" w:color="auto"/>
      </w:divBdr>
    </w:div>
    <w:div w:id="1687244763">
      <w:bodyDiv w:val="1"/>
      <w:marLeft w:val="0"/>
      <w:marRight w:val="0"/>
      <w:marTop w:val="0"/>
      <w:marBottom w:val="0"/>
      <w:divBdr>
        <w:top w:val="none" w:sz="0" w:space="0" w:color="auto"/>
        <w:left w:val="none" w:sz="0" w:space="0" w:color="auto"/>
        <w:bottom w:val="none" w:sz="0" w:space="0" w:color="auto"/>
        <w:right w:val="none" w:sz="0" w:space="0" w:color="auto"/>
      </w:divBdr>
    </w:div>
    <w:div w:id="1687368520">
      <w:bodyDiv w:val="1"/>
      <w:marLeft w:val="0"/>
      <w:marRight w:val="0"/>
      <w:marTop w:val="0"/>
      <w:marBottom w:val="0"/>
      <w:divBdr>
        <w:top w:val="none" w:sz="0" w:space="0" w:color="auto"/>
        <w:left w:val="none" w:sz="0" w:space="0" w:color="auto"/>
        <w:bottom w:val="none" w:sz="0" w:space="0" w:color="auto"/>
        <w:right w:val="none" w:sz="0" w:space="0" w:color="auto"/>
      </w:divBdr>
    </w:div>
    <w:div w:id="1687558753">
      <w:bodyDiv w:val="1"/>
      <w:marLeft w:val="0"/>
      <w:marRight w:val="0"/>
      <w:marTop w:val="0"/>
      <w:marBottom w:val="0"/>
      <w:divBdr>
        <w:top w:val="none" w:sz="0" w:space="0" w:color="auto"/>
        <w:left w:val="none" w:sz="0" w:space="0" w:color="auto"/>
        <w:bottom w:val="none" w:sz="0" w:space="0" w:color="auto"/>
        <w:right w:val="none" w:sz="0" w:space="0" w:color="auto"/>
      </w:divBdr>
    </w:div>
    <w:div w:id="1687823334">
      <w:bodyDiv w:val="1"/>
      <w:marLeft w:val="0"/>
      <w:marRight w:val="0"/>
      <w:marTop w:val="0"/>
      <w:marBottom w:val="0"/>
      <w:divBdr>
        <w:top w:val="none" w:sz="0" w:space="0" w:color="auto"/>
        <w:left w:val="none" w:sz="0" w:space="0" w:color="auto"/>
        <w:bottom w:val="none" w:sz="0" w:space="0" w:color="auto"/>
        <w:right w:val="none" w:sz="0" w:space="0" w:color="auto"/>
      </w:divBdr>
    </w:div>
    <w:div w:id="1687831811">
      <w:bodyDiv w:val="1"/>
      <w:marLeft w:val="0"/>
      <w:marRight w:val="0"/>
      <w:marTop w:val="0"/>
      <w:marBottom w:val="0"/>
      <w:divBdr>
        <w:top w:val="none" w:sz="0" w:space="0" w:color="auto"/>
        <w:left w:val="none" w:sz="0" w:space="0" w:color="auto"/>
        <w:bottom w:val="none" w:sz="0" w:space="0" w:color="auto"/>
        <w:right w:val="none" w:sz="0" w:space="0" w:color="auto"/>
      </w:divBdr>
    </w:div>
    <w:div w:id="1687898834">
      <w:bodyDiv w:val="1"/>
      <w:marLeft w:val="0"/>
      <w:marRight w:val="0"/>
      <w:marTop w:val="0"/>
      <w:marBottom w:val="0"/>
      <w:divBdr>
        <w:top w:val="none" w:sz="0" w:space="0" w:color="auto"/>
        <w:left w:val="none" w:sz="0" w:space="0" w:color="auto"/>
        <w:bottom w:val="none" w:sz="0" w:space="0" w:color="auto"/>
        <w:right w:val="none" w:sz="0" w:space="0" w:color="auto"/>
      </w:divBdr>
    </w:div>
    <w:div w:id="1687947071">
      <w:bodyDiv w:val="1"/>
      <w:marLeft w:val="0"/>
      <w:marRight w:val="0"/>
      <w:marTop w:val="0"/>
      <w:marBottom w:val="0"/>
      <w:divBdr>
        <w:top w:val="none" w:sz="0" w:space="0" w:color="auto"/>
        <w:left w:val="none" w:sz="0" w:space="0" w:color="auto"/>
        <w:bottom w:val="none" w:sz="0" w:space="0" w:color="auto"/>
        <w:right w:val="none" w:sz="0" w:space="0" w:color="auto"/>
      </w:divBdr>
    </w:div>
    <w:div w:id="1688100860">
      <w:bodyDiv w:val="1"/>
      <w:marLeft w:val="0"/>
      <w:marRight w:val="0"/>
      <w:marTop w:val="0"/>
      <w:marBottom w:val="0"/>
      <w:divBdr>
        <w:top w:val="none" w:sz="0" w:space="0" w:color="auto"/>
        <w:left w:val="none" w:sz="0" w:space="0" w:color="auto"/>
        <w:bottom w:val="none" w:sz="0" w:space="0" w:color="auto"/>
        <w:right w:val="none" w:sz="0" w:space="0" w:color="auto"/>
      </w:divBdr>
    </w:div>
    <w:div w:id="1688166763">
      <w:bodyDiv w:val="1"/>
      <w:marLeft w:val="0"/>
      <w:marRight w:val="0"/>
      <w:marTop w:val="0"/>
      <w:marBottom w:val="0"/>
      <w:divBdr>
        <w:top w:val="none" w:sz="0" w:space="0" w:color="auto"/>
        <w:left w:val="none" w:sz="0" w:space="0" w:color="auto"/>
        <w:bottom w:val="none" w:sz="0" w:space="0" w:color="auto"/>
        <w:right w:val="none" w:sz="0" w:space="0" w:color="auto"/>
      </w:divBdr>
    </w:div>
    <w:div w:id="1688408199">
      <w:bodyDiv w:val="1"/>
      <w:marLeft w:val="0"/>
      <w:marRight w:val="0"/>
      <w:marTop w:val="0"/>
      <w:marBottom w:val="0"/>
      <w:divBdr>
        <w:top w:val="none" w:sz="0" w:space="0" w:color="auto"/>
        <w:left w:val="none" w:sz="0" w:space="0" w:color="auto"/>
        <w:bottom w:val="none" w:sz="0" w:space="0" w:color="auto"/>
        <w:right w:val="none" w:sz="0" w:space="0" w:color="auto"/>
      </w:divBdr>
    </w:div>
    <w:div w:id="1688435320">
      <w:bodyDiv w:val="1"/>
      <w:marLeft w:val="0"/>
      <w:marRight w:val="0"/>
      <w:marTop w:val="0"/>
      <w:marBottom w:val="0"/>
      <w:divBdr>
        <w:top w:val="none" w:sz="0" w:space="0" w:color="auto"/>
        <w:left w:val="none" w:sz="0" w:space="0" w:color="auto"/>
        <w:bottom w:val="none" w:sz="0" w:space="0" w:color="auto"/>
        <w:right w:val="none" w:sz="0" w:space="0" w:color="auto"/>
      </w:divBdr>
    </w:div>
    <w:div w:id="1688559054">
      <w:bodyDiv w:val="1"/>
      <w:marLeft w:val="0"/>
      <w:marRight w:val="0"/>
      <w:marTop w:val="0"/>
      <w:marBottom w:val="0"/>
      <w:divBdr>
        <w:top w:val="none" w:sz="0" w:space="0" w:color="auto"/>
        <w:left w:val="none" w:sz="0" w:space="0" w:color="auto"/>
        <w:bottom w:val="none" w:sz="0" w:space="0" w:color="auto"/>
        <w:right w:val="none" w:sz="0" w:space="0" w:color="auto"/>
      </w:divBdr>
    </w:div>
    <w:div w:id="1689018764">
      <w:bodyDiv w:val="1"/>
      <w:marLeft w:val="0"/>
      <w:marRight w:val="0"/>
      <w:marTop w:val="0"/>
      <w:marBottom w:val="0"/>
      <w:divBdr>
        <w:top w:val="none" w:sz="0" w:space="0" w:color="auto"/>
        <w:left w:val="none" w:sz="0" w:space="0" w:color="auto"/>
        <w:bottom w:val="none" w:sz="0" w:space="0" w:color="auto"/>
        <w:right w:val="none" w:sz="0" w:space="0" w:color="auto"/>
      </w:divBdr>
    </w:div>
    <w:div w:id="1689257484">
      <w:bodyDiv w:val="1"/>
      <w:marLeft w:val="0"/>
      <w:marRight w:val="0"/>
      <w:marTop w:val="0"/>
      <w:marBottom w:val="0"/>
      <w:divBdr>
        <w:top w:val="none" w:sz="0" w:space="0" w:color="auto"/>
        <w:left w:val="none" w:sz="0" w:space="0" w:color="auto"/>
        <w:bottom w:val="none" w:sz="0" w:space="0" w:color="auto"/>
        <w:right w:val="none" w:sz="0" w:space="0" w:color="auto"/>
      </w:divBdr>
    </w:div>
    <w:div w:id="1689286963">
      <w:bodyDiv w:val="1"/>
      <w:marLeft w:val="0"/>
      <w:marRight w:val="0"/>
      <w:marTop w:val="0"/>
      <w:marBottom w:val="0"/>
      <w:divBdr>
        <w:top w:val="none" w:sz="0" w:space="0" w:color="auto"/>
        <w:left w:val="none" w:sz="0" w:space="0" w:color="auto"/>
        <w:bottom w:val="none" w:sz="0" w:space="0" w:color="auto"/>
        <w:right w:val="none" w:sz="0" w:space="0" w:color="auto"/>
      </w:divBdr>
    </w:div>
    <w:div w:id="1689287453">
      <w:bodyDiv w:val="1"/>
      <w:marLeft w:val="0"/>
      <w:marRight w:val="0"/>
      <w:marTop w:val="0"/>
      <w:marBottom w:val="0"/>
      <w:divBdr>
        <w:top w:val="none" w:sz="0" w:space="0" w:color="auto"/>
        <w:left w:val="none" w:sz="0" w:space="0" w:color="auto"/>
        <w:bottom w:val="none" w:sz="0" w:space="0" w:color="auto"/>
        <w:right w:val="none" w:sz="0" w:space="0" w:color="auto"/>
      </w:divBdr>
    </w:div>
    <w:div w:id="1689519792">
      <w:bodyDiv w:val="1"/>
      <w:marLeft w:val="0"/>
      <w:marRight w:val="0"/>
      <w:marTop w:val="0"/>
      <w:marBottom w:val="0"/>
      <w:divBdr>
        <w:top w:val="none" w:sz="0" w:space="0" w:color="auto"/>
        <w:left w:val="none" w:sz="0" w:space="0" w:color="auto"/>
        <w:bottom w:val="none" w:sz="0" w:space="0" w:color="auto"/>
        <w:right w:val="none" w:sz="0" w:space="0" w:color="auto"/>
      </w:divBdr>
    </w:div>
    <w:div w:id="1689596653">
      <w:bodyDiv w:val="1"/>
      <w:marLeft w:val="0"/>
      <w:marRight w:val="0"/>
      <w:marTop w:val="0"/>
      <w:marBottom w:val="0"/>
      <w:divBdr>
        <w:top w:val="none" w:sz="0" w:space="0" w:color="auto"/>
        <w:left w:val="none" w:sz="0" w:space="0" w:color="auto"/>
        <w:bottom w:val="none" w:sz="0" w:space="0" w:color="auto"/>
        <w:right w:val="none" w:sz="0" w:space="0" w:color="auto"/>
      </w:divBdr>
    </w:div>
    <w:div w:id="1689719032">
      <w:bodyDiv w:val="1"/>
      <w:marLeft w:val="0"/>
      <w:marRight w:val="0"/>
      <w:marTop w:val="0"/>
      <w:marBottom w:val="0"/>
      <w:divBdr>
        <w:top w:val="none" w:sz="0" w:space="0" w:color="auto"/>
        <w:left w:val="none" w:sz="0" w:space="0" w:color="auto"/>
        <w:bottom w:val="none" w:sz="0" w:space="0" w:color="auto"/>
        <w:right w:val="none" w:sz="0" w:space="0" w:color="auto"/>
      </w:divBdr>
    </w:div>
    <w:div w:id="1689871380">
      <w:bodyDiv w:val="1"/>
      <w:marLeft w:val="0"/>
      <w:marRight w:val="0"/>
      <w:marTop w:val="0"/>
      <w:marBottom w:val="0"/>
      <w:divBdr>
        <w:top w:val="none" w:sz="0" w:space="0" w:color="auto"/>
        <w:left w:val="none" w:sz="0" w:space="0" w:color="auto"/>
        <w:bottom w:val="none" w:sz="0" w:space="0" w:color="auto"/>
        <w:right w:val="none" w:sz="0" w:space="0" w:color="auto"/>
      </w:divBdr>
    </w:div>
    <w:div w:id="1689914004">
      <w:bodyDiv w:val="1"/>
      <w:marLeft w:val="0"/>
      <w:marRight w:val="0"/>
      <w:marTop w:val="0"/>
      <w:marBottom w:val="0"/>
      <w:divBdr>
        <w:top w:val="none" w:sz="0" w:space="0" w:color="auto"/>
        <w:left w:val="none" w:sz="0" w:space="0" w:color="auto"/>
        <w:bottom w:val="none" w:sz="0" w:space="0" w:color="auto"/>
        <w:right w:val="none" w:sz="0" w:space="0" w:color="auto"/>
      </w:divBdr>
    </w:div>
    <w:div w:id="1689982163">
      <w:bodyDiv w:val="1"/>
      <w:marLeft w:val="0"/>
      <w:marRight w:val="0"/>
      <w:marTop w:val="0"/>
      <w:marBottom w:val="0"/>
      <w:divBdr>
        <w:top w:val="none" w:sz="0" w:space="0" w:color="auto"/>
        <w:left w:val="none" w:sz="0" w:space="0" w:color="auto"/>
        <w:bottom w:val="none" w:sz="0" w:space="0" w:color="auto"/>
        <w:right w:val="none" w:sz="0" w:space="0" w:color="auto"/>
      </w:divBdr>
    </w:div>
    <w:div w:id="1690259614">
      <w:bodyDiv w:val="1"/>
      <w:marLeft w:val="0"/>
      <w:marRight w:val="0"/>
      <w:marTop w:val="0"/>
      <w:marBottom w:val="0"/>
      <w:divBdr>
        <w:top w:val="none" w:sz="0" w:space="0" w:color="auto"/>
        <w:left w:val="none" w:sz="0" w:space="0" w:color="auto"/>
        <w:bottom w:val="none" w:sz="0" w:space="0" w:color="auto"/>
        <w:right w:val="none" w:sz="0" w:space="0" w:color="auto"/>
      </w:divBdr>
    </w:div>
    <w:div w:id="1690907579">
      <w:bodyDiv w:val="1"/>
      <w:marLeft w:val="0"/>
      <w:marRight w:val="0"/>
      <w:marTop w:val="0"/>
      <w:marBottom w:val="0"/>
      <w:divBdr>
        <w:top w:val="none" w:sz="0" w:space="0" w:color="auto"/>
        <w:left w:val="none" w:sz="0" w:space="0" w:color="auto"/>
        <w:bottom w:val="none" w:sz="0" w:space="0" w:color="auto"/>
        <w:right w:val="none" w:sz="0" w:space="0" w:color="auto"/>
      </w:divBdr>
    </w:div>
    <w:div w:id="1691029297">
      <w:bodyDiv w:val="1"/>
      <w:marLeft w:val="0"/>
      <w:marRight w:val="0"/>
      <w:marTop w:val="0"/>
      <w:marBottom w:val="0"/>
      <w:divBdr>
        <w:top w:val="none" w:sz="0" w:space="0" w:color="auto"/>
        <w:left w:val="none" w:sz="0" w:space="0" w:color="auto"/>
        <w:bottom w:val="none" w:sz="0" w:space="0" w:color="auto"/>
        <w:right w:val="none" w:sz="0" w:space="0" w:color="auto"/>
      </w:divBdr>
    </w:div>
    <w:div w:id="1691103255">
      <w:bodyDiv w:val="1"/>
      <w:marLeft w:val="0"/>
      <w:marRight w:val="0"/>
      <w:marTop w:val="0"/>
      <w:marBottom w:val="0"/>
      <w:divBdr>
        <w:top w:val="none" w:sz="0" w:space="0" w:color="auto"/>
        <w:left w:val="none" w:sz="0" w:space="0" w:color="auto"/>
        <w:bottom w:val="none" w:sz="0" w:space="0" w:color="auto"/>
        <w:right w:val="none" w:sz="0" w:space="0" w:color="auto"/>
      </w:divBdr>
    </w:div>
    <w:div w:id="1691174855">
      <w:bodyDiv w:val="1"/>
      <w:marLeft w:val="0"/>
      <w:marRight w:val="0"/>
      <w:marTop w:val="0"/>
      <w:marBottom w:val="0"/>
      <w:divBdr>
        <w:top w:val="none" w:sz="0" w:space="0" w:color="auto"/>
        <w:left w:val="none" w:sz="0" w:space="0" w:color="auto"/>
        <w:bottom w:val="none" w:sz="0" w:space="0" w:color="auto"/>
        <w:right w:val="none" w:sz="0" w:space="0" w:color="auto"/>
      </w:divBdr>
    </w:div>
    <w:div w:id="1691183300">
      <w:bodyDiv w:val="1"/>
      <w:marLeft w:val="0"/>
      <w:marRight w:val="0"/>
      <w:marTop w:val="0"/>
      <w:marBottom w:val="0"/>
      <w:divBdr>
        <w:top w:val="none" w:sz="0" w:space="0" w:color="auto"/>
        <w:left w:val="none" w:sz="0" w:space="0" w:color="auto"/>
        <w:bottom w:val="none" w:sz="0" w:space="0" w:color="auto"/>
        <w:right w:val="none" w:sz="0" w:space="0" w:color="auto"/>
      </w:divBdr>
    </w:div>
    <w:div w:id="1691251606">
      <w:bodyDiv w:val="1"/>
      <w:marLeft w:val="0"/>
      <w:marRight w:val="0"/>
      <w:marTop w:val="0"/>
      <w:marBottom w:val="0"/>
      <w:divBdr>
        <w:top w:val="none" w:sz="0" w:space="0" w:color="auto"/>
        <w:left w:val="none" w:sz="0" w:space="0" w:color="auto"/>
        <w:bottom w:val="none" w:sz="0" w:space="0" w:color="auto"/>
        <w:right w:val="none" w:sz="0" w:space="0" w:color="auto"/>
      </w:divBdr>
    </w:div>
    <w:div w:id="1691251915">
      <w:bodyDiv w:val="1"/>
      <w:marLeft w:val="0"/>
      <w:marRight w:val="0"/>
      <w:marTop w:val="0"/>
      <w:marBottom w:val="0"/>
      <w:divBdr>
        <w:top w:val="none" w:sz="0" w:space="0" w:color="auto"/>
        <w:left w:val="none" w:sz="0" w:space="0" w:color="auto"/>
        <w:bottom w:val="none" w:sz="0" w:space="0" w:color="auto"/>
        <w:right w:val="none" w:sz="0" w:space="0" w:color="auto"/>
      </w:divBdr>
    </w:div>
    <w:div w:id="1691294712">
      <w:bodyDiv w:val="1"/>
      <w:marLeft w:val="0"/>
      <w:marRight w:val="0"/>
      <w:marTop w:val="0"/>
      <w:marBottom w:val="0"/>
      <w:divBdr>
        <w:top w:val="none" w:sz="0" w:space="0" w:color="auto"/>
        <w:left w:val="none" w:sz="0" w:space="0" w:color="auto"/>
        <w:bottom w:val="none" w:sz="0" w:space="0" w:color="auto"/>
        <w:right w:val="none" w:sz="0" w:space="0" w:color="auto"/>
      </w:divBdr>
    </w:div>
    <w:div w:id="1691372045">
      <w:bodyDiv w:val="1"/>
      <w:marLeft w:val="0"/>
      <w:marRight w:val="0"/>
      <w:marTop w:val="0"/>
      <w:marBottom w:val="0"/>
      <w:divBdr>
        <w:top w:val="none" w:sz="0" w:space="0" w:color="auto"/>
        <w:left w:val="none" w:sz="0" w:space="0" w:color="auto"/>
        <w:bottom w:val="none" w:sz="0" w:space="0" w:color="auto"/>
        <w:right w:val="none" w:sz="0" w:space="0" w:color="auto"/>
      </w:divBdr>
    </w:div>
    <w:div w:id="1691375890">
      <w:bodyDiv w:val="1"/>
      <w:marLeft w:val="0"/>
      <w:marRight w:val="0"/>
      <w:marTop w:val="0"/>
      <w:marBottom w:val="0"/>
      <w:divBdr>
        <w:top w:val="none" w:sz="0" w:space="0" w:color="auto"/>
        <w:left w:val="none" w:sz="0" w:space="0" w:color="auto"/>
        <w:bottom w:val="none" w:sz="0" w:space="0" w:color="auto"/>
        <w:right w:val="none" w:sz="0" w:space="0" w:color="auto"/>
      </w:divBdr>
    </w:div>
    <w:div w:id="1691444296">
      <w:bodyDiv w:val="1"/>
      <w:marLeft w:val="0"/>
      <w:marRight w:val="0"/>
      <w:marTop w:val="0"/>
      <w:marBottom w:val="0"/>
      <w:divBdr>
        <w:top w:val="none" w:sz="0" w:space="0" w:color="auto"/>
        <w:left w:val="none" w:sz="0" w:space="0" w:color="auto"/>
        <w:bottom w:val="none" w:sz="0" w:space="0" w:color="auto"/>
        <w:right w:val="none" w:sz="0" w:space="0" w:color="auto"/>
      </w:divBdr>
    </w:div>
    <w:div w:id="1691490186">
      <w:bodyDiv w:val="1"/>
      <w:marLeft w:val="0"/>
      <w:marRight w:val="0"/>
      <w:marTop w:val="0"/>
      <w:marBottom w:val="0"/>
      <w:divBdr>
        <w:top w:val="none" w:sz="0" w:space="0" w:color="auto"/>
        <w:left w:val="none" w:sz="0" w:space="0" w:color="auto"/>
        <w:bottom w:val="none" w:sz="0" w:space="0" w:color="auto"/>
        <w:right w:val="none" w:sz="0" w:space="0" w:color="auto"/>
      </w:divBdr>
    </w:div>
    <w:div w:id="1691760225">
      <w:bodyDiv w:val="1"/>
      <w:marLeft w:val="0"/>
      <w:marRight w:val="0"/>
      <w:marTop w:val="0"/>
      <w:marBottom w:val="0"/>
      <w:divBdr>
        <w:top w:val="none" w:sz="0" w:space="0" w:color="auto"/>
        <w:left w:val="none" w:sz="0" w:space="0" w:color="auto"/>
        <w:bottom w:val="none" w:sz="0" w:space="0" w:color="auto"/>
        <w:right w:val="none" w:sz="0" w:space="0" w:color="auto"/>
      </w:divBdr>
    </w:div>
    <w:div w:id="1691763607">
      <w:bodyDiv w:val="1"/>
      <w:marLeft w:val="0"/>
      <w:marRight w:val="0"/>
      <w:marTop w:val="0"/>
      <w:marBottom w:val="0"/>
      <w:divBdr>
        <w:top w:val="none" w:sz="0" w:space="0" w:color="auto"/>
        <w:left w:val="none" w:sz="0" w:space="0" w:color="auto"/>
        <w:bottom w:val="none" w:sz="0" w:space="0" w:color="auto"/>
        <w:right w:val="none" w:sz="0" w:space="0" w:color="auto"/>
      </w:divBdr>
    </w:div>
    <w:div w:id="1691837601">
      <w:bodyDiv w:val="1"/>
      <w:marLeft w:val="0"/>
      <w:marRight w:val="0"/>
      <w:marTop w:val="0"/>
      <w:marBottom w:val="0"/>
      <w:divBdr>
        <w:top w:val="none" w:sz="0" w:space="0" w:color="auto"/>
        <w:left w:val="none" w:sz="0" w:space="0" w:color="auto"/>
        <w:bottom w:val="none" w:sz="0" w:space="0" w:color="auto"/>
        <w:right w:val="none" w:sz="0" w:space="0" w:color="auto"/>
      </w:divBdr>
    </w:div>
    <w:div w:id="1691950167">
      <w:bodyDiv w:val="1"/>
      <w:marLeft w:val="0"/>
      <w:marRight w:val="0"/>
      <w:marTop w:val="0"/>
      <w:marBottom w:val="0"/>
      <w:divBdr>
        <w:top w:val="none" w:sz="0" w:space="0" w:color="auto"/>
        <w:left w:val="none" w:sz="0" w:space="0" w:color="auto"/>
        <w:bottom w:val="none" w:sz="0" w:space="0" w:color="auto"/>
        <w:right w:val="none" w:sz="0" w:space="0" w:color="auto"/>
      </w:divBdr>
    </w:div>
    <w:div w:id="1692148169">
      <w:bodyDiv w:val="1"/>
      <w:marLeft w:val="0"/>
      <w:marRight w:val="0"/>
      <w:marTop w:val="0"/>
      <w:marBottom w:val="0"/>
      <w:divBdr>
        <w:top w:val="none" w:sz="0" w:space="0" w:color="auto"/>
        <w:left w:val="none" w:sz="0" w:space="0" w:color="auto"/>
        <w:bottom w:val="none" w:sz="0" w:space="0" w:color="auto"/>
        <w:right w:val="none" w:sz="0" w:space="0" w:color="auto"/>
      </w:divBdr>
    </w:div>
    <w:div w:id="1692300398">
      <w:bodyDiv w:val="1"/>
      <w:marLeft w:val="0"/>
      <w:marRight w:val="0"/>
      <w:marTop w:val="0"/>
      <w:marBottom w:val="0"/>
      <w:divBdr>
        <w:top w:val="none" w:sz="0" w:space="0" w:color="auto"/>
        <w:left w:val="none" w:sz="0" w:space="0" w:color="auto"/>
        <w:bottom w:val="none" w:sz="0" w:space="0" w:color="auto"/>
        <w:right w:val="none" w:sz="0" w:space="0" w:color="auto"/>
      </w:divBdr>
    </w:div>
    <w:div w:id="1692492531">
      <w:bodyDiv w:val="1"/>
      <w:marLeft w:val="0"/>
      <w:marRight w:val="0"/>
      <w:marTop w:val="0"/>
      <w:marBottom w:val="0"/>
      <w:divBdr>
        <w:top w:val="none" w:sz="0" w:space="0" w:color="auto"/>
        <w:left w:val="none" w:sz="0" w:space="0" w:color="auto"/>
        <w:bottom w:val="none" w:sz="0" w:space="0" w:color="auto"/>
        <w:right w:val="none" w:sz="0" w:space="0" w:color="auto"/>
      </w:divBdr>
    </w:div>
    <w:div w:id="1692492738">
      <w:bodyDiv w:val="1"/>
      <w:marLeft w:val="0"/>
      <w:marRight w:val="0"/>
      <w:marTop w:val="0"/>
      <w:marBottom w:val="0"/>
      <w:divBdr>
        <w:top w:val="none" w:sz="0" w:space="0" w:color="auto"/>
        <w:left w:val="none" w:sz="0" w:space="0" w:color="auto"/>
        <w:bottom w:val="none" w:sz="0" w:space="0" w:color="auto"/>
        <w:right w:val="none" w:sz="0" w:space="0" w:color="auto"/>
      </w:divBdr>
    </w:div>
    <w:div w:id="1692685326">
      <w:bodyDiv w:val="1"/>
      <w:marLeft w:val="0"/>
      <w:marRight w:val="0"/>
      <w:marTop w:val="0"/>
      <w:marBottom w:val="0"/>
      <w:divBdr>
        <w:top w:val="none" w:sz="0" w:space="0" w:color="auto"/>
        <w:left w:val="none" w:sz="0" w:space="0" w:color="auto"/>
        <w:bottom w:val="none" w:sz="0" w:space="0" w:color="auto"/>
        <w:right w:val="none" w:sz="0" w:space="0" w:color="auto"/>
      </w:divBdr>
    </w:div>
    <w:div w:id="1692801880">
      <w:bodyDiv w:val="1"/>
      <w:marLeft w:val="0"/>
      <w:marRight w:val="0"/>
      <w:marTop w:val="0"/>
      <w:marBottom w:val="0"/>
      <w:divBdr>
        <w:top w:val="none" w:sz="0" w:space="0" w:color="auto"/>
        <w:left w:val="none" w:sz="0" w:space="0" w:color="auto"/>
        <w:bottom w:val="none" w:sz="0" w:space="0" w:color="auto"/>
        <w:right w:val="none" w:sz="0" w:space="0" w:color="auto"/>
      </w:divBdr>
    </w:div>
    <w:div w:id="1692872887">
      <w:bodyDiv w:val="1"/>
      <w:marLeft w:val="0"/>
      <w:marRight w:val="0"/>
      <w:marTop w:val="0"/>
      <w:marBottom w:val="0"/>
      <w:divBdr>
        <w:top w:val="none" w:sz="0" w:space="0" w:color="auto"/>
        <w:left w:val="none" w:sz="0" w:space="0" w:color="auto"/>
        <w:bottom w:val="none" w:sz="0" w:space="0" w:color="auto"/>
        <w:right w:val="none" w:sz="0" w:space="0" w:color="auto"/>
      </w:divBdr>
    </w:div>
    <w:div w:id="1692874100">
      <w:bodyDiv w:val="1"/>
      <w:marLeft w:val="0"/>
      <w:marRight w:val="0"/>
      <w:marTop w:val="0"/>
      <w:marBottom w:val="0"/>
      <w:divBdr>
        <w:top w:val="none" w:sz="0" w:space="0" w:color="auto"/>
        <w:left w:val="none" w:sz="0" w:space="0" w:color="auto"/>
        <w:bottom w:val="none" w:sz="0" w:space="0" w:color="auto"/>
        <w:right w:val="none" w:sz="0" w:space="0" w:color="auto"/>
      </w:divBdr>
    </w:div>
    <w:div w:id="1692948800">
      <w:bodyDiv w:val="1"/>
      <w:marLeft w:val="0"/>
      <w:marRight w:val="0"/>
      <w:marTop w:val="0"/>
      <w:marBottom w:val="0"/>
      <w:divBdr>
        <w:top w:val="none" w:sz="0" w:space="0" w:color="auto"/>
        <w:left w:val="none" w:sz="0" w:space="0" w:color="auto"/>
        <w:bottom w:val="none" w:sz="0" w:space="0" w:color="auto"/>
        <w:right w:val="none" w:sz="0" w:space="0" w:color="auto"/>
      </w:divBdr>
    </w:div>
    <w:div w:id="1692950753">
      <w:bodyDiv w:val="1"/>
      <w:marLeft w:val="0"/>
      <w:marRight w:val="0"/>
      <w:marTop w:val="0"/>
      <w:marBottom w:val="0"/>
      <w:divBdr>
        <w:top w:val="none" w:sz="0" w:space="0" w:color="auto"/>
        <w:left w:val="none" w:sz="0" w:space="0" w:color="auto"/>
        <w:bottom w:val="none" w:sz="0" w:space="0" w:color="auto"/>
        <w:right w:val="none" w:sz="0" w:space="0" w:color="auto"/>
      </w:divBdr>
    </w:div>
    <w:div w:id="1693339166">
      <w:bodyDiv w:val="1"/>
      <w:marLeft w:val="0"/>
      <w:marRight w:val="0"/>
      <w:marTop w:val="0"/>
      <w:marBottom w:val="0"/>
      <w:divBdr>
        <w:top w:val="none" w:sz="0" w:space="0" w:color="auto"/>
        <w:left w:val="none" w:sz="0" w:space="0" w:color="auto"/>
        <w:bottom w:val="none" w:sz="0" w:space="0" w:color="auto"/>
        <w:right w:val="none" w:sz="0" w:space="0" w:color="auto"/>
      </w:divBdr>
    </w:div>
    <w:div w:id="1693414102">
      <w:bodyDiv w:val="1"/>
      <w:marLeft w:val="0"/>
      <w:marRight w:val="0"/>
      <w:marTop w:val="0"/>
      <w:marBottom w:val="0"/>
      <w:divBdr>
        <w:top w:val="none" w:sz="0" w:space="0" w:color="auto"/>
        <w:left w:val="none" w:sz="0" w:space="0" w:color="auto"/>
        <w:bottom w:val="none" w:sz="0" w:space="0" w:color="auto"/>
        <w:right w:val="none" w:sz="0" w:space="0" w:color="auto"/>
      </w:divBdr>
    </w:div>
    <w:div w:id="1693611347">
      <w:bodyDiv w:val="1"/>
      <w:marLeft w:val="0"/>
      <w:marRight w:val="0"/>
      <w:marTop w:val="0"/>
      <w:marBottom w:val="0"/>
      <w:divBdr>
        <w:top w:val="none" w:sz="0" w:space="0" w:color="auto"/>
        <w:left w:val="none" w:sz="0" w:space="0" w:color="auto"/>
        <w:bottom w:val="none" w:sz="0" w:space="0" w:color="auto"/>
        <w:right w:val="none" w:sz="0" w:space="0" w:color="auto"/>
      </w:divBdr>
    </w:div>
    <w:div w:id="1693796043">
      <w:bodyDiv w:val="1"/>
      <w:marLeft w:val="0"/>
      <w:marRight w:val="0"/>
      <w:marTop w:val="0"/>
      <w:marBottom w:val="0"/>
      <w:divBdr>
        <w:top w:val="none" w:sz="0" w:space="0" w:color="auto"/>
        <w:left w:val="none" w:sz="0" w:space="0" w:color="auto"/>
        <w:bottom w:val="none" w:sz="0" w:space="0" w:color="auto"/>
        <w:right w:val="none" w:sz="0" w:space="0" w:color="auto"/>
      </w:divBdr>
    </w:div>
    <w:div w:id="1693799457">
      <w:bodyDiv w:val="1"/>
      <w:marLeft w:val="0"/>
      <w:marRight w:val="0"/>
      <w:marTop w:val="0"/>
      <w:marBottom w:val="0"/>
      <w:divBdr>
        <w:top w:val="none" w:sz="0" w:space="0" w:color="auto"/>
        <w:left w:val="none" w:sz="0" w:space="0" w:color="auto"/>
        <w:bottom w:val="none" w:sz="0" w:space="0" w:color="auto"/>
        <w:right w:val="none" w:sz="0" w:space="0" w:color="auto"/>
      </w:divBdr>
    </w:div>
    <w:div w:id="1693871750">
      <w:bodyDiv w:val="1"/>
      <w:marLeft w:val="0"/>
      <w:marRight w:val="0"/>
      <w:marTop w:val="0"/>
      <w:marBottom w:val="0"/>
      <w:divBdr>
        <w:top w:val="none" w:sz="0" w:space="0" w:color="auto"/>
        <w:left w:val="none" w:sz="0" w:space="0" w:color="auto"/>
        <w:bottom w:val="none" w:sz="0" w:space="0" w:color="auto"/>
        <w:right w:val="none" w:sz="0" w:space="0" w:color="auto"/>
      </w:divBdr>
    </w:div>
    <w:div w:id="1694064415">
      <w:bodyDiv w:val="1"/>
      <w:marLeft w:val="0"/>
      <w:marRight w:val="0"/>
      <w:marTop w:val="0"/>
      <w:marBottom w:val="0"/>
      <w:divBdr>
        <w:top w:val="none" w:sz="0" w:space="0" w:color="auto"/>
        <w:left w:val="none" w:sz="0" w:space="0" w:color="auto"/>
        <w:bottom w:val="none" w:sz="0" w:space="0" w:color="auto"/>
        <w:right w:val="none" w:sz="0" w:space="0" w:color="auto"/>
      </w:divBdr>
    </w:div>
    <w:div w:id="1694107329">
      <w:bodyDiv w:val="1"/>
      <w:marLeft w:val="0"/>
      <w:marRight w:val="0"/>
      <w:marTop w:val="0"/>
      <w:marBottom w:val="0"/>
      <w:divBdr>
        <w:top w:val="none" w:sz="0" w:space="0" w:color="auto"/>
        <w:left w:val="none" w:sz="0" w:space="0" w:color="auto"/>
        <w:bottom w:val="none" w:sz="0" w:space="0" w:color="auto"/>
        <w:right w:val="none" w:sz="0" w:space="0" w:color="auto"/>
      </w:divBdr>
    </w:div>
    <w:div w:id="1694260471">
      <w:bodyDiv w:val="1"/>
      <w:marLeft w:val="0"/>
      <w:marRight w:val="0"/>
      <w:marTop w:val="0"/>
      <w:marBottom w:val="0"/>
      <w:divBdr>
        <w:top w:val="none" w:sz="0" w:space="0" w:color="auto"/>
        <w:left w:val="none" w:sz="0" w:space="0" w:color="auto"/>
        <w:bottom w:val="none" w:sz="0" w:space="0" w:color="auto"/>
        <w:right w:val="none" w:sz="0" w:space="0" w:color="auto"/>
      </w:divBdr>
    </w:div>
    <w:div w:id="1694307994">
      <w:bodyDiv w:val="1"/>
      <w:marLeft w:val="0"/>
      <w:marRight w:val="0"/>
      <w:marTop w:val="0"/>
      <w:marBottom w:val="0"/>
      <w:divBdr>
        <w:top w:val="none" w:sz="0" w:space="0" w:color="auto"/>
        <w:left w:val="none" w:sz="0" w:space="0" w:color="auto"/>
        <w:bottom w:val="none" w:sz="0" w:space="0" w:color="auto"/>
        <w:right w:val="none" w:sz="0" w:space="0" w:color="auto"/>
      </w:divBdr>
    </w:div>
    <w:div w:id="1694460435">
      <w:bodyDiv w:val="1"/>
      <w:marLeft w:val="0"/>
      <w:marRight w:val="0"/>
      <w:marTop w:val="0"/>
      <w:marBottom w:val="0"/>
      <w:divBdr>
        <w:top w:val="none" w:sz="0" w:space="0" w:color="auto"/>
        <w:left w:val="none" w:sz="0" w:space="0" w:color="auto"/>
        <w:bottom w:val="none" w:sz="0" w:space="0" w:color="auto"/>
        <w:right w:val="none" w:sz="0" w:space="0" w:color="auto"/>
      </w:divBdr>
    </w:div>
    <w:div w:id="1694646496">
      <w:bodyDiv w:val="1"/>
      <w:marLeft w:val="0"/>
      <w:marRight w:val="0"/>
      <w:marTop w:val="0"/>
      <w:marBottom w:val="0"/>
      <w:divBdr>
        <w:top w:val="none" w:sz="0" w:space="0" w:color="auto"/>
        <w:left w:val="none" w:sz="0" w:space="0" w:color="auto"/>
        <w:bottom w:val="none" w:sz="0" w:space="0" w:color="auto"/>
        <w:right w:val="none" w:sz="0" w:space="0" w:color="auto"/>
      </w:divBdr>
    </w:div>
    <w:div w:id="1694649032">
      <w:bodyDiv w:val="1"/>
      <w:marLeft w:val="0"/>
      <w:marRight w:val="0"/>
      <w:marTop w:val="0"/>
      <w:marBottom w:val="0"/>
      <w:divBdr>
        <w:top w:val="none" w:sz="0" w:space="0" w:color="auto"/>
        <w:left w:val="none" w:sz="0" w:space="0" w:color="auto"/>
        <w:bottom w:val="none" w:sz="0" w:space="0" w:color="auto"/>
        <w:right w:val="none" w:sz="0" w:space="0" w:color="auto"/>
      </w:divBdr>
    </w:div>
    <w:div w:id="1694770068">
      <w:bodyDiv w:val="1"/>
      <w:marLeft w:val="0"/>
      <w:marRight w:val="0"/>
      <w:marTop w:val="0"/>
      <w:marBottom w:val="0"/>
      <w:divBdr>
        <w:top w:val="none" w:sz="0" w:space="0" w:color="auto"/>
        <w:left w:val="none" w:sz="0" w:space="0" w:color="auto"/>
        <w:bottom w:val="none" w:sz="0" w:space="0" w:color="auto"/>
        <w:right w:val="none" w:sz="0" w:space="0" w:color="auto"/>
      </w:divBdr>
    </w:div>
    <w:div w:id="1694917535">
      <w:bodyDiv w:val="1"/>
      <w:marLeft w:val="0"/>
      <w:marRight w:val="0"/>
      <w:marTop w:val="0"/>
      <w:marBottom w:val="0"/>
      <w:divBdr>
        <w:top w:val="none" w:sz="0" w:space="0" w:color="auto"/>
        <w:left w:val="none" w:sz="0" w:space="0" w:color="auto"/>
        <w:bottom w:val="none" w:sz="0" w:space="0" w:color="auto"/>
        <w:right w:val="none" w:sz="0" w:space="0" w:color="auto"/>
      </w:divBdr>
    </w:div>
    <w:div w:id="1694920146">
      <w:bodyDiv w:val="1"/>
      <w:marLeft w:val="0"/>
      <w:marRight w:val="0"/>
      <w:marTop w:val="0"/>
      <w:marBottom w:val="0"/>
      <w:divBdr>
        <w:top w:val="none" w:sz="0" w:space="0" w:color="auto"/>
        <w:left w:val="none" w:sz="0" w:space="0" w:color="auto"/>
        <w:bottom w:val="none" w:sz="0" w:space="0" w:color="auto"/>
        <w:right w:val="none" w:sz="0" w:space="0" w:color="auto"/>
      </w:divBdr>
    </w:div>
    <w:div w:id="1695299472">
      <w:bodyDiv w:val="1"/>
      <w:marLeft w:val="0"/>
      <w:marRight w:val="0"/>
      <w:marTop w:val="0"/>
      <w:marBottom w:val="0"/>
      <w:divBdr>
        <w:top w:val="none" w:sz="0" w:space="0" w:color="auto"/>
        <w:left w:val="none" w:sz="0" w:space="0" w:color="auto"/>
        <w:bottom w:val="none" w:sz="0" w:space="0" w:color="auto"/>
        <w:right w:val="none" w:sz="0" w:space="0" w:color="auto"/>
      </w:divBdr>
    </w:div>
    <w:div w:id="1695303572">
      <w:bodyDiv w:val="1"/>
      <w:marLeft w:val="0"/>
      <w:marRight w:val="0"/>
      <w:marTop w:val="0"/>
      <w:marBottom w:val="0"/>
      <w:divBdr>
        <w:top w:val="none" w:sz="0" w:space="0" w:color="auto"/>
        <w:left w:val="none" w:sz="0" w:space="0" w:color="auto"/>
        <w:bottom w:val="none" w:sz="0" w:space="0" w:color="auto"/>
        <w:right w:val="none" w:sz="0" w:space="0" w:color="auto"/>
      </w:divBdr>
    </w:div>
    <w:div w:id="1695305904">
      <w:bodyDiv w:val="1"/>
      <w:marLeft w:val="0"/>
      <w:marRight w:val="0"/>
      <w:marTop w:val="0"/>
      <w:marBottom w:val="0"/>
      <w:divBdr>
        <w:top w:val="none" w:sz="0" w:space="0" w:color="auto"/>
        <w:left w:val="none" w:sz="0" w:space="0" w:color="auto"/>
        <w:bottom w:val="none" w:sz="0" w:space="0" w:color="auto"/>
        <w:right w:val="none" w:sz="0" w:space="0" w:color="auto"/>
      </w:divBdr>
    </w:div>
    <w:div w:id="1695493037">
      <w:bodyDiv w:val="1"/>
      <w:marLeft w:val="0"/>
      <w:marRight w:val="0"/>
      <w:marTop w:val="0"/>
      <w:marBottom w:val="0"/>
      <w:divBdr>
        <w:top w:val="none" w:sz="0" w:space="0" w:color="auto"/>
        <w:left w:val="none" w:sz="0" w:space="0" w:color="auto"/>
        <w:bottom w:val="none" w:sz="0" w:space="0" w:color="auto"/>
        <w:right w:val="none" w:sz="0" w:space="0" w:color="auto"/>
      </w:divBdr>
    </w:div>
    <w:div w:id="1695686750">
      <w:bodyDiv w:val="1"/>
      <w:marLeft w:val="0"/>
      <w:marRight w:val="0"/>
      <w:marTop w:val="0"/>
      <w:marBottom w:val="0"/>
      <w:divBdr>
        <w:top w:val="none" w:sz="0" w:space="0" w:color="auto"/>
        <w:left w:val="none" w:sz="0" w:space="0" w:color="auto"/>
        <w:bottom w:val="none" w:sz="0" w:space="0" w:color="auto"/>
        <w:right w:val="none" w:sz="0" w:space="0" w:color="auto"/>
      </w:divBdr>
    </w:div>
    <w:div w:id="1695767086">
      <w:bodyDiv w:val="1"/>
      <w:marLeft w:val="0"/>
      <w:marRight w:val="0"/>
      <w:marTop w:val="0"/>
      <w:marBottom w:val="0"/>
      <w:divBdr>
        <w:top w:val="none" w:sz="0" w:space="0" w:color="auto"/>
        <w:left w:val="none" w:sz="0" w:space="0" w:color="auto"/>
        <w:bottom w:val="none" w:sz="0" w:space="0" w:color="auto"/>
        <w:right w:val="none" w:sz="0" w:space="0" w:color="auto"/>
      </w:divBdr>
    </w:div>
    <w:div w:id="1695839481">
      <w:bodyDiv w:val="1"/>
      <w:marLeft w:val="0"/>
      <w:marRight w:val="0"/>
      <w:marTop w:val="0"/>
      <w:marBottom w:val="0"/>
      <w:divBdr>
        <w:top w:val="none" w:sz="0" w:space="0" w:color="auto"/>
        <w:left w:val="none" w:sz="0" w:space="0" w:color="auto"/>
        <w:bottom w:val="none" w:sz="0" w:space="0" w:color="auto"/>
        <w:right w:val="none" w:sz="0" w:space="0" w:color="auto"/>
      </w:divBdr>
    </w:div>
    <w:div w:id="1696032060">
      <w:bodyDiv w:val="1"/>
      <w:marLeft w:val="0"/>
      <w:marRight w:val="0"/>
      <w:marTop w:val="0"/>
      <w:marBottom w:val="0"/>
      <w:divBdr>
        <w:top w:val="none" w:sz="0" w:space="0" w:color="auto"/>
        <w:left w:val="none" w:sz="0" w:space="0" w:color="auto"/>
        <w:bottom w:val="none" w:sz="0" w:space="0" w:color="auto"/>
        <w:right w:val="none" w:sz="0" w:space="0" w:color="auto"/>
      </w:divBdr>
    </w:div>
    <w:div w:id="1696074936">
      <w:bodyDiv w:val="1"/>
      <w:marLeft w:val="0"/>
      <w:marRight w:val="0"/>
      <w:marTop w:val="0"/>
      <w:marBottom w:val="0"/>
      <w:divBdr>
        <w:top w:val="none" w:sz="0" w:space="0" w:color="auto"/>
        <w:left w:val="none" w:sz="0" w:space="0" w:color="auto"/>
        <w:bottom w:val="none" w:sz="0" w:space="0" w:color="auto"/>
        <w:right w:val="none" w:sz="0" w:space="0" w:color="auto"/>
      </w:divBdr>
    </w:div>
    <w:div w:id="1696887437">
      <w:bodyDiv w:val="1"/>
      <w:marLeft w:val="0"/>
      <w:marRight w:val="0"/>
      <w:marTop w:val="0"/>
      <w:marBottom w:val="0"/>
      <w:divBdr>
        <w:top w:val="none" w:sz="0" w:space="0" w:color="auto"/>
        <w:left w:val="none" w:sz="0" w:space="0" w:color="auto"/>
        <w:bottom w:val="none" w:sz="0" w:space="0" w:color="auto"/>
        <w:right w:val="none" w:sz="0" w:space="0" w:color="auto"/>
      </w:divBdr>
    </w:div>
    <w:div w:id="1697079988">
      <w:bodyDiv w:val="1"/>
      <w:marLeft w:val="0"/>
      <w:marRight w:val="0"/>
      <w:marTop w:val="0"/>
      <w:marBottom w:val="0"/>
      <w:divBdr>
        <w:top w:val="none" w:sz="0" w:space="0" w:color="auto"/>
        <w:left w:val="none" w:sz="0" w:space="0" w:color="auto"/>
        <w:bottom w:val="none" w:sz="0" w:space="0" w:color="auto"/>
        <w:right w:val="none" w:sz="0" w:space="0" w:color="auto"/>
      </w:divBdr>
    </w:div>
    <w:div w:id="1697267785">
      <w:bodyDiv w:val="1"/>
      <w:marLeft w:val="0"/>
      <w:marRight w:val="0"/>
      <w:marTop w:val="0"/>
      <w:marBottom w:val="0"/>
      <w:divBdr>
        <w:top w:val="none" w:sz="0" w:space="0" w:color="auto"/>
        <w:left w:val="none" w:sz="0" w:space="0" w:color="auto"/>
        <w:bottom w:val="none" w:sz="0" w:space="0" w:color="auto"/>
        <w:right w:val="none" w:sz="0" w:space="0" w:color="auto"/>
      </w:divBdr>
    </w:div>
    <w:div w:id="1697317167">
      <w:bodyDiv w:val="1"/>
      <w:marLeft w:val="0"/>
      <w:marRight w:val="0"/>
      <w:marTop w:val="0"/>
      <w:marBottom w:val="0"/>
      <w:divBdr>
        <w:top w:val="none" w:sz="0" w:space="0" w:color="auto"/>
        <w:left w:val="none" w:sz="0" w:space="0" w:color="auto"/>
        <w:bottom w:val="none" w:sz="0" w:space="0" w:color="auto"/>
        <w:right w:val="none" w:sz="0" w:space="0" w:color="auto"/>
      </w:divBdr>
    </w:div>
    <w:div w:id="1697348482">
      <w:bodyDiv w:val="1"/>
      <w:marLeft w:val="0"/>
      <w:marRight w:val="0"/>
      <w:marTop w:val="0"/>
      <w:marBottom w:val="0"/>
      <w:divBdr>
        <w:top w:val="none" w:sz="0" w:space="0" w:color="auto"/>
        <w:left w:val="none" w:sz="0" w:space="0" w:color="auto"/>
        <w:bottom w:val="none" w:sz="0" w:space="0" w:color="auto"/>
        <w:right w:val="none" w:sz="0" w:space="0" w:color="auto"/>
      </w:divBdr>
    </w:div>
    <w:div w:id="1697728217">
      <w:bodyDiv w:val="1"/>
      <w:marLeft w:val="0"/>
      <w:marRight w:val="0"/>
      <w:marTop w:val="0"/>
      <w:marBottom w:val="0"/>
      <w:divBdr>
        <w:top w:val="none" w:sz="0" w:space="0" w:color="auto"/>
        <w:left w:val="none" w:sz="0" w:space="0" w:color="auto"/>
        <w:bottom w:val="none" w:sz="0" w:space="0" w:color="auto"/>
        <w:right w:val="none" w:sz="0" w:space="0" w:color="auto"/>
      </w:divBdr>
    </w:div>
    <w:div w:id="1697732328">
      <w:bodyDiv w:val="1"/>
      <w:marLeft w:val="0"/>
      <w:marRight w:val="0"/>
      <w:marTop w:val="0"/>
      <w:marBottom w:val="0"/>
      <w:divBdr>
        <w:top w:val="none" w:sz="0" w:space="0" w:color="auto"/>
        <w:left w:val="none" w:sz="0" w:space="0" w:color="auto"/>
        <w:bottom w:val="none" w:sz="0" w:space="0" w:color="auto"/>
        <w:right w:val="none" w:sz="0" w:space="0" w:color="auto"/>
      </w:divBdr>
    </w:div>
    <w:div w:id="1697779400">
      <w:bodyDiv w:val="1"/>
      <w:marLeft w:val="0"/>
      <w:marRight w:val="0"/>
      <w:marTop w:val="0"/>
      <w:marBottom w:val="0"/>
      <w:divBdr>
        <w:top w:val="none" w:sz="0" w:space="0" w:color="auto"/>
        <w:left w:val="none" w:sz="0" w:space="0" w:color="auto"/>
        <w:bottom w:val="none" w:sz="0" w:space="0" w:color="auto"/>
        <w:right w:val="none" w:sz="0" w:space="0" w:color="auto"/>
      </w:divBdr>
    </w:div>
    <w:div w:id="1697852721">
      <w:bodyDiv w:val="1"/>
      <w:marLeft w:val="0"/>
      <w:marRight w:val="0"/>
      <w:marTop w:val="0"/>
      <w:marBottom w:val="0"/>
      <w:divBdr>
        <w:top w:val="none" w:sz="0" w:space="0" w:color="auto"/>
        <w:left w:val="none" w:sz="0" w:space="0" w:color="auto"/>
        <w:bottom w:val="none" w:sz="0" w:space="0" w:color="auto"/>
        <w:right w:val="none" w:sz="0" w:space="0" w:color="auto"/>
      </w:divBdr>
    </w:div>
    <w:div w:id="1697923526">
      <w:bodyDiv w:val="1"/>
      <w:marLeft w:val="0"/>
      <w:marRight w:val="0"/>
      <w:marTop w:val="0"/>
      <w:marBottom w:val="0"/>
      <w:divBdr>
        <w:top w:val="none" w:sz="0" w:space="0" w:color="auto"/>
        <w:left w:val="none" w:sz="0" w:space="0" w:color="auto"/>
        <w:bottom w:val="none" w:sz="0" w:space="0" w:color="auto"/>
        <w:right w:val="none" w:sz="0" w:space="0" w:color="auto"/>
      </w:divBdr>
    </w:div>
    <w:div w:id="1697928741">
      <w:bodyDiv w:val="1"/>
      <w:marLeft w:val="0"/>
      <w:marRight w:val="0"/>
      <w:marTop w:val="0"/>
      <w:marBottom w:val="0"/>
      <w:divBdr>
        <w:top w:val="none" w:sz="0" w:space="0" w:color="auto"/>
        <w:left w:val="none" w:sz="0" w:space="0" w:color="auto"/>
        <w:bottom w:val="none" w:sz="0" w:space="0" w:color="auto"/>
        <w:right w:val="none" w:sz="0" w:space="0" w:color="auto"/>
      </w:divBdr>
    </w:div>
    <w:div w:id="1697928948">
      <w:bodyDiv w:val="1"/>
      <w:marLeft w:val="0"/>
      <w:marRight w:val="0"/>
      <w:marTop w:val="0"/>
      <w:marBottom w:val="0"/>
      <w:divBdr>
        <w:top w:val="none" w:sz="0" w:space="0" w:color="auto"/>
        <w:left w:val="none" w:sz="0" w:space="0" w:color="auto"/>
        <w:bottom w:val="none" w:sz="0" w:space="0" w:color="auto"/>
        <w:right w:val="none" w:sz="0" w:space="0" w:color="auto"/>
      </w:divBdr>
    </w:div>
    <w:div w:id="1698313439">
      <w:bodyDiv w:val="1"/>
      <w:marLeft w:val="0"/>
      <w:marRight w:val="0"/>
      <w:marTop w:val="0"/>
      <w:marBottom w:val="0"/>
      <w:divBdr>
        <w:top w:val="none" w:sz="0" w:space="0" w:color="auto"/>
        <w:left w:val="none" w:sz="0" w:space="0" w:color="auto"/>
        <w:bottom w:val="none" w:sz="0" w:space="0" w:color="auto"/>
        <w:right w:val="none" w:sz="0" w:space="0" w:color="auto"/>
      </w:divBdr>
    </w:div>
    <w:div w:id="1698315399">
      <w:bodyDiv w:val="1"/>
      <w:marLeft w:val="0"/>
      <w:marRight w:val="0"/>
      <w:marTop w:val="0"/>
      <w:marBottom w:val="0"/>
      <w:divBdr>
        <w:top w:val="none" w:sz="0" w:space="0" w:color="auto"/>
        <w:left w:val="none" w:sz="0" w:space="0" w:color="auto"/>
        <w:bottom w:val="none" w:sz="0" w:space="0" w:color="auto"/>
        <w:right w:val="none" w:sz="0" w:space="0" w:color="auto"/>
      </w:divBdr>
    </w:div>
    <w:div w:id="1698383905">
      <w:bodyDiv w:val="1"/>
      <w:marLeft w:val="0"/>
      <w:marRight w:val="0"/>
      <w:marTop w:val="0"/>
      <w:marBottom w:val="0"/>
      <w:divBdr>
        <w:top w:val="none" w:sz="0" w:space="0" w:color="auto"/>
        <w:left w:val="none" w:sz="0" w:space="0" w:color="auto"/>
        <w:bottom w:val="none" w:sz="0" w:space="0" w:color="auto"/>
        <w:right w:val="none" w:sz="0" w:space="0" w:color="auto"/>
      </w:divBdr>
    </w:div>
    <w:div w:id="1698387221">
      <w:bodyDiv w:val="1"/>
      <w:marLeft w:val="0"/>
      <w:marRight w:val="0"/>
      <w:marTop w:val="0"/>
      <w:marBottom w:val="0"/>
      <w:divBdr>
        <w:top w:val="none" w:sz="0" w:space="0" w:color="auto"/>
        <w:left w:val="none" w:sz="0" w:space="0" w:color="auto"/>
        <w:bottom w:val="none" w:sz="0" w:space="0" w:color="auto"/>
        <w:right w:val="none" w:sz="0" w:space="0" w:color="auto"/>
      </w:divBdr>
    </w:div>
    <w:div w:id="1698695706">
      <w:bodyDiv w:val="1"/>
      <w:marLeft w:val="0"/>
      <w:marRight w:val="0"/>
      <w:marTop w:val="0"/>
      <w:marBottom w:val="0"/>
      <w:divBdr>
        <w:top w:val="none" w:sz="0" w:space="0" w:color="auto"/>
        <w:left w:val="none" w:sz="0" w:space="0" w:color="auto"/>
        <w:bottom w:val="none" w:sz="0" w:space="0" w:color="auto"/>
        <w:right w:val="none" w:sz="0" w:space="0" w:color="auto"/>
      </w:divBdr>
    </w:div>
    <w:div w:id="1698844918">
      <w:bodyDiv w:val="1"/>
      <w:marLeft w:val="0"/>
      <w:marRight w:val="0"/>
      <w:marTop w:val="0"/>
      <w:marBottom w:val="0"/>
      <w:divBdr>
        <w:top w:val="none" w:sz="0" w:space="0" w:color="auto"/>
        <w:left w:val="none" w:sz="0" w:space="0" w:color="auto"/>
        <w:bottom w:val="none" w:sz="0" w:space="0" w:color="auto"/>
        <w:right w:val="none" w:sz="0" w:space="0" w:color="auto"/>
      </w:divBdr>
    </w:div>
    <w:div w:id="1698970125">
      <w:bodyDiv w:val="1"/>
      <w:marLeft w:val="0"/>
      <w:marRight w:val="0"/>
      <w:marTop w:val="0"/>
      <w:marBottom w:val="0"/>
      <w:divBdr>
        <w:top w:val="none" w:sz="0" w:space="0" w:color="auto"/>
        <w:left w:val="none" w:sz="0" w:space="0" w:color="auto"/>
        <w:bottom w:val="none" w:sz="0" w:space="0" w:color="auto"/>
        <w:right w:val="none" w:sz="0" w:space="0" w:color="auto"/>
      </w:divBdr>
    </w:div>
    <w:div w:id="1699041514">
      <w:bodyDiv w:val="1"/>
      <w:marLeft w:val="0"/>
      <w:marRight w:val="0"/>
      <w:marTop w:val="0"/>
      <w:marBottom w:val="0"/>
      <w:divBdr>
        <w:top w:val="none" w:sz="0" w:space="0" w:color="auto"/>
        <w:left w:val="none" w:sz="0" w:space="0" w:color="auto"/>
        <w:bottom w:val="none" w:sz="0" w:space="0" w:color="auto"/>
        <w:right w:val="none" w:sz="0" w:space="0" w:color="auto"/>
      </w:divBdr>
    </w:div>
    <w:div w:id="1699233500">
      <w:bodyDiv w:val="1"/>
      <w:marLeft w:val="0"/>
      <w:marRight w:val="0"/>
      <w:marTop w:val="0"/>
      <w:marBottom w:val="0"/>
      <w:divBdr>
        <w:top w:val="none" w:sz="0" w:space="0" w:color="auto"/>
        <w:left w:val="none" w:sz="0" w:space="0" w:color="auto"/>
        <w:bottom w:val="none" w:sz="0" w:space="0" w:color="auto"/>
        <w:right w:val="none" w:sz="0" w:space="0" w:color="auto"/>
      </w:divBdr>
    </w:div>
    <w:div w:id="1699697528">
      <w:bodyDiv w:val="1"/>
      <w:marLeft w:val="0"/>
      <w:marRight w:val="0"/>
      <w:marTop w:val="0"/>
      <w:marBottom w:val="0"/>
      <w:divBdr>
        <w:top w:val="none" w:sz="0" w:space="0" w:color="auto"/>
        <w:left w:val="none" w:sz="0" w:space="0" w:color="auto"/>
        <w:bottom w:val="none" w:sz="0" w:space="0" w:color="auto"/>
        <w:right w:val="none" w:sz="0" w:space="0" w:color="auto"/>
      </w:divBdr>
    </w:div>
    <w:div w:id="1699774054">
      <w:bodyDiv w:val="1"/>
      <w:marLeft w:val="0"/>
      <w:marRight w:val="0"/>
      <w:marTop w:val="0"/>
      <w:marBottom w:val="0"/>
      <w:divBdr>
        <w:top w:val="none" w:sz="0" w:space="0" w:color="auto"/>
        <w:left w:val="none" w:sz="0" w:space="0" w:color="auto"/>
        <w:bottom w:val="none" w:sz="0" w:space="0" w:color="auto"/>
        <w:right w:val="none" w:sz="0" w:space="0" w:color="auto"/>
      </w:divBdr>
    </w:div>
    <w:div w:id="1699967303">
      <w:bodyDiv w:val="1"/>
      <w:marLeft w:val="0"/>
      <w:marRight w:val="0"/>
      <w:marTop w:val="0"/>
      <w:marBottom w:val="0"/>
      <w:divBdr>
        <w:top w:val="none" w:sz="0" w:space="0" w:color="auto"/>
        <w:left w:val="none" w:sz="0" w:space="0" w:color="auto"/>
        <w:bottom w:val="none" w:sz="0" w:space="0" w:color="auto"/>
        <w:right w:val="none" w:sz="0" w:space="0" w:color="auto"/>
      </w:divBdr>
    </w:div>
    <w:div w:id="1700082834">
      <w:bodyDiv w:val="1"/>
      <w:marLeft w:val="0"/>
      <w:marRight w:val="0"/>
      <w:marTop w:val="0"/>
      <w:marBottom w:val="0"/>
      <w:divBdr>
        <w:top w:val="none" w:sz="0" w:space="0" w:color="auto"/>
        <w:left w:val="none" w:sz="0" w:space="0" w:color="auto"/>
        <w:bottom w:val="none" w:sz="0" w:space="0" w:color="auto"/>
        <w:right w:val="none" w:sz="0" w:space="0" w:color="auto"/>
      </w:divBdr>
    </w:div>
    <w:div w:id="1700356928">
      <w:bodyDiv w:val="1"/>
      <w:marLeft w:val="0"/>
      <w:marRight w:val="0"/>
      <w:marTop w:val="0"/>
      <w:marBottom w:val="0"/>
      <w:divBdr>
        <w:top w:val="none" w:sz="0" w:space="0" w:color="auto"/>
        <w:left w:val="none" w:sz="0" w:space="0" w:color="auto"/>
        <w:bottom w:val="none" w:sz="0" w:space="0" w:color="auto"/>
        <w:right w:val="none" w:sz="0" w:space="0" w:color="auto"/>
      </w:divBdr>
    </w:div>
    <w:div w:id="1700740538">
      <w:bodyDiv w:val="1"/>
      <w:marLeft w:val="0"/>
      <w:marRight w:val="0"/>
      <w:marTop w:val="0"/>
      <w:marBottom w:val="0"/>
      <w:divBdr>
        <w:top w:val="none" w:sz="0" w:space="0" w:color="auto"/>
        <w:left w:val="none" w:sz="0" w:space="0" w:color="auto"/>
        <w:bottom w:val="none" w:sz="0" w:space="0" w:color="auto"/>
        <w:right w:val="none" w:sz="0" w:space="0" w:color="auto"/>
      </w:divBdr>
    </w:div>
    <w:div w:id="1700740980">
      <w:bodyDiv w:val="1"/>
      <w:marLeft w:val="0"/>
      <w:marRight w:val="0"/>
      <w:marTop w:val="0"/>
      <w:marBottom w:val="0"/>
      <w:divBdr>
        <w:top w:val="none" w:sz="0" w:space="0" w:color="auto"/>
        <w:left w:val="none" w:sz="0" w:space="0" w:color="auto"/>
        <w:bottom w:val="none" w:sz="0" w:space="0" w:color="auto"/>
        <w:right w:val="none" w:sz="0" w:space="0" w:color="auto"/>
      </w:divBdr>
    </w:div>
    <w:div w:id="1700815696">
      <w:bodyDiv w:val="1"/>
      <w:marLeft w:val="0"/>
      <w:marRight w:val="0"/>
      <w:marTop w:val="0"/>
      <w:marBottom w:val="0"/>
      <w:divBdr>
        <w:top w:val="none" w:sz="0" w:space="0" w:color="auto"/>
        <w:left w:val="none" w:sz="0" w:space="0" w:color="auto"/>
        <w:bottom w:val="none" w:sz="0" w:space="0" w:color="auto"/>
        <w:right w:val="none" w:sz="0" w:space="0" w:color="auto"/>
      </w:divBdr>
    </w:div>
    <w:div w:id="1701084388">
      <w:bodyDiv w:val="1"/>
      <w:marLeft w:val="0"/>
      <w:marRight w:val="0"/>
      <w:marTop w:val="0"/>
      <w:marBottom w:val="0"/>
      <w:divBdr>
        <w:top w:val="none" w:sz="0" w:space="0" w:color="auto"/>
        <w:left w:val="none" w:sz="0" w:space="0" w:color="auto"/>
        <w:bottom w:val="none" w:sz="0" w:space="0" w:color="auto"/>
        <w:right w:val="none" w:sz="0" w:space="0" w:color="auto"/>
      </w:divBdr>
    </w:div>
    <w:div w:id="1701126689">
      <w:bodyDiv w:val="1"/>
      <w:marLeft w:val="0"/>
      <w:marRight w:val="0"/>
      <w:marTop w:val="0"/>
      <w:marBottom w:val="0"/>
      <w:divBdr>
        <w:top w:val="none" w:sz="0" w:space="0" w:color="auto"/>
        <w:left w:val="none" w:sz="0" w:space="0" w:color="auto"/>
        <w:bottom w:val="none" w:sz="0" w:space="0" w:color="auto"/>
        <w:right w:val="none" w:sz="0" w:space="0" w:color="auto"/>
      </w:divBdr>
    </w:div>
    <w:div w:id="1701205256">
      <w:bodyDiv w:val="1"/>
      <w:marLeft w:val="0"/>
      <w:marRight w:val="0"/>
      <w:marTop w:val="0"/>
      <w:marBottom w:val="0"/>
      <w:divBdr>
        <w:top w:val="none" w:sz="0" w:space="0" w:color="auto"/>
        <w:left w:val="none" w:sz="0" w:space="0" w:color="auto"/>
        <w:bottom w:val="none" w:sz="0" w:space="0" w:color="auto"/>
        <w:right w:val="none" w:sz="0" w:space="0" w:color="auto"/>
      </w:divBdr>
    </w:div>
    <w:div w:id="1701591182">
      <w:bodyDiv w:val="1"/>
      <w:marLeft w:val="0"/>
      <w:marRight w:val="0"/>
      <w:marTop w:val="0"/>
      <w:marBottom w:val="0"/>
      <w:divBdr>
        <w:top w:val="none" w:sz="0" w:space="0" w:color="auto"/>
        <w:left w:val="none" w:sz="0" w:space="0" w:color="auto"/>
        <w:bottom w:val="none" w:sz="0" w:space="0" w:color="auto"/>
        <w:right w:val="none" w:sz="0" w:space="0" w:color="auto"/>
      </w:divBdr>
    </w:div>
    <w:div w:id="1701661888">
      <w:bodyDiv w:val="1"/>
      <w:marLeft w:val="0"/>
      <w:marRight w:val="0"/>
      <w:marTop w:val="0"/>
      <w:marBottom w:val="0"/>
      <w:divBdr>
        <w:top w:val="none" w:sz="0" w:space="0" w:color="auto"/>
        <w:left w:val="none" w:sz="0" w:space="0" w:color="auto"/>
        <w:bottom w:val="none" w:sz="0" w:space="0" w:color="auto"/>
        <w:right w:val="none" w:sz="0" w:space="0" w:color="auto"/>
      </w:divBdr>
    </w:div>
    <w:div w:id="1701735143">
      <w:bodyDiv w:val="1"/>
      <w:marLeft w:val="0"/>
      <w:marRight w:val="0"/>
      <w:marTop w:val="0"/>
      <w:marBottom w:val="0"/>
      <w:divBdr>
        <w:top w:val="none" w:sz="0" w:space="0" w:color="auto"/>
        <w:left w:val="none" w:sz="0" w:space="0" w:color="auto"/>
        <w:bottom w:val="none" w:sz="0" w:space="0" w:color="auto"/>
        <w:right w:val="none" w:sz="0" w:space="0" w:color="auto"/>
      </w:divBdr>
    </w:div>
    <w:div w:id="1701736860">
      <w:bodyDiv w:val="1"/>
      <w:marLeft w:val="0"/>
      <w:marRight w:val="0"/>
      <w:marTop w:val="0"/>
      <w:marBottom w:val="0"/>
      <w:divBdr>
        <w:top w:val="none" w:sz="0" w:space="0" w:color="auto"/>
        <w:left w:val="none" w:sz="0" w:space="0" w:color="auto"/>
        <w:bottom w:val="none" w:sz="0" w:space="0" w:color="auto"/>
        <w:right w:val="none" w:sz="0" w:space="0" w:color="auto"/>
      </w:divBdr>
    </w:div>
    <w:div w:id="1701936426">
      <w:bodyDiv w:val="1"/>
      <w:marLeft w:val="0"/>
      <w:marRight w:val="0"/>
      <w:marTop w:val="0"/>
      <w:marBottom w:val="0"/>
      <w:divBdr>
        <w:top w:val="none" w:sz="0" w:space="0" w:color="auto"/>
        <w:left w:val="none" w:sz="0" w:space="0" w:color="auto"/>
        <w:bottom w:val="none" w:sz="0" w:space="0" w:color="auto"/>
        <w:right w:val="none" w:sz="0" w:space="0" w:color="auto"/>
      </w:divBdr>
    </w:div>
    <w:div w:id="1702126051">
      <w:bodyDiv w:val="1"/>
      <w:marLeft w:val="0"/>
      <w:marRight w:val="0"/>
      <w:marTop w:val="0"/>
      <w:marBottom w:val="0"/>
      <w:divBdr>
        <w:top w:val="none" w:sz="0" w:space="0" w:color="auto"/>
        <w:left w:val="none" w:sz="0" w:space="0" w:color="auto"/>
        <w:bottom w:val="none" w:sz="0" w:space="0" w:color="auto"/>
        <w:right w:val="none" w:sz="0" w:space="0" w:color="auto"/>
      </w:divBdr>
    </w:div>
    <w:div w:id="1702392749">
      <w:bodyDiv w:val="1"/>
      <w:marLeft w:val="0"/>
      <w:marRight w:val="0"/>
      <w:marTop w:val="0"/>
      <w:marBottom w:val="0"/>
      <w:divBdr>
        <w:top w:val="none" w:sz="0" w:space="0" w:color="auto"/>
        <w:left w:val="none" w:sz="0" w:space="0" w:color="auto"/>
        <w:bottom w:val="none" w:sz="0" w:space="0" w:color="auto"/>
        <w:right w:val="none" w:sz="0" w:space="0" w:color="auto"/>
      </w:divBdr>
    </w:div>
    <w:div w:id="1702508483">
      <w:bodyDiv w:val="1"/>
      <w:marLeft w:val="0"/>
      <w:marRight w:val="0"/>
      <w:marTop w:val="0"/>
      <w:marBottom w:val="0"/>
      <w:divBdr>
        <w:top w:val="none" w:sz="0" w:space="0" w:color="auto"/>
        <w:left w:val="none" w:sz="0" w:space="0" w:color="auto"/>
        <w:bottom w:val="none" w:sz="0" w:space="0" w:color="auto"/>
        <w:right w:val="none" w:sz="0" w:space="0" w:color="auto"/>
      </w:divBdr>
    </w:div>
    <w:div w:id="1702583609">
      <w:bodyDiv w:val="1"/>
      <w:marLeft w:val="0"/>
      <w:marRight w:val="0"/>
      <w:marTop w:val="0"/>
      <w:marBottom w:val="0"/>
      <w:divBdr>
        <w:top w:val="none" w:sz="0" w:space="0" w:color="auto"/>
        <w:left w:val="none" w:sz="0" w:space="0" w:color="auto"/>
        <w:bottom w:val="none" w:sz="0" w:space="0" w:color="auto"/>
        <w:right w:val="none" w:sz="0" w:space="0" w:color="auto"/>
      </w:divBdr>
    </w:div>
    <w:div w:id="1702630695">
      <w:bodyDiv w:val="1"/>
      <w:marLeft w:val="0"/>
      <w:marRight w:val="0"/>
      <w:marTop w:val="0"/>
      <w:marBottom w:val="0"/>
      <w:divBdr>
        <w:top w:val="none" w:sz="0" w:space="0" w:color="auto"/>
        <w:left w:val="none" w:sz="0" w:space="0" w:color="auto"/>
        <w:bottom w:val="none" w:sz="0" w:space="0" w:color="auto"/>
        <w:right w:val="none" w:sz="0" w:space="0" w:color="auto"/>
      </w:divBdr>
    </w:div>
    <w:div w:id="1702972680">
      <w:bodyDiv w:val="1"/>
      <w:marLeft w:val="0"/>
      <w:marRight w:val="0"/>
      <w:marTop w:val="0"/>
      <w:marBottom w:val="0"/>
      <w:divBdr>
        <w:top w:val="none" w:sz="0" w:space="0" w:color="auto"/>
        <w:left w:val="none" w:sz="0" w:space="0" w:color="auto"/>
        <w:bottom w:val="none" w:sz="0" w:space="0" w:color="auto"/>
        <w:right w:val="none" w:sz="0" w:space="0" w:color="auto"/>
      </w:divBdr>
    </w:div>
    <w:div w:id="1703280741">
      <w:bodyDiv w:val="1"/>
      <w:marLeft w:val="0"/>
      <w:marRight w:val="0"/>
      <w:marTop w:val="0"/>
      <w:marBottom w:val="0"/>
      <w:divBdr>
        <w:top w:val="none" w:sz="0" w:space="0" w:color="auto"/>
        <w:left w:val="none" w:sz="0" w:space="0" w:color="auto"/>
        <w:bottom w:val="none" w:sz="0" w:space="0" w:color="auto"/>
        <w:right w:val="none" w:sz="0" w:space="0" w:color="auto"/>
      </w:divBdr>
    </w:div>
    <w:div w:id="1703478237">
      <w:bodyDiv w:val="1"/>
      <w:marLeft w:val="0"/>
      <w:marRight w:val="0"/>
      <w:marTop w:val="0"/>
      <w:marBottom w:val="0"/>
      <w:divBdr>
        <w:top w:val="none" w:sz="0" w:space="0" w:color="auto"/>
        <w:left w:val="none" w:sz="0" w:space="0" w:color="auto"/>
        <w:bottom w:val="none" w:sz="0" w:space="0" w:color="auto"/>
        <w:right w:val="none" w:sz="0" w:space="0" w:color="auto"/>
      </w:divBdr>
    </w:div>
    <w:div w:id="1703706027">
      <w:bodyDiv w:val="1"/>
      <w:marLeft w:val="0"/>
      <w:marRight w:val="0"/>
      <w:marTop w:val="0"/>
      <w:marBottom w:val="0"/>
      <w:divBdr>
        <w:top w:val="none" w:sz="0" w:space="0" w:color="auto"/>
        <w:left w:val="none" w:sz="0" w:space="0" w:color="auto"/>
        <w:bottom w:val="none" w:sz="0" w:space="0" w:color="auto"/>
        <w:right w:val="none" w:sz="0" w:space="0" w:color="auto"/>
      </w:divBdr>
    </w:div>
    <w:div w:id="1703894181">
      <w:bodyDiv w:val="1"/>
      <w:marLeft w:val="0"/>
      <w:marRight w:val="0"/>
      <w:marTop w:val="0"/>
      <w:marBottom w:val="0"/>
      <w:divBdr>
        <w:top w:val="none" w:sz="0" w:space="0" w:color="auto"/>
        <w:left w:val="none" w:sz="0" w:space="0" w:color="auto"/>
        <w:bottom w:val="none" w:sz="0" w:space="0" w:color="auto"/>
        <w:right w:val="none" w:sz="0" w:space="0" w:color="auto"/>
      </w:divBdr>
    </w:div>
    <w:div w:id="1703897252">
      <w:bodyDiv w:val="1"/>
      <w:marLeft w:val="0"/>
      <w:marRight w:val="0"/>
      <w:marTop w:val="0"/>
      <w:marBottom w:val="0"/>
      <w:divBdr>
        <w:top w:val="none" w:sz="0" w:space="0" w:color="auto"/>
        <w:left w:val="none" w:sz="0" w:space="0" w:color="auto"/>
        <w:bottom w:val="none" w:sz="0" w:space="0" w:color="auto"/>
        <w:right w:val="none" w:sz="0" w:space="0" w:color="auto"/>
      </w:divBdr>
    </w:div>
    <w:div w:id="1704016348">
      <w:bodyDiv w:val="1"/>
      <w:marLeft w:val="0"/>
      <w:marRight w:val="0"/>
      <w:marTop w:val="0"/>
      <w:marBottom w:val="0"/>
      <w:divBdr>
        <w:top w:val="none" w:sz="0" w:space="0" w:color="auto"/>
        <w:left w:val="none" w:sz="0" w:space="0" w:color="auto"/>
        <w:bottom w:val="none" w:sz="0" w:space="0" w:color="auto"/>
        <w:right w:val="none" w:sz="0" w:space="0" w:color="auto"/>
      </w:divBdr>
    </w:div>
    <w:div w:id="1704331427">
      <w:bodyDiv w:val="1"/>
      <w:marLeft w:val="0"/>
      <w:marRight w:val="0"/>
      <w:marTop w:val="0"/>
      <w:marBottom w:val="0"/>
      <w:divBdr>
        <w:top w:val="none" w:sz="0" w:space="0" w:color="auto"/>
        <w:left w:val="none" w:sz="0" w:space="0" w:color="auto"/>
        <w:bottom w:val="none" w:sz="0" w:space="0" w:color="auto"/>
        <w:right w:val="none" w:sz="0" w:space="0" w:color="auto"/>
      </w:divBdr>
    </w:div>
    <w:div w:id="1704357776">
      <w:bodyDiv w:val="1"/>
      <w:marLeft w:val="0"/>
      <w:marRight w:val="0"/>
      <w:marTop w:val="0"/>
      <w:marBottom w:val="0"/>
      <w:divBdr>
        <w:top w:val="none" w:sz="0" w:space="0" w:color="auto"/>
        <w:left w:val="none" w:sz="0" w:space="0" w:color="auto"/>
        <w:bottom w:val="none" w:sz="0" w:space="0" w:color="auto"/>
        <w:right w:val="none" w:sz="0" w:space="0" w:color="auto"/>
      </w:divBdr>
    </w:div>
    <w:div w:id="1704359105">
      <w:bodyDiv w:val="1"/>
      <w:marLeft w:val="0"/>
      <w:marRight w:val="0"/>
      <w:marTop w:val="0"/>
      <w:marBottom w:val="0"/>
      <w:divBdr>
        <w:top w:val="none" w:sz="0" w:space="0" w:color="auto"/>
        <w:left w:val="none" w:sz="0" w:space="0" w:color="auto"/>
        <w:bottom w:val="none" w:sz="0" w:space="0" w:color="auto"/>
        <w:right w:val="none" w:sz="0" w:space="0" w:color="auto"/>
      </w:divBdr>
    </w:div>
    <w:div w:id="1704674258">
      <w:bodyDiv w:val="1"/>
      <w:marLeft w:val="0"/>
      <w:marRight w:val="0"/>
      <w:marTop w:val="0"/>
      <w:marBottom w:val="0"/>
      <w:divBdr>
        <w:top w:val="none" w:sz="0" w:space="0" w:color="auto"/>
        <w:left w:val="none" w:sz="0" w:space="0" w:color="auto"/>
        <w:bottom w:val="none" w:sz="0" w:space="0" w:color="auto"/>
        <w:right w:val="none" w:sz="0" w:space="0" w:color="auto"/>
      </w:divBdr>
    </w:div>
    <w:div w:id="1704792866">
      <w:bodyDiv w:val="1"/>
      <w:marLeft w:val="0"/>
      <w:marRight w:val="0"/>
      <w:marTop w:val="0"/>
      <w:marBottom w:val="0"/>
      <w:divBdr>
        <w:top w:val="none" w:sz="0" w:space="0" w:color="auto"/>
        <w:left w:val="none" w:sz="0" w:space="0" w:color="auto"/>
        <w:bottom w:val="none" w:sz="0" w:space="0" w:color="auto"/>
        <w:right w:val="none" w:sz="0" w:space="0" w:color="auto"/>
      </w:divBdr>
    </w:div>
    <w:div w:id="1704818882">
      <w:bodyDiv w:val="1"/>
      <w:marLeft w:val="0"/>
      <w:marRight w:val="0"/>
      <w:marTop w:val="0"/>
      <w:marBottom w:val="0"/>
      <w:divBdr>
        <w:top w:val="none" w:sz="0" w:space="0" w:color="auto"/>
        <w:left w:val="none" w:sz="0" w:space="0" w:color="auto"/>
        <w:bottom w:val="none" w:sz="0" w:space="0" w:color="auto"/>
        <w:right w:val="none" w:sz="0" w:space="0" w:color="auto"/>
      </w:divBdr>
    </w:div>
    <w:div w:id="1704861587">
      <w:bodyDiv w:val="1"/>
      <w:marLeft w:val="0"/>
      <w:marRight w:val="0"/>
      <w:marTop w:val="0"/>
      <w:marBottom w:val="0"/>
      <w:divBdr>
        <w:top w:val="none" w:sz="0" w:space="0" w:color="auto"/>
        <w:left w:val="none" w:sz="0" w:space="0" w:color="auto"/>
        <w:bottom w:val="none" w:sz="0" w:space="0" w:color="auto"/>
        <w:right w:val="none" w:sz="0" w:space="0" w:color="auto"/>
      </w:divBdr>
    </w:div>
    <w:div w:id="1705053127">
      <w:bodyDiv w:val="1"/>
      <w:marLeft w:val="0"/>
      <w:marRight w:val="0"/>
      <w:marTop w:val="0"/>
      <w:marBottom w:val="0"/>
      <w:divBdr>
        <w:top w:val="none" w:sz="0" w:space="0" w:color="auto"/>
        <w:left w:val="none" w:sz="0" w:space="0" w:color="auto"/>
        <w:bottom w:val="none" w:sz="0" w:space="0" w:color="auto"/>
        <w:right w:val="none" w:sz="0" w:space="0" w:color="auto"/>
      </w:divBdr>
    </w:div>
    <w:div w:id="1705212393">
      <w:bodyDiv w:val="1"/>
      <w:marLeft w:val="0"/>
      <w:marRight w:val="0"/>
      <w:marTop w:val="0"/>
      <w:marBottom w:val="0"/>
      <w:divBdr>
        <w:top w:val="none" w:sz="0" w:space="0" w:color="auto"/>
        <w:left w:val="none" w:sz="0" w:space="0" w:color="auto"/>
        <w:bottom w:val="none" w:sz="0" w:space="0" w:color="auto"/>
        <w:right w:val="none" w:sz="0" w:space="0" w:color="auto"/>
      </w:divBdr>
    </w:div>
    <w:div w:id="1705402804">
      <w:bodyDiv w:val="1"/>
      <w:marLeft w:val="0"/>
      <w:marRight w:val="0"/>
      <w:marTop w:val="0"/>
      <w:marBottom w:val="0"/>
      <w:divBdr>
        <w:top w:val="none" w:sz="0" w:space="0" w:color="auto"/>
        <w:left w:val="none" w:sz="0" w:space="0" w:color="auto"/>
        <w:bottom w:val="none" w:sz="0" w:space="0" w:color="auto"/>
        <w:right w:val="none" w:sz="0" w:space="0" w:color="auto"/>
      </w:divBdr>
    </w:div>
    <w:div w:id="1705641752">
      <w:bodyDiv w:val="1"/>
      <w:marLeft w:val="0"/>
      <w:marRight w:val="0"/>
      <w:marTop w:val="0"/>
      <w:marBottom w:val="0"/>
      <w:divBdr>
        <w:top w:val="none" w:sz="0" w:space="0" w:color="auto"/>
        <w:left w:val="none" w:sz="0" w:space="0" w:color="auto"/>
        <w:bottom w:val="none" w:sz="0" w:space="0" w:color="auto"/>
        <w:right w:val="none" w:sz="0" w:space="0" w:color="auto"/>
      </w:divBdr>
    </w:div>
    <w:div w:id="1705867935">
      <w:bodyDiv w:val="1"/>
      <w:marLeft w:val="0"/>
      <w:marRight w:val="0"/>
      <w:marTop w:val="0"/>
      <w:marBottom w:val="0"/>
      <w:divBdr>
        <w:top w:val="none" w:sz="0" w:space="0" w:color="auto"/>
        <w:left w:val="none" w:sz="0" w:space="0" w:color="auto"/>
        <w:bottom w:val="none" w:sz="0" w:space="0" w:color="auto"/>
        <w:right w:val="none" w:sz="0" w:space="0" w:color="auto"/>
      </w:divBdr>
    </w:div>
    <w:div w:id="1705978706">
      <w:bodyDiv w:val="1"/>
      <w:marLeft w:val="0"/>
      <w:marRight w:val="0"/>
      <w:marTop w:val="0"/>
      <w:marBottom w:val="0"/>
      <w:divBdr>
        <w:top w:val="none" w:sz="0" w:space="0" w:color="auto"/>
        <w:left w:val="none" w:sz="0" w:space="0" w:color="auto"/>
        <w:bottom w:val="none" w:sz="0" w:space="0" w:color="auto"/>
        <w:right w:val="none" w:sz="0" w:space="0" w:color="auto"/>
      </w:divBdr>
    </w:div>
    <w:div w:id="1705980887">
      <w:bodyDiv w:val="1"/>
      <w:marLeft w:val="0"/>
      <w:marRight w:val="0"/>
      <w:marTop w:val="0"/>
      <w:marBottom w:val="0"/>
      <w:divBdr>
        <w:top w:val="none" w:sz="0" w:space="0" w:color="auto"/>
        <w:left w:val="none" w:sz="0" w:space="0" w:color="auto"/>
        <w:bottom w:val="none" w:sz="0" w:space="0" w:color="auto"/>
        <w:right w:val="none" w:sz="0" w:space="0" w:color="auto"/>
      </w:divBdr>
    </w:div>
    <w:div w:id="1706061409">
      <w:bodyDiv w:val="1"/>
      <w:marLeft w:val="0"/>
      <w:marRight w:val="0"/>
      <w:marTop w:val="0"/>
      <w:marBottom w:val="0"/>
      <w:divBdr>
        <w:top w:val="none" w:sz="0" w:space="0" w:color="auto"/>
        <w:left w:val="none" w:sz="0" w:space="0" w:color="auto"/>
        <w:bottom w:val="none" w:sz="0" w:space="0" w:color="auto"/>
        <w:right w:val="none" w:sz="0" w:space="0" w:color="auto"/>
      </w:divBdr>
    </w:div>
    <w:div w:id="1706321911">
      <w:bodyDiv w:val="1"/>
      <w:marLeft w:val="0"/>
      <w:marRight w:val="0"/>
      <w:marTop w:val="0"/>
      <w:marBottom w:val="0"/>
      <w:divBdr>
        <w:top w:val="none" w:sz="0" w:space="0" w:color="auto"/>
        <w:left w:val="none" w:sz="0" w:space="0" w:color="auto"/>
        <w:bottom w:val="none" w:sz="0" w:space="0" w:color="auto"/>
        <w:right w:val="none" w:sz="0" w:space="0" w:color="auto"/>
      </w:divBdr>
    </w:div>
    <w:div w:id="1706564879">
      <w:bodyDiv w:val="1"/>
      <w:marLeft w:val="0"/>
      <w:marRight w:val="0"/>
      <w:marTop w:val="0"/>
      <w:marBottom w:val="0"/>
      <w:divBdr>
        <w:top w:val="none" w:sz="0" w:space="0" w:color="auto"/>
        <w:left w:val="none" w:sz="0" w:space="0" w:color="auto"/>
        <w:bottom w:val="none" w:sz="0" w:space="0" w:color="auto"/>
        <w:right w:val="none" w:sz="0" w:space="0" w:color="auto"/>
      </w:divBdr>
    </w:div>
    <w:div w:id="1706829929">
      <w:bodyDiv w:val="1"/>
      <w:marLeft w:val="0"/>
      <w:marRight w:val="0"/>
      <w:marTop w:val="0"/>
      <w:marBottom w:val="0"/>
      <w:divBdr>
        <w:top w:val="none" w:sz="0" w:space="0" w:color="auto"/>
        <w:left w:val="none" w:sz="0" w:space="0" w:color="auto"/>
        <w:bottom w:val="none" w:sz="0" w:space="0" w:color="auto"/>
        <w:right w:val="none" w:sz="0" w:space="0" w:color="auto"/>
      </w:divBdr>
    </w:div>
    <w:div w:id="1707022833">
      <w:bodyDiv w:val="1"/>
      <w:marLeft w:val="0"/>
      <w:marRight w:val="0"/>
      <w:marTop w:val="0"/>
      <w:marBottom w:val="0"/>
      <w:divBdr>
        <w:top w:val="none" w:sz="0" w:space="0" w:color="auto"/>
        <w:left w:val="none" w:sz="0" w:space="0" w:color="auto"/>
        <w:bottom w:val="none" w:sz="0" w:space="0" w:color="auto"/>
        <w:right w:val="none" w:sz="0" w:space="0" w:color="auto"/>
      </w:divBdr>
    </w:div>
    <w:div w:id="1707024035">
      <w:bodyDiv w:val="1"/>
      <w:marLeft w:val="0"/>
      <w:marRight w:val="0"/>
      <w:marTop w:val="0"/>
      <w:marBottom w:val="0"/>
      <w:divBdr>
        <w:top w:val="none" w:sz="0" w:space="0" w:color="auto"/>
        <w:left w:val="none" w:sz="0" w:space="0" w:color="auto"/>
        <w:bottom w:val="none" w:sz="0" w:space="0" w:color="auto"/>
        <w:right w:val="none" w:sz="0" w:space="0" w:color="auto"/>
      </w:divBdr>
    </w:div>
    <w:div w:id="1707094389">
      <w:bodyDiv w:val="1"/>
      <w:marLeft w:val="0"/>
      <w:marRight w:val="0"/>
      <w:marTop w:val="0"/>
      <w:marBottom w:val="0"/>
      <w:divBdr>
        <w:top w:val="none" w:sz="0" w:space="0" w:color="auto"/>
        <w:left w:val="none" w:sz="0" w:space="0" w:color="auto"/>
        <w:bottom w:val="none" w:sz="0" w:space="0" w:color="auto"/>
        <w:right w:val="none" w:sz="0" w:space="0" w:color="auto"/>
      </w:divBdr>
    </w:div>
    <w:div w:id="1707173300">
      <w:bodyDiv w:val="1"/>
      <w:marLeft w:val="0"/>
      <w:marRight w:val="0"/>
      <w:marTop w:val="0"/>
      <w:marBottom w:val="0"/>
      <w:divBdr>
        <w:top w:val="none" w:sz="0" w:space="0" w:color="auto"/>
        <w:left w:val="none" w:sz="0" w:space="0" w:color="auto"/>
        <w:bottom w:val="none" w:sz="0" w:space="0" w:color="auto"/>
        <w:right w:val="none" w:sz="0" w:space="0" w:color="auto"/>
      </w:divBdr>
    </w:div>
    <w:div w:id="1707290047">
      <w:bodyDiv w:val="1"/>
      <w:marLeft w:val="0"/>
      <w:marRight w:val="0"/>
      <w:marTop w:val="0"/>
      <w:marBottom w:val="0"/>
      <w:divBdr>
        <w:top w:val="none" w:sz="0" w:space="0" w:color="auto"/>
        <w:left w:val="none" w:sz="0" w:space="0" w:color="auto"/>
        <w:bottom w:val="none" w:sz="0" w:space="0" w:color="auto"/>
        <w:right w:val="none" w:sz="0" w:space="0" w:color="auto"/>
      </w:divBdr>
    </w:div>
    <w:div w:id="1707412497">
      <w:bodyDiv w:val="1"/>
      <w:marLeft w:val="0"/>
      <w:marRight w:val="0"/>
      <w:marTop w:val="0"/>
      <w:marBottom w:val="0"/>
      <w:divBdr>
        <w:top w:val="none" w:sz="0" w:space="0" w:color="auto"/>
        <w:left w:val="none" w:sz="0" w:space="0" w:color="auto"/>
        <w:bottom w:val="none" w:sz="0" w:space="0" w:color="auto"/>
        <w:right w:val="none" w:sz="0" w:space="0" w:color="auto"/>
      </w:divBdr>
    </w:div>
    <w:div w:id="1707439440">
      <w:bodyDiv w:val="1"/>
      <w:marLeft w:val="0"/>
      <w:marRight w:val="0"/>
      <w:marTop w:val="0"/>
      <w:marBottom w:val="0"/>
      <w:divBdr>
        <w:top w:val="none" w:sz="0" w:space="0" w:color="auto"/>
        <w:left w:val="none" w:sz="0" w:space="0" w:color="auto"/>
        <w:bottom w:val="none" w:sz="0" w:space="0" w:color="auto"/>
        <w:right w:val="none" w:sz="0" w:space="0" w:color="auto"/>
      </w:divBdr>
    </w:div>
    <w:div w:id="1707559564">
      <w:bodyDiv w:val="1"/>
      <w:marLeft w:val="0"/>
      <w:marRight w:val="0"/>
      <w:marTop w:val="0"/>
      <w:marBottom w:val="0"/>
      <w:divBdr>
        <w:top w:val="none" w:sz="0" w:space="0" w:color="auto"/>
        <w:left w:val="none" w:sz="0" w:space="0" w:color="auto"/>
        <w:bottom w:val="none" w:sz="0" w:space="0" w:color="auto"/>
        <w:right w:val="none" w:sz="0" w:space="0" w:color="auto"/>
      </w:divBdr>
    </w:div>
    <w:div w:id="1707565236">
      <w:bodyDiv w:val="1"/>
      <w:marLeft w:val="0"/>
      <w:marRight w:val="0"/>
      <w:marTop w:val="0"/>
      <w:marBottom w:val="0"/>
      <w:divBdr>
        <w:top w:val="none" w:sz="0" w:space="0" w:color="auto"/>
        <w:left w:val="none" w:sz="0" w:space="0" w:color="auto"/>
        <w:bottom w:val="none" w:sz="0" w:space="0" w:color="auto"/>
        <w:right w:val="none" w:sz="0" w:space="0" w:color="auto"/>
      </w:divBdr>
    </w:div>
    <w:div w:id="1707635601">
      <w:bodyDiv w:val="1"/>
      <w:marLeft w:val="0"/>
      <w:marRight w:val="0"/>
      <w:marTop w:val="0"/>
      <w:marBottom w:val="0"/>
      <w:divBdr>
        <w:top w:val="none" w:sz="0" w:space="0" w:color="auto"/>
        <w:left w:val="none" w:sz="0" w:space="0" w:color="auto"/>
        <w:bottom w:val="none" w:sz="0" w:space="0" w:color="auto"/>
        <w:right w:val="none" w:sz="0" w:space="0" w:color="auto"/>
      </w:divBdr>
    </w:div>
    <w:div w:id="1707825601">
      <w:bodyDiv w:val="1"/>
      <w:marLeft w:val="0"/>
      <w:marRight w:val="0"/>
      <w:marTop w:val="0"/>
      <w:marBottom w:val="0"/>
      <w:divBdr>
        <w:top w:val="none" w:sz="0" w:space="0" w:color="auto"/>
        <w:left w:val="none" w:sz="0" w:space="0" w:color="auto"/>
        <w:bottom w:val="none" w:sz="0" w:space="0" w:color="auto"/>
        <w:right w:val="none" w:sz="0" w:space="0" w:color="auto"/>
      </w:divBdr>
    </w:div>
    <w:div w:id="1707900911">
      <w:bodyDiv w:val="1"/>
      <w:marLeft w:val="0"/>
      <w:marRight w:val="0"/>
      <w:marTop w:val="0"/>
      <w:marBottom w:val="0"/>
      <w:divBdr>
        <w:top w:val="none" w:sz="0" w:space="0" w:color="auto"/>
        <w:left w:val="none" w:sz="0" w:space="0" w:color="auto"/>
        <w:bottom w:val="none" w:sz="0" w:space="0" w:color="auto"/>
        <w:right w:val="none" w:sz="0" w:space="0" w:color="auto"/>
      </w:divBdr>
    </w:div>
    <w:div w:id="1708143185">
      <w:bodyDiv w:val="1"/>
      <w:marLeft w:val="0"/>
      <w:marRight w:val="0"/>
      <w:marTop w:val="0"/>
      <w:marBottom w:val="0"/>
      <w:divBdr>
        <w:top w:val="none" w:sz="0" w:space="0" w:color="auto"/>
        <w:left w:val="none" w:sz="0" w:space="0" w:color="auto"/>
        <w:bottom w:val="none" w:sz="0" w:space="0" w:color="auto"/>
        <w:right w:val="none" w:sz="0" w:space="0" w:color="auto"/>
      </w:divBdr>
    </w:div>
    <w:div w:id="1708219289">
      <w:bodyDiv w:val="1"/>
      <w:marLeft w:val="0"/>
      <w:marRight w:val="0"/>
      <w:marTop w:val="0"/>
      <w:marBottom w:val="0"/>
      <w:divBdr>
        <w:top w:val="none" w:sz="0" w:space="0" w:color="auto"/>
        <w:left w:val="none" w:sz="0" w:space="0" w:color="auto"/>
        <w:bottom w:val="none" w:sz="0" w:space="0" w:color="auto"/>
        <w:right w:val="none" w:sz="0" w:space="0" w:color="auto"/>
      </w:divBdr>
    </w:div>
    <w:div w:id="1708292249">
      <w:bodyDiv w:val="1"/>
      <w:marLeft w:val="0"/>
      <w:marRight w:val="0"/>
      <w:marTop w:val="0"/>
      <w:marBottom w:val="0"/>
      <w:divBdr>
        <w:top w:val="none" w:sz="0" w:space="0" w:color="auto"/>
        <w:left w:val="none" w:sz="0" w:space="0" w:color="auto"/>
        <w:bottom w:val="none" w:sz="0" w:space="0" w:color="auto"/>
        <w:right w:val="none" w:sz="0" w:space="0" w:color="auto"/>
      </w:divBdr>
    </w:div>
    <w:div w:id="1708530461">
      <w:bodyDiv w:val="1"/>
      <w:marLeft w:val="0"/>
      <w:marRight w:val="0"/>
      <w:marTop w:val="0"/>
      <w:marBottom w:val="0"/>
      <w:divBdr>
        <w:top w:val="none" w:sz="0" w:space="0" w:color="auto"/>
        <w:left w:val="none" w:sz="0" w:space="0" w:color="auto"/>
        <w:bottom w:val="none" w:sz="0" w:space="0" w:color="auto"/>
        <w:right w:val="none" w:sz="0" w:space="0" w:color="auto"/>
      </w:divBdr>
    </w:div>
    <w:div w:id="1708600728">
      <w:bodyDiv w:val="1"/>
      <w:marLeft w:val="0"/>
      <w:marRight w:val="0"/>
      <w:marTop w:val="0"/>
      <w:marBottom w:val="0"/>
      <w:divBdr>
        <w:top w:val="none" w:sz="0" w:space="0" w:color="auto"/>
        <w:left w:val="none" w:sz="0" w:space="0" w:color="auto"/>
        <w:bottom w:val="none" w:sz="0" w:space="0" w:color="auto"/>
        <w:right w:val="none" w:sz="0" w:space="0" w:color="auto"/>
      </w:divBdr>
    </w:div>
    <w:div w:id="1708724768">
      <w:bodyDiv w:val="1"/>
      <w:marLeft w:val="0"/>
      <w:marRight w:val="0"/>
      <w:marTop w:val="0"/>
      <w:marBottom w:val="0"/>
      <w:divBdr>
        <w:top w:val="none" w:sz="0" w:space="0" w:color="auto"/>
        <w:left w:val="none" w:sz="0" w:space="0" w:color="auto"/>
        <w:bottom w:val="none" w:sz="0" w:space="0" w:color="auto"/>
        <w:right w:val="none" w:sz="0" w:space="0" w:color="auto"/>
      </w:divBdr>
    </w:div>
    <w:div w:id="1708943486">
      <w:bodyDiv w:val="1"/>
      <w:marLeft w:val="0"/>
      <w:marRight w:val="0"/>
      <w:marTop w:val="0"/>
      <w:marBottom w:val="0"/>
      <w:divBdr>
        <w:top w:val="none" w:sz="0" w:space="0" w:color="auto"/>
        <w:left w:val="none" w:sz="0" w:space="0" w:color="auto"/>
        <w:bottom w:val="none" w:sz="0" w:space="0" w:color="auto"/>
        <w:right w:val="none" w:sz="0" w:space="0" w:color="auto"/>
      </w:divBdr>
    </w:div>
    <w:div w:id="1708946786">
      <w:bodyDiv w:val="1"/>
      <w:marLeft w:val="0"/>
      <w:marRight w:val="0"/>
      <w:marTop w:val="0"/>
      <w:marBottom w:val="0"/>
      <w:divBdr>
        <w:top w:val="none" w:sz="0" w:space="0" w:color="auto"/>
        <w:left w:val="none" w:sz="0" w:space="0" w:color="auto"/>
        <w:bottom w:val="none" w:sz="0" w:space="0" w:color="auto"/>
        <w:right w:val="none" w:sz="0" w:space="0" w:color="auto"/>
      </w:divBdr>
    </w:div>
    <w:div w:id="1708946818">
      <w:bodyDiv w:val="1"/>
      <w:marLeft w:val="0"/>
      <w:marRight w:val="0"/>
      <w:marTop w:val="0"/>
      <w:marBottom w:val="0"/>
      <w:divBdr>
        <w:top w:val="none" w:sz="0" w:space="0" w:color="auto"/>
        <w:left w:val="none" w:sz="0" w:space="0" w:color="auto"/>
        <w:bottom w:val="none" w:sz="0" w:space="0" w:color="auto"/>
        <w:right w:val="none" w:sz="0" w:space="0" w:color="auto"/>
      </w:divBdr>
    </w:div>
    <w:div w:id="1709179298">
      <w:bodyDiv w:val="1"/>
      <w:marLeft w:val="0"/>
      <w:marRight w:val="0"/>
      <w:marTop w:val="0"/>
      <w:marBottom w:val="0"/>
      <w:divBdr>
        <w:top w:val="none" w:sz="0" w:space="0" w:color="auto"/>
        <w:left w:val="none" w:sz="0" w:space="0" w:color="auto"/>
        <w:bottom w:val="none" w:sz="0" w:space="0" w:color="auto"/>
        <w:right w:val="none" w:sz="0" w:space="0" w:color="auto"/>
      </w:divBdr>
    </w:div>
    <w:div w:id="1709253830">
      <w:bodyDiv w:val="1"/>
      <w:marLeft w:val="0"/>
      <w:marRight w:val="0"/>
      <w:marTop w:val="0"/>
      <w:marBottom w:val="0"/>
      <w:divBdr>
        <w:top w:val="none" w:sz="0" w:space="0" w:color="auto"/>
        <w:left w:val="none" w:sz="0" w:space="0" w:color="auto"/>
        <w:bottom w:val="none" w:sz="0" w:space="0" w:color="auto"/>
        <w:right w:val="none" w:sz="0" w:space="0" w:color="auto"/>
      </w:divBdr>
    </w:div>
    <w:div w:id="1709334679">
      <w:bodyDiv w:val="1"/>
      <w:marLeft w:val="0"/>
      <w:marRight w:val="0"/>
      <w:marTop w:val="0"/>
      <w:marBottom w:val="0"/>
      <w:divBdr>
        <w:top w:val="none" w:sz="0" w:space="0" w:color="auto"/>
        <w:left w:val="none" w:sz="0" w:space="0" w:color="auto"/>
        <w:bottom w:val="none" w:sz="0" w:space="0" w:color="auto"/>
        <w:right w:val="none" w:sz="0" w:space="0" w:color="auto"/>
      </w:divBdr>
    </w:div>
    <w:div w:id="1709336846">
      <w:bodyDiv w:val="1"/>
      <w:marLeft w:val="0"/>
      <w:marRight w:val="0"/>
      <w:marTop w:val="0"/>
      <w:marBottom w:val="0"/>
      <w:divBdr>
        <w:top w:val="none" w:sz="0" w:space="0" w:color="auto"/>
        <w:left w:val="none" w:sz="0" w:space="0" w:color="auto"/>
        <w:bottom w:val="none" w:sz="0" w:space="0" w:color="auto"/>
        <w:right w:val="none" w:sz="0" w:space="0" w:color="auto"/>
      </w:divBdr>
    </w:div>
    <w:div w:id="1709377763">
      <w:bodyDiv w:val="1"/>
      <w:marLeft w:val="0"/>
      <w:marRight w:val="0"/>
      <w:marTop w:val="0"/>
      <w:marBottom w:val="0"/>
      <w:divBdr>
        <w:top w:val="none" w:sz="0" w:space="0" w:color="auto"/>
        <w:left w:val="none" w:sz="0" w:space="0" w:color="auto"/>
        <w:bottom w:val="none" w:sz="0" w:space="0" w:color="auto"/>
        <w:right w:val="none" w:sz="0" w:space="0" w:color="auto"/>
      </w:divBdr>
    </w:div>
    <w:div w:id="1709406012">
      <w:bodyDiv w:val="1"/>
      <w:marLeft w:val="0"/>
      <w:marRight w:val="0"/>
      <w:marTop w:val="0"/>
      <w:marBottom w:val="0"/>
      <w:divBdr>
        <w:top w:val="none" w:sz="0" w:space="0" w:color="auto"/>
        <w:left w:val="none" w:sz="0" w:space="0" w:color="auto"/>
        <w:bottom w:val="none" w:sz="0" w:space="0" w:color="auto"/>
        <w:right w:val="none" w:sz="0" w:space="0" w:color="auto"/>
      </w:divBdr>
    </w:div>
    <w:div w:id="1709456104">
      <w:bodyDiv w:val="1"/>
      <w:marLeft w:val="0"/>
      <w:marRight w:val="0"/>
      <w:marTop w:val="0"/>
      <w:marBottom w:val="0"/>
      <w:divBdr>
        <w:top w:val="none" w:sz="0" w:space="0" w:color="auto"/>
        <w:left w:val="none" w:sz="0" w:space="0" w:color="auto"/>
        <w:bottom w:val="none" w:sz="0" w:space="0" w:color="auto"/>
        <w:right w:val="none" w:sz="0" w:space="0" w:color="auto"/>
      </w:divBdr>
    </w:div>
    <w:div w:id="1709792473">
      <w:bodyDiv w:val="1"/>
      <w:marLeft w:val="0"/>
      <w:marRight w:val="0"/>
      <w:marTop w:val="0"/>
      <w:marBottom w:val="0"/>
      <w:divBdr>
        <w:top w:val="none" w:sz="0" w:space="0" w:color="auto"/>
        <w:left w:val="none" w:sz="0" w:space="0" w:color="auto"/>
        <w:bottom w:val="none" w:sz="0" w:space="0" w:color="auto"/>
        <w:right w:val="none" w:sz="0" w:space="0" w:color="auto"/>
      </w:divBdr>
    </w:div>
    <w:div w:id="1709912693">
      <w:bodyDiv w:val="1"/>
      <w:marLeft w:val="0"/>
      <w:marRight w:val="0"/>
      <w:marTop w:val="0"/>
      <w:marBottom w:val="0"/>
      <w:divBdr>
        <w:top w:val="none" w:sz="0" w:space="0" w:color="auto"/>
        <w:left w:val="none" w:sz="0" w:space="0" w:color="auto"/>
        <w:bottom w:val="none" w:sz="0" w:space="0" w:color="auto"/>
        <w:right w:val="none" w:sz="0" w:space="0" w:color="auto"/>
      </w:divBdr>
    </w:div>
    <w:div w:id="1710032271">
      <w:bodyDiv w:val="1"/>
      <w:marLeft w:val="0"/>
      <w:marRight w:val="0"/>
      <w:marTop w:val="0"/>
      <w:marBottom w:val="0"/>
      <w:divBdr>
        <w:top w:val="none" w:sz="0" w:space="0" w:color="auto"/>
        <w:left w:val="none" w:sz="0" w:space="0" w:color="auto"/>
        <w:bottom w:val="none" w:sz="0" w:space="0" w:color="auto"/>
        <w:right w:val="none" w:sz="0" w:space="0" w:color="auto"/>
      </w:divBdr>
    </w:div>
    <w:div w:id="1710177519">
      <w:bodyDiv w:val="1"/>
      <w:marLeft w:val="0"/>
      <w:marRight w:val="0"/>
      <w:marTop w:val="0"/>
      <w:marBottom w:val="0"/>
      <w:divBdr>
        <w:top w:val="none" w:sz="0" w:space="0" w:color="auto"/>
        <w:left w:val="none" w:sz="0" w:space="0" w:color="auto"/>
        <w:bottom w:val="none" w:sz="0" w:space="0" w:color="auto"/>
        <w:right w:val="none" w:sz="0" w:space="0" w:color="auto"/>
      </w:divBdr>
    </w:div>
    <w:div w:id="1710299824">
      <w:bodyDiv w:val="1"/>
      <w:marLeft w:val="0"/>
      <w:marRight w:val="0"/>
      <w:marTop w:val="0"/>
      <w:marBottom w:val="0"/>
      <w:divBdr>
        <w:top w:val="none" w:sz="0" w:space="0" w:color="auto"/>
        <w:left w:val="none" w:sz="0" w:space="0" w:color="auto"/>
        <w:bottom w:val="none" w:sz="0" w:space="0" w:color="auto"/>
        <w:right w:val="none" w:sz="0" w:space="0" w:color="auto"/>
      </w:divBdr>
    </w:div>
    <w:div w:id="1710451746">
      <w:bodyDiv w:val="1"/>
      <w:marLeft w:val="0"/>
      <w:marRight w:val="0"/>
      <w:marTop w:val="0"/>
      <w:marBottom w:val="0"/>
      <w:divBdr>
        <w:top w:val="none" w:sz="0" w:space="0" w:color="auto"/>
        <w:left w:val="none" w:sz="0" w:space="0" w:color="auto"/>
        <w:bottom w:val="none" w:sz="0" w:space="0" w:color="auto"/>
        <w:right w:val="none" w:sz="0" w:space="0" w:color="auto"/>
      </w:divBdr>
    </w:div>
    <w:div w:id="1710569089">
      <w:bodyDiv w:val="1"/>
      <w:marLeft w:val="0"/>
      <w:marRight w:val="0"/>
      <w:marTop w:val="0"/>
      <w:marBottom w:val="0"/>
      <w:divBdr>
        <w:top w:val="none" w:sz="0" w:space="0" w:color="auto"/>
        <w:left w:val="none" w:sz="0" w:space="0" w:color="auto"/>
        <w:bottom w:val="none" w:sz="0" w:space="0" w:color="auto"/>
        <w:right w:val="none" w:sz="0" w:space="0" w:color="auto"/>
      </w:divBdr>
    </w:div>
    <w:div w:id="1710570253">
      <w:bodyDiv w:val="1"/>
      <w:marLeft w:val="0"/>
      <w:marRight w:val="0"/>
      <w:marTop w:val="0"/>
      <w:marBottom w:val="0"/>
      <w:divBdr>
        <w:top w:val="none" w:sz="0" w:space="0" w:color="auto"/>
        <w:left w:val="none" w:sz="0" w:space="0" w:color="auto"/>
        <w:bottom w:val="none" w:sz="0" w:space="0" w:color="auto"/>
        <w:right w:val="none" w:sz="0" w:space="0" w:color="auto"/>
      </w:divBdr>
    </w:div>
    <w:div w:id="1710640129">
      <w:bodyDiv w:val="1"/>
      <w:marLeft w:val="0"/>
      <w:marRight w:val="0"/>
      <w:marTop w:val="0"/>
      <w:marBottom w:val="0"/>
      <w:divBdr>
        <w:top w:val="none" w:sz="0" w:space="0" w:color="auto"/>
        <w:left w:val="none" w:sz="0" w:space="0" w:color="auto"/>
        <w:bottom w:val="none" w:sz="0" w:space="0" w:color="auto"/>
        <w:right w:val="none" w:sz="0" w:space="0" w:color="auto"/>
      </w:divBdr>
    </w:div>
    <w:div w:id="1710686417">
      <w:bodyDiv w:val="1"/>
      <w:marLeft w:val="0"/>
      <w:marRight w:val="0"/>
      <w:marTop w:val="0"/>
      <w:marBottom w:val="0"/>
      <w:divBdr>
        <w:top w:val="none" w:sz="0" w:space="0" w:color="auto"/>
        <w:left w:val="none" w:sz="0" w:space="0" w:color="auto"/>
        <w:bottom w:val="none" w:sz="0" w:space="0" w:color="auto"/>
        <w:right w:val="none" w:sz="0" w:space="0" w:color="auto"/>
      </w:divBdr>
    </w:div>
    <w:div w:id="1710691175">
      <w:bodyDiv w:val="1"/>
      <w:marLeft w:val="0"/>
      <w:marRight w:val="0"/>
      <w:marTop w:val="0"/>
      <w:marBottom w:val="0"/>
      <w:divBdr>
        <w:top w:val="none" w:sz="0" w:space="0" w:color="auto"/>
        <w:left w:val="none" w:sz="0" w:space="0" w:color="auto"/>
        <w:bottom w:val="none" w:sz="0" w:space="0" w:color="auto"/>
        <w:right w:val="none" w:sz="0" w:space="0" w:color="auto"/>
      </w:divBdr>
    </w:div>
    <w:div w:id="1710758358">
      <w:bodyDiv w:val="1"/>
      <w:marLeft w:val="0"/>
      <w:marRight w:val="0"/>
      <w:marTop w:val="0"/>
      <w:marBottom w:val="0"/>
      <w:divBdr>
        <w:top w:val="none" w:sz="0" w:space="0" w:color="auto"/>
        <w:left w:val="none" w:sz="0" w:space="0" w:color="auto"/>
        <w:bottom w:val="none" w:sz="0" w:space="0" w:color="auto"/>
        <w:right w:val="none" w:sz="0" w:space="0" w:color="auto"/>
      </w:divBdr>
    </w:div>
    <w:div w:id="1710835046">
      <w:bodyDiv w:val="1"/>
      <w:marLeft w:val="0"/>
      <w:marRight w:val="0"/>
      <w:marTop w:val="0"/>
      <w:marBottom w:val="0"/>
      <w:divBdr>
        <w:top w:val="none" w:sz="0" w:space="0" w:color="auto"/>
        <w:left w:val="none" w:sz="0" w:space="0" w:color="auto"/>
        <w:bottom w:val="none" w:sz="0" w:space="0" w:color="auto"/>
        <w:right w:val="none" w:sz="0" w:space="0" w:color="auto"/>
      </w:divBdr>
    </w:div>
    <w:div w:id="1711028179">
      <w:bodyDiv w:val="1"/>
      <w:marLeft w:val="0"/>
      <w:marRight w:val="0"/>
      <w:marTop w:val="0"/>
      <w:marBottom w:val="0"/>
      <w:divBdr>
        <w:top w:val="none" w:sz="0" w:space="0" w:color="auto"/>
        <w:left w:val="none" w:sz="0" w:space="0" w:color="auto"/>
        <w:bottom w:val="none" w:sz="0" w:space="0" w:color="auto"/>
        <w:right w:val="none" w:sz="0" w:space="0" w:color="auto"/>
      </w:divBdr>
    </w:div>
    <w:div w:id="1711106928">
      <w:bodyDiv w:val="1"/>
      <w:marLeft w:val="0"/>
      <w:marRight w:val="0"/>
      <w:marTop w:val="0"/>
      <w:marBottom w:val="0"/>
      <w:divBdr>
        <w:top w:val="none" w:sz="0" w:space="0" w:color="auto"/>
        <w:left w:val="none" w:sz="0" w:space="0" w:color="auto"/>
        <w:bottom w:val="none" w:sz="0" w:space="0" w:color="auto"/>
        <w:right w:val="none" w:sz="0" w:space="0" w:color="auto"/>
      </w:divBdr>
    </w:div>
    <w:div w:id="1711369773">
      <w:bodyDiv w:val="1"/>
      <w:marLeft w:val="0"/>
      <w:marRight w:val="0"/>
      <w:marTop w:val="0"/>
      <w:marBottom w:val="0"/>
      <w:divBdr>
        <w:top w:val="none" w:sz="0" w:space="0" w:color="auto"/>
        <w:left w:val="none" w:sz="0" w:space="0" w:color="auto"/>
        <w:bottom w:val="none" w:sz="0" w:space="0" w:color="auto"/>
        <w:right w:val="none" w:sz="0" w:space="0" w:color="auto"/>
      </w:divBdr>
    </w:div>
    <w:div w:id="1711563626">
      <w:bodyDiv w:val="1"/>
      <w:marLeft w:val="0"/>
      <w:marRight w:val="0"/>
      <w:marTop w:val="0"/>
      <w:marBottom w:val="0"/>
      <w:divBdr>
        <w:top w:val="none" w:sz="0" w:space="0" w:color="auto"/>
        <w:left w:val="none" w:sz="0" w:space="0" w:color="auto"/>
        <w:bottom w:val="none" w:sz="0" w:space="0" w:color="auto"/>
        <w:right w:val="none" w:sz="0" w:space="0" w:color="auto"/>
      </w:divBdr>
    </w:div>
    <w:div w:id="1711609982">
      <w:bodyDiv w:val="1"/>
      <w:marLeft w:val="0"/>
      <w:marRight w:val="0"/>
      <w:marTop w:val="0"/>
      <w:marBottom w:val="0"/>
      <w:divBdr>
        <w:top w:val="none" w:sz="0" w:space="0" w:color="auto"/>
        <w:left w:val="none" w:sz="0" w:space="0" w:color="auto"/>
        <w:bottom w:val="none" w:sz="0" w:space="0" w:color="auto"/>
        <w:right w:val="none" w:sz="0" w:space="0" w:color="auto"/>
      </w:divBdr>
    </w:div>
    <w:div w:id="1711686719">
      <w:bodyDiv w:val="1"/>
      <w:marLeft w:val="0"/>
      <w:marRight w:val="0"/>
      <w:marTop w:val="0"/>
      <w:marBottom w:val="0"/>
      <w:divBdr>
        <w:top w:val="none" w:sz="0" w:space="0" w:color="auto"/>
        <w:left w:val="none" w:sz="0" w:space="0" w:color="auto"/>
        <w:bottom w:val="none" w:sz="0" w:space="0" w:color="auto"/>
        <w:right w:val="none" w:sz="0" w:space="0" w:color="auto"/>
      </w:divBdr>
    </w:div>
    <w:div w:id="1711762483">
      <w:bodyDiv w:val="1"/>
      <w:marLeft w:val="0"/>
      <w:marRight w:val="0"/>
      <w:marTop w:val="0"/>
      <w:marBottom w:val="0"/>
      <w:divBdr>
        <w:top w:val="none" w:sz="0" w:space="0" w:color="auto"/>
        <w:left w:val="none" w:sz="0" w:space="0" w:color="auto"/>
        <w:bottom w:val="none" w:sz="0" w:space="0" w:color="auto"/>
        <w:right w:val="none" w:sz="0" w:space="0" w:color="auto"/>
      </w:divBdr>
    </w:div>
    <w:div w:id="1711805440">
      <w:bodyDiv w:val="1"/>
      <w:marLeft w:val="0"/>
      <w:marRight w:val="0"/>
      <w:marTop w:val="0"/>
      <w:marBottom w:val="0"/>
      <w:divBdr>
        <w:top w:val="none" w:sz="0" w:space="0" w:color="auto"/>
        <w:left w:val="none" w:sz="0" w:space="0" w:color="auto"/>
        <w:bottom w:val="none" w:sz="0" w:space="0" w:color="auto"/>
        <w:right w:val="none" w:sz="0" w:space="0" w:color="auto"/>
      </w:divBdr>
    </w:div>
    <w:div w:id="1711955671">
      <w:bodyDiv w:val="1"/>
      <w:marLeft w:val="0"/>
      <w:marRight w:val="0"/>
      <w:marTop w:val="0"/>
      <w:marBottom w:val="0"/>
      <w:divBdr>
        <w:top w:val="none" w:sz="0" w:space="0" w:color="auto"/>
        <w:left w:val="none" w:sz="0" w:space="0" w:color="auto"/>
        <w:bottom w:val="none" w:sz="0" w:space="0" w:color="auto"/>
        <w:right w:val="none" w:sz="0" w:space="0" w:color="auto"/>
      </w:divBdr>
    </w:div>
    <w:div w:id="1711957823">
      <w:bodyDiv w:val="1"/>
      <w:marLeft w:val="0"/>
      <w:marRight w:val="0"/>
      <w:marTop w:val="0"/>
      <w:marBottom w:val="0"/>
      <w:divBdr>
        <w:top w:val="none" w:sz="0" w:space="0" w:color="auto"/>
        <w:left w:val="none" w:sz="0" w:space="0" w:color="auto"/>
        <w:bottom w:val="none" w:sz="0" w:space="0" w:color="auto"/>
        <w:right w:val="none" w:sz="0" w:space="0" w:color="auto"/>
      </w:divBdr>
    </w:div>
    <w:div w:id="1712068831">
      <w:bodyDiv w:val="1"/>
      <w:marLeft w:val="0"/>
      <w:marRight w:val="0"/>
      <w:marTop w:val="0"/>
      <w:marBottom w:val="0"/>
      <w:divBdr>
        <w:top w:val="none" w:sz="0" w:space="0" w:color="auto"/>
        <w:left w:val="none" w:sz="0" w:space="0" w:color="auto"/>
        <w:bottom w:val="none" w:sz="0" w:space="0" w:color="auto"/>
        <w:right w:val="none" w:sz="0" w:space="0" w:color="auto"/>
      </w:divBdr>
    </w:div>
    <w:div w:id="1712144551">
      <w:bodyDiv w:val="1"/>
      <w:marLeft w:val="0"/>
      <w:marRight w:val="0"/>
      <w:marTop w:val="0"/>
      <w:marBottom w:val="0"/>
      <w:divBdr>
        <w:top w:val="none" w:sz="0" w:space="0" w:color="auto"/>
        <w:left w:val="none" w:sz="0" w:space="0" w:color="auto"/>
        <w:bottom w:val="none" w:sz="0" w:space="0" w:color="auto"/>
        <w:right w:val="none" w:sz="0" w:space="0" w:color="auto"/>
      </w:divBdr>
    </w:div>
    <w:div w:id="1712148509">
      <w:bodyDiv w:val="1"/>
      <w:marLeft w:val="0"/>
      <w:marRight w:val="0"/>
      <w:marTop w:val="0"/>
      <w:marBottom w:val="0"/>
      <w:divBdr>
        <w:top w:val="none" w:sz="0" w:space="0" w:color="auto"/>
        <w:left w:val="none" w:sz="0" w:space="0" w:color="auto"/>
        <w:bottom w:val="none" w:sz="0" w:space="0" w:color="auto"/>
        <w:right w:val="none" w:sz="0" w:space="0" w:color="auto"/>
      </w:divBdr>
    </w:div>
    <w:div w:id="1712226297">
      <w:bodyDiv w:val="1"/>
      <w:marLeft w:val="0"/>
      <w:marRight w:val="0"/>
      <w:marTop w:val="0"/>
      <w:marBottom w:val="0"/>
      <w:divBdr>
        <w:top w:val="none" w:sz="0" w:space="0" w:color="auto"/>
        <w:left w:val="none" w:sz="0" w:space="0" w:color="auto"/>
        <w:bottom w:val="none" w:sz="0" w:space="0" w:color="auto"/>
        <w:right w:val="none" w:sz="0" w:space="0" w:color="auto"/>
      </w:divBdr>
    </w:div>
    <w:div w:id="1712415867">
      <w:bodyDiv w:val="1"/>
      <w:marLeft w:val="0"/>
      <w:marRight w:val="0"/>
      <w:marTop w:val="0"/>
      <w:marBottom w:val="0"/>
      <w:divBdr>
        <w:top w:val="none" w:sz="0" w:space="0" w:color="auto"/>
        <w:left w:val="none" w:sz="0" w:space="0" w:color="auto"/>
        <w:bottom w:val="none" w:sz="0" w:space="0" w:color="auto"/>
        <w:right w:val="none" w:sz="0" w:space="0" w:color="auto"/>
      </w:divBdr>
    </w:div>
    <w:div w:id="1712420245">
      <w:bodyDiv w:val="1"/>
      <w:marLeft w:val="0"/>
      <w:marRight w:val="0"/>
      <w:marTop w:val="0"/>
      <w:marBottom w:val="0"/>
      <w:divBdr>
        <w:top w:val="none" w:sz="0" w:space="0" w:color="auto"/>
        <w:left w:val="none" w:sz="0" w:space="0" w:color="auto"/>
        <w:bottom w:val="none" w:sz="0" w:space="0" w:color="auto"/>
        <w:right w:val="none" w:sz="0" w:space="0" w:color="auto"/>
      </w:divBdr>
    </w:div>
    <w:div w:id="1712654158">
      <w:bodyDiv w:val="1"/>
      <w:marLeft w:val="0"/>
      <w:marRight w:val="0"/>
      <w:marTop w:val="0"/>
      <w:marBottom w:val="0"/>
      <w:divBdr>
        <w:top w:val="none" w:sz="0" w:space="0" w:color="auto"/>
        <w:left w:val="none" w:sz="0" w:space="0" w:color="auto"/>
        <w:bottom w:val="none" w:sz="0" w:space="0" w:color="auto"/>
        <w:right w:val="none" w:sz="0" w:space="0" w:color="auto"/>
      </w:divBdr>
    </w:div>
    <w:div w:id="1712803067">
      <w:bodyDiv w:val="1"/>
      <w:marLeft w:val="0"/>
      <w:marRight w:val="0"/>
      <w:marTop w:val="0"/>
      <w:marBottom w:val="0"/>
      <w:divBdr>
        <w:top w:val="none" w:sz="0" w:space="0" w:color="auto"/>
        <w:left w:val="none" w:sz="0" w:space="0" w:color="auto"/>
        <w:bottom w:val="none" w:sz="0" w:space="0" w:color="auto"/>
        <w:right w:val="none" w:sz="0" w:space="0" w:color="auto"/>
      </w:divBdr>
    </w:div>
    <w:div w:id="1712804349">
      <w:bodyDiv w:val="1"/>
      <w:marLeft w:val="0"/>
      <w:marRight w:val="0"/>
      <w:marTop w:val="0"/>
      <w:marBottom w:val="0"/>
      <w:divBdr>
        <w:top w:val="none" w:sz="0" w:space="0" w:color="auto"/>
        <w:left w:val="none" w:sz="0" w:space="0" w:color="auto"/>
        <w:bottom w:val="none" w:sz="0" w:space="0" w:color="auto"/>
        <w:right w:val="none" w:sz="0" w:space="0" w:color="auto"/>
      </w:divBdr>
    </w:div>
    <w:div w:id="1712804803">
      <w:bodyDiv w:val="1"/>
      <w:marLeft w:val="0"/>
      <w:marRight w:val="0"/>
      <w:marTop w:val="0"/>
      <w:marBottom w:val="0"/>
      <w:divBdr>
        <w:top w:val="none" w:sz="0" w:space="0" w:color="auto"/>
        <w:left w:val="none" w:sz="0" w:space="0" w:color="auto"/>
        <w:bottom w:val="none" w:sz="0" w:space="0" w:color="auto"/>
        <w:right w:val="none" w:sz="0" w:space="0" w:color="auto"/>
      </w:divBdr>
    </w:div>
    <w:div w:id="1712876297">
      <w:bodyDiv w:val="1"/>
      <w:marLeft w:val="0"/>
      <w:marRight w:val="0"/>
      <w:marTop w:val="0"/>
      <w:marBottom w:val="0"/>
      <w:divBdr>
        <w:top w:val="none" w:sz="0" w:space="0" w:color="auto"/>
        <w:left w:val="none" w:sz="0" w:space="0" w:color="auto"/>
        <w:bottom w:val="none" w:sz="0" w:space="0" w:color="auto"/>
        <w:right w:val="none" w:sz="0" w:space="0" w:color="auto"/>
      </w:divBdr>
    </w:div>
    <w:div w:id="1712876440">
      <w:bodyDiv w:val="1"/>
      <w:marLeft w:val="0"/>
      <w:marRight w:val="0"/>
      <w:marTop w:val="0"/>
      <w:marBottom w:val="0"/>
      <w:divBdr>
        <w:top w:val="none" w:sz="0" w:space="0" w:color="auto"/>
        <w:left w:val="none" w:sz="0" w:space="0" w:color="auto"/>
        <w:bottom w:val="none" w:sz="0" w:space="0" w:color="auto"/>
        <w:right w:val="none" w:sz="0" w:space="0" w:color="auto"/>
      </w:divBdr>
    </w:div>
    <w:div w:id="1712916809">
      <w:bodyDiv w:val="1"/>
      <w:marLeft w:val="0"/>
      <w:marRight w:val="0"/>
      <w:marTop w:val="0"/>
      <w:marBottom w:val="0"/>
      <w:divBdr>
        <w:top w:val="none" w:sz="0" w:space="0" w:color="auto"/>
        <w:left w:val="none" w:sz="0" w:space="0" w:color="auto"/>
        <w:bottom w:val="none" w:sz="0" w:space="0" w:color="auto"/>
        <w:right w:val="none" w:sz="0" w:space="0" w:color="auto"/>
      </w:divBdr>
    </w:div>
    <w:div w:id="1712991824">
      <w:bodyDiv w:val="1"/>
      <w:marLeft w:val="0"/>
      <w:marRight w:val="0"/>
      <w:marTop w:val="0"/>
      <w:marBottom w:val="0"/>
      <w:divBdr>
        <w:top w:val="none" w:sz="0" w:space="0" w:color="auto"/>
        <w:left w:val="none" w:sz="0" w:space="0" w:color="auto"/>
        <w:bottom w:val="none" w:sz="0" w:space="0" w:color="auto"/>
        <w:right w:val="none" w:sz="0" w:space="0" w:color="auto"/>
      </w:divBdr>
    </w:div>
    <w:div w:id="1713268413">
      <w:bodyDiv w:val="1"/>
      <w:marLeft w:val="0"/>
      <w:marRight w:val="0"/>
      <w:marTop w:val="0"/>
      <w:marBottom w:val="0"/>
      <w:divBdr>
        <w:top w:val="none" w:sz="0" w:space="0" w:color="auto"/>
        <w:left w:val="none" w:sz="0" w:space="0" w:color="auto"/>
        <w:bottom w:val="none" w:sz="0" w:space="0" w:color="auto"/>
        <w:right w:val="none" w:sz="0" w:space="0" w:color="auto"/>
      </w:divBdr>
    </w:div>
    <w:div w:id="1713580812">
      <w:bodyDiv w:val="1"/>
      <w:marLeft w:val="0"/>
      <w:marRight w:val="0"/>
      <w:marTop w:val="0"/>
      <w:marBottom w:val="0"/>
      <w:divBdr>
        <w:top w:val="none" w:sz="0" w:space="0" w:color="auto"/>
        <w:left w:val="none" w:sz="0" w:space="0" w:color="auto"/>
        <w:bottom w:val="none" w:sz="0" w:space="0" w:color="auto"/>
        <w:right w:val="none" w:sz="0" w:space="0" w:color="auto"/>
      </w:divBdr>
    </w:div>
    <w:div w:id="1713654814">
      <w:bodyDiv w:val="1"/>
      <w:marLeft w:val="0"/>
      <w:marRight w:val="0"/>
      <w:marTop w:val="0"/>
      <w:marBottom w:val="0"/>
      <w:divBdr>
        <w:top w:val="none" w:sz="0" w:space="0" w:color="auto"/>
        <w:left w:val="none" w:sz="0" w:space="0" w:color="auto"/>
        <w:bottom w:val="none" w:sz="0" w:space="0" w:color="auto"/>
        <w:right w:val="none" w:sz="0" w:space="0" w:color="auto"/>
      </w:divBdr>
    </w:div>
    <w:div w:id="1713654915">
      <w:bodyDiv w:val="1"/>
      <w:marLeft w:val="0"/>
      <w:marRight w:val="0"/>
      <w:marTop w:val="0"/>
      <w:marBottom w:val="0"/>
      <w:divBdr>
        <w:top w:val="none" w:sz="0" w:space="0" w:color="auto"/>
        <w:left w:val="none" w:sz="0" w:space="0" w:color="auto"/>
        <w:bottom w:val="none" w:sz="0" w:space="0" w:color="auto"/>
        <w:right w:val="none" w:sz="0" w:space="0" w:color="auto"/>
      </w:divBdr>
    </w:div>
    <w:div w:id="1714378814">
      <w:bodyDiv w:val="1"/>
      <w:marLeft w:val="0"/>
      <w:marRight w:val="0"/>
      <w:marTop w:val="0"/>
      <w:marBottom w:val="0"/>
      <w:divBdr>
        <w:top w:val="none" w:sz="0" w:space="0" w:color="auto"/>
        <w:left w:val="none" w:sz="0" w:space="0" w:color="auto"/>
        <w:bottom w:val="none" w:sz="0" w:space="0" w:color="auto"/>
        <w:right w:val="none" w:sz="0" w:space="0" w:color="auto"/>
      </w:divBdr>
    </w:div>
    <w:div w:id="1714576757">
      <w:bodyDiv w:val="1"/>
      <w:marLeft w:val="0"/>
      <w:marRight w:val="0"/>
      <w:marTop w:val="0"/>
      <w:marBottom w:val="0"/>
      <w:divBdr>
        <w:top w:val="none" w:sz="0" w:space="0" w:color="auto"/>
        <w:left w:val="none" w:sz="0" w:space="0" w:color="auto"/>
        <w:bottom w:val="none" w:sz="0" w:space="0" w:color="auto"/>
        <w:right w:val="none" w:sz="0" w:space="0" w:color="auto"/>
      </w:divBdr>
    </w:div>
    <w:div w:id="1714577223">
      <w:bodyDiv w:val="1"/>
      <w:marLeft w:val="0"/>
      <w:marRight w:val="0"/>
      <w:marTop w:val="0"/>
      <w:marBottom w:val="0"/>
      <w:divBdr>
        <w:top w:val="none" w:sz="0" w:space="0" w:color="auto"/>
        <w:left w:val="none" w:sz="0" w:space="0" w:color="auto"/>
        <w:bottom w:val="none" w:sz="0" w:space="0" w:color="auto"/>
        <w:right w:val="none" w:sz="0" w:space="0" w:color="auto"/>
      </w:divBdr>
    </w:div>
    <w:div w:id="1714692881">
      <w:bodyDiv w:val="1"/>
      <w:marLeft w:val="0"/>
      <w:marRight w:val="0"/>
      <w:marTop w:val="0"/>
      <w:marBottom w:val="0"/>
      <w:divBdr>
        <w:top w:val="none" w:sz="0" w:space="0" w:color="auto"/>
        <w:left w:val="none" w:sz="0" w:space="0" w:color="auto"/>
        <w:bottom w:val="none" w:sz="0" w:space="0" w:color="auto"/>
        <w:right w:val="none" w:sz="0" w:space="0" w:color="auto"/>
      </w:divBdr>
    </w:div>
    <w:div w:id="1714696407">
      <w:bodyDiv w:val="1"/>
      <w:marLeft w:val="0"/>
      <w:marRight w:val="0"/>
      <w:marTop w:val="0"/>
      <w:marBottom w:val="0"/>
      <w:divBdr>
        <w:top w:val="none" w:sz="0" w:space="0" w:color="auto"/>
        <w:left w:val="none" w:sz="0" w:space="0" w:color="auto"/>
        <w:bottom w:val="none" w:sz="0" w:space="0" w:color="auto"/>
        <w:right w:val="none" w:sz="0" w:space="0" w:color="auto"/>
      </w:divBdr>
    </w:div>
    <w:div w:id="1714843088">
      <w:bodyDiv w:val="1"/>
      <w:marLeft w:val="0"/>
      <w:marRight w:val="0"/>
      <w:marTop w:val="0"/>
      <w:marBottom w:val="0"/>
      <w:divBdr>
        <w:top w:val="none" w:sz="0" w:space="0" w:color="auto"/>
        <w:left w:val="none" w:sz="0" w:space="0" w:color="auto"/>
        <w:bottom w:val="none" w:sz="0" w:space="0" w:color="auto"/>
        <w:right w:val="none" w:sz="0" w:space="0" w:color="auto"/>
      </w:divBdr>
    </w:div>
    <w:div w:id="1714889320">
      <w:bodyDiv w:val="1"/>
      <w:marLeft w:val="0"/>
      <w:marRight w:val="0"/>
      <w:marTop w:val="0"/>
      <w:marBottom w:val="0"/>
      <w:divBdr>
        <w:top w:val="none" w:sz="0" w:space="0" w:color="auto"/>
        <w:left w:val="none" w:sz="0" w:space="0" w:color="auto"/>
        <w:bottom w:val="none" w:sz="0" w:space="0" w:color="auto"/>
        <w:right w:val="none" w:sz="0" w:space="0" w:color="auto"/>
      </w:divBdr>
    </w:div>
    <w:div w:id="1715035431">
      <w:bodyDiv w:val="1"/>
      <w:marLeft w:val="0"/>
      <w:marRight w:val="0"/>
      <w:marTop w:val="0"/>
      <w:marBottom w:val="0"/>
      <w:divBdr>
        <w:top w:val="none" w:sz="0" w:space="0" w:color="auto"/>
        <w:left w:val="none" w:sz="0" w:space="0" w:color="auto"/>
        <w:bottom w:val="none" w:sz="0" w:space="0" w:color="auto"/>
        <w:right w:val="none" w:sz="0" w:space="0" w:color="auto"/>
      </w:divBdr>
    </w:div>
    <w:div w:id="1715040023">
      <w:bodyDiv w:val="1"/>
      <w:marLeft w:val="0"/>
      <w:marRight w:val="0"/>
      <w:marTop w:val="0"/>
      <w:marBottom w:val="0"/>
      <w:divBdr>
        <w:top w:val="none" w:sz="0" w:space="0" w:color="auto"/>
        <w:left w:val="none" w:sz="0" w:space="0" w:color="auto"/>
        <w:bottom w:val="none" w:sz="0" w:space="0" w:color="auto"/>
        <w:right w:val="none" w:sz="0" w:space="0" w:color="auto"/>
      </w:divBdr>
    </w:div>
    <w:div w:id="1715353531">
      <w:bodyDiv w:val="1"/>
      <w:marLeft w:val="0"/>
      <w:marRight w:val="0"/>
      <w:marTop w:val="0"/>
      <w:marBottom w:val="0"/>
      <w:divBdr>
        <w:top w:val="none" w:sz="0" w:space="0" w:color="auto"/>
        <w:left w:val="none" w:sz="0" w:space="0" w:color="auto"/>
        <w:bottom w:val="none" w:sz="0" w:space="0" w:color="auto"/>
        <w:right w:val="none" w:sz="0" w:space="0" w:color="auto"/>
      </w:divBdr>
    </w:div>
    <w:div w:id="1715616326">
      <w:bodyDiv w:val="1"/>
      <w:marLeft w:val="0"/>
      <w:marRight w:val="0"/>
      <w:marTop w:val="0"/>
      <w:marBottom w:val="0"/>
      <w:divBdr>
        <w:top w:val="none" w:sz="0" w:space="0" w:color="auto"/>
        <w:left w:val="none" w:sz="0" w:space="0" w:color="auto"/>
        <w:bottom w:val="none" w:sz="0" w:space="0" w:color="auto"/>
        <w:right w:val="none" w:sz="0" w:space="0" w:color="auto"/>
      </w:divBdr>
    </w:div>
    <w:div w:id="1715620099">
      <w:bodyDiv w:val="1"/>
      <w:marLeft w:val="0"/>
      <w:marRight w:val="0"/>
      <w:marTop w:val="0"/>
      <w:marBottom w:val="0"/>
      <w:divBdr>
        <w:top w:val="none" w:sz="0" w:space="0" w:color="auto"/>
        <w:left w:val="none" w:sz="0" w:space="0" w:color="auto"/>
        <w:bottom w:val="none" w:sz="0" w:space="0" w:color="auto"/>
        <w:right w:val="none" w:sz="0" w:space="0" w:color="auto"/>
      </w:divBdr>
    </w:div>
    <w:div w:id="1715734667">
      <w:bodyDiv w:val="1"/>
      <w:marLeft w:val="0"/>
      <w:marRight w:val="0"/>
      <w:marTop w:val="0"/>
      <w:marBottom w:val="0"/>
      <w:divBdr>
        <w:top w:val="none" w:sz="0" w:space="0" w:color="auto"/>
        <w:left w:val="none" w:sz="0" w:space="0" w:color="auto"/>
        <w:bottom w:val="none" w:sz="0" w:space="0" w:color="auto"/>
        <w:right w:val="none" w:sz="0" w:space="0" w:color="auto"/>
      </w:divBdr>
    </w:div>
    <w:div w:id="1715933500">
      <w:bodyDiv w:val="1"/>
      <w:marLeft w:val="0"/>
      <w:marRight w:val="0"/>
      <w:marTop w:val="0"/>
      <w:marBottom w:val="0"/>
      <w:divBdr>
        <w:top w:val="none" w:sz="0" w:space="0" w:color="auto"/>
        <w:left w:val="none" w:sz="0" w:space="0" w:color="auto"/>
        <w:bottom w:val="none" w:sz="0" w:space="0" w:color="auto"/>
        <w:right w:val="none" w:sz="0" w:space="0" w:color="auto"/>
      </w:divBdr>
    </w:div>
    <w:div w:id="1716156730">
      <w:bodyDiv w:val="1"/>
      <w:marLeft w:val="0"/>
      <w:marRight w:val="0"/>
      <w:marTop w:val="0"/>
      <w:marBottom w:val="0"/>
      <w:divBdr>
        <w:top w:val="none" w:sz="0" w:space="0" w:color="auto"/>
        <w:left w:val="none" w:sz="0" w:space="0" w:color="auto"/>
        <w:bottom w:val="none" w:sz="0" w:space="0" w:color="auto"/>
        <w:right w:val="none" w:sz="0" w:space="0" w:color="auto"/>
      </w:divBdr>
    </w:div>
    <w:div w:id="1716193536">
      <w:bodyDiv w:val="1"/>
      <w:marLeft w:val="0"/>
      <w:marRight w:val="0"/>
      <w:marTop w:val="0"/>
      <w:marBottom w:val="0"/>
      <w:divBdr>
        <w:top w:val="none" w:sz="0" w:space="0" w:color="auto"/>
        <w:left w:val="none" w:sz="0" w:space="0" w:color="auto"/>
        <w:bottom w:val="none" w:sz="0" w:space="0" w:color="auto"/>
        <w:right w:val="none" w:sz="0" w:space="0" w:color="auto"/>
      </w:divBdr>
    </w:div>
    <w:div w:id="1716201598">
      <w:bodyDiv w:val="1"/>
      <w:marLeft w:val="0"/>
      <w:marRight w:val="0"/>
      <w:marTop w:val="0"/>
      <w:marBottom w:val="0"/>
      <w:divBdr>
        <w:top w:val="none" w:sz="0" w:space="0" w:color="auto"/>
        <w:left w:val="none" w:sz="0" w:space="0" w:color="auto"/>
        <w:bottom w:val="none" w:sz="0" w:space="0" w:color="auto"/>
        <w:right w:val="none" w:sz="0" w:space="0" w:color="auto"/>
      </w:divBdr>
    </w:div>
    <w:div w:id="1716655586">
      <w:bodyDiv w:val="1"/>
      <w:marLeft w:val="0"/>
      <w:marRight w:val="0"/>
      <w:marTop w:val="0"/>
      <w:marBottom w:val="0"/>
      <w:divBdr>
        <w:top w:val="none" w:sz="0" w:space="0" w:color="auto"/>
        <w:left w:val="none" w:sz="0" w:space="0" w:color="auto"/>
        <w:bottom w:val="none" w:sz="0" w:space="0" w:color="auto"/>
        <w:right w:val="none" w:sz="0" w:space="0" w:color="auto"/>
      </w:divBdr>
    </w:div>
    <w:div w:id="1716736020">
      <w:bodyDiv w:val="1"/>
      <w:marLeft w:val="0"/>
      <w:marRight w:val="0"/>
      <w:marTop w:val="0"/>
      <w:marBottom w:val="0"/>
      <w:divBdr>
        <w:top w:val="none" w:sz="0" w:space="0" w:color="auto"/>
        <w:left w:val="none" w:sz="0" w:space="0" w:color="auto"/>
        <w:bottom w:val="none" w:sz="0" w:space="0" w:color="auto"/>
        <w:right w:val="none" w:sz="0" w:space="0" w:color="auto"/>
      </w:divBdr>
    </w:div>
    <w:div w:id="1717047374">
      <w:bodyDiv w:val="1"/>
      <w:marLeft w:val="0"/>
      <w:marRight w:val="0"/>
      <w:marTop w:val="0"/>
      <w:marBottom w:val="0"/>
      <w:divBdr>
        <w:top w:val="none" w:sz="0" w:space="0" w:color="auto"/>
        <w:left w:val="none" w:sz="0" w:space="0" w:color="auto"/>
        <w:bottom w:val="none" w:sz="0" w:space="0" w:color="auto"/>
        <w:right w:val="none" w:sz="0" w:space="0" w:color="auto"/>
      </w:divBdr>
    </w:div>
    <w:div w:id="1717312630">
      <w:bodyDiv w:val="1"/>
      <w:marLeft w:val="0"/>
      <w:marRight w:val="0"/>
      <w:marTop w:val="0"/>
      <w:marBottom w:val="0"/>
      <w:divBdr>
        <w:top w:val="none" w:sz="0" w:space="0" w:color="auto"/>
        <w:left w:val="none" w:sz="0" w:space="0" w:color="auto"/>
        <w:bottom w:val="none" w:sz="0" w:space="0" w:color="auto"/>
        <w:right w:val="none" w:sz="0" w:space="0" w:color="auto"/>
      </w:divBdr>
    </w:div>
    <w:div w:id="1717393798">
      <w:bodyDiv w:val="1"/>
      <w:marLeft w:val="0"/>
      <w:marRight w:val="0"/>
      <w:marTop w:val="0"/>
      <w:marBottom w:val="0"/>
      <w:divBdr>
        <w:top w:val="none" w:sz="0" w:space="0" w:color="auto"/>
        <w:left w:val="none" w:sz="0" w:space="0" w:color="auto"/>
        <w:bottom w:val="none" w:sz="0" w:space="0" w:color="auto"/>
        <w:right w:val="none" w:sz="0" w:space="0" w:color="auto"/>
      </w:divBdr>
    </w:div>
    <w:div w:id="1717512082">
      <w:bodyDiv w:val="1"/>
      <w:marLeft w:val="0"/>
      <w:marRight w:val="0"/>
      <w:marTop w:val="0"/>
      <w:marBottom w:val="0"/>
      <w:divBdr>
        <w:top w:val="none" w:sz="0" w:space="0" w:color="auto"/>
        <w:left w:val="none" w:sz="0" w:space="0" w:color="auto"/>
        <w:bottom w:val="none" w:sz="0" w:space="0" w:color="auto"/>
        <w:right w:val="none" w:sz="0" w:space="0" w:color="auto"/>
      </w:divBdr>
    </w:div>
    <w:div w:id="1717586380">
      <w:bodyDiv w:val="1"/>
      <w:marLeft w:val="0"/>
      <w:marRight w:val="0"/>
      <w:marTop w:val="0"/>
      <w:marBottom w:val="0"/>
      <w:divBdr>
        <w:top w:val="none" w:sz="0" w:space="0" w:color="auto"/>
        <w:left w:val="none" w:sz="0" w:space="0" w:color="auto"/>
        <w:bottom w:val="none" w:sz="0" w:space="0" w:color="auto"/>
        <w:right w:val="none" w:sz="0" w:space="0" w:color="auto"/>
      </w:divBdr>
    </w:div>
    <w:div w:id="1717658322">
      <w:bodyDiv w:val="1"/>
      <w:marLeft w:val="0"/>
      <w:marRight w:val="0"/>
      <w:marTop w:val="0"/>
      <w:marBottom w:val="0"/>
      <w:divBdr>
        <w:top w:val="none" w:sz="0" w:space="0" w:color="auto"/>
        <w:left w:val="none" w:sz="0" w:space="0" w:color="auto"/>
        <w:bottom w:val="none" w:sz="0" w:space="0" w:color="auto"/>
        <w:right w:val="none" w:sz="0" w:space="0" w:color="auto"/>
      </w:divBdr>
    </w:div>
    <w:div w:id="1718509558">
      <w:bodyDiv w:val="1"/>
      <w:marLeft w:val="0"/>
      <w:marRight w:val="0"/>
      <w:marTop w:val="0"/>
      <w:marBottom w:val="0"/>
      <w:divBdr>
        <w:top w:val="none" w:sz="0" w:space="0" w:color="auto"/>
        <w:left w:val="none" w:sz="0" w:space="0" w:color="auto"/>
        <w:bottom w:val="none" w:sz="0" w:space="0" w:color="auto"/>
        <w:right w:val="none" w:sz="0" w:space="0" w:color="auto"/>
      </w:divBdr>
    </w:div>
    <w:div w:id="1718703058">
      <w:bodyDiv w:val="1"/>
      <w:marLeft w:val="0"/>
      <w:marRight w:val="0"/>
      <w:marTop w:val="0"/>
      <w:marBottom w:val="0"/>
      <w:divBdr>
        <w:top w:val="none" w:sz="0" w:space="0" w:color="auto"/>
        <w:left w:val="none" w:sz="0" w:space="0" w:color="auto"/>
        <w:bottom w:val="none" w:sz="0" w:space="0" w:color="auto"/>
        <w:right w:val="none" w:sz="0" w:space="0" w:color="auto"/>
      </w:divBdr>
    </w:div>
    <w:div w:id="1718705233">
      <w:bodyDiv w:val="1"/>
      <w:marLeft w:val="0"/>
      <w:marRight w:val="0"/>
      <w:marTop w:val="0"/>
      <w:marBottom w:val="0"/>
      <w:divBdr>
        <w:top w:val="none" w:sz="0" w:space="0" w:color="auto"/>
        <w:left w:val="none" w:sz="0" w:space="0" w:color="auto"/>
        <w:bottom w:val="none" w:sz="0" w:space="0" w:color="auto"/>
        <w:right w:val="none" w:sz="0" w:space="0" w:color="auto"/>
      </w:divBdr>
    </w:div>
    <w:div w:id="1718897067">
      <w:bodyDiv w:val="1"/>
      <w:marLeft w:val="0"/>
      <w:marRight w:val="0"/>
      <w:marTop w:val="0"/>
      <w:marBottom w:val="0"/>
      <w:divBdr>
        <w:top w:val="none" w:sz="0" w:space="0" w:color="auto"/>
        <w:left w:val="none" w:sz="0" w:space="0" w:color="auto"/>
        <w:bottom w:val="none" w:sz="0" w:space="0" w:color="auto"/>
        <w:right w:val="none" w:sz="0" w:space="0" w:color="auto"/>
      </w:divBdr>
    </w:div>
    <w:div w:id="1718965444">
      <w:bodyDiv w:val="1"/>
      <w:marLeft w:val="0"/>
      <w:marRight w:val="0"/>
      <w:marTop w:val="0"/>
      <w:marBottom w:val="0"/>
      <w:divBdr>
        <w:top w:val="none" w:sz="0" w:space="0" w:color="auto"/>
        <w:left w:val="none" w:sz="0" w:space="0" w:color="auto"/>
        <w:bottom w:val="none" w:sz="0" w:space="0" w:color="auto"/>
        <w:right w:val="none" w:sz="0" w:space="0" w:color="auto"/>
      </w:divBdr>
    </w:div>
    <w:div w:id="1719670201">
      <w:bodyDiv w:val="1"/>
      <w:marLeft w:val="0"/>
      <w:marRight w:val="0"/>
      <w:marTop w:val="0"/>
      <w:marBottom w:val="0"/>
      <w:divBdr>
        <w:top w:val="none" w:sz="0" w:space="0" w:color="auto"/>
        <w:left w:val="none" w:sz="0" w:space="0" w:color="auto"/>
        <w:bottom w:val="none" w:sz="0" w:space="0" w:color="auto"/>
        <w:right w:val="none" w:sz="0" w:space="0" w:color="auto"/>
      </w:divBdr>
    </w:div>
    <w:div w:id="1719745469">
      <w:bodyDiv w:val="1"/>
      <w:marLeft w:val="0"/>
      <w:marRight w:val="0"/>
      <w:marTop w:val="0"/>
      <w:marBottom w:val="0"/>
      <w:divBdr>
        <w:top w:val="none" w:sz="0" w:space="0" w:color="auto"/>
        <w:left w:val="none" w:sz="0" w:space="0" w:color="auto"/>
        <w:bottom w:val="none" w:sz="0" w:space="0" w:color="auto"/>
        <w:right w:val="none" w:sz="0" w:space="0" w:color="auto"/>
      </w:divBdr>
    </w:div>
    <w:div w:id="1720087063">
      <w:bodyDiv w:val="1"/>
      <w:marLeft w:val="0"/>
      <w:marRight w:val="0"/>
      <w:marTop w:val="0"/>
      <w:marBottom w:val="0"/>
      <w:divBdr>
        <w:top w:val="none" w:sz="0" w:space="0" w:color="auto"/>
        <w:left w:val="none" w:sz="0" w:space="0" w:color="auto"/>
        <w:bottom w:val="none" w:sz="0" w:space="0" w:color="auto"/>
        <w:right w:val="none" w:sz="0" w:space="0" w:color="auto"/>
      </w:divBdr>
    </w:div>
    <w:div w:id="1720131982">
      <w:bodyDiv w:val="1"/>
      <w:marLeft w:val="0"/>
      <w:marRight w:val="0"/>
      <w:marTop w:val="0"/>
      <w:marBottom w:val="0"/>
      <w:divBdr>
        <w:top w:val="none" w:sz="0" w:space="0" w:color="auto"/>
        <w:left w:val="none" w:sz="0" w:space="0" w:color="auto"/>
        <w:bottom w:val="none" w:sz="0" w:space="0" w:color="auto"/>
        <w:right w:val="none" w:sz="0" w:space="0" w:color="auto"/>
      </w:divBdr>
    </w:div>
    <w:div w:id="1720204036">
      <w:bodyDiv w:val="1"/>
      <w:marLeft w:val="0"/>
      <w:marRight w:val="0"/>
      <w:marTop w:val="0"/>
      <w:marBottom w:val="0"/>
      <w:divBdr>
        <w:top w:val="none" w:sz="0" w:space="0" w:color="auto"/>
        <w:left w:val="none" w:sz="0" w:space="0" w:color="auto"/>
        <w:bottom w:val="none" w:sz="0" w:space="0" w:color="auto"/>
        <w:right w:val="none" w:sz="0" w:space="0" w:color="auto"/>
      </w:divBdr>
    </w:div>
    <w:div w:id="1720204514">
      <w:bodyDiv w:val="1"/>
      <w:marLeft w:val="0"/>
      <w:marRight w:val="0"/>
      <w:marTop w:val="0"/>
      <w:marBottom w:val="0"/>
      <w:divBdr>
        <w:top w:val="none" w:sz="0" w:space="0" w:color="auto"/>
        <w:left w:val="none" w:sz="0" w:space="0" w:color="auto"/>
        <w:bottom w:val="none" w:sz="0" w:space="0" w:color="auto"/>
        <w:right w:val="none" w:sz="0" w:space="0" w:color="auto"/>
      </w:divBdr>
    </w:div>
    <w:div w:id="1720664436">
      <w:bodyDiv w:val="1"/>
      <w:marLeft w:val="0"/>
      <w:marRight w:val="0"/>
      <w:marTop w:val="0"/>
      <w:marBottom w:val="0"/>
      <w:divBdr>
        <w:top w:val="none" w:sz="0" w:space="0" w:color="auto"/>
        <w:left w:val="none" w:sz="0" w:space="0" w:color="auto"/>
        <w:bottom w:val="none" w:sz="0" w:space="0" w:color="auto"/>
        <w:right w:val="none" w:sz="0" w:space="0" w:color="auto"/>
      </w:divBdr>
    </w:div>
    <w:div w:id="1720937776">
      <w:bodyDiv w:val="1"/>
      <w:marLeft w:val="0"/>
      <w:marRight w:val="0"/>
      <w:marTop w:val="0"/>
      <w:marBottom w:val="0"/>
      <w:divBdr>
        <w:top w:val="none" w:sz="0" w:space="0" w:color="auto"/>
        <w:left w:val="none" w:sz="0" w:space="0" w:color="auto"/>
        <w:bottom w:val="none" w:sz="0" w:space="0" w:color="auto"/>
        <w:right w:val="none" w:sz="0" w:space="0" w:color="auto"/>
      </w:divBdr>
    </w:div>
    <w:div w:id="1721049978">
      <w:bodyDiv w:val="1"/>
      <w:marLeft w:val="0"/>
      <w:marRight w:val="0"/>
      <w:marTop w:val="0"/>
      <w:marBottom w:val="0"/>
      <w:divBdr>
        <w:top w:val="none" w:sz="0" w:space="0" w:color="auto"/>
        <w:left w:val="none" w:sz="0" w:space="0" w:color="auto"/>
        <w:bottom w:val="none" w:sz="0" w:space="0" w:color="auto"/>
        <w:right w:val="none" w:sz="0" w:space="0" w:color="auto"/>
      </w:divBdr>
    </w:div>
    <w:div w:id="1721052272">
      <w:bodyDiv w:val="1"/>
      <w:marLeft w:val="0"/>
      <w:marRight w:val="0"/>
      <w:marTop w:val="0"/>
      <w:marBottom w:val="0"/>
      <w:divBdr>
        <w:top w:val="none" w:sz="0" w:space="0" w:color="auto"/>
        <w:left w:val="none" w:sz="0" w:space="0" w:color="auto"/>
        <w:bottom w:val="none" w:sz="0" w:space="0" w:color="auto"/>
        <w:right w:val="none" w:sz="0" w:space="0" w:color="auto"/>
      </w:divBdr>
    </w:div>
    <w:div w:id="1721057131">
      <w:bodyDiv w:val="1"/>
      <w:marLeft w:val="0"/>
      <w:marRight w:val="0"/>
      <w:marTop w:val="0"/>
      <w:marBottom w:val="0"/>
      <w:divBdr>
        <w:top w:val="none" w:sz="0" w:space="0" w:color="auto"/>
        <w:left w:val="none" w:sz="0" w:space="0" w:color="auto"/>
        <w:bottom w:val="none" w:sz="0" w:space="0" w:color="auto"/>
        <w:right w:val="none" w:sz="0" w:space="0" w:color="auto"/>
      </w:divBdr>
    </w:div>
    <w:div w:id="1721127255">
      <w:bodyDiv w:val="1"/>
      <w:marLeft w:val="0"/>
      <w:marRight w:val="0"/>
      <w:marTop w:val="0"/>
      <w:marBottom w:val="0"/>
      <w:divBdr>
        <w:top w:val="none" w:sz="0" w:space="0" w:color="auto"/>
        <w:left w:val="none" w:sz="0" w:space="0" w:color="auto"/>
        <w:bottom w:val="none" w:sz="0" w:space="0" w:color="auto"/>
        <w:right w:val="none" w:sz="0" w:space="0" w:color="auto"/>
      </w:divBdr>
    </w:div>
    <w:div w:id="1721130201">
      <w:bodyDiv w:val="1"/>
      <w:marLeft w:val="0"/>
      <w:marRight w:val="0"/>
      <w:marTop w:val="0"/>
      <w:marBottom w:val="0"/>
      <w:divBdr>
        <w:top w:val="none" w:sz="0" w:space="0" w:color="auto"/>
        <w:left w:val="none" w:sz="0" w:space="0" w:color="auto"/>
        <w:bottom w:val="none" w:sz="0" w:space="0" w:color="auto"/>
        <w:right w:val="none" w:sz="0" w:space="0" w:color="auto"/>
      </w:divBdr>
    </w:div>
    <w:div w:id="1721323885">
      <w:bodyDiv w:val="1"/>
      <w:marLeft w:val="0"/>
      <w:marRight w:val="0"/>
      <w:marTop w:val="0"/>
      <w:marBottom w:val="0"/>
      <w:divBdr>
        <w:top w:val="none" w:sz="0" w:space="0" w:color="auto"/>
        <w:left w:val="none" w:sz="0" w:space="0" w:color="auto"/>
        <w:bottom w:val="none" w:sz="0" w:space="0" w:color="auto"/>
        <w:right w:val="none" w:sz="0" w:space="0" w:color="auto"/>
      </w:divBdr>
    </w:div>
    <w:div w:id="1721514264">
      <w:bodyDiv w:val="1"/>
      <w:marLeft w:val="0"/>
      <w:marRight w:val="0"/>
      <w:marTop w:val="0"/>
      <w:marBottom w:val="0"/>
      <w:divBdr>
        <w:top w:val="none" w:sz="0" w:space="0" w:color="auto"/>
        <w:left w:val="none" w:sz="0" w:space="0" w:color="auto"/>
        <w:bottom w:val="none" w:sz="0" w:space="0" w:color="auto"/>
        <w:right w:val="none" w:sz="0" w:space="0" w:color="auto"/>
      </w:divBdr>
    </w:div>
    <w:div w:id="1721633065">
      <w:bodyDiv w:val="1"/>
      <w:marLeft w:val="0"/>
      <w:marRight w:val="0"/>
      <w:marTop w:val="0"/>
      <w:marBottom w:val="0"/>
      <w:divBdr>
        <w:top w:val="none" w:sz="0" w:space="0" w:color="auto"/>
        <w:left w:val="none" w:sz="0" w:space="0" w:color="auto"/>
        <w:bottom w:val="none" w:sz="0" w:space="0" w:color="auto"/>
        <w:right w:val="none" w:sz="0" w:space="0" w:color="auto"/>
      </w:divBdr>
    </w:div>
    <w:div w:id="1722098817">
      <w:bodyDiv w:val="1"/>
      <w:marLeft w:val="0"/>
      <w:marRight w:val="0"/>
      <w:marTop w:val="0"/>
      <w:marBottom w:val="0"/>
      <w:divBdr>
        <w:top w:val="none" w:sz="0" w:space="0" w:color="auto"/>
        <w:left w:val="none" w:sz="0" w:space="0" w:color="auto"/>
        <w:bottom w:val="none" w:sz="0" w:space="0" w:color="auto"/>
        <w:right w:val="none" w:sz="0" w:space="0" w:color="auto"/>
      </w:divBdr>
    </w:div>
    <w:div w:id="1722173461">
      <w:bodyDiv w:val="1"/>
      <w:marLeft w:val="0"/>
      <w:marRight w:val="0"/>
      <w:marTop w:val="0"/>
      <w:marBottom w:val="0"/>
      <w:divBdr>
        <w:top w:val="none" w:sz="0" w:space="0" w:color="auto"/>
        <w:left w:val="none" w:sz="0" w:space="0" w:color="auto"/>
        <w:bottom w:val="none" w:sz="0" w:space="0" w:color="auto"/>
        <w:right w:val="none" w:sz="0" w:space="0" w:color="auto"/>
      </w:divBdr>
    </w:div>
    <w:div w:id="1722289307">
      <w:bodyDiv w:val="1"/>
      <w:marLeft w:val="0"/>
      <w:marRight w:val="0"/>
      <w:marTop w:val="0"/>
      <w:marBottom w:val="0"/>
      <w:divBdr>
        <w:top w:val="none" w:sz="0" w:space="0" w:color="auto"/>
        <w:left w:val="none" w:sz="0" w:space="0" w:color="auto"/>
        <w:bottom w:val="none" w:sz="0" w:space="0" w:color="auto"/>
        <w:right w:val="none" w:sz="0" w:space="0" w:color="auto"/>
      </w:divBdr>
    </w:div>
    <w:div w:id="1722361260">
      <w:bodyDiv w:val="1"/>
      <w:marLeft w:val="0"/>
      <w:marRight w:val="0"/>
      <w:marTop w:val="0"/>
      <w:marBottom w:val="0"/>
      <w:divBdr>
        <w:top w:val="none" w:sz="0" w:space="0" w:color="auto"/>
        <w:left w:val="none" w:sz="0" w:space="0" w:color="auto"/>
        <w:bottom w:val="none" w:sz="0" w:space="0" w:color="auto"/>
        <w:right w:val="none" w:sz="0" w:space="0" w:color="auto"/>
      </w:divBdr>
    </w:div>
    <w:div w:id="1722361488">
      <w:bodyDiv w:val="1"/>
      <w:marLeft w:val="0"/>
      <w:marRight w:val="0"/>
      <w:marTop w:val="0"/>
      <w:marBottom w:val="0"/>
      <w:divBdr>
        <w:top w:val="none" w:sz="0" w:space="0" w:color="auto"/>
        <w:left w:val="none" w:sz="0" w:space="0" w:color="auto"/>
        <w:bottom w:val="none" w:sz="0" w:space="0" w:color="auto"/>
        <w:right w:val="none" w:sz="0" w:space="0" w:color="auto"/>
      </w:divBdr>
    </w:div>
    <w:div w:id="1722436922">
      <w:bodyDiv w:val="1"/>
      <w:marLeft w:val="0"/>
      <w:marRight w:val="0"/>
      <w:marTop w:val="0"/>
      <w:marBottom w:val="0"/>
      <w:divBdr>
        <w:top w:val="none" w:sz="0" w:space="0" w:color="auto"/>
        <w:left w:val="none" w:sz="0" w:space="0" w:color="auto"/>
        <w:bottom w:val="none" w:sz="0" w:space="0" w:color="auto"/>
        <w:right w:val="none" w:sz="0" w:space="0" w:color="auto"/>
      </w:divBdr>
    </w:div>
    <w:div w:id="1722438917">
      <w:bodyDiv w:val="1"/>
      <w:marLeft w:val="0"/>
      <w:marRight w:val="0"/>
      <w:marTop w:val="0"/>
      <w:marBottom w:val="0"/>
      <w:divBdr>
        <w:top w:val="none" w:sz="0" w:space="0" w:color="auto"/>
        <w:left w:val="none" w:sz="0" w:space="0" w:color="auto"/>
        <w:bottom w:val="none" w:sz="0" w:space="0" w:color="auto"/>
        <w:right w:val="none" w:sz="0" w:space="0" w:color="auto"/>
      </w:divBdr>
    </w:div>
    <w:div w:id="1722634277">
      <w:bodyDiv w:val="1"/>
      <w:marLeft w:val="0"/>
      <w:marRight w:val="0"/>
      <w:marTop w:val="0"/>
      <w:marBottom w:val="0"/>
      <w:divBdr>
        <w:top w:val="none" w:sz="0" w:space="0" w:color="auto"/>
        <w:left w:val="none" w:sz="0" w:space="0" w:color="auto"/>
        <w:bottom w:val="none" w:sz="0" w:space="0" w:color="auto"/>
        <w:right w:val="none" w:sz="0" w:space="0" w:color="auto"/>
      </w:divBdr>
    </w:div>
    <w:div w:id="1722750585">
      <w:bodyDiv w:val="1"/>
      <w:marLeft w:val="0"/>
      <w:marRight w:val="0"/>
      <w:marTop w:val="0"/>
      <w:marBottom w:val="0"/>
      <w:divBdr>
        <w:top w:val="none" w:sz="0" w:space="0" w:color="auto"/>
        <w:left w:val="none" w:sz="0" w:space="0" w:color="auto"/>
        <w:bottom w:val="none" w:sz="0" w:space="0" w:color="auto"/>
        <w:right w:val="none" w:sz="0" w:space="0" w:color="auto"/>
      </w:divBdr>
    </w:div>
    <w:div w:id="1722821355">
      <w:bodyDiv w:val="1"/>
      <w:marLeft w:val="0"/>
      <w:marRight w:val="0"/>
      <w:marTop w:val="0"/>
      <w:marBottom w:val="0"/>
      <w:divBdr>
        <w:top w:val="none" w:sz="0" w:space="0" w:color="auto"/>
        <w:left w:val="none" w:sz="0" w:space="0" w:color="auto"/>
        <w:bottom w:val="none" w:sz="0" w:space="0" w:color="auto"/>
        <w:right w:val="none" w:sz="0" w:space="0" w:color="auto"/>
      </w:divBdr>
    </w:div>
    <w:div w:id="1723557909">
      <w:bodyDiv w:val="1"/>
      <w:marLeft w:val="0"/>
      <w:marRight w:val="0"/>
      <w:marTop w:val="0"/>
      <w:marBottom w:val="0"/>
      <w:divBdr>
        <w:top w:val="none" w:sz="0" w:space="0" w:color="auto"/>
        <w:left w:val="none" w:sz="0" w:space="0" w:color="auto"/>
        <w:bottom w:val="none" w:sz="0" w:space="0" w:color="auto"/>
        <w:right w:val="none" w:sz="0" w:space="0" w:color="auto"/>
      </w:divBdr>
    </w:div>
    <w:div w:id="1723943503">
      <w:bodyDiv w:val="1"/>
      <w:marLeft w:val="0"/>
      <w:marRight w:val="0"/>
      <w:marTop w:val="0"/>
      <w:marBottom w:val="0"/>
      <w:divBdr>
        <w:top w:val="none" w:sz="0" w:space="0" w:color="auto"/>
        <w:left w:val="none" w:sz="0" w:space="0" w:color="auto"/>
        <w:bottom w:val="none" w:sz="0" w:space="0" w:color="auto"/>
        <w:right w:val="none" w:sz="0" w:space="0" w:color="auto"/>
      </w:divBdr>
    </w:div>
    <w:div w:id="1724063199">
      <w:bodyDiv w:val="1"/>
      <w:marLeft w:val="0"/>
      <w:marRight w:val="0"/>
      <w:marTop w:val="0"/>
      <w:marBottom w:val="0"/>
      <w:divBdr>
        <w:top w:val="none" w:sz="0" w:space="0" w:color="auto"/>
        <w:left w:val="none" w:sz="0" w:space="0" w:color="auto"/>
        <w:bottom w:val="none" w:sz="0" w:space="0" w:color="auto"/>
        <w:right w:val="none" w:sz="0" w:space="0" w:color="auto"/>
      </w:divBdr>
    </w:div>
    <w:div w:id="1724140597">
      <w:bodyDiv w:val="1"/>
      <w:marLeft w:val="0"/>
      <w:marRight w:val="0"/>
      <w:marTop w:val="0"/>
      <w:marBottom w:val="0"/>
      <w:divBdr>
        <w:top w:val="none" w:sz="0" w:space="0" w:color="auto"/>
        <w:left w:val="none" w:sz="0" w:space="0" w:color="auto"/>
        <w:bottom w:val="none" w:sz="0" w:space="0" w:color="auto"/>
        <w:right w:val="none" w:sz="0" w:space="0" w:color="auto"/>
      </w:divBdr>
    </w:div>
    <w:div w:id="1724213637">
      <w:bodyDiv w:val="1"/>
      <w:marLeft w:val="0"/>
      <w:marRight w:val="0"/>
      <w:marTop w:val="0"/>
      <w:marBottom w:val="0"/>
      <w:divBdr>
        <w:top w:val="none" w:sz="0" w:space="0" w:color="auto"/>
        <w:left w:val="none" w:sz="0" w:space="0" w:color="auto"/>
        <w:bottom w:val="none" w:sz="0" w:space="0" w:color="auto"/>
        <w:right w:val="none" w:sz="0" w:space="0" w:color="auto"/>
      </w:divBdr>
    </w:div>
    <w:div w:id="1724450498">
      <w:bodyDiv w:val="1"/>
      <w:marLeft w:val="0"/>
      <w:marRight w:val="0"/>
      <w:marTop w:val="0"/>
      <w:marBottom w:val="0"/>
      <w:divBdr>
        <w:top w:val="none" w:sz="0" w:space="0" w:color="auto"/>
        <w:left w:val="none" w:sz="0" w:space="0" w:color="auto"/>
        <w:bottom w:val="none" w:sz="0" w:space="0" w:color="auto"/>
        <w:right w:val="none" w:sz="0" w:space="0" w:color="auto"/>
      </w:divBdr>
    </w:div>
    <w:div w:id="1724524940">
      <w:bodyDiv w:val="1"/>
      <w:marLeft w:val="0"/>
      <w:marRight w:val="0"/>
      <w:marTop w:val="0"/>
      <w:marBottom w:val="0"/>
      <w:divBdr>
        <w:top w:val="none" w:sz="0" w:space="0" w:color="auto"/>
        <w:left w:val="none" w:sz="0" w:space="0" w:color="auto"/>
        <w:bottom w:val="none" w:sz="0" w:space="0" w:color="auto"/>
        <w:right w:val="none" w:sz="0" w:space="0" w:color="auto"/>
      </w:divBdr>
    </w:div>
    <w:div w:id="1724717709">
      <w:bodyDiv w:val="1"/>
      <w:marLeft w:val="0"/>
      <w:marRight w:val="0"/>
      <w:marTop w:val="0"/>
      <w:marBottom w:val="0"/>
      <w:divBdr>
        <w:top w:val="none" w:sz="0" w:space="0" w:color="auto"/>
        <w:left w:val="none" w:sz="0" w:space="0" w:color="auto"/>
        <w:bottom w:val="none" w:sz="0" w:space="0" w:color="auto"/>
        <w:right w:val="none" w:sz="0" w:space="0" w:color="auto"/>
      </w:divBdr>
    </w:div>
    <w:div w:id="1724913006">
      <w:bodyDiv w:val="1"/>
      <w:marLeft w:val="0"/>
      <w:marRight w:val="0"/>
      <w:marTop w:val="0"/>
      <w:marBottom w:val="0"/>
      <w:divBdr>
        <w:top w:val="none" w:sz="0" w:space="0" w:color="auto"/>
        <w:left w:val="none" w:sz="0" w:space="0" w:color="auto"/>
        <w:bottom w:val="none" w:sz="0" w:space="0" w:color="auto"/>
        <w:right w:val="none" w:sz="0" w:space="0" w:color="auto"/>
      </w:divBdr>
    </w:div>
    <w:div w:id="1724989245">
      <w:bodyDiv w:val="1"/>
      <w:marLeft w:val="0"/>
      <w:marRight w:val="0"/>
      <w:marTop w:val="0"/>
      <w:marBottom w:val="0"/>
      <w:divBdr>
        <w:top w:val="none" w:sz="0" w:space="0" w:color="auto"/>
        <w:left w:val="none" w:sz="0" w:space="0" w:color="auto"/>
        <w:bottom w:val="none" w:sz="0" w:space="0" w:color="auto"/>
        <w:right w:val="none" w:sz="0" w:space="0" w:color="auto"/>
      </w:divBdr>
    </w:div>
    <w:div w:id="1725134428">
      <w:bodyDiv w:val="1"/>
      <w:marLeft w:val="0"/>
      <w:marRight w:val="0"/>
      <w:marTop w:val="0"/>
      <w:marBottom w:val="0"/>
      <w:divBdr>
        <w:top w:val="none" w:sz="0" w:space="0" w:color="auto"/>
        <w:left w:val="none" w:sz="0" w:space="0" w:color="auto"/>
        <w:bottom w:val="none" w:sz="0" w:space="0" w:color="auto"/>
        <w:right w:val="none" w:sz="0" w:space="0" w:color="auto"/>
      </w:divBdr>
    </w:div>
    <w:div w:id="1725518171">
      <w:bodyDiv w:val="1"/>
      <w:marLeft w:val="0"/>
      <w:marRight w:val="0"/>
      <w:marTop w:val="0"/>
      <w:marBottom w:val="0"/>
      <w:divBdr>
        <w:top w:val="none" w:sz="0" w:space="0" w:color="auto"/>
        <w:left w:val="none" w:sz="0" w:space="0" w:color="auto"/>
        <w:bottom w:val="none" w:sz="0" w:space="0" w:color="auto"/>
        <w:right w:val="none" w:sz="0" w:space="0" w:color="auto"/>
      </w:divBdr>
    </w:div>
    <w:div w:id="1725986702">
      <w:bodyDiv w:val="1"/>
      <w:marLeft w:val="0"/>
      <w:marRight w:val="0"/>
      <w:marTop w:val="0"/>
      <w:marBottom w:val="0"/>
      <w:divBdr>
        <w:top w:val="none" w:sz="0" w:space="0" w:color="auto"/>
        <w:left w:val="none" w:sz="0" w:space="0" w:color="auto"/>
        <w:bottom w:val="none" w:sz="0" w:space="0" w:color="auto"/>
        <w:right w:val="none" w:sz="0" w:space="0" w:color="auto"/>
      </w:divBdr>
    </w:div>
    <w:div w:id="1725987170">
      <w:bodyDiv w:val="1"/>
      <w:marLeft w:val="0"/>
      <w:marRight w:val="0"/>
      <w:marTop w:val="0"/>
      <w:marBottom w:val="0"/>
      <w:divBdr>
        <w:top w:val="none" w:sz="0" w:space="0" w:color="auto"/>
        <w:left w:val="none" w:sz="0" w:space="0" w:color="auto"/>
        <w:bottom w:val="none" w:sz="0" w:space="0" w:color="auto"/>
        <w:right w:val="none" w:sz="0" w:space="0" w:color="auto"/>
      </w:divBdr>
    </w:div>
    <w:div w:id="1726220303">
      <w:bodyDiv w:val="1"/>
      <w:marLeft w:val="0"/>
      <w:marRight w:val="0"/>
      <w:marTop w:val="0"/>
      <w:marBottom w:val="0"/>
      <w:divBdr>
        <w:top w:val="none" w:sz="0" w:space="0" w:color="auto"/>
        <w:left w:val="none" w:sz="0" w:space="0" w:color="auto"/>
        <w:bottom w:val="none" w:sz="0" w:space="0" w:color="auto"/>
        <w:right w:val="none" w:sz="0" w:space="0" w:color="auto"/>
      </w:divBdr>
    </w:div>
    <w:div w:id="1726247764">
      <w:bodyDiv w:val="1"/>
      <w:marLeft w:val="0"/>
      <w:marRight w:val="0"/>
      <w:marTop w:val="0"/>
      <w:marBottom w:val="0"/>
      <w:divBdr>
        <w:top w:val="none" w:sz="0" w:space="0" w:color="auto"/>
        <w:left w:val="none" w:sz="0" w:space="0" w:color="auto"/>
        <w:bottom w:val="none" w:sz="0" w:space="0" w:color="auto"/>
        <w:right w:val="none" w:sz="0" w:space="0" w:color="auto"/>
      </w:divBdr>
    </w:div>
    <w:div w:id="1726833821">
      <w:bodyDiv w:val="1"/>
      <w:marLeft w:val="0"/>
      <w:marRight w:val="0"/>
      <w:marTop w:val="0"/>
      <w:marBottom w:val="0"/>
      <w:divBdr>
        <w:top w:val="none" w:sz="0" w:space="0" w:color="auto"/>
        <w:left w:val="none" w:sz="0" w:space="0" w:color="auto"/>
        <w:bottom w:val="none" w:sz="0" w:space="0" w:color="auto"/>
        <w:right w:val="none" w:sz="0" w:space="0" w:color="auto"/>
      </w:divBdr>
    </w:div>
    <w:div w:id="1726873658">
      <w:bodyDiv w:val="1"/>
      <w:marLeft w:val="0"/>
      <w:marRight w:val="0"/>
      <w:marTop w:val="0"/>
      <w:marBottom w:val="0"/>
      <w:divBdr>
        <w:top w:val="none" w:sz="0" w:space="0" w:color="auto"/>
        <w:left w:val="none" w:sz="0" w:space="0" w:color="auto"/>
        <w:bottom w:val="none" w:sz="0" w:space="0" w:color="auto"/>
        <w:right w:val="none" w:sz="0" w:space="0" w:color="auto"/>
      </w:divBdr>
    </w:div>
    <w:div w:id="1727411546">
      <w:bodyDiv w:val="1"/>
      <w:marLeft w:val="0"/>
      <w:marRight w:val="0"/>
      <w:marTop w:val="0"/>
      <w:marBottom w:val="0"/>
      <w:divBdr>
        <w:top w:val="none" w:sz="0" w:space="0" w:color="auto"/>
        <w:left w:val="none" w:sz="0" w:space="0" w:color="auto"/>
        <w:bottom w:val="none" w:sz="0" w:space="0" w:color="auto"/>
        <w:right w:val="none" w:sz="0" w:space="0" w:color="auto"/>
      </w:divBdr>
    </w:div>
    <w:div w:id="1727486046">
      <w:bodyDiv w:val="1"/>
      <w:marLeft w:val="0"/>
      <w:marRight w:val="0"/>
      <w:marTop w:val="0"/>
      <w:marBottom w:val="0"/>
      <w:divBdr>
        <w:top w:val="none" w:sz="0" w:space="0" w:color="auto"/>
        <w:left w:val="none" w:sz="0" w:space="0" w:color="auto"/>
        <w:bottom w:val="none" w:sz="0" w:space="0" w:color="auto"/>
        <w:right w:val="none" w:sz="0" w:space="0" w:color="auto"/>
      </w:divBdr>
    </w:div>
    <w:div w:id="1727487208">
      <w:bodyDiv w:val="1"/>
      <w:marLeft w:val="0"/>
      <w:marRight w:val="0"/>
      <w:marTop w:val="0"/>
      <w:marBottom w:val="0"/>
      <w:divBdr>
        <w:top w:val="none" w:sz="0" w:space="0" w:color="auto"/>
        <w:left w:val="none" w:sz="0" w:space="0" w:color="auto"/>
        <w:bottom w:val="none" w:sz="0" w:space="0" w:color="auto"/>
        <w:right w:val="none" w:sz="0" w:space="0" w:color="auto"/>
      </w:divBdr>
    </w:div>
    <w:div w:id="1727535059">
      <w:bodyDiv w:val="1"/>
      <w:marLeft w:val="0"/>
      <w:marRight w:val="0"/>
      <w:marTop w:val="0"/>
      <w:marBottom w:val="0"/>
      <w:divBdr>
        <w:top w:val="none" w:sz="0" w:space="0" w:color="auto"/>
        <w:left w:val="none" w:sz="0" w:space="0" w:color="auto"/>
        <w:bottom w:val="none" w:sz="0" w:space="0" w:color="auto"/>
        <w:right w:val="none" w:sz="0" w:space="0" w:color="auto"/>
      </w:divBdr>
    </w:div>
    <w:div w:id="1727878376">
      <w:bodyDiv w:val="1"/>
      <w:marLeft w:val="0"/>
      <w:marRight w:val="0"/>
      <w:marTop w:val="0"/>
      <w:marBottom w:val="0"/>
      <w:divBdr>
        <w:top w:val="none" w:sz="0" w:space="0" w:color="auto"/>
        <w:left w:val="none" w:sz="0" w:space="0" w:color="auto"/>
        <w:bottom w:val="none" w:sz="0" w:space="0" w:color="auto"/>
        <w:right w:val="none" w:sz="0" w:space="0" w:color="auto"/>
      </w:divBdr>
    </w:div>
    <w:div w:id="1728531781">
      <w:bodyDiv w:val="1"/>
      <w:marLeft w:val="0"/>
      <w:marRight w:val="0"/>
      <w:marTop w:val="0"/>
      <w:marBottom w:val="0"/>
      <w:divBdr>
        <w:top w:val="none" w:sz="0" w:space="0" w:color="auto"/>
        <w:left w:val="none" w:sz="0" w:space="0" w:color="auto"/>
        <w:bottom w:val="none" w:sz="0" w:space="0" w:color="auto"/>
        <w:right w:val="none" w:sz="0" w:space="0" w:color="auto"/>
      </w:divBdr>
    </w:div>
    <w:div w:id="1728606230">
      <w:bodyDiv w:val="1"/>
      <w:marLeft w:val="0"/>
      <w:marRight w:val="0"/>
      <w:marTop w:val="0"/>
      <w:marBottom w:val="0"/>
      <w:divBdr>
        <w:top w:val="none" w:sz="0" w:space="0" w:color="auto"/>
        <w:left w:val="none" w:sz="0" w:space="0" w:color="auto"/>
        <w:bottom w:val="none" w:sz="0" w:space="0" w:color="auto"/>
        <w:right w:val="none" w:sz="0" w:space="0" w:color="auto"/>
      </w:divBdr>
    </w:div>
    <w:div w:id="1728720052">
      <w:bodyDiv w:val="1"/>
      <w:marLeft w:val="0"/>
      <w:marRight w:val="0"/>
      <w:marTop w:val="0"/>
      <w:marBottom w:val="0"/>
      <w:divBdr>
        <w:top w:val="none" w:sz="0" w:space="0" w:color="auto"/>
        <w:left w:val="none" w:sz="0" w:space="0" w:color="auto"/>
        <w:bottom w:val="none" w:sz="0" w:space="0" w:color="auto"/>
        <w:right w:val="none" w:sz="0" w:space="0" w:color="auto"/>
      </w:divBdr>
    </w:div>
    <w:div w:id="1728802357">
      <w:bodyDiv w:val="1"/>
      <w:marLeft w:val="0"/>
      <w:marRight w:val="0"/>
      <w:marTop w:val="0"/>
      <w:marBottom w:val="0"/>
      <w:divBdr>
        <w:top w:val="none" w:sz="0" w:space="0" w:color="auto"/>
        <w:left w:val="none" w:sz="0" w:space="0" w:color="auto"/>
        <w:bottom w:val="none" w:sz="0" w:space="0" w:color="auto"/>
        <w:right w:val="none" w:sz="0" w:space="0" w:color="auto"/>
      </w:divBdr>
    </w:div>
    <w:div w:id="1728839840">
      <w:bodyDiv w:val="1"/>
      <w:marLeft w:val="0"/>
      <w:marRight w:val="0"/>
      <w:marTop w:val="0"/>
      <w:marBottom w:val="0"/>
      <w:divBdr>
        <w:top w:val="none" w:sz="0" w:space="0" w:color="auto"/>
        <w:left w:val="none" w:sz="0" w:space="0" w:color="auto"/>
        <w:bottom w:val="none" w:sz="0" w:space="0" w:color="auto"/>
        <w:right w:val="none" w:sz="0" w:space="0" w:color="auto"/>
      </w:divBdr>
    </w:div>
    <w:div w:id="1729524215">
      <w:bodyDiv w:val="1"/>
      <w:marLeft w:val="0"/>
      <w:marRight w:val="0"/>
      <w:marTop w:val="0"/>
      <w:marBottom w:val="0"/>
      <w:divBdr>
        <w:top w:val="none" w:sz="0" w:space="0" w:color="auto"/>
        <w:left w:val="none" w:sz="0" w:space="0" w:color="auto"/>
        <w:bottom w:val="none" w:sz="0" w:space="0" w:color="auto"/>
        <w:right w:val="none" w:sz="0" w:space="0" w:color="auto"/>
      </w:divBdr>
    </w:div>
    <w:div w:id="1729571805">
      <w:bodyDiv w:val="1"/>
      <w:marLeft w:val="0"/>
      <w:marRight w:val="0"/>
      <w:marTop w:val="0"/>
      <w:marBottom w:val="0"/>
      <w:divBdr>
        <w:top w:val="none" w:sz="0" w:space="0" w:color="auto"/>
        <w:left w:val="none" w:sz="0" w:space="0" w:color="auto"/>
        <w:bottom w:val="none" w:sz="0" w:space="0" w:color="auto"/>
        <w:right w:val="none" w:sz="0" w:space="0" w:color="auto"/>
      </w:divBdr>
    </w:div>
    <w:div w:id="1729717346">
      <w:bodyDiv w:val="1"/>
      <w:marLeft w:val="0"/>
      <w:marRight w:val="0"/>
      <w:marTop w:val="0"/>
      <w:marBottom w:val="0"/>
      <w:divBdr>
        <w:top w:val="none" w:sz="0" w:space="0" w:color="auto"/>
        <w:left w:val="none" w:sz="0" w:space="0" w:color="auto"/>
        <w:bottom w:val="none" w:sz="0" w:space="0" w:color="auto"/>
        <w:right w:val="none" w:sz="0" w:space="0" w:color="auto"/>
      </w:divBdr>
    </w:div>
    <w:div w:id="1729762348">
      <w:bodyDiv w:val="1"/>
      <w:marLeft w:val="0"/>
      <w:marRight w:val="0"/>
      <w:marTop w:val="0"/>
      <w:marBottom w:val="0"/>
      <w:divBdr>
        <w:top w:val="none" w:sz="0" w:space="0" w:color="auto"/>
        <w:left w:val="none" w:sz="0" w:space="0" w:color="auto"/>
        <w:bottom w:val="none" w:sz="0" w:space="0" w:color="auto"/>
        <w:right w:val="none" w:sz="0" w:space="0" w:color="auto"/>
      </w:divBdr>
    </w:div>
    <w:div w:id="1729914044">
      <w:bodyDiv w:val="1"/>
      <w:marLeft w:val="0"/>
      <w:marRight w:val="0"/>
      <w:marTop w:val="0"/>
      <w:marBottom w:val="0"/>
      <w:divBdr>
        <w:top w:val="none" w:sz="0" w:space="0" w:color="auto"/>
        <w:left w:val="none" w:sz="0" w:space="0" w:color="auto"/>
        <w:bottom w:val="none" w:sz="0" w:space="0" w:color="auto"/>
        <w:right w:val="none" w:sz="0" w:space="0" w:color="auto"/>
      </w:divBdr>
    </w:div>
    <w:div w:id="1729917374">
      <w:bodyDiv w:val="1"/>
      <w:marLeft w:val="0"/>
      <w:marRight w:val="0"/>
      <w:marTop w:val="0"/>
      <w:marBottom w:val="0"/>
      <w:divBdr>
        <w:top w:val="none" w:sz="0" w:space="0" w:color="auto"/>
        <w:left w:val="none" w:sz="0" w:space="0" w:color="auto"/>
        <w:bottom w:val="none" w:sz="0" w:space="0" w:color="auto"/>
        <w:right w:val="none" w:sz="0" w:space="0" w:color="auto"/>
      </w:divBdr>
    </w:div>
    <w:div w:id="1730228913">
      <w:bodyDiv w:val="1"/>
      <w:marLeft w:val="0"/>
      <w:marRight w:val="0"/>
      <w:marTop w:val="0"/>
      <w:marBottom w:val="0"/>
      <w:divBdr>
        <w:top w:val="none" w:sz="0" w:space="0" w:color="auto"/>
        <w:left w:val="none" w:sz="0" w:space="0" w:color="auto"/>
        <w:bottom w:val="none" w:sz="0" w:space="0" w:color="auto"/>
        <w:right w:val="none" w:sz="0" w:space="0" w:color="auto"/>
      </w:divBdr>
    </w:div>
    <w:div w:id="1730767230">
      <w:bodyDiv w:val="1"/>
      <w:marLeft w:val="0"/>
      <w:marRight w:val="0"/>
      <w:marTop w:val="0"/>
      <w:marBottom w:val="0"/>
      <w:divBdr>
        <w:top w:val="none" w:sz="0" w:space="0" w:color="auto"/>
        <w:left w:val="none" w:sz="0" w:space="0" w:color="auto"/>
        <w:bottom w:val="none" w:sz="0" w:space="0" w:color="auto"/>
        <w:right w:val="none" w:sz="0" w:space="0" w:color="auto"/>
      </w:divBdr>
    </w:div>
    <w:div w:id="1730806346">
      <w:bodyDiv w:val="1"/>
      <w:marLeft w:val="0"/>
      <w:marRight w:val="0"/>
      <w:marTop w:val="0"/>
      <w:marBottom w:val="0"/>
      <w:divBdr>
        <w:top w:val="none" w:sz="0" w:space="0" w:color="auto"/>
        <w:left w:val="none" w:sz="0" w:space="0" w:color="auto"/>
        <w:bottom w:val="none" w:sz="0" w:space="0" w:color="auto"/>
        <w:right w:val="none" w:sz="0" w:space="0" w:color="auto"/>
      </w:divBdr>
    </w:div>
    <w:div w:id="1730810313">
      <w:bodyDiv w:val="1"/>
      <w:marLeft w:val="0"/>
      <w:marRight w:val="0"/>
      <w:marTop w:val="0"/>
      <w:marBottom w:val="0"/>
      <w:divBdr>
        <w:top w:val="none" w:sz="0" w:space="0" w:color="auto"/>
        <w:left w:val="none" w:sz="0" w:space="0" w:color="auto"/>
        <w:bottom w:val="none" w:sz="0" w:space="0" w:color="auto"/>
        <w:right w:val="none" w:sz="0" w:space="0" w:color="auto"/>
      </w:divBdr>
    </w:div>
    <w:div w:id="1730961701">
      <w:bodyDiv w:val="1"/>
      <w:marLeft w:val="0"/>
      <w:marRight w:val="0"/>
      <w:marTop w:val="0"/>
      <w:marBottom w:val="0"/>
      <w:divBdr>
        <w:top w:val="none" w:sz="0" w:space="0" w:color="auto"/>
        <w:left w:val="none" w:sz="0" w:space="0" w:color="auto"/>
        <w:bottom w:val="none" w:sz="0" w:space="0" w:color="auto"/>
        <w:right w:val="none" w:sz="0" w:space="0" w:color="auto"/>
      </w:divBdr>
    </w:div>
    <w:div w:id="1731148749">
      <w:bodyDiv w:val="1"/>
      <w:marLeft w:val="0"/>
      <w:marRight w:val="0"/>
      <w:marTop w:val="0"/>
      <w:marBottom w:val="0"/>
      <w:divBdr>
        <w:top w:val="none" w:sz="0" w:space="0" w:color="auto"/>
        <w:left w:val="none" w:sz="0" w:space="0" w:color="auto"/>
        <w:bottom w:val="none" w:sz="0" w:space="0" w:color="auto"/>
        <w:right w:val="none" w:sz="0" w:space="0" w:color="auto"/>
      </w:divBdr>
    </w:div>
    <w:div w:id="1731153735">
      <w:bodyDiv w:val="1"/>
      <w:marLeft w:val="0"/>
      <w:marRight w:val="0"/>
      <w:marTop w:val="0"/>
      <w:marBottom w:val="0"/>
      <w:divBdr>
        <w:top w:val="none" w:sz="0" w:space="0" w:color="auto"/>
        <w:left w:val="none" w:sz="0" w:space="0" w:color="auto"/>
        <w:bottom w:val="none" w:sz="0" w:space="0" w:color="auto"/>
        <w:right w:val="none" w:sz="0" w:space="0" w:color="auto"/>
      </w:divBdr>
    </w:div>
    <w:div w:id="1731221822">
      <w:bodyDiv w:val="1"/>
      <w:marLeft w:val="0"/>
      <w:marRight w:val="0"/>
      <w:marTop w:val="0"/>
      <w:marBottom w:val="0"/>
      <w:divBdr>
        <w:top w:val="none" w:sz="0" w:space="0" w:color="auto"/>
        <w:left w:val="none" w:sz="0" w:space="0" w:color="auto"/>
        <w:bottom w:val="none" w:sz="0" w:space="0" w:color="auto"/>
        <w:right w:val="none" w:sz="0" w:space="0" w:color="auto"/>
      </w:divBdr>
    </w:div>
    <w:div w:id="1731228587">
      <w:bodyDiv w:val="1"/>
      <w:marLeft w:val="0"/>
      <w:marRight w:val="0"/>
      <w:marTop w:val="0"/>
      <w:marBottom w:val="0"/>
      <w:divBdr>
        <w:top w:val="none" w:sz="0" w:space="0" w:color="auto"/>
        <w:left w:val="none" w:sz="0" w:space="0" w:color="auto"/>
        <w:bottom w:val="none" w:sz="0" w:space="0" w:color="auto"/>
        <w:right w:val="none" w:sz="0" w:space="0" w:color="auto"/>
      </w:divBdr>
    </w:div>
    <w:div w:id="1731266048">
      <w:bodyDiv w:val="1"/>
      <w:marLeft w:val="0"/>
      <w:marRight w:val="0"/>
      <w:marTop w:val="0"/>
      <w:marBottom w:val="0"/>
      <w:divBdr>
        <w:top w:val="none" w:sz="0" w:space="0" w:color="auto"/>
        <w:left w:val="none" w:sz="0" w:space="0" w:color="auto"/>
        <w:bottom w:val="none" w:sz="0" w:space="0" w:color="auto"/>
        <w:right w:val="none" w:sz="0" w:space="0" w:color="auto"/>
      </w:divBdr>
    </w:div>
    <w:div w:id="1731344755">
      <w:bodyDiv w:val="1"/>
      <w:marLeft w:val="0"/>
      <w:marRight w:val="0"/>
      <w:marTop w:val="0"/>
      <w:marBottom w:val="0"/>
      <w:divBdr>
        <w:top w:val="none" w:sz="0" w:space="0" w:color="auto"/>
        <w:left w:val="none" w:sz="0" w:space="0" w:color="auto"/>
        <w:bottom w:val="none" w:sz="0" w:space="0" w:color="auto"/>
        <w:right w:val="none" w:sz="0" w:space="0" w:color="auto"/>
      </w:divBdr>
    </w:div>
    <w:div w:id="1731346894">
      <w:bodyDiv w:val="1"/>
      <w:marLeft w:val="0"/>
      <w:marRight w:val="0"/>
      <w:marTop w:val="0"/>
      <w:marBottom w:val="0"/>
      <w:divBdr>
        <w:top w:val="none" w:sz="0" w:space="0" w:color="auto"/>
        <w:left w:val="none" w:sz="0" w:space="0" w:color="auto"/>
        <w:bottom w:val="none" w:sz="0" w:space="0" w:color="auto"/>
        <w:right w:val="none" w:sz="0" w:space="0" w:color="auto"/>
      </w:divBdr>
    </w:div>
    <w:div w:id="1731416538">
      <w:bodyDiv w:val="1"/>
      <w:marLeft w:val="0"/>
      <w:marRight w:val="0"/>
      <w:marTop w:val="0"/>
      <w:marBottom w:val="0"/>
      <w:divBdr>
        <w:top w:val="none" w:sz="0" w:space="0" w:color="auto"/>
        <w:left w:val="none" w:sz="0" w:space="0" w:color="auto"/>
        <w:bottom w:val="none" w:sz="0" w:space="0" w:color="auto"/>
        <w:right w:val="none" w:sz="0" w:space="0" w:color="auto"/>
      </w:divBdr>
    </w:div>
    <w:div w:id="1731608879">
      <w:bodyDiv w:val="1"/>
      <w:marLeft w:val="0"/>
      <w:marRight w:val="0"/>
      <w:marTop w:val="0"/>
      <w:marBottom w:val="0"/>
      <w:divBdr>
        <w:top w:val="none" w:sz="0" w:space="0" w:color="auto"/>
        <w:left w:val="none" w:sz="0" w:space="0" w:color="auto"/>
        <w:bottom w:val="none" w:sz="0" w:space="0" w:color="auto"/>
        <w:right w:val="none" w:sz="0" w:space="0" w:color="auto"/>
      </w:divBdr>
    </w:div>
    <w:div w:id="1731728793">
      <w:bodyDiv w:val="1"/>
      <w:marLeft w:val="0"/>
      <w:marRight w:val="0"/>
      <w:marTop w:val="0"/>
      <w:marBottom w:val="0"/>
      <w:divBdr>
        <w:top w:val="none" w:sz="0" w:space="0" w:color="auto"/>
        <w:left w:val="none" w:sz="0" w:space="0" w:color="auto"/>
        <w:bottom w:val="none" w:sz="0" w:space="0" w:color="auto"/>
        <w:right w:val="none" w:sz="0" w:space="0" w:color="auto"/>
      </w:divBdr>
    </w:div>
    <w:div w:id="1731882557">
      <w:bodyDiv w:val="1"/>
      <w:marLeft w:val="0"/>
      <w:marRight w:val="0"/>
      <w:marTop w:val="0"/>
      <w:marBottom w:val="0"/>
      <w:divBdr>
        <w:top w:val="none" w:sz="0" w:space="0" w:color="auto"/>
        <w:left w:val="none" w:sz="0" w:space="0" w:color="auto"/>
        <w:bottom w:val="none" w:sz="0" w:space="0" w:color="auto"/>
        <w:right w:val="none" w:sz="0" w:space="0" w:color="auto"/>
      </w:divBdr>
    </w:div>
    <w:div w:id="1732118795">
      <w:bodyDiv w:val="1"/>
      <w:marLeft w:val="0"/>
      <w:marRight w:val="0"/>
      <w:marTop w:val="0"/>
      <w:marBottom w:val="0"/>
      <w:divBdr>
        <w:top w:val="none" w:sz="0" w:space="0" w:color="auto"/>
        <w:left w:val="none" w:sz="0" w:space="0" w:color="auto"/>
        <w:bottom w:val="none" w:sz="0" w:space="0" w:color="auto"/>
        <w:right w:val="none" w:sz="0" w:space="0" w:color="auto"/>
      </w:divBdr>
    </w:div>
    <w:div w:id="1732193544">
      <w:bodyDiv w:val="1"/>
      <w:marLeft w:val="0"/>
      <w:marRight w:val="0"/>
      <w:marTop w:val="0"/>
      <w:marBottom w:val="0"/>
      <w:divBdr>
        <w:top w:val="none" w:sz="0" w:space="0" w:color="auto"/>
        <w:left w:val="none" w:sz="0" w:space="0" w:color="auto"/>
        <w:bottom w:val="none" w:sz="0" w:space="0" w:color="auto"/>
        <w:right w:val="none" w:sz="0" w:space="0" w:color="auto"/>
      </w:divBdr>
    </w:div>
    <w:div w:id="1732196634">
      <w:bodyDiv w:val="1"/>
      <w:marLeft w:val="0"/>
      <w:marRight w:val="0"/>
      <w:marTop w:val="0"/>
      <w:marBottom w:val="0"/>
      <w:divBdr>
        <w:top w:val="none" w:sz="0" w:space="0" w:color="auto"/>
        <w:left w:val="none" w:sz="0" w:space="0" w:color="auto"/>
        <w:bottom w:val="none" w:sz="0" w:space="0" w:color="auto"/>
        <w:right w:val="none" w:sz="0" w:space="0" w:color="auto"/>
      </w:divBdr>
    </w:div>
    <w:div w:id="1732464101">
      <w:bodyDiv w:val="1"/>
      <w:marLeft w:val="0"/>
      <w:marRight w:val="0"/>
      <w:marTop w:val="0"/>
      <w:marBottom w:val="0"/>
      <w:divBdr>
        <w:top w:val="none" w:sz="0" w:space="0" w:color="auto"/>
        <w:left w:val="none" w:sz="0" w:space="0" w:color="auto"/>
        <w:bottom w:val="none" w:sz="0" w:space="0" w:color="auto"/>
        <w:right w:val="none" w:sz="0" w:space="0" w:color="auto"/>
      </w:divBdr>
    </w:div>
    <w:div w:id="1732531904">
      <w:bodyDiv w:val="1"/>
      <w:marLeft w:val="0"/>
      <w:marRight w:val="0"/>
      <w:marTop w:val="0"/>
      <w:marBottom w:val="0"/>
      <w:divBdr>
        <w:top w:val="none" w:sz="0" w:space="0" w:color="auto"/>
        <w:left w:val="none" w:sz="0" w:space="0" w:color="auto"/>
        <w:bottom w:val="none" w:sz="0" w:space="0" w:color="auto"/>
        <w:right w:val="none" w:sz="0" w:space="0" w:color="auto"/>
      </w:divBdr>
    </w:div>
    <w:div w:id="1732538805">
      <w:bodyDiv w:val="1"/>
      <w:marLeft w:val="0"/>
      <w:marRight w:val="0"/>
      <w:marTop w:val="0"/>
      <w:marBottom w:val="0"/>
      <w:divBdr>
        <w:top w:val="none" w:sz="0" w:space="0" w:color="auto"/>
        <w:left w:val="none" w:sz="0" w:space="0" w:color="auto"/>
        <w:bottom w:val="none" w:sz="0" w:space="0" w:color="auto"/>
        <w:right w:val="none" w:sz="0" w:space="0" w:color="auto"/>
      </w:divBdr>
    </w:div>
    <w:div w:id="1732581289">
      <w:bodyDiv w:val="1"/>
      <w:marLeft w:val="0"/>
      <w:marRight w:val="0"/>
      <w:marTop w:val="0"/>
      <w:marBottom w:val="0"/>
      <w:divBdr>
        <w:top w:val="none" w:sz="0" w:space="0" w:color="auto"/>
        <w:left w:val="none" w:sz="0" w:space="0" w:color="auto"/>
        <w:bottom w:val="none" w:sz="0" w:space="0" w:color="auto"/>
        <w:right w:val="none" w:sz="0" w:space="0" w:color="auto"/>
      </w:divBdr>
    </w:div>
    <w:div w:id="1732923997">
      <w:bodyDiv w:val="1"/>
      <w:marLeft w:val="0"/>
      <w:marRight w:val="0"/>
      <w:marTop w:val="0"/>
      <w:marBottom w:val="0"/>
      <w:divBdr>
        <w:top w:val="none" w:sz="0" w:space="0" w:color="auto"/>
        <w:left w:val="none" w:sz="0" w:space="0" w:color="auto"/>
        <w:bottom w:val="none" w:sz="0" w:space="0" w:color="auto"/>
        <w:right w:val="none" w:sz="0" w:space="0" w:color="auto"/>
      </w:divBdr>
    </w:div>
    <w:div w:id="1733458248">
      <w:bodyDiv w:val="1"/>
      <w:marLeft w:val="0"/>
      <w:marRight w:val="0"/>
      <w:marTop w:val="0"/>
      <w:marBottom w:val="0"/>
      <w:divBdr>
        <w:top w:val="none" w:sz="0" w:space="0" w:color="auto"/>
        <w:left w:val="none" w:sz="0" w:space="0" w:color="auto"/>
        <w:bottom w:val="none" w:sz="0" w:space="0" w:color="auto"/>
        <w:right w:val="none" w:sz="0" w:space="0" w:color="auto"/>
      </w:divBdr>
    </w:div>
    <w:div w:id="1733582697">
      <w:bodyDiv w:val="1"/>
      <w:marLeft w:val="0"/>
      <w:marRight w:val="0"/>
      <w:marTop w:val="0"/>
      <w:marBottom w:val="0"/>
      <w:divBdr>
        <w:top w:val="none" w:sz="0" w:space="0" w:color="auto"/>
        <w:left w:val="none" w:sz="0" w:space="0" w:color="auto"/>
        <w:bottom w:val="none" w:sz="0" w:space="0" w:color="auto"/>
        <w:right w:val="none" w:sz="0" w:space="0" w:color="auto"/>
      </w:divBdr>
    </w:div>
    <w:div w:id="1733888962">
      <w:bodyDiv w:val="1"/>
      <w:marLeft w:val="0"/>
      <w:marRight w:val="0"/>
      <w:marTop w:val="0"/>
      <w:marBottom w:val="0"/>
      <w:divBdr>
        <w:top w:val="none" w:sz="0" w:space="0" w:color="auto"/>
        <w:left w:val="none" w:sz="0" w:space="0" w:color="auto"/>
        <w:bottom w:val="none" w:sz="0" w:space="0" w:color="auto"/>
        <w:right w:val="none" w:sz="0" w:space="0" w:color="auto"/>
      </w:divBdr>
    </w:div>
    <w:div w:id="1734280555">
      <w:bodyDiv w:val="1"/>
      <w:marLeft w:val="0"/>
      <w:marRight w:val="0"/>
      <w:marTop w:val="0"/>
      <w:marBottom w:val="0"/>
      <w:divBdr>
        <w:top w:val="none" w:sz="0" w:space="0" w:color="auto"/>
        <w:left w:val="none" w:sz="0" w:space="0" w:color="auto"/>
        <w:bottom w:val="none" w:sz="0" w:space="0" w:color="auto"/>
        <w:right w:val="none" w:sz="0" w:space="0" w:color="auto"/>
      </w:divBdr>
    </w:div>
    <w:div w:id="1734960684">
      <w:bodyDiv w:val="1"/>
      <w:marLeft w:val="0"/>
      <w:marRight w:val="0"/>
      <w:marTop w:val="0"/>
      <w:marBottom w:val="0"/>
      <w:divBdr>
        <w:top w:val="none" w:sz="0" w:space="0" w:color="auto"/>
        <w:left w:val="none" w:sz="0" w:space="0" w:color="auto"/>
        <w:bottom w:val="none" w:sz="0" w:space="0" w:color="auto"/>
        <w:right w:val="none" w:sz="0" w:space="0" w:color="auto"/>
      </w:divBdr>
    </w:div>
    <w:div w:id="1735007371">
      <w:bodyDiv w:val="1"/>
      <w:marLeft w:val="0"/>
      <w:marRight w:val="0"/>
      <w:marTop w:val="0"/>
      <w:marBottom w:val="0"/>
      <w:divBdr>
        <w:top w:val="none" w:sz="0" w:space="0" w:color="auto"/>
        <w:left w:val="none" w:sz="0" w:space="0" w:color="auto"/>
        <w:bottom w:val="none" w:sz="0" w:space="0" w:color="auto"/>
        <w:right w:val="none" w:sz="0" w:space="0" w:color="auto"/>
      </w:divBdr>
    </w:div>
    <w:div w:id="1735081603">
      <w:bodyDiv w:val="1"/>
      <w:marLeft w:val="0"/>
      <w:marRight w:val="0"/>
      <w:marTop w:val="0"/>
      <w:marBottom w:val="0"/>
      <w:divBdr>
        <w:top w:val="none" w:sz="0" w:space="0" w:color="auto"/>
        <w:left w:val="none" w:sz="0" w:space="0" w:color="auto"/>
        <w:bottom w:val="none" w:sz="0" w:space="0" w:color="auto"/>
        <w:right w:val="none" w:sz="0" w:space="0" w:color="auto"/>
      </w:divBdr>
    </w:div>
    <w:div w:id="1735152888">
      <w:bodyDiv w:val="1"/>
      <w:marLeft w:val="0"/>
      <w:marRight w:val="0"/>
      <w:marTop w:val="0"/>
      <w:marBottom w:val="0"/>
      <w:divBdr>
        <w:top w:val="none" w:sz="0" w:space="0" w:color="auto"/>
        <w:left w:val="none" w:sz="0" w:space="0" w:color="auto"/>
        <w:bottom w:val="none" w:sz="0" w:space="0" w:color="auto"/>
        <w:right w:val="none" w:sz="0" w:space="0" w:color="auto"/>
      </w:divBdr>
    </w:div>
    <w:div w:id="1735467654">
      <w:bodyDiv w:val="1"/>
      <w:marLeft w:val="0"/>
      <w:marRight w:val="0"/>
      <w:marTop w:val="0"/>
      <w:marBottom w:val="0"/>
      <w:divBdr>
        <w:top w:val="none" w:sz="0" w:space="0" w:color="auto"/>
        <w:left w:val="none" w:sz="0" w:space="0" w:color="auto"/>
        <w:bottom w:val="none" w:sz="0" w:space="0" w:color="auto"/>
        <w:right w:val="none" w:sz="0" w:space="0" w:color="auto"/>
      </w:divBdr>
    </w:div>
    <w:div w:id="1735542988">
      <w:bodyDiv w:val="1"/>
      <w:marLeft w:val="0"/>
      <w:marRight w:val="0"/>
      <w:marTop w:val="0"/>
      <w:marBottom w:val="0"/>
      <w:divBdr>
        <w:top w:val="none" w:sz="0" w:space="0" w:color="auto"/>
        <w:left w:val="none" w:sz="0" w:space="0" w:color="auto"/>
        <w:bottom w:val="none" w:sz="0" w:space="0" w:color="auto"/>
        <w:right w:val="none" w:sz="0" w:space="0" w:color="auto"/>
      </w:divBdr>
    </w:div>
    <w:div w:id="1735620183">
      <w:bodyDiv w:val="1"/>
      <w:marLeft w:val="0"/>
      <w:marRight w:val="0"/>
      <w:marTop w:val="0"/>
      <w:marBottom w:val="0"/>
      <w:divBdr>
        <w:top w:val="none" w:sz="0" w:space="0" w:color="auto"/>
        <w:left w:val="none" w:sz="0" w:space="0" w:color="auto"/>
        <w:bottom w:val="none" w:sz="0" w:space="0" w:color="auto"/>
        <w:right w:val="none" w:sz="0" w:space="0" w:color="auto"/>
      </w:divBdr>
    </w:div>
    <w:div w:id="1735733916">
      <w:bodyDiv w:val="1"/>
      <w:marLeft w:val="0"/>
      <w:marRight w:val="0"/>
      <w:marTop w:val="0"/>
      <w:marBottom w:val="0"/>
      <w:divBdr>
        <w:top w:val="none" w:sz="0" w:space="0" w:color="auto"/>
        <w:left w:val="none" w:sz="0" w:space="0" w:color="auto"/>
        <w:bottom w:val="none" w:sz="0" w:space="0" w:color="auto"/>
        <w:right w:val="none" w:sz="0" w:space="0" w:color="auto"/>
      </w:divBdr>
    </w:div>
    <w:div w:id="1735735884">
      <w:bodyDiv w:val="1"/>
      <w:marLeft w:val="0"/>
      <w:marRight w:val="0"/>
      <w:marTop w:val="0"/>
      <w:marBottom w:val="0"/>
      <w:divBdr>
        <w:top w:val="none" w:sz="0" w:space="0" w:color="auto"/>
        <w:left w:val="none" w:sz="0" w:space="0" w:color="auto"/>
        <w:bottom w:val="none" w:sz="0" w:space="0" w:color="auto"/>
        <w:right w:val="none" w:sz="0" w:space="0" w:color="auto"/>
      </w:divBdr>
    </w:div>
    <w:div w:id="1735816674">
      <w:bodyDiv w:val="1"/>
      <w:marLeft w:val="0"/>
      <w:marRight w:val="0"/>
      <w:marTop w:val="0"/>
      <w:marBottom w:val="0"/>
      <w:divBdr>
        <w:top w:val="none" w:sz="0" w:space="0" w:color="auto"/>
        <w:left w:val="none" w:sz="0" w:space="0" w:color="auto"/>
        <w:bottom w:val="none" w:sz="0" w:space="0" w:color="auto"/>
        <w:right w:val="none" w:sz="0" w:space="0" w:color="auto"/>
      </w:divBdr>
    </w:div>
    <w:div w:id="1735933268">
      <w:bodyDiv w:val="1"/>
      <w:marLeft w:val="0"/>
      <w:marRight w:val="0"/>
      <w:marTop w:val="0"/>
      <w:marBottom w:val="0"/>
      <w:divBdr>
        <w:top w:val="none" w:sz="0" w:space="0" w:color="auto"/>
        <w:left w:val="none" w:sz="0" w:space="0" w:color="auto"/>
        <w:bottom w:val="none" w:sz="0" w:space="0" w:color="auto"/>
        <w:right w:val="none" w:sz="0" w:space="0" w:color="auto"/>
      </w:divBdr>
    </w:div>
    <w:div w:id="1735934056">
      <w:bodyDiv w:val="1"/>
      <w:marLeft w:val="0"/>
      <w:marRight w:val="0"/>
      <w:marTop w:val="0"/>
      <w:marBottom w:val="0"/>
      <w:divBdr>
        <w:top w:val="none" w:sz="0" w:space="0" w:color="auto"/>
        <w:left w:val="none" w:sz="0" w:space="0" w:color="auto"/>
        <w:bottom w:val="none" w:sz="0" w:space="0" w:color="auto"/>
        <w:right w:val="none" w:sz="0" w:space="0" w:color="auto"/>
      </w:divBdr>
    </w:div>
    <w:div w:id="1736585658">
      <w:bodyDiv w:val="1"/>
      <w:marLeft w:val="0"/>
      <w:marRight w:val="0"/>
      <w:marTop w:val="0"/>
      <w:marBottom w:val="0"/>
      <w:divBdr>
        <w:top w:val="none" w:sz="0" w:space="0" w:color="auto"/>
        <w:left w:val="none" w:sz="0" w:space="0" w:color="auto"/>
        <w:bottom w:val="none" w:sz="0" w:space="0" w:color="auto"/>
        <w:right w:val="none" w:sz="0" w:space="0" w:color="auto"/>
      </w:divBdr>
    </w:div>
    <w:div w:id="1737314328">
      <w:bodyDiv w:val="1"/>
      <w:marLeft w:val="0"/>
      <w:marRight w:val="0"/>
      <w:marTop w:val="0"/>
      <w:marBottom w:val="0"/>
      <w:divBdr>
        <w:top w:val="none" w:sz="0" w:space="0" w:color="auto"/>
        <w:left w:val="none" w:sz="0" w:space="0" w:color="auto"/>
        <w:bottom w:val="none" w:sz="0" w:space="0" w:color="auto"/>
        <w:right w:val="none" w:sz="0" w:space="0" w:color="auto"/>
      </w:divBdr>
    </w:div>
    <w:div w:id="1737319486">
      <w:bodyDiv w:val="1"/>
      <w:marLeft w:val="0"/>
      <w:marRight w:val="0"/>
      <w:marTop w:val="0"/>
      <w:marBottom w:val="0"/>
      <w:divBdr>
        <w:top w:val="none" w:sz="0" w:space="0" w:color="auto"/>
        <w:left w:val="none" w:sz="0" w:space="0" w:color="auto"/>
        <w:bottom w:val="none" w:sz="0" w:space="0" w:color="auto"/>
        <w:right w:val="none" w:sz="0" w:space="0" w:color="auto"/>
      </w:divBdr>
    </w:div>
    <w:div w:id="1737509897">
      <w:bodyDiv w:val="1"/>
      <w:marLeft w:val="0"/>
      <w:marRight w:val="0"/>
      <w:marTop w:val="0"/>
      <w:marBottom w:val="0"/>
      <w:divBdr>
        <w:top w:val="none" w:sz="0" w:space="0" w:color="auto"/>
        <w:left w:val="none" w:sz="0" w:space="0" w:color="auto"/>
        <w:bottom w:val="none" w:sz="0" w:space="0" w:color="auto"/>
        <w:right w:val="none" w:sz="0" w:space="0" w:color="auto"/>
      </w:divBdr>
    </w:div>
    <w:div w:id="1737898538">
      <w:bodyDiv w:val="1"/>
      <w:marLeft w:val="0"/>
      <w:marRight w:val="0"/>
      <w:marTop w:val="0"/>
      <w:marBottom w:val="0"/>
      <w:divBdr>
        <w:top w:val="none" w:sz="0" w:space="0" w:color="auto"/>
        <w:left w:val="none" w:sz="0" w:space="0" w:color="auto"/>
        <w:bottom w:val="none" w:sz="0" w:space="0" w:color="auto"/>
        <w:right w:val="none" w:sz="0" w:space="0" w:color="auto"/>
      </w:divBdr>
    </w:div>
    <w:div w:id="1737976367">
      <w:bodyDiv w:val="1"/>
      <w:marLeft w:val="0"/>
      <w:marRight w:val="0"/>
      <w:marTop w:val="0"/>
      <w:marBottom w:val="0"/>
      <w:divBdr>
        <w:top w:val="none" w:sz="0" w:space="0" w:color="auto"/>
        <w:left w:val="none" w:sz="0" w:space="0" w:color="auto"/>
        <w:bottom w:val="none" w:sz="0" w:space="0" w:color="auto"/>
        <w:right w:val="none" w:sz="0" w:space="0" w:color="auto"/>
      </w:divBdr>
    </w:div>
    <w:div w:id="1738043184">
      <w:bodyDiv w:val="1"/>
      <w:marLeft w:val="0"/>
      <w:marRight w:val="0"/>
      <w:marTop w:val="0"/>
      <w:marBottom w:val="0"/>
      <w:divBdr>
        <w:top w:val="none" w:sz="0" w:space="0" w:color="auto"/>
        <w:left w:val="none" w:sz="0" w:space="0" w:color="auto"/>
        <w:bottom w:val="none" w:sz="0" w:space="0" w:color="auto"/>
        <w:right w:val="none" w:sz="0" w:space="0" w:color="auto"/>
      </w:divBdr>
    </w:div>
    <w:div w:id="1738431512">
      <w:bodyDiv w:val="1"/>
      <w:marLeft w:val="0"/>
      <w:marRight w:val="0"/>
      <w:marTop w:val="0"/>
      <w:marBottom w:val="0"/>
      <w:divBdr>
        <w:top w:val="none" w:sz="0" w:space="0" w:color="auto"/>
        <w:left w:val="none" w:sz="0" w:space="0" w:color="auto"/>
        <w:bottom w:val="none" w:sz="0" w:space="0" w:color="auto"/>
        <w:right w:val="none" w:sz="0" w:space="0" w:color="auto"/>
      </w:divBdr>
    </w:div>
    <w:div w:id="1738743927">
      <w:bodyDiv w:val="1"/>
      <w:marLeft w:val="0"/>
      <w:marRight w:val="0"/>
      <w:marTop w:val="0"/>
      <w:marBottom w:val="0"/>
      <w:divBdr>
        <w:top w:val="none" w:sz="0" w:space="0" w:color="auto"/>
        <w:left w:val="none" w:sz="0" w:space="0" w:color="auto"/>
        <w:bottom w:val="none" w:sz="0" w:space="0" w:color="auto"/>
        <w:right w:val="none" w:sz="0" w:space="0" w:color="auto"/>
      </w:divBdr>
    </w:div>
    <w:div w:id="1738939399">
      <w:bodyDiv w:val="1"/>
      <w:marLeft w:val="0"/>
      <w:marRight w:val="0"/>
      <w:marTop w:val="0"/>
      <w:marBottom w:val="0"/>
      <w:divBdr>
        <w:top w:val="none" w:sz="0" w:space="0" w:color="auto"/>
        <w:left w:val="none" w:sz="0" w:space="0" w:color="auto"/>
        <w:bottom w:val="none" w:sz="0" w:space="0" w:color="auto"/>
        <w:right w:val="none" w:sz="0" w:space="0" w:color="auto"/>
      </w:divBdr>
    </w:div>
    <w:div w:id="1738942701">
      <w:bodyDiv w:val="1"/>
      <w:marLeft w:val="0"/>
      <w:marRight w:val="0"/>
      <w:marTop w:val="0"/>
      <w:marBottom w:val="0"/>
      <w:divBdr>
        <w:top w:val="none" w:sz="0" w:space="0" w:color="auto"/>
        <w:left w:val="none" w:sz="0" w:space="0" w:color="auto"/>
        <w:bottom w:val="none" w:sz="0" w:space="0" w:color="auto"/>
        <w:right w:val="none" w:sz="0" w:space="0" w:color="auto"/>
      </w:divBdr>
    </w:div>
    <w:div w:id="1739010955">
      <w:bodyDiv w:val="1"/>
      <w:marLeft w:val="0"/>
      <w:marRight w:val="0"/>
      <w:marTop w:val="0"/>
      <w:marBottom w:val="0"/>
      <w:divBdr>
        <w:top w:val="none" w:sz="0" w:space="0" w:color="auto"/>
        <w:left w:val="none" w:sz="0" w:space="0" w:color="auto"/>
        <w:bottom w:val="none" w:sz="0" w:space="0" w:color="auto"/>
        <w:right w:val="none" w:sz="0" w:space="0" w:color="auto"/>
      </w:divBdr>
    </w:div>
    <w:div w:id="1739355848">
      <w:bodyDiv w:val="1"/>
      <w:marLeft w:val="0"/>
      <w:marRight w:val="0"/>
      <w:marTop w:val="0"/>
      <w:marBottom w:val="0"/>
      <w:divBdr>
        <w:top w:val="none" w:sz="0" w:space="0" w:color="auto"/>
        <w:left w:val="none" w:sz="0" w:space="0" w:color="auto"/>
        <w:bottom w:val="none" w:sz="0" w:space="0" w:color="auto"/>
        <w:right w:val="none" w:sz="0" w:space="0" w:color="auto"/>
      </w:divBdr>
    </w:div>
    <w:div w:id="1739740534">
      <w:bodyDiv w:val="1"/>
      <w:marLeft w:val="0"/>
      <w:marRight w:val="0"/>
      <w:marTop w:val="0"/>
      <w:marBottom w:val="0"/>
      <w:divBdr>
        <w:top w:val="none" w:sz="0" w:space="0" w:color="auto"/>
        <w:left w:val="none" w:sz="0" w:space="0" w:color="auto"/>
        <w:bottom w:val="none" w:sz="0" w:space="0" w:color="auto"/>
        <w:right w:val="none" w:sz="0" w:space="0" w:color="auto"/>
      </w:divBdr>
    </w:div>
    <w:div w:id="1739787679">
      <w:bodyDiv w:val="1"/>
      <w:marLeft w:val="0"/>
      <w:marRight w:val="0"/>
      <w:marTop w:val="0"/>
      <w:marBottom w:val="0"/>
      <w:divBdr>
        <w:top w:val="none" w:sz="0" w:space="0" w:color="auto"/>
        <w:left w:val="none" w:sz="0" w:space="0" w:color="auto"/>
        <w:bottom w:val="none" w:sz="0" w:space="0" w:color="auto"/>
        <w:right w:val="none" w:sz="0" w:space="0" w:color="auto"/>
      </w:divBdr>
    </w:div>
    <w:div w:id="1739862914">
      <w:bodyDiv w:val="1"/>
      <w:marLeft w:val="0"/>
      <w:marRight w:val="0"/>
      <w:marTop w:val="0"/>
      <w:marBottom w:val="0"/>
      <w:divBdr>
        <w:top w:val="none" w:sz="0" w:space="0" w:color="auto"/>
        <w:left w:val="none" w:sz="0" w:space="0" w:color="auto"/>
        <w:bottom w:val="none" w:sz="0" w:space="0" w:color="auto"/>
        <w:right w:val="none" w:sz="0" w:space="0" w:color="auto"/>
      </w:divBdr>
    </w:div>
    <w:div w:id="1740009282">
      <w:bodyDiv w:val="1"/>
      <w:marLeft w:val="0"/>
      <w:marRight w:val="0"/>
      <w:marTop w:val="0"/>
      <w:marBottom w:val="0"/>
      <w:divBdr>
        <w:top w:val="none" w:sz="0" w:space="0" w:color="auto"/>
        <w:left w:val="none" w:sz="0" w:space="0" w:color="auto"/>
        <w:bottom w:val="none" w:sz="0" w:space="0" w:color="auto"/>
        <w:right w:val="none" w:sz="0" w:space="0" w:color="auto"/>
      </w:divBdr>
    </w:div>
    <w:div w:id="1740054275">
      <w:bodyDiv w:val="1"/>
      <w:marLeft w:val="0"/>
      <w:marRight w:val="0"/>
      <w:marTop w:val="0"/>
      <w:marBottom w:val="0"/>
      <w:divBdr>
        <w:top w:val="none" w:sz="0" w:space="0" w:color="auto"/>
        <w:left w:val="none" w:sz="0" w:space="0" w:color="auto"/>
        <w:bottom w:val="none" w:sz="0" w:space="0" w:color="auto"/>
        <w:right w:val="none" w:sz="0" w:space="0" w:color="auto"/>
      </w:divBdr>
    </w:div>
    <w:div w:id="1740245078">
      <w:bodyDiv w:val="1"/>
      <w:marLeft w:val="0"/>
      <w:marRight w:val="0"/>
      <w:marTop w:val="0"/>
      <w:marBottom w:val="0"/>
      <w:divBdr>
        <w:top w:val="none" w:sz="0" w:space="0" w:color="auto"/>
        <w:left w:val="none" w:sz="0" w:space="0" w:color="auto"/>
        <w:bottom w:val="none" w:sz="0" w:space="0" w:color="auto"/>
        <w:right w:val="none" w:sz="0" w:space="0" w:color="auto"/>
      </w:divBdr>
    </w:div>
    <w:div w:id="1740667951">
      <w:bodyDiv w:val="1"/>
      <w:marLeft w:val="0"/>
      <w:marRight w:val="0"/>
      <w:marTop w:val="0"/>
      <w:marBottom w:val="0"/>
      <w:divBdr>
        <w:top w:val="none" w:sz="0" w:space="0" w:color="auto"/>
        <w:left w:val="none" w:sz="0" w:space="0" w:color="auto"/>
        <w:bottom w:val="none" w:sz="0" w:space="0" w:color="auto"/>
        <w:right w:val="none" w:sz="0" w:space="0" w:color="auto"/>
      </w:divBdr>
    </w:div>
    <w:div w:id="1740713012">
      <w:bodyDiv w:val="1"/>
      <w:marLeft w:val="0"/>
      <w:marRight w:val="0"/>
      <w:marTop w:val="0"/>
      <w:marBottom w:val="0"/>
      <w:divBdr>
        <w:top w:val="none" w:sz="0" w:space="0" w:color="auto"/>
        <w:left w:val="none" w:sz="0" w:space="0" w:color="auto"/>
        <w:bottom w:val="none" w:sz="0" w:space="0" w:color="auto"/>
        <w:right w:val="none" w:sz="0" w:space="0" w:color="auto"/>
      </w:divBdr>
    </w:div>
    <w:div w:id="1740857169">
      <w:bodyDiv w:val="1"/>
      <w:marLeft w:val="0"/>
      <w:marRight w:val="0"/>
      <w:marTop w:val="0"/>
      <w:marBottom w:val="0"/>
      <w:divBdr>
        <w:top w:val="none" w:sz="0" w:space="0" w:color="auto"/>
        <w:left w:val="none" w:sz="0" w:space="0" w:color="auto"/>
        <w:bottom w:val="none" w:sz="0" w:space="0" w:color="auto"/>
        <w:right w:val="none" w:sz="0" w:space="0" w:color="auto"/>
      </w:divBdr>
    </w:div>
    <w:div w:id="1740903416">
      <w:bodyDiv w:val="1"/>
      <w:marLeft w:val="0"/>
      <w:marRight w:val="0"/>
      <w:marTop w:val="0"/>
      <w:marBottom w:val="0"/>
      <w:divBdr>
        <w:top w:val="none" w:sz="0" w:space="0" w:color="auto"/>
        <w:left w:val="none" w:sz="0" w:space="0" w:color="auto"/>
        <w:bottom w:val="none" w:sz="0" w:space="0" w:color="auto"/>
        <w:right w:val="none" w:sz="0" w:space="0" w:color="auto"/>
      </w:divBdr>
    </w:div>
    <w:div w:id="1740977299">
      <w:bodyDiv w:val="1"/>
      <w:marLeft w:val="0"/>
      <w:marRight w:val="0"/>
      <w:marTop w:val="0"/>
      <w:marBottom w:val="0"/>
      <w:divBdr>
        <w:top w:val="none" w:sz="0" w:space="0" w:color="auto"/>
        <w:left w:val="none" w:sz="0" w:space="0" w:color="auto"/>
        <w:bottom w:val="none" w:sz="0" w:space="0" w:color="auto"/>
        <w:right w:val="none" w:sz="0" w:space="0" w:color="auto"/>
      </w:divBdr>
    </w:div>
    <w:div w:id="1741094935">
      <w:bodyDiv w:val="1"/>
      <w:marLeft w:val="0"/>
      <w:marRight w:val="0"/>
      <w:marTop w:val="0"/>
      <w:marBottom w:val="0"/>
      <w:divBdr>
        <w:top w:val="none" w:sz="0" w:space="0" w:color="auto"/>
        <w:left w:val="none" w:sz="0" w:space="0" w:color="auto"/>
        <w:bottom w:val="none" w:sz="0" w:space="0" w:color="auto"/>
        <w:right w:val="none" w:sz="0" w:space="0" w:color="auto"/>
      </w:divBdr>
    </w:div>
    <w:div w:id="1741102350">
      <w:bodyDiv w:val="1"/>
      <w:marLeft w:val="0"/>
      <w:marRight w:val="0"/>
      <w:marTop w:val="0"/>
      <w:marBottom w:val="0"/>
      <w:divBdr>
        <w:top w:val="none" w:sz="0" w:space="0" w:color="auto"/>
        <w:left w:val="none" w:sz="0" w:space="0" w:color="auto"/>
        <w:bottom w:val="none" w:sz="0" w:space="0" w:color="auto"/>
        <w:right w:val="none" w:sz="0" w:space="0" w:color="auto"/>
      </w:divBdr>
    </w:div>
    <w:div w:id="1741173666">
      <w:bodyDiv w:val="1"/>
      <w:marLeft w:val="0"/>
      <w:marRight w:val="0"/>
      <w:marTop w:val="0"/>
      <w:marBottom w:val="0"/>
      <w:divBdr>
        <w:top w:val="none" w:sz="0" w:space="0" w:color="auto"/>
        <w:left w:val="none" w:sz="0" w:space="0" w:color="auto"/>
        <w:bottom w:val="none" w:sz="0" w:space="0" w:color="auto"/>
        <w:right w:val="none" w:sz="0" w:space="0" w:color="auto"/>
      </w:divBdr>
    </w:div>
    <w:div w:id="1741176624">
      <w:bodyDiv w:val="1"/>
      <w:marLeft w:val="0"/>
      <w:marRight w:val="0"/>
      <w:marTop w:val="0"/>
      <w:marBottom w:val="0"/>
      <w:divBdr>
        <w:top w:val="none" w:sz="0" w:space="0" w:color="auto"/>
        <w:left w:val="none" w:sz="0" w:space="0" w:color="auto"/>
        <w:bottom w:val="none" w:sz="0" w:space="0" w:color="auto"/>
        <w:right w:val="none" w:sz="0" w:space="0" w:color="auto"/>
      </w:divBdr>
    </w:div>
    <w:div w:id="1741177655">
      <w:bodyDiv w:val="1"/>
      <w:marLeft w:val="0"/>
      <w:marRight w:val="0"/>
      <w:marTop w:val="0"/>
      <w:marBottom w:val="0"/>
      <w:divBdr>
        <w:top w:val="none" w:sz="0" w:space="0" w:color="auto"/>
        <w:left w:val="none" w:sz="0" w:space="0" w:color="auto"/>
        <w:bottom w:val="none" w:sz="0" w:space="0" w:color="auto"/>
        <w:right w:val="none" w:sz="0" w:space="0" w:color="auto"/>
      </w:divBdr>
    </w:div>
    <w:div w:id="1741245786">
      <w:bodyDiv w:val="1"/>
      <w:marLeft w:val="0"/>
      <w:marRight w:val="0"/>
      <w:marTop w:val="0"/>
      <w:marBottom w:val="0"/>
      <w:divBdr>
        <w:top w:val="none" w:sz="0" w:space="0" w:color="auto"/>
        <w:left w:val="none" w:sz="0" w:space="0" w:color="auto"/>
        <w:bottom w:val="none" w:sz="0" w:space="0" w:color="auto"/>
        <w:right w:val="none" w:sz="0" w:space="0" w:color="auto"/>
      </w:divBdr>
    </w:div>
    <w:div w:id="1741322024">
      <w:bodyDiv w:val="1"/>
      <w:marLeft w:val="0"/>
      <w:marRight w:val="0"/>
      <w:marTop w:val="0"/>
      <w:marBottom w:val="0"/>
      <w:divBdr>
        <w:top w:val="none" w:sz="0" w:space="0" w:color="auto"/>
        <w:left w:val="none" w:sz="0" w:space="0" w:color="auto"/>
        <w:bottom w:val="none" w:sz="0" w:space="0" w:color="auto"/>
        <w:right w:val="none" w:sz="0" w:space="0" w:color="auto"/>
      </w:divBdr>
    </w:div>
    <w:div w:id="1741633872">
      <w:bodyDiv w:val="1"/>
      <w:marLeft w:val="0"/>
      <w:marRight w:val="0"/>
      <w:marTop w:val="0"/>
      <w:marBottom w:val="0"/>
      <w:divBdr>
        <w:top w:val="none" w:sz="0" w:space="0" w:color="auto"/>
        <w:left w:val="none" w:sz="0" w:space="0" w:color="auto"/>
        <w:bottom w:val="none" w:sz="0" w:space="0" w:color="auto"/>
        <w:right w:val="none" w:sz="0" w:space="0" w:color="auto"/>
      </w:divBdr>
    </w:div>
    <w:div w:id="1741708807">
      <w:bodyDiv w:val="1"/>
      <w:marLeft w:val="0"/>
      <w:marRight w:val="0"/>
      <w:marTop w:val="0"/>
      <w:marBottom w:val="0"/>
      <w:divBdr>
        <w:top w:val="none" w:sz="0" w:space="0" w:color="auto"/>
        <w:left w:val="none" w:sz="0" w:space="0" w:color="auto"/>
        <w:bottom w:val="none" w:sz="0" w:space="0" w:color="auto"/>
        <w:right w:val="none" w:sz="0" w:space="0" w:color="auto"/>
      </w:divBdr>
    </w:div>
    <w:div w:id="1741783021">
      <w:bodyDiv w:val="1"/>
      <w:marLeft w:val="0"/>
      <w:marRight w:val="0"/>
      <w:marTop w:val="0"/>
      <w:marBottom w:val="0"/>
      <w:divBdr>
        <w:top w:val="none" w:sz="0" w:space="0" w:color="auto"/>
        <w:left w:val="none" w:sz="0" w:space="0" w:color="auto"/>
        <w:bottom w:val="none" w:sz="0" w:space="0" w:color="auto"/>
        <w:right w:val="none" w:sz="0" w:space="0" w:color="auto"/>
      </w:divBdr>
    </w:div>
    <w:div w:id="1741899259">
      <w:bodyDiv w:val="1"/>
      <w:marLeft w:val="0"/>
      <w:marRight w:val="0"/>
      <w:marTop w:val="0"/>
      <w:marBottom w:val="0"/>
      <w:divBdr>
        <w:top w:val="none" w:sz="0" w:space="0" w:color="auto"/>
        <w:left w:val="none" w:sz="0" w:space="0" w:color="auto"/>
        <w:bottom w:val="none" w:sz="0" w:space="0" w:color="auto"/>
        <w:right w:val="none" w:sz="0" w:space="0" w:color="auto"/>
      </w:divBdr>
    </w:div>
    <w:div w:id="1741978556">
      <w:bodyDiv w:val="1"/>
      <w:marLeft w:val="0"/>
      <w:marRight w:val="0"/>
      <w:marTop w:val="0"/>
      <w:marBottom w:val="0"/>
      <w:divBdr>
        <w:top w:val="none" w:sz="0" w:space="0" w:color="auto"/>
        <w:left w:val="none" w:sz="0" w:space="0" w:color="auto"/>
        <w:bottom w:val="none" w:sz="0" w:space="0" w:color="auto"/>
        <w:right w:val="none" w:sz="0" w:space="0" w:color="auto"/>
      </w:divBdr>
    </w:div>
    <w:div w:id="1742213116">
      <w:bodyDiv w:val="1"/>
      <w:marLeft w:val="0"/>
      <w:marRight w:val="0"/>
      <w:marTop w:val="0"/>
      <w:marBottom w:val="0"/>
      <w:divBdr>
        <w:top w:val="none" w:sz="0" w:space="0" w:color="auto"/>
        <w:left w:val="none" w:sz="0" w:space="0" w:color="auto"/>
        <w:bottom w:val="none" w:sz="0" w:space="0" w:color="auto"/>
        <w:right w:val="none" w:sz="0" w:space="0" w:color="auto"/>
      </w:divBdr>
    </w:div>
    <w:div w:id="1742216962">
      <w:bodyDiv w:val="1"/>
      <w:marLeft w:val="0"/>
      <w:marRight w:val="0"/>
      <w:marTop w:val="0"/>
      <w:marBottom w:val="0"/>
      <w:divBdr>
        <w:top w:val="none" w:sz="0" w:space="0" w:color="auto"/>
        <w:left w:val="none" w:sz="0" w:space="0" w:color="auto"/>
        <w:bottom w:val="none" w:sz="0" w:space="0" w:color="auto"/>
        <w:right w:val="none" w:sz="0" w:space="0" w:color="auto"/>
      </w:divBdr>
    </w:div>
    <w:div w:id="1742365593">
      <w:bodyDiv w:val="1"/>
      <w:marLeft w:val="0"/>
      <w:marRight w:val="0"/>
      <w:marTop w:val="0"/>
      <w:marBottom w:val="0"/>
      <w:divBdr>
        <w:top w:val="none" w:sz="0" w:space="0" w:color="auto"/>
        <w:left w:val="none" w:sz="0" w:space="0" w:color="auto"/>
        <w:bottom w:val="none" w:sz="0" w:space="0" w:color="auto"/>
        <w:right w:val="none" w:sz="0" w:space="0" w:color="auto"/>
      </w:divBdr>
    </w:div>
    <w:div w:id="1742480834">
      <w:bodyDiv w:val="1"/>
      <w:marLeft w:val="0"/>
      <w:marRight w:val="0"/>
      <w:marTop w:val="0"/>
      <w:marBottom w:val="0"/>
      <w:divBdr>
        <w:top w:val="none" w:sz="0" w:space="0" w:color="auto"/>
        <w:left w:val="none" w:sz="0" w:space="0" w:color="auto"/>
        <w:bottom w:val="none" w:sz="0" w:space="0" w:color="auto"/>
        <w:right w:val="none" w:sz="0" w:space="0" w:color="auto"/>
      </w:divBdr>
    </w:div>
    <w:div w:id="1742562526">
      <w:bodyDiv w:val="1"/>
      <w:marLeft w:val="0"/>
      <w:marRight w:val="0"/>
      <w:marTop w:val="0"/>
      <w:marBottom w:val="0"/>
      <w:divBdr>
        <w:top w:val="none" w:sz="0" w:space="0" w:color="auto"/>
        <w:left w:val="none" w:sz="0" w:space="0" w:color="auto"/>
        <w:bottom w:val="none" w:sz="0" w:space="0" w:color="auto"/>
        <w:right w:val="none" w:sz="0" w:space="0" w:color="auto"/>
      </w:divBdr>
    </w:div>
    <w:div w:id="1742606049">
      <w:bodyDiv w:val="1"/>
      <w:marLeft w:val="0"/>
      <w:marRight w:val="0"/>
      <w:marTop w:val="0"/>
      <w:marBottom w:val="0"/>
      <w:divBdr>
        <w:top w:val="none" w:sz="0" w:space="0" w:color="auto"/>
        <w:left w:val="none" w:sz="0" w:space="0" w:color="auto"/>
        <w:bottom w:val="none" w:sz="0" w:space="0" w:color="auto"/>
        <w:right w:val="none" w:sz="0" w:space="0" w:color="auto"/>
      </w:divBdr>
    </w:div>
    <w:div w:id="1742677603">
      <w:bodyDiv w:val="1"/>
      <w:marLeft w:val="0"/>
      <w:marRight w:val="0"/>
      <w:marTop w:val="0"/>
      <w:marBottom w:val="0"/>
      <w:divBdr>
        <w:top w:val="none" w:sz="0" w:space="0" w:color="auto"/>
        <w:left w:val="none" w:sz="0" w:space="0" w:color="auto"/>
        <w:bottom w:val="none" w:sz="0" w:space="0" w:color="auto"/>
        <w:right w:val="none" w:sz="0" w:space="0" w:color="auto"/>
      </w:divBdr>
    </w:div>
    <w:div w:id="1742941615">
      <w:bodyDiv w:val="1"/>
      <w:marLeft w:val="0"/>
      <w:marRight w:val="0"/>
      <w:marTop w:val="0"/>
      <w:marBottom w:val="0"/>
      <w:divBdr>
        <w:top w:val="none" w:sz="0" w:space="0" w:color="auto"/>
        <w:left w:val="none" w:sz="0" w:space="0" w:color="auto"/>
        <w:bottom w:val="none" w:sz="0" w:space="0" w:color="auto"/>
        <w:right w:val="none" w:sz="0" w:space="0" w:color="auto"/>
      </w:divBdr>
    </w:div>
    <w:div w:id="1743327422">
      <w:bodyDiv w:val="1"/>
      <w:marLeft w:val="0"/>
      <w:marRight w:val="0"/>
      <w:marTop w:val="0"/>
      <w:marBottom w:val="0"/>
      <w:divBdr>
        <w:top w:val="none" w:sz="0" w:space="0" w:color="auto"/>
        <w:left w:val="none" w:sz="0" w:space="0" w:color="auto"/>
        <w:bottom w:val="none" w:sz="0" w:space="0" w:color="auto"/>
        <w:right w:val="none" w:sz="0" w:space="0" w:color="auto"/>
      </w:divBdr>
    </w:div>
    <w:div w:id="1743405182">
      <w:bodyDiv w:val="1"/>
      <w:marLeft w:val="0"/>
      <w:marRight w:val="0"/>
      <w:marTop w:val="0"/>
      <w:marBottom w:val="0"/>
      <w:divBdr>
        <w:top w:val="none" w:sz="0" w:space="0" w:color="auto"/>
        <w:left w:val="none" w:sz="0" w:space="0" w:color="auto"/>
        <w:bottom w:val="none" w:sz="0" w:space="0" w:color="auto"/>
        <w:right w:val="none" w:sz="0" w:space="0" w:color="auto"/>
      </w:divBdr>
    </w:div>
    <w:div w:id="1743597509">
      <w:bodyDiv w:val="1"/>
      <w:marLeft w:val="0"/>
      <w:marRight w:val="0"/>
      <w:marTop w:val="0"/>
      <w:marBottom w:val="0"/>
      <w:divBdr>
        <w:top w:val="none" w:sz="0" w:space="0" w:color="auto"/>
        <w:left w:val="none" w:sz="0" w:space="0" w:color="auto"/>
        <w:bottom w:val="none" w:sz="0" w:space="0" w:color="auto"/>
        <w:right w:val="none" w:sz="0" w:space="0" w:color="auto"/>
      </w:divBdr>
    </w:div>
    <w:div w:id="1743598573">
      <w:bodyDiv w:val="1"/>
      <w:marLeft w:val="0"/>
      <w:marRight w:val="0"/>
      <w:marTop w:val="0"/>
      <w:marBottom w:val="0"/>
      <w:divBdr>
        <w:top w:val="none" w:sz="0" w:space="0" w:color="auto"/>
        <w:left w:val="none" w:sz="0" w:space="0" w:color="auto"/>
        <w:bottom w:val="none" w:sz="0" w:space="0" w:color="auto"/>
        <w:right w:val="none" w:sz="0" w:space="0" w:color="auto"/>
      </w:divBdr>
    </w:div>
    <w:div w:id="1743604653">
      <w:bodyDiv w:val="1"/>
      <w:marLeft w:val="0"/>
      <w:marRight w:val="0"/>
      <w:marTop w:val="0"/>
      <w:marBottom w:val="0"/>
      <w:divBdr>
        <w:top w:val="none" w:sz="0" w:space="0" w:color="auto"/>
        <w:left w:val="none" w:sz="0" w:space="0" w:color="auto"/>
        <w:bottom w:val="none" w:sz="0" w:space="0" w:color="auto"/>
        <w:right w:val="none" w:sz="0" w:space="0" w:color="auto"/>
      </w:divBdr>
    </w:div>
    <w:div w:id="1743747986">
      <w:bodyDiv w:val="1"/>
      <w:marLeft w:val="0"/>
      <w:marRight w:val="0"/>
      <w:marTop w:val="0"/>
      <w:marBottom w:val="0"/>
      <w:divBdr>
        <w:top w:val="none" w:sz="0" w:space="0" w:color="auto"/>
        <w:left w:val="none" w:sz="0" w:space="0" w:color="auto"/>
        <w:bottom w:val="none" w:sz="0" w:space="0" w:color="auto"/>
        <w:right w:val="none" w:sz="0" w:space="0" w:color="auto"/>
      </w:divBdr>
    </w:div>
    <w:div w:id="1744063787">
      <w:bodyDiv w:val="1"/>
      <w:marLeft w:val="0"/>
      <w:marRight w:val="0"/>
      <w:marTop w:val="0"/>
      <w:marBottom w:val="0"/>
      <w:divBdr>
        <w:top w:val="none" w:sz="0" w:space="0" w:color="auto"/>
        <w:left w:val="none" w:sz="0" w:space="0" w:color="auto"/>
        <w:bottom w:val="none" w:sz="0" w:space="0" w:color="auto"/>
        <w:right w:val="none" w:sz="0" w:space="0" w:color="auto"/>
      </w:divBdr>
    </w:div>
    <w:div w:id="1744066338">
      <w:bodyDiv w:val="1"/>
      <w:marLeft w:val="0"/>
      <w:marRight w:val="0"/>
      <w:marTop w:val="0"/>
      <w:marBottom w:val="0"/>
      <w:divBdr>
        <w:top w:val="none" w:sz="0" w:space="0" w:color="auto"/>
        <w:left w:val="none" w:sz="0" w:space="0" w:color="auto"/>
        <w:bottom w:val="none" w:sz="0" w:space="0" w:color="auto"/>
        <w:right w:val="none" w:sz="0" w:space="0" w:color="auto"/>
      </w:divBdr>
    </w:div>
    <w:div w:id="1744180287">
      <w:bodyDiv w:val="1"/>
      <w:marLeft w:val="0"/>
      <w:marRight w:val="0"/>
      <w:marTop w:val="0"/>
      <w:marBottom w:val="0"/>
      <w:divBdr>
        <w:top w:val="none" w:sz="0" w:space="0" w:color="auto"/>
        <w:left w:val="none" w:sz="0" w:space="0" w:color="auto"/>
        <w:bottom w:val="none" w:sz="0" w:space="0" w:color="auto"/>
        <w:right w:val="none" w:sz="0" w:space="0" w:color="auto"/>
      </w:divBdr>
    </w:div>
    <w:div w:id="1744375186">
      <w:bodyDiv w:val="1"/>
      <w:marLeft w:val="0"/>
      <w:marRight w:val="0"/>
      <w:marTop w:val="0"/>
      <w:marBottom w:val="0"/>
      <w:divBdr>
        <w:top w:val="none" w:sz="0" w:space="0" w:color="auto"/>
        <w:left w:val="none" w:sz="0" w:space="0" w:color="auto"/>
        <w:bottom w:val="none" w:sz="0" w:space="0" w:color="auto"/>
        <w:right w:val="none" w:sz="0" w:space="0" w:color="auto"/>
      </w:divBdr>
    </w:div>
    <w:div w:id="1744644568">
      <w:bodyDiv w:val="1"/>
      <w:marLeft w:val="0"/>
      <w:marRight w:val="0"/>
      <w:marTop w:val="0"/>
      <w:marBottom w:val="0"/>
      <w:divBdr>
        <w:top w:val="none" w:sz="0" w:space="0" w:color="auto"/>
        <w:left w:val="none" w:sz="0" w:space="0" w:color="auto"/>
        <w:bottom w:val="none" w:sz="0" w:space="0" w:color="auto"/>
        <w:right w:val="none" w:sz="0" w:space="0" w:color="auto"/>
      </w:divBdr>
    </w:div>
    <w:div w:id="1744793484">
      <w:bodyDiv w:val="1"/>
      <w:marLeft w:val="0"/>
      <w:marRight w:val="0"/>
      <w:marTop w:val="0"/>
      <w:marBottom w:val="0"/>
      <w:divBdr>
        <w:top w:val="none" w:sz="0" w:space="0" w:color="auto"/>
        <w:left w:val="none" w:sz="0" w:space="0" w:color="auto"/>
        <w:bottom w:val="none" w:sz="0" w:space="0" w:color="auto"/>
        <w:right w:val="none" w:sz="0" w:space="0" w:color="auto"/>
      </w:divBdr>
    </w:div>
    <w:div w:id="1744839235">
      <w:bodyDiv w:val="1"/>
      <w:marLeft w:val="0"/>
      <w:marRight w:val="0"/>
      <w:marTop w:val="0"/>
      <w:marBottom w:val="0"/>
      <w:divBdr>
        <w:top w:val="none" w:sz="0" w:space="0" w:color="auto"/>
        <w:left w:val="none" w:sz="0" w:space="0" w:color="auto"/>
        <w:bottom w:val="none" w:sz="0" w:space="0" w:color="auto"/>
        <w:right w:val="none" w:sz="0" w:space="0" w:color="auto"/>
      </w:divBdr>
    </w:div>
    <w:div w:id="1744915348">
      <w:bodyDiv w:val="1"/>
      <w:marLeft w:val="0"/>
      <w:marRight w:val="0"/>
      <w:marTop w:val="0"/>
      <w:marBottom w:val="0"/>
      <w:divBdr>
        <w:top w:val="none" w:sz="0" w:space="0" w:color="auto"/>
        <w:left w:val="none" w:sz="0" w:space="0" w:color="auto"/>
        <w:bottom w:val="none" w:sz="0" w:space="0" w:color="auto"/>
        <w:right w:val="none" w:sz="0" w:space="0" w:color="auto"/>
      </w:divBdr>
    </w:div>
    <w:div w:id="1744983860">
      <w:bodyDiv w:val="1"/>
      <w:marLeft w:val="0"/>
      <w:marRight w:val="0"/>
      <w:marTop w:val="0"/>
      <w:marBottom w:val="0"/>
      <w:divBdr>
        <w:top w:val="none" w:sz="0" w:space="0" w:color="auto"/>
        <w:left w:val="none" w:sz="0" w:space="0" w:color="auto"/>
        <w:bottom w:val="none" w:sz="0" w:space="0" w:color="auto"/>
        <w:right w:val="none" w:sz="0" w:space="0" w:color="auto"/>
      </w:divBdr>
    </w:div>
    <w:div w:id="1745293998">
      <w:bodyDiv w:val="1"/>
      <w:marLeft w:val="0"/>
      <w:marRight w:val="0"/>
      <w:marTop w:val="0"/>
      <w:marBottom w:val="0"/>
      <w:divBdr>
        <w:top w:val="none" w:sz="0" w:space="0" w:color="auto"/>
        <w:left w:val="none" w:sz="0" w:space="0" w:color="auto"/>
        <w:bottom w:val="none" w:sz="0" w:space="0" w:color="auto"/>
        <w:right w:val="none" w:sz="0" w:space="0" w:color="auto"/>
      </w:divBdr>
    </w:div>
    <w:div w:id="1745449403">
      <w:bodyDiv w:val="1"/>
      <w:marLeft w:val="0"/>
      <w:marRight w:val="0"/>
      <w:marTop w:val="0"/>
      <w:marBottom w:val="0"/>
      <w:divBdr>
        <w:top w:val="none" w:sz="0" w:space="0" w:color="auto"/>
        <w:left w:val="none" w:sz="0" w:space="0" w:color="auto"/>
        <w:bottom w:val="none" w:sz="0" w:space="0" w:color="auto"/>
        <w:right w:val="none" w:sz="0" w:space="0" w:color="auto"/>
      </w:divBdr>
    </w:div>
    <w:div w:id="1745641819">
      <w:bodyDiv w:val="1"/>
      <w:marLeft w:val="0"/>
      <w:marRight w:val="0"/>
      <w:marTop w:val="0"/>
      <w:marBottom w:val="0"/>
      <w:divBdr>
        <w:top w:val="none" w:sz="0" w:space="0" w:color="auto"/>
        <w:left w:val="none" w:sz="0" w:space="0" w:color="auto"/>
        <w:bottom w:val="none" w:sz="0" w:space="0" w:color="auto"/>
        <w:right w:val="none" w:sz="0" w:space="0" w:color="auto"/>
      </w:divBdr>
    </w:div>
    <w:div w:id="1745715069">
      <w:bodyDiv w:val="1"/>
      <w:marLeft w:val="0"/>
      <w:marRight w:val="0"/>
      <w:marTop w:val="0"/>
      <w:marBottom w:val="0"/>
      <w:divBdr>
        <w:top w:val="none" w:sz="0" w:space="0" w:color="auto"/>
        <w:left w:val="none" w:sz="0" w:space="0" w:color="auto"/>
        <w:bottom w:val="none" w:sz="0" w:space="0" w:color="auto"/>
        <w:right w:val="none" w:sz="0" w:space="0" w:color="auto"/>
      </w:divBdr>
    </w:div>
    <w:div w:id="1745834259">
      <w:bodyDiv w:val="1"/>
      <w:marLeft w:val="0"/>
      <w:marRight w:val="0"/>
      <w:marTop w:val="0"/>
      <w:marBottom w:val="0"/>
      <w:divBdr>
        <w:top w:val="none" w:sz="0" w:space="0" w:color="auto"/>
        <w:left w:val="none" w:sz="0" w:space="0" w:color="auto"/>
        <w:bottom w:val="none" w:sz="0" w:space="0" w:color="auto"/>
        <w:right w:val="none" w:sz="0" w:space="0" w:color="auto"/>
      </w:divBdr>
    </w:div>
    <w:div w:id="1745837315">
      <w:bodyDiv w:val="1"/>
      <w:marLeft w:val="0"/>
      <w:marRight w:val="0"/>
      <w:marTop w:val="0"/>
      <w:marBottom w:val="0"/>
      <w:divBdr>
        <w:top w:val="none" w:sz="0" w:space="0" w:color="auto"/>
        <w:left w:val="none" w:sz="0" w:space="0" w:color="auto"/>
        <w:bottom w:val="none" w:sz="0" w:space="0" w:color="auto"/>
        <w:right w:val="none" w:sz="0" w:space="0" w:color="auto"/>
      </w:divBdr>
    </w:div>
    <w:div w:id="1745950276">
      <w:bodyDiv w:val="1"/>
      <w:marLeft w:val="0"/>
      <w:marRight w:val="0"/>
      <w:marTop w:val="0"/>
      <w:marBottom w:val="0"/>
      <w:divBdr>
        <w:top w:val="none" w:sz="0" w:space="0" w:color="auto"/>
        <w:left w:val="none" w:sz="0" w:space="0" w:color="auto"/>
        <w:bottom w:val="none" w:sz="0" w:space="0" w:color="auto"/>
        <w:right w:val="none" w:sz="0" w:space="0" w:color="auto"/>
      </w:divBdr>
    </w:div>
    <w:div w:id="1746031307">
      <w:bodyDiv w:val="1"/>
      <w:marLeft w:val="0"/>
      <w:marRight w:val="0"/>
      <w:marTop w:val="0"/>
      <w:marBottom w:val="0"/>
      <w:divBdr>
        <w:top w:val="none" w:sz="0" w:space="0" w:color="auto"/>
        <w:left w:val="none" w:sz="0" w:space="0" w:color="auto"/>
        <w:bottom w:val="none" w:sz="0" w:space="0" w:color="auto"/>
        <w:right w:val="none" w:sz="0" w:space="0" w:color="auto"/>
      </w:divBdr>
    </w:div>
    <w:div w:id="1746416327">
      <w:bodyDiv w:val="1"/>
      <w:marLeft w:val="0"/>
      <w:marRight w:val="0"/>
      <w:marTop w:val="0"/>
      <w:marBottom w:val="0"/>
      <w:divBdr>
        <w:top w:val="none" w:sz="0" w:space="0" w:color="auto"/>
        <w:left w:val="none" w:sz="0" w:space="0" w:color="auto"/>
        <w:bottom w:val="none" w:sz="0" w:space="0" w:color="auto"/>
        <w:right w:val="none" w:sz="0" w:space="0" w:color="auto"/>
      </w:divBdr>
    </w:div>
    <w:div w:id="1746758506">
      <w:bodyDiv w:val="1"/>
      <w:marLeft w:val="0"/>
      <w:marRight w:val="0"/>
      <w:marTop w:val="0"/>
      <w:marBottom w:val="0"/>
      <w:divBdr>
        <w:top w:val="none" w:sz="0" w:space="0" w:color="auto"/>
        <w:left w:val="none" w:sz="0" w:space="0" w:color="auto"/>
        <w:bottom w:val="none" w:sz="0" w:space="0" w:color="auto"/>
        <w:right w:val="none" w:sz="0" w:space="0" w:color="auto"/>
      </w:divBdr>
    </w:div>
    <w:div w:id="1746999033">
      <w:bodyDiv w:val="1"/>
      <w:marLeft w:val="0"/>
      <w:marRight w:val="0"/>
      <w:marTop w:val="0"/>
      <w:marBottom w:val="0"/>
      <w:divBdr>
        <w:top w:val="none" w:sz="0" w:space="0" w:color="auto"/>
        <w:left w:val="none" w:sz="0" w:space="0" w:color="auto"/>
        <w:bottom w:val="none" w:sz="0" w:space="0" w:color="auto"/>
        <w:right w:val="none" w:sz="0" w:space="0" w:color="auto"/>
      </w:divBdr>
    </w:div>
    <w:div w:id="1747146821">
      <w:bodyDiv w:val="1"/>
      <w:marLeft w:val="0"/>
      <w:marRight w:val="0"/>
      <w:marTop w:val="0"/>
      <w:marBottom w:val="0"/>
      <w:divBdr>
        <w:top w:val="none" w:sz="0" w:space="0" w:color="auto"/>
        <w:left w:val="none" w:sz="0" w:space="0" w:color="auto"/>
        <w:bottom w:val="none" w:sz="0" w:space="0" w:color="auto"/>
        <w:right w:val="none" w:sz="0" w:space="0" w:color="auto"/>
      </w:divBdr>
    </w:div>
    <w:div w:id="1747457474">
      <w:bodyDiv w:val="1"/>
      <w:marLeft w:val="0"/>
      <w:marRight w:val="0"/>
      <w:marTop w:val="0"/>
      <w:marBottom w:val="0"/>
      <w:divBdr>
        <w:top w:val="none" w:sz="0" w:space="0" w:color="auto"/>
        <w:left w:val="none" w:sz="0" w:space="0" w:color="auto"/>
        <w:bottom w:val="none" w:sz="0" w:space="0" w:color="auto"/>
        <w:right w:val="none" w:sz="0" w:space="0" w:color="auto"/>
      </w:divBdr>
    </w:div>
    <w:div w:id="1747611185">
      <w:bodyDiv w:val="1"/>
      <w:marLeft w:val="0"/>
      <w:marRight w:val="0"/>
      <w:marTop w:val="0"/>
      <w:marBottom w:val="0"/>
      <w:divBdr>
        <w:top w:val="none" w:sz="0" w:space="0" w:color="auto"/>
        <w:left w:val="none" w:sz="0" w:space="0" w:color="auto"/>
        <w:bottom w:val="none" w:sz="0" w:space="0" w:color="auto"/>
        <w:right w:val="none" w:sz="0" w:space="0" w:color="auto"/>
      </w:divBdr>
    </w:div>
    <w:div w:id="1747726142">
      <w:bodyDiv w:val="1"/>
      <w:marLeft w:val="0"/>
      <w:marRight w:val="0"/>
      <w:marTop w:val="0"/>
      <w:marBottom w:val="0"/>
      <w:divBdr>
        <w:top w:val="none" w:sz="0" w:space="0" w:color="auto"/>
        <w:left w:val="none" w:sz="0" w:space="0" w:color="auto"/>
        <w:bottom w:val="none" w:sz="0" w:space="0" w:color="auto"/>
        <w:right w:val="none" w:sz="0" w:space="0" w:color="auto"/>
      </w:divBdr>
    </w:div>
    <w:div w:id="1747798591">
      <w:bodyDiv w:val="1"/>
      <w:marLeft w:val="0"/>
      <w:marRight w:val="0"/>
      <w:marTop w:val="0"/>
      <w:marBottom w:val="0"/>
      <w:divBdr>
        <w:top w:val="none" w:sz="0" w:space="0" w:color="auto"/>
        <w:left w:val="none" w:sz="0" w:space="0" w:color="auto"/>
        <w:bottom w:val="none" w:sz="0" w:space="0" w:color="auto"/>
        <w:right w:val="none" w:sz="0" w:space="0" w:color="auto"/>
      </w:divBdr>
    </w:div>
    <w:div w:id="1747848482">
      <w:bodyDiv w:val="1"/>
      <w:marLeft w:val="0"/>
      <w:marRight w:val="0"/>
      <w:marTop w:val="0"/>
      <w:marBottom w:val="0"/>
      <w:divBdr>
        <w:top w:val="none" w:sz="0" w:space="0" w:color="auto"/>
        <w:left w:val="none" w:sz="0" w:space="0" w:color="auto"/>
        <w:bottom w:val="none" w:sz="0" w:space="0" w:color="auto"/>
        <w:right w:val="none" w:sz="0" w:space="0" w:color="auto"/>
      </w:divBdr>
    </w:div>
    <w:div w:id="1747990574">
      <w:bodyDiv w:val="1"/>
      <w:marLeft w:val="0"/>
      <w:marRight w:val="0"/>
      <w:marTop w:val="0"/>
      <w:marBottom w:val="0"/>
      <w:divBdr>
        <w:top w:val="none" w:sz="0" w:space="0" w:color="auto"/>
        <w:left w:val="none" w:sz="0" w:space="0" w:color="auto"/>
        <w:bottom w:val="none" w:sz="0" w:space="0" w:color="auto"/>
        <w:right w:val="none" w:sz="0" w:space="0" w:color="auto"/>
      </w:divBdr>
    </w:div>
    <w:div w:id="1747995356">
      <w:bodyDiv w:val="1"/>
      <w:marLeft w:val="0"/>
      <w:marRight w:val="0"/>
      <w:marTop w:val="0"/>
      <w:marBottom w:val="0"/>
      <w:divBdr>
        <w:top w:val="none" w:sz="0" w:space="0" w:color="auto"/>
        <w:left w:val="none" w:sz="0" w:space="0" w:color="auto"/>
        <w:bottom w:val="none" w:sz="0" w:space="0" w:color="auto"/>
        <w:right w:val="none" w:sz="0" w:space="0" w:color="auto"/>
      </w:divBdr>
    </w:div>
    <w:div w:id="1748266834">
      <w:bodyDiv w:val="1"/>
      <w:marLeft w:val="0"/>
      <w:marRight w:val="0"/>
      <w:marTop w:val="0"/>
      <w:marBottom w:val="0"/>
      <w:divBdr>
        <w:top w:val="none" w:sz="0" w:space="0" w:color="auto"/>
        <w:left w:val="none" w:sz="0" w:space="0" w:color="auto"/>
        <w:bottom w:val="none" w:sz="0" w:space="0" w:color="auto"/>
        <w:right w:val="none" w:sz="0" w:space="0" w:color="auto"/>
      </w:divBdr>
    </w:div>
    <w:div w:id="1748308589">
      <w:bodyDiv w:val="1"/>
      <w:marLeft w:val="0"/>
      <w:marRight w:val="0"/>
      <w:marTop w:val="0"/>
      <w:marBottom w:val="0"/>
      <w:divBdr>
        <w:top w:val="none" w:sz="0" w:space="0" w:color="auto"/>
        <w:left w:val="none" w:sz="0" w:space="0" w:color="auto"/>
        <w:bottom w:val="none" w:sz="0" w:space="0" w:color="auto"/>
        <w:right w:val="none" w:sz="0" w:space="0" w:color="auto"/>
      </w:divBdr>
    </w:div>
    <w:div w:id="1748336179">
      <w:bodyDiv w:val="1"/>
      <w:marLeft w:val="0"/>
      <w:marRight w:val="0"/>
      <w:marTop w:val="0"/>
      <w:marBottom w:val="0"/>
      <w:divBdr>
        <w:top w:val="none" w:sz="0" w:space="0" w:color="auto"/>
        <w:left w:val="none" w:sz="0" w:space="0" w:color="auto"/>
        <w:bottom w:val="none" w:sz="0" w:space="0" w:color="auto"/>
        <w:right w:val="none" w:sz="0" w:space="0" w:color="auto"/>
      </w:divBdr>
    </w:div>
    <w:div w:id="1748645193">
      <w:bodyDiv w:val="1"/>
      <w:marLeft w:val="0"/>
      <w:marRight w:val="0"/>
      <w:marTop w:val="0"/>
      <w:marBottom w:val="0"/>
      <w:divBdr>
        <w:top w:val="none" w:sz="0" w:space="0" w:color="auto"/>
        <w:left w:val="none" w:sz="0" w:space="0" w:color="auto"/>
        <w:bottom w:val="none" w:sz="0" w:space="0" w:color="auto"/>
        <w:right w:val="none" w:sz="0" w:space="0" w:color="auto"/>
      </w:divBdr>
    </w:div>
    <w:div w:id="1748648621">
      <w:bodyDiv w:val="1"/>
      <w:marLeft w:val="0"/>
      <w:marRight w:val="0"/>
      <w:marTop w:val="0"/>
      <w:marBottom w:val="0"/>
      <w:divBdr>
        <w:top w:val="none" w:sz="0" w:space="0" w:color="auto"/>
        <w:left w:val="none" w:sz="0" w:space="0" w:color="auto"/>
        <w:bottom w:val="none" w:sz="0" w:space="0" w:color="auto"/>
        <w:right w:val="none" w:sz="0" w:space="0" w:color="auto"/>
      </w:divBdr>
    </w:div>
    <w:div w:id="1748722584">
      <w:bodyDiv w:val="1"/>
      <w:marLeft w:val="0"/>
      <w:marRight w:val="0"/>
      <w:marTop w:val="0"/>
      <w:marBottom w:val="0"/>
      <w:divBdr>
        <w:top w:val="none" w:sz="0" w:space="0" w:color="auto"/>
        <w:left w:val="none" w:sz="0" w:space="0" w:color="auto"/>
        <w:bottom w:val="none" w:sz="0" w:space="0" w:color="auto"/>
        <w:right w:val="none" w:sz="0" w:space="0" w:color="auto"/>
      </w:divBdr>
    </w:div>
    <w:div w:id="1748724686">
      <w:bodyDiv w:val="1"/>
      <w:marLeft w:val="0"/>
      <w:marRight w:val="0"/>
      <w:marTop w:val="0"/>
      <w:marBottom w:val="0"/>
      <w:divBdr>
        <w:top w:val="none" w:sz="0" w:space="0" w:color="auto"/>
        <w:left w:val="none" w:sz="0" w:space="0" w:color="auto"/>
        <w:bottom w:val="none" w:sz="0" w:space="0" w:color="auto"/>
        <w:right w:val="none" w:sz="0" w:space="0" w:color="auto"/>
      </w:divBdr>
    </w:div>
    <w:div w:id="1748768479">
      <w:bodyDiv w:val="1"/>
      <w:marLeft w:val="0"/>
      <w:marRight w:val="0"/>
      <w:marTop w:val="0"/>
      <w:marBottom w:val="0"/>
      <w:divBdr>
        <w:top w:val="none" w:sz="0" w:space="0" w:color="auto"/>
        <w:left w:val="none" w:sz="0" w:space="0" w:color="auto"/>
        <w:bottom w:val="none" w:sz="0" w:space="0" w:color="auto"/>
        <w:right w:val="none" w:sz="0" w:space="0" w:color="auto"/>
      </w:divBdr>
    </w:div>
    <w:div w:id="1748991733">
      <w:bodyDiv w:val="1"/>
      <w:marLeft w:val="0"/>
      <w:marRight w:val="0"/>
      <w:marTop w:val="0"/>
      <w:marBottom w:val="0"/>
      <w:divBdr>
        <w:top w:val="none" w:sz="0" w:space="0" w:color="auto"/>
        <w:left w:val="none" w:sz="0" w:space="0" w:color="auto"/>
        <w:bottom w:val="none" w:sz="0" w:space="0" w:color="auto"/>
        <w:right w:val="none" w:sz="0" w:space="0" w:color="auto"/>
      </w:divBdr>
    </w:div>
    <w:div w:id="1749037480">
      <w:bodyDiv w:val="1"/>
      <w:marLeft w:val="0"/>
      <w:marRight w:val="0"/>
      <w:marTop w:val="0"/>
      <w:marBottom w:val="0"/>
      <w:divBdr>
        <w:top w:val="none" w:sz="0" w:space="0" w:color="auto"/>
        <w:left w:val="none" w:sz="0" w:space="0" w:color="auto"/>
        <w:bottom w:val="none" w:sz="0" w:space="0" w:color="auto"/>
        <w:right w:val="none" w:sz="0" w:space="0" w:color="auto"/>
      </w:divBdr>
    </w:div>
    <w:div w:id="1749694850">
      <w:bodyDiv w:val="1"/>
      <w:marLeft w:val="0"/>
      <w:marRight w:val="0"/>
      <w:marTop w:val="0"/>
      <w:marBottom w:val="0"/>
      <w:divBdr>
        <w:top w:val="none" w:sz="0" w:space="0" w:color="auto"/>
        <w:left w:val="none" w:sz="0" w:space="0" w:color="auto"/>
        <w:bottom w:val="none" w:sz="0" w:space="0" w:color="auto"/>
        <w:right w:val="none" w:sz="0" w:space="0" w:color="auto"/>
      </w:divBdr>
    </w:div>
    <w:div w:id="1749838404">
      <w:bodyDiv w:val="1"/>
      <w:marLeft w:val="0"/>
      <w:marRight w:val="0"/>
      <w:marTop w:val="0"/>
      <w:marBottom w:val="0"/>
      <w:divBdr>
        <w:top w:val="none" w:sz="0" w:space="0" w:color="auto"/>
        <w:left w:val="none" w:sz="0" w:space="0" w:color="auto"/>
        <w:bottom w:val="none" w:sz="0" w:space="0" w:color="auto"/>
        <w:right w:val="none" w:sz="0" w:space="0" w:color="auto"/>
      </w:divBdr>
    </w:div>
    <w:div w:id="1749962705">
      <w:bodyDiv w:val="1"/>
      <w:marLeft w:val="0"/>
      <w:marRight w:val="0"/>
      <w:marTop w:val="0"/>
      <w:marBottom w:val="0"/>
      <w:divBdr>
        <w:top w:val="none" w:sz="0" w:space="0" w:color="auto"/>
        <w:left w:val="none" w:sz="0" w:space="0" w:color="auto"/>
        <w:bottom w:val="none" w:sz="0" w:space="0" w:color="auto"/>
        <w:right w:val="none" w:sz="0" w:space="0" w:color="auto"/>
      </w:divBdr>
    </w:div>
    <w:div w:id="1750037899">
      <w:bodyDiv w:val="1"/>
      <w:marLeft w:val="0"/>
      <w:marRight w:val="0"/>
      <w:marTop w:val="0"/>
      <w:marBottom w:val="0"/>
      <w:divBdr>
        <w:top w:val="none" w:sz="0" w:space="0" w:color="auto"/>
        <w:left w:val="none" w:sz="0" w:space="0" w:color="auto"/>
        <w:bottom w:val="none" w:sz="0" w:space="0" w:color="auto"/>
        <w:right w:val="none" w:sz="0" w:space="0" w:color="auto"/>
      </w:divBdr>
    </w:div>
    <w:div w:id="1750154509">
      <w:bodyDiv w:val="1"/>
      <w:marLeft w:val="0"/>
      <w:marRight w:val="0"/>
      <w:marTop w:val="0"/>
      <w:marBottom w:val="0"/>
      <w:divBdr>
        <w:top w:val="none" w:sz="0" w:space="0" w:color="auto"/>
        <w:left w:val="none" w:sz="0" w:space="0" w:color="auto"/>
        <w:bottom w:val="none" w:sz="0" w:space="0" w:color="auto"/>
        <w:right w:val="none" w:sz="0" w:space="0" w:color="auto"/>
      </w:divBdr>
    </w:div>
    <w:div w:id="1750426216">
      <w:bodyDiv w:val="1"/>
      <w:marLeft w:val="0"/>
      <w:marRight w:val="0"/>
      <w:marTop w:val="0"/>
      <w:marBottom w:val="0"/>
      <w:divBdr>
        <w:top w:val="none" w:sz="0" w:space="0" w:color="auto"/>
        <w:left w:val="none" w:sz="0" w:space="0" w:color="auto"/>
        <w:bottom w:val="none" w:sz="0" w:space="0" w:color="auto"/>
        <w:right w:val="none" w:sz="0" w:space="0" w:color="auto"/>
      </w:divBdr>
    </w:div>
    <w:div w:id="1750732266">
      <w:bodyDiv w:val="1"/>
      <w:marLeft w:val="0"/>
      <w:marRight w:val="0"/>
      <w:marTop w:val="0"/>
      <w:marBottom w:val="0"/>
      <w:divBdr>
        <w:top w:val="none" w:sz="0" w:space="0" w:color="auto"/>
        <w:left w:val="none" w:sz="0" w:space="0" w:color="auto"/>
        <w:bottom w:val="none" w:sz="0" w:space="0" w:color="auto"/>
        <w:right w:val="none" w:sz="0" w:space="0" w:color="auto"/>
      </w:divBdr>
    </w:div>
    <w:div w:id="1750803879">
      <w:bodyDiv w:val="1"/>
      <w:marLeft w:val="0"/>
      <w:marRight w:val="0"/>
      <w:marTop w:val="0"/>
      <w:marBottom w:val="0"/>
      <w:divBdr>
        <w:top w:val="none" w:sz="0" w:space="0" w:color="auto"/>
        <w:left w:val="none" w:sz="0" w:space="0" w:color="auto"/>
        <w:bottom w:val="none" w:sz="0" w:space="0" w:color="auto"/>
        <w:right w:val="none" w:sz="0" w:space="0" w:color="auto"/>
      </w:divBdr>
    </w:div>
    <w:div w:id="1750805097">
      <w:bodyDiv w:val="1"/>
      <w:marLeft w:val="0"/>
      <w:marRight w:val="0"/>
      <w:marTop w:val="0"/>
      <w:marBottom w:val="0"/>
      <w:divBdr>
        <w:top w:val="none" w:sz="0" w:space="0" w:color="auto"/>
        <w:left w:val="none" w:sz="0" w:space="0" w:color="auto"/>
        <w:bottom w:val="none" w:sz="0" w:space="0" w:color="auto"/>
        <w:right w:val="none" w:sz="0" w:space="0" w:color="auto"/>
      </w:divBdr>
    </w:div>
    <w:div w:id="1751268474">
      <w:bodyDiv w:val="1"/>
      <w:marLeft w:val="0"/>
      <w:marRight w:val="0"/>
      <w:marTop w:val="0"/>
      <w:marBottom w:val="0"/>
      <w:divBdr>
        <w:top w:val="none" w:sz="0" w:space="0" w:color="auto"/>
        <w:left w:val="none" w:sz="0" w:space="0" w:color="auto"/>
        <w:bottom w:val="none" w:sz="0" w:space="0" w:color="auto"/>
        <w:right w:val="none" w:sz="0" w:space="0" w:color="auto"/>
      </w:divBdr>
    </w:div>
    <w:div w:id="1751271702">
      <w:bodyDiv w:val="1"/>
      <w:marLeft w:val="0"/>
      <w:marRight w:val="0"/>
      <w:marTop w:val="0"/>
      <w:marBottom w:val="0"/>
      <w:divBdr>
        <w:top w:val="none" w:sz="0" w:space="0" w:color="auto"/>
        <w:left w:val="none" w:sz="0" w:space="0" w:color="auto"/>
        <w:bottom w:val="none" w:sz="0" w:space="0" w:color="auto"/>
        <w:right w:val="none" w:sz="0" w:space="0" w:color="auto"/>
      </w:divBdr>
    </w:div>
    <w:div w:id="1751273184">
      <w:bodyDiv w:val="1"/>
      <w:marLeft w:val="0"/>
      <w:marRight w:val="0"/>
      <w:marTop w:val="0"/>
      <w:marBottom w:val="0"/>
      <w:divBdr>
        <w:top w:val="none" w:sz="0" w:space="0" w:color="auto"/>
        <w:left w:val="none" w:sz="0" w:space="0" w:color="auto"/>
        <w:bottom w:val="none" w:sz="0" w:space="0" w:color="auto"/>
        <w:right w:val="none" w:sz="0" w:space="0" w:color="auto"/>
      </w:divBdr>
    </w:div>
    <w:div w:id="1751460916">
      <w:bodyDiv w:val="1"/>
      <w:marLeft w:val="0"/>
      <w:marRight w:val="0"/>
      <w:marTop w:val="0"/>
      <w:marBottom w:val="0"/>
      <w:divBdr>
        <w:top w:val="none" w:sz="0" w:space="0" w:color="auto"/>
        <w:left w:val="none" w:sz="0" w:space="0" w:color="auto"/>
        <w:bottom w:val="none" w:sz="0" w:space="0" w:color="auto"/>
        <w:right w:val="none" w:sz="0" w:space="0" w:color="auto"/>
      </w:divBdr>
    </w:div>
    <w:div w:id="1751538147">
      <w:bodyDiv w:val="1"/>
      <w:marLeft w:val="0"/>
      <w:marRight w:val="0"/>
      <w:marTop w:val="0"/>
      <w:marBottom w:val="0"/>
      <w:divBdr>
        <w:top w:val="none" w:sz="0" w:space="0" w:color="auto"/>
        <w:left w:val="none" w:sz="0" w:space="0" w:color="auto"/>
        <w:bottom w:val="none" w:sz="0" w:space="0" w:color="auto"/>
        <w:right w:val="none" w:sz="0" w:space="0" w:color="auto"/>
      </w:divBdr>
    </w:div>
    <w:div w:id="1751730007">
      <w:bodyDiv w:val="1"/>
      <w:marLeft w:val="0"/>
      <w:marRight w:val="0"/>
      <w:marTop w:val="0"/>
      <w:marBottom w:val="0"/>
      <w:divBdr>
        <w:top w:val="none" w:sz="0" w:space="0" w:color="auto"/>
        <w:left w:val="none" w:sz="0" w:space="0" w:color="auto"/>
        <w:bottom w:val="none" w:sz="0" w:space="0" w:color="auto"/>
        <w:right w:val="none" w:sz="0" w:space="0" w:color="auto"/>
      </w:divBdr>
    </w:div>
    <w:div w:id="1751777474">
      <w:bodyDiv w:val="1"/>
      <w:marLeft w:val="0"/>
      <w:marRight w:val="0"/>
      <w:marTop w:val="0"/>
      <w:marBottom w:val="0"/>
      <w:divBdr>
        <w:top w:val="none" w:sz="0" w:space="0" w:color="auto"/>
        <w:left w:val="none" w:sz="0" w:space="0" w:color="auto"/>
        <w:bottom w:val="none" w:sz="0" w:space="0" w:color="auto"/>
        <w:right w:val="none" w:sz="0" w:space="0" w:color="auto"/>
      </w:divBdr>
    </w:div>
    <w:div w:id="1751807347">
      <w:bodyDiv w:val="1"/>
      <w:marLeft w:val="0"/>
      <w:marRight w:val="0"/>
      <w:marTop w:val="0"/>
      <w:marBottom w:val="0"/>
      <w:divBdr>
        <w:top w:val="none" w:sz="0" w:space="0" w:color="auto"/>
        <w:left w:val="none" w:sz="0" w:space="0" w:color="auto"/>
        <w:bottom w:val="none" w:sz="0" w:space="0" w:color="auto"/>
        <w:right w:val="none" w:sz="0" w:space="0" w:color="auto"/>
      </w:divBdr>
    </w:div>
    <w:div w:id="1751924633">
      <w:bodyDiv w:val="1"/>
      <w:marLeft w:val="0"/>
      <w:marRight w:val="0"/>
      <w:marTop w:val="0"/>
      <w:marBottom w:val="0"/>
      <w:divBdr>
        <w:top w:val="none" w:sz="0" w:space="0" w:color="auto"/>
        <w:left w:val="none" w:sz="0" w:space="0" w:color="auto"/>
        <w:bottom w:val="none" w:sz="0" w:space="0" w:color="auto"/>
        <w:right w:val="none" w:sz="0" w:space="0" w:color="auto"/>
      </w:divBdr>
    </w:div>
    <w:div w:id="1752115326">
      <w:bodyDiv w:val="1"/>
      <w:marLeft w:val="0"/>
      <w:marRight w:val="0"/>
      <w:marTop w:val="0"/>
      <w:marBottom w:val="0"/>
      <w:divBdr>
        <w:top w:val="none" w:sz="0" w:space="0" w:color="auto"/>
        <w:left w:val="none" w:sz="0" w:space="0" w:color="auto"/>
        <w:bottom w:val="none" w:sz="0" w:space="0" w:color="auto"/>
        <w:right w:val="none" w:sz="0" w:space="0" w:color="auto"/>
      </w:divBdr>
    </w:div>
    <w:div w:id="1752123924">
      <w:bodyDiv w:val="1"/>
      <w:marLeft w:val="0"/>
      <w:marRight w:val="0"/>
      <w:marTop w:val="0"/>
      <w:marBottom w:val="0"/>
      <w:divBdr>
        <w:top w:val="none" w:sz="0" w:space="0" w:color="auto"/>
        <w:left w:val="none" w:sz="0" w:space="0" w:color="auto"/>
        <w:bottom w:val="none" w:sz="0" w:space="0" w:color="auto"/>
        <w:right w:val="none" w:sz="0" w:space="0" w:color="auto"/>
      </w:divBdr>
    </w:div>
    <w:div w:id="1752265243">
      <w:bodyDiv w:val="1"/>
      <w:marLeft w:val="0"/>
      <w:marRight w:val="0"/>
      <w:marTop w:val="0"/>
      <w:marBottom w:val="0"/>
      <w:divBdr>
        <w:top w:val="none" w:sz="0" w:space="0" w:color="auto"/>
        <w:left w:val="none" w:sz="0" w:space="0" w:color="auto"/>
        <w:bottom w:val="none" w:sz="0" w:space="0" w:color="auto"/>
        <w:right w:val="none" w:sz="0" w:space="0" w:color="auto"/>
      </w:divBdr>
    </w:div>
    <w:div w:id="1752316132">
      <w:bodyDiv w:val="1"/>
      <w:marLeft w:val="0"/>
      <w:marRight w:val="0"/>
      <w:marTop w:val="0"/>
      <w:marBottom w:val="0"/>
      <w:divBdr>
        <w:top w:val="none" w:sz="0" w:space="0" w:color="auto"/>
        <w:left w:val="none" w:sz="0" w:space="0" w:color="auto"/>
        <w:bottom w:val="none" w:sz="0" w:space="0" w:color="auto"/>
        <w:right w:val="none" w:sz="0" w:space="0" w:color="auto"/>
      </w:divBdr>
    </w:div>
    <w:div w:id="1752508505">
      <w:bodyDiv w:val="1"/>
      <w:marLeft w:val="0"/>
      <w:marRight w:val="0"/>
      <w:marTop w:val="0"/>
      <w:marBottom w:val="0"/>
      <w:divBdr>
        <w:top w:val="none" w:sz="0" w:space="0" w:color="auto"/>
        <w:left w:val="none" w:sz="0" w:space="0" w:color="auto"/>
        <w:bottom w:val="none" w:sz="0" w:space="0" w:color="auto"/>
        <w:right w:val="none" w:sz="0" w:space="0" w:color="auto"/>
      </w:divBdr>
    </w:div>
    <w:div w:id="1752696675">
      <w:bodyDiv w:val="1"/>
      <w:marLeft w:val="0"/>
      <w:marRight w:val="0"/>
      <w:marTop w:val="0"/>
      <w:marBottom w:val="0"/>
      <w:divBdr>
        <w:top w:val="none" w:sz="0" w:space="0" w:color="auto"/>
        <w:left w:val="none" w:sz="0" w:space="0" w:color="auto"/>
        <w:bottom w:val="none" w:sz="0" w:space="0" w:color="auto"/>
        <w:right w:val="none" w:sz="0" w:space="0" w:color="auto"/>
      </w:divBdr>
    </w:div>
    <w:div w:id="1752964201">
      <w:bodyDiv w:val="1"/>
      <w:marLeft w:val="0"/>
      <w:marRight w:val="0"/>
      <w:marTop w:val="0"/>
      <w:marBottom w:val="0"/>
      <w:divBdr>
        <w:top w:val="none" w:sz="0" w:space="0" w:color="auto"/>
        <w:left w:val="none" w:sz="0" w:space="0" w:color="auto"/>
        <w:bottom w:val="none" w:sz="0" w:space="0" w:color="auto"/>
        <w:right w:val="none" w:sz="0" w:space="0" w:color="auto"/>
      </w:divBdr>
    </w:div>
    <w:div w:id="1753500766">
      <w:bodyDiv w:val="1"/>
      <w:marLeft w:val="0"/>
      <w:marRight w:val="0"/>
      <w:marTop w:val="0"/>
      <w:marBottom w:val="0"/>
      <w:divBdr>
        <w:top w:val="none" w:sz="0" w:space="0" w:color="auto"/>
        <w:left w:val="none" w:sz="0" w:space="0" w:color="auto"/>
        <w:bottom w:val="none" w:sz="0" w:space="0" w:color="auto"/>
        <w:right w:val="none" w:sz="0" w:space="0" w:color="auto"/>
      </w:divBdr>
    </w:div>
    <w:div w:id="1753509300">
      <w:bodyDiv w:val="1"/>
      <w:marLeft w:val="0"/>
      <w:marRight w:val="0"/>
      <w:marTop w:val="0"/>
      <w:marBottom w:val="0"/>
      <w:divBdr>
        <w:top w:val="none" w:sz="0" w:space="0" w:color="auto"/>
        <w:left w:val="none" w:sz="0" w:space="0" w:color="auto"/>
        <w:bottom w:val="none" w:sz="0" w:space="0" w:color="auto"/>
        <w:right w:val="none" w:sz="0" w:space="0" w:color="auto"/>
      </w:divBdr>
    </w:div>
    <w:div w:id="1753577522">
      <w:bodyDiv w:val="1"/>
      <w:marLeft w:val="0"/>
      <w:marRight w:val="0"/>
      <w:marTop w:val="0"/>
      <w:marBottom w:val="0"/>
      <w:divBdr>
        <w:top w:val="none" w:sz="0" w:space="0" w:color="auto"/>
        <w:left w:val="none" w:sz="0" w:space="0" w:color="auto"/>
        <w:bottom w:val="none" w:sz="0" w:space="0" w:color="auto"/>
        <w:right w:val="none" w:sz="0" w:space="0" w:color="auto"/>
      </w:divBdr>
    </w:div>
    <w:div w:id="1753743879">
      <w:bodyDiv w:val="1"/>
      <w:marLeft w:val="0"/>
      <w:marRight w:val="0"/>
      <w:marTop w:val="0"/>
      <w:marBottom w:val="0"/>
      <w:divBdr>
        <w:top w:val="none" w:sz="0" w:space="0" w:color="auto"/>
        <w:left w:val="none" w:sz="0" w:space="0" w:color="auto"/>
        <w:bottom w:val="none" w:sz="0" w:space="0" w:color="auto"/>
        <w:right w:val="none" w:sz="0" w:space="0" w:color="auto"/>
      </w:divBdr>
    </w:div>
    <w:div w:id="1753966357">
      <w:bodyDiv w:val="1"/>
      <w:marLeft w:val="0"/>
      <w:marRight w:val="0"/>
      <w:marTop w:val="0"/>
      <w:marBottom w:val="0"/>
      <w:divBdr>
        <w:top w:val="none" w:sz="0" w:space="0" w:color="auto"/>
        <w:left w:val="none" w:sz="0" w:space="0" w:color="auto"/>
        <w:bottom w:val="none" w:sz="0" w:space="0" w:color="auto"/>
        <w:right w:val="none" w:sz="0" w:space="0" w:color="auto"/>
      </w:divBdr>
    </w:div>
    <w:div w:id="1753969660">
      <w:bodyDiv w:val="1"/>
      <w:marLeft w:val="0"/>
      <w:marRight w:val="0"/>
      <w:marTop w:val="0"/>
      <w:marBottom w:val="0"/>
      <w:divBdr>
        <w:top w:val="none" w:sz="0" w:space="0" w:color="auto"/>
        <w:left w:val="none" w:sz="0" w:space="0" w:color="auto"/>
        <w:bottom w:val="none" w:sz="0" w:space="0" w:color="auto"/>
        <w:right w:val="none" w:sz="0" w:space="0" w:color="auto"/>
      </w:divBdr>
    </w:div>
    <w:div w:id="1754399501">
      <w:bodyDiv w:val="1"/>
      <w:marLeft w:val="0"/>
      <w:marRight w:val="0"/>
      <w:marTop w:val="0"/>
      <w:marBottom w:val="0"/>
      <w:divBdr>
        <w:top w:val="none" w:sz="0" w:space="0" w:color="auto"/>
        <w:left w:val="none" w:sz="0" w:space="0" w:color="auto"/>
        <w:bottom w:val="none" w:sz="0" w:space="0" w:color="auto"/>
        <w:right w:val="none" w:sz="0" w:space="0" w:color="auto"/>
      </w:divBdr>
    </w:div>
    <w:div w:id="1754543758">
      <w:bodyDiv w:val="1"/>
      <w:marLeft w:val="0"/>
      <w:marRight w:val="0"/>
      <w:marTop w:val="0"/>
      <w:marBottom w:val="0"/>
      <w:divBdr>
        <w:top w:val="none" w:sz="0" w:space="0" w:color="auto"/>
        <w:left w:val="none" w:sz="0" w:space="0" w:color="auto"/>
        <w:bottom w:val="none" w:sz="0" w:space="0" w:color="auto"/>
        <w:right w:val="none" w:sz="0" w:space="0" w:color="auto"/>
      </w:divBdr>
    </w:div>
    <w:div w:id="1755004215">
      <w:bodyDiv w:val="1"/>
      <w:marLeft w:val="0"/>
      <w:marRight w:val="0"/>
      <w:marTop w:val="0"/>
      <w:marBottom w:val="0"/>
      <w:divBdr>
        <w:top w:val="none" w:sz="0" w:space="0" w:color="auto"/>
        <w:left w:val="none" w:sz="0" w:space="0" w:color="auto"/>
        <w:bottom w:val="none" w:sz="0" w:space="0" w:color="auto"/>
        <w:right w:val="none" w:sz="0" w:space="0" w:color="auto"/>
      </w:divBdr>
    </w:div>
    <w:div w:id="1755279076">
      <w:bodyDiv w:val="1"/>
      <w:marLeft w:val="0"/>
      <w:marRight w:val="0"/>
      <w:marTop w:val="0"/>
      <w:marBottom w:val="0"/>
      <w:divBdr>
        <w:top w:val="none" w:sz="0" w:space="0" w:color="auto"/>
        <w:left w:val="none" w:sz="0" w:space="0" w:color="auto"/>
        <w:bottom w:val="none" w:sz="0" w:space="0" w:color="auto"/>
        <w:right w:val="none" w:sz="0" w:space="0" w:color="auto"/>
      </w:divBdr>
    </w:div>
    <w:div w:id="1755280459">
      <w:bodyDiv w:val="1"/>
      <w:marLeft w:val="0"/>
      <w:marRight w:val="0"/>
      <w:marTop w:val="0"/>
      <w:marBottom w:val="0"/>
      <w:divBdr>
        <w:top w:val="none" w:sz="0" w:space="0" w:color="auto"/>
        <w:left w:val="none" w:sz="0" w:space="0" w:color="auto"/>
        <w:bottom w:val="none" w:sz="0" w:space="0" w:color="auto"/>
        <w:right w:val="none" w:sz="0" w:space="0" w:color="auto"/>
      </w:divBdr>
    </w:div>
    <w:div w:id="1755593304">
      <w:bodyDiv w:val="1"/>
      <w:marLeft w:val="0"/>
      <w:marRight w:val="0"/>
      <w:marTop w:val="0"/>
      <w:marBottom w:val="0"/>
      <w:divBdr>
        <w:top w:val="none" w:sz="0" w:space="0" w:color="auto"/>
        <w:left w:val="none" w:sz="0" w:space="0" w:color="auto"/>
        <w:bottom w:val="none" w:sz="0" w:space="0" w:color="auto"/>
        <w:right w:val="none" w:sz="0" w:space="0" w:color="auto"/>
      </w:divBdr>
    </w:div>
    <w:div w:id="1755780792">
      <w:bodyDiv w:val="1"/>
      <w:marLeft w:val="0"/>
      <w:marRight w:val="0"/>
      <w:marTop w:val="0"/>
      <w:marBottom w:val="0"/>
      <w:divBdr>
        <w:top w:val="none" w:sz="0" w:space="0" w:color="auto"/>
        <w:left w:val="none" w:sz="0" w:space="0" w:color="auto"/>
        <w:bottom w:val="none" w:sz="0" w:space="0" w:color="auto"/>
        <w:right w:val="none" w:sz="0" w:space="0" w:color="auto"/>
      </w:divBdr>
    </w:div>
    <w:div w:id="1755854775">
      <w:bodyDiv w:val="1"/>
      <w:marLeft w:val="0"/>
      <w:marRight w:val="0"/>
      <w:marTop w:val="0"/>
      <w:marBottom w:val="0"/>
      <w:divBdr>
        <w:top w:val="none" w:sz="0" w:space="0" w:color="auto"/>
        <w:left w:val="none" w:sz="0" w:space="0" w:color="auto"/>
        <w:bottom w:val="none" w:sz="0" w:space="0" w:color="auto"/>
        <w:right w:val="none" w:sz="0" w:space="0" w:color="auto"/>
      </w:divBdr>
    </w:div>
    <w:div w:id="1755934575">
      <w:bodyDiv w:val="1"/>
      <w:marLeft w:val="0"/>
      <w:marRight w:val="0"/>
      <w:marTop w:val="0"/>
      <w:marBottom w:val="0"/>
      <w:divBdr>
        <w:top w:val="none" w:sz="0" w:space="0" w:color="auto"/>
        <w:left w:val="none" w:sz="0" w:space="0" w:color="auto"/>
        <w:bottom w:val="none" w:sz="0" w:space="0" w:color="auto"/>
        <w:right w:val="none" w:sz="0" w:space="0" w:color="auto"/>
      </w:divBdr>
    </w:div>
    <w:div w:id="1756051472">
      <w:bodyDiv w:val="1"/>
      <w:marLeft w:val="0"/>
      <w:marRight w:val="0"/>
      <w:marTop w:val="0"/>
      <w:marBottom w:val="0"/>
      <w:divBdr>
        <w:top w:val="none" w:sz="0" w:space="0" w:color="auto"/>
        <w:left w:val="none" w:sz="0" w:space="0" w:color="auto"/>
        <w:bottom w:val="none" w:sz="0" w:space="0" w:color="auto"/>
        <w:right w:val="none" w:sz="0" w:space="0" w:color="auto"/>
      </w:divBdr>
    </w:div>
    <w:div w:id="1756247365">
      <w:bodyDiv w:val="1"/>
      <w:marLeft w:val="0"/>
      <w:marRight w:val="0"/>
      <w:marTop w:val="0"/>
      <w:marBottom w:val="0"/>
      <w:divBdr>
        <w:top w:val="none" w:sz="0" w:space="0" w:color="auto"/>
        <w:left w:val="none" w:sz="0" w:space="0" w:color="auto"/>
        <w:bottom w:val="none" w:sz="0" w:space="0" w:color="auto"/>
        <w:right w:val="none" w:sz="0" w:space="0" w:color="auto"/>
      </w:divBdr>
    </w:div>
    <w:div w:id="1756391820">
      <w:bodyDiv w:val="1"/>
      <w:marLeft w:val="0"/>
      <w:marRight w:val="0"/>
      <w:marTop w:val="0"/>
      <w:marBottom w:val="0"/>
      <w:divBdr>
        <w:top w:val="none" w:sz="0" w:space="0" w:color="auto"/>
        <w:left w:val="none" w:sz="0" w:space="0" w:color="auto"/>
        <w:bottom w:val="none" w:sz="0" w:space="0" w:color="auto"/>
        <w:right w:val="none" w:sz="0" w:space="0" w:color="auto"/>
      </w:divBdr>
    </w:div>
    <w:div w:id="1756394443">
      <w:bodyDiv w:val="1"/>
      <w:marLeft w:val="0"/>
      <w:marRight w:val="0"/>
      <w:marTop w:val="0"/>
      <w:marBottom w:val="0"/>
      <w:divBdr>
        <w:top w:val="none" w:sz="0" w:space="0" w:color="auto"/>
        <w:left w:val="none" w:sz="0" w:space="0" w:color="auto"/>
        <w:bottom w:val="none" w:sz="0" w:space="0" w:color="auto"/>
        <w:right w:val="none" w:sz="0" w:space="0" w:color="auto"/>
      </w:divBdr>
    </w:div>
    <w:div w:id="1756395504">
      <w:bodyDiv w:val="1"/>
      <w:marLeft w:val="0"/>
      <w:marRight w:val="0"/>
      <w:marTop w:val="0"/>
      <w:marBottom w:val="0"/>
      <w:divBdr>
        <w:top w:val="none" w:sz="0" w:space="0" w:color="auto"/>
        <w:left w:val="none" w:sz="0" w:space="0" w:color="auto"/>
        <w:bottom w:val="none" w:sz="0" w:space="0" w:color="auto"/>
        <w:right w:val="none" w:sz="0" w:space="0" w:color="auto"/>
      </w:divBdr>
    </w:div>
    <w:div w:id="1756585178">
      <w:bodyDiv w:val="1"/>
      <w:marLeft w:val="0"/>
      <w:marRight w:val="0"/>
      <w:marTop w:val="0"/>
      <w:marBottom w:val="0"/>
      <w:divBdr>
        <w:top w:val="none" w:sz="0" w:space="0" w:color="auto"/>
        <w:left w:val="none" w:sz="0" w:space="0" w:color="auto"/>
        <w:bottom w:val="none" w:sz="0" w:space="0" w:color="auto"/>
        <w:right w:val="none" w:sz="0" w:space="0" w:color="auto"/>
      </w:divBdr>
    </w:div>
    <w:div w:id="1756708497">
      <w:bodyDiv w:val="1"/>
      <w:marLeft w:val="0"/>
      <w:marRight w:val="0"/>
      <w:marTop w:val="0"/>
      <w:marBottom w:val="0"/>
      <w:divBdr>
        <w:top w:val="none" w:sz="0" w:space="0" w:color="auto"/>
        <w:left w:val="none" w:sz="0" w:space="0" w:color="auto"/>
        <w:bottom w:val="none" w:sz="0" w:space="0" w:color="auto"/>
        <w:right w:val="none" w:sz="0" w:space="0" w:color="auto"/>
      </w:divBdr>
    </w:div>
    <w:div w:id="1756709542">
      <w:bodyDiv w:val="1"/>
      <w:marLeft w:val="0"/>
      <w:marRight w:val="0"/>
      <w:marTop w:val="0"/>
      <w:marBottom w:val="0"/>
      <w:divBdr>
        <w:top w:val="none" w:sz="0" w:space="0" w:color="auto"/>
        <w:left w:val="none" w:sz="0" w:space="0" w:color="auto"/>
        <w:bottom w:val="none" w:sz="0" w:space="0" w:color="auto"/>
        <w:right w:val="none" w:sz="0" w:space="0" w:color="auto"/>
      </w:divBdr>
    </w:div>
    <w:div w:id="1756785808">
      <w:bodyDiv w:val="1"/>
      <w:marLeft w:val="0"/>
      <w:marRight w:val="0"/>
      <w:marTop w:val="0"/>
      <w:marBottom w:val="0"/>
      <w:divBdr>
        <w:top w:val="none" w:sz="0" w:space="0" w:color="auto"/>
        <w:left w:val="none" w:sz="0" w:space="0" w:color="auto"/>
        <w:bottom w:val="none" w:sz="0" w:space="0" w:color="auto"/>
        <w:right w:val="none" w:sz="0" w:space="0" w:color="auto"/>
      </w:divBdr>
    </w:div>
    <w:div w:id="1756824277">
      <w:bodyDiv w:val="1"/>
      <w:marLeft w:val="0"/>
      <w:marRight w:val="0"/>
      <w:marTop w:val="0"/>
      <w:marBottom w:val="0"/>
      <w:divBdr>
        <w:top w:val="none" w:sz="0" w:space="0" w:color="auto"/>
        <w:left w:val="none" w:sz="0" w:space="0" w:color="auto"/>
        <w:bottom w:val="none" w:sz="0" w:space="0" w:color="auto"/>
        <w:right w:val="none" w:sz="0" w:space="0" w:color="auto"/>
      </w:divBdr>
    </w:div>
    <w:div w:id="1756979624">
      <w:bodyDiv w:val="1"/>
      <w:marLeft w:val="0"/>
      <w:marRight w:val="0"/>
      <w:marTop w:val="0"/>
      <w:marBottom w:val="0"/>
      <w:divBdr>
        <w:top w:val="none" w:sz="0" w:space="0" w:color="auto"/>
        <w:left w:val="none" w:sz="0" w:space="0" w:color="auto"/>
        <w:bottom w:val="none" w:sz="0" w:space="0" w:color="auto"/>
        <w:right w:val="none" w:sz="0" w:space="0" w:color="auto"/>
      </w:divBdr>
    </w:div>
    <w:div w:id="1757050507">
      <w:bodyDiv w:val="1"/>
      <w:marLeft w:val="0"/>
      <w:marRight w:val="0"/>
      <w:marTop w:val="0"/>
      <w:marBottom w:val="0"/>
      <w:divBdr>
        <w:top w:val="none" w:sz="0" w:space="0" w:color="auto"/>
        <w:left w:val="none" w:sz="0" w:space="0" w:color="auto"/>
        <w:bottom w:val="none" w:sz="0" w:space="0" w:color="auto"/>
        <w:right w:val="none" w:sz="0" w:space="0" w:color="auto"/>
      </w:divBdr>
    </w:div>
    <w:div w:id="1757167544">
      <w:bodyDiv w:val="1"/>
      <w:marLeft w:val="0"/>
      <w:marRight w:val="0"/>
      <w:marTop w:val="0"/>
      <w:marBottom w:val="0"/>
      <w:divBdr>
        <w:top w:val="none" w:sz="0" w:space="0" w:color="auto"/>
        <w:left w:val="none" w:sz="0" w:space="0" w:color="auto"/>
        <w:bottom w:val="none" w:sz="0" w:space="0" w:color="auto"/>
        <w:right w:val="none" w:sz="0" w:space="0" w:color="auto"/>
      </w:divBdr>
    </w:div>
    <w:div w:id="1757244716">
      <w:bodyDiv w:val="1"/>
      <w:marLeft w:val="0"/>
      <w:marRight w:val="0"/>
      <w:marTop w:val="0"/>
      <w:marBottom w:val="0"/>
      <w:divBdr>
        <w:top w:val="none" w:sz="0" w:space="0" w:color="auto"/>
        <w:left w:val="none" w:sz="0" w:space="0" w:color="auto"/>
        <w:bottom w:val="none" w:sz="0" w:space="0" w:color="auto"/>
        <w:right w:val="none" w:sz="0" w:space="0" w:color="auto"/>
      </w:divBdr>
    </w:div>
    <w:div w:id="1757360236">
      <w:bodyDiv w:val="1"/>
      <w:marLeft w:val="0"/>
      <w:marRight w:val="0"/>
      <w:marTop w:val="0"/>
      <w:marBottom w:val="0"/>
      <w:divBdr>
        <w:top w:val="none" w:sz="0" w:space="0" w:color="auto"/>
        <w:left w:val="none" w:sz="0" w:space="0" w:color="auto"/>
        <w:bottom w:val="none" w:sz="0" w:space="0" w:color="auto"/>
        <w:right w:val="none" w:sz="0" w:space="0" w:color="auto"/>
      </w:divBdr>
    </w:div>
    <w:div w:id="1757819368">
      <w:bodyDiv w:val="1"/>
      <w:marLeft w:val="0"/>
      <w:marRight w:val="0"/>
      <w:marTop w:val="0"/>
      <w:marBottom w:val="0"/>
      <w:divBdr>
        <w:top w:val="none" w:sz="0" w:space="0" w:color="auto"/>
        <w:left w:val="none" w:sz="0" w:space="0" w:color="auto"/>
        <w:bottom w:val="none" w:sz="0" w:space="0" w:color="auto"/>
        <w:right w:val="none" w:sz="0" w:space="0" w:color="auto"/>
      </w:divBdr>
    </w:div>
    <w:div w:id="1758088339">
      <w:bodyDiv w:val="1"/>
      <w:marLeft w:val="0"/>
      <w:marRight w:val="0"/>
      <w:marTop w:val="0"/>
      <w:marBottom w:val="0"/>
      <w:divBdr>
        <w:top w:val="none" w:sz="0" w:space="0" w:color="auto"/>
        <w:left w:val="none" w:sz="0" w:space="0" w:color="auto"/>
        <w:bottom w:val="none" w:sz="0" w:space="0" w:color="auto"/>
        <w:right w:val="none" w:sz="0" w:space="0" w:color="auto"/>
      </w:divBdr>
    </w:div>
    <w:div w:id="1758284880">
      <w:bodyDiv w:val="1"/>
      <w:marLeft w:val="0"/>
      <w:marRight w:val="0"/>
      <w:marTop w:val="0"/>
      <w:marBottom w:val="0"/>
      <w:divBdr>
        <w:top w:val="none" w:sz="0" w:space="0" w:color="auto"/>
        <w:left w:val="none" w:sz="0" w:space="0" w:color="auto"/>
        <w:bottom w:val="none" w:sz="0" w:space="0" w:color="auto"/>
        <w:right w:val="none" w:sz="0" w:space="0" w:color="auto"/>
      </w:divBdr>
    </w:div>
    <w:div w:id="1758745534">
      <w:bodyDiv w:val="1"/>
      <w:marLeft w:val="0"/>
      <w:marRight w:val="0"/>
      <w:marTop w:val="0"/>
      <w:marBottom w:val="0"/>
      <w:divBdr>
        <w:top w:val="none" w:sz="0" w:space="0" w:color="auto"/>
        <w:left w:val="none" w:sz="0" w:space="0" w:color="auto"/>
        <w:bottom w:val="none" w:sz="0" w:space="0" w:color="auto"/>
        <w:right w:val="none" w:sz="0" w:space="0" w:color="auto"/>
      </w:divBdr>
    </w:div>
    <w:div w:id="1758746135">
      <w:bodyDiv w:val="1"/>
      <w:marLeft w:val="0"/>
      <w:marRight w:val="0"/>
      <w:marTop w:val="0"/>
      <w:marBottom w:val="0"/>
      <w:divBdr>
        <w:top w:val="none" w:sz="0" w:space="0" w:color="auto"/>
        <w:left w:val="none" w:sz="0" w:space="0" w:color="auto"/>
        <w:bottom w:val="none" w:sz="0" w:space="0" w:color="auto"/>
        <w:right w:val="none" w:sz="0" w:space="0" w:color="auto"/>
      </w:divBdr>
    </w:div>
    <w:div w:id="1758822091">
      <w:bodyDiv w:val="1"/>
      <w:marLeft w:val="0"/>
      <w:marRight w:val="0"/>
      <w:marTop w:val="0"/>
      <w:marBottom w:val="0"/>
      <w:divBdr>
        <w:top w:val="none" w:sz="0" w:space="0" w:color="auto"/>
        <w:left w:val="none" w:sz="0" w:space="0" w:color="auto"/>
        <w:bottom w:val="none" w:sz="0" w:space="0" w:color="auto"/>
        <w:right w:val="none" w:sz="0" w:space="0" w:color="auto"/>
      </w:divBdr>
    </w:div>
    <w:div w:id="1759327958">
      <w:bodyDiv w:val="1"/>
      <w:marLeft w:val="0"/>
      <w:marRight w:val="0"/>
      <w:marTop w:val="0"/>
      <w:marBottom w:val="0"/>
      <w:divBdr>
        <w:top w:val="none" w:sz="0" w:space="0" w:color="auto"/>
        <w:left w:val="none" w:sz="0" w:space="0" w:color="auto"/>
        <w:bottom w:val="none" w:sz="0" w:space="0" w:color="auto"/>
        <w:right w:val="none" w:sz="0" w:space="0" w:color="auto"/>
      </w:divBdr>
    </w:div>
    <w:div w:id="1759596072">
      <w:bodyDiv w:val="1"/>
      <w:marLeft w:val="0"/>
      <w:marRight w:val="0"/>
      <w:marTop w:val="0"/>
      <w:marBottom w:val="0"/>
      <w:divBdr>
        <w:top w:val="none" w:sz="0" w:space="0" w:color="auto"/>
        <w:left w:val="none" w:sz="0" w:space="0" w:color="auto"/>
        <w:bottom w:val="none" w:sz="0" w:space="0" w:color="auto"/>
        <w:right w:val="none" w:sz="0" w:space="0" w:color="auto"/>
      </w:divBdr>
    </w:div>
    <w:div w:id="1759642099">
      <w:bodyDiv w:val="1"/>
      <w:marLeft w:val="0"/>
      <w:marRight w:val="0"/>
      <w:marTop w:val="0"/>
      <w:marBottom w:val="0"/>
      <w:divBdr>
        <w:top w:val="none" w:sz="0" w:space="0" w:color="auto"/>
        <w:left w:val="none" w:sz="0" w:space="0" w:color="auto"/>
        <w:bottom w:val="none" w:sz="0" w:space="0" w:color="auto"/>
        <w:right w:val="none" w:sz="0" w:space="0" w:color="auto"/>
      </w:divBdr>
    </w:div>
    <w:div w:id="1759667186">
      <w:bodyDiv w:val="1"/>
      <w:marLeft w:val="0"/>
      <w:marRight w:val="0"/>
      <w:marTop w:val="0"/>
      <w:marBottom w:val="0"/>
      <w:divBdr>
        <w:top w:val="none" w:sz="0" w:space="0" w:color="auto"/>
        <w:left w:val="none" w:sz="0" w:space="0" w:color="auto"/>
        <w:bottom w:val="none" w:sz="0" w:space="0" w:color="auto"/>
        <w:right w:val="none" w:sz="0" w:space="0" w:color="auto"/>
      </w:divBdr>
    </w:div>
    <w:div w:id="1759786124">
      <w:bodyDiv w:val="1"/>
      <w:marLeft w:val="0"/>
      <w:marRight w:val="0"/>
      <w:marTop w:val="0"/>
      <w:marBottom w:val="0"/>
      <w:divBdr>
        <w:top w:val="none" w:sz="0" w:space="0" w:color="auto"/>
        <w:left w:val="none" w:sz="0" w:space="0" w:color="auto"/>
        <w:bottom w:val="none" w:sz="0" w:space="0" w:color="auto"/>
        <w:right w:val="none" w:sz="0" w:space="0" w:color="auto"/>
      </w:divBdr>
    </w:div>
    <w:div w:id="1759789673">
      <w:bodyDiv w:val="1"/>
      <w:marLeft w:val="0"/>
      <w:marRight w:val="0"/>
      <w:marTop w:val="0"/>
      <w:marBottom w:val="0"/>
      <w:divBdr>
        <w:top w:val="none" w:sz="0" w:space="0" w:color="auto"/>
        <w:left w:val="none" w:sz="0" w:space="0" w:color="auto"/>
        <w:bottom w:val="none" w:sz="0" w:space="0" w:color="auto"/>
        <w:right w:val="none" w:sz="0" w:space="0" w:color="auto"/>
      </w:divBdr>
    </w:div>
    <w:div w:id="1759911670">
      <w:bodyDiv w:val="1"/>
      <w:marLeft w:val="0"/>
      <w:marRight w:val="0"/>
      <w:marTop w:val="0"/>
      <w:marBottom w:val="0"/>
      <w:divBdr>
        <w:top w:val="none" w:sz="0" w:space="0" w:color="auto"/>
        <w:left w:val="none" w:sz="0" w:space="0" w:color="auto"/>
        <w:bottom w:val="none" w:sz="0" w:space="0" w:color="auto"/>
        <w:right w:val="none" w:sz="0" w:space="0" w:color="auto"/>
      </w:divBdr>
    </w:div>
    <w:div w:id="1760129920">
      <w:bodyDiv w:val="1"/>
      <w:marLeft w:val="0"/>
      <w:marRight w:val="0"/>
      <w:marTop w:val="0"/>
      <w:marBottom w:val="0"/>
      <w:divBdr>
        <w:top w:val="none" w:sz="0" w:space="0" w:color="auto"/>
        <w:left w:val="none" w:sz="0" w:space="0" w:color="auto"/>
        <w:bottom w:val="none" w:sz="0" w:space="0" w:color="auto"/>
        <w:right w:val="none" w:sz="0" w:space="0" w:color="auto"/>
      </w:divBdr>
    </w:div>
    <w:div w:id="1760131108">
      <w:bodyDiv w:val="1"/>
      <w:marLeft w:val="0"/>
      <w:marRight w:val="0"/>
      <w:marTop w:val="0"/>
      <w:marBottom w:val="0"/>
      <w:divBdr>
        <w:top w:val="none" w:sz="0" w:space="0" w:color="auto"/>
        <w:left w:val="none" w:sz="0" w:space="0" w:color="auto"/>
        <w:bottom w:val="none" w:sz="0" w:space="0" w:color="auto"/>
        <w:right w:val="none" w:sz="0" w:space="0" w:color="auto"/>
      </w:divBdr>
    </w:div>
    <w:div w:id="1760131219">
      <w:bodyDiv w:val="1"/>
      <w:marLeft w:val="0"/>
      <w:marRight w:val="0"/>
      <w:marTop w:val="0"/>
      <w:marBottom w:val="0"/>
      <w:divBdr>
        <w:top w:val="none" w:sz="0" w:space="0" w:color="auto"/>
        <w:left w:val="none" w:sz="0" w:space="0" w:color="auto"/>
        <w:bottom w:val="none" w:sz="0" w:space="0" w:color="auto"/>
        <w:right w:val="none" w:sz="0" w:space="0" w:color="auto"/>
      </w:divBdr>
    </w:div>
    <w:div w:id="1760180023">
      <w:bodyDiv w:val="1"/>
      <w:marLeft w:val="0"/>
      <w:marRight w:val="0"/>
      <w:marTop w:val="0"/>
      <w:marBottom w:val="0"/>
      <w:divBdr>
        <w:top w:val="none" w:sz="0" w:space="0" w:color="auto"/>
        <w:left w:val="none" w:sz="0" w:space="0" w:color="auto"/>
        <w:bottom w:val="none" w:sz="0" w:space="0" w:color="auto"/>
        <w:right w:val="none" w:sz="0" w:space="0" w:color="auto"/>
      </w:divBdr>
    </w:div>
    <w:div w:id="1760255747">
      <w:bodyDiv w:val="1"/>
      <w:marLeft w:val="0"/>
      <w:marRight w:val="0"/>
      <w:marTop w:val="0"/>
      <w:marBottom w:val="0"/>
      <w:divBdr>
        <w:top w:val="none" w:sz="0" w:space="0" w:color="auto"/>
        <w:left w:val="none" w:sz="0" w:space="0" w:color="auto"/>
        <w:bottom w:val="none" w:sz="0" w:space="0" w:color="auto"/>
        <w:right w:val="none" w:sz="0" w:space="0" w:color="auto"/>
      </w:divBdr>
    </w:div>
    <w:div w:id="1760323582">
      <w:bodyDiv w:val="1"/>
      <w:marLeft w:val="0"/>
      <w:marRight w:val="0"/>
      <w:marTop w:val="0"/>
      <w:marBottom w:val="0"/>
      <w:divBdr>
        <w:top w:val="none" w:sz="0" w:space="0" w:color="auto"/>
        <w:left w:val="none" w:sz="0" w:space="0" w:color="auto"/>
        <w:bottom w:val="none" w:sz="0" w:space="0" w:color="auto"/>
        <w:right w:val="none" w:sz="0" w:space="0" w:color="auto"/>
      </w:divBdr>
    </w:div>
    <w:div w:id="1760328336">
      <w:bodyDiv w:val="1"/>
      <w:marLeft w:val="0"/>
      <w:marRight w:val="0"/>
      <w:marTop w:val="0"/>
      <w:marBottom w:val="0"/>
      <w:divBdr>
        <w:top w:val="none" w:sz="0" w:space="0" w:color="auto"/>
        <w:left w:val="none" w:sz="0" w:space="0" w:color="auto"/>
        <w:bottom w:val="none" w:sz="0" w:space="0" w:color="auto"/>
        <w:right w:val="none" w:sz="0" w:space="0" w:color="auto"/>
      </w:divBdr>
    </w:div>
    <w:div w:id="1760328767">
      <w:bodyDiv w:val="1"/>
      <w:marLeft w:val="0"/>
      <w:marRight w:val="0"/>
      <w:marTop w:val="0"/>
      <w:marBottom w:val="0"/>
      <w:divBdr>
        <w:top w:val="none" w:sz="0" w:space="0" w:color="auto"/>
        <w:left w:val="none" w:sz="0" w:space="0" w:color="auto"/>
        <w:bottom w:val="none" w:sz="0" w:space="0" w:color="auto"/>
        <w:right w:val="none" w:sz="0" w:space="0" w:color="auto"/>
      </w:divBdr>
    </w:div>
    <w:div w:id="1760440271">
      <w:bodyDiv w:val="1"/>
      <w:marLeft w:val="0"/>
      <w:marRight w:val="0"/>
      <w:marTop w:val="0"/>
      <w:marBottom w:val="0"/>
      <w:divBdr>
        <w:top w:val="none" w:sz="0" w:space="0" w:color="auto"/>
        <w:left w:val="none" w:sz="0" w:space="0" w:color="auto"/>
        <w:bottom w:val="none" w:sz="0" w:space="0" w:color="auto"/>
        <w:right w:val="none" w:sz="0" w:space="0" w:color="auto"/>
      </w:divBdr>
    </w:div>
    <w:div w:id="1760561973">
      <w:bodyDiv w:val="1"/>
      <w:marLeft w:val="0"/>
      <w:marRight w:val="0"/>
      <w:marTop w:val="0"/>
      <w:marBottom w:val="0"/>
      <w:divBdr>
        <w:top w:val="none" w:sz="0" w:space="0" w:color="auto"/>
        <w:left w:val="none" w:sz="0" w:space="0" w:color="auto"/>
        <w:bottom w:val="none" w:sz="0" w:space="0" w:color="auto"/>
        <w:right w:val="none" w:sz="0" w:space="0" w:color="auto"/>
      </w:divBdr>
    </w:div>
    <w:div w:id="1760787562">
      <w:bodyDiv w:val="1"/>
      <w:marLeft w:val="0"/>
      <w:marRight w:val="0"/>
      <w:marTop w:val="0"/>
      <w:marBottom w:val="0"/>
      <w:divBdr>
        <w:top w:val="none" w:sz="0" w:space="0" w:color="auto"/>
        <w:left w:val="none" w:sz="0" w:space="0" w:color="auto"/>
        <w:bottom w:val="none" w:sz="0" w:space="0" w:color="auto"/>
        <w:right w:val="none" w:sz="0" w:space="0" w:color="auto"/>
      </w:divBdr>
    </w:div>
    <w:div w:id="1760826823">
      <w:bodyDiv w:val="1"/>
      <w:marLeft w:val="0"/>
      <w:marRight w:val="0"/>
      <w:marTop w:val="0"/>
      <w:marBottom w:val="0"/>
      <w:divBdr>
        <w:top w:val="none" w:sz="0" w:space="0" w:color="auto"/>
        <w:left w:val="none" w:sz="0" w:space="0" w:color="auto"/>
        <w:bottom w:val="none" w:sz="0" w:space="0" w:color="auto"/>
        <w:right w:val="none" w:sz="0" w:space="0" w:color="auto"/>
      </w:divBdr>
    </w:div>
    <w:div w:id="1760980374">
      <w:bodyDiv w:val="1"/>
      <w:marLeft w:val="0"/>
      <w:marRight w:val="0"/>
      <w:marTop w:val="0"/>
      <w:marBottom w:val="0"/>
      <w:divBdr>
        <w:top w:val="none" w:sz="0" w:space="0" w:color="auto"/>
        <w:left w:val="none" w:sz="0" w:space="0" w:color="auto"/>
        <w:bottom w:val="none" w:sz="0" w:space="0" w:color="auto"/>
        <w:right w:val="none" w:sz="0" w:space="0" w:color="auto"/>
      </w:divBdr>
    </w:div>
    <w:div w:id="1761245707">
      <w:bodyDiv w:val="1"/>
      <w:marLeft w:val="0"/>
      <w:marRight w:val="0"/>
      <w:marTop w:val="0"/>
      <w:marBottom w:val="0"/>
      <w:divBdr>
        <w:top w:val="none" w:sz="0" w:space="0" w:color="auto"/>
        <w:left w:val="none" w:sz="0" w:space="0" w:color="auto"/>
        <w:bottom w:val="none" w:sz="0" w:space="0" w:color="auto"/>
        <w:right w:val="none" w:sz="0" w:space="0" w:color="auto"/>
      </w:divBdr>
    </w:div>
    <w:div w:id="1761488396">
      <w:bodyDiv w:val="1"/>
      <w:marLeft w:val="0"/>
      <w:marRight w:val="0"/>
      <w:marTop w:val="0"/>
      <w:marBottom w:val="0"/>
      <w:divBdr>
        <w:top w:val="none" w:sz="0" w:space="0" w:color="auto"/>
        <w:left w:val="none" w:sz="0" w:space="0" w:color="auto"/>
        <w:bottom w:val="none" w:sz="0" w:space="0" w:color="auto"/>
        <w:right w:val="none" w:sz="0" w:space="0" w:color="auto"/>
      </w:divBdr>
    </w:div>
    <w:div w:id="1761679274">
      <w:bodyDiv w:val="1"/>
      <w:marLeft w:val="0"/>
      <w:marRight w:val="0"/>
      <w:marTop w:val="0"/>
      <w:marBottom w:val="0"/>
      <w:divBdr>
        <w:top w:val="none" w:sz="0" w:space="0" w:color="auto"/>
        <w:left w:val="none" w:sz="0" w:space="0" w:color="auto"/>
        <w:bottom w:val="none" w:sz="0" w:space="0" w:color="auto"/>
        <w:right w:val="none" w:sz="0" w:space="0" w:color="auto"/>
      </w:divBdr>
    </w:div>
    <w:div w:id="1761680216">
      <w:bodyDiv w:val="1"/>
      <w:marLeft w:val="0"/>
      <w:marRight w:val="0"/>
      <w:marTop w:val="0"/>
      <w:marBottom w:val="0"/>
      <w:divBdr>
        <w:top w:val="none" w:sz="0" w:space="0" w:color="auto"/>
        <w:left w:val="none" w:sz="0" w:space="0" w:color="auto"/>
        <w:bottom w:val="none" w:sz="0" w:space="0" w:color="auto"/>
        <w:right w:val="none" w:sz="0" w:space="0" w:color="auto"/>
      </w:divBdr>
    </w:div>
    <w:div w:id="1761684381">
      <w:bodyDiv w:val="1"/>
      <w:marLeft w:val="0"/>
      <w:marRight w:val="0"/>
      <w:marTop w:val="0"/>
      <w:marBottom w:val="0"/>
      <w:divBdr>
        <w:top w:val="none" w:sz="0" w:space="0" w:color="auto"/>
        <w:left w:val="none" w:sz="0" w:space="0" w:color="auto"/>
        <w:bottom w:val="none" w:sz="0" w:space="0" w:color="auto"/>
        <w:right w:val="none" w:sz="0" w:space="0" w:color="auto"/>
      </w:divBdr>
    </w:div>
    <w:div w:id="1761825683">
      <w:bodyDiv w:val="1"/>
      <w:marLeft w:val="0"/>
      <w:marRight w:val="0"/>
      <w:marTop w:val="0"/>
      <w:marBottom w:val="0"/>
      <w:divBdr>
        <w:top w:val="none" w:sz="0" w:space="0" w:color="auto"/>
        <w:left w:val="none" w:sz="0" w:space="0" w:color="auto"/>
        <w:bottom w:val="none" w:sz="0" w:space="0" w:color="auto"/>
        <w:right w:val="none" w:sz="0" w:space="0" w:color="auto"/>
      </w:divBdr>
    </w:div>
    <w:div w:id="1761829110">
      <w:bodyDiv w:val="1"/>
      <w:marLeft w:val="0"/>
      <w:marRight w:val="0"/>
      <w:marTop w:val="0"/>
      <w:marBottom w:val="0"/>
      <w:divBdr>
        <w:top w:val="none" w:sz="0" w:space="0" w:color="auto"/>
        <w:left w:val="none" w:sz="0" w:space="0" w:color="auto"/>
        <w:bottom w:val="none" w:sz="0" w:space="0" w:color="auto"/>
        <w:right w:val="none" w:sz="0" w:space="0" w:color="auto"/>
      </w:divBdr>
    </w:div>
    <w:div w:id="1761832342">
      <w:bodyDiv w:val="1"/>
      <w:marLeft w:val="0"/>
      <w:marRight w:val="0"/>
      <w:marTop w:val="0"/>
      <w:marBottom w:val="0"/>
      <w:divBdr>
        <w:top w:val="none" w:sz="0" w:space="0" w:color="auto"/>
        <w:left w:val="none" w:sz="0" w:space="0" w:color="auto"/>
        <w:bottom w:val="none" w:sz="0" w:space="0" w:color="auto"/>
        <w:right w:val="none" w:sz="0" w:space="0" w:color="auto"/>
      </w:divBdr>
    </w:div>
    <w:div w:id="1761944083">
      <w:bodyDiv w:val="1"/>
      <w:marLeft w:val="0"/>
      <w:marRight w:val="0"/>
      <w:marTop w:val="0"/>
      <w:marBottom w:val="0"/>
      <w:divBdr>
        <w:top w:val="none" w:sz="0" w:space="0" w:color="auto"/>
        <w:left w:val="none" w:sz="0" w:space="0" w:color="auto"/>
        <w:bottom w:val="none" w:sz="0" w:space="0" w:color="auto"/>
        <w:right w:val="none" w:sz="0" w:space="0" w:color="auto"/>
      </w:divBdr>
    </w:div>
    <w:div w:id="1762069196">
      <w:bodyDiv w:val="1"/>
      <w:marLeft w:val="0"/>
      <w:marRight w:val="0"/>
      <w:marTop w:val="0"/>
      <w:marBottom w:val="0"/>
      <w:divBdr>
        <w:top w:val="none" w:sz="0" w:space="0" w:color="auto"/>
        <w:left w:val="none" w:sz="0" w:space="0" w:color="auto"/>
        <w:bottom w:val="none" w:sz="0" w:space="0" w:color="auto"/>
        <w:right w:val="none" w:sz="0" w:space="0" w:color="auto"/>
      </w:divBdr>
    </w:div>
    <w:div w:id="1762141499">
      <w:bodyDiv w:val="1"/>
      <w:marLeft w:val="0"/>
      <w:marRight w:val="0"/>
      <w:marTop w:val="0"/>
      <w:marBottom w:val="0"/>
      <w:divBdr>
        <w:top w:val="none" w:sz="0" w:space="0" w:color="auto"/>
        <w:left w:val="none" w:sz="0" w:space="0" w:color="auto"/>
        <w:bottom w:val="none" w:sz="0" w:space="0" w:color="auto"/>
        <w:right w:val="none" w:sz="0" w:space="0" w:color="auto"/>
      </w:divBdr>
    </w:div>
    <w:div w:id="1762484218">
      <w:bodyDiv w:val="1"/>
      <w:marLeft w:val="0"/>
      <w:marRight w:val="0"/>
      <w:marTop w:val="0"/>
      <w:marBottom w:val="0"/>
      <w:divBdr>
        <w:top w:val="none" w:sz="0" w:space="0" w:color="auto"/>
        <w:left w:val="none" w:sz="0" w:space="0" w:color="auto"/>
        <w:bottom w:val="none" w:sz="0" w:space="0" w:color="auto"/>
        <w:right w:val="none" w:sz="0" w:space="0" w:color="auto"/>
      </w:divBdr>
    </w:div>
    <w:div w:id="1762528539">
      <w:bodyDiv w:val="1"/>
      <w:marLeft w:val="0"/>
      <w:marRight w:val="0"/>
      <w:marTop w:val="0"/>
      <w:marBottom w:val="0"/>
      <w:divBdr>
        <w:top w:val="none" w:sz="0" w:space="0" w:color="auto"/>
        <w:left w:val="none" w:sz="0" w:space="0" w:color="auto"/>
        <w:bottom w:val="none" w:sz="0" w:space="0" w:color="auto"/>
        <w:right w:val="none" w:sz="0" w:space="0" w:color="auto"/>
      </w:divBdr>
    </w:div>
    <w:div w:id="1762604948">
      <w:bodyDiv w:val="1"/>
      <w:marLeft w:val="0"/>
      <w:marRight w:val="0"/>
      <w:marTop w:val="0"/>
      <w:marBottom w:val="0"/>
      <w:divBdr>
        <w:top w:val="none" w:sz="0" w:space="0" w:color="auto"/>
        <w:left w:val="none" w:sz="0" w:space="0" w:color="auto"/>
        <w:bottom w:val="none" w:sz="0" w:space="0" w:color="auto"/>
        <w:right w:val="none" w:sz="0" w:space="0" w:color="auto"/>
      </w:divBdr>
    </w:div>
    <w:div w:id="1762608456">
      <w:bodyDiv w:val="1"/>
      <w:marLeft w:val="0"/>
      <w:marRight w:val="0"/>
      <w:marTop w:val="0"/>
      <w:marBottom w:val="0"/>
      <w:divBdr>
        <w:top w:val="none" w:sz="0" w:space="0" w:color="auto"/>
        <w:left w:val="none" w:sz="0" w:space="0" w:color="auto"/>
        <w:bottom w:val="none" w:sz="0" w:space="0" w:color="auto"/>
        <w:right w:val="none" w:sz="0" w:space="0" w:color="auto"/>
      </w:divBdr>
    </w:div>
    <w:div w:id="1762753901">
      <w:bodyDiv w:val="1"/>
      <w:marLeft w:val="0"/>
      <w:marRight w:val="0"/>
      <w:marTop w:val="0"/>
      <w:marBottom w:val="0"/>
      <w:divBdr>
        <w:top w:val="none" w:sz="0" w:space="0" w:color="auto"/>
        <w:left w:val="none" w:sz="0" w:space="0" w:color="auto"/>
        <w:bottom w:val="none" w:sz="0" w:space="0" w:color="auto"/>
        <w:right w:val="none" w:sz="0" w:space="0" w:color="auto"/>
      </w:divBdr>
    </w:div>
    <w:div w:id="1762794021">
      <w:bodyDiv w:val="1"/>
      <w:marLeft w:val="0"/>
      <w:marRight w:val="0"/>
      <w:marTop w:val="0"/>
      <w:marBottom w:val="0"/>
      <w:divBdr>
        <w:top w:val="none" w:sz="0" w:space="0" w:color="auto"/>
        <w:left w:val="none" w:sz="0" w:space="0" w:color="auto"/>
        <w:bottom w:val="none" w:sz="0" w:space="0" w:color="auto"/>
        <w:right w:val="none" w:sz="0" w:space="0" w:color="auto"/>
      </w:divBdr>
    </w:div>
    <w:div w:id="1762992125">
      <w:bodyDiv w:val="1"/>
      <w:marLeft w:val="0"/>
      <w:marRight w:val="0"/>
      <w:marTop w:val="0"/>
      <w:marBottom w:val="0"/>
      <w:divBdr>
        <w:top w:val="none" w:sz="0" w:space="0" w:color="auto"/>
        <w:left w:val="none" w:sz="0" w:space="0" w:color="auto"/>
        <w:bottom w:val="none" w:sz="0" w:space="0" w:color="auto"/>
        <w:right w:val="none" w:sz="0" w:space="0" w:color="auto"/>
      </w:divBdr>
    </w:div>
    <w:div w:id="1763137292">
      <w:bodyDiv w:val="1"/>
      <w:marLeft w:val="0"/>
      <w:marRight w:val="0"/>
      <w:marTop w:val="0"/>
      <w:marBottom w:val="0"/>
      <w:divBdr>
        <w:top w:val="none" w:sz="0" w:space="0" w:color="auto"/>
        <w:left w:val="none" w:sz="0" w:space="0" w:color="auto"/>
        <w:bottom w:val="none" w:sz="0" w:space="0" w:color="auto"/>
        <w:right w:val="none" w:sz="0" w:space="0" w:color="auto"/>
      </w:divBdr>
    </w:div>
    <w:div w:id="1763256447">
      <w:bodyDiv w:val="1"/>
      <w:marLeft w:val="0"/>
      <w:marRight w:val="0"/>
      <w:marTop w:val="0"/>
      <w:marBottom w:val="0"/>
      <w:divBdr>
        <w:top w:val="none" w:sz="0" w:space="0" w:color="auto"/>
        <w:left w:val="none" w:sz="0" w:space="0" w:color="auto"/>
        <w:bottom w:val="none" w:sz="0" w:space="0" w:color="auto"/>
        <w:right w:val="none" w:sz="0" w:space="0" w:color="auto"/>
      </w:divBdr>
    </w:div>
    <w:div w:id="1763258544">
      <w:bodyDiv w:val="1"/>
      <w:marLeft w:val="0"/>
      <w:marRight w:val="0"/>
      <w:marTop w:val="0"/>
      <w:marBottom w:val="0"/>
      <w:divBdr>
        <w:top w:val="none" w:sz="0" w:space="0" w:color="auto"/>
        <w:left w:val="none" w:sz="0" w:space="0" w:color="auto"/>
        <w:bottom w:val="none" w:sz="0" w:space="0" w:color="auto"/>
        <w:right w:val="none" w:sz="0" w:space="0" w:color="auto"/>
      </w:divBdr>
    </w:div>
    <w:div w:id="1763408466">
      <w:bodyDiv w:val="1"/>
      <w:marLeft w:val="0"/>
      <w:marRight w:val="0"/>
      <w:marTop w:val="0"/>
      <w:marBottom w:val="0"/>
      <w:divBdr>
        <w:top w:val="none" w:sz="0" w:space="0" w:color="auto"/>
        <w:left w:val="none" w:sz="0" w:space="0" w:color="auto"/>
        <w:bottom w:val="none" w:sz="0" w:space="0" w:color="auto"/>
        <w:right w:val="none" w:sz="0" w:space="0" w:color="auto"/>
      </w:divBdr>
    </w:div>
    <w:div w:id="1763455860">
      <w:bodyDiv w:val="1"/>
      <w:marLeft w:val="0"/>
      <w:marRight w:val="0"/>
      <w:marTop w:val="0"/>
      <w:marBottom w:val="0"/>
      <w:divBdr>
        <w:top w:val="none" w:sz="0" w:space="0" w:color="auto"/>
        <w:left w:val="none" w:sz="0" w:space="0" w:color="auto"/>
        <w:bottom w:val="none" w:sz="0" w:space="0" w:color="auto"/>
        <w:right w:val="none" w:sz="0" w:space="0" w:color="auto"/>
      </w:divBdr>
    </w:div>
    <w:div w:id="1763598875">
      <w:bodyDiv w:val="1"/>
      <w:marLeft w:val="0"/>
      <w:marRight w:val="0"/>
      <w:marTop w:val="0"/>
      <w:marBottom w:val="0"/>
      <w:divBdr>
        <w:top w:val="none" w:sz="0" w:space="0" w:color="auto"/>
        <w:left w:val="none" w:sz="0" w:space="0" w:color="auto"/>
        <w:bottom w:val="none" w:sz="0" w:space="0" w:color="auto"/>
        <w:right w:val="none" w:sz="0" w:space="0" w:color="auto"/>
      </w:divBdr>
    </w:div>
    <w:div w:id="1763798423">
      <w:bodyDiv w:val="1"/>
      <w:marLeft w:val="0"/>
      <w:marRight w:val="0"/>
      <w:marTop w:val="0"/>
      <w:marBottom w:val="0"/>
      <w:divBdr>
        <w:top w:val="none" w:sz="0" w:space="0" w:color="auto"/>
        <w:left w:val="none" w:sz="0" w:space="0" w:color="auto"/>
        <w:bottom w:val="none" w:sz="0" w:space="0" w:color="auto"/>
        <w:right w:val="none" w:sz="0" w:space="0" w:color="auto"/>
      </w:divBdr>
    </w:div>
    <w:div w:id="1763910942">
      <w:bodyDiv w:val="1"/>
      <w:marLeft w:val="0"/>
      <w:marRight w:val="0"/>
      <w:marTop w:val="0"/>
      <w:marBottom w:val="0"/>
      <w:divBdr>
        <w:top w:val="none" w:sz="0" w:space="0" w:color="auto"/>
        <w:left w:val="none" w:sz="0" w:space="0" w:color="auto"/>
        <w:bottom w:val="none" w:sz="0" w:space="0" w:color="auto"/>
        <w:right w:val="none" w:sz="0" w:space="0" w:color="auto"/>
      </w:divBdr>
    </w:div>
    <w:div w:id="1763985568">
      <w:bodyDiv w:val="1"/>
      <w:marLeft w:val="0"/>
      <w:marRight w:val="0"/>
      <w:marTop w:val="0"/>
      <w:marBottom w:val="0"/>
      <w:divBdr>
        <w:top w:val="none" w:sz="0" w:space="0" w:color="auto"/>
        <w:left w:val="none" w:sz="0" w:space="0" w:color="auto"/>
        <w:bottom w:val="none" w:sz="0" w:space="0" w:color="auto"/>
        <w:right w:val="none" w:sz="0" w:space="0" w:color="auto"/>
      </w:divBdr>
    </w:div>
    <w:div w:id="1764036286">
      <w:bodyDiv w:val="1"/>
      <w:marLeft w:val="0"/>
      <w:marRight w:val="0"/>
      <w:marTop w:val="0"/>
      <w:marBottom w:val="0"/>
      <w:divBdr>
        <w:top w:val="none" w:sz="0" w:space="0" w:color="auto"/>
        <w:left w:val="none" w:sz="0" w:space="0" w:color="auto"/>
        <w:bottom w:val="none" w:sz="0" w:space="0" w:color="auto"/>
        <w:right w:val="none" w:sz="0" w:space="0" w:color="auto"/>
      </w:divBdr>
    </w:div>
    <w:div w:id="1764107206">
      <w:bodyDiv w:val="1"/>
      <w:marLeft w:val="0"/>
      <w:marRight w:val="0"/>
      <w:marTop w:val="0"/>
      <w:marBottom w:val="0"/>
      <w:divBdr>
        <w:top w:val="none" w:sz="0" w:space="0" w:color="auto"/>
        <w:left w:val="none" w:sz="0" w:space="0" w:color="auto"/>
        <w:bottom w:val="none" w:sz="0" w:space="0" w:color="auto"/>
        <w:right w:val="none" w:sz="0" w:space="0" w:color="auto"/>
      </w:divBdr>
    </w:div>
    <w:div w:id="1764110769">
      <w:bodyDiv w:val="1"/>
      <w:marLeft w:val="0"/>
      <w:marRight w:val="0"/>
      <w:marTop w:val="0"/>
      <w:marBottom w:val="0"/>
      <w:divBdr>
        <w:top w:val="none" w:sz="0" w:space="0" w:color="auto"/>
        <w:left w:val="none" w:sz="0" w:space="0" w:color="auto"/>
        <w:bottom w:val="none" w:sz="0" w:space="0" w:color="auto"/>
        <w:right w:val="none" w:sz="0" w:space="0" w:color="auto"/>
      </w:divBdr>
    </w:div>
    <w:div w:id="1764836601">
      <w:bodyDiv w:val="1"/>
      <w:marLeft w:val="0"/>
      <w:marRight w:val="0"/>
      <w:marTop w:val="0"/>
      <w:marBottom w:val="0"/>
      <w:divBdr>
        <w:top w:val="none" w:sz="0" w:space="0" w:color="auto"/>
        <w:left w:val="none" w:sz="0" w:space="0" w:color="auto"/>
        <w:bottom w:val="none" w:sz="0" w:space="0" w:color="auto"/>
        <w:right w:val="none" w:sz="0" w:space="0" w:color="auto"/>
      </w:divBdr>
    </w:div>
    <w:div w:id="1764837388">
      <w:bodyDiv w:val="1"/>
      <w:marLeft w:val="0"/>
      <w:marRight w:val="0"/>
      <w:marTop w:val="0"/>
      <w:marBottom w:val="0"/>
      <w:divBdr>
        <w:top w:val="none" w:sz="0" w:space="0" w:color="auto"/>
        <w:left w:val="none" w:sz="0" w:space="0" w:color="auto"/>
        <w:bottom w:val="none" w:sz="0" w:space="0" w:color="auto"/>
        <w:right w:val="none" w:sz="0" w:space="0" w:color="auto"/>
      </w:divBdr>
    </w:div>
    <w:div w:id="1764912718">
      <w:bodyDiv w:val="1"/>
      <w:marLeft w:val="0"/>
      <w:marRight w:val="0"/>
      <w:marTop w:val="0"/>
      <w:marBottom w:val="0"/>
      <w:divBdr>
        <w:top w:val="none" w:sz="0" w:space="0" w:color="auto"/>
        <w:left w:val="none" w:sz="0" w:space="0" w:color="auto"/>
        <w:bottom w:val="none" w:sz="0" w:space="0" w:color="auto"/>
        <w:right w:val="none" w:sz="0" w:space="0" w:color="auto"/>
      </w:divBdr>
    </w:div>
    <w:div w:id="1765104057">
      <w:bodyDiv w:val="1"/>
      <w:marLeft w:val="0"/>
      <w:marRight w:val="0"/>
      <w:marTop w:val="0"/>
      <w:marBottom w:val="0"/>
      <w:divBdr>
        <w:top w:val="none" w:sz="0" w:space="0" w:color="auto"/>
        <w:left w:val="none" w:sz="0" w:space="0" w:color="auto"/>
        <w:bottom w:val="none" w:sz="0" w:space="0" w:color="auto"/>
        <w:right w:val="none" w:sz="0" w:space="0" w:color="auto"/>
      </w:divBdr>
    </w:div>
    <w:div w:id="1765220797">
      <w:bodyDiv w:val="1"/>
      <w:marLeft w:val="0"/>
      <w:marRight w:val="0"/>
      <w:marTop w:val="0"/>
      <w:marBottom w:val="0"/>
      <w:divBdr>
        <w:top w:val="none" w:sz="0" w:space="0" w:color="auto"/>
        <w:left w:val="none" w:sz="0" w:space="0" w:color="auto"/>
        <w:bottom w:val="none" w:sz="0" w:space="0" w:color="auto"/>
        <w:right w:val="none" w:sz="0" w:space="0" w:color="auto"/>
      </w:divBdr>
    </w:div>
    <w:div w:id="1765222006">
      <w:bodyDiv w:val="1"/>
      <w:marLeft w:val="0"/>
      <w:marRight w:val="0"/>
      <w:marTop w:val="0"/>
      <w:marBottom w:val="0"/>
      <w:divBdr>
        <w:top w:val="none" w:sz="0" w:space="0" w:color="auto"/>
        <w:left w:val="none" w:sz="0" w:space="0" w:color="auto"/>
        <w:bottom w:val="none" w:sz="0" w:space="0" w:color="auto"/>
        <w:right w:val="none" w:sz="0" w:space="0" w:color="auto"/>
      </w:divBdr>
    </w:div>
    <w:div w:id="1765299421">
      <w:bodyDiv w:val="1"/>
      <w:marLeft w:val="0"/>
      <w:marRight w:val="0"/>
      <w:marTop w:val="0"/>
      <w:marBottom w:val="0"/>
      <w:divBdr>
        <w:top w:val="none" w:sz="0" w:space="0" w:color="auto"/>
        <w:left w:val="none" w:sz="0" w:space="0" w:color="auto"/>
        <w:bottom w:val="none" w:sz="0" w:space="0" w:color="auto"/>
        <w:right w:val="none" w:sz="0" w:space="0" w:color="auto"/>
      </w:divBdr>
    </w:div>
    <w:div w:id="1765418410">
      <w:bodyDiv w:val="1"/>
      <w:marLeft w:val="0"/>
      <w:marRight w:val="0"/>
      <w:marTop w:val="0"/>
      <w:marBottom w:val="0"/>
      <w:divBdr>
        <w:top w:val="none" w:sz="0" w:space="0" w:color="auto"/>
        <w:left w:val="none" w:sz="0" w:space="0" w:color="auto"/>
        <w:bottom w:val="none" w:sz="0" w:space="0" w:color="auto"/>
        <w:right w:val="none" w:sz="0" w:space="0" w:color="auto"/>
      </w:divBdr>
    </w:div>
    <w:div w:id="1765491984">
      <w:bodyDiv w:val="1"/>
      <w:marLeft w:val="0"/>
      <w:marRight w:val="0"/>
      <w:marTop w:val="0"/>
      <w:marBottom w:val="0"/>
      <w:divBdr>
        <w:top w:val="none" w:sz="0" w:space="0" w:color="auto"/>
        <w:left w:val="none" w:sz="0" w:space="0" w:color="auto"/>
        <w:bottom w:val="none" w:sz="0" w:space="0" w:color="auto"/>
        <w:right w:val="none" w:sz="0" w:space="0" w:color="auto"/>
      </w:divBdr>
    </w:div>
    <w:div w:id="1765568316">
      <w:bodyDiv w:val="1"/>
      <w:marLeft w:val="0"/>
      <w:marRight w:val="0"/>
      <w:marTop w:val="0"/>
      <w:marBottom w:val="0"/>
      <w:divBdr>
        <w:top w:val="none" w:sz="0" w:space="0" w:color="auto"/>
        <w:left w:val="none" w:sz="0" w:space="0" w:color="auto"/>
        <w:bottom w:val="none" w:sz="0" w:space="0" w:color="auto"/>
        <w:right w:val="none" w:sz="0" w:space="0" w:color="auto"/>
      </w:divBdr>
    </w:div>
    <w:div w:id="1765570411">
      <w:bodyDiv w:val="1"/>
      <w:marLeft w:val="0"/>
      <w:marRight w:val="0"/>
      <w:marTop w:val="0"/>
      <w:marBottom w:val="0"/>
      <w:divBdr>
        <w:top w:val="none" w:sz="0" w:space="0" w:color="auto"/>
        <w:left w:val="none" w:sz="0" w:space="0" w:color="auto"/>
        <w:bottom w:val="none" w:sz="0" w:space="0" w:color="auto"/>
        <w:right w:val="none" w:sz="0" w:space="0" w:color="auto"/>
      </w:divBdr>
    </w:div>
    <w:div w:id="1765615755">
      <w:bodyDiv w:val="1"/>
      <w:marLeft w:val="0"/>
      <w:marRight w:val="0"/>
      <w:marTop w:val="0"/>
      <w:marBottom w:val="0"/>
      <w:divBdr>
        <w:top w:val="none" w:sz="0" w:space="0" w:color="auto"/>
        <w:left w:val="none" w:sz="0" w:space="0" w:color="auto"/>
        <w:bottom w:val="none" w:sz="0" w:space="0" w:color="auto"/>
        <w:right w:val="none" w:sz="0" w:space="0" w:color="auto"/>
      </w:divBdr>
    </w:div>
    <w:div w:id="1765685475">
      <w:bodyDiv w:val="1"/>
      <w:marLeft w:val="0"/>
      <w:marRight w:val="0"/>
      <w:marTop w:val="0"/>
      <w:marBottom w:val="0"/>
      <w:divBdr>
        <w:top w:val="none" w:sz="0" w:space="0" w:color="auto"/>
        <w:left w:val="none" w:sz="0" w:space="0" w:color="auto"/>
        <w:bottom w:val="none" w:sz="0" w:space="0" w:color="auto"/>
        <w:right w:val="none" w:sz="0" w:space="0" w:color="auto"/>
      </w:divBdr>
    </w:div>
    <w:div w:id="1765757832">
      <w:bodyDiv w:val="1"/>
      <w:marLeft w:val="0"/>
      <w:marRight w:val="0"/>
      <w:marTop w:val="0"/>
      <w:marBottom w:val="0"/>
      <w:divBdr>
        <w:top w:val="none" w:sz="0" w:space="0" w:color="auto"/>
        <w:left w:val="none" w:sz="0" w:space="0" w:color="auto"/>
        <w:bottom w:val="none" w:sz="0" w:space="0" w:color="auto"/>
        <w:right w:val="none" w:sz="0" w:space="0" w:color="auto"/>
      </w:divBdr>
    </w:div>
    <w:div w:id="1766267136">
      <w:bodyDiv w:val="1"/>
      <w:marLeft w:val="0"/>
      <w:marRight w:val="0"/>
      <w:marTop w:val="0"/>
      <w:marBottom w:val="0"/>
      <w:divBdr>
        <w:top w:val="none" w:sz="0" w:space="0" w:color="auto"/>
        <w:left w:val="none" w:sz="0" w:space="0" w:color="auto"/>
        <w:bottom w:val="none" w:sz="0" w:space="0" w:color="auto"/>
        <w:right w:val="none" w:sz="0" w:space="0" w:color="auto"/>
      </w:divBdr>
    </w:div>
    <w:div w:id="1766459521">
      <w:bodyDiv w:val="1"/>
      <w:marLeft w:val="0"/>
      <w:marRight w:val="0"/>
      <w:marTop w:val="0"/>
      <w:marBottom w:val="0"/>
      <w:divBdr>
        <w:top w:val="none" w:sz="0" w:space="0" w:color="auto"/>
        <w:left w:val="none" w:sz="0" w:space="0" w:color="auto"/>
        <w:bottom w:val="none" w:sz="0" w:space="0" w:color="auto"/>
        <w:right w:val="none" w:sz="0" w:space="0" w:color="auto"/>
      </w:divBdr>
    </w:div>
    <w:div w:id="1766654688">
      <w:bodyDiv w:val="1"/>
      <w:marLeft w:val="0"/>
      <w:marRight w:val="0"/>
      <w:marTop w:val="0"/>
      <w:marBottom w:val="0"/>
      <w:divBdr>
        <w:top w:val="none" w:sz="0" w:space="0" w:color="auto"/>
        <w:left w:val="none" w:sz="0" w:space="0" w:color="auto"/>
        <w:bottom w:val="none" w:sz="0" w:space="0" w:color="auto"/>
        <w:right w:val="none" w:sz="0" w:space="0" w:color="auto"/>
      </w:divBdr>
    </w:div>
    <w:div w:id="1766995439">
      <w:bodyDiv w:val="1"/>
      <w:marLeft w:val="0"/>
      <w:marRight w:val="0"/>
      <w:marTop w:val="0"/>
      <w:marBottom w:val="0"/>
      <w:divBdr>
        <w:top w:val="none" w:sz="0" w:space="0" w:color="auto"/>
        <w:left w:val="none" w:sz="0" w:space="0" w:color="auto"/>
        <w:bottom w:val="none" w:sz="0" w:space="0" w:color="auto"/>
        <w:right w:val="none" w:sz="0" w:space="0" w:color="auto"/>
      </w:divBdr>
    </w:div>
    <w:div w:id="1767067709">
      <w:bodyDiv w:val="1"/>
      <w:marLeft w:val="0"/>
      <w:marRight w:val="0"/>
      <w:marTop w:val="0"/>
      <w:marBottom w:val="0"/>
      <w:divBdr>
        <w:top w:val="none" w:sz="0" w:space="0" w:color="auto"/>
        <w:left w:val="none" w:sz="0" w:space="0" w:color="auto"/>
        <w:bottom w:val="none" w:sz="0" w:space="0" w:color="auto"/>
        <w:right w:val="none" w:sz="0" w:space="0" w:color="auto"/>
      </w:divBdr>
    </w:div>
    <w:div w:id="1767068901">
      <w:bodyDiv w:val="1"/>
      <w:marLeft w:val="0"/>
      <w:marRight w:val="0"/>
      <w:marTop w:val="0"/>
      <w:marBottom w:val="0"/>
      <w:divBdr>
        <w:top w:val="none" w:sz="0" w:space="0" w:color="auto"/>
        <w:left w:val="none" w:sz="0" w:space="0" w:color="auto"/>
        <w:bottom w:val="none" w:sz="0" w:space="0" w:color="auto"/>
        <w:right w:val="none" w:sz="0" w:space="0" w:color="auto"/>
      </w:divBdr>
    </w:div>
    <w:div w:id="1767116111">
      <w:bodyDiv w:val="1"/>
      <w:marLeft w:val="0"/>
      <w:marRight w:val="0"/>
      <w:marTop w:val="0"/>
      <w:marBottom w:val="0"/>
      <w:divBdr>
        <w:top w:val="none" w:sz="0" w:space="0" w:color="auto"/>
        <w:left w:val="none" w:sz="0" w:space="0" w:color="auto"/>
        <w:bottom w:val="none" w:sz="0" w:space="0" w:color="auto"/>
        <w:right w:val="none" w:sz="0" w:space="0" w:color="auto"/>
      </w:divBdr>
    </w:div>
    <w:div w:id="1767195161">
      <w:bodyDiv w:val="1"/>
      <w:marLeft w:val="0"/>
      <w:marRight w:val="0"/>
      <w:marTop w:val="0"/>
      <w:marBottom w:val="0"/>
      <w:divBdr>
        <w:top w:val="none" w:sz="0" w:space="0" w:color="auto"/>
        <w:left w:val="none" w:sz="0" w:space="0" w:color="auto"/>
        <w:bottom w:val="none" w:sz="0" w:space="0" w:color="auto"/>
        <w:right w:val="none" w:sz="0" w:space="0" w:color="auto"/>
      </w:divBdr>
    </w:div>
    <w:div w:id="1767309811">
      <w:bodyDiv w:val="1"/>
      <w:marLeft w:val="0"/>
      <w:marRight w:val="0"/>
      <w:marTop w:val="0"/>
      <w:marBottom w:val="0"/>
      <w:divBdr>
        <w:top w:val="none" w:sz="0" w:space="0" w:color="auto"/>
        <w:left w:val="none" w:sz="0" w:space="0" w:color="auto"/>
        <w:bottom w:val="none" w:sz="0" w:space="0" w:color="auto"/>
        <w:right w:val="none" w:sz="0" w:space="0" w:color="auto"/>
      </w:divBdr>
    </w:div>
    <w:div w:id="1767385353">
      <w:bodyDiv w:val="1"/>
      <w:marLeft w:val="0"/>
      <w:marRight w:val="0"/>
      <w:marTop w:val="0"/>
      <w:marBottom w:val="0"/>
      <w:divBdr>
        <w:top w:val="none" w:sz="0" w:space="0" w:color="auto"/>
        <w:left w:val="none" w:sz="0" w:space="0" w:color="auto"/>
        <w:bottom w:val="none" w:sz="0" w:space="0" w:color="auto"/>
        <w:right w:val="none" w:sz="0" w:space="0" w:color="auto"/>
      </w:divBdr>
    </w:div>
    <w:div w:id="1767385503">
      <w:bodyDiv w:val="1"/>
      <w:marLeft w:val="0"/>
      <w:marRight w:val="0"/>
      <w:marTop w:val="0"/>
      <w:marBottom w:val="0"/>
      <w:divBdr>
        <w:top w:val="none" w:sz="0" w:space="0" w:color="auto"/>
        <w:left w:val="none" w:sz="0" w:space="0" w:color="auto"/>
        <w:bottom w:val="none" w:sz="0" w:space="0" w:color="auto"/>
        <w:right w:val="none" w:sz="0" w:space="0" w:color="auto"/>
      </w:divBdr>
    </w:div>
    <w:div w:id="1767506531">
      <w:bodyDiv w:val="1"/>
      <w:marLeft w:val="0"/>
      <w:marRight w:val="0"/>
      <w:marTop w:val="0"/>
      <w:marBottom w:val="0"/>
      <w:divBdr>
        <w:top w:val="none" w:sz="0" w:space="0" w:color="auto"/>
        <w:left w:val="none" w:sz="0" w:space="0" w:color="auto"/>
        <w:bottom w:val="none" w:sz="0" w:space="0" w:color="auto"/>
        <w:right w:val="none" w:sz="0" w:space="0" w:color="auto"/>
      </w:divBdr>
    </w:div>
    <w:div w:id="1767537552">
      <w:bodyDiv w:val="1"/>
      <w:marLeft w:val="0"/>
      <w:marRight w:val="0"/>
      <w:marTop w:val="0"/>
      <w:marBottom w:val="0"/>
      <w:divBdr>
        <w:top w:val="none" w:sz="0" w:space="0" w:color="auto"/>
        <w:left w:val="none" w:sz="0" w:space="0" w:color="auto"/>
        <w:bottom w:val="none" w:sz="0" w:space="0" w:color="auto"/>
        <w:right w:val="none" w:sz="0" w:space="0" w:color="auto"/>
      </w:divBdr>
    </w:div>
    <w:div w:id="1767574421">
      <w:bodyDiv w:val="1"/>
      <w:marLeft w:val="0"/>
      <w:marRight w:val="0"/>
      <w:marTop w:val="0"/>
      <w:marBottom w:val="0"/>
      <w:divBdr>
        <w:top w:val="none" w:sz="0" w:space="0" w:color="auto"/>
        <w:left w:val="none" w:sz="0" w:space="0" w:color="auto"/>
        <w:bottom w:val="none" w:sz="0" w:space="0" w:color="auto"/>
        <w:right w:val="none" w:sz="0" w:space="0" w:color="auto"/>
      </w:divBdr>
    </w:div>
    <w:div w:id="1767769233">
      <w:bodyDiv w:val="1"/>
      <w:marLeft w:val="0"/>
      <w:marRight w:val="0"/>
      <w:marTop w:val="0"/>
      <w:marBottom w:val="0"/>
      <w:divBdr>
        <w:top w:val="none" w:sz="0" w:space="0" w:color="auto"/>
        <w:left w:val="none" w:sz="0" w:space="0" w:color="auto"/>
        <w:bottom w:val="none" w:sz="0" w:space="0" w:color="auto"/>
        <w:right w:val="none" w:sz="0" w:space="0" w:color="auto"/>
      </w:divBdr>
    </w:div>
    <w:div w:id="1767848983">
      <w:bodyDiv w:val="1"/>
      <w:marLeft w:val="0"/>
      <w:marRight w:val="0"/>
      <w:marTop w:val="0"/>
      <w:marBottom w:val="0"/>
      <w:divBdr>
        <w:top w:val="none" w:sz="0" w:space="0" w:color="auto"/>
        <w:left w:val="none" w:sz="0" w:space="0" w:color="auto"/>
        <w:bottom w:val="none" w:sz="0" w:space="0" w:color="auto"/>
        <w:right w:val="none" w:sz="0" w:space="0" w:color="auto"/>
      </w:divBdr>
    </w:div>
    <w:div w:id="1768039067">
      <w:bodyDiv w:val="1"/>
      <w:marLeft w:val="0"/>
      <w:marRight w:val="0"/>
      <w:marTop w:val="0"/>
      <w:marBottom w:val="0"/>
      <w:divBdr>
        <w:top w:val="none" w:sz="0" w:space="0" w:color="auto"/>
        <w:left w:val="none" w:sz="0" w:space="0" w:color="auto"/>
        <w:bottom w:val="none" w:sz="0" w:space="0" w:color="auto"/>
        <w:right w:val="none" w:sz="0" w:space="0" w:color="auto"/>
      </w:divBdr>
    </w:div>
    <w:div w:id="1768236400">
      <w:bodyDiv w:val="1"/>
      <w:marLeft w:val="0"/>
      <w:marRight w:val="0"/>
      <w:marTop w:val="0"/>
      <w:marBottom w:val="0"/>
      <w:divBdr>
        <w:top w:val="none" w:sz="0" w:space="0" w:color="auto"/>
        <w:left w:val="none" w:sz="0" w:space="0" w:color="auto"/>
        <w:bottom w:val="none" w:sz="0" w:space="0" w:color="auto"/>
        <w:right w:val="none" w:sz="0" w:space="0" w:color="auto"/>
      </w:divBdr>
    </w:div>
    <w:div w:id="1768309092">
      <w:bodyDiv w:val="1"/>
      <w:marLeft w:val="0"/>
      <w:marRight w:val="0"/>
      <w:marTop w:val="0"/>
      <w:marBottom w:val="0"/>
      <w:divBdr>
        <w:top w:val="none" w:sz="0" w:space="0" w:color="auto"/>
        <w:left w:val="none" w:sz="0" w:space="0" w:color="auto"/>
        <w:bottom w:val="none" w:sz="0" w:space="0" w:color="auto"/>
        <w:right w:val="none" w:sz="0" w:space="0" w:color="auto"/>
      </w:divBdr>
    </w:div>
    <w:div w:id="1768504781">
      <w:bodyDiv w:val="1"/>
      <w:marLeft w:val="0"/>
      <w:marRight w:val="0"/>
      <w:marTop w:val="0"/>
      <w:marBottom w:val="0"/>
      <w:divBdr>
        <w:top w:val="none" w:sz="0" w:space="0" w:color="auto"/>
        <w:left w:val="none" w:sz="0" w:space="0" w:color="auto"/>
        <w:bottom w:val="none" w:sz="0" w:space="0" w:color="auto"/>
        <w:right w:val="none" w:sz="0" w:space="0" w:color="auto"/>
      </w:divBdr>
    </w:div>
    <w:div w:id="1768577121">
      <w:bodyDiv w:val="1"/>
      <w:marLeft w:val="0"/>
      <w:marRight w:val="0"/>
      <w:marTop w:val="0"/>
      <w:marBottom w:val="0"/>
      <w:divBdr>
        <w:top w:val="none" w:sz="0" w:space="0" w:color="auto"/>
        <w:left w:val="none" w:sz="0" w:space="0" w:color="auto"/>
        <w:bottom w:val="none" w:sz="0" w:space="0" w:color="auto"/>
        <w:right w:val="none" w:sz="0" w:space="0" w:color="auto"/>
      </w:divBdr>
    </w:div>
    <w:div w:id="1768698625">
      <w:bodyDiv w:val="1"/>
      <w:marLeft w:val="0"/>
      <w:marRight w:val="0"/>
      <w:marTop w:val="0"/>
      <w:marBottom w:val="0"/>
      <w:divBdr>
        <w:top w:val="none" w:sz="0" w:space="0" w:color="auto"/>
        <w:left w:val="none" w:sz="0" w:space="0" w:color="auto"/>
        <w:bottom w:val="none" w:sz="0" w:space="0" w:color="auto"/>
        <w:right w:val="none" w:sz="0" w:space="0" w:color="auto"/>
      </w:divBdr>
    </w:div>
    <w:div w:id="1768841716">
      <w:bodyDiv w:val="1"/>
      <w:marLeft w:val="0"/>
      <w:marRight w:val="0"/>
      <w:marTop w:val="0"/>
      <w:marBottom w:val="0"/>
      <w:divBdr>
        <w:top w:val="none" w:sz="0" w:space="0" w:color="auto"/>
        <w:left w:val="none" w:sz="0" w:space="0" w:color="auto"/>
        <w:bottom w:val="none" w:sz="0" w:space="0" w:color="auto"/>
        <w:right w:val="none" w:sz="0" w:space="0" w:color="auto"/>
      </w:divBdr>
    </w:div>
    <w:div w:id="1768885127">
      <w:bodyDiv w:val="1"/>
      <w:marLeft w:val="0"/>
      <w:marRight w:val="0"/>
      <w:marTop w:val="0"/>
      <w:marBottom w:val="0"/>
      <w:divBdr>
        <w:top w:val="none" w:sz="0" w:space="0" w:color="auto"/>
        <w:left w:val="none" w:sz="0" w:space="0" w:color="auto"/>
        <w:bottom w:val="none" w:sz="0" w:space="0" w:color="auto"/>
        <w:right w:val="none" w:sz="0" w:space="0" w:color="auto"/>
      </w:divBdr>
    </w:div>
    <w:div w:id="1768965614">
      <w:bodyDiv w:val="1"/>
      <w:marLeft w:val="0"/>
      <w:marRight w:val="0"/>
      <w:marTop w:val="0"/>
      <w:marBottom w:val="0"/>
      <w:divBdr>
        <w:top w:val="none" w:sz="0" w:space="0" w:color="auto"/>
        <w:left w:val="none" w:sz="0" w:space="0" w:color="auto"/>
        <w:bottom w:val="none" w:sz="0" w:space="0" w:color="auto"/>
        <w:right w:val="none" w:sz="0" w:space="0" w:color="auto"/>
      </w:divBdr>
    </w:div>
    <w:div w:id="1769302791">
      <w:bodyDiv w:val="1"/>
      <w:marLeft w:val="0"/>
      <w:marRight w:val="0"/>
      <w:marTop w:val="0"/>
      <w:marBottom w:val="0"/>
      <w:divBdr>
        <w:top w:val="none" w:sz="0" w:space="0" w:color="auto"/>
        <w:left w:val="none" w:sz="0" w:space="0" w:color="auto"/>
        <w:bottom w:val="none" w:sz="0" w:space="0" w:color="auto"/>
        <w:right w:val="none" w:sz="0" w:space="0" w:color="auto"/>
      </w:divBdr>
    </w:div>
    <w:div w:id="1769349523">
      <w:bodyDiv w:val="1"/>
      <w:marLeft w:val="0"/>
      <w:marRight w:val="0"/>
      <w:marTop w:val="0"/>
      <w:marBottom w:val="0"/>
      <w:divBdr>
        <w:top w:val="none" w:sz="0" w:space="0" w:color="auto"/>
        <w:left w:val="none" w:sz="0" w:space="0" w:color="auto"/>
        <w:bottom w:val="none" w:sz="0" w:space="0" w:color="auto"/>
        <w:right w:val="none" w:sz="0" w:space="0" w:color="auto"/>
      </w:divBdr>
    </w:div>
    <w:div w:id="1769615585">
      <w:bodyDiv w:val="1"/>
      <w:marLeft w:val="0"/>
      <w:marRight w:val="0"/>
      <w:marTop w:val="0"/>
      <w:marBottom w:val="0"/>
      <w:divBdr>
        <w:top w:val="none" w:sz="0" w:space="0" w:color="auto"/>
        <w:left w:val="none" w:sz="0" w:space="0" w:color="auto"/>
        <w:bottom w:val="none" w:sz="0" w:space="0" w:color="auto"/>
        <w:right w:val="none" w:sz="0" w:space="0" w:color="auto"/>
      </w:divBdr>
    </w:div>
    <w:div w:id="1769619971">
      <w:bodyDiv w:val="1"/>
      <w:marLeft w:val="0"/>
      <w:marRight w:val="0"/>
      <w:marTop w:val="0"/>
      <w:marBottom w:val="0"/>
      <w:divBdr>
        <w:top w:val="none" w:sz="0" w:space="0" w:color="auto"/>
        <w:left w:val="none" w:sz="0" w:space="0" w:color="auto"/>
        <w:bottom w:val="none" w:sz="0" w:space="0" w:color="auto"/>
        <w:right w:val="none" w:sz="0" w:space="0" w:color="auto"/>
      </w:divBdr>
    </w:div>
    <w:div w:id="1769891472">
      <w:bodyDiv w:val="1"/>
      <w:marLeft w:val="0"/>
      <w:marRight w:val="0"/>
      <w:marTop w:val="0"/>
      <w:marBottom w:val="0"/>
      <w:divBdr>
        <w:top w:val="none" w:sz="0" w:space="0" w:color="auto"/>
        <w:left w:val="none" w:sz="0" w:space="0" w:color="auto"/>
        <w:bottom w:val="none" w:sz="0" w:space="0" w:color="auto"/>
        <w:right w:val="none" w:sz="0" w:space="0" w:color="auto"/>
      </w:divBdr>
    </w:div>
    <w:div w:id="1770008024">
      <w:bodyDiv w:val="1"/>
      <w:marLeft w:val="0"/>
      <w:marRight w:val="0"/>
      <w:marTop w:val="0"/>
      <w:marBottom w:val="0"/>
      <w:divBdr>
        <w:top w:val="none" w:sz="0" w:space="0" w:color="auto"/>
        <w:left w:val="none" w:sz="0" w:space="0" w:color="auto"/>
        <w:bottom w:val="none" w:sz="0" w:space="0" w:color="auto"/>
        <w:right w:val="none" w:sz="0" w:space="0" w:color="auto"/>
      </w:divBdr>
    </w:div>
    <w:div w:id="1770275697">
      <w:bodyDiv w:val="1"/>
      <w:marLeft w:val="0"/>
      <w:marRight w:val="0"/>
      <w:marTop w:val="0"/>
      <w:marBottom w:val="0"/>
      <w:divBdr>
        <w:top w:val="none" w:sz="0" w:space="0" w:color="auto"/>
        <w:left w:val="none" w:sz="0" w:space="0" w:color="auto"/>
        <w:bottom w:val="none" w:sz="0" w:space="0" w:color="auto"/>
        <w:right w:val="none" w:sz="0" w:space="0" w:color="auto"/>
      </w:divBdr>
    </w:div>
    <w:div w:id="1770465963">
      <w:bodyDiv w:val="1"/>
      <w:marLeft w:val="0"/>
      <w:marRight w:val="0"/>
      <w:marTop w:val="0"/>
      <w:marBottom w:val="0"/>
      <w:divBdr>
        <w:top w:val="none" w:sz="0" w:space="0" w:color="auto"/>
        <w:left w:val="none" w:sz="0" w:space="0" w:color="auto"/>
        <w:bottom w:val="none" w:sz="0" w:space="0" w:color="auto"/>
        <w:right w:val="none" w:sz="0" w:space="0" w:color="auto"/>
      </w:divBdr>
    </w:div>
    <w:div w:id="1770468583">
      <w:bodyDiv w:val="1"/>
      <w:marLeft w:val="0"/>
      <w:marRight w:val="0"/>
      <w:marTop w:val="0"/>
      <w:marBottom w:val="0"/>
      <w:divBdr>
        <w:top w:val="none" w:sz="0" w:space="0" w:color="auto"/>
        <w:left w:val="none" w:sz="0" w:space="0" w:color="auto"/>
        <w:bottom w:val="none" w:sz="0" w:space="0" w:color="auto"/>
        <w:right w:val="none" w:sz="0" w:space="0" w:color="auto"/>
      </w:divBdr>
    </w:div>
    <w:div w:id="1770471103">
      <w:bodyDiv w:val="1"/>
      <w:marLeft w:val="0"/>
      <w:marRight w:val="0"/>
      <w:marTop w:val="0"/>
      <w:marBottom w:val="0"/>
      <w:divBdr>
        <w:top w:val="none" w:sz="0" w:space="0" w:color="auto"/>
        <w:left w:val="none" w:sz="0" w:space="0" w:color="auto"/>
        <w:bottom w:val="none" w:sz="0" w:space="0" w:color="auto"/>
        <w:right w:val="none" w:sz="0" w:space="0" w:color="auto"/>
      </w:divBdr>
    </w:div>
    <w:div w:id="1770661529">
      <w:bodyDiv w:val="1"/>
      <w:marLeft w:val="0"/>
      <w:marRight w:val="0"/>
      <w:marTop w:val="0"/>
      <w:marBottom w:val="0"/>
      <w:divBdr>
        <w:top w:val="none" w:sz="0" w:space="0" w:color="auto"/>
        <w:left w:val="none" w:sz="0" w:space="0" w:color="auto"/>
        <w:bottom w:val="none" w:sz="0" w:space="0" w:color="auto"/>
        <w:right w:val="none" w:sz="0" w:space="0" w:color="auto"/>
      </w:divBdr>
    </w:div>
    <w:div w:id="1770663928">
      <w:bodyDiv w:val="1"/>
      <w:marLeft w:val="0"/>
      <w:marRight w:val="0"/>
      <w:marTop w:val="0"/>
      <w:marBottom w:val="0"/>
      <w:divBdr>
        <w:top w:val="none" w:sz="0" w:space="0" w:color="auto"/>
        <w:left w:val="none" w:sz="0" w:space="0" w:color="auto"/>
        <w:bottom w:val="none" w:sz="0" w:space="0" w:color="auto"/>
        <w:right w:val="none" w:sz="0" w:space="0" w:color="auto"/>
      </w:divBdr>
    </w:div>
    <w:div w:id="1770739226">
      <w:bodyDiv w:val="1"/>
      <w:marLeft w:val="0"/>
      <w:marRight w:val="0"/>
      <w:marTop w:val="0"/>
      <w:marBottom w:val="0"/>
      <w:divBdr>
        <w:top w:val="none" w:sz="0" w:space="0" w:color="auto"/>
        <w:left w:val="none" w:sz="0" w:space="0" w:color="auto"/>
        <w:bottom w:val="none" w:sz="0" w:space="0" w:color="auto"/>
        <w:right w:val="none" w:sz="0" w:space="0" w:color="auto"/>
      </w:divBdr>
    </w:div>
    <w:div w:id="1770857864">
      <w:bodyDiv w:val="1"/>
      <w:marLeft w:val="0"/>
      <w:marRight w:val="0"/>
      <w:marTop w:val="0"/>
      <w:marBottom w:val="0"/>
      <w:divBdr>
        <w:top w:val="none" w:sz="0" w:space="0" w:color="auto"/>
        <w:left w:val="none" w:sz="0" w:space="0" w:color="auto"/>
        <w:bottom w:val="none" w:sz="0" w:space="0" w:color="auto"/>
        <w:right w:val="none" w:sz="0" w:space="0" w:color="auto"/>
      </w:divBdr>
    </w:div>
    <w:div w:id="1770858074">
      <w:bodyDiv w:val="1"/>
      <w:marLeft w:val="0"/>
      <w:marRight w:val="0"/>
      <w:marTop w:val="0"/>
      <w:marBottom w:val="0"/>
      <w:divBdr>
        <w:top w:val="none" w:sz="0" w:space="0" w:color="auto"/>
        <w:left w:val="none" w:sz="0" w:space="0" w:color="auto"/>
        <w:bottom w:val="none" w:sz="0" w:space="0" w:color="auto"/>
        <w:right w:val="none" w:sz="0" w:space="0" w:color="auto"/>
      </w:divBdr>
    </w:div>
    <w:div w:id="1770930799">
      <w:bodyDiv w:val="1"/>
      <w:marLeft w:val="0"/>
      <w:marRight w:val="0"/>
      <w:marTop w:val="0"/>
      <w:marBottom w:val="0"/>
      <w:divBdr>
        <w:top w:val="none" w:sz="0" w:space="0" w:color="auto"/>
        <w:left w:val="none" w:sz="0" w:space="0" w:color="auto"/>
        <w:bottom w:val="none" w:sz="0" w:space="0" w:color="auto"/>
        <w:right w:val="none" w:sz="0" w:space="0" w:color="auto"/>
      </w:divBdr>
    </w:div>
    <w:div w:id="1771119043">
      <w:bodyDiv w:val="1"/>
      <w:marLeft w:val="0"/>
      <w:marRight w:val="0"/>
      <w:marTop w:val="0"/>
      <w:marBottom w:val="0"/>
      <w:divBdr>
        <w:top w:val="none" w:sz="0" w:space="0" w:color="auto"/>
        <w:left w:val="none" w:sz="0" w:space="0" w:color="auto"/>
        <w:bottom w:val="none" w:sz="0" w:space="0" w:color="auto"/>
        <w:right w:val="none" w:sz="0" w:space="0" w:color="auto"/>
      </w:divBdr>
    </w:div>
    <w:div w:id="1771193399">
      <w:bodyDiv w:val="1"/>
      <w:marLeft w:val="0"/>
      <w:marRight w:val="0"/>
      <w:marTop w:val="0"/>
      <w:marBottom w:val="0"/>
      <w:divBdr>
        <w:top w:val="none" w:sz="0" w:space="0" w:color="auto"/>
        <w:left w:val="none" w:sz="0" w:space="0" w:color="auto"/>
        <w:bottom w:val="none" w:sz="0" w:space="0" w:color="auto"/>
        <w:right w:val="none" w:sz="0" w:space="0" w:color="auto"/>
      </w:divBdr>
    </w:div>
    <w:div w:id="1771316605">
      <w:bodyDiv w:val="1"/>
      <w:marLeft w:val="0"/>
      <w:marRight w:val="0"/>
      <w:marTop w:val="0"/>
      <w:marBottom w:val="0"/>
      <w:divBdr>
        <w:top w:val="none" w:sz="0" w:space="0" w:color="auto"/>
        <w:left w:val="none" w:sz="0" w:space="0" w:color="auto"/>
        <w:bottom w:val="none" w:sz="0" w:space="0" w:color="auto"/>
        <w:right w:val="none" w:sz="0" w:space="0" w:color="auto"/>
      </w:divBdr>
    </w:div>
    <w:div w:id="1771385996">
      <w:bodyDiv w:val="1"/>
      <w:marLeft w:val="0"/>
      <w:marRight w:val="0"/>
      <w:marTop w:val="0"/>
      <w:marBottom w:val="0"/>
      <w:divBdr>
        <w:top w:val="none" w:sz="0" w:space="0" w:color="auto"/>
        <w:left w:val="none" w:sz="0" w:space="0" w:color="auto"/>
        <w:bottom w:val="none" w:sz="0" w:space="0" w:color="auto"/>
        <w:right w:val="none" w:sz="0" w:space="0" w:color="auto"/>
      </w:divBdr>
    </w:div>
    <w:div w:id="1771388089">
      <w:bodyDiv w:val="1"/>
      <w:marLeft w:val="0"/>
      <w:marRight w:val="0"/>
      <w:marTop w:val="0"/>
      <w:marBottom w:val="0"/>
      <w:divBdr>
        <w:top w:val="none" w:sz="0" w:space="0" w:color="auto"/>
        <w:left w:val="none" w:sz="0" w:space="0" w:color="auto"/>
        <w:bottom w:val="none" w:sz="0" w:space="0" w:color="auto"/>
        <w:right w:val="none" w:sz="0" w:space="0" w:color="auto"/>
      </w:divBdr>
    </w:div>
    <w:div w:id="1771389459">
      <w:bodyDiv w:val="1"/>
      <w:marLeft w:val="0"/>
      <w:marRight w:val="0"/>
      <w:marTop w:val="0"/>
      <w:marBottom w:val="0"/>
      <w:divBdr>
        <w:top w:val="none" w:sz="0" w:space="0" w:color="auto"/>
        <w:left w:val="none" w:sz="0" w:space="0" w:color="auto"/>
        <w:bottom w:val="none" w:sz="0" w:space="0" w:color="auto"/>
        <w:right w:val="none" w:sz="0" w:space="0" w:color="auto"/>
      </w:divBdr>
    </w:div>
    <w:div w:id="1771391000">
      <w:bodyDiv w:val="1"/>
      <w:marLeft w:val="0"/>
      <w:marRight w:val="0"/>
      <w:marTop w:val="0"/>
      <w:marBottom w:val="0"/>
      <w:divBdr>
        <w:top w:val="none" w:sz="0" w:space="0" w:color="auto"/>
        <w:left w:val="none" w:sz="0" w:space="0" w:color="auto"/>
        <w:bottom w:val="none" w:sz="0" w:space="0" w:color="auto"/>
        <w:right w:val="none" w:sz="0" w:space="0" w:color="auto"/>
      </w:divBdr>
    </w:div>
    <w:div w:id="1771851285">
      <w:bodyDiv w:val="1"/>
      <w:marLeft w:val="0"/>
      <w:marRight w:val="0"/>
      <w:marTop w:val="0"/>
      <w:marBottom w:val="0"/>
      <w:divBdr>
        <w:top w:val="none" w:sz="0" w:space="0" w:color="auto"/>
        <w:left w:val="none" w:sz="0" w:space="0" w:color="auto"/>
        <w:bottom w:val="none" w:sz="0" w:space="0" w:color="auto"/>
        <w:right w:val="none" w:sz="0" w:space="0" w:color="auto"/>
      </w:divBdr>
    </w:div>
    <w:div w:id="1771967122">
      <w:bodyDiv w:val="1"/>
      <w:marLeft w:val="0"/>
      <w:marRight w:val="0"/>
      <w:marTop w:val="0"/>
      <w:marBottom w:val="0"/>
      <w:divBdr>
        <w:top w:val="none" w:sz="0" w:space="0" w:color="auto"/>
        <w:left w:val="none" w:sz="0" w:space="0" w:color="auto"/>
        <w:bottom w:val="none" w:sz="0" w:space="0" w:color="auto"/>
        <w:right w:val="none" w:sz="0" w:space="0" w:color="auto"/>
      </w:divBdr>
    </w:div>
    <w:div w:id="1772239109">
      <w:bodyDiv w:val="1"/>
      <w:marLeft w:val="0"/>
      <w:marRight w:val="0"/>
      <w:marTop w:val="0"/>
      <w:marBottom w:val="0"/>
      <w:divBdr>
        <w:top w:val="none" w:sz="0" w:space="0" w:color="auto"/>
        <w:left w:val="none" w:sz="0" w:space="0" w:color="auto"/>
        <w:bottom w:val="none" w:sz="0" w:space="0" w:color="auto"/>
        <w:right w:val="none" w:sz="0" w:space="0" w:color="auto"/>
      </w:divBdr>
    </w:div>
    <w:div w:id="1772239462">
      <w:bodyDiv w:val="1"/>
      <w:marLeft w:val="0"/>
      <w:marRight w:val="0"/>
      <w:marTop w:val="0"/>
      <w:marBottom w:val="0"/>
      <w:divBdr>
        <w:top w:val="none" w:sz="0" w:space="0" w:color="auto"/>
        <w:left w:val="none" w:sz="0" w:space="0" w:color="auto"/>
        <w:bottom w:val="none" w:sz="0" w:space="0" w:color="auto"/>
        <w:right w:val="none" w:sz="0" w:space="0" w:color="auto"/>
      </w:divBdr>
    </w:div>
    <w:div w:id="1772315103">
      <w:bodyDiv w:val="1"/>
      <w:marLeft w:val="0"/>
      <w:marRight w:val="0"/>
      <w:marTop w:val="0"/>
      <w:marBottom w:val="0"/>
      <w:divBdr>
        <w:top w:val="none" w:sz="0" w:space="0" w:color="auto"/>
        <w:left w:val="none" w:sz="0" w:space="0" w:color="auto"/>
        <w:bottom w:val="none" w:sz="0" w:space="0" w:color="auto"/>
        <w:right w:val="none" w:sz="0" w:space="0" w:color="auto"/>
      </w:divBdr>
    </w:div>
    <w:div w:id="1772554021">
      <w:bodyDiv w:val="1"/>
      <w:marLeft w:val="0"/>
      <w:marRight w:val="0"/>
      <w:marTop w:val="0"/>
      <w:marBottom w:val="0"/>
      <w:divBdr>
        <w:top w:val="none" w:sz="0" w:space="0" w:color="auto"/>
        <w:left w:val="none" w:sz="0" w:space="0" w:color="auto"/>
        <w:bottom w:val="none" w:sz="0" w:space="0" w:color="auto"/>
        <w:right w:val="none" w:sz="0" w:space="0" w:color="auto"/>
      </w:divBdr>
    </w:div>
    <w:div w:id="1772579318">
      <w:bodyDiv w:val="1"/>
      <w:marLeft w:val="0"/>
      <w:marRight w:val="0"/>
      <w:marTop w:val="0"/>
      <w:marBottom w:val="0"/>
      <w:divBdr>
        <w:top w:val="none" w:sz="0" w:space="0" w:color="auto"/>
        <w:left w:val="none" w:sz="0" w:space="0" w:color="auto"/>
        <w:bottom w:val="none" w:sz="0" w:space="0" w:color="auto"/>
        <w:right w:val="none" w:sz="0" w:space="0" w:color="auto"/>
      </w:divBdr>
    </w:div>
    <w:div w:id="1772697133">
      <w:bodyDiv w:val="1"/>
      <w:marLeft w:val="0"/>
      <w:marRight w:val="0"/>
      <w:marTop w:val="0"/>
      <w:marBottom w:val="0"/>
      <w:divBdr>
        <w:top w:val="none" w:sz="0" w:space="0" w:color="auto"/>
        <w:left w:val="none" w:sz="0" w:space="0" w:color="auto"/>
        <w:bottom w:val="none" w:sz="0" w:space="0" w:color="auto"/>
        <w:right w:val="none" w:sz="0" w:space="0" w:color="auto"/>
      </w:divBdr>
    </w:div>
    <w:div w:id="1772772140">
      <w:bodyDiv w:val="1"/>
      <w:marLeft w:val="0"/>
      <w:marRight w:val="0"/>
      <w:marTop w:val="0"/>
      <w:marBottom w:val="0"/>
      <w:divBdr>
        <w:top w:val="none" w:sz="0" w:space="0" w:color="auto"/>
        <w:left w:val="none" w:sz="0" w:space="0" w:color="auto"/>
        <w:bottom w:val="none" w:sz="0" w:space="0" w:color="auto"/>
        <w:right w:val="none" w:sz="0" w:space="0" w:color="auto"/>
      </w:divBdr>
    </w:div>
    <w:div w:id="1772895679">
      <w:bodyDiv w:val="1"/>
      <w:marLeft w:val="0"/>
      <w:marRight w:val="0"/>
      <w:marTop w:val="0"/>
      <w:marBottom w:val="0"/>
      <w:divBdr>
        <w:top w:val="none" w:sz="0" w:space="0" w:color="auto"/>
        <w:left w:val="none" w:sz="0" w:space="0" w:color="auto"/>
        <w:bottom w:val="none" w:sz="0" w:space="0" w:color="auto"/>
        <w:right w:val="none" w:sz="0" w:space="0" w:color="auto"/>
      </w:divBdr>
    </w:div>
    <w:div w:id="1773165304">
      <w:bodyDiv w:val="1"/>
      <w:marLeft w:val="0"/>
      <w:marRight w:val="0"/>
      <w:marTop w:val="0"/>
      <w:marBottom w:val="0"/>
      <w:divBdr>
        <w:top w:val="none" w:sz="0" w:space="0" w:color="auto"/>
        <w:left w:val="none" w:sz="0" w:space="0" w:color="auto"/>
        <w:bottom w:val="none" w:sz="0" w:space="0" w:color="auto"/>
        <w:right w:val="none" w:sz="0" w:space="0" w:color="auto"/>
      </w:divBdr>
    </w:div>
    <w:div w:id="1773276979">
      <w:bodyDiv w:val="1"/>
      <w:marLeft w:val="0"/>
      <w:marRight w:val="0"/>
      <w:marTop w:val="0"/>
      <w:marBottom w:val="0"/>
      <w:divBdr>
        <w:top w:val="none" w:sz="0" w:space="0" w:color="auto"/>
        <w:left w:val="none" w:sz="0" w:space="0" w:color="auto"/>
        <w:bottom w:val="none" w:sz="0" w:space="0" w:color="auto"/>
        <w:right w:val="none" w:sz="0" w:space="0" w:color="auto"/>
      </w:divBdr>
    </w:div>
    <w:div w:id="1773470652">
      <w:bodyDiv w:val="1"/>
      <w:marLeft w:val="0"/>
      <w:marRight w:val="0"/>
      <w:marTop w:val="0"/>
      <w:marBottom w:val="0"/>
      <w:divBdr>
        <w:top w:val="none" w:sz="0" w:space="0" w:color="auto"/>
        <w:left w:val="none" w:sz="0" w:space="0" w:color="auto"/>
        <w:bottom w:val="none" w:sz="0" w:space="0" w:color="auto"/>
        <w:right w:val="none" w:sz="0" w:space="0" w:color="auto"/>
      </w:divBdr>
    </w:div>
    <w:div w:id="1773475348">
      <w:bodyDiv w:val="1"/>
      <w:marLeft w:val="0"/>
      <w:marRight w:val="0"/>
      <w:marTop w:val="0"/>
      <w:marBottom w:val="0"/>
      <w:divBdr>
        <w:top w:val="none" w:sz="0" w:space="0" w:color="auto"/>
        <w:left w:val="none" w:sz="0" w:space="0" w:color="auto"/>
        <w:bottom w:val="none" w:sz="0" w:space="0" w:color="auto"/>
        <w:right w:val="none" w:sz="0" w:space="0" w:color="auto"/>
      </w:divBdr>
    </w:div>
    <w:div w:id="1773550949">
      <w:bodyDiv w:val="1"/>
      <w:marLeft w:val="0"/>
      <w:marRight w:val="0"/>
      <w:marTop w:val="0"/>
      <w:marBottom w:val="0"/>
      <w:divBdr>
        <w:top w:val="none" w:sz="0" w:space="0" w:color="auto"/>
        <w:left w:val="none" w:sz="0" w:space="0" w:color="auto"/>
        <w:bottom w:val="none" w:sz="0" w:space="0" w:color="auto"/>
        <w:right w:val="none" w:sz="0" w:space="0" w:color="auto"/>
      </w:divBdr>
    </w:div>
    <w:div w:id="1773552885">
      <w:bodyDiv w:val="1"/>
      <w:marLeft w:val="0"/>
      <w:marRight w:val="0"/>
      <w:marTop w:val="0"/>
      <w:marBottom w:val="0"/>
      <w:divBdr>
        <w:top w:val="none" w:sz="0" w:space="0" w:color="auto"/>
        <w:left w:val="none" w:sz="0" w:space="0" w:color="auto"/>
        <w:bottom w:val="none" w:sz="0" w:space="0" w:color="auto"/>
        <w:right w:val="none" w:sz="0" w:space="0" w:color="auto"/>
      </w:divBdr>
    </w:div>
    <w:div w:id="1773822795">
      <w:bodyDiv w:val="1"/>
      <w:marLeft w:val="0"/>
      <w:marRight w:val="0"/>
      <w:marTop w:val="0"/>
      <w:marBottom w:val="0"/>
      <w:divBdr>
        <w:top w:val="none" w:sz="0" w:space="0" w:color="auto"/>
        <w:left w:val="none" w:sz="0" w:space="0" w:color="auto"/>
        <w:bottom w:val="none" w:sz="0" w:space="0" w:color="auto"/>
        <w:right w:val="none" w:sz="0" w:space="0" w:color="auto"/>
      </w:divBdr>
    </w:div>
    <w:div w:id="1773863291">
      <w:bodyDiv w:val="1"/>
      <w:marLeft w:val="0"/>
      <w:marRight w:val="0"/>
      <w:marTop w:val="0"/>
      <w:marBottom w:val="0"/>
      <w:divBdr>
        <w:top w:val="none" w:sz="0" w:space="0" w:color="auto"/>
        <w:left w:val="none" w:sz="0" w:space="0" w:color="auto"/>
        <w:bottom w:val="none" w:sz="0" w:space="0" w:color="auto"/>
        <w:right w:val="none" w:sz="0" w:space="0" w:color="auto"/>
      </w:divBdr>
    </w:div>
    <w:div w:id="1773894245">
      <w:bodyDiv w:val="1"/>
      <w:marLeft w:val="0"/>
      <w:marRight w:val="0"/>
      <w:marTop w:val="0"/>
      <w:marBottom w:val="0"/>
      <w:divBdr>
        <w:top w:val="none" w:sz="0" w:space="0" w:color="auto"/>
        <w:left w:val="none" w:sz="0" w:space="0" w:color="auto"/>
        <w:bottom w:val="none" w:sz="0" w:space="0" w:color="auto"/>
        <w:right w:val="none" w:sz="0" w:space="0" w:color="auto"/>
      </w:divBdr>
    </w:div>
    <w:div w:id="1774086766">
      <w:bodyDiv w:val="1"/>
      <w:marLeft w:val="0"/>
      <w:marRight w:val="0"/>
      <w:marTop w:val="0"/>
      <w:marBottom w:val="0"/>
      <w:divBdr>
        <w:top w:val="none" w:sz="0" w:space="0" w:color="auto"/>
        <w:left w:val="none" w:sz="0" w:space="0" w:color="auto"/>
        <w:bottom w:val="none" w:sz="0" w:space="0" w:color="auto"/>
        <w:right w:val="none" w:sz="0" w:space="0" w:color="auto"/>
      </w:divBdr>
    </w:div>
    <w:div w:id="1774201023">
      <w:bodyDiv w:val="1"/>
      <w:marLeft w:val="0"/>
      <w:marRight w:val="0"/>
      <w:marTop w:val="0"/>
      <w:marBottom w:val="0"/>
      <w:divBdr>
        <w:top w:val="none" w:sz="0" w:space="0" w:color="auto"/>
        <w:left w:val="none" w:sz="0" w:space="0" w:color="auto"/>
        <w:bottom w:val="none" w:sz="0" w:space="0" w:color="auto"/>
        <w:right w:val="none" w:sz="0" w:space="0" w:color="auto"/>
      </w:divBdr>
    </w:div>
    <w:div w:id="1774477604">
      <w:bodyDiv w:val="1"/>
      <w:marLeft w:val="0"/>
      <w:marRight w:val="0"/>
      <w:marTop w:val="0"/>
      <w:marBottom w:val="0"/>
      <w:divBdr>
        <w:top w:val="none" w:sz="0" w:space="0" w:color="auto"/>
        <w:left w:val="none" w:sz="0" w:space="0" w:color="auto"/>
        <w:bottom w:val="none" w:sz="0" w:space="0" w:color="auto"/>
        <w:right w:val="none" w:sz="0" w:space="0" w:color="auto"/>
      </w:divBdr>
    </w:div>
    <w:div w:id="1774590179">
      <w:bodyDiv w:val="1"/>
      <w:marLeft w:val="0"/>
      <w:marRight w:val="0"/>
      <w:marTop w:val="0"/>
      <w:marBottom w:val="0"/>
      <w:divBdr>
        <w:top w:val="none" w:sz="0" w:space="0" w:color="auto"/>
        <w:left w:val="none" w:sz="0" w:space="0" w:color="auto"/>
        <w:bottom w:val="none" w:sz="0" w:space="0" w:color="auto"/>
        <w:right w:val="none" w:sz="0" w:space="0" w:color="auto"/>
      </w:divBdr>
    </w:div>
    <w:div w:id="1774596352">
      <w:bodyDiv w:val="1"/>
      <w:marLeft w:val="0"/>
      <w:marRight w:val="0"/>
      <w:marTop w:val="0"/>
      <w:marBottom w:val="0"/>
      <w:divBdr>
        <w:top w:val="none" w:sz="0" w:space="0" w:color="auto"/>
        <w:left w:val="none" w:sz="0" w:space="0" w:color="auto"/>
        <w:bottom w:val="none" w:sz="0" w:space="0" w:color="auto"/>
        <w:right w:val="none" w:sz="0" w:space="0" w:color="auto"/>
      </w:divBdr>
    </w:div>
    <w:div w:id="1774665848">
      <w:bodyDiv w:val="1"/>
      <w:marLeft w:val="0"/>
      <w:marRight w:val="0"/>
      <w:marTop w:val="0"/>
      <w:marBottom w:val="0"/>
      <w:divBdr>
        <w:top w:val="none" w:sz="0" w:space="0" w:color="auto"/>
        <w:left w:val="none" w:sz="0" w:space="0" w:color="auto"/>
        <w:bottom w:val="none" w:sz="0" w:space="0" w:color="auto"/>
        <w:right w:val="none" w:sz="0" w:space="0" w:color="auto"/>
      </w:divBdr>
    </w:div>
    <w:div w:id="1774670917">
      <w:bodyDiv w:val="1"/>
      <w:marLeft w:val="0"/>
      <w:marRight w:val="0"/>
      <w:marTop w:val="0"/>
      <w:marBottom w:val="0"/>
      <w:divBdr>
        <w:top w:val="none" w:sz="0" w:space="0" w:color="auto"/>
        <w:left w:val="none" w:sz="0" w:space="0" w:color="auto"/>
        <w:bottom w:val="none" w:sz="0" w:space="0" w:color="auto"/>
        <w:right w:val="none" w:sz="0" w:space="0" w:color="auto"/>
      </w:divBdr>
    </w:div>
    <w:div w:id="1774787497">
      <w:bodyDiv w:val="1"/>
      <w:marLeft w:val="0"/>
      <w:marRight w:val="0"/>
      <w:marTop w:val="0"/>
      <w:marBottom w:val="0"/>
      <w:divBdr>
        <w:top w:val="none" w:sz="0" w:space="0" w:color="auto"/>
        <w:left w:val="none" w:sz="0" w:space="0" w:color="auto"/>
        <w:bottom w:val="none" w:sz="0" w:space="0" w:color="auto"/>
        <w:right w:val="none" w:sz="0" w:space="0" w:color="auto"/>
      </w:divBdr>
    </w:div>
    <w:div w:id="1774862678">
      <w:bodyDiv w:val="1"/>
      <w:marLeft w:val="0"/>
      <w:marRight w:val="0"/>
      <w:marTop w:val="0"/>
      <w:marBottom w:val="0"/>
      <w:divBdr>
        <w:top w:val="none" w:sz="0" w:space="0" w:color="auto"/>
        <w:left w:val="none" w:sz="0" w:space="0" w:color="auto"/>
        <w:bottom w:val="none" w:sz="0" w:space="0" w:color="auto"/>
        <w:right w:val="none" w:sz="0" w:space="0" w:color="auto"/>
      </w:divBdr>
    </w:div>
    <w:div w:id="1774981454">
      <w:bodyDiv w:val="1"/>
      <w:marLeft w:val="0"/>
      <w:marRight w:val="0"/>
      <w:marTop w:val="0"/>
      <w:marBottom w:val="0"/>
      <w:divBdr>
        <w:top w:val="none" w:sz="0" w:space="0" w:color="auto"/>
        <w:left w:val="none" w:sz="0" w:space="0" w:color="auto"/>
        <w:bottom w:val="none" w:sz="0" w:space="0" w:color="auto"/>
        <w:right w:val="none" w:sz="0" w:space="0" w:color="auto"/>
      </w:divBdr>
    </w:div>
    <w:div w:id="1775202637">
      <w:bodyDiv w:val="1"/>
      <w:marLeft w:val="0"/>
      <w:marRight w:val="0"/>
      <w:marTop w:val="0"/>
      <w:marBottom w:val="0"/>
      <w:divBdr>
        <w:top w:val="none" w:sz="0" w:space="0" w:color="auto"/>
        <w:left w:val="none" w:sz="0" w:space="0" w:color="auto"/>
        <w:bottom w:val="none" w:sz="0" w:space="0" w:color="auto"/>
        <w:right w:val="none" w:sz="0" w:space="0" w:color="auto"/>
      </w:divBdr>
    </w:div>
    <w:div w:id="1775321919">
      <w:bodyDiv w:val="1"/>
      <w:marLeft w:val="0"/>
      <w:marRight w:val="0"/>
      <w:marTop w:val="0"/>
      <w:marBottom w:val="0"/>
      <w:divBdr>
        <w:top w:val="none" w:sz="0" w:space="0" w:color="auto"/>
        <w:left w:val="none" w:sz="0" w:space="0" w:color="auto"/>
        <w:bottom w:val="none" w:sz="0" w:space="0" w:color="auto"/>
        <w:right w:val="none" w:sz="0" w:space="0" w:color="auto"/>
      </w:divBdr>
    </w:div>
    <w:div w:id="1775395840">
      <w:bodyDiv w:val="1"/>
      <w:marLeft w:val="0"/>
      <w:marRight w:val="0"/>
      <w:marTop w:val="0"/>
      <w:marBottom w:val="0"/>
      <w:divBdr>
        <w:top w:val="none" w:sz="0" w:space="0" w:color="auto"/>
        <w:left w:val="none" w:sz="0" w:space="0" w:color="auto"/>
        <w:bottom w:val="none" w:sz="0" w:space="0" w:color="auto"/>
        <w:right w:val="none" w:sz="0" w:space="0" w:color="auto"/>
      </w:divBdr>
    </w:div>
    <w:div w:id="1775401004">
      <w:bodyDiv w:val="1"/>
      <w:marLeft w:val="0"/>
      <w:marRight w:val="0"/>
      <w:marTop w:val="0"/>
      <w:marBottom w:val="0"/>
      <w:divBdr>
        <w:top w:val="none" w:sz="0" w:space="0" w:color="auto"/>
        <w:left w:val="none" w:sz="0" w:space="0" w:color="auto"/>
        <w:bottom w:val="none" w:sz="0" w:space="0" w:color="auto"/>
        <w:right w:val="none" w:sz="0" w:space="0" w:color="auto"/>
      </w:divBdr>
    </w:div>
    <w:div w:id="1775516474">
      <w:bodyDiv w:val="1"/>
      <w:marLeft w:val="0"/>
      <w:marRight w:val="0"/>
      <w:marTop w:val="0"/>
      <w:marBottom w:val="0"/>
      <w:divBdr>
        <w:top w:val="none" w:sz="0" w:space="0" w:color="auto"/>
        <w:left w:val="none" w:sz="0" w:space="0" w:color="auto"/>
        <w:bottom w:val="none" w:sz="0" w:space="0" w:color="auto"/>
        <w:right w:val="none" w:sz="0" w:space="0" w:color="auto"/>
      </w:divBdr>
    </w:div>
    <w:div w:id="1775589507">
      <w:bodyDiv w:val="1"/>
      <w:marLeft w:val="0"/>
      <w:marRight w:val="0"/>
      <w:marTop w:val="0"/>
      <w:marBottom w:val="0"/>
      <w:divBdr>
        <w:top w:val="none" w:sz="0" w:space="0" w:color="auto"/>
        <w:left w:val="none" w:sz="0" w:space="0" w:color="auto"/>
        <w:bottom w:val="none" w:sz="0" w:space="0" w:color="auto"/>
        <w:right w:val="none" w:sz="0" w:space="0" w:color="auto"/>
      </w:divBdr>
    </w:div>
    <w:div w:id="1775637528">
      <w:bodyDiv w:val="1"/>
      <w:marLeft w:val="0"/>
      <w:marRight w:val="0"/>
      <w:marTop w:val="0"/>
      <w:marBottom w:val="0"/>
      <w:divBdr>
        <w:top w:val="none" w:sz="0" w:space="0" w:color="auto"/>
        <w:left w:val="none" w:sz="0" w:space="0" w:color="auto"/>
        <w:bottom w:val="none" w:sz="0" w:space="0" w:color="auto"/>
        <w:right w:val="none" w:sz="0" w:space="0" w:color="auto"/>
      </w:divBdr>
    </w:div>
    <w:div w:id="1775662947">
      <w:bodyDiv w:val="1"/>
      <w:marLeft w:val="0"/>
      <w:marRight w:val="0"/>
      <w:marTop w:val="0"/>
      <w:marBottom w:val="0"/>
      <w:divBdr>
        <w:top w:val="none" w:sz="0" w:space="0" w:color="auto"/>
        <w:left w:val="none" w:sz="0" w:space="0" w:color="auto"/>
        <w:bottom w:val="none" w:sz="0" w:space="0" w:color="auto"/>
        <w:right w:val="none" w:sz="0" w:space="0" w:color="auto"/>
      </w:divBdr>
    </w:div>
    <w:div w:id="1775781124">
      <w:bodyDiv w:val="1"/>
      <w:marLeft w:val="0"/>
      <w:marRight w:val="0"/>
      <w:marTop w:val="0"/>
      <w:marBottom w:val="0"/>
      <w:divBdr>
        <w:top w:val="none" w:sz="0" w:space="0" w:color="auto"/>
        <w:left w:val="none" w:sz="0" w:space="0" w:color="auto"/>
        <w:bottom w:val="none" w:sz="0" w:space="0" w:color="auto"/>
        <w:right w:val="none" w:sz="0" w:space="0" w:color="auto"/>
      </w:divBdr>
    </w:div>
    <w:div w:id="1775974879">
      <w:bodyDiv w:val="1"/>
      <w:marLeft w:val="0"/>
      <w:marRight w:val="0"/>
      <w:marTop w:val="0"/>
      <w:marBottom w:val="0"/>
      <w:divBdr>
        <w:top w:val="none" w:sz="0" w:space="0" w:color="auto"/>
        <w:left w:val="none" w:sz="0" w:space="0" w:color="auto"/>
        <w:bottom w:val="none" w:sz="0" w:space="0" w:color="auto"/>
        <w:right w:val="none" w:sz="0" w:space="0" w:color="auto"/>
      </w:divBdr>
    </w:div>
    <w:div w:id="1775977129">
      <w:bodyDiv w:val="1"/>
      <w:marLeft w:val="0"/>
      <w:marRight w:val="0"/>
      <w:marTop w:val="0"/>
      <w:marBottom w:val="0"/>
      <w:divBdr>
        <w:top w:val="none" w:sz="0" w:space="0" w:color="auto"/>
        <w:left w:val="none" w:sz="0" w:space="0" w:color="auto"/>
        <w:bottom w:val="none" w:sz="0" w:space="0" w:color="auto"/>
        <w:right w:val="none" w:sz="0" w:space="0" w:color="auto"/>
      </w:divBdr>
    </w:div>
    <w:div w:id="1776049827">
      <w:bodyDiv w:val="1"/>
      <w:marLeft w:val="0"/>
      <w:marRight w:val="0"/>
      <w:marTop w:val="0"/>
      <w:marBottom w:val="0"/>
      <w:divBdr>
        <w:top w:val="none" w:sz="0" w:space="0" w:color="auto"/>
        <w:left w:val="none" w:sz="0" w:space="0" w:color="auto"/>
        <w:bottom w:val="none" w:sz="0" w:space="0" w:color="auto"/>
        <w:right w:val="none" w:sz="0" w:space="0" w:color="auto"/>
      </w:divBdr>
    </w:div>
    <w:div w:id="1776167985">
      <w:bodyDiv w:val="1"/>
      <w:marLeft w:val="0"/>
      <w:marRight w:val="0"/>
      <w:marTop w:val="0"/>
      <w:marBottom w:val="0"/>
      <w:divBdr>
        <w:top w:val="none" w:sz="0" w:space="0" w:color="auto"/>
        <w:left w:val="none" w:sz="0" w:space="0" w:color="auto"/>
        <w:bottom w:val="none" w:sz="0" w:space="0" w:color="auto"/>
        <w:right w:val="none" w:sz="0" w:space="0" w:color="auto"/>
      </w:divBdr>
    </w:div>
    <w:div w:id="1776241896">
      <w:bodyDiv w:val="1"/>
      <w:marLeft w:val="0"/>
      <w:marRight w:val="0"/>
      <w:marTop w:val="0"/>
      <w:marBottom w:val="0"/>
      <w:divBdr>
        <w:top w:val="none" w:sz="0" w:space="0" w:color="auto"/>
        <w:left w:val="none" w:sz="0" w:space="0" w:color="auto"/>
        <w:bottom w:val="none" w:sz="0" w:space="0" w:color="auto"/>
        <w:right w:val="none" w:sz="0" w:space="0" w:color="auto"/>
      </w:divBdr>
    </w:div>
    <w:div w:id="1776242996">
      <w:bodyDiv w:val="1"/>
      <w:marLeft w:val="0"/>
      <w:marRight w:val="0"/>
      <w:marTop w:val="0"/>
      <w:marBottom w:val="0"/>
      <w:divBdr>
        <w:top w:val="none" w:sz="0" w:space="0" w:color="auto"/>
        <w:left w:val="none" w:sz="0" w:space="0" w:color="auto"/>
        <w:bottom w:val="none" w:sz="0" w:space="0" w:color="auto"/>
        <w:right w:val="none" w:sz="0" w:space="0" w:color="auto"/>
      </w:divBdr>
    </w:div>
    <w:div w:id="1776288807">
      <w:bodyDiv w:val="1"/>
      <w:marLeft w:val="0"/>
      <w:marRight w:val="0"/>
      <w:marTop w:val="0"/>
      <w:marBottom w:val="0"/>
      <w:divBdr>
        <w:top w:val="none" w:sz="0" w:space="0" w:color="auto"/>
        <w:left w:val="none" w:sz="0" w:space="0" w:color="auto"/>
        <w:bottom w:val="none" w:sz="0" w:space="0" w:color="auto"/>
        <w:right w:val="none" w:sz="0" w:space="0" w:color="auto"/>
      </w:divBdr>
    </w:div>
    <w:div w:id="1776557134">
      <w:bodyDiv w:val="1"/>
      <w:marLeft w:val="0"/>
      <w:marRight w:val="0"/>
      <w:marTop w:val="0"/>
      <w:marBottom w:val="0"/>
      <w:divBdr>
        <w:top w:val="none" w:sz="0" w:space="0" w:color="auto"/>
        <w:left w:val="none" w:sz="0" w:space="0" w:color="auto"/>
        <w:bottom w:val="none" w:sz="0" w:space="0" w:color="auto"/>
        <w:right w:val="none" w:sz="0" w:space="0" w:color="auto"/>
      </w:divBdr>
    </w:div>
    <w:div w:id="1776562368">
      <w:bodyDiv w:val="1"/>
      <w:marLeft w:val="0"/>
      <w:marRight w:val="0"/>
      <w:marTop w:val="0"/>
      <w:marBottom w:val="0"/>
      <w:divBdr>
        <w:top w:val="none" w:sz="0" w:space="0" w:color="auto"/>
        <w:left w:val="none" w:sz="0" w:space="0" w:color="auto"/>
        <w:bottom w:val="none" w:sz="0" w:space="0" w:color="auto"/>
        <w:right w:val="none" w:sz="0" w:space="0" w:color="auto"/>
      </w:divBdr>
    </w:div>
    <w:div w:id="1776973889">
      <w:bodyDiv w:val="1"/>
      <w:marLeft w:val="0"/>
      <w:marRight w:val="0"/>
      <w:marTop w:val="0"/>
      <w:marBottom w:val="0"/>
      <w:divBdr>
        <w:top w:val="none" w:sz="0" w:space="0" w:color="auto"/>
        <w:left w:val="none" w:sz="0" w:space="0" w:color="auto"/>
        <w:bottom w:val="none" w:sz="0" w:space="0" w:color="auto"/>
        <w:right w:val="none" w:sz="0" w:space="0" w:color="auto"/>
      </w:divBdr>
    </w:div>
    <w:div w:id="1777021591">
      <w:bodyDiv w:val="1"/>
      <w:marLeft w:val="0"/>
      <w:marRight w:val="0"/>
      <w:marTop w:val="0"/>
      <w:marBottom w:val="0"/>
      <w:divBdr>
        <w:top w:val="none" w:sz="0" w:space="0" w:color="auto"/>
        <w:left w:val="none" w:sz="0" w:space="0" w:color="auto"/>
        <w:bottom w:val="none" w:sz="0" w:space="0" w:color="auto"/>
        <w:right w:val="none" w:sz="0" w:space="0" w:color="auto"/>
      </w:divBdr>
    </w:div>
    <w:div w:id="1777091710">
      <w:bodyDiv w:val="1"/>
      <w:marLeft w:val="0"/>
      <w:marRight w:val="0"/>
      <w:marTop w:val="0"/>
      <w:marBottom w:val="0"/>
      <w:divBdr>
        <w:top w:val="none" w:sz="0" w:space="0" w:color="auto"/>
        <w:left w:val="none" w:sz="0" w:space="0" w:color="auto"/>
        <w:bottom w:val="none" w:sz="0" w:space="0" w:color="auto"/>
        <w:right w:val="none" w:sz="0" w:space="0" w:color="auto"/>
      </w:divBdr>
    </w:div>
    <w:div w:id="1777210710">
      <w:bodyDiv w:val="1"/>
      <w:marLeft w:val="0"/>
      <w:marRight w:val="0"/>
      <w:marTop w:val="0"/>
      <w:marBottom w:val="0"/>
      <w:divBdr>
        <w:top w:val="none" w:sz="0" w:space="0" w:color="auto"/>
        <w:left w:val="none" w:sz="0" w:space="0" w:color="auto"/>
        <w:bottom w:val="none" w:sz="0" w:space="0" w:color="auto"/>
        <w:right w:val="none" w:sz="0" w:space="0" w:color="auto"/>
      </w:divBdr>
    </w:div>
    <w:div w:id="1777483070">
      <w:bodyDiv w:val="1"/>
      <w:marLeft w:val="0"/>
      <w:marRight w:val="0"/>
      <w:marTop w:val="0"/>
      <w:marBottom w:val="0"/>
      <w:divBdr>
        <w:top w:val="none" w:sz="0" w:space="0" w:color="auto"/>
        <w:left w:val="none" w:sz="0" w:space="0" w:color="auto"/>
        <w:bottom w:val="none" w:sz="0" w:space="0" w:color="auto"/>
        <w:right w:val="none" w:sz="0" w:space="0" w:color="auto"/>
      </w:divBdr>
    </w:div>
    <w:div w:id="1777628786">
      <w:bodyDiv w:val="1"/>
      <w:marLeft w:val="0"/>
      <w:marRight w:val="0"/>
      <w:marTop w:val="0"/>
      <w:marBottom w:val="0"/>
      <w:divBdr>
        <w:top w:val="none" w:sz="0" w:space="0" w:color="auto"/>
        <w:left w:val="none" w:sz="0" w:space="0" w:color="auto"/>
        <w:bottom w:val="none" w:sz="0" w:space="0" w:color="auto"/>
        <w:right w:val="none" w:sz="0" w:space="0" w:color="auto"/>
      </w:divBdr>
    </w:div>
    <w:div w:id="1777630185">
      <w:bodyDiv w:val="1"/>
      <w:marLeft w:val="0"/>
      <w:marRight w:val="0"/>
      <w:marTop w:val="0"/>
      <w:marBottom w:val="0"/>
      <w:divBdr>
        <w:top w:val="none" w:sz="0" w:space="0" w:color="auto"/>
        <w:left w:val="none" w:sz="0" w:space="0" w:color="auto"/>
        <w:bottom w:val="none" w:sz="0" w:space="0" w:color="auto"/>
        <w:right w:val="none" w:sz="0" w:space="0" w:color="auto"/>
      </w:divBdr>
    </w:div>
    <w:div w:id="1777745265">
      <w:bodyDiv w:val="1"/>
      <w:marLeft w:val="0"/>
      <w:marRight w:val="0"/>
      <w:marTop w:val="0"/>
      <w:marBottom w:val="0"/>
      <w:divBdr>
        <w:top w:val="none" w:sz="0" w:space="0" w:color="auto"/>
        <w:left w:val="none" w:sz="0" w:space="0" w:color="auto"/>
        <w:bottom w:val="none" w:sz="0" w:space="0" w:color="auto"/>
        <w:right w:val="none" w:sz="0" w:space="0" w:color="auto"/>
      </w:divBdr>
    </w:div>
    <w:div w:id="1777746018">
      <w:bodyDiv w:val="1"/>
      <w:marLeft w:val="0"/>
      <w:marRight w:val="0"/>
      <w:marTop w:val="0"/>
      <w:marBottom w:val="0"/>
      <w:divBdr>
        <w:top w:val="none" w:sz="0" w:space="0" w:color="auto"/>
        <w:left w:val="none" w:sz="0" w:space="0" w:color="auto"/>
        <w:bottom w:val="none" w:sz="0" w:space="0" w:color="auto"/>
        <w:right w:val="none" w:sz="0" w:space="0" w:color="auto"/>
      </w:divBdr>
    </w:div>
    <w:div w:id="1777746929">
      <w:bodyDiv w:val="1"/>
      <w:marLeft w:val="0"/>
      <w:marRight w:val="0"/>
      <w:marTop w:val="0"/>
      <w:marBottom w:val="0"/>
      <w:divBdr>
        <w:top w:val="none" w:sz="0" w:space="0" w:color="auto"/>
        <w:left w:val="none" w:sz="0" w:space="0" w:color="auto"/>
        <w:bottom w:val="none" w:sz="0" w:space="0" w:color="auto"/>
        <w:right w:val="none" w:sz="0" w:space="0" w:color="auto"/>
      </w:divBdr>
    </w:div>
    <w:div w:id="1777754054">
      <w:bodyDiv w:val="1"/>
      <w:marLeft w:val="0"/>
      <w:marRight w:val="0"/>
      <w:marTop w:val="0"/>
      <w:marBottom w:val="0"/>
      <w:divBdr>
        <w:top w:val="none" w:sz="0" w:space="0" w:color="auto"/>
        <w:left w:val="none" w:sz="0" w:space="0" w:color="auto"/>
        <w:bottom w:val="none" w:sz="0" w:space="0" w:color="auto"/>
        <w:right w:val="none" w:sz="0" w:space="0" w:color="auto"/>
      </w:divBdr>
    </w:div>
    <w:div w:id="1777870617">
      <w:bodyDiv w:val="1"/>
      <w:marLeft w:val="0"/>
      <w:marRight w:val="0"/>
      <w:marTop w:val="0"/>
      <w:marBottom w:val="0"/>
      <w:divBdr>
        <w:top w:val="none" w:sz="0" w:space="0" w:color="auto"/>
        <w:left w:val="none" w:sz="0" w:space="0" w:color="auto"/>
        <w:bottom w:val="none" w:sz="0" w:space="0" w:color="auto"/>
        <w:right w:val="none" w:sz="0" w:space="0" w:color="auto"/>
      </w:divBdr>
    </w:div>
    <w:div w:id="1778021909">
      <w:bodyDiv w:val="1"/>
      <w:marLeft w:val="0"/>
      <w:marRight w:val="0"/>
      <w:marTop w:val="0"/>
      <w:marBottom w:val="0"/>
      <w:divBdr>
        <w:top w:val="none" w:sz="0" w:space="0" w:color="auto"/>
        <w:left w:val="none" w:sz="0" w:space="0" w:color="auto"/>
        <w:bottom w:val="none" w:sz="0" w:space="0" w:color="auto"/>
        <w:right w:val="none" w:sz="0" w:space="0" w:color="auto"/>
      </w:divBdr>
    </w:div>
    <w:div w:id="1778215821">
      <w:bodyDiv w:val="1"/>
      <w:marLeft w:val="0"/>
      <w:marRight w:val="0"/>
      <w:marTop w:val="0"/>
      <w:marBottom w:val="0"/>
      <w:divBdr>
        <w:top w:val="none" w:sz="0" w:space="0" w:color="auto"/>
        <w:left w:val="none" w:sz="0" w:space="0" w:color="auto"/>
        <w:bottom w:val="none" w:sz="0" w:space="0" w:color="auto"/>
        <w:right w:val="none" w:sz="0" w:space="0" w:color="auto"/>
      </w:divBdr>
    </w:div>
    <w:div w:id="1778333555">
      <w:bodyDiv w:val="1"/>
      <w:marLeft w:val="0"/>
      <w:marRight w:val="0"/>
      <w:marTop w:val="0"/>
      <w:marBottom w:val="0"/>
      <w:divBdr>
        <w:top w:val="none" w:sz="0" w:space="0" w:color="auto"/>
        <w:left w:val="none" w:sz="0" w:space="0" w:color="auto"/>
        <w:bottom w:val="none" w:sz="0" w:space="0" w:color="auto"/>
        <w:right w:val="none" w:sz="0" w:space="0" w:color="auto"/>
      </w:divBdr>
    </w:div>
    <w:div w:id="1778527002">
      <w:bodyDiv w:val="1"/>
      <w:marLeft w:val="0"/>
      <w:marRight w:val="0"/>
      <w:marTop w:val="0"/>
      <w:marBottom w:val="0"/>
      <w:divBdr>
        <w:top w:val="none" w:sz="0" w:space="0" w:color="auto"/>
        <w:left w:val="none" w:sz="0" w:space="0" w:color="auto"/>
        <w:bottom w:val="none" w:sz="0" w:space="0" w:color="auto"/>
        <w:right w:val="none" w:sz="0" w:space="0" w:color="auto"/>
      </w:divBdr>
    </w:div>
    <w:div w:id="1778599359">
      <w:bodyDiv w:val="1"/>
      <w:marLeft w:val="0"/>
      <w:marRight w:val="0"/>
      <w:marTop w:val="0"/>
      <w:marBottom w:val="0"/>
      <w:divBdr>
        <w:top w:val="none" w:sz="0" w:space="0" w:color="auto"/>
        <w:left w:val="none" w:sz="0" w:space="0" w:color="auto"/>
        <w:bottom w:val="none" w:sz="0" w:space="0" w:color="auto"/>
        <w:right w:val="none" w:sz="0" w:space="0" w:color="auto"/>
      </w:divBdr>
    </w:div>
    <w:div w:id="1778717548">
      <w:bodyDiv w:val="1"/>
      <w:marLeft w:val="0"/>
      <w:marRight w:val="0"/>
      <w:marTop w:val="0"/>
      <w:marBottom w:val="0"/>
      <w:divBdr>
        <w:top w:val="none" w:sz="0" w:space="0" w:color="auto"/>
        <w:left w:val="none" w:sz="0" w:space="0" w:color="auto"/>
        <w:bottom w:val="none" w:sz="0" w:space="0" w:color="auto"/>
        <w:right w:val="none" w:sz="0" w:space="0" w:color="auto"/>
      </w:divBdr>
    </w:div>
    <w:div w:id="1778791185">
      <w:bodyDiv w:val="1"/>
      <w:marLeft w:val="0"/>
      <w:marRight w:val="0"/>
      <w:marTop w:val="0"/>
      <w:marBottom w:val="0"/>
      <w:divBdr>
        <w:top w:val="none" w:sz="0" w:space="0" w:color="auto"/>
        <w:left w:val="none" w:sz="0" w:space="0" w:color="auto"/>
        <w:bottom w:val="none" w:sz="0" w:space="0" w:color="auto"/>
        <w:right w:val="none" w:sz="0" w:space="0" w:color="auto"/>
      </w:divBdr>
    </w:div>
    <w:div w:id="1779330561">
      <w:bodyDiv w:val="1"/>
      <w:marLeft w:val="0"/>
      <w:marRight w:val="0"/>
      <w:marTop w:val="0"/>
      <w:marBottom w:val="0"/>
      <w:divBdr>
        <w:top w:val="none" w:sz="0" w:space="0" w:color="auto"/>
        <w:left w:val="none" w:sz="0" w:space="0" w:color="auto"/>
        <w:bottom w:val="none" w:sz="0" w:space="0" w:color="auto"/>
        <w:right w:val="none" w:sz="0" w:space="0" w:color="auto"/>
      </w:divBdr>
    </w:div>
    <w:div w:id="1779763249">
      <w:bodyDiv w:val="1"/>
      <w:marLeft w:val="0"/>
      <w:marRight w:val="0"/>
      <w:marTop w:val="0"/>
      <w:marBottom w:val="0"/>
      <w:divBdr>
        <w:top w:val="none" w:sz="0" w:space="0" w:color="auto"/>
        <w:left w:val="none" w:sz="0" w:space="0" w:color="auto"/>
        <w:bottom w:val="none" w:sz="0" w:space="0" w:color="auto"/>
        <w:right w:val="none" w:sz="0" w:space="0" w:color="auto"/>
      </w:divBdr>
    </w:div>
    <w:div w:id="1780293164">
      <w:bodyDiv w:val="1"/>
      <w:marLeft w:val="0"/>
      <w:marRight w:val="0"/>
      <w:marTop w:val="0"/>
      <w:marBottom w:val="0"/>
      <w:divBdr>
        <w:top w:val="none" w:sz="0" w:space="0" w:color="auto"/>
        <w:left w:val="none" w:sz="0" w:space="0" w:color="auto"/>
        <w:bottom w:val="none" w:sz="0" w:space="0" w:color="auto"/>
        <w:right w:val="none" w:sz="0" w:space="0" w:color="auto"/>
      </w:divBdr>
    </w:div>
    <w:div w:id="1780375050">
      <w:bodyDiv w:val="1"/>
      <w:marLeft w:val="0"/>
      <w:marRight w:val="0"/>
      <w:marTop w:val="0"/>
      <w:marBottom w:val="0"/>
      <w:divBdr>
        <w:top w:val="none" w:sz="0" w:space="0" w:color="auto"/>
        <w:left w:val="none" w:sz="0" w:space="0" w:color="auto"/>
        <w:bottom w:val="none" w:sz="0" w:space="0" w:color="auto"/>
        <w:right w:val="none" w:sz="0" w:space="0" w:color="auto"/>
      </w:divBdr>
    </w:div>
    <w:div w:id="1780445740">
      <w:bodyDiv w:val="1"/>
      <w:marLeft w:val="0"/>
      <w:marRight w:val="0"/>
      <w:marTop w:val="0"/>
      <w:marBottom w:val="0"/>
      <w:divBdr>
        <w:top w:val="none" w:sz="0" w:space="0" w:color="auto"/>
        <w:left w:val="none" w:sz="0" w:space="0" w:color="auto"/>
        <w:bottom w:val="none" w:sz="0" w:space="0" w:color="auto"/>
        <w:right w:val="none" w:sz="0" w:space="0" w:color="auto"/>
      </w:divBdr>
    </w:div>
    <w:div w:id="1780446464">
      <w:bodyDiv w:val="1"/>
      <w:marLeft w:val="0"/>
      <w:marRight w:val="0"/>
      <w:marTop w:val="0"/>
      <w:marBottom w:val="0"/>
      <w:divBdr>
        <w:top w:val="none" w:sz="0" w:space="0" w:color="auto"/>
        <w:left w:val="none" w:sz="0" w:space="0" w:color="auto"/>
        <w:bottom w:val="none" w:sz="0" w:space="0" w:color="auto"/>
        <w:right w:val="none" w:sz="0" w:space="0" w:color="auto"/>
      </w:divBdr>
    </w:div>
    <w:div w:id="1780564260">
      <w:bodyDiv w:val="1"/>
      <w:marLeft w:val="0"/>
      <w:marRight w:val="0"/>
      <w:marTop w:val="0"/>
      <w:marBottom w:val="0"/>
      <w:divBdr>
        <w:top w:val="none" w:sz="0" w:space="0" w:color="auto"/>
        <w:left w:val="none" w:sz="0" w:space="0" w:color="auto"/>
        <w:bottom w:val="none" w:sz="0" w:space="0" w:color="auto"/>
        <w:right w:val="none" w:sz="0" w:space="0" w:color="auto"/>
      </w:divBdr>
    </w:div>
    <w:div w:id="1780644714">
      <w:bodyDiv w:val="1"/>
      <w:marLeft w:val="0"/>
      <w:marRight w:val="0"/>
      <w:marTop w:val="0"/>
      <w:marBottom w:val="0"/>
      <w:divBdr>
        <w:top w:val="none" w:sz="0" w:space="0" w:color="auto"/>
        <w:left w:val="none" w:sz="0" w:space="0" w:color="auto"/>
        <w:bottom w:val="none" w:sz="0" w:space="0" w:color="auto"/>
        <w:right w:val="none" w:sz="0" w:space="0" w:color="auto"/>
      </w:divBdr>
    </w:div>
    <w:div w:id="1780828324">
      <w:bodyDiv w:val="1"/>
      <w:marLeft w:val="0"/>
      <w:marRight w:val="0"/>
      <w:marTop w:val="0"/>
      <w:marBottom w:val="0"/>
      <w:divBdr>
        <w:top w:val="none" w:sz="0" w:space="0" w:color="auto"/>
        <w:left w:val="none" w:sz="0" w:space="0" w:color="auto"/>
        <w:bottom w:val="none" w:sz="0" w:space="0" w:color="auto"/>
        <w:right w:val="none" w:sz="0" w:space="0" w:color="auto"/>
      </w:divBdr>
    </w:div>
    <w:div w:id="1780833806">
      <w:bodyDiv w:val="1"/>
      <w:marLeft w:val="0"/>
      <w:marRight w:val="0"/>
      <w:marTop w:val="0"/>
      <w:marBottom w:val="0"/>
      <w:divBdr>
        <w:top w:val="none" w:sz="0" w:space="0" w:color="auto"/>
        <w:left w:val="none" w:sz="0" w:space="0" w:color="auto"/>
        <w:bottom w:val="none" w:sz="0" w:space="0" w:color="auto"/>
        <w:right w:val="none" w:sz="0" w:space="0" w:color="auto"/>
      </w:divBdr>
    </w:div>
    <w:div w:id="1780837315">
      <w:bodyDiv w:val="1"/>
      <w:marLeft w:val="0"/>
      <w:marRight w:val="0"/>
      <w:marTop w:val="0"/>
      <w:marBottom w:val="0"/>
      <w:divBdr>
        <w:top w:val="none" w:sz="0" w:space="0" w:color="auto"/>
        <w:left w:val="none" w:sz="0" w:space="0" w:color="auto"/>
        <w:bottom w:val="none" w:sz="0" w:space="0" w:color="auto"/>
        <w:right w:val="none" w:sz="0" w:space="0" w:color="auto"/>
      </w:divBdr>
    </w:div>
    <w:div w:id="1780837555">
      <w:bodyDiv w:val="1"/>
      <w:marLeft w:val="0"/>
      <w:marRight w:val="0"/>
      <w:marTop w:val="0"/>
      <w:marBottom w:val="0"/>
      <w:divBdr>
        <w:top w:val="none" w:sz="0" w:space="0" w:color="auto"/>
        <w:left w:val="none" w:sz="0" w:space="0" w:color="auto"/>
        <w:bottom w:val="none" w:sz="0" w:space="0" w:color="auto"/>
        <w:right w:val="none" w:sz="0" w:space="0" w:color="auto"/>
      </w:divBdr>
    </w:div>
    <w:div w:id="1781024615">
      <w:bodyDiv w:val="1"/>
      <w:marLeft w:val="0"/>
      <w:marRight w:val="0"/>
      <w:marTop w:val="0"/>
      <w:marBottom w:val="0"/>
      <w:divBdr>
        <w:top w:val="none" w:sz="0" w:space="0" w:color="auto"/>
        <w:left w:val="none" w:sz="0" w:space="0" w:color="auto"/>
        <w:bottom w:val="none" w:sz="0" w:space="0" w:color="auto"/>
        <w:right w:val="none" w:sz="0" w:space="0" w:color="auto"/>
      </w:divBdr>
    </w:div>
    <w:div w:id="1781098733">
      <w:bodyDiv w:val="1"/>
      <w:marLeft w:val="0"/>
      <w:marRight w:val="0"/>
      <w:marTop w:val="0"/>
      <w:marBottom w:val="0"/>
      <w:divBdr>
        <w:top w:val="none" w:sz="0" w:space="0" w:color="auto"/>
        <w:left w:val="none" w:sz="0" w:space="0" w:color="auto"/>
        <w:bottom w:val="none" w:sz="0" w:space="0" w:color="auto"/>
        <w:right w:val="none" w:sz="0" w:space="0" w:color="auto"/>
      </w:divBdr>
    </w:div>
    <w:div w:id="1781291202">
      <w:bodyDiv w:val="1"/>
      <w:marLeft w:val="0"/>
      <w:marRight w:val="0"/>
      <w:marTop w:val="0"/>
      <w:marBottom w:val="0"/>
      <w:divBdr>
        <w:top w:val="none" w:sz="0" w:space="0" w:color="auto"/>
        <w:left w:val="none" w:sz="0" w:space="0" w:color="auto"/>
        <w:bottom w:val="none" w:sz="0" w:space="0" w:color="auto"/>
        <w:right w:val="none" w:sz="0" w:space="0" w:color="auto"/>
      </w:divBdr>
    </w:div>
    <w:div w:id="1781412711">
      <w:bodyDiv w:val="1"/>
      <w:marLeft w:val="0"/>
      <w:marRight w:val="0"/>
      <w:marTop w:val="0"/>
      <w:marBottom w:val="0"/>
      <w:divBdr>
        <w:top w:val="none" w:sz="0" w:space="0" w:color="auto"/>
        <w:left w:val="none" w:sz="0" w:space="0" w:color="auto"/>
        <w:bottom w:val="none" w:sz="0" w:space="0" w:color="auto"/>
        <w:right w:val="none" w:sz="0" w:space="0" w:color="auto"/>
      </w:divBdr>
    </w:div>
    <w:div w:id="1781758101">
      <w:bodyDiv w:val="1"/>
      <w:marLeft w:val="0"/>
      <w:marRight w:val="0"/>
      <w:marTop w:val="0"/>
      <w:marBottom w:val="0"/>
      <w:divBdr>
        <w:top w:val="none" w:sz="0" w:space="0" w:color="auto"/>
        <w:left w:val="none" w:sz="0" w:space="0" w:color="auto"/>
        <w:bottom w:val="none" w:sz="0" w:space="0" w:color="auto"/>
        <w:right w:val="none" w:sz="0" w:space="0" w:color="auto"/>
      </w:divBdr>
    </w:div>
    <w:div w:id="1781796909">
      <w:bodyDiv w:val="1"/>
      <w:marLeft w:val="0"/>
      <w:marRight w:val="0"/>
      <w:marTop w:val="0"/>
      <w:marBottom w:val="0"/>
      <w:divBdr>
        <w:top w:val="none" w:sz="0" w:space="0" w:color="auto"/>
        <w:left w:val="none" w:sz="0" w:space="0" w:color="auto"/>
        <w:bottom w:val="none" w:sz="0" w:space="0" w:color="auto"/>
        <w:right w:val="none" w:sz="0" w:space="0" w:color="auto"/>
      </w:divBdr>
    </w:div>
    <w:div w:id="1781874270">
      <w:bodyDiv w:val="1"/>
      <w:marLeft w:val="0"/>
      <w:marRight w:val="0"/>
      <w:marTop w:val="0"/>
      <w:marBottom w:val="0"/>
      <w:divBdr>
        <w:top w:val="none" w:sz="0" w:space="0" w:color="auto"/>
        <w:left w:val="none" w:sz="0" w:space="0" w:color="auto"/>
        <w:bottom w:val="none" w:sz="0" w:space="0" w:color="auto"/>
        <w:right w:val="none" w:sz="0" w:space="0" w:color="auto"/>
      </w:divBdr>
    </w:div>
    <w:div w:id="1781993809">
      <w:bodyDiv w:val="1"/>
      <w:marLeft w:val="0"/>
      <w:marRight w:val="0"/>
      <w:marTop w:val="0"/>
      <w:marBottom w:val="0"/>
      <w:divBdr>
        <w:top w:val="none" w:sz="0" w:space="0" w:color="auto"/>
        <w:left w:val="none" w:sz="0" w:space="0" w:color="auto"/>
        <w:bottom w:val="none" w:sz="0" w:space="0" w:color="auto"/>
        <w:right w:val="none" w:sz="0" w:space="0" w:color="auto"/>
      </w:divBdr>
    </w:div>
    <w:div w:id="1782071469">
      <w:bodyDiv w:val="1"/>
      <w:marLeft w:val="0"/>
      <w:marRight w:val="0"/>
      <w:marTop w:val="0"/>
      <w:marBottom w:val="0"/>
      <w:divBdr>
        <w:top w:val="none" w:sz="0" w:space="0" w:color="auto"/>
        <w:left w:val="none" w:sz="0" w:space="0" w:color="auto"/>
        <w:bottom w:val="none" w:sz="0" w:space="0" w:color="auto"/>
        <w:right w:val="none" w:sz="0" w:space="0" w:color="auto"/>
      </w:divBdr>
    </w:div>
    <w:div w:id="1782265047">
      <w:bodyDiv w:val="1"/>
      <w:marLeft w:val="0"/>
      <w:marRight w:val="0"/>
      <w:marTop w:val="0"/>
      <w:marBottom w:val="0"/>
      <w:divBdr>
        <w:top w:val="none" w:sz="0" w:space="0" w:color="auto"/>
        <w:left w:val="none" w:sz="0" w:space="0" w:color="auto"/>
        <w:bottom w:val="none" w:sz="0" w:space="0" w:color="auto"/>
        <w:right w:val="none" w:sz="0" w:space="0" w:color="auto"/>
      </w:divBdr>
    </w:div>
    <w:div w:id="1782336752">
      <w:bodyDiv w:val="1"/>
      <w:marLeft w:val="0"/>
      <w:marRight w:val="0"/>
      <w:marTop w:val="0"/>
      <w:marBottom w:val="0"/>
      <w:divBdr>
        <w:top w:val="none" w:sz="0" w:space="0" w:color="auto"/>
        <w:left w:val="none" w:sz="0" w:space="0" w:color="auto"/>
        <w:bottom w:val="none" w:sz="0" w:space="0" w:color="auto"/>
        <w:right w:val="none" w:sz="0" w:space="0" w:color="auto"/>
      </w:divBdr>
    </w:div>
    <w:div w:id="1782652217">
      <w:bodyDiv w:val="1"/>
      <w:marLeft w:val="0"/>
      <w:marRight w:val="0"/>
      <w:marTop w:val="0"/>
      <w:marBottom w:val="0"/>
      <w:divBdr>
        <w:top w:val="none" w:sz="0" w:space="0" w:color="auto"/>
        <w:left w:val="none" w:sz="0" w:space="0" w:color="auto"/>
        <w:bottom w:val="none" w:sz="0" w:space="0" w:color="auto"/>
        <w:right w:val="none" w:sz="0" w:space="0" w:color="auto"/>
      </w:divBdr>
    </w:div>
    <w:div w:id="1782844537">
      <w:bodyDiv w:val="1"/>
      <w:marLeft w:val="0"/>
      <w:marRight w:val="0"/>
      <w:marTop w:val="0"/>
      <w:marBottom w:val="0"/>
      <w:divBdr>
        <w:top w:val="none" w:sz="0" w:space="0" w:color="auto"/>
        <w:left w:val="none" w:sz="0" w:space="0" w:color="auto"/>
        <w:bottom w:val="none" w:sz="0" w:space="0" w:color="auto"/>
        <w:right w:val="none" w:sz="0" w:space="0" w:color="auto"/>
      </w:divBdr>
    </w:div>
    <w:div w:id="1782914506">
      <w:bodyDiv w:val="1"/>
      <w:marLeft w:val="0"/>
      <w:marRight w:val="0"/>
      <w:marTop w:val="0"/>
      <w:marBottom w:val="0"/>
      <w:divBdr>
        <w:top w:val="none" w:sz="0" w:space="0" w:color="auto"/>
        <w:left w:val="none" w:sz="0" w:space="0" w:color="auto"/>
        <w:bottom w:val="none" w:sz="0" w:space="0" w:color="auto"/>
        <w:right w:val="none" w:sz="0" w:space="0" w:color="auto"/>
      </w:divBdr>
    </w:div>
    <w:div w:id="1782918100">
      <w:bodyDiv w:val="1"/>
      <w:marLeft w:val="0"/>
      <w:marRight w:val="0"/>
      <w:marTop w:val="0"/>
      <w:marBottom w:val="0"/>
      <w:divBdr>
        <w:top w:val="none" w:sz="0" w:space="0" w:color="auto"/>
        <w:left w:val="none" w:sz="0" w:space="0" w:color="auto"/>
        <w:bottom w:val="none" w:sz="0" w:space="0" w:color="auto"/>
        <w:right w:val="none" w:sz="0" w:space="0" w:color="auto"/>
      </w:divBdr>
    </w:div>
    <w:div w:id="1782993693">
      <w:bodyDiv w:val="1"/>
      <w:marLeft w:val="0"/>
      <w:marRight w:val="0"/>
      <w:marTop w:val="0"/>
      <w:marBottom w:val="0"/>
      <w:divBdr>
        <w:top w:val="none" w:sz="0" w:space="0" w:color="auto"/>
        <w:left w:val="none" w:sz="0" w:space="0" w:color="auto"/>
        <w:bottom w:val="none" w:sz="0" w:space="0" w:color="auto"/>
        <w:right w:val="none" w:sz="0" w:space="0" w:color="auto"/>
      </w:divBdr>
    </w:div>
    <w:div w:id="1783068850">
      <w:bodyDiv w:val="1"/>
      <w:marLeft w:val="0"/>
      <w:marRight w:val="0"/>
      <w:marTop w:val="0"/>
      <w:marBottom w:val="0"/>
      <w:divBdr>
        <w:top w:val="none" w:sz="0" w:space="0" w:color="auto"/>
        <w:left w:val="none" w:sz="0" w:space="0" w:color="auto"/>
        <w:bottom w:val="none" w:sz="0" w:space="0" w:color="auto"/>
        <w:right w:val="none" w:sz="0" w:space="0" w:color="auto"/>
      </w:divBdr>
    </w:div>
    <w:div w:id="1783110308">
      <w:bodyDiv w:val="1"/>
      <w:marLeft w:val="0"/>
      <w:marRight w:val="0"/>
      <w:marTop w:val="0"/>
      <w:marBottom w:val="0"/>
      <w:divBdr>
        <w:top w:val="none" w:sz="0" w:space="0" w:color="auto"/>
        <w:left w:val="none" w:sz="0" w:space="0" w:color="auto"/>
        <w:bottom w:val="none" w:sz="0" w:space="0" w:color="auto"/>
        <w:right w:val="none" w:sz="0" w:space="0" w:color="auto"/>
      </w:divBdr>
    </w:div>
    <w:div w:id="1783499472">
      <w:bodyDiv w:val="1"/>
      <w:marLeft w:val="0"/>
      <w:marRight w:val="0"/>
      <w:marTop w:val="0"/>
      <w:marBottom w:val="0"/>
      <w:divBdr>
        <w:top w:val="none" w:sz="0" w:space="0" w:color="auto"/>
        <w:left w:val="none" w:sz="0" w:space="0" w:color="auto"/>
        <w:bottom w:val="none" w:sz="0" w:space="0" w:color="auto"/>
        <w:right w:val="none" w:sz="0" w:space="0" w:color="auto"/>
      </w:divBdr>
    </w:div>
    <w:div w:id="1783529410">
      <w:bodyDiv w:val="1"/>
      <w:marLeft w:val="0"/>
      <w:marRight w:val="0"/>
      <w:marTop w:val="0"/>
      <w:marBottom w:val="0"/>
      <w:divBdr>
        <w:top w:val="none" w:sz="0" w:space="0" w:color="auto"/>
        <w:left w:val="none" w:sz="0" w:space="0" w:color="auto"/>
        <w:bottom w:val="none" w:sz="0" w:space="0" w:color="auto"/>
        <w:right w:val="none" w:sz="0" w:space="0" w:color="auto"/>
      </w:divBdr>
    </w:div>
    <w:div w:id="1783571549">
      <w:bodyDiv w:val="1"/>
      <w:marLeft w:val="0"/>
      <w:marRight w:val="0"/>
      <w:marTop w:val="0"/>
      <w:marBottom w:val="0"/>
      <w:divBdr>
        <w:top w:val="none" w:sz="0" w:space="0" w:color="auto"/>
        <w:left w:val="none" w:sz="0" w:space="0" w:color="auto"/>
        <w:bottom w:val="none" w:sz="0" w:space="0" w:color="auto"/>
        <w:right w:val="none" w:sz="0" w:space="0" w:color="auto"/>
      </w:divBdr>
    </w:div>
    <w:div w:id="1783645037">
      <w:bodyDiv w:val="1"/>
      <w:marLeft w:val="0"/>
      <w:marRight w:val="0"/>
      <w:marTop w:val="0"/>
      <w:marBottom w:val="0"/>
      <w:divBdr>
        <w:top w:val="none" w:sz="0" w:space="0" w:color="auto"/>
        <w:left w:val="none" w:sz="0" w:space="0" w:color="auto"/>
        <w:bottom w:val="none" w:sz="0" w:space="0" w:color="auto"/>
        <w:right w:val="none" w:sz="0" w:space="0" w:color="auto"/>
      </w:divBdr>
    </w:div>
    <w:div w:id="1783720948">
      <w:bodyDiv w:val="1"/>
      <w:marLeft w:val="0"/>
      <w:marRight w:val="0"/>
      <w:marTop w:val="0"/>
      <w:marBottom w:val="0"/>
      <w:divBdr>
        <w:top w:val="none" w:sz="0" w:space="0" w:color="auto"/>
        <w:left w:val="none" w:sz="0" w:space="0" w:color="auto"/>
        <w:bottom w:val="none" w:sz="0" w:space="0" w:color="auto"/>
        <w:right w:val="none" w:sz="0" w:space="0" w:color="auto"/>
      </w:divBdr>
    </w:div>
    <w:div w:id="1783724803">
      <w:bodyDiv w:val="1"/>
      <w:marLeft w:val="0"/>
      <w:marRight w:val="0"/>
      <w:marTop w:val="0"/>
      <w:marBottom w:val="0"/>
      <w:divBdr>
        <w:top w:val="none" w:sz="0" w:space="0" w:color="auto"/>
        <w:left w:val="none" w:sz="0" w:space="0" w:color="auto"/>
        <w:bottom w:val="none" w:sz="0" w:space="0" w:color="auto"/>
        <w:right w:val="none" w:sz="0" w:space="0" w:color="auto"/>
      </w:divBdr>
    </w:div>
    <w:div w:id="1784106248">
      <w:bodyDiv w:val="1"/>
      <w:marLeft w:val="0"/>
      <w:marRight w:val="0"/>
      <w:marTop w:val="0"/>
      <w:marBottom w:val="0"/>
      <w:divBdr>
        <w:top w:val="none" w:sz="0" w:space="0" w:color="auto"/>
        <w:left w:val="none" w:sz="0" w:space="0" w:color="auto"/>
        <w:bottom w:val="none" w:sz="0" w:space="0" w:color="auto"/>
        <w:right w:val="none" w:sz="0" w:space="0" w:color="auto"/>
      </w:divBdr>
    </w:div>
    <w:div w:id="1784112911">
      <w:bodyDiv w:val="1"/>
      <w:marLeft w:val="0"/>
      <w:marRight w:val="0"/>
      <w:marTop w:val="0"/>
      <w:marBottom w:val="0"/>
      <w:divBdr>
        <w:top w:val="none" w:sz="0" w:space="0" w:color="auto"/>
        <w:left w:val="none" w:sz="0" w:space="0" w:color="auto"/>
        <w:bottom w:val="none" w:sz="0" w:space="0" w:color="auto"/>
        <w:right w:val="none" w:sz="0" w:space="0" w:color="auto"/>
      </w:divBdr>
    </w:div>
    <w:div w:id="1784376903">
      <w:bodyDiv w:val="1"/>
      <w:marLeft w:val="0"/>
      <w:marRight w:val="0"/>
      <w:marTop w:val="0"/>
      <w:marBottom w:val="0"/>
      <w:divBdr>
        <w:top w:val="none" w:sz="0" w:space="0" w:color="auto"/>
        <w:left w:val="none" w:sz="0" w:space="0" w:color="auto"/>
        <w:bottom w:val="none" w:sz="0" w:space="0" w:color="auto"/>
        <w:right w:val="none" w:sz="0" w:space="0" w:color="auto"/>
      </w:divBdr>
    </w:div>
    <w:div w:id="1784878476">
      <w:bodyDiv w:val="1"/>
      <w:marLeft w:val="0"/>
      <w:marRight w:val="0"/>
      <w:marTop w:val="0"/>
      <w:marBottom w:val="0"/>
      <w:divBdr>
        <w:top w:val="none" w:sz="0" w:space="0" w:color="auto"/>
        <w:left w:val="none" w:sz="0" w:space="0" w:color="auto"/>
        <w:bottom w:val="none" w:sz="0" w:space="0" w:color="auto"/>
        <w:right w:val="none" w:sz="0" w:space="0" w:color="auto"/>
      </w:divBdr>
    </w:div>
    <w:div w:id="1784883890">
      <w:bodyDiv w:val="1"/>
      <w:marLeft w:val="0"/>
      <w:marRight w:val="0"/>
      <w:marTop w:val="0"/>
      <w:marBottom w:val="0"/>
      <w:divBdr>
        <w:top w:val="none" w:sz="0" w:space="0" w:color="auto"/>
        <w:left w:val="none" w:sz="0" w:space="0" w:color="auto"/>
        <w:bottom w:val="none" w:sz="0" w:space="0" w:color="auto"/>
        <w:right w:val="none" w:sz="0" w:space="0" w:color="auto"/>
      </w:divBdr>
    </w:div>
    <w:div w:id="1784884131">
      <w:bodyDiv w:val="1"/>
      <w:marLeft w:val="0"/>
      <w:marRight w:val="0"/>
      <w:marTop w:val="0"/>
      <w:marBottom w:val="0"/>
      <w:divBdr>
        <w:top w:val="none" w:sz="0" w:space="0" w:color="auto"/>
        <w:left w:val="none" w:sz="0" w:space="0" w:color="auto"/>
        <w:bottom w:val="none" w:sz="0" w:space="0" w:color="auto"/>
        <w:right w:val="none" w:sz="0" w:space="0" w:color="auto"/>
      </w:divBdr>
    </w:div>
    <w:div w:id="1784960220">
      <w:bodyDiv w:val="1"/>
      <w:marLeft w:val="0"/>
      <w:marRight w:val="0"/>
      <w:marTop w:val="0"/>
      <w:marBottom w:val="0"/>
      <w:divBdr>
        <w:top w:val="none" w:sz="0" w:space="0" w:color="auto"/>
        <w:left w:val="none" w:sz="0" w:space="0" w:color="auto"/>
        <w:bottom w:val="none" w:sz="0" w:space="0" w:color="auto"/>
        <w:right w:val="none" w:sz="0" w:space="0" w:color="auto"/>
      </w:divBdr>
    </w:div>
    <w:div w:id="1785004888">
      <w:bodyDiv w:val="1"/>
      <w:marLeft w:val="0"/>
      <w:marRight w:val="0"/>
      <w:marTop w:val="0"/>
      <w:marBottom w:val="0"/>
      <w:divBdr>
        <w:top w:val="none" w:sz="0" w:space="0" w:color="auto"/>
        <w:left w:val="none" w:sz="0" w:space="0" w:color="auto"/>
        <w:bottom w:val="none" w:sz="0" w:space="0" w:color="auto"/>
        <w:right w:val="none" w:sz="0" w:space="0" w:color="auto"/>
      </w:divBdr>
    </w:div>
    <w:div w:id="1785149434">
      <w:bodyDiv w:val="1"/>
      <w:marLeft w:val="0"/>
      <w:marRight w:val="0"/>
      <w:marTop w:val="0"/>
      <w:marBottom w:val="0"/>
      <w:divBdr>
        <w:top w:val="none" w:sz="0" w:space="0" w:color="auto"/>
        <w:left w:val="none" w:sz="0" w:space="0" w:color="auto"/>
        <w:bottom w:val="none" w:sz="0" w:space="0" w:color="auto"/>
        <w:right w:val="none" w:sz="0" w:space="0" w:color="auto"/>
      </w:divBdr>
    </w:div>
    <w:div w:id="1785223573">
      <w:bodyDiv w:val="1"/>
      <w:marLeft w:val="0"/>
      <w:marRight w:val="0"/>
      <w:marTop w:val="0"/>
      <w:marBottom w:val="0"/>
      <w:divBdr>
        <w:top w:val="none" w:sz="0" w:space="0" w:color="auto"/>
        <w:left w:val="none" w:sz="0" w:space="0" w:color="auto"/>
        <w:bottom w:val="none" w:sz="0" w:space="0" w:color="auto"/>
        <w:right w:val="none" w:sz="0" w:space="0" w:color="auto"/>
      </w:divBdr>
    </w:div>
    <w:div w:id="1785228206">
      <w:bodyDiv w:val="1"/>
      <w:marLeft w:val="0"/>
      <w:marRight w:val="0"/>
      <w:marTop w:val="0"/>
      <w:marBottom w:val="0"/>
      <w:divBdr>
        <w:top w:val="none" w:sz="0" w:space="0" w:color="auto"/>
        <w:left w:val="none" w:sz="0" w:space="0" w:color="auto"/>
        <w:bottom w:val="none" w:sz="0" w:space="0" w:color="auto"/>
        <w:right w:val="none" w:sz="0" w:space="0" w:color="auto"/>
      </w:divBdr>
    </w:div>
    <w:div w:id="1785340314">
      <w:bodyDiv w:val="1"/>
      <w:marLeft w:val="0"/>
      <w:marRight w:val="0"/>
      <w:marTop w:val="0"/>
      <w:marBottom w:val="0"/>
      <w:divBdr>
        <w:top w:val="none" w:sz="0" w:space="0" w:color="auto"/>
        <w:left w:val="none" w:sz="0" w:space="0" w:color="auto"/>
        <w:bottom w:val="none" w:sz="0" w:space="0" w:color="auto"/>
        <w:right w:val="none" w:sz="0" w:space="0" w:color="auto"/>
      </w:divBdr>
    </w:div>
    <w:div w:id="1785344880">
      <w:bodyDiv w:val="1"/>
      <w:marLeft w:val="0"/>
      <w:marRight w:val="0"/>
      <w:marTop w:val="0"/>
      <w:marBottom w:val="0"/>
      <w:divBdr>
        <w:top w:val="none" w:sz="0" w:space="0" w:color="auto"/>
        <w:left w:val="none" w:sz="0" w:space="0" w:color="auto"/>
        <w:bottom w:val="none" w:sz="0" w:space="0" w:color="auto"/>
        <w:right w:val="none" w:sz="0" w:space="0" w:color="auto"/>
      </w:divBdr>
    </w:div>
    <w:div w:id="1785345924">
      <w:bodyDiv w:val="1"/>
      <w:marLeft w:val="0"/>
      <w:marRight w:val="0"/>
      <w:marTop w:val="0"/>
      <w:marBottom w:val="0"/>
      <w:divBdr>
        <w:top w:val="none" w:sz="0" w:space="0" w:color="auto"/>
        <w:left w:val="none" w:sz="0" w:space="0" w:color="auto"/>
        <w:bottom w:val="none" w:sz="0" w:space="0" w:color="auto"/>
        <w:right w:val="none" w:sz="0" w:space="0" w:color="auto"/>
      </w:divBdr>
    </w:div>
    <w:div w:id="1785463779">
      <w:bodyDiv w:val="1"/>
      <w:marLeft w:val="0"/>
      <w:marRight w:val="0"/>
      <w:marTop w:val="0"/>
      <w:marBottom w:val="0"/>
      <w:divBdr>
        <w:top w:val="none" w:sz="0" w:space="0" w:color="auto"/>
        <w:left w:val="none" w:sz="0" w:space="0" w:color="auto"/>
        <w:bottom w:val="none" w:sz="0" w:space="0" w:color="auto"/>
        <w:right w:val="none" w:sz="0" w:space="0" w:color="auto"/>
      </w:divBdr>
    </w:div>
    <w:div w:id="1785616296">
      <w:bodyDiv w:val="1"/>
      <w:marLeft w:val="0"/>
      <w:marRight w:val="0"/>
      <w:marTop w:val="0"/>
      <w:marBottom w:val="0"/>
      <w:divBdr>
        <w:top w:val="none" w:sz="0" w:space="0" w:color="auto"/>
        <w:left w:val="none" w:sz="0" w:space="0" w:color="auto"/>
        <w:bottom w:val="none" w:sz="0" w:space="0" w:color="auto"/>
        <w:right w:val="none" w:sz="0" w:space="0" w:color="auto"/>
      </w:divBdr>
    </w:div>
    <w:div w:id="1785685524">
      <w:bodyDiv w:val="1"/>
      <w:marLeft w:val="0"/>
      <w:marRight w:val="0"/>
      <w:marTop w:val="0"/>
      <w:marBottom w:val="0"/>
      <w:divBdr>
        <w:top w:val="none" w:sz="0" w:space="0" w:color="auto"/>
        <w:left w:val="none" w:sz="0" w:space="0" w:color="auto"/>
        <w:bottom w:val="none" w:sz="0" w:space="0" w:color="auto"/>
        <w:right w:val="none" w:sz="0" w:space="0" w:color="auto"/>
      </w:divBdr>
    </w:div>
    <w:div w:id="1785687082">
      <w:bodyDiv w:val="1"/>
      <w:marLeft w:val="0"/>
      <w:marRight w:val="0"/>
      <w:marTop w:val="0"/>
      <w:marBottom w:val="0"/>
      <w:divBdr>
        <w:top w:val="none" w:sz="0" w:space="0" w:color="auto"/>
        <w:left w:val="none" w:sz="0" w:space="0" w:color="auto"/>
        <w:bottom w:val="none" w:sz="0" w:space="0" w:color="auto"/>
        <w:right w:val="none" w:sz="0" w:space="0" w:color="auto"/>
      </w:divBdr>
    </w:div>
    <w:div w:id="1785691390">
      <w:bodyDiv w:val="1"/>
      <w:marLeft w:val="0"/>
      <w:marRight w:val="0"/>
      <w:marTop w:val="0"/>
      <w:marBottom w:val="0"/>
      <w:divBdr>
        <w:top w:val="none" w:sz="0" w:space="0" w:color="auto"/>
        <w:left w:val="none" w:sz="0" w:space="0" w:color="auto"/>
        <w:bottom w:val="none" w:sz="0" w:space="0" w:color="auto"/>
        <w:right w:val="none" w:sz="0" w:space="0" w:color="auto"/>
      </w:divBdr>
    </w:div>
    <w:div w:id="1785726718">
      <w:bodyDiv w:val="1"/>
      <w:marLeft w:val="0"/>
      <w:marRight w:val="0"/>
      <w:marTop w:val="0"/>
      <w:marBottom w:val="0"/>
      <w:divBdr>
        <w:top w:val="none" w:sz="0" w:space="0" w:color="auto"/>
        <w:left w:val="none" w:sz="0" w:space="0" w:color="auto"/>
        <w:bottom w:val="none" w:sz="0" w:space="0" w:color="auto"/>
        <w:right w:val="none" w:sz="0" w:space="0" w:color="auto"/>
      </w:divBdr>
    </w:div>
    <w:div w:id="1785731152">
      <w:bodyDiv w:val="1"/>
      <w:marLeft w:val="0"/>
      <w:marRight w:val="0"/>
      <w:marTop w:val="0"/>
      <w:marBottom w:val="0"/>
      <w:divBdr>
        <w:top w:val="none" w:sz="0" w:space="0" w:color="auto"/>
        <w:left w:val="none" w:sz="0" w:space="0" w:color="auto"/>
        <w:bottom w:val="none" w:sz="0" w:space="0" w:color="auto"/>
        <w:right w:val="none" w:sz="0" w:space="0" w:color="auto"/>
      </w:divBdr>
    </w:div>
    <w:div w:id="1785735105">
      <w:bodyDiv w:val="1"/>
      <w:marLeft w:val="0"/>
      <w:marRight w:val="0"/>
      <w:marTop w:val="0"/>
      <w:marBottom w:val="0"/>
      <w:divBdr>
        <w:top w:val="none" w:sz="0" w:space="0" w:color="auto"/>
        <w:left w:val="none" w:sz="0" w:space="0" w:color="auto"/>
        <w:bottom w:val="none" w:sz="0" w:space="0" w:color="auto"/>
        <w:right w:val="none" w:sz="0" w:space="0" w:color="auto"/>
      </w:divBdr>
    </w:div>
    <w:div w:id="1786000102">
      <w:bodyDiv w:val="1"/>
      <w:marLeft w:val="0"/>
      <w:marRight w:val="0"/>
      <w:marTop w:val="0"/>
      <w:marBottom w:val="0"/>
      <w:divBdr>
        <w:top w:val="none" w:sz="0" w:space="0" w:color="auto"/>
        <w:left w:val="none" w:sz="0" w:space="0" w:color="auto"/>
        <w:bottom w:val="none" w:sz="0" w:space="0" w:color="auto"/>
        <w:right w:val="none" w:sz="0" w:space="0" w:color="auto"/>
      </w:divBdr>
    </w:div>
    <w:div w:id="1786120239">
      <w:bodyDiv w:val="1"/>
      <w:marLeft w:val="0"/>
      <w:marRight w:val="0"/>
      <w:marTop w:val="0"/>
      <w:marBottom w:val="0"/>
      <w:divBdr>
        <w:top w:val="none" w:sz="0" w:space="0" w:color="auto"/>
        <w:left w:val="none" w:sz="0" w:space="0" w:color="auto"/>
        <w:bottom w:val="none" w:sz="0" w:space="0" w:color="auto"/>
        <w:right w:val="none" w:sz="0" w:space="0" w:color="auto"/>
      </w:divBdr>
    </w:div>
    <w:div w:id="1786314901">
      <w:bodyDiv w:val="1"/>
      <w:marLeft w:val="0"/>
      <w:marRight w:val="0"/>
      <w:marTop w:val="0"/>
      <w:marBottom w:val="0"/>
      <w:divBdr>
        <w:top w:val="none" w:sz="0" w:space="0" w:color="auto"/>
        <w:left w:val="none" w:sz="0" w:space="0" w:color="auto"/>
        <w:bottom w:val="none" w:sz="0" w:space="0" w:color="auto"/>
        <w:right w:val="none" w:sz="0" w:space="0" w:color="auto"/>
      </w:divBdr>
    </w:div>
    <w:div w:id="1786460461">
      <w:bodyDiv w:val="1"/>
      <w:marLeft w:val="0"/>
      <w:marRight w:val="0"/>
      <w:marTop w:val="0"/>
      <w:marBottom w:val="0"/>
      <w:divBdr>
        <w:top w:val="none" w:sz="0" w:space="0" w:color="auto"/>
        <w:left w:val="none" w:sz="0" w:space="0" w:color="auto"/>
        <w:bottom w:val="none" w:sz="0" w:space="0" w:color="auto"/>
        <w:right w:val="none" w:sz="0" w:space="0" w:color="auto"/>
      </w:divBdr>
    </w:div>
    <w:div w:id="1786541148">
      <w:bodyDiv w:val="1"/>
      <w:marLeft w:val="0"/>
      <w:marRight w:val="0"/>
      <w:marTop w:val="0"/>
      <w:marBottom w:val="0"/>
      <w:divBdr>
        <w:top w:val="none" w:sz="0" w:space="0" w:color="auto"/>
        <w:left w:val="none" w:sz="0" w:space="0" w:color="auto"/>
        <w:bottom w:val="none" w:sz="0" w:space="0" w:color="auto"/>
        <w:right w:val="none" w:sz="0" w:space="0" w:color="auto"/>
      </w:divBdr>
    </w:div>
    <w:div w:id="1786581671">
      <w:bodyDiv w:val="1"/>
      <w:marLeft w:val="0"/>
      <w:marRight w:val="0"/>
      <w:marTop w:val="0"/>
      <w:marBottom w:val="0"/>
      <w:divBdr>
        <w:top w:val="none" w:sz="0" w:space="0" w:color="auto"/>
        <w:left w:val="none" w:sz="0" w:space="0" w:color="auto"/>
        <w:bottom w:val="none" w:sz="0" w:space="0" w:color="auto"/>
        <w:right w:val="none" w:sz="0" w:space="0" w:color="auto"/>
      </w:divBdr>
    </w:div>
    <w:div w:id="1786733354">
      <w:bodyDiv w:val="1"/>
      <w:marLeft w:val="0"/>
      <w:marRight w:val="0"/>
      <w:marTop w:val="0"/>
      <w:marBottom w:val="0"/>
      <w:divBdr>
        <w:top w:val="none" w:sz="0" w:space="0" w:color="auto"/>
        <w:left w:val="none" w:sz="0" w:space="0" w:color="auto"/>
        <w:bottom w:val="none" w:sz="0" w:space="0" w:color="auto"/>
        <w:right w:val="none" w:sz="0" w:space="0" w:color="auto"/>
      </w:divBdr>
    </w:div>
    <w:div w:id="1786848698">
      <w:bodyDiv w:val="1"/>
      <w:marLeft w:val="0"/>
      <w:marRight w:val="0"/>
      <w:marTop w:val="0"/>
      <w:marBottom w:val="0"/>
      <w:divBdr>
        <w:top w:val="none" w:sz="0" w:space="0" w:color="auto"/>
        <w:left w:val="none" w:sz="0" w:space="0" w:color="auto"/>
        <w:bottom w:val="none" w:sz="0" w:space="0" w:color="auto"/>
        <w:right w:val="none" w:sz="0" w:space="0" w:color="auto"/>
      </w:divBdr>
    </w:div>
    <w:div w:id="1787700780">
      <w:bodyDiv w:val="1"/>
      <w:marLeft w:val="0"/>
      <w:marRight w:val="0"/>
      <w:marTop w:val="0"/>
      <w:marBottom w:val="0"/>
      <w:divBdr>
        <w:top w:val="none" w:sz="0" w:space="0" w:color="auto"/>
        <w:left w:val="none" w:sz="0" w:space="0" w:color="auto"/>
        <w:bottom w:val="none" w:sz="0" w:space="0" w:color="auto"/>
        <w:right w:val="none" w:sz="0" w:space="0" w:color="auto"/>
      </w:divBdr>
    </w:div>
    <w:div w:id="1787769731">
      <w:bodyDiv w:val="1"/>
      <w:marLeft w:val="0"/>
      <w:marRight w:val="0"/>
      <w:marTop w:val="0"/>
      <w:marBottom w:val="0"/>
      <w:divBdr>
        <w:top w:val="none" w:sz="0" w:space="0" w:color="auto"/>
        <w:left w:val="none" w:sz="0" w:space="0" w:color="auto"/>
        <w:bottom w:val="none" w:sz="0" w:space="0" w:color="auto"/>
        <w:right w:val="none" w:sz="0" w:space="0" w:color="auto"/>
      </w:divBdr>
    </w:div>
    <w:div w:id="1788423953">
      <w:bodyDiv w:val="1"/>
      <w:marLeft w:val="0"/>
      <w:marRight w:val="0"/>
      <w:marTop w:val="0"/>
      <w:marBottom w:val="0"/>
      <w:divBdr>
        <w:top w:val="none" w:sz="0" w:space="0" w:color="auto"/>
        <w:left w:val="none" w:sz="0" w:space="0" w:color="auto"/>
        <w:bottom w:val="none" w:sz="0" w:space="0" w:color="auto"/>
        <w:right w:val="none" w:sz="0" w:space="0" w:color="auto"/>
      </w:divBdr>
    </w:div>
    <w:div w:id="1788430708">
      <w:bodyDiv w:val="1"/>
      <w:marLeft w:val="0"/>
      <w:marRight w:val="0"/>
      <w:marTop w:val="0"/>
      <w:marBottom w:val="0"/>
      <w:divBdr>
        <w:top w:val="none" w:sz="0" w:space="0" w:color="auto"/>
        <w:left w:val="none" w:sz="0" w:space="0" w:color="auto"/>
        <w:bottom w:val="none" w:sz="0" w:space="0" w:color="auto"/>
        <w:right w:val="none" w:sz="0" w:space="0" w:color="auto"/>
      </w:divBdr>
    </w:div>
    <w:div w:id="1788574351">
      <w:bodyDiv w:val="1"/>
      <w:marLeft w:val="0"/>
      <w:marRight w:val="0"/>
      <w:marTop w:val="0"/>
      <w:marBottom w:val="0"/>
      <w:divBdr>
        <w:top w:val="none" w:sz="0" w:space="0" w:color="auto"/>
        <w:left w:val="none" w:sz="0" w:space="0" w:color="auto"/>
        <w:bottom w:val="none" w:sz="0" w:space="0" w:color="auto"/>
        <w:right w:val="none" w:sz="0" w:space="0" w:color="auto"/>
      </w:divBdr>
    </w:div>
    <w:div w:id="1788887703">
      <w:bodyDiv w:val="1"/>
      <w:marLeft w:val="0"/>
      <w:marRight w:val="0"/>
      <w:marTop w:val="0"/>
      <w:marBottom w:val="0"/>
      <w:divBdr>
        <w:top w:val="none" w:sz="0" w:space="0" w:color="auto"/>
        <w:left w:val="none" w:sz="0" w:space="0" w:color="auto"/>
        <w:bottom w:val="none" w:sz="0" w:space="0" w:color="auto"/>
        <w:right w:val="none" w:sz="0" w:space="0" w:color="auto"/>
      </w:divBdr>
    </w:div>
    <w:div w:id="1788967507">
      <w:bodyDiv w:val="1"/>
      <w:marLeft w:val="0"/>
      <w:marRight w:val="0"/>
      <w:marTop w:val="0"/>
      <w:marBottom w:val="0"/>
      <w:divBdr>
        <w:top w:val="none" w:sz="0" w:space="0" w:color="auto"/>
        <w:left w:val="none" w:sz="0" w:space="0" w:color="auto"/>
        <w:bottom w:val="none" w:sz="0" w:space="0" w:color="auto"/>
        <w:right w:val="none" w:sz="0" w:space="0" w:color="auto"/>
      </w:divBdr>
    </w:div>
    <w:div w:id="1789348428">
      <w:bodyDiv w:val="1"/>
      <w:marLeft w:val="0"/>
      <w:marRight w:val="0"/>
      <w:marTop w:val="0"/>
      <w:marBottom w:val="0"/>
      <w:divBdr>
        <w:top w:val="none" w:sz="0" w:space="0" w:color="auto"/>
        <w:left w:val="none" w:sz="0" w:space="0" w:color="auto"/>
        <w:bottom w:val="none" w:sz="0" w:space="0" w:color="auto"/>
        <w:right w:val="none" w:sz="0" w:space="0" w:color="auto"/>
      </w:divBdr>
    </w:div>
    <w:div w:id="1789423739">
      <w:bodyDiv w:val="1"/>
      <w:marLeft w:val="0"/>
      <w:marRight w:val="0"/>
      <w:marTop w:val="0"/>
      <w:marBottom w:val="0"/>
      <w:divBdr>
        <w:top w:val="none" w:sz="0" w:space="0" w:color="auto"/>
        <w:left w:val="none" w:sz="0" w:space="0" w:color="auto"/>
        <w:bottom w:val="none" w:sz="0" w:space="0" w:color="auto"/>
        <w:right w:val="none" w:sz="0" w:space="0" w:color="auto"/>
      </w:divBdr>
    </w:div>
    <w:div w:id="1789472731">
      <w:bodyDiv w:val="1"/>
      <w:marLeft w:val="0"/>
      <w:marRight w:val="0"/>
      <w:marTop w:val="0"/>
      <w:marBottom w:val="0"/>
      <w:divBdr>
        <w:top w:val="none" w:sz="0" w:space="0" w:color="auto"/>
        <w:left w:val="none" w:sz="0" w:space="0" w:color="auto"/>
        <w:bottom w:val="none" w:sz="0" w:space="0" w:color="auto"/>
        <w:right w:val="none" w:sz="0" w:space="0" w:color="auto"/>
      </w:divBdr>
    </w:div>
    <w:div w:id="1789548405">
      <w:bodyDiv w:val="1"/>
      <w:marLeft w:val="0"/>
      <w:marRight w:val="0"/>
      <w:marTop w:val="0"/>
      <w:marBottom w:val="0"/>
      <w:divBdr>
        <w:top w:val="none" w:sz="0" w:space="0" w:color="auto"/>
        <w:left w:val="none" w:sz="0" w:space="0" w:color="auto"/>
        <w:bottom w:val="none" w:sz="0" w:space="0" w:color="auto"/>
        <w:right w:val="none" w:sz="0" w:space="0" w:color="auto"/>
      </w:divBdr>
    </w:div>
    <w:div w:id="1789813348">
      <w:bodyDiv w:val="1"/>
      <w:marLeft w:val="0"/>
      <w:marRight w:val="0"/>
      <w:marTop w:val="0"/>
      <w:marBottom w:val="0"/>
      <w:divBdr>
        <w:top w:val="none" w:sz="0" w:space="0" w:color="auto"/>
        <w:left w:val="none" w:sz="0" w:space="0" w:color="auto"/>
        <w:bottom w:val="none" w:sz="0" w:space="0" w:color="auto"/>
        <w:right w:val="none" w:sz="0" w:space="0" w:color="auto"/>
      </w:divBdr>
    </w:div>
    <w:div w:id="1789854635">
      <w:bodyDiv w:val="1"/>
      <w:marLeft w:val="0"/>
      <w:marRight w:val="0"/>
      <w:marTop w:val="0"/>
      <w:marBottom w:val="0"/>
      <w:divBdr>
        <w:top w:val="none" w:sz="0" w:space="0" w:color="auto"/>
        <w:left w:val="none" w:sz="0" w:space="0" w:color="auto"/>
        <w:bottom w:val="none" w:sz="0" w:space="0" w:color="auto"/>
        <w:right w:val="none" w:sz="0" w:space="0" w:color="auto"/>
      </w:divBdr>
    </w:div>
    <w:div w:id="1790011574">
      <w:bodyDiv w:val="1"/>
      <w:marLeft w:val="0"/>
      <w:marRight w:val="0"/>
      <w:marTop w:val="0"/>
      <w:marBottom w:val="0"/>
      <w:divBdr>
        <w:top w:val="none" w:sz="0" w:space="0" w:color="auto"/>
        <w:left w:val="none" w:sz="0" w:space="0" w:color="auto"/>
        <w:bottom w:val="none" w:sz="0" w:space="0" w:color="auto"/>
        <w:right w:val="none" w:sz="0" w:space="0" w:color="auto"/>
      </w:divBdr>
    </w:div>
    <w:div w:id="1790078630">
      <w:bodyDiv w:val="1"/>
      <w:marLeft w:val="0"/>
      <w:marRight w:val="0"/>
      <w:marTop w:val="0"/>
      <w:marBottom w:val="0"/>
      <w:divBdr>
        <w:top w:val="none" w:sz="0" w:space="0" w:color="auto"/>
        <w:left w:val="none" w:sz="0" w:space="0" w:color="auto"/>
        <w:bottom w:val="none" w:sz="0" w:space="0" w:color="auto"/>
        <w:right w:val="none" w:sz="0" w:space="0" w:color="auto"/>
      </w:divBdr>
    </w:div>
    <w:div w:id="1790122555">
      <w:bodyDiv w:val="1"/>
      <w:marLeft w:val="0"/>
      <w:marRight w:val="0"/>
      <w:marTop w:val="0"/>
      <w:marBottom w:val="0"/>
      <w:divBdr>
        <w:top w:val="none" w:sz="0" w:space="0" w:color="auto"/>
        <w:left w:val="none" w:sz="0" w:space="0" w:color="auto"/>
        <w:bottom w:val="none" w:sz="0" w:space="0" w:color="auto"/>
        <w:right w:val="none" w:sz="0" w:space="0" w:color="auto"/>
      </w:divBdr>
    </w:div>
    <w:div w:id="1790247458">
      <w:bodyDiv w:val="1"/>
      <w:marLeft w:val="0"/>
      <w:marRight w:val="0"/>
      <w:marTop w:val="0"/>
      <w:marBottom w:val="0"/>
      <w:divBdr>
        <w:top w:val="none" w:sz="0" w:space="0" w:color="auto"/>
        <w:left w:val="none" w:sz="0" w:space="0" w:color="auto"/>
        <w:bottom w:val="none" w:sz="0" w:space="0" w:color="auto"/>
        <w:right w:val="none" w:sz="0" w:space="0" w:color="auto"/>
      </w:divBdr>
    </w:div>
    <w:div w:id="1790512132">
      <w:bodyDiv w:val="1"/>
      <w:marLeft w:val="0"/>
      <w:marRight w:val="0"/>
      <w:marTop w:val="0"/>
      <w:marBottom w:val="0"/>
      <w:divBdr>
        <w:top w:val="none" w:sz="0" w:space="0" w:color="auto"/>
        <w:left w:val="none" w:sz="0" w:space="0" w:color="auto"/>
        <w:bottom w:val="none" w:sz="0" w:space="0" w:color="auto"/>
        <w:right w:val="none" w:sz="0" w:space="0" w:color="auto"/>
      </w:divBdr>
    </w:div>
    <w:div w:id="1790661365">
      <w:bodyDiv w:val="1"/>
      <w:marLeft w:val="0"/>
      <w:marRight w:val="0"/>
      <w:marTop w:val="0"/>
      <w:marBottom w:val="0"/>
      <w:divBdr>
        <w:top w:val="none" w:sz="0" w:space="0" w:color="auto"/>
        <w:left w:val="none" w:sz="0" w:space="0" w:color="auto"/>
        <w:bottom w:val="none" w:sz="0" w:space="0" w:color="auto"/>
        <w:right w:val="none" w:sz="0" w:space="0" w:color="auto"/>
      </w:divBdr>
    </w:div>
    <w:div w:id="1790857551">
      <w:bodyDiv w:val="1"/>
      <w:marLeft w:val="0"/>
      <w:marRight w:val="0"/>
      <w:marTop w:val="0"/>
      <w:marBottom w:val="0"/>
      <w:divBdr>
        <w:top w:val="none" w:sz="0" w:space="0" w:color="auto"/>
        <w:left w:val="none" w:sz="0" w:space="0" w:color="auto"/>
        <w:bottom w:val="none" w:sz="0" w:space="0" w:color="auto"/>
        <w:right w:val="none" w:sz="0" w:space="0" w:color="auto"/>
      </w:divBdr>
    </w:div>
    <w:div w:id="1791583402">
      <w:bodyDiv w:val="1"/>
      <w:marLeft w:val="0"/>
      <w:marRight w:val="0"/>
      <w:marTop w:val="0"/>
      <w:marBottom w:val="0"/>
      <w:divBdr>
        <w:top w:val="none" w:sz="0" w:space="0" w:color="auto"/>
        <w:left w:val="none" w:sz="0" w:space="0" w:color="auto"/>
        <w:bottom w:val="none" w:sz="0" w:space="0" w:color="auto"/>
        <w:right w:val="none" w:sz="0" w:space="0" w:color="auto"/>
      </w:divBdr>
    </w:div>
    <w:div w:id="1791706732">
      <w:bodyDiv w:val="1"/>
      <w:marLeft w:val="0"/>
      <w:marRight w:val="0"/>
      <w:marTop w:val="0"/>
      <w:marBottom w:val="0"/>
      <w:divBdr>
        <w:top w:val="none" w:sz="0" w:space="0" w:color="auto"/>
        <w:left w:val="none" w:sz="0" w:space="0" w:color="auto"/>
        <w:bottom w:val="none" w:sz="0" w:space="0" w:color="auto"/>
        <w:right w:val="none" w:sz="0" w:space="0" w:color="auto"/>
      </w:divBdr>
    </w:div>
    <w:div w:id="1791822479">
      <w:bodyDiv w:val="1"/>
      <w:marLeft w:val="0"/>
      <w:marRight w:val="0"/>
      <w:marTop w:val="0"/>
      <w:marBottom w:val="0"/>
      <w:divBdr>
        <w:top w:val="none" w:sz="0" w:space="0" w:color="auto"/>
        <w:left w:val="none" w:sz="0" w:space="0" w:color="auto"/>
        <w:bottom w:val="none" w:sz="0" w:space="0" w:color="auto"/>
        <w:right w:val="none" w:sz="0" w:space="0" w:color="auto"/>
      </w:divBdr>
    </w:div>
    <w:div w:id="1791969392">
      <w:bodyDiv w:val="1"/>
      <w:marLeft w:val="0"/>
      <w:marRight w:val="0"/>
      <w:marTop w:val="0"/>
      <w:marBottom w:val="0"/>
      <w:divBdr>
        <w:top w:val="none" w:sz="0" w:space="0" w:color="auto"/>
        <w:left w:val="none" w:sz="0" w:space="0" w:color="auto"/>
        <w:bottom w:val="none" w:sz="0" w:space="0" w:color="auto"/>
        <w:right w:val="none" w:sz="0" w:space="0" w:color="auto"/>
      </w:divBdr>
    </w:div>
    <w:div w:id="1791974878">
      <w:bodyDiv w:val="1"/>
      <w:marLeft w:val="0"/>
      <w:marRight w:val="0"/>
      <w:marTop w:val="0"/>
      <w:marBottom w:val="0"/>
      <w:divBdr>
        <w:top w:val="none" w:sz="0" w:space="0" w:color="auto"/>
        <w:left w:val="none" w:sz="0" w:space="0" w:color="auto"/>
        <w:bottom w:val="none" w:sz="0" w:space="0" w:color="auto"/>
        <w:right w:val="none" w:sz="0" w:space="0" w:color="auto"/>
      </w:divBdr>
    </w:div>
    <w:div w:id="1792046172">
      <w:bodyDiv w:val="1"/>
      <w:marLeft w:val="0"/>
      <w:marRight w:val="0"/>
      <w:marTop w:val="0"/>
      <w:marBottom w:val="0"/>
      <w:divBdr>
        <w:top w:val="none" w:sz="0" w:space="0" w:color="auto"/>
        <w:left w:val="none" w:sz="0" w:space="0" w:color="auto"/>
        <w:bottom w:val="none" w:sz="0" w:space="0" w:color="auto"/>
        <w:right w:val="none" w:sz="0" w:space="0" w:color="auto"/>
      </w:divBdr>
    </w:div>
    <w:div w:id="1792089530">
      <w:bodyDiv w:val="1"/>
      <w:marLeft w:val="0"/>
      <w:marRight w:val="0"/>
      <w:marTop w:val="0"/>
      <w:marBottom w:val="0"/>
      <w:divBdr>
        <w:top w:val="none" w:sz="0" w:space="0" w:color="auto"/>
        <w:left w:val="none" w:sz="0" w:space="0" w:color="auto"/>
        <w:bottom w:val="none" w:sz="0" w:space="0" w:color="auto"/>
        <w:right w:val="none" w:sz="0" w:space="0" w:color="auto"/>
      </w:divBdr>
    </w:div>
    <w:div w:id="1792243612">
      <w:bodyDiv w:val="1"/>
      <w:marLeft w:val="0"/>
      <w:marRight w:val="0"/>
      <w:marTop w:val="0"/>
      <w:marBottom w:val="0"/>
      <w:divBdr>
        <w:top w:val="none" w:sz="0" w:space="0" w:color="auto"/>
        <w:left w:val="none" w:sz="0" w:space="0" w:color="auto"/>
        <w:bottom w:val="none" w:sz="0" w:space="0" w:color="auto"/>
        <w:right w:val="none" w:sz="0" w:space="0" w:color="auto"/>
      </w:divBdr>
    </w:div>
    <w:div w:id="1792244225">
      <w:bodyDiv w:val="1"/>
      <w:marLeft w:val="0"/>
      <w:marRight w:val="0"/>
      <w:marTop w:val="0"/>
      <w:marBottom w:val="0"/>
      <w:divBdr>
        <w:top w:val="none" w:sz="0" w:space="0" w:color="auto"/>
        <w:left w:val="none" w:sz="0" w:space="0" w:color="auto"/>
        <w:bottom w:val="none" w:sz="0" w:space="0" w:color="auto"/>
        <w:right w:val="none" w:sz="0" w:space="0" w:color="auto"/>
      </w:divBdr>
    </w:div>
    <w:div w:id="1792434979">
      <w:bodyDiv w:val="1"/>
      <w:marLeft w:val="0"/>
      <w:marRight w:val="0"/>
      <w:marTop w:val="0"/>
      <w:marBottom w:val="0"/>
      <w:divBdr>
        <w:top w:val="none" w:sz="0" w:space="0" w:color="auto"/>
        <w:left w:val="none" w:sz="0" w:space="0" w:color="auto"/>
        <w:bottom w:val="none" w:sz="0" w:space="0" w:color="auto"/>
        <w:right w:val="none" w:sz="0" w:space="0" w:color="auto"/>
      </w:divBdr>
    </w:div>
    <w:div w:id="1792550100">
      <w:bodyDiv w:val="1"/>
      <w:marLeft w:val="0"/>
      <w:marRight w:val="0"/>
      <w:marTop w:val="0"/>
      <w:marBottom w:val="0"/>
      <w:divBdr>
        <w:top w:val="none" w:sz="0" w:space="0" w:color="auto"/>
        <w:left w:val="none" w:sz="0" w:space="0" w:color="auto"/>
        <w:bottom w:val="none" w:sz="0" w:space="0" w:color="auto"/>
        <w:right w:val="none" w:sz="0" w:space="0" w:color="auto"/>
      </w:divBdr>
    </w:div>
    <w:div w:id="1792704180">
      <w:bodyDiv w:val="1"/>
      <w:marLeft w:val="0"/>
      <w:marRight w:val="0"/>
      <w:marTop w:val="0"/>
      <w:marBottom w:val="0"/>
      <w:divBdr>
        <w:top w:val="none" w:sz="0" w:space="0" w:color="auto"/>
        <w:left w:val="none" w:sz="0" w:space="0" w:color="auto"/>
        <w:bottom w:val="none" w:sz="0" w:space="0" w:color="auto"/>
        <w:right w:val="none" w:sz="0" w:space="0" w:color="auto"/>
      </w:divBdr>
    </w:div>
    <w:div w:id="1792749393">
      <w:bodyDiv w:val="1"/>
      <w:marLeft w:val="0"/>
      <w:marRight w:val="0"/>
      <w:marTop w:val="0"/>
      <w:marBottom w:val="0"/>
      <w:divBdr>
        <w:top w:val="none" w:sz="0" w:space="0" w:color="auto"/>
        <w:left w:val="none" w:sz="0" w:space="0" w:color="auto"/>
        <w:bottom w:val="none" w:sz="0" w:space="0" w:color="auto"/>
        <w:right w:val="none" w:sz="0" w:space="0" w:color="auto"/>
      </w:divBdr>
    </w:div>
    <w:div w:id="1793205103">
      <w:bodyDiv w:val="1"/>
      <w:marLeft w:val="0"/>
      <w:marRight w:val="0"/>
      <w:marTop w:val="0"/>
      <w:marBottom w:val="0"/>
      <w:divBdr>
        <w:top w:val="none" w:sz="0" w:space="0" w:color="auto"/>
        <w:left w:val="none" w:sz="0" w:space="0" w:color="auto"/>
        <w:bottom w:val="none" w:sz="0" w:space="0" w:color="auto"/>
        <w:right w:val="none" w:sz="0" w:space="0" w:color="auto"/>
      </w:divBdr>
    </w:div>
    <w:div w:id="1793279105">
      <w:bodyDiv w:val="1"/>
      <w:marLeft w:val="0"/>
      <w:marRight w:val="0"/>
      <w:marTop w:val="0"/>
      <w:marBottom w:val="0"/>
      <w:divBdr>
        <w:top w:val="none" w:sz="0" w:space="0" w:color="auto"/>
        <w:left w:val="none" w:sz="0" w:space="0" w:color="auto"/>
        <w:bottom w:val="none" w:sz="0" w:space="0" w:color="auto"/>
        <w:right w:val="none" w:sz="0" w:space="0" w:color="auto"/>
      </w:divBdr>
    </w:div>
    <w:div w:id="1793356180">
      <w:bodyDiv w:val="1"/>
      <w:marLeft w:val="0"/>
      <w:marRight w:val="0"/>
      <w:marTop w:val="0"/>
      <w:marBottom w:val="0"/>
      <w:divBdr>
        <w:top w:val="none" w:sz="0" w:space="0" w:color="auto"/>
        <w:left w:val="none" w:sz="0" w:space="0" w:color="auto"/>
        <w:bottom w:val="none" w:sz="0" w:space="0" w:color="auto"/>
        <w:right w:val="none" w:sz="0" w:space="0" w:color="auto"/>
      </w:divBdr>
    </w:div>
    <w:div w:id="1793358517">
      <w:bodyDiv w:val="1"/>
      <w:marLeft w:val="0"/>
      <w:marRight w:val="0"/>
      <w:marTop w:val="0"/>
      <w:marBottom w:val="0"/>
      <w:divBdr>
        <w:top w:val="none" w:sz="0" w:space="0" w:color="auto"/>
        <w:left w:val="none" w:sz="0" w:space="0" w:color="auto"/>
        <w:bottom w:val="none" w:sz="0" w:space="0" w:color="auto"/>
        <w:right w:val="none" w:sz="0" w:space="0" w:color="auto"/>
      </w:divBdr>
    </w:div>
    <w:div w:id="1793596792">
      <w:bodyDiv w:val="1"/>
      <w:marLeft w:val="0"/>
      <w:marRight w:val="0"/>
      <w:marTop w:val="0"/>
      <w:marBottom w:val="0"/>
      <w:divBdr>
        <w:top w:val="none" w:sz="0" w:space="0" w:color="auto"/>
        <w:left w:val="none" w:sz="0" w:space="0" w:color="auto"/>
        <w:bottom w:val="none" w:sz="0" w:space="0" w:color="auto"/>
        <w:right w:val="none" w:sz="0" w:space="0" w:color="auto"/>
      </w:divBdr>
    </w:div>
    <w:div w:id="1793742221">
      <w:bodyDiv w:val="1"/>
      <w:marLeft w:val="0"/>
      <w:marRight w:val="0"/>
      <w:marTop w:val="0"/>
      <w:marBottom w:val="0"/>
      <w:divBdr>
        <w:top w:val="none" w:sz="0" w:space="0" w:color="auto"/>
        <w:left w:val="none" w:sz="0" w:space="0" w:color="auto"/>
        <w:bottom w:val="none" w:sz="0" w:space="0" w:color="auto"/>
        <w:right w:val="none" w:sz="0" w:space="0" w:color="auto"/>
      </w:divBdr>
    </w:div>
    <w:div w:id="1794206677">
      <w:bodyDiv w:val="1"/>
      <w:marLeft w:val="0"/>
      <w:marRight w:val="0"/>
      <w:marTop w:val="0"/>
      <w:marBottom w:val="0"/>
      <w:divBdr>
        <w:top w:val="none" w:sz="0" w:space="0" w:color="auto"/>
        <w:left w:val="none" w:sz="0" w:space="0" w:color="auto"/>
        <w:bottom w:val="none" w:sz="0" w:space="0" w:color="auto"/>
        <w:right w:val="none" w:sz="0" w:space="0" w:color="auto"/>
      </w:divBdr>
    </w:div>
    <w:div w:id="1794246159">
      <w:bodyDiv w:val="1"/>
      <w:marLeft w:val="0"/>
      <w:marRight w:val="0"/>
      <w:marTop w:val="0"/>
      <w:marBottom w:val="0"/>
      <w:divBdr>
        <w:top w:val="none" w:sz="0" w:space="0" w:color="auto"/>
        <w:left w:val="none" w:sz="0" w:space="0" w:color="auto"/>
        <w:bottom w:val="none" w:sz="0" w:space="0" w:color="auto"/>
        <w:right w:val="none" w:sz="0" w:space="0" w:color="auto"/>
      </w:divBdr>
    </w:div>
    <w:div w:id="1794441423">
      <w:bodyDiv w:val="1"/>
      <w:marLeft w:val="0"/>
      <w:marRight w:val="0"/>
      <w:marTop w:val="0"/>
      <w:marBottom w:val="0"/>
      <w:divBdr>
        <w:top w:val="none" w:sz="0" w:space="0" w:color="auto"/>
        <w:left w:val="none" w:sz="0" w:space="0" w:color="auto"/>
        <w:bottom w:val="none" w:sz="0" w:space="0" w:color="auto"/>
        <w:right w:val="none" w:sz="0" w:space="0" w:color="auto"/>
      </w:divBdr>
    </w:div>
    <w:div w:id="1794523149">
      <w:bodyDiv w:val="1"/>
      <w:marLeft w:val="0"/>
      <w:marRight w:val="0"/>
      <w:marTop w:val="0"/>
      <w:marBottom w:val="0"/>
      <w:divBdr>
        <w:top w:val="none" w:sz="0" w:space="0" w:color="auto"/>
        <w:left w:val="none" w:sz="0" w:space="0" w:color="auto"/>
        <w:bottom w:val="none" w:sz="0" w:space="0" w:color="auto"/>
        <w:right w:val="none" w:sz="0" w:space="0" w:color="auto"/>
      </w:divBdr>
    </w:div>
    <w:div w:id="1794595756">
      <w:bodyDiv w:val="1"/>
      <w:marLeft w:val="0"/>
      <w:marRight w:val="0"/>
      <w:marTop w:val="0"/>
      <w:marBottom w:val="0"/>
      <w:divBdr>
        <w:top w:val="none" w:sz="0" w:space="0" w:color="auto"/>
        <w:left w:val="none" w:sz="0" w:space="0" w:color="auto"/>
        <w:bottom w:val="none" w:sz="0" w:space="0" w:color="auto"/>
        <w:right w:val="none" w:sz="0" w:space="0" w:color="auto"/>
      </w:divBdr>
    </w:div>
    <w:div w:id="1794666001">
      <w:bodyDiv w:val="1"/>
      <w:marLeft w:val="0"/>
      <w:marRight w:val="0"/>
      <w:marTop w:val="0"/>
      <w:marBottom w:val="0"/>
      <w:divBdr>
        <w:top w:val="none" w:sz="0" w:space="0" w:color="auto"/>
        <w:left w:val="none" w:sz="0" w:space="0" w:color="auto"/>
        <w:bottom w:val="none" w:sz="0" w:space="0" w:color="auto"/>
        <w:right w:val="none" w:sz="0" w:space="0" w:color="auto"/>
      </w:divBdr>
    </w:div>
    <w:div w:id="1794707672">
      <w:bodyDiv w:val="1"/>
      <w:marLeft w:val="0"/>
      <w:marRight w:val="0"/>
      <w:marTop w:val="0"/>
      <w:marBottom w:val="0"/>
      <w:divBdr>
        <w:top w:val="none" w:sz="0" w:space="0" w:color="auto"/>
        <w:left w:val="none" w:sz="0" w:space="0" w:color="auto"/>
        <w:bottom w:val="none" w:sz="0" w:space="0" w:color="auto"/>
        <w:right w:val="none" w:sz="0" w:space="0" w:color="auto"/>
      </w:divBdr>
    </w:div>
    <w:div w:id="1794789851">
      <w:bodyDiv w:val="1"/>
      <w:marLeft w:val="0"/>
      <w:marRight w:val="0"/>
      <w:marTop w:val="0"/>
      <w:marBottom w:val="0"/>
      <w:divBdr>
        <w:top w:val="none" w:sz="0" w:space="0" w:color="auto"/>
        <w:left w:val="none" w:sz="0" w:space="0" w:color="auto"/>
        <w:bottom w:val="none" w:sz="0" w:space="0" w:color="auto"/>
        <w:right w:val="none" w:sz="0" w:space="0" w:color="auto"/>
      </w:divBdr>
    </w:div>
    <w:div w:id="1794834536">
      <w:bodyDiv w:val="1"/>
      <w:marLeft w:val="0"/>
      <w:marRight w:val="0"/>
      <w:marTop w:val="0"/>
      <w:marBottom w:val="0"/>
      <w:divBdr>
        <w:top w:val="none" w:sz="0" w:space="0" w:color="auto"/>
        <w:left w:val="none" w:sz="0" w:space="0" w:color="auto"/>
        <w:bottom w:val="none" w:sz="0" w:space="0" w:color="auto"/>
        <w:right w:val="none" w:sz="0" w:space="0" w:color="auto"/>
      </w:divBdr>
    </w:div>
    <w:div w:id="1795246109">
      <w:bodyDiv w:val="1"/>
      <w:marLeft w:val="0"/>
      <w:marRight w:val="0"/>
      <w:marTop w:val="0"/>
      <w:marBottom w:val="0"/>
      <w:divBdr>
        <w:top w:val="none" w:sz="0" w:space="0" w:color="auto"/>
        <w:left w:val="none" w:sz="0" w:space="0" w:color="auto"/>
        <w:bottom w:val="none" w:sz="0" w:space="0" w:color="auto"/>
        <w:right w:val="none" w:sz="0" w:space="0" w:color="auto"/>
      </w:divBdr>
    </w:div>
    <w:div w:id="1795556257">
      <w:bodyDiv w:val="1"/>
      <w:marLeft w:val="0"/>
      <w:marRight w:val="0"/>
      <w:marTop w:val="0"/>
      <w:marBottom w:val="0"/>
      <w:divBdr>
        <w:top w:val="none" w:sz="0" w:space="0" w:color="auto"/>
        <w:left w:val="none" w:sz="0" w:space="0" w:color="auto"/>
        <w:bottom w:val="none" w:sz="0" w:space="0" w:color="auto"/>
        <w:right w:val="none" w:sz="0" w:space="0" w:color="auto"/>
      </w:divBdr>
    </w:div>
    <w:div w:id="1796170737">
      <w:bodyDiv w:val="1"/>
      <w:marLeft w:val="0"/>
      <w:marRight w:val="0"/>
      <w:marTop w:val="0"/>
      <w:marBottom w:val="0"/>
      <w:divBdr>
        <w:top w:val="none" w:sz="0" w:space="0" w:color="auto"/>
        <w:left w:val="none" w:sz="0" w:space="0" w:color="auto"/>
        <w:bottom w:val="none" w:sz="0" w:space="0" w:color="auto"/>
        <w:right w:val="none" w:sz="0" w:space="0" w:color="auto"/>
      </w:divBdr>
    </w:div>
    <w:div w:id="1796681522">
      <w:bodyDiv w:val="1"/>
      <w:marLeft w:val="0"/>
      <w:marRight w:val="0"/>
      <w:marTop w:val="0"/>
      <w:marBottom w:val="0"/>
      <w:divBdr>
        <w:top w:val="none" w:sz="0" w:space="0" w:color="auto"/>
        <w:left w:val="none" w:sz="0" w:space="0" w:color="auto"/>
        <w:bottom w:val="none" w:sz="0" w:space="0" w:color="auto"/>
        <w:right w:val="none" w:sz="0" w:space="0" w:color="auto"/>
      </w:divBdr>
    </w:div>
    <w:div w:id="1797328194">
      <w:bodyDiv w:val="1"/>
      <w:marLeft w:val="0"/>
      <w:marRight w:val="0"/>
      <w:marTop w:val="0"/>
      <w:marBottom w:val="0"/>
      <w:divBdr>
        <w:top w:val="none" w:sz="0" w:space="0" w:color="auto"/>
        <w:left w:val="none" w:sz="0" w:space="0" w:color="auto"/>
        <w:bottom w:val="none" w:sz="0" w:space="0" w:color="auto"/>
        <w:right w:val="none" w:sz="0" w:space="0" w:color="auto"/>
      </w:divBdr>
    </w:div>
    <w:div w:id="1797328781">
      <w:bodyDiv w:val="1"/>
      <w:marLeft w:val="0"/>
      <w:marRight w:val="0"/>
      <w:marTop w:val="0"/>
      <w:marBottom w:val="0"/>
      <w:divBdr>
        <w:top w:val="none" w:sz="0" w:space="0" w:color="auto"/>
        <w:left w:val="none" w:sz="0" w:space="0" w:color="auto"/>
        <w:bottom w:val="none" w:sz="0" w:space="0" w:color="auto"/>
        <w:right w:val="none" w:sz="0" w:space="0" w:color="auto"/>
      </w:divBdr>
    </w:div>
    <w:div w:id="1797335074">
      <w:bodyDiv w:val="1"/>
      <w:marLeft w:val="0"/>
      <w:marRight w:val="0"/>
      <w:marTop w:val="0"/>
      <w:marBottom w:val="0"/>
      <w:divBdr>
        <w:top w:val="none" w:sz="0" w:space="0" w:color="auto"/>
        <w:left w:val="none" w:sz="0" w:space="0" w:color="auto"/>
        <w:bottom w:val="none" w:sz="0" w:space="0" w:color="auto"/>
        <w:right w:val="none" w:sz="0" w:space="0" w:color="auto"/>
      </w:divBdr>
    </w:div>
    <w:div w:id="1797406532">
      <w:bodyDiv w:val="1"/>
      <w:marLeft w:val="0"/>
      <w:marRight w:val="0"/>
      <w:marTop w:val="0"/>
      <w:marBottom w:val="0"/>
      <w:divBdr>
        <w:top w:val="none" w:sz="0" w:space="0" w:color="auto"/>
        <w:left w:val="none" w:sz="0" w:space="0" w:color="auto"/>
        <w:bottom w:val="none" w:sz="0" w:space="0" w:color="auto"/>
        <w:right w:val="none" w:sz="0" w:space="0" w:color="auto"/>
      </w:divBdr>
    </w:div>
    <w:div w:id="1797521696">
      <w:bodyDiv w:val="1"/>
      <w:marLeft w:val="0"/>
      <w:marRight w:val="0"/>
      <w:marTop w:val="0"/>
      <w:marBottom w:val="0"/>
      <w:divBdr>
        <w:top w:val="none" w:sz="0" w:space="0" w:color="auto"/>
        <w:left w:val="none" w:sz="0" w:space="0" w:color="auto"/>
        <w:bottom w:val="none" w:sz="0" w:space="0" w:color="auto"/>
        <w:right w:val="none" w:sz="0" w:space="0" w:color="auto"/>
      </w:divBdr>
    </w:div>
    <w:div w:id="1797719467">
      <w:bodyDiv w:val="1"/>
      <w:marLeft w:val="0"/>
      <w:marRight w:val="0"/>
      <w:marTop w:val="0"/>
      <w:marBottom w:val="0"/>
      <w:divBdr>
        <w:top w:val="none" w:sz="0" w:space="0" w:color="auto"/>
        <w:left w:val="none" w:sz="0" w:space="0" w:color="auto"/>
        <w:bottom w:val="none" w:sz="0" w:space="0" w:color="auto"/>
        <w:right w:val="none" w:sz="0" w:space="0" w:color="auto"/>
      </w:divBdr>
    </w:div>
    <w:div w:id="1797719784">
      <w:bodyDiv w:val="1"/>
      <w:marLeft w:val="0"/>
      <w:marRight w:val="0"/>
      <w:marTop w:val="0"/>
      <w:marBottom w:val="0"/>
      <w:divBdr>
        <w:top w:val="none" w:sz="0" w:space="0" w:color="auto"/>
        <w:left w:val="none" w:sz="0" w:space="0" w:color="auto"/>
        <w:bottom w:val="none" w:sz="0" w:space="0" w:color="auto"/>
        <w:right w:val="none" w:sz="0" w:space="0" w:color="auto"/>
      </w:divBdr>
    </w:div>
    <w:div w:id="1797792452">
      <w:bodyDiv w:val="1"/>
      <w:marLeft w:val="0"/>
      <w:marRight w:val="0"/>
      <w:marTop w:val="0"/>
      <w:marBottom w:val="0"/>
      <w:divBdr>
        <w:top w:val="none" w:sz="0" w:space="0" w:color="auto"/>
        <w:left w:val="none" w:sz="0" w:space="0" w:color="auto"/>
        <w:bottom w:val="none" w:sz="0" w:space="0" w:color="auto"/>
        <w:right w:val="none" w:sz="0" w:space="0" w:color="auto"/>
      </w:divBdr>
    </w:div>
    <w:div w:id="1797943380">
      <w:bodyDiv w:val="1"/>
      <w:marLeft w:val="0"/>
      <w:marRight w:val="0"/>
      <w:marTop w:val="0"/>
      <w:marBottom w:val="0"/>
      <w:divBdr>
        <w:top w:val="none" w:sz="0" w:space="0" w:color="auto"/>
        <w:left w:val="none" w:sz="0" w:space="0" w:color="auto"/>
        <w:bottom w:val="none" w:sz="0" w:space="0" w:color="auto"/>
        <w:right w:val="none" w:sz="0" w:space="0" w:color="auto"/>
      </w:divBdr>
    </w:div>
    <w:div w:id="1798065087">
      <w:bodyDiv w:val="1"/>
      <w:marLeft w:val="0"/>
      <w:marRight w:val="0"/>
      <w:marTop w:val="0"/>
      <w:marBottom w:val="0"/>
      <w:divBdr>
        <w:top w:val="none" w:sz="0" w:space="0" w:color="auto"/>
        <w:left w:val="none" w:sz="0" w:space="0" w:color="auto"/>
        <w:bottom w:val="none" w:sz="0" w:space="0" w:color="auto"/>
        <w:right w:val="none" w:sz="0" w:space="0" w:color="auto"/>
      </w:divBdr>
    </w:div>
    <w:div w:id="1798182081">
      <w:bodyDiv w:val="1"/>
      <w:marLeft w:val="0"/>
      <w:marRight w:val="0"/>
      <w:marTop w:val="0"/>
      <w:marBottom w:val="0"/>
      <w:divBdr>
        <w:top w:val="none" w:sz="0" w:space="0" w:color="auto"/>
        <w:left w:val="none" w:sz="0" w:space="0" w:color="auto"/>
        <w:bottom w:val="none" w:sz="0" w:space="0" w:color="auto"/>
        <w:right w:val="none" w:sz="0" w:space="0" w:color="auto"/>
      </w:divBdr>
    </w:div>
    <w:div w:id="1798598040">
      <w:bodyDiv w:val="1"/>
      <w:marLeft w:val="0"/>
      <w:marRight w:val="0"/>
      <w:marTop w:val="0"/>
      <w:marBottom w:val="0"/>
      <w:divBdr>
        <w:top w:val="none" w:sz="0" w:space="0" w:color="auto"/>
        <w:left w:val="none" w:sz="0" w:space="0" w:color="auto"/>
        <w:bottom w:val="none" w:sz="0" w:space="0" w:color="auto"/>
        <w:right w:val="none" w:sz="0" w:space="0" w:color="auto"/>
      </w:divBdr>
    </w:div>
    <w:div w:id="1798642837">
      <w:bodyDiv w:val="1"/>
      <w:marLeft w:val="0"/>
      <w:marRight w:val="0"/>
      <w:marTop w:val="0"/>
      <w:marBottom w:val="0"/>
      <w:divBdr>
        <w:top w:val="none" w:sz="0" w:space="0" w:color="auto"/>
        <w:left w:val="none" w:sz="0" w:space="0" w:color="auto"/>
        <w:bottom w:val="none" w:sz="0" w:space="0" w:color="auto"/>
        <w:right w:val="none" w:sz="0" w:space="0" w:color="auto"/>
      </w:divBdr>
    </w:div>
    <w:div w:id="1798834927">
      <w:bodyDiv w:val="1"/>
      <w:marLeft w:val="0"/>
      <w:marRight w:val="0"/>
      <w:marTop w:val="0"/>
      <w:marBottom w:val="0"/>
      <w:divBdr>
        <w:top w:val="none" w:sz="0" w:space="0" w:color="auto"/>
        <w:left w:val="none" w:sz="0" w:space="0" w:color="auto"/>
        <w:bottom w:val="none" w:sz="0" w:space="0" w:color="auto"/>
        <w:right w:val="none" w:sz="0" w:space="0" w:color="auto"/>
      </w:divBdr>
    </w:div>
    <w:div w:id="1798911261">
      <w:bodyDiv w:val="1"/>
      <w:marLeft w:val="0"/>
      <w:marRight w:val="0"/>
      <w:marTop w:val="0"/>
      <w:marBottom w:val="0"/>
      <w:divBdr>
        <w:top w:val="none" w:sz="0" w:space="0" w:color="auto"/>
        <w:left w:val="none" w:sz="0" w:space="0" w:color="auto"/>
        <w:bottom w:val="none" w:sz="0" w:space="0" w:color="auto"/>
        <w:right w:val="none" w:sz="0" w:space="0" w:color="auto"/>
      </w:divBdr>
    </w:div>
    <w:div w:id="1799447000">
      <w:bodyDiv w:val="1"/>
      <w:marLeft w:val="0"/>
      <w:marRight w:val="0"/>
      <w:marTop w:val="0"/>
      <w:marBottom w:val="0"/>
      <w:divBdr>
        <w:top w:val="none" w:sz="0" w:space="0" w:color="auto"/>
        <w:left w:val="none" w:sz="0" w:space="0" w:color="auto"/>
        <w:bottom w:val="none" w:sz="0" w:space="0" w:color="auto"/>
        <w:right w:val="none" w:sz="0" w:space="0" w:color="auto"/>
      </w:divBdr>
    </w:div>
    <w:div w:id="1799562575">
      <w:bodyDiv w:val="1"/>
      <w:marLeft w:val="0"/>
      <w:marRight w:val="0"/>
      <w:marTop w:val="0"/>
      <w:marBottom w:val="0"/>
      <w:divBdr>
        <w:top w:val="none" w:sz="0" w:space="0" w:color="auto"/>
        <w:left w:val="none" w:sz="0" w:space="0" w:color="auto"/>
        <w:bottom w:val="none" w:sz="0" w:space="0" w:color="auto"/>
        <w:right w:val="none" w:sz="0" w:space="0" w:color="auto"/>
      </w:divBdr>
    </w:div>
    <w:div w:id="1799644254">
      <w:bodyDiv w:val="1"/>
      <w:marLeft w:val="0"/>
      <w:marRight w:val="0"/>
      <w:marTop w:val="0"/>
      <w:marBottom w:val="0"/>
      <w:divBdr>
        <w:top w:val="none" w:sz="0" w:space="0" w:color="auto"/>
        <w:left w:val="none" w:sz="0" w:space="0" w:color="auto"/>
        <w:bottom w:val="none" w:sz="0" w:space="0" w:color="auto"/>
        <w:right w:val="none" w:sz="0" w:space="0" w:color="auto"/>
      </w:divBdr>
    </w:div>
    <w:div w:id="1799646416">
      <w:bodyDiv w:val="1"/>
      <w:marLeft w:val="0"/>
      <w:marRight w:val="0"/>
      <w:marTop w:val="0"/>
      <w:marBottom w:val="0"/>
      <w:divBdr>
        <w:top w:val="none" w:sz="0" w:space="0" w:color="auto"/>
        <w:left w:val="none" w:sz="0" w:space="0" w:color="auto"/>
        <w:bottom w:val="none" w:sz="0" w:space="0" w:color="auto"/>
        <w:right w:val="none" w:sz="0" w:space="0" w:color="auto"/>
      </w:divBdr>
    </w:div>
    <w:div w:id="1799763106">
      <w:bodyDiv w:val="1"/>
      <w:marLeft w:val="0"/>
      <w:marRight w:val="0"/>
      <w:marTop w:val="0"/>
      <w:marBottom w:val="0"/>
      <w:divBdr>
        <w:top w:val="none" w:sz="0" w:space="0" w:color="auto"/>
        <w:left w:val="none" w:sz="0" w:space="0" w:color="auto"/>
        <w:bottom w:val="none" w:sz="0" w:space="0" w:color="auto"/>
        <w:right w:val="none" w:sz="0" w:space="0" w:color="auto"/>
      </w:divBdr>
    </w:div>
    <w:div w:id="1799833005">
      <w:bodyDiv w:val="1"/>
      <w:marLeft w:val="0"/>
      <w:marRight w:val="0"/>
      <w:marTop w:val="0"/>
      <w:marBottom w:val="0"/>
      <w:divBdr>
        <w:top w:val="none" w:sz="0" w:space="0" w:color="auto"/>
        <w:left w:val="none" w:sz="0" w:space="0" w:color="auto"/>
        <w:bottom w:val="none" w:sz="0" w:space="0" w:color="auto"/>
        <w:right w:val="none" w:sz="0" w:space="0" w:color="auto"/>
      </w:divBdr>
    </w:div>
    <w:div w:id="1799909003">
      <w:bodyDiv w:val="1"/>
      <w:marLeft w:val="0"/>
      <w:marRight w:val="0"/>
      <w:marTop w:val="0"/>
      <w:marBottom w:val="0"/>
      <w:divBdr>
        <w:top w:val="none" w:sz="0" w:space="0" w:color="auto"/>
        <w:left w:val="none" w:sz="0" w:space="0" w:color="auto"/>
        <w:bottom w:val="none" w:sz="0" w:space="0" w:color="auto"/>
        <w:right w:val="none" w:sz="0" w:space="0" w:color="auto"/>
      </w:divBdr>
    </w:div>
    <w:div w:id="1800218082">
      <w:bodyDiv w:val="1"/>
      <w:marLeft w:val="0"/>
      <w:marRight w:val="0"/>
      <w:marTop w:val="0"/>
      <w:marBottom w:val="0"/>
      <w:divBdr>
        <w:top w:val="none" w:sz="0" w:space="0" w:color="auto"/>
        <w:left w:val="none" w:sz="0" w:space="0" w:color="auto"/>
        <w:bottom w:val="none" w:sz="0" w:space="0" w:color="auto"/>
        <w:right w:val="none" w:sz="0" w:space="0" w:color="auto"/>
      </w:divBdr>
    </w:div>
    <w:div w:id="1800227408">
      <w:bodyDiv w:val="1"/>
      <w:marLeft w:val="0"/>
      <w:marRight w:val="0"/>
      <w:marTop w:val="0"/>
      <w:marBottom w:val="0"/>
      <w:divBdr>
        <w:top w:val="none" w:sz="0" w:space="0" w:color="auto"/>
        <w:left w:val="none" w:sz="0" w:space="0" w:color="auto"/>
        <w:bottom w:val="none" w:sz="0" w:space="0" w:color="auto"/>
        <w:right w:val="none" w:sz="0" w:space="0" w:color="auto"/>
      </w:divBdr>
    </w:div>
    <w:div w:id="1800486558">
      <w:bodyDiv w:val="1"/>
      <w:marLeft w:val="0"/>
      <w:marRight w:val="0"/>
      <w:marTop w:val="0"/>
      <w:marBottom w:val="0"/>
      <w:divBdr>
        <w:top w:val="none" w:sz="0" w:space="0" w:color="auto"/>
        <w:left w:val="none" w:sz="0" w:space="0" w:color="auto"/>
        <w:bottom w:val="none" w:sz="0" w:space="0" w:color="auto"/>
        <w:right w:val="none" w:sz="0" w:space="0" w:color="auto"/>
      </w:divBdr>
    </w:div>
    <w:div w:id="1800494391">
      <w:bodyDiv w:val="1"/>
      <w:marLeft w:val="0"/>
      <w:marRight w:val="0"/>
      <w:marTop w:val="0"/>
      <w:marBottom w:val="0"/>
      <w:divBdr>
        <w:top w:val="none" w:sz="0" w:space="0" w:color="auto"/>
        <w:left w:val="none" w:sz="0" w:space="0" w:color="auto"/>
        <w:bottom w:val="none" w:sz="0" w:space="0" w:color="auto"/>
        <w:right w:val="none" w:sz="0" w:space="0" w:color="auto"/>
      </w:divBdr>
    </w:div>
    <w:div w:id="1800881660">
      <w:bodyDiv w:val="1"/>
      <w:marLeft w:val="0"/>
      <w:marRight w:val="0"/>
      <w:marTop w:val="0"/>
      <w:marBottom w:val="0"/>
      <w:divBdr>
        <w:top w:val="none" w:sz="0" w:space="0" w:color="auto"/>
        <w:left w:val="none" w:sz="0" w:space="0" w:color="auto"/>
        <w:bottom w:val="none" w:sz="0" w:space="0" w:color="auto"/>
        <w:right w:val="none" w:sz="0" w:space="0" w:color="auto"/>
      </w:divBdr>
    </w:div>
    <w:div w:id="1800995831">
      <w:bodyDiv w:val="1"/>
      <w:marLeft w:val="0"/>
      <w:marRight w:val="0"/>
      <w:marTop w:val="0"/>
      <w:marBottom w:val="0"/>
      <w:divBdr>
        <w:top w:val="none" w:sz="0" w:space="0" w:color="auto"/>
        <w:left w:val="none" w:sz="0" w:space="0" w:color="auto"/>
        <w:bottom w:val="none" w:sz="0" w:space="0" w:color="auto"/>
        <w:right w:val="none" w:sz="0" w:space="0" w:color="auto"/>
      </w:divBdr>
    </w:div>
    <w:div w:id="1801221228">
      <w:bodyDiv w:val="1"/>
      <w:marLeft w:val="0"/>
      <w:marRight w:val="0"/>
      <w:marTop w:val="0"/>
      <w:marBottom w:val="0"/>
      <w:divBdr>
        <w:top w:val="none" w:sz="0" w:space="0" w:color="auto"/>
        <w:left w:val="none" w:sz="0" w:space="0" w:color="auto"/>
        <w:bottom w:val="none" w:sz="0" w:space="0" w:color="auto"/>
        <w:right w:val="none" w:sz="0" w:space="0" w:color="auto"/>
      </w:divBdr>
    </w:div>
    <w:div w:id="1801458004">
      <w:bodyDiv w:val="1"/>
      <w:marLeft w:val="0"/>
      <w:marRight w:val="0"/>
      <w:marTop w:val="0"/>
      <w:marBottom w:val="0"/>
      <w:divBdr>
        <w:top w:val="none" w:sz="0" w:space="0" w:color="auto"/>
        <w:left w:val="none" w:sz="0" w:space="0" w:color="auto"/>
        <w:bottom w:val="none" w:sz="0" w:space="0" w:color="auto"/>
        <w:right w:val="none" w:sz="0" w:space="0" w:color="auto"/>
      </w:divBdr>
    </w:div>
    <w:div w:id="1801528360">
      <w:bodyDiv w:val="1"/>
      <w:marLeft w:val="0"/>
      <w:marRight w:val="0"/>
      <w:marTop w:val="0"/>
      <w:marBottom w:val="0"/>
      <w:divBdr>
        <w:top w:val="none" w:sz="0" w:space="0" w:color="auto"/>
        <w:left w:val="none" w:sz="0" w:space="0" w:color="auto"/>
        <w:bottom w:val="none" w:sz="0" w:space="0" w:color="auto"/>
        <w:right w:val="none" w:sz="0" w:space="0" w:color="auto"/>
      </w:divBdr>
    </w:div>
    <w:div w:id="1801609361">
      <w:bodyDiv w:val="1"/>
      <w:marLeft w:val="0"/>
      <w:marRight w:val="0"/>
      <w:marTop w:val="0"/>
      <w:marBottom w:val="0"/>
      <w:divBdr>
        <w:top w:val="none" w:sz="0" w:space="0" w:color="auto"/>
        <w:left w:val="none" w:sz="0" w:space="0" w:color="auto"/>
        <w:bottom w:val="none" w:sz="0" w:space="0" w:color="auto"/>
        <w:right w:val="none" w:sz="0" w:space="0" w:color="auto"/>
      </w:divBdr>
    </w:div>
    <w:div w:id="1801919528">
      <w:bodyDiv w:val="1"/>
      <w:marLeft w:val="0"/>
      <w:marRight w:val="0"/>
      <w:marTop w:val="0"/>
      <w:marBottom w:val="0"/>
      <w:divBdr>
        <w:top w:val="none" w:sz="0" w:space="0" w:color="auto"/>
        <w:left w:val="none" w:sz="0" w:space="0" w:color="auto"/>
        <w:bottom w:val="none" w:sz="0" w:space="0" w:color="auto"/>
        <w:right w:val="none" w:sz="0" w:space="0" w:color="auto"/>
      </w:divBdr>
    </w:div>
    <w:div w:id="1801997446">
      <w:bodyDiv w:val="1"/>
      <w:marLeft w:val="0"/>
      <w:marRight w:val="0"/>
      <w:marTop w:val="0"/>
      <w:marBottom w:val="0"/>
      <w:divBdr>
        <w:top w:val="none" w:sz="0" w:space="0" w:color="auto"/>
        <w:left w:val="none" w:sz="0" w:space="0" w:color="auto"/>
        <w:bottom w:val="none" w:sz="0" w:space="0" w:color="auto"/>
        <w:right w:val="none" w:sz="0" w:space="0" w:color="auto"/>
      </w:divBdr>
    </w:div>
    <w:div w:id="1802114621">
      <w:bodyDiv w:val="1"/>
      <w:marLeft w:val="0"/>
      <w:marRight w:val="0"/>
      <w:marTop w:val="0"/>
      <w:marBottom w:val="0"/>
      <w:divBdr>
        <w:top w:val="none" w:sz="0" w:space="0" w:color="auto"/>
        <w:left w:val="none" w:sz="0" w:space="0" w:color="auto"/>
        <w:bottom w:val="none" w:sz="0" w:space="0" w:color="auto"/>
        <w:right w:val="none" w:sz="0" w:space="0" w:color="auto"/>
      </w:divBdr>
    </w:div>
    <w:div w:id="1802453586">
      <w:bodyDiv w:val="1"/>
      <w:marLeft w:val="0"/>
      <w:marRight w:val="0"/>
      <w:marTop w:val="0"/>
      <w:marBottom w:val="0"/>
      <w:divBdr>
        <w:top w:val="none" w:sz="0" w:space="0" w:color="auto"/>
        <w:left w:val="none" w:sz="0" w:space="0" w:color="auto"/>
        <w:bottom w:val="none" w:sz="0" w:space="0" w:color="auto"/>
        <w:right w:val="none" w:sz="0" w:space="0" w:color="auto"/>
      </w:divBdr>
    </w:div>
    <w:div w:id="1802728788">
      <w:bodyDiv w:val="1"/>
      <w:marLeft w:val="0"/>
      <w:marRight w:val="0"/>
      <w:marTop w:val="0"/>
      <w:marBottom w:val="0"/>
      <w:divBdr>
        <w:top w:val="none" w:sz="0" w:space="0" w:color="auto"/>
        <w:left w:val="none" w:sz="0" w:space="0" w:color="auto"/>
        <w:bottom w:val="none" w:sz="0" w:space="0" w:color="auto"/>
        <w:right w:val="none" w:sz="0" w:space="0" w:color="auto"/>
      </w:divBdr>
    </w:div>
    <w:div w:id="1802841449">
      <w:bodyDiv w:val="1"/>
      <w:marLeft w:val="0"/>
      <w:marRight w:val="0"/>
      <w:marTop w:val="0"/>
      <w:marBottom w:val="0"/>
      <w:divBdr>
        <w:top w:val="none" w:sz="0" w:space="0" w:color="auto"/>
        <w:left w:val="none" w:sz="0" w:space="0" w:color="auto"/>
        <w:bottom w:val="none" w:sz="0" w:space="0" w:color="auto"/>
        <w:right w:val="none" w:sz="0" w:space="0" w:color="auto"/>
      </w:divBdr>
    </w:div>
    <w:div w:id="1802992022">
      <w:bodyDiv w:val="1"/>
      <w:marLeft w:val="0"/>
      <w:marRight w:val="0"/>
      <w:marTop w:val="0"/>
      <w:marBottom w:val="0"/>
      <w:divBdr>
        <w:top w:val="none" w:sz="0" w:space="0" w:color="auto"/>
        <w:left w:val="none" w:sz="0" w:space="0" w:color="auto"/>
        <w:bottom w:val="none" w:sz="0" w:space="0" w:color="auto"/>
        <w:right w:val="none" w:sz="0" w:space="0" w:color="auto"/>
      </w:divBdr>
    </w:div>
    <w:div w:id="1803235046">
      <w:bodyDiv w:val="1"/>
      <w:marLeft w:val="0"/>
      <w:marRight w:val="0"/>
      <w:marTop w:val="0"/>
      <w:marBottom w:val="0"/>
      <w:divBdr>
        <w:top w:val="none" w:sz="0" w:space="0" w:color="auto"/>
        <w:left w:val="none" w:sz="0" w:space="0" w:color="auto"/>
        <w:bottom w:val="none" w:sz="0" w:space="0" w:color="auto"/>
        <w:right w:val="none" w:sz="0" w:space="0" w:color="auto"/>
      </w:divBdr>
    </w:div>
    <w:div w:id="1803377453">
      <w:bodyDiv w:val="1"/>
      <w:marLeft w:val="0"/>
      <w:marRight w:val="0"/>
      <w:marTop w:val="0"/>
      <w:marBottom w:val="0"/>
      <w:divBdr>
        <w:top w:val="none" w:sz="0" w:space="0" w:color="auto"/>
        <w:left w:val="none" w:sz="0" w:space="0" w:color="auto"/>
        <w:bottom w:val="none" w:sz="0" w:space="0" w:color="auto"/>
        <w:right w:val="none" w:sz="0" w:space="0" w:color="auto"/>
      </w:divBdr>
    </w:div>
    <w:div w:id="1803420565">
      <w:bodyDiv w:val="1"/>
      <w:marLeft w:val="0"/>
      <w:marRight w:val="0"/>
      <w:marTop w:val="0"/>
      <w:marBottom w:val="0"/>
      <w:divBdr>
        <w:top w:val="none" w:sz="0" w:space="0" w:color="auto"/>
        <w:left w:val="none" w:sz="0" w:space="0" w:color="auto"/>
        <w:bottom w:val="none" w:sz="0" w:space="0" w:color="auto"/>
        <w:right w:val="none" w:sz="0" w:space="0" w:color="auto"/>
      </w:divBdr>
    </w:div>
    <w:div w:id="1803501138">
      <w:bodyDiv w:val="1"/>
      <w:marLeft w:val="0"/>
      <w:marRight w:val="0"/>
      <w:marTop w:val="0"/>
      <w:marBottom w:val="0"/>
      <w:divBdr>
        <w:top w:val="none" w:sz="0" w:space="0" w:color="auto"/>
        <w:left w:val="none" w:sz="0" w:space="0" w:color="auto"/>
        <w:bottom w:val="none" w:sz="0" w:space="0" w:color="auto"/>
        <w:right w:val="none" w:sz="0" w:space="0" w:color="auto"/>
      </w:divBdr>
    </w:div>
    <w:div w:id="1803768392">
      <w:bodyDiv w:val="1"/>
      <w:marLeft w:val="0"/>
      <w:marRight w:val="0"/>
      <w:marTop w:val="0"/>
      <w:marBottom w:val="0"/>
      <w:divBdr>
        <w:top w:val="none" w:sz="0" w:space="0" w:color="auto"/>
        <w:left w:val="none" w:sz="0" w:space="0" w:color="auto"/>
        <w:bottom w:val="none" w:sz="0" w:space="0" w:color="auto"/>
        <w:right w:val="none" w:sz="0" w:space="0" w:color="auto"/>
      </w:divBdr>
    </w:div>
    <w:div w:id="1803957218">
      <w:bodyDiv w:val="1"/>
      <w:marLeft w:val="0"/>
      <w:marRight w:val="0"/>
      <w:marTop w:val="0"/>
      <w:marBottom w:val="0"/>
      <w:divBdr>
        <w:top w:val="none" w:sz="0" w:space="0" w:color="auto"/>
        <w:left w:val="none" w:sz="0" w:space="0" w:color="auto"/>
        <w:bottom w:val="none" w:sz="0" w:space="0" w:color="auto"/>
        <w:right w:val="none" w:sz="0" w:space="0" w:color="auto"/>
      </w:divBdr>
    </w:div>
    <w:div w:id="1803963348">
      <w:bodyDiv w:val="1"/>
      <w:marLeft w:val="0"/>
      <w:marRight w:val="0"/>
      <w:marTop w:val="0"/>
      <w:marBottom w:val="0"/>
      <w:divBdr>
        <w:top w:val="none" w:sz="0" w:space="0" w:color="auto"/>
        <w:left w:val="none" w:sz="0" w:space="0" w:color="auto"/>
        <w:bottom w:val="none" w:sz="0" w:space="0" w:color="auto"/>
        <w:right w:val="none" w:sz="0" w:space="0" w:color="auto"/>
      </w:divBdr>
    </w:div>
    <w:div w:id="1804034995">
      <w:bodyDiv w:val="1"/>
      <w:marLeft w:val="0"/>
      <w:marRight w:val="0"/>
      <w:marTop w:val="0"/>
      <w:marBottom w:val="0"/>
      <w:divBdr>
        <w:top w:val="none" w:sz="0" w:space="0" w:color="auto"/>
        <w:left w:val="none" w:sz="0" w:space="0" w:color="auto"/>
        <w:bottom w:val="none" w:sz="0" w:space="0" w:color="auto"/>
        <w:right w:val="none" w:sz="0" w:space="0" w:color="auto"/>
      </w:divBdr>
    </w:div>
    <w:div w:id="1804075748">
      <w:bodyDiv w:val="1"/>
      <w:marLeft w:val="0"/>
      <w:marRight w:val="0"/>
      <w:marTop w:val="0"/>
      <w:marBottom w:val="0"/>
      <w:divBdr>
        <w:top w:val="none" w:sz="0" w:space="0" w:color="auto"/>
        <w:left w:val="none" w:sz="0" w:space="0" w:color="auto"/>
        <w:bottom w:val="none" w:sz="0" w:space="0" w:color="auto"/>
        <w:right w:val="none" w:sz="0" w:space="0" w:color="auto"/>
      </w:divBdr>
    </w:div>
    <w:div w:id="1804158106">
      <w:bodyDiv w:val="1"/>
      <w:marLeft w:val="0"/>
      <w:marRight w:val="0"/>
      <w:marTop w:val="0"/>
      <w:marBottom w:val="0"/>
      <w:divBdr>
        <w:top w:val="none" w:sz="0" w:space="0" w:color="auto"/>
        <w:left w:val="none" w:sz="0" w:space="0" w:color="auto"/>
        <w:bottom w:val="none" w:sz="0" w:space="0" w:color="auto"/>
        <w:right w:val="none" w:sz="0" w:space="0" w:color="auto"/>
      </w:divBdr>
    </w:div>
    <w:div w:id="1804301027">
      <w:bodyDiv w:val="1"/>
      <w:marLeft w:val="0"/>
      <w:marRight w:val="0"/>
      <w:marTop w:val="0"/>
      <w:marBottom w:val="0"/>
      <w:divBdr>
        <w:top w:val="none" w:sz="0" w:space="0" w:color="auto"/>
        <w:left w:val="none" w:sz="0" w:space="0" w:color="auto"/>
        <w:bottom w:val="none" w:sz="0" w:space="0" w:color="auto"/>
        <w:right w:val="none" w:sz="0" w:space="0" w:color="auto"/>
      </w:divBdr>
    </w:div>
    <w:div w:id="1804343878">
      <w:bodyDiv w:val="1"/>
      <w:marLeft w:val="0"/>
      <w:marRight w:val="0"/>
      <w:marTop w:val="0"/>
      <w:marBottom w:val="0"/>
      <w:divBdr>
        <w:top w:val="none" w:sz="0" w:space="0" w:color="auto"/>
        <w:left w:val="none" w:sz="0" w:space="0" w:color="auto"/>
        <w:bottom w:val="none" w:sz="0" w:space="0" w:color="auto"/>
        <w:right w:val="none" w:sz="0" w:space="0" w:color="auto"/>
      </w:divBdr>
    </w:div>
    <w:div w:id="1804422935">
      <w:bodyDiv w:val="1"/>
      <w:marLeft w:val="0"/>
      <w:marRight w:val="0"/>
      <w:marTop w:val="0"/>
      <w:marBottom w:val="0"/>
      <w:divBdr>
        <w:top w:val="none" w:sz="0" w:space="0" w:color="auto"/>
        <w:left w:val="none" w:sz="0" w:space="0" w:color="auto"/>
        <w:bottom w:val="none" w:sz="0" w:space="0" w:color="auto"/>
        <w:right w:val="none" w:sz="0" w:space="0" w:color="auto"/>
      </w:divBdr>
    </w:div>
    <w:div w:id="1804468669">
      <w:bodyDiv w:val="1"/>
      <w:marLeft w:val="0"/>
      <w:marRight w:val="0"/>
      <w:marTop w:val="0"/>
      <w:marBottom w:val="0"/>
      <w:divBdr>
        <w:top w:val="none" w:sz="0" w:space="0" w:color="auto"/>
        <w:left w:val="none" w:sz="0" w:space="0" w:color="auto"/>
        <w:bottom w:val="none" w:sz="0" w:space="0" w:color="auto"/>
        <w:right w:val="none" w:sz="0" w:space="0" w:color="auto"/>
      </w:divBdr>
    </w:div>
    <w:div w:id="1804498358">
      <w:bodyDiv w:val="1"/>
      <w:marLeft w:val="0"/>
      <w:marRight w:val="0"/>
      <w:marTop w:val="0"/>
      <w:marBottom w:val="0"/>
      <w:divBdr>
        <w:top w:val="none" w:sz="0" w:space="0" w:color="auto"/>
        <w:left w:val="none" w:sz="0" w:space="0" w:color="auto"/>
        <w:bottom w:val="none" w:sz="0" w:space="0" w:color="auto"/>
        <w:right w:val="none" w:sz="0" w:space="0" w:color="auto"/>
      </w:divBdr>
    </w:div>
    <w:div w:id="1804810817">
      <w:bodyDiv w:val="1"/>
      <w:marLeft w:val="0"/>
      <w:marRight w:val="0"/>
      <w:marTop w:val="0"/>
      <w:marBottom w:val="0"/>
      <w:divBdr>
        <w:top w:val="none" w:sz="0" w:space="0" w:color="auto"/>
        <w:left w:val="none" w:sz="0" w:space="0" w:color="auto"/>
        <w:bottom w:val="none" w:sz="0" w:space="0" w:color="auto"/>
        <w:right w:val="none" w:sz="0" w:space="0" w:color="auto"/>
      </w:divBdr>
    </w:div>
    <w:div w:id="1804884973">
      <w:bodyDiv w:val="1"/>
      <w:marLeft w:val="0"/>
      <w:marRight w:val="0"/>
      <w:marTop w:val="0"/>
      <w:marBottom w:val="0"/>
      <w:divBdr>
        <w:top w:val="none" w:sz="0" w:space="0" w:color="auto"/>
        <w:left w:val="none" w:sz="0" w:space="0" w:color="auto"/>
        <w:bottom w:val="none" w:sz="0" w:space="0" w:color="auto"/>
        <w:right w:val="none" w:sz="0" w:space="0" w:color="auto"/>
      </w:divBdr>
    </w:div>
    <w:div w:id="1804955484">
      <w:bodyDiv w:val="1"/>
      <w:marLeft w:val="0"/>
      <w:marRight w:val="0"/>
      <w:marTop w:val="0"/>
      <w:marBottom w:val="0"/>
      <w:divBdr>
        <w:top w:val="none" w:sz="0" w:space="0" w:color="auto"/>
        <w:left w:val="none" w:sz="0" w:space="0" w:color="auto"/>
        <w:bottom w:val="none" w:sz="0" w:space="0" w:color="auto"/>
        <w:right w:val="none" w:sz="0" w:space="0" w:color="auto"/>
      </w:divBdr>
    </w:div>
    <w:div w:id="1805198251">
      <w:bodyDiv w:val="1"/>
      <w:marLeft w:val="0"/>
      <w:marRight w:val="0"/>
      <w:marTop w:val="0"/>
      <w:marBottom w:val="0"/>
      <w:divBdr>
        <w:top w:val="none" w:sz="0" w:space="0" w:color="auto"/>
        <w:left w:val="none" w:sz="0" w:space="0" w:color="auto"/>
        <w:bottom w:val="none" w:sz="0" w:space="0" w:color="auto"/>
        <w:right w:val="none" w:sz="0" w:space="0" w:color="auto"/>
      </w:divBdr>
    </w:div>
    <w:div w:id="1805348419">
      <w:bodyDiv w:val="1"/>
      <w:marLeft w:val="0"/>
      <w:marRight w:val="0"/>
      <w:marTop w:val="0"/>
      <w:marBottom w:val="0"/>
      <w:divBdr>
        <w:top w:val="none" w:sz="0" w:space="0" w:color="auto"/>
        <w:left w:val="none" w:sz="0" w:space="0" w:color="auto"/>
        <w:bottom w:val="none" w:sz="0" w:space="0" w:color="auto"/>
        <w:right w:val="none" w:sz="0" w:space="0" w:color="auto"/>
      </w:divBdr>
    </w:div>
    <w:div w:id="1805535796">
      <w:bodyDiv w:val="1"/>
      <w:marLeft w:val="0"/>
      <w:marRight w:val="0"/>
      <w:marTop w:val="0"/>
      <w:marBottom w:val="0"/>
      <w:divBdr>
        <w:top w:val="none" w:sz="0" w:space="0" w:color="auto"/>
        <w:left w:val="none" w:sz="0" w:space="0" w:color="auto"/>
        <w:bottom w:val="none" w:sz="0" w:space="0" w:color="auto"/>
        <w:right w:val="none" w:sz="0" w:space="0" w:color="auto"/>
      </w:divBdr>
    </w:div>
    <w:div w:id="1805734175">
      <w:bodyDiv w:val="1"/>
      <w:marLeft w:val="0"/>
      <w:marRight w:val="0"/>
      <w:marTop w:val="0"/>
      <w:marBottom w:val="0"/>
      <w:divBdr>
        <w:top w:val="none" w:sz="0" w:space="0" w:color="auto"/>
        <w:left w:val="none" w:sz="0" w:space="0" w:color="auto"/>
        <w:bottom w:val="none" w:sz="0" w:space="0" w:color="auto"/>
        <w:right w:val="none" w:sz="0" w:space="0" w:color="auto"/>
      </w:divBdr>
    </w:div>
    <w:div w:id="1805924107">
      <w:bodyDiv w:val="1"/>
      <w:marLeft w:val="0"/>
      <w:marRight w:val="0"/>
      <w:marTop w:val="0"/>
      <w:marBottom w:val="0"/>
      <w:divBdr>
        <w:top w:val="none" w:sz="0" w:space="0" w:color="auto"/>
        <w:left w:val="none" w:sz="0" w:space="0" w:color="auto"/>
        <w:bottom w:val="none" w:sz="0" w:space="0" w:color="auto"/>
        <w:right w:val="none" w:sz="0" w:space="0" w:color="auto"/>
      </w:divBdr>
    </w:div>
    <w:div w:id="1805997578">
      <w:bodyDiv w:val="1"/>
      <w:marLeft w:val="0"/>
      <w:marRight w:val="0"/>
      <w:marTop w:val="0"/>
      <w:marBottom w:val="0"/>
      <w:divBdr>
        <w:top w:val="none" w:sz="0" w:space="0" w:color="auto"/>
        <w:left w:val="none" w:sz="0" w:space="0" w:color="auto"/>
        <w:bottom w:val="none" w:sz="0" w:space="0" w:color="auto"/>
        <w:right w:val="none" w:sz="0" w:space="0" w:color="auto"/>
      </w:divBdr>
    </w:div>
    <w:div w:id="1806123279">
      <w:bodyDiv w:val="1"/>
      <w:marLeft w:val="0"/>
      <w:marRight w:val="0"/>
      <w:marTop w:val="0"/>
      <w:marBottom w:val="0"/>
      <w:divBdr>
        <w:top w:val="none" w:sz="0" w:space="0" w:color="auto"/>
        <w:left w:val="none" w:sz="0" w:space="0" w:color="auto"/>
        <w:bottom w:val="none" w:sz="0" w:space="0" w:color="auto"/>
        <w:right w:val="none" w:sz="0" w:space="0" w:color="auto"/>
      </w:divBdr>
    </w:div>
    <w:div w:id="1806894324">
      <w:bodyDiv w:val="1"/>
      <w:marLeft w:val="0"/>
      <w:marRight w:val="0"/>
      <w:marTop w:val="0"/>
      <w:marBottom w:val="0"/>
      <w:divBdr>
        <w:top w:val="none" w:sz="0" w:space="0" w:color="auto"/>
        <w:left w:val="none" w:sz="0" w:space="0" w:color="auto"/>
        <w:bottom w:val="none" w:sz="0" w:space="0" w:color="auto"/>
        <w:right w:val="none" w:sz="0" w:space="0" w:color="auto"/>
      </w:divBdr>
    </w:div>
    <w:div w:id="1806964375">
      <w:bodyDiv w:val="1"/>
      <w:marLeft w:val="0"/>
      <w:marRight w:val="0"/>
      <w:marTop w:val="0"/>
      <w:marBottom w:val="0"/>
      <w:divBdr>
        <w:top w:val="none" w:sz="0" w:space="0" w:color="auto"/>
        <w:left w:val="none" w:sz="0" w:space="0" w:color="auto"/>
        <w:bottom w:val="none" w:sz="0" w:space="0" w:color="auto"/>
        <w:right w:val="none" w:sz="0" w:space="0" w:color="auto"/>
      </w:divBdr>
    </w:div>
    <w:div w:id="1807433121">
      <w:bodyDiv w:val="1"/>
      <w:marLeft w:val="0"/>
      <w:marRight w:val="0"/>
      <w:marTop w:val="0"/>
      <w:marBottom w:val="0"/>
      <w:divBdr>
        <w:top w:val="none" w:sz="0" w:space="0" w:color="auto"/>
        <w:left w:val="none" w:sz="0" w:space="0" w:color="auto"/>
        <w:bottom w:val="none" w:sz="0" w:space="0" w:color="auto"/>
        <w:right w:val="none" w:sz="0" w:space="0" w:color="auto"/>
      </w:divBdr>
    </w:div>
    <w:div w:id="1807501066">
      <w:bodyDiv w:val="1"/>
      <w:marLeft w:val="0"/>
      <w:marRight w:val="0"/>
      <w:marTop w:val="0"/>
      <w:marBottom w:val="0"/>
      <w:divBdr>
        <w:top w:val="none" w:sz="0" w:space="0" w:color="auto"/>
        <w:left w:val="none" w:sz="0" w:space="0" w:color="auto"/>
        <w:bottom w:val="none" w:sz="0" w:space="0" w:color="auto"/>
        <w:right w:val="none" w:sz="0" w:space="0" w:color="auto"/>
      </w:divBdr>
    </w:div>
    <w:div w:id="1807504934">
      <w:bodyDiv w:val="1"/>
      <w:marLeft w:val="0"/>
      <w:marRight w:val="0"/>
      <w:marTop w:val="0"/>
      <w:marBottom w:val="0"/>
      <w:divBdr>
        <w:top w:val="none" w:sz="0" w:space="0" w:color="auto"/>
        <w:left w:val="none" w:sz="0" w:space="0" w:color="auto"/>
        <w:bottom w:val="none" w:sz="0" w:space="0" w:color="auto"/>
        <w:right w:val="none" w:sz="0" w:space="0" w:color="auto"/>
      </w:divBdr>
    </w:div>
    <w:div w:id="1807506478">
      <w:bodyDiv w:val="1"/>
      <w:marLeft w:val="0"/>
      <w:marRight w:val="0"/>
      <w:marTop w:val="0"/>
      <w:marBottom w:val="0"/>
      <w:divBdr>
        <w:top w:val="none" w:sz="0" w:space="0" w:color="auto"/>
        <w:left w:val="none" w:sz="0" w:space="0" w:color="auto"/>
        <w:bottom w:val="none" w:sz="0" w:space="0" w:color="auto"/>
        <w:right w:val="none" w:sz="0" w:space="0" w:color="auto"/>
      </w:divBdr>
    </w:div>
    <w:div w:id="1808039322">
      <w:bodyDiv w:val="1"/>
      <w:marLeft w:val="0"/>
      <w:marRight w:val="0"/>
      <w:marTop w:val="0"/>
      <w:marBottom w:val="0"/>
      <w:divBdr>
        <w:top w:val="none" w:sz="0" w:space="0" w:color="auto"/>
        <w:left w:val="none" w:sz="0" w:space="0" w:color="auto"/>
        <w:bottom w:val="none" w:sz="0" w:space="0" w:color="auto"/>
        <w:right w:val="none" w:sz="0" w:space="0" w:color="auto"/>
      </w:divBdr>
    </w:div>
    <w:div w:id="1808165414">
      <w:bodyDiv w:val="1"/>
      <w:marLeft w:val="0"/>
      <w:marRight w:val="0"/>
      <w:marTop w:val="0"/>
      <w:marBottom w:val="0"/>
      <w:divBdr>
        <w:top w:val="none" w:sz="0" w:space="0" w:color="auto"/>
        <w:left w:val="none" w:sz="0" w:space="0" w:color="auto"/>
        <w:bottom w:val="none" w:sz="0" w:space="0" w:color="auto"/>
        <w:right w:val="none" w:sz="0" w:space="0" w:color="auto"/>
      </w:divBdr>
    </w:div>
    <w:div w:id="1808401056">
      <w:bodyDiv w:val="1"/>
      <w:marLeft w:val="0"/>
      <w:marRight w:val="0"/>
      <w:marTop w:val="0"/>
      <w:marBottom w:val="0"/>
      <w:divBdr>
        <w:top w:val="none" w:sz="0" w:space="0" w:color="auto"/>
        <w:left w:val="none" w:sz="0" w:space="0" w:color="auto"/>
        <w:bottom w:val="none" w:sz="0" w:space="0" w:color="auto"/>
        <w:right w:val="none" w:sz="0" w:space="0" w:color="auto"/>
      </w:divBdr>
    </w:div>
    <w:div w:id="1808430702">
      <w:bodyDiv w:val="1"/>
      <w:marLeft w:val="0"/>
      <w:marRight w:val="0"/>
      <w:marTop w:val="0"/>
      <w:marBottom w:val="0"/>
      <w:divBdr>
        <w:top w:val="none" w:sz="0" w:space="0" w:color="auto"/>
        <w:left w:val="none" w:sz="0" w:space="0" w:color="auto"/>
        <w:bottom w:val="none" w:sz="0" w:space="0" w:color="auto"/>
        <w:right w:val="none" w:sz="0" w:space="0" w:color="auto"/>
      </w:divBdr>
    </w:div>
    <w:div w:id="1808469653">
      <w:bodyDiv w:val="1"/>
      <w:marLeft w:val="0"/>
      <w:marRight w:val="0"/>
      <w:marTop w:val="0"/>
      <w:marBottom w:val="0"/>
      <w:divBdr>
        <w:top w:val="none" w:sz="0" w:space="0" w:color="auto"/>
        <w:left w:val="none" w:sz="0" w:space="0" w:color="auto"/>
        <w:bottom w:val="none" w:sz="0" w:space="0" w:color="auto"/>
        <w:right w:val="none" w:sz="0" w:space="0" w:color="auto"/>
      </w:divBdr>
    </w:div>
    <w:div w:id="1808738873">
      <w:bodyDiv w:val="1"/>
      <w:marLeft w:val="0"/>
      <w:marRight w:val="0"/>
      <w:marTop w:val="0"/>
      <w:marBottom w:val="0"/>
      <w:divBdr>
        <w:top w:val="none" w:sz="0" w:space="0" w:color="auto"/>
        <w:left w:val="none" w:sz="0" w:space="0" w:color="auto"/>
        <w:bottom w:val="none" w:sz="0" w:space="0" w:color="auto"/>
        <w:right w:val="none" w:sz="0" w:space="0" w:color="auto"/>
      </w:divBdr>
    </w:div>
    <w:div w:id="1808741111">
      <w:bodyDiv w:val="1"/>
      <w:marLeft w:val="0"/>
      <w:marRight w:val="0"/>
      <w:marTop w:val="0"/>
      <w:marBottom w:val="0"/>
      <w:divBdr>
        <w:top w:val="none" w:sz="0" w:space="0" w:color="auto"/>
        <w:left w:val="none" w:sz="0" w:space="0" w:color="auto"/>
        <w:bottom w:val="none" w:sz="0" w:space="0" w:color="auto"/>
        <w:right w:val="none" w:sz="0" w:space="0" w:color="auto"/>
      </w:divBdr>
    </w:div>
    <w:div w:id="1809472311">
      <w:bodyDiv w:val="1"/>
      <w:marLeft w:val="0"/>
      <w:marRight w:val="0"/>
      <w:marTop w:val="0"/>
      <w:marBottom w:val="0"/>
      <w:divBdr>
        <w:top w:val="none" w:sz="0" w:space="0" w:color="auto"/>
        <w:left w:val="none" w:sz="0" w:space="0" w:color="auto"/>
        <w:bottom w:val="none" w:sz="0" w:space="0" w:color="auto"/>
        <w:right w:val="none" w:sz="0" w:space="0" w:color="auto"/>
      </w:divBdr>
    </w:div>
    <w:div w:id="1809588001">
      <w:bodyDiv w:val="1"/>
      <w:marLeft w:val="0"/>
      <w:marRight w:val="0"/>
      <w:marTop w:val="0"/>
      <w:marBottom w:val="0"/>
      <w:divBdr>
        <w:top w:val="none" w:sz="0" w:space="0" w:color="auto"/>
        <w:left w:val="none" w:sz="0" w:space="0" w:color="auto"/>
        <w:bottom w:val="none" w:sz="0" w:space="0" w:color="auto"/>
        <w:right w:val="none" w:sz="0" w:space="0" w:color="auto"/>
      </w:divBdr>
    </w:div>
    <w:div w:id="1810172693">
      <w:bodyDiv w:val="1"/>
      <w:marLeft w:val="0"/>
      <w:marRight w:val="0"/>
      <w:marTop w:val="0"/>
      <w:marBottom w:val="0"/>
      <w:divBdr>
        <w:top w:val="none" w:sz="0" w:space="0" w:color="auto"/>
        <w:left w:val="none" w:sz="0" w:space="0" w:color="auto"/>
        <w:bottom w:val="none" w:sz="0" w:space="0" w:color="auto"/>
        <w:right w:val="none" w:sz="0" w:space="0" w:color="auto"/>
      </w:divBdr>
    </w:div>
    <w:div w:id="1810202192">
      <w:bodyDiv w:val="1"/>
      <w:marLeft w:val="0"/>
      <w:marRight w:val="0"/>
      <w:marTop w:val="0"/>
      <w:marBottom w:val="0"/>
      <w:divBdr>
        <w:top w:val="none" w:sz="0" w:space="0" w:color="auto"/>
        <w:left w:val="none" w:sz="0" w:space="0" w:color="auto"/>
        <w:bottom w:val="none" w:sz="0" w:space="0" w:color="auto"/>
        <w:right w:val="none" w:sz="0" w:space="0" w:color="auto"/>
      </w:divBdr>
    </w:div>
    <w:div w:id="1810322198">
      <w:bodyDiv w:val="1"/>
      <w:marLeft w:val="0"/>
      <w:marRight w:val="0"/>
      <w:marTop w:val="0"/>
      <w:marBottom w:val="0"/>
      <w:divBdr>
        <w:top w:val="none" w:sz="0" w:space="0" w:color="auto"/>
        <w:left w:val="none" w:sz="0" w:space="0" w:color="auto"/>
        <w:bottom w:val="none" w:sz="0" w:space="0" w:color="auto"/>
        <w:right w:val="none" w:sz="0" w:space="0" w:color="auto"/>
      </w:divBdr>
    </w:div>
    <w:div w:id="1810366664">
      <w:bodyDiv w:val="1"/>
      <w:marLeft w:val="0"/>
      <w:marRight w:val="0"/>
      <w:marTop w:val="0"/>
      <w:marBottom w:val="0"/>
      <w:divBdr>
        <w:top w:val="none" w:sz="0" w:space="0" w:color="auto"/>
        <w:left w:val="none" w:sz="0" w:space="0" w:color="auto"/>
        <w:bottom w:val="none" w:sz="0" w:space="0" w:color="auto"/>
        <w:right w:val="none" w:sz="0" w:space="0" w:color="auto"/>
      </w:divBdr>
    </w:div>
    <w:div w:id="1810395756">
      <w:bodyDiv w:val="1"/>
      <w:marLeft w:val="0"/>
      <w:marRight w:val="0"/>
      <w:marTop w:val="0"/>
      <w:marBottom w:val="0"/>
      <w:divBdr>
        <w:top w:val="none" w:sz="0" w:space="0" w:color="auto"/>
        <w:left w:val="none" w:sz="0" w:space="0" w:color="auto"/>
        <w:bottom w:val="none" w:sz="0" w:space="0" w:color="auto"/>
        <w:right w:val="none" w:sz="0" w:space="0" w:color="auto"/>
      </w:divBdr>
    </w:div>
    <w:div w:id="1810585174">
      <w:bodyDiv w:val="1"/>
      <w:marLeft w:val="0"/>
      <w:marRight w:val="0"/>
      <w:marTop w:val="0"/>
      <w:marBottom w:val="0"/>
      <w:divBdr>
        <w:top w:val="none" w:sz="0" w:space="0" w:color="auto"/>
        <w:left w:val="none" w:sz="0" w:space="0" w:color="auto"/>
        <w:bottom w:val="none" w:sz="0" w:space="0" w:color="auto"/>
        <w:right w:val="none" w:sz="0" w:space="0" w:color="auto"/>
      </w:divBdr>
    </w:div>
    <w:div w:id="1810588110">
      <w:bodyDiv w:val="1"/>
      <w:marLeft w:val="0"/>
      <w:marRight w:val="0"/>
      <w:marTop w:val="0"/>
      <w:marBottom w:val="0"/>
      <w:divBdr>
        <w:top w:val="none" w:sz="0" w:space="0" w:color="auto"/>
        <w:left w:val="none" w:sz="0" w:space="0" w:color="auto"/>
        <w:bottom w:val="none" w:sz="0" w:space="0" w:color="auto"/>
        <w:right w:val="none" w:sz="0" w:space="0" w:color="auto"/>
      </w:divBdr>
    </w:div>
    <w:div w:id="1810706759">
      <w:bodyDiv w:val="1"/>
      <w:marLeft w:val="0"/>
      <w:marRight w:val="0"/>
      <w:marTop w:val="0"/>
      <w:marBottom w:val="0"/>
      <w:divBdr>
        <w:top w:val="none" w:sz="0" w:space="0" w:color="auto"/>
        <w:left w:val="none" w:sz="0" w:space="0" w:color="auto"/>
        <w:bottom w:val="none" w:sz="0" w:space="0" w:color="auto"/>
        <w:right w:val="none" w:sz="0" w:space="0" w:color="auto"/>
      </w:divBdr>
    </w:div>
    <w:div w:id="1810706958">
      <w:bodyDiv w:val="1"/>
      <w:marLeft w:val="0"/>
      <w:marRight w:val="0"/>
      <w:marTop w:val="0"/>
      <w:marBottom w:val="0"/>
      <w:divBdr>
        <w:top w:val="none" w:sz="0" w:space="0" w:color="auto"/>
        <w:left w:val="none" w:sz="0" w:space="0" w:color="auto"/>
        <w:bottom w:val="none" w:sz="0" w:space="0" w:color="auto"/>
        <w:right w:val="none" w:sz="0" w:space="0" w:color="auto"/>
      </w:divBdr>
    </w:div>
    <w:div w:id="1810710136">
      <w:bodyDiv w:val="1"/>
      <w:marLeft w:val="0"/>
      <w:marRight w:val="0"/>
      <w:marTop w:val="0"/>
      <w:marBottom w:val="0"/>
      <w:divBdr>
        <w:top w:val="none" w:sz="0" w:space="0" w:color="auto"/>
        <w:left w:val="none" w:sz="0" w:space="0" w:color="auto"/>
        <w:bottom w:val="none" w:sz="0" w:space="0" w:color="auto"/>
        <w:right w:val="none" w:sz="0" w:space="0" w:color="auto"/>
      </w:divBdr>
    </w:div>
    <w:div w:id="1810779332">
      <w:bodyDiv w:val="1"/>
      <w:marLeft w:val="0"/>
      <w:marRight w:val="0"/>
      <w:marTop w:val="0"/>
      <w:marBottom w:val="0"/>
      <w:divBdr>
        <w:top w:val="none" w:sz="0" w:space="0" w:color="auto"/>
        <w:left w:val="none" w:sz="0" w:space="0" w:color="auto"/>
        <w:bottom w:val="none" w:sz="0" w:space="0" w:color="auto"/>
        <w:right w:val="none" w:sz="0" w:space="0" w:color="auto"/>
      </w:divBdr>
    </w:div>
    <w:div w:id="1810856065">
      <w:bodyDiv w:val="1"/>
      <w:marLeft w:val="0"/>
      <w:marRight w:val="0"/>
      <w:marTop w:val="0"/>
      <w:marBottom w:val="0"/>
      <w:divBdr>
        <w:top w:val="none" w:sz="0" w:space="0" w:color="auto"/>
        <w:left w:val="none" w:sz="0" w:space="0" w:color="auto"/>
        <w:bottom w:val="none" w:sz="0" w:space="0" w:color="auto"/>
        <w:right w:val="none" w:sz="0" w:space="0" w:color="auto"/>
      </w:divBdr>
    </w:div>
    <w:div w:id="1810897251">
      <w:bodyDiv w:val="1"/>
      <w:marLeft w:val="0"/>
      <w:marRight w:val="0"/>
      <w:marTop w:val="0"/>
      <w:marBottom w:val="0"/>
      <w:divBdr>
        <w:top w:val="none" w:sz="0" w:space="0" w:color="auto"/>
        <w:left w:val="none" w:sz="0" w:space="0" w:color="auto"/>
        <w:bottom w:val="none" w:sz="0" w:space="0" w:color="auto"/>
        <w:right w:val="none" w:sz="0" w:space="0" w:color="auto"/>
      </w:divBdr>
    </w:div>
    <w:div w:id="1811047974">
      <w:bodyDiv w:val="1"/>
      <w:marLeft w:val="0"/>
      <w:marRight w:val="0"/>
      <w:marTop w:val="0"/>
      <w:marBottom w:val="0"/>
      <w:divBdr>
        <w:top w:val="none" w:sz="0" w:space="0" w:color="auto"/>
        <w:left w:val="none" w:sz="0" w:space="0" w:color="auto"/>
        <w:bottom w:val="none" w:sz="0" w:space="0" w:color="auto"/>
        <w:right w:val="none" w:sz="0" w:space="0" w:color="auto"/>
      </w:divBdr>
    </w:div>
    <w:div w:id="1811248798">
      <w:bodyDiv w:val="1"/>
      <w:marLeft w:val="0"/>
      <w:marRight w:val="0"/>
      <w:marTop w:val="0"/>
      <w:marBottom w:val="0"/>
      <w:divBdr>
        <w:top w:val="none" w:sz="0" w:space="0" w:color="auto"/>
        <w:left w:val="none" w:sz="0" w:space="0" w:color="auto"/>
        <w:bottom w:val="none" w:sz="0" w:space="0" w:color="auto"/>
        <w:right w:val="none" w:sz="0" w:space="0" w:color="auto"/>
      </w:divBdr>
    </w:div>
    <w:div w:id="1811483367">
      <w:bodyDiv w:val="1"/>
      <w:marLeft w:val="0"/>
      <w:marRight w:val="0"/>
      <w:marTop w:val="0"/>
      <w:marBottom w:val="0"/>
      <w:divBdr>
        <w:top w:val="none" w:sz="0" w:space="0" w:color="auto"/>
        <w:left w:val="none" w:sz="0" w:space="0" w:color="auto"/>
        <w:bottom w:val="none" w:sz="0" w:space="0" w:color="auto"/>
        <w:right w:val="none" w:sz="0" w:space="0" w:color="auto"/>
      </w:divBdr>
    </w:div>
    <w:div w:id="1811510363">
      <w:bodyDiv w:val="1"/>
      <w:marLeft w:val="0"/>
      <w:marRight w:val="0"/>
      <w:marTop w:val="0"/>
      <w:marBottom w:val="0"/>
      <w:divBdr>
        <w:top w:val="none" w:sz="0" w:space="0" w:color="auto"/>
        <w:left w:val="none" w:sz="0" w:space="0" w:color="auto"/>
        <w:bottom w:val="none" w:sz="0" w:space="0" w:color="auto"/>
        <w:right w:val="none" w:sz="0" w:space="0" w:color="auto"/>
      </w:divBdr>
    </w:div>
    <w:div w:id="1811749047">
      <w:bodyDiv w:val="1"/>
      <w:marLeft w:val="0"/>
      <w:marRight w:val="0"/>
      <w:marTop w:val="0"/>
      <w:marBottom w:val="0"/>
      <w:divBdr>
        <w:top w:val="none" w:sz="0" w:space="0" w:color="auto"/>
        <w:left w:val="none" w:sz="0" w:space="0" w:color="auto"/>
        <w:bottom w:val="none" w:sz="0" w:space="0" w:color="auto"/>
        <w:right w:val="none" w:sz="0" w:space="0" w:color="auto"/>
      </w:divBdr>
    </w:div>
    <w:div w:id="1811823834">
      <w:bodyDiv w:val="1"/>
      <w:marLeft w:val="0"/>
      <w:marRight w:val="0"/>
      <w:marTop w:val="0"/>
      <w:marBottom w:val="0"/>
      <w:divBdr>
        <w:top w:val="none" w:sz="0" w:space="0" w:color="auto"/>
        <w:left w:val="none" w:sz="0" w:space="0" w:color="auto"/>
        <w:bottom w:val="none" w:sz="0" w:space="0" w:color="auto"/>
        <w:right w:val="none" w:sz="0" w:space="0" w:color="auto"/>
      </w:divBdr>
    </w:div>
    <w:div w:id="1812138319">
      <w:bodyDiv w:val="1"/>
      <w:marLeft w:val="0"/>
      <w:marRight w:val="0"/>
      <w:marTop w:val="0"/>
      <w:marBottom w:val="0"/>
      <w:divBdr>
        <w:top w:val="none" w:sz="0" w:space="0" w:color="auto"/>
        <w:left w:val="none" w:sz="0" w:space="0" w:color="auto"/>
        <w:bottom w:val="none" w:sz="0" w:space="0" w:color="auto"/>
        <w:right w:val="none" w:sz="0" w:space="0" w:color="auto"/>
      </w:divBdr>
    </w:div>
    <w:div w:id="1812284694">
      <w:bodyDiv w:val="1"/>
      <w:marLeft w:val="0"/>
      <w:marRight w:val="0"/>
      <w:marTop w:val="0"/>
      <w:marBottom w:val="0"/>
      <w:divBdr>
        <w:top w:val="none" w:sz="0" w:space="0" w:color="auto"/>
        <w:left w:val="none" w:sz="0" w:space="0" w:color="auto"/>
        <w:bottom w:val="none" w:sz="0" w:space="0" w:color="auto"/>
        <w:right w:val="none" w:sz="0" w:space="0" w:color="auto"/>
      </w:divBdr>
    </w:div>
    <w:div w:id="1812408666">
      <w:bodyDiv w:val="1"/>
      <w:marLeft w:val="0"/>
      <w:marRight w:val="0"/>
      <w:marTop w:val="0"/>
      <w:marBottom w:val="0"/>
      <w:divBdr>
        <w:top w:val="none" w:sz="0" w:space="0" w:color="auto"/>
        <w:left w:val="none" w:sz="0" w:space="0" w:color="auto"/>
        <w:bottom w:val="none" w:sz="0" w:space="0" w:color="auto"/>
        <w:right w:val="none" w:sz="0" w:space="0" w:color="auto"/>
      </w:divBdr>
    </w:div>
    <w:div w:id="1812557698">
      <w:bodyDiv w:val="1"/>
      <w:marLeft w:val="0"/>
      <w:marRight w:val="0"/>
      <w:marTop w:val="0"/>
      <w:marBottom w:val="0"/>
      <w:divBdr>
        <w:top w:val="none" w:sz="0" w:space="0" w:color="auto"/>
        <w:left w:val="none" w:sz="0" w:space="0" w:color="auto"/>
        <w:bottom w:val="none" w:sz="0" w:space="0" w:color="auto"/>
        <w:right w:val="none" w:sz="0" w:space="0" w:color="auto"/>
      </w:divBdr>
    </w:div>
    <w:div w:id="1812626753">
      <w:bodyDiv w:val="1"/>
      <w:marLeft w:val="0"/>
      <w:marRight w:val="0"/>
      <w:marTop w:val="0"/>
      <w:marBottom w:val="0"/>
      <w:divBdr>
        <w:top w:val="none" w:sz="0" w:space="0" w:color="auto"/>
        <w:left w:val="none" w:sz="0" w:space="0" w:color="auto"/>
        <w:bottom w:val="none" w:sz="0" w:space="0" w:color="auto"/>
        <w:right w:val="none" w:sz="0" w:space="0" w:color="auto"/>
      </w:divBdr>
    </w:div>
    <w:div w:id="1812868120">
      <w:bodyDiv w:val="1"/>
      <w:marLeft w:val="0"/>
      <w:marRight w:val="0"/>
      <w:marTop w:val="0"/>
      <w:marBottom w:val="0"/>
      <w:divBdr>
        <w:top w:val="none" w:sz="0" w:space="0" w:color="auto"/>
        <w:left w:val="none" w:sz="0" w:space="0" w:color="auto"/>
        <w:bottom w:val="none" w:sz="0" w:space="0" w:color="auto"/>
        <w:right w:val="none" w:sz="0" w:space="0" w:color="auto"/>
      </w:divBdr>
    </w:div>
    <w:div w:id="1812870880">
      <w:bodyDiv w:val="1"/>
      <w:marLeft w:val="0"/>
      <w:marRight w:val="0"/>
      <w:marTop w:val="0"/>
      <w:marBottom w:val="0"/>
      <w:divBdr>
        <w:top w:val="none" w:sz="0" w:space="0" w:color="auto"/>
        <w:left w:val="none" w:sz="0" w:space="0" w:color="auto"/>
        <w:bottom w:val="none" w:sz="0" w:space="0" w:color="auto"/>
        <w:right w:val="none" w:sz="0" w:space="0" w:color="auto"/>
      </w:divBdr>
    </w:div>
    <w:div w:id="1812942888">
      <w:bodyDiv w:val="1"/>
      <w:marLeft w:val="0"/>
      <w:marRight w:val="0"/>
      <w:marTop w:val="0"/>
      <w:marBottom w:val="0"/>
      <w:divBdr>
        <w:top w:val="none" w:sz="0" w:space="0" w:color="auto"/>
        <w:left w:val="none" w:sz="0" w:space="0" w:color="auto"/>
        <w:bottom w:val="none" w:sz="0" w:space="0" w:color="auto"/>
        <w:right w:val="none" w:sz="0" w:space="0" w:color="auto"/>
      </w:divBdr>
    </w:div>
    <w:div w:id="1812945767">
      <w:bodyDiv w:val="1"/>
      <w:marLeft w:val="0"/>
      <w:marRight w:val="0"/>
      <w:marTop w:val="0"/>
      <w:marBottom w:val="0"/>
      <w:divBdr>
        <w:top w:val="none" w:sz="0" w:space="0" w:color="auto"/>
        <w:left w:val="none" w:sz="0" w:space="0" w:color="auto"/>
        <w:bottom w:val="none" w:sz="0" w:space="0" w:color="auto"/>
        <w:right w:val="none" w:sz="0" w:space="0" w:color="auto"/>
      </w:divBdr>
    </w:div>
    <w:div w:id="1813056465">
      <w:bodyDiv w:val="1"/>
      <w:marLeft w:val="0"/>
      <w:marRight w:val="0"/>
      <w:marTop w:val="0"/>
      <w:marBottom w:val="0"/>
      <w:divBdr>
        <w:top w:val="none" w:sz="0" w:space="0" w:color="auto"/>
        <w:left w:val="none" w:sz="0" w:space="0" w:color="auto"/>
        <w:bottom w:val="none" w:sz="0" w:space="0" w:color="auto"/>
        <w:right w:val="none" w:sz="0" w:space="0" w:color="auto"/>
      </w:divBdr>
    </w:div>
    <w:div w:id="1813059193">
      <w:bodyDiv w:val="1"/>
      <w:marLeft w:val="0"/>
      <w:marRight w:val="0"/>
      <w:marTop w:val="0"/>
      <w:marBottom w:val="0"/>
      <w:divBdr>
        <w:top w:val="none" w:sz="0" w:space="0" w:color="auto"/>
        <w:left w:val="none" w:sz="0" w:space="0" w:color="auto"/>
        <w:bottom w:val="none" w:sz="0" w:space="0" w:color="auto"/>
        <w:right w:val="none" w:sz="0" w:space="0" w:color="auto"/>
      </w:divBdr>
    </w:div>
    <w:div w:id="1813130076">
      <w:bodyDiv w:val="1"/>
      <w:marLeft w:val="0"/>
      <w:marRight w:val="0"/>
      <w:marTop w:val="0"/>
      <w:marBottom w:val="0"/>
      <w:divBdr>
        <w:top w:val="none" w:sz="0" w:space="0" w:color="auto"/>
        <w:left w:val="none" w:sz="0" w:space="0" w:color="auto"/>
        <w:bottom w:val="none" w:sz="0" w:space="0" w:color="auto"/>
        <w:right w:val="none" w:sz="0" w:space="0" w:color="auto"/>
      </w:divBdr>
    </w:div>
    <w:div w:id="1813211013">
      <w:bodyDiv w:val="1"/>
      <w:marLeft w:val="0"/>
      <w:marRight w:val="0"/>
      <w:marTop w:val="0"/>
      <w:marBottom w:val="0"/>
      <w:divBdr>
        <w:top w:val="none" w:sz="0" w:space="0" w:color="auto"/>
        <w:left w:val="none" w:sz="0" w:space="0" w:color="auto"/>
        <w:bottom w:val="none" w:sz="0" w:space="0" w:color="auto"/>
        <w:right w:val="none" w:sz="0" w:space="0" w:color="auto"/>
      </w:divBdr>
    </w:div>
    <w:div w:id="1813250628">
      <w:bodyDiv w:val="1"/>
      <w:marLeft w:val="0"/>
      <w:marRight w:val="0"/>
      <w:marTop w:val="0"/>
      <w:marBottom w:val="0"/>
      <w:divBdr>
        <w:top w:val="none" w:sz="0" w:space="0" w:color="auto"/>
        <w:left w:val="none" w:sz="0" w:space="0" w:color="auto"/>
        <w:bottom w:val="none" w:sz="0" w:space="0" w:color="auto"/>
        <w:right w:val="none" w:sz="0" w:space="0" w:color="auto"/>
      </w:divBdr>
    </w:div>
    <w:div w:id="1813450187">
      <w:bodyDiv w:val="1"/>
      <w:marLeft w:val="0"/>
      <w:marRight w:val="0"/>
      <w:marTop w:val="0"/>
      <w:marBottom w:val="0"/>
      <w:divBdr>
        <w:top w:val="none" w:sz="0" w:space="0" w:color="auto"/>
        <w:left w:val="none" w:sz="0" w:space="0" w:color="auto"/>
        <w:bottom w:val="none" w:sz="0" w:space="0" w:color="auto"/>
        <w:right w:val="none" w:sz="0" w:space="0" w:color="auto"/>
      </w:divBdr>
    </w:div>
    <w:div w:id="1813475351">
      <w:bodyDiv w:val="1"/>
      <w:marLeft w:val="0"/>
      <w:marRight w:val="0"/>
      <w:marTop w:val="0"/>
      <w:marBottom w:val="0"/>
      <w:divBdr>
        <w:top w:val="none" w:sz="0" w:space="0" w:color="auto"/>
        <w:left w:val="none" w:sz="0" w:space="0" w:color="auto"/>
        <w:bottom w:val="none" w:sz="0" w:space="0" w:color="auto"/>
        <w:right w:val="none" w:sz="0" w:space="0" w:color="auto"/>
      </w:divBdr>
    </w:div>
    <w:div w:id="1813523762">
      <w:bodyDiv w:val="1"/>
      <w:marLeft w:val="0"/>
      <w:marRight w:val="0"/>
      <w:marTop w:val="0"/>
      <w:marBottom w:val="0"/>
      <w:divBdr>
        <w:top w:val="none" w:sz="0" w:space="0" w:color="auto"/>
        <w:left w:val="none" w:sz="0" w:space="0" w:color="auto"/>
        <w:bottom w:val="none" w:sz="0" w:space="0" w:color="auto"/>
        <w:right w:val="none" w:sz="0" w:space="0" w:color="auto"/>
      </w:divBdr>
    </w:div>
    <w:div w:id="1813591799">
      <w:bodyDiv w:val="1"/>
      <w:marLeft w:val="0"/>
      <w:marRight w:val="0"/>
      <w:marTop w:val="0"/>
      <w:marBottom w:val="0"/>
      <w:divBdr>
        <w:top w:val="none" w:sz="0" w:space="0" w:color="auto"/>
        <w:left w:val="none" w:sz="0" w:space="0" w:color="auto"/>
        <w:bottom w:val="none" w:sz="0" w:space="0" w:color="auto"/>
        <w:right w:val="none" w:sz="0" w:space="0" w:color="auto"/>
      </w:divBdr>
    </w:div>
    <w:div w:id="1813912117">
      <w:bodyDiv w:val="1"/>
      <w:marLeft w:val="0"/>
      <w:marRight w:val="0"/>
      <w:marTop w:val="0"/>
      <w:marBottom w:val="0"/>
      <w:divBdr>
        <w:top w:val="none" w:sz="0" w:space="0" w:color="auto"/>
        <w:left w:val="none" w:sz="0" w:space="0" w:color="auto"/>
        <w:bottom w:val="none" w:sz="0" w:space="0" w:color="auto"/>
        <w:right w:val="none" w:sz="0" w:space="0" w:color="auto"/>
      </w:divBdr>
    </w:div>
    <w:div w:id="1814173346">
      <w:bodyDiv w:val="1"/>
      <w:marLeft w:val="0"/>
      <w:marRight w:val="0"/>
      <w:marTop w:val="0"/>
      <w:marBottom w:val="0"/>
      <w:divBdr>
        <w:top w:val="none" w:sz="0" w:space="0" w:color="auto"/>
        <w:left w:val="none" w:sz="0" w:space="0" w:color="auto"/>
        <w:bottom w:val="none" w:sz="0" w:space="0" w:color="auto"/>
        <w:right w:val="none" w:sz="0" w:space="0" w:color="auto"/>
      </w:divBdr>
    </w:div>
    <w:div w:id="1814253744">
      <w:bodyDiv w:val="1"/>
      <w:marLeft w:val="0"/>
      <w:marRight w:val="0"/>
      <w:marTop w:val="0"/>
      <w:marBottom w:val="0"/>
      <w:divBdr>
        <w:top w:val="none" w:sz="0" w:space="0" w:color="auto"/>
        <w:left w:val="none" w:sz="0" w:space="0" w:color="auto"/>
        <w:bottom w:val="none" w:sz="0" w:space="0" w:color="auto"/>
        <w:right w:val="none" w:sz="0" w:space="0" w:color="auto"/>
      </w:divBdr>
    </w:div>
    <w:div w:id="1814372896">
      <w:bodyDiv w:val="1"/>
      <w:marLeft w:val="0"/>
      <w:marRight w:val="0"/>
      <w:marTop w:val="0"/>
      <w:marBottom w:val="0"/>
      <w:divBdr>
        <w:top w:val="none" w:sz="0" w:space="0" w:color="auto"/>
        <w:left w:val="none" w:sz="0" w:space="0" w:color="auto"/>
        <w:bottom w:val="none" w:sz="0" w:space="0" w:color="auto"/>
        <w:right w:val="none" w:sz="0" w:space="0" w:color="auto"/>
      </w:divBdr>
    </w:div>
    <w:div w:id="1814517788">
      <w:bodyDiv w:val="1"/>
      <w:marLeft w:val="0"/>
      <w:marRight w:val="0"/>
      <w:marTop w:val="0"/>
      <w:marBottom w:val="0"/>
      <w:divBdr>
        <w:top w:val="none" w:sz="0" w:space="0" w:color="auto"/>
        <w:left w:val="none" w:sz="0" w:space="0" w:color="auto"/>
        <w:bottom w:val="none" w:sz="0" w:space="0" w:color="auto"/>
        <w:right w:val="none" w:sz="0" w:space="0" w:color="auto"/>
      </w:divBdr>
    </w:div>
    <w:div w:id="1814520021">
      <w:bodyDiv w:val="1"/>
      <w:marLeft w:val="0"/>
      <w:marRight w:val="0"/>
      <w:marTop w:val="0"/>
      <w:marBottom w:val="0"/>
      <w:divBdr>
        <w:top w:val="none" w:sz="0" w:space="0" w:color="auto"/>
        <w:left w:val="none" w:sz="0" w:space="0" w:color="auto"/>
        <w:bottom w:val="none" w:sz="0" w:space="0" w:color="auto"/>
        <w:right w:val="none" w:sz="0" w:space="0" w:color="auto"/>
      </w:divBdr>
    </w:div>
    <w:div w:id="1814562898">
      <w:bodyDiv w:val="1"/>
      <w:marLeft w:val="0"/>
      <w:marRight w:val="0"/>
      <w:marTop w:val="0"/>
      <w:marBottom w:val="0"/>
      <w:divBdr>
        <w:top w:val="none" w:sz="0" w:space="0" w:color="auto"/>
        <w:left w:val="none" w:sz="0" w:space="0" w:color="auto"/>
        <w:bottom w:val="none" w:sz="0" w:space="0" w:color="auto"/>
        <w:right w:val="none" w:sz="0" w:space="0" w:color="auto"/>
      </w:divBdr>
    </w:div>
    <w:div w:id="1814833664">
      <w:bodyDiv w:val="1"/>
      <w:marLeft w:val="0"/>
      <w:marRight w:val="0"/>
      <w:marTop w:val="0"/>
      <w:marBottom w:val="0"/>
      <w:divBdr>
        <w:top w:val="none" w:sz="0" w:space="0" w:color="auto"/>
        <w:left w:val="none" w:sz="0" w:space="0" w:color="auto"/>
        <w:bottom w:val="none" w:sz="0" w:space="0" w:color="auto"/>
        <w:right w:val="none" w:sz="0" w:space="0" w:color="auto"/>
      </w:divBdr>
    </w:div>
    <w:div w:id="1815222095">
      <w:bodyDiv w:val="1"/>
      <w:marLeft w:val="0"/>
      <w:marRight w:val="0"/>
      <w:marTop w:val="0"/>
      <w:marBottom w:val="0"/>
      <w:divBdr>
        <w:top w:val="none" w:sz="0" w:space="0" w:color="auto"/>
        <w:left w:val="none" w:sz="0" w:space="0" w:color="auto"/>
        <w:bottom w:val="none" w:sz="0" w:space="0" w:color="auto"/>
        <w:right w:val="none" w:sz="0" w:space="0" w:color="auto"/>
      </w:divBdr>
    </w:div>
    <w:div w:id="1815484298">
      <w:bodyDiv w:val="1"/>
      <w:marLeft w:val="0"/>
      <w:marRight w:val="0"/>
      <w:marTop w:val="0"/>
      <w:marBottom w:val="0"/>
      <w:divBdr>
        <w:top w:val="none" w:sz="0" w:space="0" w:color="auto"/>
        <w:left w:val="none" w:sz="0" w:space="0" w:color="auto"/>
        <w:bottom w:val="none" w:sz="0" w:space="0" w:color="auto"/>
        <w:right w:val="none" w:sz="0" w:space="0" w:color="auto"/>
      </w:divBdr>
    </w:div>
    <w:div w:id="1816025135">
      <w:bodyDiv w:val="1"/>
      <w:marLeft w:val="0"/>
      <w:marRight w:val="0"/>
      <w:marTop w:val="0"/>
      <w:marBottom w:val="0"/>
      <w:divBdr>
        <w:top w:val="none" w:sz="0" w:space="0" w:color="auto"/>
        <w:left w:val="none" w:sz="0" w:space="0" w:color="auto"/>
        <w:bottom w:val="none" w:sz="0" w:space="0" w:color="auto"/>
        <w:right w:val="none" w:sz="0" w:space="0" w:color="auto"/>
      </w:divBdr>
    </w:div>
    <w:div w:id="1816138457">
      <w:bodyDiv w:val="1"/>
      <w:marLeft w:val="0"/>
      <w:marRight w:val="0"/>
      <w:marTop w:val="0"/>
      <w:marBottom w:val="0"/>
      <w:divBdr>
        <w:top w:val="none" w:sz="0" w:space="0" w:color="auto"/>
        <w:left w:val="none" w:sz="0" w:space="0" w:color="auto"/>
        <w:bottom w:val="none" w:sz="0" w:space="0" w:color="auto"/>
        <w:right w:val="none" w:sz="0" w:space="0" w:color="auto"/>
      </w:divBdr>
    </w:div>
    <w:div w:id="1816331526">
      <w:bodyDiv w:val="1"/>
      <w:marLeft w:val="0"/>
      <w:marRight w:val="0"/>
      <w:marTop w:val="0"/>
      <w:marBottom w:val="0"/>
      <w:divBdr>
        <w:top w:val="none" w:sz="0" w:space="0" w:color="auto"/>
        <w:left w:val="none" w:sz="0" w:space="0" w:color="auto"/>
        <w:bottom w:val="none" w:sz="0" w:space="0" w:color="auto"/>
        <w:right w:val="none" w:sz="0" w:space="0" w:color="auto"/>
      </w:divBdr>
    </w:div>
    <w:div w:id="1816527400">
      <w:bodyDiv w:val="1"/>
      <w:marLeft w:val="0"/>
      <w:marRight w:val="0"/>
      <w:marTop w:val="0"/>
      <w:marBottom w:val="0"/>
      <w:divBdr>
        <w:top w:val="none" w:sz="0" w:space="0" w:color="auto"/>
        <w:left w:val="none" w:sz="0" w:space="0" w:color="auto"/>
        <w:bottom w:val="none" w:sz="0" w:space="0" w:color="auto"/>
        <w:right w:val="none" w:sz="0" w:space="0" w:color="auto"/>
      </w:divBdr>
    </w:div>
    <w:div w:id="1816795108">
      <w:bodyDiv w:val="1"/>
      <w:marLeft w:val="0"/>
      <w:marRight w:val="0"/>
      <w:marTop w:val="0"/>
      <w:marBottom w:val="0"/>
      <w:divBdr>
        <w:top w:val="none" w:sz="0" w:space="0" w:color="auto"/>
        <w:left w:val="none" w:sz="0" w:space="0" w:color="auto"/>
        <w:bottom w:val="none" w:sz="0" w:space="0" w:color="auto"/>
        <w:right w:val="none" w:sz="0" w:space="0" w:color="auto"/>
      </w:divBdr>
    </w:div>
    <w:div w:id="1816870904">
      <w:bodyDiv w:val="1"/>
      <w:marLeft w:val="0"/>
      <w:marRight w:val="0"/>
      <w:marTop w:val="0"/>
      <w:marBottom w:val="0"/>
      <w:divBdr>
        <w:top w:val="none" w:sz="0" w:space="0" w:color="auto"/>
        <w:left w:val="none" w:sz="0" w:space="0" w:color="auto"/>
        <w:bottom w:val="none" w:sz="0" w:space="0" w:color="auto"/>
        <w:right w:val="none" w:sz="0" w:space="0" w:color="auto"/>
      </w:divBdr>
    </w:div>
    <w:div w:id="1816949115">
      <w:bodyDiv w:val="1"/>
      <w:marLeft w:val="0"/>
      <w:marRight w:val="0"/>
      <w:marTop w:val="0"/>
      <w:marBottom w:val="0"/>
      <w:divBdr>
        <w:top w:val="none" w:sz="0" w:space="0" w:color="auto"/>
        <w:left w:val="none" w:sz="0" w:space="0" w:color="auto"/>
        <w:bottom w:val="none" w:sz="0" w:space="0" w:color="auto"/>
        <w:right w:val="none" w:sz="0" w:space="0" w:color="auto"/>
      </w:divBdr>
    </w:div>
    <w:div w:id="1816986523">
      <w:bodyDiv w:val="1"/>
      <w:marLeft w:val="0"/>
      <w:marRight w:val="0"/>
      <w:marTop w:val="0"/>
      <w:marBottom w:val="0"/>
      <w:divBdr>
        <w:top w:val="none" w:sz="0" w:space="0" w:color="auto"/>
        <w:left w:val="none" w:sz="0" w:space="0" w:color="auto"/>
        <w:bottom w:val="none" w:sz="0" w:space="0" w:color="auto"/>
        <w:right w:val="none" w:sz="0" w:space="0" w:color="auto"/>
      </w:divBdr>
    </w:div>
    <w:div w:id="1817066957">
      <w:bodyDiv w:val="1"/>
      <w:marLeft w:val="0"/>
      <w:marRight w:val="0"/>
      <w:marTop w:val="0"/>
      <w:marBottom w:val="0"/>
      <w:divBdr>
        <w:top w:val="none" w:sz="0" w:space="0" w:color="auto"/>
        <w:left w:val="none" w:sz="0" w:space="0" w:color="auto"/>
        <w:bottom w:val="none" w:sz="0" w:space="0" w:color="auto"/>
        <w:right w:val="none" w:sz="0" w:space="0" w:color="auto"/>
      </w:divBdr>
    </w:div>
    <w:div w:id="1817145479">
      <w:bodyDiv w:val="1"/>
      <w:marLeft w:val="0"/>
      <w:marRight w:val="0"/>
      <w:marTop w:val="0"/>
      <w:marBottom w:val="0"/>
      <w:divBdr>
        <w:top w:val="none" w:sz="0" w:space="0" w:color="auto"/>
        <w:left w:val="none" w:sz="0" w:space="0" w:color="auto"/>
        <w:bottom w:val="none" w:sz="0" w:space="0" w:color="auto"/>
        <w:right w:val="none" w:sz="0" w:space="0" w:color="auto"/>
      </w:divBdr>
    </w:div>
    <w:div w:id="1817186426">
      <w:bodyDiv w:val="1"/>
      <w:marLeft w:val="0"/>
      <w:marRight w:val="0"/>
      <w:marTop w:val="0"/>
      <w:marBottom w:val="0"/>
      <w:divBdr>
        <w:top w:val="none" w:sz="0" w:space="0" w:color="auto"/>
        <w:left w:val="none" w:sz="0" w:space="0" w:color="auto"/>
        <w:bottom w:val="none" w:sz="0" w:space="0" w:color="auto"/>
        <w:right w:val="none" w:sz="0" w:space="0" w:color="auto"/>
      </w:divBdr>
    </w:div>
    <w:div w:id="1817331265">
      <w:bodyDiv w:val="1"/>
      <w:marLeft w:val="0"/>
      <w:marRight w:val="0"/>
      <w:marTop w:val="0"/>
      <w:marBottom w:val="0"/>
      <w:divBdr>
        <w:top w:val="none" w:sz="0" w:space="0" w:color="auto"/>
        <w:left w:val="none" w:sz="0" w:space="0" w:color="auto"/>
        <w:bottom w:val="none" w:sz="0" w:space="0" w:color="auto"/>
        <w:right w:val="none" w:sz="0" w:space="0" w:color="auto"/>
      </w:divBdr>
    </w:div>
    <w:div w:id="1817332046">
      <w:bodyDiv w:val="1"/>
      <w:marLeft w:val="0"/>
      <w:marRight w:val="0"/>
      <w:marTop w:val="0"/>
      <w:marBottom w:val="0"/>
      <w:divBdr>
        <w:top w:val="none" w:sz="0" w:space="0" w:color="auto"/>
        <w:left w:val="none" w:sz="0" w:space="0" w:color="auto"/>
        <w:bottom w:val="none" w:sz="0" w:space="0" w:color="auto"/>
        <w:right w:val="none" w:sz="0" w:space="0" w:color="auto"/>
      </w:divBdr>
    </w:div>
    <w:div w:id="1817334577">
      <w:bodyDiv w:val="1"/>
      <w:marLeft w:val="0"/>
      <w:marRight w:val="0"/>
      <w:marTop w:val="0"/>
      <w:marBottom w:val="0"/>
      <w:divBdr>
        <w:top w:val="none" w:sz="0" w:space="0" w:color="auto"/>
        <w:left w:val="none" w:sz="0" w:space="0" w:color="auto"/>
        <w:bottom w:val="none" w:sz="0" w:space="0" w:color="auto"/>
        <w:right w:val="none" w:sz="0" w:space="0" w:color="auto"/>
      </w:divBdr>
    </w:div>
    <w:div w:id="1817454911">
      <w:bodyDiv w:val="1"/>
      <w:marLeft w:val="0"/>
      <w:marRight w:val="0"/>
      <w:marTop w:val="0"/>
      <w:marBottom w:val="0"/>
      <w:divBdr>
        <w:top w:val="none" w:sz="0" w:space="0" w:color="auto"/>
        <w:left w:val="none" w:sz="0" w:space="0" w:color="auto"/>
        <w:bottom w:val="none" w:sz="0" w:space="0" w:color="auto"/>
        <w:right w:val="none" w:sz="0" w:space="0" w:color="auto"/>
      </w:divBdr>
    </w:div>
    <w:div w:id="1817456902">
      <w:bodyDiv w:val="1"/>
      <w:marLeft w:val="0"/>
      <w:marRight w:val="0"/>
      <w:marTop w:val="0"/>
      <w:marBottom w:val="0"/>
      <w:divBdr>
        <w:top w:val="none" w:sz="0" w:space="0" w:color="auto"/>
        <w:left w:val="none" w:sz="0" w:space="0" w:color="auto"/>
        <w:bottom w:val="none" w:sz="0" w:space="0" w:color="auto"/>
        <w:right w:val="none" w:sz="0" w:space="0" w:color="auto"/>
      </w:divBdr>
    </w:div>
    <w:div w:id="1817456997">
      <w:bodyDiv w:val="1"/>
      <w:marLeft w:val="0"/>
      <w:marRight w:val="0"/>
      <w:marTop w:val="0"/>
      <w:marBottom w:val="0"/>
      <w:divBdr>
        <w:top w:val="none" w:sz="0" w:space="0" w:color="auto"/>
        <w:left w:val="none" w:sz="0" w:space="0" w:color="auto"/>
        <w:bottom w:val="none" w:sz="0" w:space="0" w:color="auto"/>
        <w:right w:val="none" w:sz="0" w:space="0" w:color="auto"/>
      </w:divBdr>
    </w:div>
    <w:div w:id="1817600868">
      <w:bodyDiv w:val="1"/>
      <w:marLeft w:val="0"/>
      <w:marRight w:val="0"/>
      <w:marTop w:val="0"/>
      <w:marBottom w:val="0"/>
      <w:divBdr>
        <w:top w:val="none" w:sz="0" w:space="0" w:color="auto"/>
        <w:left w:val="none" w:sz="0" w:space="0" w:color="auto"/>
        <w:bottom w:val="none" w:sz="0" w:space="0" w:color="auto"/>
        <w:right w:val="none" w:sz="0" w:space="0" w:color="auto"/>
      </w:divBdr>
    </w:div>
    <w:div w:id="1817649327">
      <w:bodyDiv w:val="1"/>
      <w:marLeft w:val="0"/>
      <w:marRight w:val="0"/>
      <w:marTop w:val="0"/>
      <w:marBottom w:val="0"/>
      <w:divBdr>
        <w:top w:val="none" w:sz="0" w:space="0" w:color="auto"/>
        <w:left w:val="none" w:sz="0" w:space="0" w:color="auto"/>
        <w:bottom w:val="none" w:sz="0" w:space="0" w:color="auto"/>
        <w:right w:val="none" w:sz="0" w:space="0" w:color="auto"/>
      </w:divBdr>
    </w:div>
    <w:div w:id="1817838885">
      <w:bodyDiv w:val="1"/>
      <w:marLeft w:val="0"/>
      <w:marRight w:val="0"/>
      <w:marTop w:val="0"/>
      <w:marBottom w:val="0"/>
      <w:divBdr>
        <w:top w:val="none" w:sz="0" w:space="0" w:color="auto"/>
        <w:left w:val="none" w:sz="0" w:space="0" w:color="auto"/>
        <w:bottom w:val="none" w:sz="0" w:space="0" w:color="auto"/>
        <w:right w:val="none" w:sz="0" w:space="0" w:color="auto"/>
      </w:divBdr>
    </w:div>
    <w:div w:id="1817987301">
      <w:bodyDiv w:val="1"/>
      <w:marLeft w:val="0"/>
      <w:marRight w:val="0"/>
      <w:marTop w:val="0"/>
      <w:marBottom w:val="0"/>
      <w:divBdr>
        <w:top w:val="none" w:sz="0" w:space="0" w:color="auto"/>
        <w:left w:val="none" w:sz="0" w:space="0" w:color="auto"/>
        <w:bottom w:val="none" w:sz="0" w:space="0" w:color="auto"/>
        <w:right w:val="none" w:sz="0" w:space="0" w:color="auto"/>
      </w:divBdr>
    </w:div>
    <w:div w:id="1818258796">
      <w:bodyDiv w:val="1"/>
      <w:marLeft w:val="0"/>
      <w:marRight w:val="0"/>
      <w:marTop w:val="0"/>
      <w:marBottom w:val="0"/>
      <w:divBdr>
        <w:top w:val="none" w:sz="0" w:space="0" w:color="auto"/>
        <w:left w:val="none" w:sz="0" w:space="0" w:color="auto"/>
        <w:bottom w:val="none" w:sz="0" w:space="0" w:color="auto"/>
        <w:right w:val="none" w:sz="0" w:space="0" w:color="auto"/>
      </w:divBdr>
    </w:div>
    <w:div w:id="1818380638">
      <w:bodyDiv w:val="1"/>
      <w:marLeft w:val="0"/>
      <w:marRight w:val="0"/>
      <w:marTop w:val="0"/>
      <w:marBottom w:val="0"/>
      <w:divBdr>
        <w:top w:val="none" w:sz="0" w:space="0" w:color="auto"/>
        <w:left w:val="none" w:sz="0" w:space="0" w:color="auto"/>
        <w:bottom w:val="none" w:sz="0" w:space="0" w:color="auto"/>
        <w:right w:val="none" w:sz="0" w:space="0" w:color="auto"/>
      </w:divBdr>
    </w:div>
    <w:div w:id="1818835187">
      <w:bodyDiv w:val="1"/>
      <w:marLeft w:val="0"/>
      <w:marRight w:val="0"/>
      <w:marTop w:val="0"/>
      <w:marBottom w:val="0"/>
      <w:divBdr>
        <w:top w:val="none" w:sz="0" w:space="0" w:color="auto"/>
        <w:left w:val="none" w:sz="0" w:space="0" w:color="auto"/>
        <w:bottom w:val="none" w:sz="0" w:space="0" w:color="auto"/>
        <w:right w:val="none" w:sz="0" w:space="0" w:color="auto"/>
      </w:divBdr>
    </w:div>
    <w:div w:id="1818911669">
      <w:bodyDiv w:val="1"/>
      <w:marLeft w:val="0"/>
      <w:marRight w:val="0"/>
      <w:marTop w:val="0"/>
      <w:marBottom w:val="0"/>
      <w:divBdr>
        <w:top w:val="none" w:sz="0" w:space="0" w:color="auto"/>
        <w:left w:val="none" w:sz="0" w:space="0" w:color="auto"/>
        <w:bottom w:val="none" w:sz="0" w:space="0" w:color="auto"/>
        <w:right w:val="none" w:sz="0" w:space="0" w:color="auto"/>
      </w:divBdr>
    </w:div>
    <w:div w:id="1818914357">
      <w:bodyDiv w:val="1"/>
      <w:marLeft w:val="0"/>
      <w:marRight w:val="0"/>
      <w:marTop w:val="0"/>
      <w:marBottom w:val="0"/>
      <w:divBdr>
        <w:top w:val="none" w:sz="0" w:space="0" w:color="auto"/>
        <w:left w:val="none" w:sz="0" w:space="0" w:color="auto"/>
        <w:bottom w:val="none" w:sz="0" w:space="0" w:color="auto"/>
        <w:right w:val="none" w:sz="0" w:space="0" w:color="auto"/>
      </w:divBdr>
    </w:div>
    <w:div w:id="1819224530">
      <w:bodyDiv w:val="1"/>
      <w:marLeft w:val="0"/>
      <w:marRight w:val="0"/>
      <w:marTop w:val="0"/>
      <w:marBottom w:val="0"/>
      <w:divBdr>
        <w:top w:val="none" w:sz="0" w:space="0" w:color="auto"/>
        <w:left w:val="none" w:sz="0" w:space="0" w:color="auto"/>
        <w:bottom w:val="none" w:sz="0" w:space="0" w:color="auto"/>
        <w:right w:val="none" w:sz="0" w:space="0" w:color="auto"/>
      </w:divBdr>
    </w:div>
    <w:div w:id="1819347632">
      <w:bodyDiv w:val="1"/>
      <w:marLeft w:val="0"/>
      <w:marRight w:val="0"/>
      <w:marTop w:val="0"/>
      <w:marBottom w:val="0"/>
      <w:divBdr>
        <w:top w:val="none" w:sz="0" w:space="0" w:color="auto"/>
        <w:left w:val="none" w:sz="0" w:space="0" w:color="auto"/>
        <w:bottom w:val="none" w:sz="0" w:space="0" w:color="auto"/>
        <w:right w:val="none" w:sz="0" w:space="0" w:color="auto"/>
      </w:divBdr>
    </w:div>
    <w:div w:id="1819875916">
      <w:bodyDiv w:val="1"/>
      <w:marLeft w:val="0"/>
      <w:marRight w:val="0"/>
      <w:marTop w:val="0"/>
      <w:marBottom w:val="0"/>
      <w:divBdr>
        <w:top w:val="none" w:sz="0" w:space="0" w:color="auto"/>
        <w:left w:val="none" w:sz="0" w:space="0" w:color="auto"/>
        <w:bottom w:val="none" w:sz="0" w:space="0" w:color="auto"/>
        <w:right w:val="none" w:sz="0" w:space="0" w:color="auto"/>
      </w:divBdr>
    </w:div>
    <w:div w:id="1819882586">
      <w:bodyDiv w:val="1"/>
      <w:marLeft w:val="0"/>
      <w:marRight w:val="0"/>
      <w:marTop w:val="0"/>
      <w:marBottom w:val="0"/>
      <w:divBdr>
        <w:top w:val="none" w:sz="0" w:space="0" w:color="auto"/>
        <w:left w:val="none" w:sz="0" w:space="0" w:color="auto"/>
        <w:bottom w:val="none" w:sz="0" w:space="0" w:color="auto"/>
        <w:right w:val="none" w:sz="0" w:space="0" w:color="auto"/>
      </w:divBdr>
    </w:div>
    <w:div w:id="1820001662">
      <w:bodyDiv w:val="1"/>
      <w:marLeft w:val="0"/>
      <w:marRight w:val="0"/>
      <w:marTop w:val="0"/>
      <w:marBottom w:val="0"/>
      <w:divBdr>
        <w:top w:val="none" w:sz="0" w:space="0" w:color="auto"/>
        <w:left w:val="none" w:sz="0" w:space="0" w:color="auto"/>
        <w:bottom w:val="none" w:sz="0" w:space="0" w:color="auto"/>
        <w:right w:val="none" w:sz="0" w:space="0" w:color="auto"/>
      </w:divBdr>
    </w:div>
    <w:div w:id="1820026600">
      <w:bodyDiv w:val="1"/>
      <w:marLeft w:val="0"/>
      <w:marRight w:val="0"/>
      <w:marTop w:val="0"/>
      <w:marBottom w:val="0"/>
      <w:divBdr>
        <w:top w:val="none" w:sz="0" w:space="0" w:color="auto"/>
        <w:left w:val="none" w:sz="0" w:space="0" w:color="auto"/>
        <w:bottom w:val="none" w:sz="0" w:space="0" w:color="auto"/>
        <w:right w:val="none" w:sz="0" w:space="0" w:color="auto"/>
      </w:divBdr>
    </w:div>
    <w:div w:id="1820608810">
      <w:bodyDiv w:val="1"/>
      <w:marLeft w:val="0"/>
      <w:marRight w:val="0"/>
      <w:marTop w:val="0"/>
      <w:marBottom w:val="0"/>
      <w:divBdr>
        <w:top w:val="none" w:sz="0" w:space="0" w:color="auto"/>
        <w:left w:val="none" w:sz="0" w:space="0" w:color="auto"/>
        <w:bottom w:val="none" w:sz="0" w:space="0" w:color="auto"/>
        <w:right w:val="none" w:sz="0" w:space="0" w:color="auto"/>
      </w:divBdr>
    </w:div>
    <w:div w:id="1820994686">
      <w:bodyDiv w:val="1"/>
      <w:marLeft w:val="0"/>
      <w:marRight w:val="0"/>
      <w:marTop w:val="0"/>
      <w:marBottom w:val="0"/>
      <w:divBdr>
        <w:top w:val="none" w:sz="0" w:space="0" w:color="auto"/>
        <w:left w:val="none" w:sz="0" w:space="0" w:color="auto"/>
        <w:bottom w:val="none" w:sz="0" w:space="0" w:color="auto"/>
        <w:right w:val="none" w:sz="0" w:space="0" w:color="auto"/>
      </w:divBdr>
    </w:div>
    <w:div w:id="1821002035">
      <w:bodyDiv w:val="1"/>
      <w:marLeft w:val="0"/>
      <w:marRight w:val="0"/>
      <w:marTop w:val="0"/>
      <w:marBottom w:val="0"/>
      <w:divBdr>
        <w:top w:val="none" w:sz="0" w:space="0" w:color="auto"/>
        <w:left w:val="none" w:sz="0" w:space="0" w:color="auto"/>
        <w:bottom w:val="none" w:sz="0" w:space="0" w:color="auto"/>
        <w:right w:val="none" w:sz="0" w:space="0" w:color="auto"/>
      </w:divBdr>
    </w:div>
    <w:div w:id="1821189096">
      <w:bodyDiv w:val="1"/>
      <w:marLeft w:val="0"/>
      <w:marRight w:val="0"/>
      <w:marTop w:val="0"/>
      <w:marBottom w:val="0"/>
      <w:divBdr>
        <w:top w:val="none" w:sz="0" w:space="0" w:color="auto"/>
        <w:left w:val="none" w:sz="0" w:space="0" w:color="auto"/>
        <w:bottom w:val="none" w:sz="0" w:space="0" w:color="auto"/>
        <w:right w:val="none" w:sz="0" w:space="0" w:color="auto"/>
      </w:divBdr>
    </w:div>
    <w:div w:id="1821190152">
      <w:bodyDiv w:val="1"/>
      <w:marLeft w:val="0"/>
      <w:marRight w:val="0"/>
      <w:marTop w:val="0"/>
      <w:marBottom w:val="0"/>
      <w:divBdr>
        <w:top w:val="none" w:sz="0" w:space="0" w:color="auto"/>
        <w:left w:val="none" w:sz="0" w:space="0" w:color="auto"/>
        <w:bottom w:val="none" w:sz="0" w:space="0" w:color="auto"/>
        <w:right w:val="none" w:sz="0" w:space="0" w:color="auto"/>
      </w:divBdr>
    </w:div>
    <w:div w:id="1821265571">
      <w:bodyDiv w:val="1"/>
      <w:marLeft w:val="0"/>
      <w:marRight w:val="0"/>
      <w:marTop w:val="0"/>
      <w:marBottom w:val="0"/>
      <w:divBdr>
        <w:top w:val="none" w:sz="0" w:space="0" w:color="auto"/>
        <w:left w:val="none" w:sz="0" w:space="0" w:color="auto"/>
        <w:bottom w:val="none" w:sz="0" w:space="0" w:color="auto"/>
        <w:right w:val="none" w:sz="0" w:space="0" w:color="auto"/>
      </w:divBdr>
    </w:div>
    <w:div w:id="1821268822">
      <w:bodyDiv w:val="1"/>
      <w:marLeft w:val="0"/>
      <w:marRight w:val="0"/>
      <w:marTop w:val="0"/>
      <w:marBottom w:val="0"/>
      <w:divBdr>
        <w:top w:val="none" w:sz="0" w:space="0" w:color="auto"/>
        <w:left w:val="none" w:sz="0" w:space="0" w:color="auto"/>
        <w:bottom w:val="none" w:sz="0" w:space="0" w:color="auto"/>
        <w:right w:val="none" w:sz="0" w:space="0" w:color="auto"/>
      </w:divBdr>
    </w:div>
    <w:div w:id="1821530376">
      <w:bodyDiv w:val="1"/>
      <w:marLeft w:val="0"/>
      <w:marRight w:val="0"/>
      <w:marTop w:val="0"/>
      <w:marBottom w:val="0"/>
      <w:divBdr>
        <w:top w:val="none" w:sz="0" w:space="0" w:color="auto"/>
        <w:left w:val="none" w:sz="0" w:space="0" w:color="auto"/>
        <w:bottom w:val="none" w:sz="0" w:space="0" w:color="auto"/>
        <w:right w:val="none" w:sz="0" w:space="0" w:color="auto"/>
      </w:divBdr>
    </w:div>
    <w:div w:id="1821537673">
      <w:bodyDiv w:val="1"/>
      <w:marLeft w:val="0"/>
      <w:marRight w:val="0"/>
      <w:marTop w:val="0"/>
      <w:marBottom w:val="0"/>
      <w:divBdr>
        <w:top w:val="none" w:sz="0" w:space="0" w:color="auto"/>
        <w:left w:val="none" w:sz="0" w:space="0" w:color="auto"/>
        <w:bottom w:val="none" w:sz="0" w:space="0" w:color="auto"/>
        <w:right w:val="none" w:sz="0" w:space="0" w:color="auto"/>
      </w:divBdr>
    </w:div>
    <w:div w:id="1821574442">
      <w:bodyDiv w:val="1"/>
      <w:marLeft w:val="0"/>
      <w:marRight w:val="0"/>
      <w:marTop w:val="0"/>
      <w:marBottom w:val="0"/>
      <w:divBdr>
        <w:top w:val="none" w:sz="0" w:space="0" w:color="auto"/>
        <w:left w:val="none" w:sz="0" w:space="0" w:color="auto"/>
        <w:bottom w:val="none" w:sz="0" w:space="0" w:color="auto"/>
        <w:right w:val="none" w:sz="0" w:space="0" w:color="auto"/>
      </w:divBdr>
    </w:div>
    <w:div w:id="1821577260">
      <w:bodyDiv w:val="1"/>
      <w:marLeft w:val="0"/>
      <w:marRight w:val="0"/>
      <w:marTop w:val="0"/>
      <w:marBottom w:val="0"/>
      <w:divBdr>
        <w:top w:val="none" w:sz="0" w:space="0" w:color="auto"/>
        <w:left w:val="none" w:sz="0" w:space="0" w:color="auto"/>
        <w:bottom w:val="none" w:sz="0" w:space="0" w:color="auto"/>
        <w:right w:val="none" w:sz="0" w:space="0" w:color="auto"/>
      </w:divBdr>
    </w:div>
    <w:div w:id="1822113620">
      <w:bodyDiv w:val="1"/>
      <w:marLeft w:val="0"/>
      <w:marRight w:val="0"/>
      <w:marTop w:val="0"/>
      <w:marBottom w:val="0"/>
      <w:divBdr>
        <w:top w:val="none" w:sz="0" w:space="0" w:color="auto"/>
        <w:left w:val="none" w:sz="0" w:space="0" w:color="auto"/>
        <w:bottom w:val="none" w:sz="0" w:space="0" w:color="auto"/>
        <w:right w:val="none" w:sz="0" w:space="0" w:color="auto"/>
      </w:divBdr>
    </w:div>
    <w:div w:id="1822186246">
      <w:bodyDiv w:val="1"/>
      <w:marLeft w:val="0"/>
      <w:marRight w:val="0"/>
      <w:marTop w:val="0"/>
      <w:marBottom w:val="0"/>
      <w:divBdr>
        <w:top w:val="none" w:sz="0" w:space="0" w:color="auto"/>
        <w:left w:val="none" w:sz="0" w:space="0" w:color="auto"/>
        <w:bottom w:val="none" w:sz="0" w:space="0" w:color="auto"/>
        <w:right w:val="none" w:sz="0" w:space="0" w:color="auto"/>
      </w:divBdr>
    </w:div>
    <w:div w:id="1822190629">
      <w:bodyDiv w:val="1"/>
      <w:marLeft w:val="0"/>
      <w:marRight w:val="0"/>
      <w:marTop w:val="0"/>
      <w:marBottom w:val="0"/>
      <w:divBdr>
        <w:top w:val="none" w:sz="0" w:space="0" w:color="auto"/>
        <w:left w:val="none" w:sz="0" w:space="0" w:color="auto"/>
        <w:bottom w:val="none" w:sz="0" w:space="0" w:color="auto"/>
        <w:right w:val="none" w:sz="0" w:space="0" w:color="auto"/>
      </w:divBdr>
    </w:div>
    <w:div w:id="1822454345">
      <w:bodyDiv w:val="1"/>
      <w:marLeft w:val="0"/>
      <w:marRight w:val="0"/>
      <w:marTop w:val="0"/>
      <w:marBottom w:val="0"/>
      <w:divBdr>
        <w:top w:val="none" w:sz="0" w:space="0" w:color="auto"/>
        <w:left w:val="none" w:sz="0" w:space="0" w:color="auto"/>
        <w:bottom w:val="none" w:sz="0" w:space="0" w:color="auto"/>
        <w:right w:val="none" w:sz="0" w:space="0" w:color="auto"/>
      </w:divBdr>
    </w:div>
    <w:div w:id="1822574232">
      <w:bodyDiv w:val="1"/>
      <w:marLeft w:val="0"/>
      <w:marRight w:val="0"/>
      <w:marTop w:val="0"/>
      <w:marBottom w:val="0"/>
      <w:divBdr>
        <w:top w:val="none" w:sz="0" w:space="0" w:color="auto"/>
        <w:left w:val="none" w:sz="0" w:space="0" w:color="auto"/>
        <w:bottom w:val="none" w:sz="0" w:space="0" w:color="auto"/>
        <w:right w:val="none" w:sz="0" w:space="0" w:color="auto"/>
      </w:divBdr>
    </w:div>
    <w:div w:id="1822697154">
      <w:bodyDiv w:val="1"/>
      <w:marLeft w:val="0"/>
      <w:marRight w:val="0"/>
      <w:marTop w:val="0"/>
      <w:marBottom w:val="0"/>
      <w:divBdr>
        <w:top w:val="none" w:sz="0" w:space="0" w:color="auto"/>
        <w:left w:val="none" w:sz="0" w:space="0" w:color="auto"/>
        <w:bottom w:val="none" w:sz="0" w:space="0" w:color="auto"/>
        <w:right w:val="none" w:sz="0" w:space="0" w:color="auto"/>
      </w:divBdr>
    </w:div>
    <w:div w:id="1822697341">
      <w:bodyDiv w:val="1"/>
      <w:marLeft w:val="0"/>
      <w:marRight w:val="0"/>
      <w:marTop w:val="0"/>
      <w:marBottom w:val="0"/>
      <w:divBdr>
        <w:top w:val="none" w:sz="0" w:space="0" w:color="auto"/>
        <w:left w:val="none" w:sz="0" w:space="0" w:color="auto"/>
        <w:bottom w:val="none" w:sz="0" w:space="0" w:color="auto"/>
        <w:right w:val="none" w:sz="0" w:space="0" w:color="auto"/>
      </w:divBdr>
    </w:div>
    <w:div w:id="1822843899">
      <w:bodyDiv w:val="1"/>
      <w:marLeft w:val="0"/>
      <w:marRight w:val="0"/>
      <w:marTop w:val="0"/>
      <w:marBottom w:val="0"/>
      <w:divBdr>
        <w:top w:val="none" w:sz="0" w:space="0" w:color="auto"/>
        <w:left w:val="none" w:sz="0" w:space="0" w:color="auto"/>
        <w:bottom w:val="none" w:sz="0" w:space="0" w:color="auto"/>
        <w:right w:val="none" w:sz="0" w:space="0" w:color="auto"/>
      </w:divBdr>
    </w:div>
    <w:div w:id="1822885409">
      <w:bodyDiv w:val="1"/>
      <w:marLeft w:val="0"/>
      <w:marRight w:val="0"/>
      <w:marTop w:val="0"/>
      <w:marBottom w:val="0"/>
      <w:divBdr>
        <w:top w:val="none" w:sz="0" w:space="0" w:color="auto"/>
        <w:left w:val="none" w:sz="0" w:space="0" w:color="auto"/>
        <w:bottom w:val="none" w:sz="0" w:space="0" w:color="auto"/>
        <w:right w:val="none" w:sz="0" w:space="0" w:color="auto"/>
      </w:divBdr>
    </w:div>
    <w:div w:id="1823113129">
      <w:bodyDiv w:val="1"/>
      <w:marLeft w:val="0"/>
      <w:marRight w:val="0"/>
      <w:marTop w:val="0"/>
      <w:marBottom w:val="0"/>
      <w:divBdr>
        <w:top w:val="none" w:sz="0" w:space="0" w:color="auto"/>
        <w:left w:val="none" w:sz="0" w:space="0" w:color="auto"/>
        <w:bottom w:val="none" w:sz="0" w:space="0" w:color="auto"/>
        <w:right w:val="none" w:sz="0" w:space="0" w:color="auto"/>
      </w:divBdr>
    </w:div>
    <w:div w:id="1823154443">
      <w:bodyDiv w:val="1"/>
      <w:marLeft w:val="0"/>
      <w:marRight w:val="0"/>
      <w:marTop w:val="0"/>
      <w:marBottom w:val="0"/>
      <w:divBdr>
        <w:top w:val="none" w:sz="0" w:space="0" w:color="auto"/>
        <w:left w:val="none" w:sz="0" w:space="0" w:color="auto"/>
        <w:bottom w:val="none" w:sz="0" w:space="0" w:color="auto"/>
        <w:right w:val="none" w:sz="0" w:space="0" w:color="auto"/>
      </w:divBdr>
    </w:div>
    <w:div w:id="1823428733">
      <w:bodyDiv w:val="1"/>
      <w:marLeft w:val="0"/>
      <w:marRight w:val="0"/>
      <w:marTop w:val="0"/>
      <w:marBottom w:val="0"/>
      <w:divBdr>
        <w:top w:val="none" w:sz="0" w:space="0" w:color="auto"/>
        <w:left w:val="none" w:sz="0" w:space="0" w:color="auto"/>
        <w:bottom w:val="none" w:sz="0" w:space="0" w:color="auto"/>
        <w:right w:val="none" w:sz="0" w:space="0" w:color="auto"/>
      </w:divBdr>
    </w:div>
    <w:div w:id="1823504995">
      <w:bodyDiv w:val="1"/>
      <w:marLeft w:val="0"/>
      <w:marRight w:val="0"/>
      <w:marTop w:val="0"/>
      <w:marBottom w:val="0"/>
      <w:divBdr>
        <w:top w:val="none" w:sz="0" w:space="0" w:color="auto"/>
        <w:left w:val="none" w:sz="0" w:space="0" w:color="auto"/>
        <w:bottom w:val="none" w:sz="0" w:space="0" w:color="auto"/>
        <w:right w:val="none" w:sz="0" w:space="0" w:color="auto"/>
      </w:divBdr>
    </w:div>
    <w:div w:id="1823765463">
      <w:bodyDiv w:val="1"/>
      <w:marLeft w:val="0"/>
      <w:marRight w:val="0"/>
      <w:marTop w:val="0"/>
      <w:marBottom w:val="0"/>
      <w:divBdr>
        <w:top w:val="none" w:sz="0" w:space="0" w:color="auto"/>
        <w:left w:val="none" w:sz="0" w:space="0" w:color="auto"/>
        <w:bottom w:val="none" w:sz="0" w:space="0" w:color="auto"/>
        <w:right w:val="none" w:sz="0" w:space="0" w:color="auto"/>
      </w:divBdr>
    </w:div>
    <w:div w:id="1823887895">
      <w:bodyDiv w:val="1"/>
      <w:marLeft w:val="0"/>
      <w:marRight w:val="0"/>
      <w:marTop w:val="0"/>
      <w:marBottom w:val="0"/>
      <w:divBdr>
        <w:top w:val="none" w:sz="0" w:space="0" w:color="auto"/>
        <w:left w:val="none" w:sz="0" w:space="0" w:color="auto"/>
        <w:bottom w:val="none" w:sz="0" w:space="0" w:color="auto"/>
        <w:right w:val="none" w:sz="0" w:space="0" w:color="auto"/>
      </w:divBdr>
    </w:div>
    <w:div w:id="1823933683">
      <w:bodyDiv w:val="1"/>
      <w:marLeft w:val="0"/>
      <w:marRight w:val="0"/>
      <w:marTop w:val="0"/>
      <w:marBottom w:val="0"/>
      <w:divBdr>
        <w:top w:val="none" w:sz="0" w:space="0" w:color="auto"/>
        <w:left w:val="none" w:sz="0" w:space="0" w:color="auto"/>
        <w:bottom w:val="none" w:sz="0" w:space="0" w:color="auto"/>
        <w:right w:val="none" w:sz="0" w:space="0" w:color="auto"/>
      </w:divBdr>
    </w:div>
    <w:div w:id="1824005178">
      <w:bodyDiv w:val="1"/>
      <w:marLeft w:val="0"/>
      <w:marRight w:val="0"/>
      <w:marTop w:val="0"/>
      <w:marBottom w:val="0"/>
      <w:divBdr>
        <w:top w:val="none" w:sz="0" w:space="0" w:color="auto"/>
        <w:left w:val="none" w:sz="0" w:space="0" w:color="auto"/>
        <w:bottom w:val="none" w:sz="0" w:space="0" w:color="auto"/>
        <w:right w:val="none" w:sz="0" w:space="0" w:color="auto"/>
      </w:divBdr>
    </w:div>
    <w:div w:id="1824194910">
      <w:bodyDiv w:val="1"/>
      <w:marLeft w:val="0"/>
      <w:marRight w:val="0"/>
      <w:marTop w:val="0"/>
      <w:marBottom w:val="0"/>
      <w:divBdr>
        <w:top w:val="none" w:sz="0" w:space="0" w:color="auto"/>
        <w:left w:val="none" w:sz="0" w:space="0" w:color="auto"/>
        <w:bottom w:val="none" w:sz="0" w:space="0" w:color="auto"/>
        <w:right w:val="none" w:sz="0" w:space="0" w:color="auto"/>
      </w:divBdr>
    </w:div>
    <w:div w:id="1824271929">
      <w:bodyDiv w:val="1"/>
      <w:marLeft w:val="0"/>
      <w:marRight w:val="0"/>
      <w:marTop w:val="0"/>
      <w:marBottom w:val="0"/>
      <w:divBdr>
        <w:top w:val="none" w:sz="0" w:space="0" w:color="auto"/>
        <w:left w:val="none" w:sz="0" w:space="0" w:color="auto"/>
        <w:bottom w:val="none" w:sz="0" w:space="0" w:color="auto"/>
        <w:right w:val="none" w:sz="0" w:space="0" w:color="auto"/>
      </w:divBdr>
    </w:div>
    <w:div w:id="1824345748">
      <w:bodyDiv w:val="1"/>
      <w:marLeft w:val="0"/>
      <w:marRight w:val="0"/>
      <w:marTop w:val="0"/>
      <w:marBottom w:val="0"/>
      <w:divBdr>
        <w:top w:val="none" w:sz="0" w:space="0" w:color="auto"/>
        <w:left w:val="none" w:sz="0" w:space="0" w:color="auto"/>
        <w:bottom w:val="none" w:sz="0" w:space="0" w:color="auto"/>
        <w:right w:val="none" w:sz="0" w:space="0" w:color="auto"/>
      </w:divBdr>
    </w:div>
    <w:div w:id="1824350534">
      <w:bodyDiv w:val="1"/>
      <w:marLeft w:val="0"/>
      <w:marRight w:val="0"/>
      <w:marTop w:val="0"/>
      <w:marBottom w:val="0"/>
      <w:divBdr>
        <w:top w:val="none" w:sz="0" w:space="0" w:color="auto"/>
        <w:left w:val="none" w:sz="0" w:space="0" w:color="auto"/>
        <w:bottom w:val="none" w:sz="0" w:space="0" w:color="auto"/>
        <w:right w:val="none" w:sz="0" w:space="0" w:color="auto"/>
      </w:divBdr>
    </w:div>
    <w:div w:id="1824391816">
      <w:bodyDiv w:val="1"/>
      <w:marLeft w:val="0"/>
      <w:marRight w:val="0"/>
      <w:marTop w:val="0"/>
      <w:marBottom w:val="0"/>
      <w:divBdr>
        <w:top w:val="none" w:sz="0" w:space="0" w:color="auto"/>
        <w:left w:val="none" w:sz="0" w:space="0" w:color="auto"/>
        <w:bottom w:val="none" w:sz="0" w:space="0" w:color="auto"/>
        <w:right w:val="none" w:sz="0" w:space="0" w:color="auto"/>
      </w:divBdr>
    </w:div>
    <w:div w:id="1824547406">
      <w:bodyDiv w:val="1"/>
      <w:marLeft w:val="0"/>
      <w:marRight w:val="0"/>
      <w:marTop w:val="0"/>
      <w:marBottom w:val="0"/>
      <w:divBdr>
        <w:top w:val="none" w:sz="0" w:space="0" w:color="auto"/>
        <w:left w:val="none" w:sz="0" w:space="0" w:color="auto"/>
        <w:bottom w:val="none" w:sz="0" w:space="0" w:color="auto"/>
        <w:right w:val="none" w:sz="0" w:space="0" w:color="auto"/>
      </w:divBdr>
    </w:div>
    <w:div w:id="1824659475">
      <w:bodyDiv w:val="1"/>
      <w:marLeft w:val="0"/>
      <w:marRight w:val="0"/>
      <w:marTop w:val="0"/>
      <w:marBottom w:val="0"/>
      <w:divBdr>
        <w:top w:val="none" w:sz="0" w:space="0" w:color="auto"/>
        <w:left w:val="none" w:sz="0" w:space="0" w:color="auto"/>
        <w:bottom w:val="none" w:sz="0" w:space="0" w:color="auto"/>
        <w:right w:val="none" w:sz="0" w:space="0" w:color="auto"/>
      </w:divBdr>
    </w:div>
    <w:div w:id="1824808968">
      <w:bodyDiv w:val="1"/>
      <w:marLeft w:val="0"/>
      <w:marRight w:val="0"/>
      <w:marTop w:val="0"/>
      <w:marBottom w:val="0"/>
      <w:divBdr>
        <w:top w:val="none" w:sz="0" w:space="0" w:color="auto"/>
        <w:left w:val="none" w:sz="0" w:space="0" w:color="auto"/>
        <w:bottom w:val="none" w:sz="0" w:space="0" w:color="auto"/>
        <w:right w:val="none" w:sz="0" w:space="0" w:color="auto"/>
      </w:divBdr>
    </w:div>
    <w:div w:id="1824854348">
      <w:bodyDiv w:val="1"/>
      <w:marLeft w:val="0"/>
      <w:marRight w:val="0"/>
      <w:marTop w:val="0"/>
      <w:marBottom w:val="0"/>
      <w:divBdr>
        <w:top w:val="none" w:sz="0" w:space="0" w:color="auto"/>
        <w:left w:val="none" w:sz="0" w:space="0" w:color="auto"/>
        <w:bottom w:val="none" w:sz="0" w:space="0" w:color="auto"/>
        <w:right w:val="none" w:sz="0" w:space="0" w:color="auto"/>
      </w:divBdr>
    </w:div>
    <w:div w:id="1824858112">
      <w:bodyDiv w:val="1"/>
      <w:marLeft w:val="0"/>
      <w:marRight w:val="0"/>
      <w:marTop w:val="0"/>
      <w:marBottom w:val="0"/>
      <w:divBdr>
        <w:top w:val="none" w:sz="0" w:space="0" w:color="auto"/>
        <w:left w:val="none" w:sz="0" w:space="0" w:color="auto"/>
        <w:bottom w:val="none" w:sz="0" w:space="0" w:color="auto"/>
        <w:right w:val="none" w:sz="0" w:space="0" w:color="auto"/>
      </w:divBdr>
    </w:div>
    <w:div w:id="1825125247">
      <w:bodyDiv w:val="1"/>
      <w:marLeft w:val="0"/>
      <w:marRight w:val="0"/>
      <w:marTop w:val="0"/>
      <w:marBottom w:val="0"/>
      <w:divBdr>
        <w:top w:val="none" w:sz="0" w:space="0" w:color="auto"/>
        <w:left w:val="none" w:sz="0" w:space="0" w:color="auto"/>
        <w:bottom w:val="none" w:sz="0" w:space="0" w:color="auto"/>
        <w:right w:val="none" w:sz="0" w:space="0" w:color="auto"/>
      </w:divBdr>
    </w:div>
    <w:div w:id="1825194388">
      <w:bodyDiv w:val="1"/>
      <w:marLeft w:val="0"/>
      <w:marRight w:val="0"/>
      <w:marTop w:val="0"/>
      <w:marBottom w:val="0"/>
      <w:divBdr>
        <w:top w:val="none" w:sz="0" w:space="0" w:color="auto"/>
        <w:left w:val="none" w:sz="0" w:space="0" w:color="auto"/>
        <w:bottom w:val="none" w:sz="0" w:space="0" w:color="auto"/>
        <w:right w:val="none" w:sz="0" w:space="0" w:color="auto"/>
      </w:divBdr>
    </w:div>
    <w:div w:id="1825311431">
      <w:bodyDiv w:val="1"/>
      <w:marLeft w:val="0"/>
      <w:marRight w:val="0"/>
      <w:marTop w:val="0"/>
      <w:marBottom w:val="0"/>
      <w:divBdr>
        <w:top w:val="none" w:sz="0" w:space="0" w:color="auto"/>
        <w:left w:val="none" w:sz="0" w:space="0" w:color="auto"/>
        <w:bottom w:val="none" w:sz="0" w:space="0" w:color="auto"/>
        <w:right w:val="none" w:sz="0" w:space="0" w:color="auto"/>
      </w:divBdr>
    </w:div>
    <w:div w:id="1825311749">
      <w:bodyDiv w:val="1"/>
      <w:marLeft w:val="0"/>
      <w:marRight w:val="0"/>
      <w:marTop w:val="0"/>
      <w:marBottom w:val="0"/>
      <w:divBdr>
        <w:top w:val="none" w:sz="0" w:space="0" w:color="auto"/>
        <w:left w:val="none" w:sz="0" w:space="0" w:color="auto"/>
        <w:bottom w:val="none" w:sz="0" w:space="0" w:color="auto"/>
        <w:right w:val="none" w:sz="0" w:space="0" w:color="auto"/>
      </w:divBdr>
    </w:div>
    <w:div w:id="1825394537">
      <w:bodyDiv w:val="1"/>
      <w:marLeft w:val="0"/>
      <w:marRight w:val="0"/>
      <w:marTop w:val="0"/>
      <w:marBottom w:val="0"/>
      <w:divBdr>
        <w:top w:val="none" w:sz="0" w:space="0" w:color="auto"/>
        <w:left w:val="none" w:sz="0" w:space="0" w:color="auto"/>
        <w:bottom w:val="none" w:sz="0" w:space="0" w:color="auto"/>
        <w:right w:val="none" w:sz="0" w:space="0" w:color="auto"/>
      </w:divBdr>
    </w:div>
    <w:div w:id="1825510228">
      <w:bodyDiv w:val="1"/>
      <w:marLeft w:val="0"/>
      <w:marRight w:val="0"/>
      <w:marTop w:val="0"/>
      <w:marBottom w:val="0"/>
      <w:divBdr>
        <w:top w:val="none" w:sz="0" w:space="0" w:color="auto"/>
        <w:left w:val="none" w:sz="0" w:space="0" w:color="auto"/>
        <w:bottom w:val="none" w:sz="0" w:space="0" w:color="auto"/>
        <w:right w:val="none" w:sz="0" w:space="0" w:color="auto"/>
      </w:divBdr>
    </w:div>
    <w:div w:id="1825776563">
      <w:bodyDiv w:val="1"/>
      <w:marLeft w:val="0"/>
      <w:marRight w:val="0"/>
      <w:marTop w:val="0"/>
      <w:marBottom w:val="0"/>
      <w:divBdr>
        <w:top w:val="none" w:sz="0" w:space="0" w:color="auto"/>
        <w:left w:val="none" w:sz="0" w:space="0" w:color="auto"/>
        <w:bottom w:val="none" w:sz="0" w:space="0" w:color="auto"/>
        <w:right w:val="none" w:sz="0" w:space="0" w:color="auto"/>
      </w:divBdr>
    </w:div>
    <w:div w:id="1826042025">
      <w:bodyDiv w:val="1"/>
      <w:marLeft w:val="0"/>
      <w:marRight w:val="0"/>
      <w:marTop w:val="0"/>
      <w:marBottom w:val="0"/>
      <w:divBdr>
        <w:top w:val="none" w:sz="0" w:space="0" w:color="auto"/>
        <w:left w:val="none" w:sz="0" w:space="0" w:color="auto"/>
        <w:bottom w:val="none" w:sz="0" w:space="0" w:color="auto"/>
        <w:right w:val="none" w:sz="0" w:space="0" w:color="auto"/>
      </w:divBdr>
    </w:div>
    <w:div w:id="1826166524">
      <w:bodyDiv w:val="1"/>
      <w:marLeft w:val="0"/>
      <w:marRight w:val="0"/>
      <w:marTop w:val="0"/>
      <w:marBottom w:val="0"/>
      <w:divBdr>
        <w:top w:val="none" w:sz="0" w:space="0" w:color="auto"/>
        <w:left w:val="none" w:sz="0" w:space="0" w:color="auto"/>
        <w:bottom w:val="none" w:sz="0" w:space="0" w:color="auto"/>
        <w:right w:val="none" w:sz="0" w:space="0" w:color="auto"/>
      </w:divBdr>
    </w:div>
    <w:div w:id="1826361292">
      <w:bodyDiv w:val="1"/>
      <w:marLeft w:val="0"/>
      <w:marRight w:val="0"/>
      <w:marTop w:val="0"/>
      <w:marBottom w:val="0"/>
      <w:divBdr>
        <w:top w:val="none" w:sz="0" w:space="0" w:color="auto"/>
        <w:left w:val="none" w:sz="0" w:space="0" w:color="auto"/>
        <w:bottom w:val="none" w:sz="0" w:space="0" w:color="auto"/>
        <w:right w:val="none" w:sz="0" w:space="0" w:color="auto"/>
      </w:divBdr>
    </w:div>
    <w:div w:id="1826429545">
      <w:bodyDiv w:val="1"/>
      <w:marLeft w:val="0"/>
      <w:marRight w:val="0"/>
      <w:marTop w:val="0"/>
      <w:marBottom w:val="0"/>
      <w:divBdr>
        <w:top w:val="none" w:sz="0" w:space="0" w:color="auto"/>
        <w:left w:val="none" w:sz="0" w:space="0" w:color="auto"/>
        <w:bottom w:val="none" w:sz="0" w:space="0" w:color="auto"/>
        <w:right w:val="none" w:sz="0" w:space="0" w:color="auto"/>
      </w:divBdr>
    </w:div>
    <w:div w:id="1826434806">
      <w:bodyDiv w:val="1"/>
      <w:marLeft w:val="0"/>
      <w:marRight w:val="0"/>
      <w:marTop w:val="0"/>
      <w:marBottom w:val="0"/>
      <w:divBdr>
        <w:top w:val="none" w:sz="0" w:space="0" w:color="auto"/>
        <w:left w:val="none" w:sz="0" w:space="0" w:color="auto"/>
        <w:bottom w:val="none" w:sz="0" w:space="0" w:color="auto"/>
        <w:right w:val="none" w:sz="0" w:space="0" w:color="auto"/>
      </w:divBdr>
    </w:div>
    <w:div w:id="1827160187">
      <w:bodyDiv w:val="1"/>
      <w:marLeft w:val="0"/>
      <w:marRight w:val="0"/>
      <w:marTop w:val="0"/>
      <w:marBottom w:val="0"/>
      <w:divBdr>
        <w:top w:val="none" w:sz="0" w:space="0" w:color="auto"/>
        <w:left w:val="none" w:sz="0" w:space="0" w:color="auto"/>
        <w:bottom w:val="none" w:sz="0" w:space="0" w:color="auto"/>
        <w:right w:val="none" w:sz="0" w:space="0" w:color="auto"/>
      </w:divBdr>
    </w:div>
    <w:div w:id="1827161608">
      <w:bodyDiv w:val="1"/>
      <w:marLeft w:val="0"/>
      <w:marRight w:val="0"/>
      <w:marTop w:val="0"/>
      <w:marBottom w:val="0"/>
      <w:divBdr>
        <w:top w:val="none" w:sz="0" w:space="0" w:color="auto"/>
        <w:left w:val="none" w:sz="0" w:space="0" w:color="auto"/>
        <w:bottom w:val="none" w:sz="0" w:space="0" w:color="auto"/>
        <w:right w:val="none" w:sz="0" w:space="0" w:color="auto"/>
      </w:divBdr>
    </w:div>
    <w:div w:id="1827165694">
      <w:bodyDiv w:val="1"/>
      <w:marLeft w:val="0"/>
      <w:marRight w:val="0"/>
      <w:marTop w:val="0"/>
      <w:marBottom w:val="0"/>
      <w:divBdr>
        <w:top w:val="none" w:sz="0" w:space="0" w:color="auto"/>
        <w:left w:val="none" w:sz="0" w:space="0" w:color="auto"/>
        <w:bottom w:val="none" w:sz="0" w:space="0" w:color="auto"/>
        <w:right w:val="none" w:sz="0" w:space="0" w:color="auto"/>
      </w:divBdr>
    </w:div>
    <w:div w:id="1827479890">
      <w:bodyDiv w:val="1"/>
      <w:marLeft w:val="0"/>
      <w:marRight w:val="0"/>
      <w:marTop w:val="0"/>
      <w:marBottom w:val="0"/>
      <w:divBdr>
        <w:top w:val="none" w:sz="0" w:space="0" w:color="auto"/>
        <w:left w:val="none" w:sz="0" w:space="0" w:color="auto"/>
        <w:bottom w:val="none" w:sz="0" w:space="0" w:color="auto"/>
        <w:right w:val="none" w:sz="0" w:space="0" w:color="auto"/>
      </w:divBdr>
    </w:div>
    <w:div w:id="1827546043">
      <w:bodyDiv w:val="1"/>
      <w:marLeft w:val="0"/>
      <w:marRight w:val="0"/>
      <w:marTop w:val="0"/>
      <w:marBottom w:val="0"/>
      <w:divBdr>
        <w:top w:val="none" w:sz="0" w:space="0" w:color="auto"/>
        <w:left w:val="none" w:sz="0" w:space="0" w:color="auto"/>
        <w:bottom w:val="none" w:sz="0" w:space="0" w:color="auto"/>
        <w:right w:val="none" w:sz="0" w:space="0" w:color="auto"/>
      </w:divBdr>
    </w:div>
    <w:div w:id="1827700545">
      <w:bodyDiv w:val="1"/>
      <w:marLeft w:val="0"/>
      <w:marRight w:val="0"/>
      <w:marTop w:val="0"/>
      <w:marBottom w:val="0"/>
      <w:divBdr>
        <w:top w:val="none" w:sz="0" w:space="0" w:color="auto"/>
        <w:left w:val="none" w:sz="0" w:space="0" w:color="auto"/>
        <w:bottom w:val="none" w:sz="0" w:space="0" w:color="auto"/>
        <w:right w:val="none" w:sz="0" w:space="0" w:color="auto"/>
      </w:divBdr>
    </w:div>
    <w:div w:id="1827893789">
      <w:bodyDiv w:val="1"/>
      <w:marLeft w:val="0"/>
      <w:marRight w:val="0"/>
      <w:marTop w:val="0"/>
      <w:marBottom w:val="0"/>
      <w:divBdr>
        <w:top w:val="none" w:sz="0" w:space="0" w:color="auto"/>
        <w:left w:val="none" w:sz="0" w:space="0" w:color="auto"/>
        <w:bottom w:val="none" w:sz="0" w:space="0" w:color="auto"/>
        <w:right w:val="none" w:sz="0" w:space="0" w:color="auto"/>
      </w:divBdr>
    </w:div>
    <w:div w:id="1828087241">
      <w:bodyDiv w:val="1"/>
      <w:marLeft w:val="0"/>
      <w:marRight w:val="0"/>
      <w:marTop w:val="0"/>
      <w:marBottom w:val="0"/>
      <w:divBdr>
        <w:top w:val="none" w:sz="0" w:space="0" w:color="auto"/>
        <w:left w:val="none" w:sz="0" w:space="0" w:color="auto"/>
        <w:bottom w:val="none" w:sz="0" w:space="0" w:color="auto"/>
        <w:right w:val="none" w:sz="0" w:space="0" w:color="auto"/>
      </w:divBdr>
    </w:div>
    <w:div w:id="1828090951">
      <w:bodyDiv w:val="1"/>
      <w:marLeft w:val="0"/>
      <w:marRight w:val="0"/>
      <w:marTop w:val="0"/>
      <w:marBottom w:val="0"/>
      <w:divBdr>
        <w:top w:val="none" w:sz="0" w:space="0" w:color="auto"/>
        <w:left w:val="none" w:sz="0" w:space="0" w:color="auto"/>
        <w:bottom w:val="none" w:sz="0" w:space="0" w:color="auto"/>
        <w:right w:val="none" w:sz="0" w:space="0" w:color="auto"/>
      </w:divBdr>
    </w:div>
    <w:div w:id="1828128253">
      <w:bodyDiv w:val="1"/>
      <w:marLeft w:val="0"/>
      <w:marRight w:val="0"/>
      <w:marTop w:val="0"/>
      <w:marBottom w:val="0"/>
      <w:divBdr>
        <w:top w:val="none" w:sz="0" w:space="0" w:color="auto"/>
        <w:left w:val="none" w:sz="0" w:space="0" w:color="auto"/>
        <w:bottom w:val="none" w:sz="0" w:space="0" w:color="auto"/>
        <w:right w:val="none" w:sz="0" w:space="0" w:color="auto"/>
      </w:divBdr>
    </w:div>
    <w:div w:id="1828132436">
      <w:bodyDiv w:val="1"/>
      <w:marLeft w:val="0"/>
      <w:marRight w:val="0"/>
      <w:marTop w:val="0"/>
      <w:marBottom w:val="0"/>
      <w:divBdr>
        <w:top w:val="none" w:sz="0" w:space="0" w:color="auto"/>
        <w:left w:val="none" w:sz="0" w:space="0" w:color="auto"/>
        <w:bottom w:val="none" w:sz="0" w:space="0" w:color="auto"/>
        <w:right w:val="none" w:sz="0" w:space="0" w:color="auto"/>
      </w:divBdr>
    </w:div>
    <w:div w:id="1828202869">
      <w:bodyDiv w:val="1"/>
      <w:marLeft w:val="0"/>
      <w:marRight w:val="0"/>
      <w:marTop w:val="0"/>
      <w:marBottom w:val="0"/>
      <w:divBdr>
        <w:top w:val="none" w:sz="0" w:space="0" w:color="auto"/>
        <w:left w:val="none" w:sz="0" w:space="0" w:color="auto"/>
        <w:bottom w:val="none" w:sz="0" w:space="0" w:color="auto"/>
        <w:right w:val="none" w:sz="0" w:space="0" w:color="auto"/>
      </w:divBdr>
    </w:div>
    <w:div w:id="1828326467">
      <w:bodyDiv w:val="1"/>
      <w:marLeft w:val="0"/>
      <w:marRight w:val="0"/>
      <w:marTop w:val="0"/>
      <w:marBottom w:val="0"/>
      <w:divBdr>
        <w:top w:val="none" w:sz="0" w:space="0" w:color="auto"/>
        <w:left w:val="none" w:sz="0" w:space="0" w:color="auto"/>
        <w:bottom w:val="none" w:sz="0" w:space="0" w:color="auto"/>
        <w:right w:val="none" w:sz="0" w:space="0" w:color="auto"/>
      </w:divBdr>
    </w:div>
    <w:div w:id="1828352466">
      <w:bodyDiv w:val="1"/>
      <w:marLeft w:val="0"/>
      <w:marRight w:val="0"/>
      <w:marTop w:val="0"/>
      <w:marBottom w:val="0"/>
      <w:divBdr>
        <w:top w:val="none" w:sz="0" w:space="0" w:color="auto"/>
        <w:left w:val="none" w:sz="0" w:space="0" w:color="auto"/>
        <w:bottom w:val="none" w:sz="0" w:space="0" w:color="auto"/>
        <w:right w:val="none" w:sz="0" w:space="0" w:color="auto"/>
      </w:divBdr>
    </w:div>
    <w:div w:id="1828354485">
      <w:bodyDiv w:val="1"/>
      <w:marLeft w:val="0"/>
      <w:marRight w:val="0"/>
      <w:marTop w:val="0"/>
      <w:marBottom w:val="0"/>
      <w:divBdr>
        <w:top w:val="none" w:sz="0" w:space="0" w:color="auto"/>
        <w:left w:val="none" w:sz="0" w:space="0" w:color="auto"/>
        <w:bottom w:val="none" w:sz="0" w:space="0" w:color="auto"/>
        <w:right w:val="none" w:sz="0" w:space="0" w:color="auto"/>
      </w:divBdr>
    </w:div>
    <w:div w:id="1828664948">
      <w:bodyDiv w:val="1"/>
      <w:marLeft w:val="0"/>
      <w:marRight w:val="0"/>
      <w:marTop w:val="0"/>
      <w:marBottom w:val="0"/>
      <w:divBdr>
        <w:top w:val="none" w:sz="0" w:space="0" w:color="auto"/>
        <w:left w:val="none" w:sz="0" w:space="0" w:color="auto"/>
        <w:bottom w:val="none" w:sz="0" w:space="0" w:color="auto"/>
        <w:right w:val="none" w:sz="0" w:space="0" w:color="auto"/>
      </w:divBdr>
    </w:div>
    <w:div w:id="1828670730">
      <w:bodyDiv w:val="1"/>
      <w:marLeft w:val="0"/>
      <w:marRight w:val="0"/>
      <w:marTop w:val="0"/>
      <w:marBottom w:val="0"/>
      <w:divBdr>
        <w:top w:val="none" w:sz="0" w:space="0" w:color="auto"/>
        <w:left w:val="none" w:sz="0" w:space="0" w:color="auto"/>
        <w:bottom w:val="none" w:sz="0" w:space="0" w:color="auto"/>
        <w:right w:val="none" w:sz="0" w:space="0" w:color="auto"/>
      </w:divBdr>
    </w:div>
    <w:div w:id="1828741415">
      <w:bodyDiv w:val="1"/>
      <w:marLeft w:val="0"/>
      <w:marRight w:val="0"/>
      <w:marTop w:val="0"/>
      <w:marBottom w:val="0"/>
      <w:divBdr>
        <w:top w:val="none" w:sz="0" w:space="0" w:color="auto"/>
        <w:left w:val="none" w:sz="0" w:space="0" w:color="auto"/>
        <w:bottom w:val="none" w:sz="0" w:space="0" w:color="auto"/>
        <w:right w:val="none" w:sz="0" w:space="0" w:color="auto"/>
      </w:divBdr>
    </w:div>
    <w:div w:id="1829009990">
      <w:bodyDiv w:val="1"/>
      <w:marLeft w:val="0"/>
      <w:marRight w:val="0"/>
      <w:marTop w:val="0"/>
      <w:marBottom w:val="0"/>
      <w:divBdr>
        <w:top w:val="none" w:sz="0" w:space="0" w:color="auto"/>
        <w:left w:val="none" w:sz="0" w:space="0" w:color="auto"/>
        <w:bottom w:val="none" w:sz="0" w:space="0" w:color="auto"/>
        <w:right w:val="none" w:sz="0" w:space="0" w:color="auto"/>
      </w:divBdr>
    </w:div>
    <w:div w:id="1829055368">
      <w:bodyDiv w:val="1"/>
      <w:marLeft w:val="0"/>
      <w:marRight w:val="0"/>
      <w:marTop w:val="0"/>
      <w:marBottom w:val="0"/>
      <w:divBdr>
        <w:top w:val="none" w:sz="0" w:space="0" w:color="auto"/>
        <w:left w:val="none" w:sz="0" w:space="0" w:color="auto"/>
        <w:bottom w:val="none" w:sz="0" w:space="0" w:color="auto"/>
        <w:right w:val="none" w:sz="0" w:space="0" w:color="auto"/>
      </w:divBdr>
    </w:div>
    <w:div w:id="1829057543">
      <w:bodyDiv w:val="1"/>
      <w:marLeft w:val="0"/>
      <w:marRight w:val="0"/>
      <w:marTop w:val="0"/>
      <w:marBottom w:val="0"/>
      <w:divBdr>
        <w:top w:val="none" w:sz="0" w:space="0" w:color="auto"/>
        <w:left w:val="none" w:sz="0" w:space="0" w:color="auto"/>
        <w:bottom w:val="none" w:sz="0" w:space="0" w:color="auto"/>
        <w:right w:val="none" w:sz="0" w:space="0" w:color="auto"/>
      </w:divBdr>
    </w:div>
    <w:div w:id="1829250067">
      <w:bodyDiv w:val="1"/>
      <w:marLeft w:val="0"/>
      <w:marRight w:val="0"/>
      <w:marTop w:val="0"/>
      <w:marBottom w:val="0"/>
      <w:divBdr>
        <w:top w:val="none" w:sz="0" w:space="0" w:color="auto"/>
        <w:left w:val="none" w:sz="0" w:space="0" w:color="auto"/>
        <w:bottom w:val="none" w:sz="0" w:space="0" w:color="auto"/>
        <w:right w:val="none" w:sz="0" w:space="0" w:color="auto"/>
      </w:divBdr>
    </w:div>
    <w:div w:id="1829250352">
      <w:bodyDiv w:val="1"/>
      <w:marLeft w:val="0"/>
      <w:marRight w:val="0"/>
      <w:marTop w:val="0"/>
      <w:marBottom w:val="0"/>
      <w:divBdr>
        <w:top w:val="none" w:sz="0" w:space="0" w:color="auto"/>
        <w:left w:val="none" w:sz="0" w:space="0" w:color="auto"/>
        <w:bottom w:val="none" w:sz="0" w:space="0" w:color="auto"/>
        <w:right w:val="none" w:sz="0" w:space="0" w:color="auto"/>
      </w:divBdr>
    </w:div>
    <w:div w:id="1829513284">
      <w:bodyDiv w:val="1"/>
      <w:marLeft w:val="0"/>
      <w:marRight w:val="0"/>
      <w:marTop w:val="0"/>
      <w:marBottom w:val="0"/>
      <w:divBdr>
        <w:top w:val="none" w:sz="0" w:space="0" w:color="auto"/>
        <w:left w:val="none" w:sz="0" w:space="0" w:color="auto"/>
        <w:bottom w:val="none" w:sz="0" w:space="0" w:color="auto"/>
        <w:right w:val="none" w:sz="0" w:space="0" w:color="auto"/>
      </w:divBdr>
    </w:div>
    <w:div w:id="1829663685">
      <w:bodyDiv w:val="1"/>
      <w:marLeft w:val="0"/>
      <w:marRight w:val="0"/>
      <w:marTop w:val="0"/>
      <w:marBottom w:val="0"/>
      <w:divBdr>
        <w:top w:val="none" w:sz="0" w:space="0" w:color="auto"/>
        <w:left w:val="none" w:sz="0" w:space="0" w:color="auto"/>
        <w:bottom w:val="none" w:sz="0" w:space="0" w:color="auto"/>
        <w:right w:val="none" w:sz="0" w:space="0" w:color="auto"/>
      </w:divBdr>
    </w:div>
    <w:div w:id="1829786890">
      <w:bodyDiv w:val="1"/>
      <w:marLeft w:val="0"/>
      <w:marRight w:val="0"/>
      <w:marTop w:val="0"/>
      <w:marBottom w:val="0"/>
      <w:divBdr>
        <w:top w:val="none" w:sz="0" w:space="0" w:color="auto"/>
        <w:left w:val="none" w:sz="0" w:space="0" w:color="auto"/>
        <w:bottom w:val="none" w:sz="0" w:space="0" w:color="auto"/>
        <w:right w:val="none" w:sz="0" w:space="0" w:color="auto"/>
      </w:divBdr>
    </w:div>
    <w:div w:id="1829856429">
      <w:bodyDiv w:val="1"/>
      <w:marLeft w:val="0"/>
      <w:marRight w:val="0"/>
      <w:marTop w:val="0"/>
      <w:marBottom w:val="0"/>
      <w:divBdr>
        <w:top w:val="none" w:sz="0" w:space="0" w:color="auto"/>
        <w:left w:val="none" w:sz="0" w:space="0" w:color="auto"/>
        <w:bottom w:val="none" w:sz="0" w:space="0" w:color="auto"/>
        <w:right w:val="none" w:sz="0" w:space="0" w:color="auto"/>
      </w:divBdr>
    </w:div>
    <w:div w:id="1830055437">
      <w:bodyDiv w:val="1"/>
      <w:marLeft w:val="0"/>
      <w:marRight w:val="0"/>
      <w:marTop w:val="0"/>
      <w:marBottom w:val="0"/>
      <w:divBdr>
        <w:top w:val="none" w:sz="0" w:space="0" w:color="auto"/>
        <w:left w:val="none" w:sz="0" w:space="0" w:color="auto"/>
        <w:bottom w:val="none" w:sz="0" w:space="0" w:color="auto"/>
        <w:right w:val="none" w:sz="0" w:space="0" w:color="auto"/>
      </w:divBdr>
    </w:div>
    <w:div w:id="1830242423">
      <w:bodyDiv w:val="1"/>
      <w:marLeft w:val="0"/>
      <w:marRight w:val="0"/>
      <w:marTop w:val="0"/>
      <w:marBottom w:val="0"/>
      <w:divBdr>
        <w:top w:val="none" w:sz="0" w:space="0" w:color="auto"/>
        <w:left w:val="none" w:sz="0" w:space="0" w:color="auto"/>
        <w:bottom w:val="none" w:sz="0" w:space="0" w:color="auto"/>
        <w:right w:val="none" w:sz="0" w:space="0" w:color="auto"/>
      </w:divBdr>
    </w:div>
    <w:div w:id="1830558712">
      <w:bodyDiv w:val="1"/>
      <w:marLeft w:val="0"/>
      <w:marRight w:val="0"/>
      <w:marTop w:val="0"/>
      <w:marBottom w:val="0"/>
      <w:divBdr>
        <w:top w:val="none" w:sz="0" w:space="0" w:color="auto"/>
        <w:left w:val="none" w:sz="0" w:space="0" w:color="auto"/>
        <w:bottom w:val="none" w:sz="0" w:space="0" w:color="auto"/>
        <w:right w:val="none" w:sz="0" w:space="0" w:color="auto"/>
      </w:divBdr>
    </w:div>
    <w:div w:id="1830902863">
      <w:bodyDiv w:val="1"/>
      <w:marLeft w:val="0"/>
      <w:marRight w:val="0"/>
      <w:marTop w:val="0"/>
      <w:marBottom w:val="0"/>
      <w:divBdr>
        <w:top w:val="none" w:sz="0" w:space="0" w:color="auto"/>
        <w:left w:val="none" w:sz="0" w:space="0" w:color="auto"/>
        <w:bottom w:val="none" w:sz="0" w:space="0" w:color="auto"/>
        <w:right w:val="none" w:sz="0" w:space="0" w:color="auto"/>
      </w:divBdr>
    </w:div>
    <w:div w:id="1830906643">
      <w:bodyDiv w:val="1"/>
      <w:marLeft w:val="0"/>
      <w:marRight w:val="0"/>
      <w:marTop w:val="0"/>
      <w:marBottom w:val="0"/>
      <w:divBdr>
        <w:top w:val="none" w:sz="0" w:space="0" w:color="auto"/>
        <w:left w:val="none" w:sz="0" w:space="0" w:color="auto"/>
        <w:bottom w:val="none" w:sz="0" w:space="0" w:color="auto"/>
        <w:right w:val="none" w:sz="0" w:space="0" w:color="auto"/>
      </w:divBdr>
    </w:div>
    <w:div w:id="1830973754">
      <w:bodyDiv w:val="1"/>
      <w:marLeft w:val="0"/>
      <w:marRight w:val="0"/>
      <w:marTop w:val="0"/>
      <w:marBottom w:val="0"/>
      <w:divBdr>
        <w:top w:val="none" w:sz="0" w:space="0" w:color="auto"/>
        <w:left w:val="none" w:sz="0" w:space="0" w:color="auto"/>
        <w:bottom w:val="none" w:sz="0" w:space="0" w:color="auto"/>
        <w:right w:val="none" w:sz="0" w:space="0" w:color="auto"/>
      </w:divBdr>
    </w:div>
    <w:div w:id="1831016833">
      <w:bodyDiv w:val="1"/>
      <w:marLeft w:val="0"/>
      <w:marRight w:val="0"/>
      <w:marTop w:val="0"/>
      <w:marBottom w:val="0"/>
      <w:divBdr>
        <w:top w:val="none" w:sz="0" w:space="0" w:color="auto"/>
        <w:left w:val="none" w:sz="0" w:space="0" w:color="auto"/>
        <w:bottom w:val="none" w:sz="0" w:space="0" w:color="auto"/>
        <w:right w:val="none" w:sz="0" w:space="0" w:color="auto"/>
      </w:divBdr>
    </w:div>
    <w:div w:id="1831170564">
      <w:bodyDiv w:val="1"/>
      <w:marLeft w:val="0"/>
      <w:marRight w:val="0"/>
      <w:marTop w:val="0"/>
      <w:marBottom w:val="0"/>
      <w:divBdr>
        <w:top w:val="none" w:sz="0" w:space="0" w:color="auto"/>
        <w:left w:val="none" w:sz="0" w:space="0" w:color="auto"/>
        <w:bottom w:val="none" w:sz="0" w:space="0" w:color="auto"/>
        <w:right w:val="none" w:sz="0" w:space="0" w:color="auto"/>
      </w:divBdr>
    </w:div>
    <w:div w:id="1831364806">
      <w:bodyDiv w:val="1"/>
      <w:marLeft w:val="0"/>
      <w:marRight w:val="0"/>
      <w:marTop w:val="0"/>
      <w:marBottom w:val="0"/>
      <w:divBdr>
        <w:top w:val="none" w:sz="0" w:space="0" w:color="auto"/>
        <w:left w:val="none" w:sz="0" w:space="0" w:color="auto"/>
        <w:bottom w:val="none" w:sz="0" w:space="0" w:color="auto"/>
        <w:right w:val="none" w:sz="0" w:space="0" w:color="auto"/>
      </w:divBdr>
    </w:div>
    <w:div w:id="1831749705">
      <w:bodyDiv w:val="1"/>
      <w:marLeft w:val="0"/>
      <w:marRight w:val="0"/>
      <w:marTop w:val="0"/>
      <w:marBottom w:val="0"/>
      <w:divBdr>
        <w:top w:val="none" w:sz="0" w:space="0" w:color="auto"/>
        <w:left w:val="none" w:sz="0" w:space="0" w:color="auto"/>
        <w:bottom w:val="none" w:sz="0" w:space="0" w:color="auto"/>
        <w:right w:val="none" w:sz="0" w:space="0" w:color="auto"/>
      </w:divBdr>
    </w:div>
    <w:div w:id="1831942362">
      <w:bodyDiv w:val="1"/>
      <w:marLeft w:val="0"/>
      <w:marRight w:val="0"/>
      <w:marTop w:val="0"/>
      <w:marBottom w:val="0"/>
      <w:divBdr>
        <w:top w:val="none" w:sz="0" w:space="0" w:color="auto"/>
        <w:left w:val="none" w:sz="0" w:space="0" w:color="auto"/>
        <w:bottom w:val="none" w:sz="0" w:space="0" w:color="auto"/>
        <w:right w:val="none" w:sz="0" w:space="0" w:color="auto"/>
      </w:divBdr>
    </w:div>
    <w:div w:id="1832062175">
      <w:bodyDiv w:val="1"/>
      <w:marLeft w:val="0"/>
      <w:marRight w:val="0"/>
      <w:marTop w:val="0"/>
      <w:marBottom w:val="0"/>
      <w:divBdr>
        <w:top w:val="none" w:sz="0" w:space="0" w:color="auto"/>
        <w:left w:val="none" w:sz="0" w:space="0" w:color="auto"/>
        <w:bottom w:val="none" w:sz="0" w:space="0" w:color="auto"/>
        <w:right w:val="none" w:sz="0" w:space="0" w:color="auto"/>
      </w:divBdr>
    </w:div>
    <w:div w:id="1832410673">
      <w:bodyDiv w:val="1"/>
      <w:marLeft w:val="0"/>
      <w:marRight w:val="0"/>
      <w:marTop w:val="0"/>
      <w:marBottom w:val="0"/>
      <w:divBdr>
        <w:top w:val="none" w:sz="0" w:space="0" w:color="auto"/>
        <w:left w:val="none" w:sz="0" w:space="0" w:color="auto"/>
        <w:bottom w:val="none" w:sz="0" w:space="0" w:color="auto"/>
        <w:right w:val="none" w:sz="0" w:space="0" w:color="auto"/>
      </w:divBdr>
    </w:div>
    <w:div w:id="1832526901">
      <w:bodyDiv w:val="1"/>
      <w:marLeft w:val="0"/>
      <w:marRight w:val="0"/>
      <w:marTop w:val="0"/>
      <w:marBottom w:val="0"/>
      <w:divBdr>
        <w:top w:val="none" w:sz="0" w:space="0" w:color="auto"/>
        <w:left w:val="none" w:sz="0" w:space="0" w:color="auto"/>
        <w:bottom w:val="none" w:sz="0" w:space="0" w:color="auto"/>
        <w:right w:val="none" w:sz="0" w:space="0" w:color="auto"/>
      </w:divBdr>
    </w:div>
    <w:div w:id="1832526919">
      <w:bodyDiv w:val="1"/>
      <w:marLeft w:val="0"/>
      <w:marRight w:val="0"/>
      <w:marTop w:val="0"/>
      <w:marBottom w:val="0"/>
      <w:divBdr>
        <w:top w:val="none" w:sz="0" w:space="0" w:color="auto"/>
        <w:left w:val="none" w:sz="0" w:space="0" w:color="auto"/>
        <w:bottom w:val="none" w:sz="0" w:space="0" w:color="auto"/>
        <w:right w:val="none" w:sz="0" w:space="0" w:color="auto"/>
      </w:divBdr>
    </w:div>
    <w:div w:id="1832864252">
      <w:bodyDiv w:val="1"/>
      <w:marLeft w:val="0"/>
      <w:marRight w:val="0"/>
      <w:marTop w:val="0"/>
      <w:marBottom w:val="0"/>
      <w:divBdr>
        <w:top w:val="none" w:sz="0" w:space="0" w:color="auto"/>
        <w:left w:val="none" w:sz="0" w:space="0" w:color="auto"/>
        <w:bottom w:val="none" w:sz="0" w:space="0" w:color="auto"/>
        <w:right w:val="none" w:sz="0" w:space="0" w:color="auto"/>
      </w:divBdr>
    </w:div>
    <w:div w:id="1832940565">
      <w:bodyDiv w:val="1"/>
      <w:marLeft w:val="0"/>
      <w:marRight w:val="0"/>
      <w:marTop w:val="0"/>
      <w:marBottom w:val="0"/>
      <w:divBdr>
        <w:top w:val="none" w:sz="0" w:space="0" w:color="auto"/>
        <w:left w:val="none" w:sz="0" w:space="0" w:color="auto"/>
        <w:bottom w:val="none" w:sz="0" w:space="0" w:color="auto"/>
        <w:right w:val="none" w:sz="0" w:space="0" w:color="auto"/>
      </w:divBdr>
    </w:div>
    <w:div w:id="1832940636">
      <w:bodyDiv w:val="1"/>
      <w:marLeft w:val="0"/>
      <w:marRight w:val="0"/>
      <w:marTop w:val="0"/>
      <w:marBottom w:val="0"/>
      <w:divBdr>
        <w:top w:val="none" w:sz="0" w:space="0" w:color="auto"/>
        <w:left w:val="none" w:sz="0" w:space="0" w:color="auto"/>
        <w:bottom w:val="none" w:sz="0" w:space="0" w:color="auto"/>
        <w:right w:val="none" w:sz="0" w:space="0" w:color="auto"/>
      </w:divBdr>
    </w:div>
    <w:div w:id="1833063906">
      <w:bodyDiv w:val="1"/>
      <w:marLeft w:val="0"/>
      <w:marRight w:val="0"/>
      <w:marTop w:val="0"/>
      <w:marBottom w:val="0"/>
      <w:divBdr>
        <w:top w:val="none" w:sz="0" w:space="0" w:color="auto"/>
        <w:left w:val="none" w:sz="0" w:space="0" w:color="auto"/>
        <w:bottom w:val="none" w:sz="0" w:space="0" w:color="auto"/>
        <w:right w:val="none" w:sz="0" w:space="0" w:color="auto"/>
      </w:divBdr>
    </w:div>
    <w:div w:id="1833065316">
      <w:bodyDiv w:val="1"/>
      <w:marLeft w:val="0"/>
      <w:marRight w:val="0"/>
      <w:marTop w:val="0"/>
      <w:marBottom w:val="0"/>
      <w:divBdr>
        <w:top w:val="none" w:sz="0" w:space="0" w:color="auto"/>
        <w:left w:val="none" w:sz="0" w:space="0" w:color="auto"/>
        <w:bottom w:val="none" w:sz="0" w:space="0" w:color="auto"/>
        <w:right w:val="none" w:sz="0" w:space="0" w:color="auto"/>
      </w:divBdr>
    </w:div>
    <w:div w:id="1833137255">
      <w:bodyDiv w:val="1"/>
      <w:marLeft w:val="0"/>
      <w:marRight w:val="0"/>
      <w:marTop w:val="0"/>
      <w:marBottom w:val="0"/>
      <w:divBdr>
        <w:top w:val="none" w:sz="0" w:space="0" w:color="auto"/>
        <w:left w:val="none" w:sz="0" w:space="0" w:color="auto"/>
        <w:bottom w:val="none" w:sz="0" w:space="0" w:color="auto"/>
        <w:right w:val="none" w:sz="0" w:space="0" w:color="auto"/>
      </w:divBdr>
    </w:div>
    <w:div w:id="1833251785">
      <w:bodyDiv w:val="1"/>
      <w:marLeft w:val="0"/>
      <w:marRight w:val="0"/>
      <w:marTop w:val="0"/>
      <w:marBottom w:val="0"/>
      <w:divBdr>
        <w:top w:val="none" w:sz="0" w:space="0" w:color="auto"/>
        <w:left w:val="none" w:sz="0" w:space="0" w:color="auto"/>
        <w:bottom w:val="none" w:sz="0" w:space="0" w:color="auto"/>
        <w:right w:val="none" w:sz="0" w:space="0" w:color="auto"/>
      </w:divBdr>
    </w:div>
    <w:div w:id="1833595627">
      <w:bodyDiv w:val="1"/>
      <w:marLeft w:val="0"/>
      <w:marRight w:val="0"/>
      <w:marTop w:val="0"/>
      <w:marBottom w:val="0"/>
      <w:divBdr>
        <w:top w:val="none" w:sz="0" w:space="0" w:color="auto"/>
        <w:left w:val="none" w:sz="0" w:space="0" w:color="auto"/>
        <w:bottom w:val="none" w:sz="0" w:space="0" w:color="auto"/>
        <w:right w:val="none" w:sz="0" w:space="0" w:color="auto"/>
      </w:divBdr>
    </w:div>
    <w:div w:id="1833639630">
      <w:bodyDiv w:val="1"/>
      <w:marLeft w:val="0"/>
      <w:marRight w:val="0"/>
      <w:marTop w:val="0"/>
      <w:marBottom w:val="0"/>
      <w:divBdr>
        <w:top w:val="none" w:sz="0" w:space="0" w:color="auto"/>
        <w:left w:val="none" w:sz="0" w:space="0" w:color="auto"/>
        <w:bottom w:val="none" w:sz="0" w:space="0" w:color="auto"/>
        <w:right w:val="none" w:sz="0" w:space="0" w:color="auto"/>
      </w:divBdr>
    </w:div>
    <w:div w:id="1833717133">
      <w:bodyDiv w:val="1"/>
      <w:marLeft w:val="0"/>
      <w:marRight w:val="0"/>
      <w:marTop w:val="0"/>
      <w:marBottom w:val="0"/>
      <w:divBdr>
        <w:top w:val="none" w:sz="0" w:space="0" w:color="auto"/>
        <w:left w:val="none" w:sz="0" w:space="0" w:color="auto"/>
        <w:bottom w:val="none" w:sz="0" w:space="0" w:color="auto"/>
        <w:right w:val="none" w:sz="0" w:space="0" w:color="auto"/>
      </w:divBdr>
    </w:div>
    <w:div w:id="1833791225">
      <w:bodyDiv w:val="1"/>
      <w:marLeft w:val="0"/>
      <w:marRight w:val="0"/>
      <w:marTop w:val="0"/>
      <w:marBottom w:val="0"/>
      <w:divBdr>
        <w:top w:val="none" w:sz="0" w:space="0" w:color="auto"/>
        <w:left w:val="none" w:sz="0" w:space="0" w:color="auto"/>
        <w:bottom w:val="none" w:sz="0" w:space="0" w:color="auto"/>
        <w:right w:val="none" w:sz="0" w:space="0" w:color="auto"/>
      </w:divBdr>
    </w:div>
    <w:div w:id="1833911461">
      <w:bodyDiv w:val="1"/>
      <w:marLeft w:val="0"/>
      <w:marRight w:val="0"/>
      <w:marTop w:val="0"/>
      <w:marBottom w:val="0"/>
      <w:divBdr>
        <w:top w:val="none" w:sz="0" w:space="0" w:color="auto"/>
        <w:left w:val="none" w:sz="0" w:space="0" w:color="auto"/>
        <w:bottom w:val="none" w:sz="0" w:space="0" w:color="auto"/>
        <w:right w:val="none" w:sz="0" w:space="0" w:color="auto"/>
      </w:divBdr>
    </w:div>
    <w:div w:id="1834177982">
      <w:bodyDiv w:val="1"/>
      <w:marLeft w:val="0"/>
      <w:marRight w:val="0"/>
      <w:marTop w:val="0"/>
      <w:marBottom w:val="0"/>
      <w:divBdr>
        <w:top w:val="none" w:sz="0" w:space="0" w:color="auto"/>
        <w:left w:val="none" w:sz="0" w:space="0" w:color="auto"/>
        <w:bottom w:val="none" w:sz="0" w:space="0" w:color="auto"/>
        <w:right w:val="none" w:sz="0" w:space="0" w:color="auto"/>
      </w:divBdr>
    </w:div>
    <w:div w:id="1834566128">
      <w:bodyDiv w:val="1"/>
      <w:marLeft w:val="0"/>
      <w:marRight w:val="0"/>
      <w:marTop w:val="0"/>
      <w:marBottom w:val="0"/>
      <w:divBdr>
        <w:top w:val="none" w:sz="0" w:space="0" w:color="auto"/>
        <w:left w:val="none" w:sz="0" w:space="0" w:color="auto"/>
        <w:bottom w:val="none" w:sz="0" w:space="0" w:color="auto"/>
        <w:right w:val="none" w:sz="0" w:space="0" w:color="auto"/>
      </w:divBdr>
    </w:div>
    <w:div w:id="1834680674">
      <w:bodyDiv w:val="1"/>
      <w:marLeft w:val="0"/>
      <w:marRight w:val="0"/>
      <w:marTop w:val="0"/>
      <w:marBottom w:val="0"/>
      <w:divBdr>
        <w:top w:val="none" w:sz="0" w:space="0" w:color="auto"/>
        <w:left w:val="none" w:sz="0" w:space="0" w:color="auto"/>
        <w:bottom w:val="none" w:sz="0" w:space="0" w:color="auto"/>
        <w:right w:val="none" w:sz="0" w:space="0" w:color="auto"/>
      </w:divBdr>
    </w:div>
    <w:div w:id="1834684420">
      <w:bodyDiv w:val="1"/>
      <w:marLeft w:val="0"/>
      <w:marRight w:val="0"/>
      <w:marTop w:val="0"/>
      <w:marBottom w:val="0"/>
      <w:divBdr>
        <w:top w:val="none" w:sz="0" w:space="0" w:color="auto"/>
        <w:left w:val="none" w:sz="0" w:space="0" w:color="auto"/>
        <w:bottom w:val="none" w:sz="0" w:space="0" w:color="auto"/>
        <w:right w:val="none" w:sz="0" w:space="0" w:color="auto"/>
      </w:divBdr>
    </w:div>
    <w:div w:id="1834712865">
      <w:bodyDiv w:val="1"/>
      <w:marLeft w:val="0"/>
      <w:marRight w:val="0"/>
      <w:marTop w:val="0"/>
      <w:marBottom w:val="0"/>
      <w:divBdr>
        <w:top w:val="none" w:sz="0" w:space="0" w:color="auto"/>
        <w:left w:val="none" w:sz="0" w:space="0" w:color="auto"/>
        <w:bottom w:val="none" w:sz="0" w:space="0" w:color="auto"/>
        <w:right w:val="none" w:sz="0" w:space="0" w:color="auto"/>
      </w:divBdr>
    </w:div>
    <w:div w:id="1834759283">
      <w:bodyDiv w:val="1"/>
      <w:marLeft w:val="0"/>
      <w:marRight w:val="0"/>
      <w:marTop w:val="0"/>
      <w:marBottom w:val="0"/>
      <w:divBdr>
        <w:top w:val="none" w:sz="0" w:space="0" w:color="auto"/>
        <w:left w:val="none" w:sz="0" w:space="0" w:color="auto"/>
        <w:bottom w:val="none" w:sz="0" w:space="0" w:color="auto"/>
        <w:right w:val="none" w:sz="0" w:space="0" w:color="auto"/>
      </w:divBdr>
    </w:div>
    <w:div w:id="1835025282">
      <w:bodyDiv w:val="1"/>
      <w:marLeft w:val="0"/>
      <w:marRight w:val="0"/>
      <w:marTop w:val="0"/>
      <w:marBottom w:val="0"/>
      <w:divBdr>
        <w:top w:val="none" w:sz="0" w:space="0" w:color="auto"/>
        <w:left w:val="none" w:sz="0" w:space="0" w:color="auto"/>
        <w:bottom w:val="none" w:sz="0" w:space="0" w:color="auto"/>
        <w:right w:val="none" w:sz="0" w:space="0" w:color="auto"/>
      </w:divBdr>
    </w:div>
    <w:div w:id="1835030280">
      <w:bodyDiv w:val="1"/>
      <w:marLeft w:val="0"/>
      <w:marRight w:val="0"/>
      <w:marTop w:val="0"/>
      <w:marBottom w:val="0"/>
      <w:divBdr>
        <w:top w:val="none" w:sz="0" w:space="0" w:color="auto"/>
        <w:left w:val="none" w:sz="0" w:space="0" w:color="auto"/>
        <w:bottom w:val="none" w:sz="0" w:space="0" w:color="auto"/>
        <w:right w:val="none" w:sz="0" w:space="0" w:color="auto"/>
      </w:divBdr>
    </w:div>
    <w:div w:id="1835291827">
      <w:bodyDiv w:val="1"/>
      <w:marLeft w:val="0"/>
      <w:marRight w:val="0"/>
      <w:marTop w:val="0"/>
      <w:marBottom w:val="0"/>
      <w:divBdr>
        <w:top w:val="none" w:sz="0" w:space="0" w:color="auto"/>
        <w:left w:val="none" w:sz="0" w:space="0" w:color="auto"/>
        <w:bottom w:val="none" w:sz="0" w:space="0" w:color="auto"/>
        <w:right w:val="none" w:sz="0" w:space="0" w:color="auto"/>
      </w:divBdr>
    </w:div>
    <w:div w:id="1835606368">
      <w:bodyDiv w:val="1"/>
      <w:marLeft w:val="0"/>
      <w:marRight w:val="0"/>
      <w:marTop w:val="0"/>
      <w:marBottom w:val="0"/>
      <w:divBdr>
        <w:top w:val="none" w:sz="0" w:space="0" w:color="auto"/>
        <w:left w:val="none" w:sz="0" w:space="0" w:color="auto"/>
        <w:bottom w:val="none" w:sz="0" w:space="0" w:color="auto"/>
        <w:right w:val="none" w:sz="0" w:space="0" w:color="auto"/>
      </w:divBdr>
    </w:div>
    <w:div w:id="1835683049">
      <w:bodyDiv w:val="1"/>
      <w:marLeft w:val="0"/>
      <w:marRight w:val="0"/>
      <w:marTop w:val="0"/>
      <w:marBottom w:val="0"/>
      <w:divBdr>
        <w:top w:val="none" w:sz="0" w:space="0" w:color="auto"/>
        <w:left w:val="none" w:sz="0" w:space="0" w:color="auto"/>
        <w:bottom w:val="none" w:sz="0" w:space="0" w:color="auto"/>
        <w:right w:val="none" w:sz="0" w:space="0" w:color="auto"/>
      </w:divBdr>
    </w:div>
    <w:div w:id="1836141777">
      <w:bodyDiv w:val="1"/>
      <w:marLeft w:val="0"/>
      <w:marRight w:val="0"/>
      <w:marTop w:val="0"/>
      <w:marBottom w:val="0"/>
      <w:divBdr>
        <w:top w:val="none" w:sz="0" w:space="0" w:color="auto"/>
        <w:left w:val="none" w:sz="0" w:space="0" w:color="auto"/>
        <w:bottom w:val="none" w:sz="0" w:space="0" w:color="auto"/>
        <w:right w:val="none" w:sz="0" w:space="0" w:color="auto"/>
      </w:divBdr>
    </w:div>
    <w:div w:id="1836336559">
      <w:bodyDiv w:val="1"/>
      <w:marLeft w:val="0"/>
      <w:marRight w:val="0"/>
      <w:marTop w:val="0"/>
      <w:marBottom w:val="0"/>
      <w:divBdr>
        <w:top w:val="none" w:sz="0" w:space="0" w:color="auto"/>
        <w:left w:val="none" w:sz="0" w:space="0" w:color="auto"/>
        <w:bottom w:val="none" w:sz="0" w:space="0" w:color="auto"/>
        <w:right w:val="none" w:sz="0" w:space="0" w:color="auto"/>
      </w:divBdr>
    </w:div>
    <w:div w:id="1836410657">
      <w:bodyDiv w:val="1"/>
      <w:marLeft w:val="0"/>
      <w:marRight w:val="0"/>
      <w:marTop w:val="0"/>
      <w:marBottom w:val="0"/>
      <w:divBdr>
        <w:top w:val="none" w:sz="0" w:space="0" w:color="auto"/>
        <w:left w:val="none" w:sz="0" w:space="0" w:color="auto"/>
        <w:bottom w:val="none" w:sz="0" w:space="0" w:color="auto"/>
        <w:right w:val="none" w:sz="0" w:space="0" w:color="auto"/>
      </w:divBdr>
    </w:div>
    <w:div w:id="1836602281">
      <w:bodyDiv w:val="1"/>
      <w:marLeft w:val="0"/>
      <w:marRight w:val="0"/>
      <w:marTop w:val="0"/>
      <w:marBottom w:val="0"/>
      <w:divBdr>
        <w:top w:val="none" w:sz="0" w:space="0" w:color="auto"/>
        <w:left w:val="none" w:sz="0" w:space="0" w:color="auto"/>
        <w:bottom w:val="none" w:sz="0" w:space="0" w:color="auto"/>
        <w:right w:val="none" w:sz="0" w:space="0" w:color="auto"/>
      </w:divBdr>
    </w:div>
    <w:div w:id="1836799678">
      <w:bodyDiv w:val="1"/>
      <w:marLeft w:val="0"/>
      <w:marRight w:val="0"/>
      <w:marTop w:val="0"/>
      <w:marBottom w:val="0"/>
      <w:divBdr>
        <w:top w:val="none" w:sz="0" w:space="0" w:color="auto"/>
        <w:left w:val="none" w:sz="0" w:space="0" w:color="auto"/>
        <w:bottom w:val="none" w:sz="0" w:space="0" w:color="auto"/>
        <w:right w:val="none" w:sz="0" w:space="0" w:color="auto"/>
      </w:divBdr>
    </w:div>
    <w:div w:id="1837189943">
      <w:bodyDiv w:val="1"/>
      <w:marLeft w:val="0"/>
      <w:marRight w:val="0"/>
      <w:marTop w:val="0"/>
      <w:marBottom w:val="0"/>
      <w:divBdr>
        <w:top w:val="none" w:sz="0" w:space="0" w:color="auto"/>
        <w:left w:val="none" w:sz="0" w:space="0" w:color="auto"/>
        <w:bottom w:val="none" w:sz="0" w:space="0" w:color="auto"/>
        <w:right w:val="none" w:sz="0" w:space="0" w:color="auto"/>
      </w:divBdr>
    </w:div>
    <w:div w:id="1837451782">
      <w:bodyDiv w:val="1"/>
      <w:marLeft w:val="0"/>
      <w:marRight w:val="0"/>
      <w:marTop w:val="0"/>
      <w:marBottom w:val="0"/>
      <w:divBdr>
        <w:top w:val="none" w:sz="0" w:space="0" w:color="auto"/>
        <w:left w:val="none" w:sz="0" w:space="0" w:color="auto"/>
        <w:bottom w:val="none" w:sz="0" w:space="0" w:color="auto"/>
        <w:right w:val="none" w:sz="0" w:space="0" w:color="auto"/>
      </w:divBdr>
    </w:div>
    <w:div w:id="1837525666">
      <w:bodyDiv w:val="1"/>
      <w:marLeft w:val="0"/>
      <w:marRight w:val="0"/>
      <w:marTop w:val="0"/>
      <w:marBottom w:val="0"/>
      <w:divBdr>
        <w:top w:val="none" w:sz="0" w:space="0" w:color="auto"/>
        <w:left w:val="none" w:sz="0" w:space="0" w:color="auto"/>
        <w:bottom w:val="none" w:sz="0" w:space="0" w:color="auto"/>
        <w:right w:val="none" w:sz="0" w:space="0" w:color="auto"/>
      </w:divBdr>
    </w:div>
    <w:div w:id="1838107524">
      <w:bodyDiv w:val="1"/>
      <w:marLeft w:val="0"/>
      <w:marRight w:val="0"/>
      <w:marTop w:val="0"/>
      <w:marBottom w:val="0"/>
      <w:divBdr>
        <w:top w:val="none" w:sz="0" w:space="0" w:color="auto"/>
        <w:left w:val="none" w:sz="0" w:space="0" w:color="auto"/>
        <w:bottom w:val="none" w:sz="0" w:space="0" w:color="auto"/>
        <w:right w:val="none" w:sz="0" w:space="0" w:color="auto"/>
      </w:divBdr>
    </w:div>
    <w:div w:id="1838111227">
      <w:bodyDiv w:val="1"/>
      <w:marLeft w:val="0"/>
      <w:marRight w:val="0"/>
      <w:marTop w:val="0"/>
      <w:marBottom w:val="0"/>
      <w:divBdr>
        <w:top w:val="none" w:sz="0" w:space="0" w:color="auto"/>
        <w:left w:val="none" w:sz="0" w:space="0" w:color="auto"/>
        <w:bottom w:val="none" w:sz="0" w:space="0" w:color="auto"/>
        <w:right w:val="none" w:sz="0" w:space="0" w:color="auto"/>
      </w:divBdr>
    </w:div>
    <w:div w:id="1838111303">
      <w:bodyDiv w:val="1"/>
      <w:marLeft w:val="0"/>
      <w:marRight w:val="0"/>
      <w:marTop w:val="0"/>
      <w:marBottom w:val="0"/>
      <w:divBdr>
        <w:top w:val="none" w:sz="0" w:space="0" w:color="auto"/>
        <w:left w:val="none" w:sz="0" w:space="0" w:color="auto"/>
        <w:bottom w:val="none" w:sz="0" w:space="0" w:color="auto"/>
        <w:right w:val="none" w:sz="0" w:space="0" w:color="auto"/>
      </w:divBdr>
    </w:div>
    <w:div w:id="1838226377">
      <w:bodyDiv w:val="1"/>
      <w:marLeft w:val="0"/>
      <w:marRight w:val="0"/>
      <w:marTop w:val="0"/>
      <w:marBottom w:val="0"/>
      <w:divBdr>
        <w:top w:val="none" w:sz="0" w:space="0" w:color="auto"/>
        <w:left w:val="none" w:sz="0" w:space="0" w:color="auto"/>
        <w:bottom w:val="none" w:sz="0" w:space="0" w:color="auto"/>
        <w:right w:val="none" w:sz="0" w:space="0" w:color="auto"/>
      </w:divBdr>
    </w:div>
    <w:div w:id="1838305650">
      <w:bodyDiv w:val="1"/>
      <w:marLeft w:val="0"/>
      <w:marRight w:val="0"/>
      <w:marTop w:val="0"/>
      <w:marBottom w:val="0"/>
      <w:divBdr>
        <w:top w:val="none" w:sz="0" w:space="0" w:color="auto"/>
        <w:left w:val="none" w:sz="0" w:space="0" w:color="auto"/>
        <w:bottom w:val="none" w:sz="0" w:space="0" w:color="auto"/>
        <w:right w:val="none" w:sz="0" w:space="0" w:color="auto"/>
      </w:divBdr>
    </w:div>
    <w:div w:id="1838378959">
      <w:bodyDiv w:val="1"/>
      <w:marLeft w:val="0"/>
      <w:marRight w:val="0"/>
      <w:marTop w:val="0"/>
      <w:marBottom w:val="0"/>
      <w:divBdr>
        <w:top w:val="none" w:sz="0" w:space="0" w:color="auto"/>
        <w:left w:val="none" w:sz="0" w:space="0" w:color="auto"/>
        <w:bottom w:val="none" w:sz="0" w:space="0" w:color="auto"/>
        <w:right w:val="none" w:sz="0" w:space="0" w:color="auto"/>
      </w:divBdr>
    </w:div>
    <w:div w:id="1838500604">
      <w:bodyDiv w:val="1"/>
      <w:marLeft w:val="0"/>
      <w:marRight w:val="0"/>
      <w:marTop w:val="0"/>
      <w:marBottom w:val="0"/>
      <w:divBdr>
        <w:top w:val="none" w:sz="0" w:space="0" w:color="auto"/>
        <w:left w:val="none" w:sz="0" w:space="0" w:color="auto"/>
        <w:bottom w:val="none" w:sz="0" w:space="0" w:color="auto"/>
        <w:right w:val="none" w:sz="0" w:space="0" w:color="auto"/>
      </w:divBdr>
    </w:div>
    <w:div w:id="1838960527">
      <w:bodyDiv w:val="1"/>
      <w:marLeft w:val="0"/>
      <w:marRight w:val="0"/>
      <w:marTop w:val="0"/>
      <w:marBottom w:val="0"/>
      <w:divBdr>
        <w:top w:val="none" w:sz="0" w:space="0" w:color="auto"/>
        <w:left w:val="none" w:sz="0" w:space="0" w:color="auto"/>
        <w:bottom w:val="none" w:sz="0" w:space="0" w:color="auto"/>
        <w:right w:val="none" w:sz="0" w:space="0" w:color="auto"/>
      </w:divBdr>
    </w:div>
    <w:div w:id="1839076825">
      <w:bodyDiv w:val="1"/>
      <w:marLeft w:val="0"/>
      <w:marRight w:val="0"/>
      <w:marTop w:val="0"/>
      <w:marBottom w:val="0"/>
      <w:divBdr>
        <w:top w:val="none" w:sz="0" w:space="0" w:color="auto"/>
        <w:left w:val="none" w:sz="0" w:space="0" w:color="auto"/>
        <w:bottom w:val="none" w:sz="0" w:space="0" w:color="auto"/>
        <w:right w:val="none" w:sz="0" w:space="0" w:color="auto"/>
      </w:divBdr>
    </w:div>
    <w:div w:id="1839227681">
      <w:bodyDiv w:val="1"/>
      <w:marLeft w:val="0"/>
      <w:marRight w:val="0"/>
      <w:marTop w:val="0"/>
      <w:marBottom w:val="0"/>
      <w:divBdr>
        <w:top w:val="none" w:sz="0" w:space="0" w:color="auto"/>
        <w:left w:val="none" w:sz="0" w:space="0" w:color="auto"/>
        <w:bottom w:val="none" w:sz="0" w:space="0" w:color="auto"/>
        <w:right w:val="none" w:sz="0" w:space="0" w:color="auto"/>
      </w:divBdr>
    </w:div>
    <w:div w:id="1839270274">
      <w:bodyDiv w:val="1"/>
      <w:marLeft w:val="0"/>
      <w:marRight w:val="0"/>
      <w:marTop w:val="0"/>
      <w:marBottom w:val="0"/>
      <w:divBdr>
        <w:top w:val="none" w:sz="0" w:space="0" w:color="auto"/>
        <w:left w:val="none" w:sz="0" w:space="0" w:color="auto"/>
        <w:bottom w:val="none" w:sz="0" w:space="0" w:color="auto"/>
        <w:right w:val="none" w:sz="0" w:space="0" w:color="auto"/>
      </w:divBdr>
    </w:div>
    <w:div w:id="1839349022">
      <w:bodyDiv w:val="1"/>
      <w:marLeft w:val="0"/>
      <w:marRight w:val="0"/>
      <w:marTop w:val="0"/>
      <w:marBottom w:val="0"/>
      <w:divBdr>
        <w:top w:val="none" w:sz="0" w:space="0" w:color="auto"/>
        <w:left w:val="none" w:sz="0" w:space="0" w:color="auto"/>
        <w:bottom w:val="none" w:sz="0" w:space="0" w:color="auto"/>
        <w:right w:val="none" w:sz="0" w:space="0" w:color="auto"/>
      </w:divBdr>
    </w:div>
    <w:div w:id="1839349818">
      <w:bodyDiv w:val="1"/>
      <w:marLeft w:val="0"/>
      <w:marRight w:val="0"/>
      <w:marTop w:val="0"/>
      <w:marBottom w:val="0"/>
      <w:divBdr>
        <w:top w:val="none" w:sz="0" w:space="0" w:color="auto"/>
        <w:left w:val="none" w:sz="0" w:space="0" w:color="auto"/>
        <w:bottom w:val="none" w:sz="0" w:space="0" w:color="auto"/>
        <w:right w:val="none" w:sz="0" w:space="0" w:color="auto"/>
      </w:divBdr>
    </w:div>
    <w:div w:id="1839811629">
      <w:bodyDiv w:val="1"/>
      <w:marLeft w:val="0"/>
      <w:marRight w:val="0"/>
      <w:marTop w:val="0"/>
      <w:marBottom w:val="0"/>
      <w:divBdr>
        <w:top w:val="none" w:sz="0" w:space="0" w:color="auto"/>
        <w:left w:val="none" w:sz="0" w:space="0" w:color="auto"/>
        <w:bottom w:val="none" w:sz="0" w:space="0" w:color="auto"/>
        <w:right w:val="none" w:sz="0" w:space="0" w:color="auto"/>
      </w:divBdr>
    </w:div>
    <w:div w:id="1839881175">
      <w:bodyDiv w:val="1"/>
      <w:marLeft w:val="0"/>
      <w:marRight w:val="0"/>
      <w:marTop w:val="0"/>
      <w:marBottom w:val="0"/>
      <w:divBdr>
        <w:top w:val="none" w:sz="0" w:space="0" w:color="auto"/>
        <w:left w:val="none" w:sz="0" w:space="0" w:color="auto"/>
        <w:bottom w:val="none" w:sz="0" w:space="0" w:color="auto"/>
        <w:right w:val="none" w:sz="0" w:space="0" w:color="auto"/>
      </w:divBdr>
    </w:div>
    <w:div w:id="1839996623">
      <w:bodyDiv w:val="1"/>
      <w:marLeft w:val="0"/>
      <w:marRight w:val="0"/>
      <w:marTop w:val="0"/>
      <w:marBottom w:val="0"/>
      <w:divBdr>
        <w:top w:val="none" w:sz="0" w:space="0" w:color="auto"/>
        <w:left w:val="none" w:sz="0" w:space="0" w:color="auto"/>
        <w:bottom w:val="none" w:sz="0" w:space="0" w:color="auto"/>
        <w:right w:val="none" w:sz="0" w:space="0" w:color="auto"/>
      </w:divBdr>
    </w:div>
    <w:div w:id="1840123387">
      <w:bodyDiv w:val="1"/>
      <w:marLeft w:val="0"/>
      <w:marRight w:val="0"/>
      <w:marTop w:val="0"/>
      <w:marBottom w:val="0"/>
      <w:divBdr>
        <w:top w:val="none" w:sz="0" w:space="0" w:color="auto"/>
        <w:left w:val="none" w:sz="0" w:space="0" w:color="auto"/>
        <w:bottom w:val="none" w:sz="0" w:space="0" w:color="auto"/>
        <w:right w:val="none" w:sz="0" w:space="0" w:color="auto"/>
      </w:divBdr>
    </w:div>
    <w:div w:id="1840152525">
      <w:bodyDiv w:val="1"/>
      <w:marLeft w:val="0"/>
      <w:marRight w:val="0"/>
      <w:marTop w:val="0"/>
      <w:marBottom w:val="0"/>
      <w:divBdr>
        <w:top w:val="none" w:sz="0" w:space="0" w:color="auto"/>
        <w:left w:val="none" w:sz="0" w:space="0" w:color="auto"/>
        <w:bottom w:val="none" w:sz="0" w:space="0" w:color="auto"/>
        <w:right w:val="none" w:sz="0" w:space="0" w:color="auto"/>
      </w:divBdr>
    </w:div>
    <w:div w:id="1840389699">
      <w:bodyDiv w:val="1"/>
      <w:marLeft w:val="0"/>
      <w:marRight w:val="0"/>
      <w:marTop w:val="0"/>
      <w:marBottom w:val="0"/>
      <w:divBdr>
        <w:top w:val="none" w:sz="0" w:space="0" w:color="auto"/>
        <w:left w:val="none" w:sz="0" w:space="0" w:color="auto"/>
        <w:bottom w:val="none" w:sz="0" w:space="0" w:color="auto"/>
        <w:right w:val="none" w:sz="0" w:space="0" w:color="auto"/>
      </w:divBdr>
    </w:div>
    <w:div w:id="1840390866">
      <w:bodyDiv w:val="1"/>
      <w:marLeft w:val="0"/>
      <w:marRight w:val="0"/>
      <w:marTop w:val="0"/>
      <w:marBottom w:val="0"/>
      <w:divBdr>
        <w:top w:val="none" w:sz="0" w:space="0" w:color="auto"/>
        <w:left w:val="none" w:sz="0" w:space="0" w:color="auto"/>
        <w:bottom w:val="none" w:sz="0" w:space="0" w:color="auto"/>
        <w:right w:val="none" w:sz="0" w:space="0" w:color="auto"/>
      </w:divBdr>
    </w:div>
    <w:div w:id="1840580458">
      <w:bodyDiv w:val="1"/>
      <w:marLeft w:val="0"/>
      <w:marRight w:val="0"/>
      <w:marTop w:val="0"/>
      <w:marBottom w:val="0"/>
      <w:divBdr>
        <w:top w:val="none" w:sz="0" w:space="0" w:color="auto"/>
        <w:left w:val="none" w:sz="0" w:space="0" w:color="auto"/>
        <w:bottom w:val="none" w:sz="0" w:space="0" w:color="auto"/>
        <w:right w:val="none" w:sz="0" w:space="0" w:color="auto"/>
      </w:divBdr>
    </w:div>
    <w:div w:id="1840658523">
      <w:bodyDiv w:val="1"/>
      <w:marLeft w:val="0"/>
      <w:marRight w:val="0"/>
      <w:marTop w:val="0"/>
      <w:marBottom w:val="0"/>
      <w:divBdr>
        <w:top w:val="none" w:sz="0" w:space="0" w:color="auto"/>
        <w:left w:val="none" w:sz="0" w:space="0" w:color="auto"/>
        <w:bottom w:val="none" w:sz="0" w:space="0" w:color="auto"/>
        <w:right w:val="none" w:sz="0" w:space="0" w:color="auto"/>
      </w:divBdr>
    </w:div>
    <w:div w:id="1841113605">
      <w:bodyDiv w:val="1"/>
      <w:marLeft w:val="0"/>
      <w:marRight w:val="0"/>
      <w:marTop w:val="0"/>
      <w:marBottom w:val="0"/>
      <w:divBdr>
        <w:top w:val="none" w:sz="0" w:space="0" w:color="auto"/>
        <w:left w:val="none" w:sz="0" w:space="0" w:color="auto"/>
        <w:bottom w:val="none" w:sz="0" w:space="0" w:color="auto"/>
        <w:right w:val="none" w:sz="0" w:space="0" w:color="auto"/>
      </w:divBdr>
    </w:div>
    <w:div w:id="1841433024">
      <w:bodyDiv w:val="1"/>
      <w:marLeft w:val="0"/>
      <w:marRight w:val="0"/>
      <w:marTop w:val="0"/>
      <w:marBottom w:val="0"/>
      <w:divBdr>
        <w:top w:val="none" w:sz="0" w:space="0" w:color="auto"/>
        <w:left w:val="none" w:sz="0" w:space="0" w:color="auto"/>
        <w:bottom w:val="none" w:sz="0" w:space="0" w:color="auto"/>
        <w:right w:val="none" w:sz="0" w:space="0" w:color="auto"/>
      </w:divBdr>
    </w:div>
    <w:div w:id="1841433410">
      <w:bodyDiv w:val="1"/>
      <w:marLeft w:val="0"/>
      <w:marRight w:val="0"/>
      <w:marTop w:val="0"/>
      <w:marBottom w:val="0"/>
      <w:divBdr>
        <w:top w:val="none" w:sz="0" w:space="0" w:color="auto"/>
        <w:left w:val="none" w:sz="0" w:space="0" w:color="auto"/>
        <w:bottom w:val="none" w:sz="0" w:space="0" w:color="auto"/>
        <w:right w:val="none" w:sz="0" w:space="0" w:color="auto"/>
      </w:divBdr>
    </w:div>
    <w:div w:id="1841580354">
      <w:bodyDiv w:val="1"/>
      <w:marLeft w:val="0"/>
      <w:marRight w:val="0"/>
      <w:marTop w:val="0"/>
      <w:marBottom w:val="0"/>
      <w:divBdr>
        <w:top w:val="none" w:sz="0" w:space="0" w:color="auto"/>
        <w:left w:val="none" w:sz="0" w:space="0" w:color="auto"/>
        <w:bottom w:val="none" w:sz="0" w:space="0" w:color="auto"/>
        <w:right w:val="none" w:sz="0" w:space="0" w:color="auto"/>
      </w:divBdr>
    </w:div>
    <w:div w:id="1841852675">
      <w:bodyDiv w:val="1"/>
      <w:marLeft w:val="0"/>
      <w:marRight w:val="0"/>
      <w:marTop w:val="0"/>
      <w:marBottom w:val="0"/>
      <w:divBdr>
        <w:top w:val="none" w:sz="0" w:space="0" w:color="auto"/>
        <w:left w:val="none" w:sz="0" w:space="0" w:color="auto"/>
        <w:bottom w:val="none" w:sz="0" w:space="0" w:color="auto"/>
        <w:right w:val="none" w:sz="0" w:space="0" w:color="auto"/>
      </w:divBdr>
    </w:div>
    <w:div w:id="1841919266">
      <w:bodyDiv w:val="1"/>
      <w:marLeft w:val="0"/>
      <w:marRight w:val="0"/>
      <w:marTop w:val="0"/>
      <w:marBottom w:val="0"/>
      <w:divBdr>
        <w:top w:val="none" w:sz="0" w:space="0" w:color="auto"/>
        <w:left w:val="none" w:sz="0" w:space="0" w:color="auto"/>
        <w:bottom w:val="none" w:sz="0" w:space="0" w:color="auto"/>
        <w:right w:val="none" w:sz="0" w:space="0" w:color="auto"/>
      </w:divBdr>
    </w:div>
    <w:div w:id="1842044107">
      <w:bodyDiv w:val="1"/>
      <w:marLeft w:val="0"/>
      <w:marRight w:val="0"/>
      <w:marTop w:val="0"/>
      <w:marBottom w:val="0"/>
      <w:divBdr>
        <w:top w:val="none" w:sz="0" w:space="0" w:color="auto"/>
        <w:left w:val="none" w:sz="0" w:space="0" w:color="auto"/>
        <w:bottom w:val="none" w:sz="0" w:space="0" w:color="auto"/>
        <w:right w:val="none" w:sz="0" w:space="0" w:color="auto"/>
      </w:divBdr>
    </w:div>
    <w:div w:id="1842351298">
      <w:bodyDiv w:val="1"/>
      <w:marLeft w:val="0"/>
      <w:marRight w:val="0"/>
      <w:marTop w:val="0"/>
      <w:marBottom w:val="0"/>
      <w:divBdr>
        <w:top w:val="none" w:sz="0" w:space="0" w:color="auto"/>
        <w:left w:val="none" w:sz="0" w:space="0" w:color="auto"/>
        <w:bottom w:val="none" w:sz="0" w:space="0" w:color="auto"/>
        <w:right w:val="none" w:sz="0" w:space="0" w:color="auto"/>
      </w:divBdr>
    </w:div>
    <w:div w:id="1842550308">
      <w:bodyDiv w:val="1"/>
      <w:marLeft w:val="0"/>
      <w:marRight w:val="0"/>
      <w:marTop w:val="0"/>
      <w:marBottom w:val="0"/>
      <w:divBdr>
        <w:top w:val="none" w:sz="0" w:space="0" w:color="auto"/>
        <w:left w:val="none" w:sz="0" w:space="0" w:color="auto"/>
        <w:bottom w:val="none" w:sz="0" w:space="0" w:color="auto"/>
        <w:right w:val="none" w:sz="0" w:space="0" w:color="auto"/>
      </w:divBdr>
    </w:div>
    <w:div w:id="1842695186">
      <w:bodyDiv w:val="1"/>
      <w:marLeft w:val="0"/>
      <w:marRight w:val="0"/>
      <w:marTop w:val="0"/>
      <w:marBottom w:val="0"/>
      <w:divBdr>
        <w:top w:val="none" w:sz="0" w:space="0" w:color="auto"/>
        <w:left w:val="none" w:sz="0" w:space="0" w:color="auto"/>
        <w:bottom w:val="none" w:sz="0" w:space="0" w:color="auto"/>
        <w:right w:val="none" w:sz="0" w:space="0" w:color="auto"/>
      </w:divBdr>
    </w:div>
    <w:div w:id="1842891610">
      <w:bodyDiv w:val="1"/>
      <w:marLeft w:val="0"/>
      <w:marRight w:val="0"/>
      <w:marTop w:val="0"/>
      <w:marBottom w:val="0"/>
      <w:divBdr>
        <w:top w:val="none" w:sz="0" w:space="0" w:color="auto"/>
        <w:left w:val="none" w:sz="0" w:space="0" w:color="auto"/>
        <w:bottom w:val="none" w:sz="0" w:space="0" w:color="auto"/>
        <w:right w:val="none" w:sz="0" w:space="0" w:color="auto"/>
      </w:divBdr>
    </w:div>
    <w:div w:id="1842965885">
      <w:bodyDiv w:val="1"/>
      <w:marLeft w:val="0"/>
      <w:marRight w:val="0"/>
      <w:marTop w:val="0"/>
      <w:marBottom w:val="0"/>
      <w:divBdr>
        <w:top w:val="none" w:sz="0" w:space="0" w:color="auto"/>
        <w:left w:val="none" w:sz="0" w:space="0" w:color="auto"/>
        <w:bottom w:val="none" w:sz="0" w:space="0" w:color="auto"/>
        <w:right w:val="none" w:sz="0" w:space="0" w:color="auto"/>
      </w:divBdr>
    </w:div>
    <w:div w:id="1843003741">
      <w:bodyDiv w:val="1"/>
      <w:marLeft w:val="0"/>
      <w:marRight w:val="0"/>
      <w:marTop w:val="0"/>
      <w:marBottom w:val="0"/>
      <w:divBdr>
        <w:top w:val="none" w:sz="0" w:space="0" w:color="auto"/>
        <w:left w:val="none" w:sz="0" w:space="0" w:color="auto"/>
        <w:bottom w:val="none" w:sz="0" w:space="0" w:color="auto"/>
        <w:right w:val="none" w:sz="0" w:space="0" w:color="auto"/>
      </w:divBdr>
    </w:div>
    <w:div w:id="1843005541">
      <w:bodyDiv w:val="1"/>
      <w:marLeft w:val="0"/>
      <w:marRight w:val="0"/>
      <w:marTop w:val="0"/>
      <w:marBottom w:val="0"/>
      <w:divBdr>
        <w:top w:val="none" w:sz="0" w:space="0" w:color="auto"/>
        <w:left w:val="none" w:sz="0" w:space="0" w:color="auto"/>
        <w:bottom w:val="none" w:sz="0" w:space="0" w:color="auto"/>
        <w:right w:val="none" w:sz="0" w:space="0" w:color="auto"/>
      </w:divBdr>
    </w:div>
    <w:div w:id="1843010011">
      <w:bodyDiv w:val="1"/>
      <w:marLeft w:val="0"/>
      <w:marRight w:val="0"/>
      <w:marTop w:val="0"/>
      <w:marBottom w:val="0"/>
      <w:divBdr>
        <w:top w:val="none" w:sz="0" w:space="0" w:color="auto"/>
        <w:left w:val="none" w:sz="0" w:space="0" w:color="auto"/>
        <w:bottom w:val="none" w:sz="0" w:space="0" w:color="auto"/>
        <w:right w:val="none" w:sz="0" w:space="0" w:color="auto"/>
      </w:divBdr>
    </w:div>
    <w:div w:id="1843275431">
      <w:bodyDiv w:val="1"/>
      <w:marLeft w:val="0"/>
      <w:marRight w:val="0"/>
      <w:marTop w:val="0"/>
      <w:marBottom w:val="0"/>
      <w:divBdr>
        <w:top w:val="none" w:sz="0" w:space="0" w:color="auto"/>
        <w:left w:val="none" w:sz="0" w:space="0" w:color="auto"/>
        <w:bottom w:val="none" w:sz="0" w:space="0" w:color="auto"/>
        <w:right w:val="none" w:sz="0" w:space="0" w:color="auto"/>
      </w:divBdr>
    </w:div>
    <w:div w:id="1843350005">
      <w:bodyDiv w:val="1"/>
      <w:marLeft w:val="0"/>
      <w:marRight w:val="0"/>
      <w:marTop w:val="0"/>
      <w:marBottom w:val="0"/>
      <w:divBdr>
        <w:top w:val="none" w:sz="0" w:space="0" w:color="auto"/>
        <w:left w:val="none" w:sz="0" w:space="0" w:color="auto"/>
        <w:bottom w:val="none" w:sz="0" w:space="0" w:color="auto"/>
        <w:right w:val="none" w:sz="0" w:space="0" w:color="auto"/>
      </w:divBdr>
    </w:div>
    <w:div w:id="1843398152">
      <w:bodyDiv w:val="1"/>
      <w:marLeft w:val="0"/>
      <w:marRight w:val="0"/>
      <w:marTop w:val="0"/>
      <w:marBottom w:val="0"/>
      <w:divBdr>
        <w:top w:val="none" w:sz="0" w:space="0" w:color="auto"/>
        <w:left w:val="none" w:sz="0" w:space="0" w:color="auto"/>
        <w:bottom w:val="none" w:sz="0" w:space="0" w:color="auto"/>
        <w:right w:val="none" w:sz="0" w:space="0" w:color="auto"/>
      </w:divBdr>
    </w:div>
    <w:div w:id="1843544977">
      <w:bodyDiv w:val="1"/>
      <w:marLeft w:val="0"/>
      <w:marRight w:val="0"/>
      <w:marTop w:val="0"/>
      <w:marBottom w:val="0"/>
      <w:divBdr>
        <w:top w:val="none" w:sz="0" w:space="0" w:color="auto"/>
        <w:left w:val="none" w:sz="0" w:space="0" w:color="auto"/>
        <w:bottom w:val="none" w:sz="0" w:space="0" w:color="auto"/>
        <w:right w:val="none" w:sz="0" w:space="0" w:color="auto"/>
      </w:divBdr>
    </w:div>
    <w:div w:id="1843619424">
      <w:bodyDiv w:val="1"/>
      <w:marLeft w:val="0"/>
      <w:marRight w:val="0"/>
      <w:marTop w:val="0"/>
      <w:marBottom w:val="0"/>
      <w:divBdr>
        <w:top w:val="none" w:sz="0" w:space="0" w:color="auto"/>
        <w:left w:val="none" w:sz="0" w:space="0" w:color="auto"/>
        <w:bottom w:val="none" w:sz="0" w:space="0" w:color="auto"/>
        <w:right w:val="none" w:sz="0" w:space="0" w:color="auto"/>
      </w:divBdr>
    </w:div>
    <w:div w:id="1843623607">
      <w:bodyDiv w:val="1"/>
      <w:marLeft w:val="0"/>
      <w:marRight w:val="0"/>
      <w:marTop w:val="0"/>
      <w:marBottom w:val="0"/>
      <w:divBdr>
        <w:top w:val="none" w:sz="0" w:space="0" w:color="auto"/>
        <w:left w:val="none" w:sz="0" w:space="0" w:color="auto"/>
        <w:bottom w:val="none" w:sz="0" w:space="0" w:color="auto"/>
        <w:right w:val="none" w:sz="0" w:space="0" w:color="auto"/>
      </w:divBdr>
    </w:div>
    <w:div w:id="1843818617">
      <w:bodyDiv w:val="1"/>
      <w:marLeft w:val="0"/>
      <w:marRight w:val="0"/>
      <w:marTop w:val="0"/>
      <w:marBottom w:val="0"/>
      <w:divBdr>
        <w:top w:val="none" w:sz="0" w:space="0" w:color="auto"/>
        <w:left w:val="none" w:sz="0" w:space="0" w:color="auto"/>
        <w:bottom w:val="none" w:sz="0" w:space="0" w:color="auto"/>
        <w:right w:val="none" w:sz="0" w:space="0" w:color="auto"/>
      </w:divBdr>
    </w:div>
    <w:div w:id="1844323115">
      <w:bodyDiv w:val="1"/>
      <w:marLeft w:val="0"/>
      <w:marRight w:val="0"/>
      <w:marTop w:val="0"/>
      <w:marBottom w:val="0"/>
      <w:divBdr>
        <w:top w:val="none" w:sz="0" w:space="0" w:color="auto"/>
        <w:left w:val="none" w:sz="0" w:space="0" w:color="auto"/>
        <w:bottom w:val="none" w:sz="0" w:space="0" w:color="auto"/>
        <w:right w:val="none" w:sz="0" w:space="0" w:color="auto"/>
      </w:divBdr>
    </w:div>
    <w:div w:id="1844470197">
      <w:bodyDiv w:val="1"/>
      <w:marLeft w:val="0"/>
      <w:marRight w:val="0"/>
      <w:marTop w:val="0"/>
      <w:marBottom w:val="0"/>
      <w:divBdr>
        <w:top w:val="none" w:sz="0" w:space="0" w:color="auto"/>
        <w:left w:val="none" w:sz="0" w:space="0" w:color="auto"/>
        <w:bottom w:val="none" w:sz="0" w:space="0" w:color="auto"/>
        <w:right w:val="none" w:sz="0" w:space="0" w:color="auto"/>
      </w:divBdr>
    </w:div>
    <w:div w:id="1844776527">
      <w:bodyDiv w:val="1"/>
      <w:marLeft w:val="0"/>
      <w:marRight w:val="0"/>
      <w:marTop w:val="0"/>
      <w:marBottom w:val="0"/>
      <w:divBdr>
        <w:top w:val="none" w:sz="0" w:space="0" w:color="auto"/>
        <w:left w:val="none" w:sz="0" w:space="0" w:color="auto"/>
        <w:bottom w:val="none" w:sz="0" w:space="0" w:color="auto"/>
        <w:right w:val="none" w:sz="0" w:space="0" w:color="auto"/>
      </w:divBdr>
    </w:div>
    <w:div w:id="1844934557">
      <w:bodyDiv w:val="1"/>
      <w:marLeft w:val="0"/>
      <w:marRight w:val="0"/>
      <w:marTop w:val="0"/>
      <w:marBottom w:val="0"/>
      <w:divBdr>
        <w:top w:val="none" w:sz="0" w:space="0" w:color="auto"/>
        <w:left w:val="none" w:sz="0" w:space="0" w:color="auto"/>
        <w:bottom w:val="none" w:sz="0" w:space="0" w:color="auto"/>
        <w:right w:val="none" w:sz="0" w:space="0" w:color="auto"/>
      </w:divBdr>
    </w:div>
    <w:div w:id="1844935735">
      <w:bodyDiv w:val="1"/>
      <w:marLeft w:val="0"/>
      <w:marRight w:val="0"/>
      <w:marTop w:val="0"/>
      <w:marBottom w:val="0"/>
      <w:divBdr>
        <w:top w:val="none" w:sz="0" w:space="0" w:color="auto"/>
        <w:left w:val="none" w:sz="0" w:space="0" w:color="auto"/>
        <w:bottom w:val="none" w:sz="0" w:space="0" w:color="auto"/>
        <w:right w:val="none" w:sz="0" w:space="0" w:color="auto"/>
      </w:divBdr>
    </w:div>
    <w:div w:id="1844972670">
      <w:bodyDiv w:val="1"/>
      <w:marLeft w:val="0"/>
      <w:marRight w:val="0"/>
      <w:marTop w:val="0"/>
      <w:marBottom w:val="0"/>
      <w:divBdr>
        <w:top w:val="none" w:sz="0" w:space="0" w:color="auto"/>
        <w:left w:val="none" w:sz="0" w:space="0" w:color="auto"/>
        <w:bottom w:val="none" w:sz="0" w:space="0" w:color="auto"/>
        <w:right w:val="none" w:sz="0" w:space="0" w:color="auto"/>
      </w:divBdr>
    </w:div>
    <w:div w:id="1844977013">
      <w:bodyDiv w:val="1"/>
      <w:marLeft w:val="0"/>
      <w:marRight w:val="0"/>
      <w:marTop w:val="0"/>
      <w:marBottom w:val="0"/>
      <w:divBdr>
        <w:top w:val="none" w:sz="0" w:space="0" w:color="auto"/>
        <w:left w:val="none" w:sz="0" w:space="0" w:color="auto"/>
        <w:bottom w:val="none" w:sz="0" w:space="0" w:color="auto"/>
        <w:right w:val="none" w:sz="0" w:space="0" w:color="auto"/>
      </w:divBdr>
    </w:div>
    <w:div w:id="1845168164">
      <w:bodyDiv w:val="1"/>
      <w:marLeft w:val="0"/>
      <w:marRight w:val="0"/>
      <w:marTop w:val="0"/>
      <w:marBottom w:val="0"/>
      <w:divBdr>
        <w:top w:val="none" w:sz="0" w:space="0" w:color="auto"/>
        <w:left w:val="none" w:sz="0" w:space="0" w:color="auto"/>
        <w:bottom w:val="none" w:sz="0" w:space="0" w:color="auto"/>
        <w:right w:val="none" w:sz="0" w:space="0" w:color="auto"/>
      </w:divBdr>
    </w:div>
    <w:div w:id="1845508174">
      <w:bodyDiv w:val="1"/>
      <w:marLeft w:val="0"/>
      <w:marRight w:val="0"/>
      <w:marTop w:val="0"/>
      <w:marBottom w:val="0"/>
      <w:divBdr>
        <w:top w:val="none" w:sz="0" w:space="0" w:color="auto"/>
        <w:left w:val="none" w:sz="0" w:space="0" w:color="auto"/>
        <w:bottom w:val="none" w:sz="0" w:space="0" w:color="auto"/>
        <w:right w:val="none" w:sz="0" w:space="0" w:color="auto"/>
      </w:divBdr>
    </w:div>
    <w:div w:id="1845629095">
      <w:bodyDiv w:val="1"/>
      <w:marLeft w:val="0"/>
      <w:marRight w:val="0"/>
      <w:marTop w:val="0"/>
      <w:marBottom w:val="0"/>
      <w:divBdr>
        <w:top w:val="none" w:sz="0" w:space="0" w:color="auto"/>
        <w:left w:val="none" w:sz="0" w:space="0" w:color="auto"/>
        <w:bottom w:val="none" w:sz="0" w:space="0" w:color="auto"/>
        <w:right w:val="none" w:sz="0" w:space="0" w:color="auto"/>
      </w:divBdr>
    </w:div>
    <w:div w:id="1845824086">
      <w:bodyDiv w:val="1"/>
      <w:marLeft w:val="0"/>
      <w:marRight w:val="0"/>
      <w:marTop w:val="0"/>
      <w:marBottom w:val="0"/>
      <w:divBdr>
        <w:top w:val="none" w:sz="0" w:space="0" w:color="auto"/>
        <w:left w:val="none" w:sz="0" w:space="0" w:color="auto"/>
        <w:bottom w:val="none" w:sz="0" w:space="0" w:color="auto"/>
        <w:right w:val="none" w:sz="0" w:space="0" w:color="auto"/>
      </w:divBdr>
    </w:div>
    <w:div w:id="1846091079">
      <w:bodyDiv w:val="1"/>
      <w:marLeft w:val="0"/>
      <w:marRight w:val="0"/>
      <w:marTop w:val="0"/>
      <w:marBottom w:val="0"/>
      <w:divBdr>
        <w:top w:val="none" w:sz="0" w:space="0" w:color="auto"/>
        <w:left w:val="none" w:sz="0" w:space="0" w:color="auto"/>
        <w:bottom w:val="none" w:sz="0" w:space="0" w:color="auto"/>
        <w:right w:val="none" w:sz="0" w:space="0" w:color="auto"/>
      </w:divBdr>
    </w:div>
    <w:div w:id="1846166920">
      <w:bodyDiv w:val="1"/>
      <w:marLeft w:val="0"/>
      <w:marRight w:val="0"/>
      <w:marTop w:val="0"/>
      <w:marBottom w:val="0"/>
      <w:divBdr>
        <w:top w:val="none" w:sz="0" w:space="0" w:color="auto"/>
        <w:left w:val="none" w:sz="0" w:space="0" w:color="auto"/>
        <w:bottom w:val="none" w:sz="0" w:space="0" w:color="auto"/>
        <w:right w:val="none" w:sz="0" w:space="0" w:color="auto"/>
      </w:divBdr>
    </w:div>
    <w:div w:id="1846480127">
      <w:bodyDiv w:val="1"/>
      <w:marLeft w:val="0"/>
      <w:marRight w:val="0"/>
      <w:marTop w:val="0"/>
      <w:marBottom w:val="0"/>
      <w:divBdr>
        <w:top w:val="none" w:sz="0" w:space="0" w:color="auto"/>
        <w:left w:val="none" w:sz="0" w:space="0" w:color="auto"/>
        <w:bottom w:val="none" w:sz="0" w:space="0" w:color="auto"/>
        <w:right w:val="none" w:sz="0" w:space="0" w:color="auto"/>
      </w:divBdr>
    </w:div>
    <w:div w:id="1846624144">
      <w:bodyDiv w:val="1"/>
      <w:marLeft w:val="0"/>
      <w:marRight w:val="0"/>
      <w:marTop w:val="0"/>
      <w:marBottom w:val="0"/>
      <w:divBdr>
        <w:top w:val="none" w:sz="0" w:space="0" w:color="auto"/>
        <w:left w:val="none" w:sz="0" w:space="0" w:color="auto"/>
        <w:bottom w:val="none" w:sz="0" w:space="0" w:color="auto"/>
        <w:right w:val="none" w:sz="0" w:space="0" w:color="auto"/>
      </w:divBdr>
    </w:div>
    <w:div w:id="1846632713">
      <w:bodyDiv w:val="1"/>
      <w:marLeft w:val="0"/>
      <w:marRight w:val="0"/>
      <w:marTop w:val="0"/>
      <w:marBottom w:val="0"/>
      <w:divBdr>
        <w:top w:val="none" w:sz="0" w:space="0" w:color="auto"/>
        <w:left w:val="none" w:sz="0" w:space="0" w:color="auto"/>
        <w:bottom w:val="none" w:sz="0" w:space="0" w:color="auto"/>
        <w:right w:val="none" w:sz="0" w:space="0" w:color="auto"/>
      </w:divBdr>
    </w:div>
    <w:div w:id="1846743301">
      <w:bodyDiv w:val="1"/>
      <w:marLeft w:val="0"/>
      <w:marRight w:val="0"/>
      <w:marTop w:val="0"/>
      <w:marBottom w:val="0"/>
      <w:divBdr>
        <w:top w:val="none" w:sz="0" w:space="0" w:color="auto"/>
        <w:left w:val="none" w:sz="0" w:space="0" w:color="auto"/>
        <w:bottom w:val="none" w:sz="0" w:space="0" w:color="auto"/>
        <w:right w:val="none" w:sz="0" w:space="0" w:color="auto"/>
      </w:divBdr>
    </w:div>
    <w:div w:id="1847090682">
      <w:bodyDiv w:val="1"/>
      <w:marLeft w:val="0"/>
      <w:marRight w:val="0"/>
      <w:marTop w:val="0"/>
      <w:marBottom w:val="0"/>
      <w:divBdr>
        <w:top w:val="none" w:sz="0" w:space="0" w:color="auto"/>
        <w:left w:val="none" w:sz="0" w:space="0" w:color="auto"/>
        <w:bottom w:val="none" w:sz="0" w:space="0" w:color="auto"/>
        <w:right w:val="none" w:sz="0" w:space="0" w:color="auto"/>
      </w:divBdr>
    </w:div>
    <w:div w:id="1848255237">
      <w:bodyDiv w:val="1"/>
      <w:marLeft w:val="0"/>
      <w:marRight w:val="0"/>
      <w:marTop w:val="0"/>
      <w:marBottom w:val="0"/>
      <w:divBdr>
        <w:top w:val="none" w:sz="0" w:space="0" w:color="auto"/>
        <w:left w:val="none" w:sz="0" w:space="0" w:color="auto"/>
        <w:bottom w:val="none" w:sz="0" w:space="0" w:color="auto"/>
        <w:right w:val="none" w:sz="0" w:space="0" w:color="auto"/>
      </w:divBdr>
    </w:div>
    <w:div w:id="1848598203">
      <w:bodyDiv w:val="1"/>
      <w:marLeft w:val="0"/>
      <w:marRight w:val="0"/>
      <w:marTop w:val="0"/>
      <w:marBottom w:val="0"/>
      <w:divBdr>
        <w:top w:val="none" w:sz="0" w:space="0" w:color="auto"/>
        <w:left w:val="none" w:sz="0" w:space="0" w:color="auto"/>
        <w:bottom w:val="none" w:sz="0" w:space="0" w:color="auto"/>
        <w:right w:val="none" w:sz="0" w:space="0" w:color="auto"/>
      </w:divBdr>
    </w:div>
    <w:div w:id="1848783035">
      <w:bodyDiv w:val="1"/>
      <w:marLeft w:val="0"/>
      <w:marRight w:val="0"/>
      <w:marTop w:val="0"/>
      <w:marBottom w:val="0"/>
      <w:divBdr>
        <w:top w:val="none" w:sz="0" w:space="0" w:color="auto"/>
        <w:left w:val="none" w:sz="0" w:space="0" w:color="auto"/>
        <w:bottom w:val="none" w:sz="0" w:space="0" w:color="auto"/>
        <w:right w:val="none" w:sz="0" w:space="0" w:color="auto"/>
      </w:divBdr>
    </w:div>
    <w:div w:id="1849103883">
      <w:bodyDiv w:val="1"/>
      <w:marLeft w:val="0"/>
      <w:marRight w:val="0"/>
      <w:marTop w:val="0"/>
      <w:marBottom w:val="0"/>
      <w:divBdr>
        <w:top w:val="none" w:sz="0" w:space="0" w:color="auto"/>
        <w:left w:val="none" w:sz="0" w:space="0" w:color="auto"/>
        <w:bottom w:val="none" w:sz="0" w:space="0" w:color="auto"/>
        <w:right w:val="none" w:sz="0" w:space="0" w:color="auto"/>
      </w:divBdr>
    </w:div>
    <w:div w:id="1849177896">
      <w:bodyDiv w:val="1"/>
      <w:marLeft w:val="0"/>
      <w:marRight w:val="0"/>
      <w:marTop w:val="0"/>
      <w:marBottom w:val="0"/>
      <w:divBdr>
        <w:top w:val="none" w:sz="0" w:space="0" w:color="auto"/>
        <w:left w:val="none" w:sz="0" w:space="0" w:color="auto"/>
        <w:bottom w:val="none" w:sz="0" w:space="0" w:color="auto"/>
        <w:right w:val="none" w:sz="0" w:space="0" w:color="auto"/>
      </w:divBdr>
    </w:div>
    <w:div w:id="1849516993">
      <w:bodyDiv w:val="1"/>
      <w:marLeft w:val="0"/>
      <w:marRight w:val="0"/>
      <w:marTop w:val="0"/>
      <w:marBottom w:val="0"/>
      <w:divBdr>
        <w:top w:val="none" w:sz="0" w:space="0" w:color="auto"/>
        <w:left w:val="none" w:sz="0" w:space="0" w:color="auto"/>
        <w:bottom w:val="none" w:sz="0" w:space="0" w:color="auto"/>
        <w:right w:val="none" w:sz="0" w:space="0" w:color="auto"/>
      </w:divBdr>
    </w:div>
    <w:div w:id="1849826235">
      <w:bodyDiv w:val="1"/>
      <w:marLeft w:val="0"/>
      <w:marRight w:val="0"/>
      <w:marTop w:val="0"/>
      <w:marBottom w:val="0"/>
      <w:divBdr>
        <w:top w:val="none" w:sz="0" w:space="0" w:color="auto"/>
        <w:left w:val="none" w:sz="0" w:space="0" w:color="auto"/>
        <w:bottom w:val="none" w:sz="0" w:space="0" w:color="auto"/>
        <w:right w:val="none" w:sz="0" w:space="0" w:color="auto"/>
      </w:divBdr>
    </w:div>
    <w:div w:id="1849900508">
      <w:bodyDiv w:val="1"/>
      <w:marLeft w:val="0"/>
      <w:marRight w:val="0"/>
      <w:marTop w:val="0"/>
      <w:marBottom w:val="0"/>
      <w:divBdr>
        <w:top w:val="none" w:sz="0" w:space="0" w:color="auto"/>
        <w:left w:val="none" w:sz="0" w:space="0" w:color="auto"/>
        <w:bottom w:val="none" w:sz="0" w:space="0" w:color="auto"/>
        <w:right w:val="none" w:sz="0" w:space="0" w:color="auto"/>
      </w:divBdr>
    </w:div>
    <w:div w:id="1849903065">
      <w:bodyDiv w:val="1"/>
      <w:marLeft w:val="0"/>
      <w:marRight w:val="0"/>
      <w:marTop w:val="0"/>
      <w:marBottom w:val="0"/>
      <w:divBdr>
        <w:top w:val="none" w:sz="0" w:space="0" w:color="auto"/>
        <w:left w:val="none" w:sz="0" w:space="0" w:color="auto"/>
        <w:bottom w:val="none" w:sz="0" w:space="0" w:color="auto"/>
        <w:right w:val="none" w:sz="0" w:space="0" w:color="auto"/>
      </w:divBdr>
    </w:div>
    <w:div w:id="1849979192">
      <w:bodyDiv w:val="1"/>
      <w:marLeft w:val="0"/>
      <w:marRight w:val="0"/>
      <w:marTop w:val="0"/>
      <w:marBottom w:val="0"/>
      <w:divBdr>
        <w:top w:val="none" w:sz="0" w:space="0" w:color="auto"/>
        <w:left w:val="none" w:sz="0" w:space="0" w:color="auto"/>
        <w:bottom w:val="none" w:sz="0" w:space="0" w:color="auto"/>
        <w:right w:val="none" w:sz="0" w:space="0" w:color="auto"/>
      </w:divBdr>
    </w:div>
    <w:div w:id="1850097433">
      <w:bodyDiv w:val="1"/>
      <w:marLeft w:val="0"/>
      <w:marRight w:val="0"/>
      <w:marTop w:val="0"/>
      <w:marBottom w:val="0"/>
      <w:divBdr>
        <w:top w:val="none" w:sz="0" w:space="0" w:color="auto"/>
        <w:left w:val="none" w:sz="0" w:space="0" w:color="auto"/>
        <w:bottom w:val="none" w:sz="0" w:space="0" w:color="auto"/>
        <w:right w:val="none" w:sz="0" w:space="0" w:color="auto"/>
      </w:divBdr>
    </w:div>
    <w:div w:id="1850174060">
      <w:bodyDiv w:val="1"/>
      <w:marLeft w:val="0"/>
      <w:marRight w:val="0"/>
      <w:marTop w:val="0"/>
      <w:marBottom w:val="0"/>
      <w:divBdr>
        <w:top w:val="none" w:sz="0" w:space="0" w:color="auto"/>
        <w:left w:val="none" w:sz="0" w:space="0" w:color="auto"/>
        <w:bottom w:val="none" w:sz="0" w:space="0" w:color="auto"/>
        <w:right w:val="none" w:sz="0" w:space="0" w:color="auto"/>
      </w:divBdr>
    </w:div>
    <w:div w:id="1850413717">
      <w:bodyDiv w:val="1"/>
      <w:marLeft w:val="0"/>
      <w:marRight w:val="0"/>
      <w:marTop w:val="0"/>
      <w:marBottom w:val="0"/>
      <w:divBdr>
        <w:top w:val="none" w:sz="0" w:space="0" w:color="auto"/>
        <w:left w:val="none" w:sz="0" w:space="0" w:color="auto"/>
        <w:bottom w:val="none" w:sz="0" w:space="0" w:color="auto"/>
        <w:right w:val="none" w:sz="0" w:space="0" w:color="auto"/>
      </w:divBdr>
    </w:div>
    <w:div w:id="1850487678">
      <w:bodyDiv w:val="1"/>
      <w:marLeft w:val="0"/>
      <w:marRight w:val="0"/>
      <w:marTop w:val="0"/>
      <w:marBottom w:val="0"/>
      <w:divBdr>
        <w:top w:val="none" w:sz="0" w:space="0" w:color="auto"/>
        <w:left w:val="none" w:sz="0" w:space="0" w:color="auto"/>
        <w:bottom w:val="none" w:sz="0" w:space="0" w:color="auto"/>
        <w:right w:val="none" w:sz="0" w:space="0" w:color="auto"/>
      </w:divBdr>
    </w:div>
    <w:div w:id="1850631824">
      <w:bodyDiv w:val="1"/>
      <w:marLeft w:val="0"/>
      <w:marRight w:val="0"/>
      <w:marTop w:val="0"/>
      <w:marBottom w:val="0"/>
      <w:divBdr>
        <w:top w:val="none" w:sz="0" w:space="0" w:color="auto"/>
        <w:left w:val="none" w:sz="0" w:space="0" w:color="auto"/>
        <w:bottom w:val="none" w:sz="0" w:space="0" w:color="auto"/>
        <w:right w:val="none" w:sz="0" w:space="0" w:color="auto"/>
      </w:divBdr>
    </w:div>
    <w:div w:id="1850637744">
      <w:bodyDiv w:val="1"/>
      <w:marLeft w:val="0"/>
      <w:marRight w:val="0"/>
      <w:marTop w:val="0"/>
      <w:marBottom w:val="0"/>
      <w:divBdr>
        <w:top w:val="none" w:sz="0" w:space="0" w:color="auto"/>
        <w:left w:val="none" w:sz="0" w:space="0" w:color="auto"/>
        <w:bottom w:val="none" w:sz="0" w:space="0" w:color="auto"/>
        <w:right w:val="none" w:sz="0" w:space="0" w:color="auto"/>
      </w:divBdr>
    </w:div>
    <w:div w:id="1850679210">
      <w:bodyDiv w:val="1"/>
      <w:marLeft w:val="0"/>
      <w:marRight w:val="0"/>
      <w:marTop w:val="0"/>
      <w:marBottom w:val="0"/>
      <w:divBdr>
        <w:top w:val="none" w:sz="0" w:space="0" w:color="auto"/>
        <w:left w:val="none" w:sz="0" w:space="0" w:color="auto"/>
        <w:bottom w:val="none" w:sz="0" w:space="0" w:color="auto"/>
        <w:right w:val="none" w:sz="0" w:space="0" w:color="auto"/>
      </w:divBdr>
    </w:div>
    <w:div w:id="1851064802">
      <w:bodyDiv w:val="1"/>
      <w:marLeft w:val="0"/>
      <w:marRight w:val="0"/>
      <w:marTop w:val="0"/>
      <w:marBottom w:val="0"/>
      <w:divBdr>
        <w:top w:val="none" w:sz="0" w:space="0" w:color="auto"/>
        <w:left w:val="none" w:sz="0" w:space="0" w:color="auto"/>
        <w:bottom w:val="none" w:sz="0" w:space="0" w:color="auto"/>
        <w:right w:val="none" w:sz="0" w:space="0" w:color="auto"/>
      </w:divBdr>
    </w:div>
    <w:div w:id="1851066562">
      <w:bodyDiv w:val="1"/>
      <w:marLeft w:val="0"/>
      <w:marRight w:val="0"/>
      <w:marTop w:val="0"/>
      <w:marBottom w:val="0"/>
      <w:divBdr>
        <w:top w:val="none" w:sz="0" w:space="0" w:color="auto"/>
        <w:left w:val="none" w:sz="0" w:space="0" w:color="auto"/>
        <w:bottom w:val="none" w:sz="0" w:space="0" w:color="auto"/>
        <w:right w:val="none" w:sz="0" w:space="0" w:color="auto"/>
      </w:divBdr>
    </w:div>
    <w:div w:id="1851092750">
      <w:bodyDiv w:val="1"/>
      <w:marLeft w:val="0"/>
      <w:marRight w:val="0"/>
      <w:marTop w:val="0"/>
      <w:marBottom w:val="0"/>
      <w:divBdr>
        <w:top w:val="none" w:sz="0" w:space="0" w:color="auto"/>
        <w:left w:val="none" w:sz="0" w:space="0" w:color="auto"/>
        <w:bottom w:val="none" w:sz="0" w:space="0" w:color="auto"/>
        <w:right w:val="none" w:sz="0" w:space="0" w:color="auto"/>
      </w:divBdr>
    </w:div>
    <w:div w:id="1851136531">
      <w:bodyDiv w:val="1"/>
      <w:marLeft w:val="0"/>
      <w:marRight w:val="0"/>
      <w:marTop w:val="0"/>
      <w:marBottom w:val="0"/>
      <w:divBdr>
        <w:top w:val="none" w:sz="0" w:space="0" w:color="auto"/>
        <w:left w:val="none" w:sz="0" w:space="0" w:color="auto"/>
        <w:bottom w:val="none" w:sz="0" w:space="0" w:color="auto"/>
        <w:right w:val="none" w:sz="0" w:space="0" w:color="auto"/>
      </w:divBdr>
    </w:div>
    <w:div w:id="1851213582">
      <w:bodyDiv w:val="1"/>
      <w:marLeft w:val="0"/>
      <w:marRight w:val="0"/>
      <w:marTop w:val="0"/>
      <w:marBottom w:val="0"/>
      <w:divBdr>
        <w:top w:val="none" w:sz="0" w:space="0" w:color="auto"/>
        <w:left w:val="none" w:sz="0" w:space="0" w:color="auto"/>
        <w:bottom w:val="none" w:sz="0" w:space="0" w:color="auto"/>
        <w:right w:val="none" w:sz="0" w:space="0" w:color="auto"/>
      </w:divBdr>
    </w:div>
    <w:div w:id="1851479406">
      <w:bodyDiv w:val="1"/>
      <w:marLeft w:val="0"/>
      <w:marRight w:val="0"/>
      <w:marTop w:val="0"/>
      <w:marBottom w:val="0"/>
      <w:divBdr>
        <w:top w:val="none" w:sz="0" w:space="0" w:color="auto"/>
        <w:left w:val="none" w:sz="0" w:space="0" w:color="auto"/>
        <w:bottom w:val="none" w:sz="0" w:space="0" w:color="auto"/>
        <w:right w:val="none" w:sz="0" w:space="0" w:color="auto"/>
      </w:divBdr>
    </w:div>
    <w:div w:id="1851531554">
      <w:bodyDiv w:val="1"/>
      <w:marLeft w:val="0"/>
      <w:marRight w:val="0"/>
      <w:marTop w:val="0"/>
      <w:marBottom w:val="0"/>
      <w:divBdr>
        <w:top w:val="none" w:sz="0" w:space="0" w:color="auto"/>
        <w:left w:val="none" w:sz="0" w:space="0" w:color="auto"/>
        <w:bottom w:val="none" w:sz="0" w:space="0" w:color="auto"/>
        <w:right w:val="none" w:sz="0" w:space="0" w:color="auto"/>
      </w:divBdr>
    </w:div>
    <w:div w:id="1851719891">
      <w:bodyDiv w:val="1"/>
      <w:marLeft w:val="0"/>
      <w:marRight w:val="0"/>
      <w:marTop w:val="0"/>
      <w:marBottom w:val="0"/>
      <w:divBdr>
        <w:top w:val="none" w:sz="0" w:space="0" w:color="auto"/>
        <w:left w:val="none" w:sz="0" w:space="0" w:color="auto"/>
        <w:bottom w:val="none" w:sz="0" w:space="0" w:color="auto"/>
        <w:right w:val="none" w:sz="0" w:space="0" w:color="auto"/>
      </w:divBdr>
    </w:div>
    <w:div w:id="1851751958">
      <w:bodyDiv w:val="1"/>
      <w:marLeft w:val="0"/>
      <w:marRight w:val="0"/>
      <w:marTop w:val="0"/>
      <w:marBottom w:val="0"/>
      <w:divBdr>
        <w:top w:val="none" w:sz="0" w:space="0" w:color="auto"/>
        <w:left w:val="none" w:sz="0" w:space="0" w:color="auto"/>
        <w:bottom w:val="none" w:sz="0" w:space="0" w:color="auto"/>
        <w:right w:val="none" w:sz="0" w:space="0" w:color="auto"/>
      </w:divBdr>
    </w:div>
    <w:div w:id="1851751977">
      <w:bodyDiv w:val="1"/>
      <w:marLeft w:val="0"/>
      <w:marRight w:val="0"/>
      <w:marTop w:val="0"/>
      <w:marBottom w:val="0"/>
      <w:divBdr>
        <w:top w:val="none" w:sz="0" w:space="0" w:color="auto"/>
        <w:left w:val="none" w:sz="0" w:space="0" w:color="auto"/>
        <w:bottom w:val="none" w:sz="0" w:space="0" w:color="auto"/>
        <w:right w:val="none" w:sz="0" w:space="0" w:color="auto"/>
      </w:divBdr>
    </w:div>
    <w:div w:id="1851871385">
      <w:bodyDiv w:val="1"/>
      <w:marLeft w:val="0"/>
      <w:marRight w:val="0"/>
      <w:marTop w:val="0"/>
      <w:marBottom w:val="0"/>
      <w:divBdr>
        <w:top w:val="none" w:sz="0" w:space="0" w:color="auto"/>
        <w:left w:val="none" w:sz="0" w:space="0" w:color="auto"/>
        <w:bottom w:val="none" w:sz="0" w:space="0" w:color="auto"/>
        <w:right w:val="none" w:sz="0" w:space="0" w:color="auto"/>
      </w:divBdr>
    </w:div>
    <w:div w:id="1852449715">
      <w:bodyDiv w:val="1"/>
      <w:marLeft w:val="0"/>
      <w:marRight w:val="0"/>
      <w:marTop w:val="0"/>
      <w:marBottom w:val="0"/>
      <w:divBdr>
        <w:top w:val="none" w:sz="0" w:space="0" w:color="auto"/>
        <w:left w:val="none" w:sz="0" w:space="0" w:color="auto"/>
        <w:bottom w:val="none" w:sz="0" w:space="0" w:color="auto"/>
        <w:right w:val="none" w:sz="0" w:space="0" w:color="auto"/>
      </w:divBdr>
    </w:div>
    <w:div w:id="1852836791">
      <w:bodyDiv w:val="1"/>
      <w:marLeft w:val="0"/>
      <w:marRight w:val="0"/>
      <w:marTop w:val="0"/>
      <w:marBottom w:val="0"/>
      <w:divBdr>
        <w:top w:val="none" w:sz="0" w:space="0" w:color="auto"/>
        <w:left w:val="none" w:sz="0" w:space="0" w:color="auto"/>
        <w:bottom w:val="none" w:sz="0" w:space="0" w:color="auto"/>
        <w:right w:val="none" w:sz="0" w:space="0" w:color="auto"/>
      </w:divBdr>
    </w:div>
    <w:div w:id="1852839630">
      <w:bodyDiv w:val="1"/>
      <w:marLeft w:val="0"/>
      <w:marRight w:val="0"/>
      <w:marTop w:val="0"/>
      <w:marBottom w:val="0"/>
      <w:divBdr>
        <w:top w:val="none" w:sz="0" w:space="0" w:color="auto"/>
        <w:left w:val="none" w:sz="0" w:space="0" w:color="auto"/>
        <w:bottom w:val="none" w:sz="0" w:space="0" w:color="auto"/>
        <w:right w:val="none" w:sz="0" w:space="0" w:color="auto"/>
      </w:divBdr>
    </w:div>
    <w:div w:id="1852841918">
      <w:bodyDiv w:val="1"/>
      <w:marLeft w:val="0"/>
      <w:marRight w:val="0"/>
      <w:marTop w:val="0"/>
      <w:marBottom w:val="0"/>
      <w:divBdr>
        <w:top w:val="none" w:sz="0" w:space="0" w:color="auto"/>
        <w:left w:val="none" w:sz="0" w:space="0" w:color="auto"/>
        <w:bottom w:val="none" w:sz="0" w:space="0" w:color="auto"/>
        <w:right w:val="none" w:sz="0" w:space="0" w:color="auto"/>
      </w:divBdr>
    </w:div>
    <w:div w:id="1853108148">
      <w:bodyDiv w:val="1"/>
      <w:marLeft w:val="0"/>
      <w:marRight w:val="0"/>
      <w:marTop w:val="0"/>
      <w:marBottom w:val="0"/>
      <w:divBdr>
        <w:top w:val="none" w:sz="0" w:space="0" w:color="auto"/>
        <w:left w:val="none" w:sz="0" w:space="0" w:color="auto"/>
        <w:bottom w:val="none" w:sz="0" w:space="0" w:color="auto"/>
        <w:right w:val="none" w:sz="0" w:space="0" w:color="auto"/>
      </w:divBdr>
    </w:div>
    <w:div w:id="1853182179">
      <w:bodyDiv w:val="1"/>
      <w:marLeft w:val="0"/>
      <w:marRight w:val="0"/>
      <w:marTop w:val="0"/>
      <w:marBottom w:val="0"/>
      <w:divBdr>
        <w:top w:val="none" w:sz="0" w:space="0" w:color="auto"/>
        <w:left w:val="none" w:sz="0" w:space="0" w:color="auto"/>
        <w:bottom w:val="none" w:sz="0" w:space="0" w:color="auto"/>
        <w:right w:val="none" w:sz="0" w:space="0" w:color="auto"/>
      </w:divBdr>
    </w:div>
    <w:div w:id="1853227601">
      <w:bodyDiv w:val="1"/>
      <w:marLeft w:val="0"/>
      <w:marRight w:val="0"/>
      <w:marTop w:val="0"/>
      <w:marBottom w:val="0"/>
      <w:divBdr>
        <w:top w:val="none" w:sz="0" w:space="0" w:color="auto"/>
        <w:left w:val="none" w:sz="0" w:space="0" w:color="auto"/>
        <w:bottom w:val="none" w:sz="0" w:space="0" w:color="auto"/>
        <w:right w:val="none" w:sz="0" w:space="0" w:color="auto"/>
      </w:divBdr>
    </w:div>
    <w:div w:id="1853374778">
      <w:bodyDiv w:val="1"/>
      <w:marLeft w:val="0"/>
      <w:marRight w:val="0"/>
      <w:marTop w:val="0"/>
      <w:marBottom w:val="0"/>
      <w:divBdr>
        <w:top w:val="none" w:sz="0" w:space="0" w:color="auto"/>
        <w:left w:val="none" w:sz="0" w:space="0" w:color="auto"/>
        <w:bottom w:val="none" w:sz="0" w:space="0" w:color="auto"/>
        <w:right w:val="none" w:sz="0" w:space="0" w:color="auto"/>
      </w:divBdr>
    </w:div>
    <w:div w:id="1853377588">
      <w:bodyDiv w:val="1"/>
      <w:marLeft w:val="0"/>
      <w:marRight w:val="0"/>
      <w:marTop w:val="0"/>
      <w:marBottom w:val="0"/>
      <w:divBdr>
        <w:top w:val="none" w:sz="0" w:space="0" w:color="auto"/>
        <w:left w:val="none" w:sz="0" w:space="0" w:color="auto"/>
        <w:bottom w:val="none" w:sz="0" w:space="0" w:color="auto"/>
        <w:right w:val="none" w:sz="0" w:space="0" w:color="auto"/>
      </w:divBdr>
    </w:div>
    <w:div w:id="1853378771">
      <w:bodyDiv w:val="1"/>
      <w:marLeft w:val="0"/>
      <w:marRight w:val="0"/>
      <w:marTop w:val="0"/>
      <w:marBottom w:val="0"/>
      <w:divBdr>
        <w:top w:val="none" w:sz="0" w:space="0" w:color="auto"/>
        <w:left w:val="none" w:sz="0" w:space="0" w:color="auto"/>
        <w:bottom w:val="none" w:sz="0" w:space="0" w:color="auto"/>
        <w:right w:val="none" w:sz="0" w:space="0" w:color="auto"/>
      </w:divBdr>
    </w:div>
    <w:div w:id="1853448229">
      <w:bodyDiv w:val="1"/>
      <w:marLeft w:val="0"/>
      <w:marRight w:val="0"/>
      <w:marTop w:val="0"/>
      <w:marBottom w:val="0"/>
      <w:divBdr>
        <w:top w:val="none" w:sz="0" w:space="0" w:color="auto"/>
        <w:left w:val="none" w:sz="0" w:space="0" w:color="auto"/>
        <w:bottom w:val="none" w:sz="0" w:space="0" w:color="auto"/>
        <w:right w:val="none" w:sz="0" w:space="0" w:color="auto"/>
      </w:divBdr>
    </w:div>
    <w:div w:id="1853454109">
      <w:bodyDiv w:val="1"/>
      <w:marLeft w:val="0"/>
      <w:marRight w:val="0"/>
      <w:marTop w:val="0"/>
      <w:marBottom w:val="0"/>
      <w:divBdr>
        <w:top w:val="none" w:sz="0" w:space="0" w:color="auto"/>
        <w:left w:val="none" w:sz="0" w:space="0" w:color="auto"/>
        <w:bottom w:val="none" w:sz="0" w:space="0" w:color="auto"/>
        <w:right w:val="none" w:sz="0" w:space="0" w:color="auto"/>
      </w:divBdr>
    </w:div>
    <w:div w:id="1853493863">
      <w:bodyDiv w:val="1"/>
      <w:marLeft w:val="0"/>
      <w:marRight w:val="0"/>
      <w:marTop w:val="0"/>
      <w:marBottom w:val="0"/>
      <w:divBdr>
        <w:top w:val="none" w:sz="0" w:space="0" w:color="auto"/>
        <w:left w:val="none" w:sz="0" w:space="0" w:color="auto"/>
        <w:bottom w:val="none" w:sz="0" w:space="0" w:color="auto"/>
        <w:right w:val="none" w:sz="0" w:space="0" w:color="auto"/>
      </w:divBdr>
    </w:div>
    <w:div w:id="1853645320">
      <w:bodyDiv w:val="1"/>
      <w:marLeft w:val="0"/>
      <w:marRight w:val="0"/>
      <w:marTop w:val="0"/>
      <w:marBottom w:val="0"/>
      <w:divBdr>
        <w:top w:val="none" w:sz="0" w:space="0" w:color="auto"/>
        <w:left w:val="none" w:sz="0" w:space="0" w:color="auto"/>
        <w:bottom w:val="none" w:sz="0" w:space="0" w:color="auto"/>
        <w:right w:val="none" w:sz="0" w:space="0" w:color="auto"/>
      </w:divBdr>
    </w:div>
    <w:div w:id="1853688293">
      <w:bodyDiv w:val="1"/>
      <w:marLeft w:val="0"/>
      <w:marRight w:val="0"/>
      <w:marTop w:val="0"/>
      <w:marBottom w:val="0"/>
      <w:divBdr>
        <w:top w:val="none" w:sz="0" w:space="0" w:color="auto"/>
        <w:left w:val="none" w:sz="0" w:space="0" w:color="auto"/>
        <w:bottom w:val="none" w:sz="0" w:space="0" w:color="auto"/>
        <w:right w:val="none" w:sz="0" w:space="0" w:color="auto"/>
      </w:divBdr>
    </w:div>
    <w:div w:id="1853957966">
      <w:bodyDiv w:val="1"/>
      <w:marLeft w:val="0"/>
      <w:marRight w:val="0"/>
      <w:marTop w:val="0"/>
      <w:marBottom w:val="0"/>
      <w:divBdr>
        <w:top w:val="none" w:sz="0" w:space="0" w:color="auto"/>
        <w:left w:val="none" w:sz="0" w:space="0" w:color="auto"/>
        <w:bottom w:val="none" w:sz="0" w:space="0" w:color="auto"/>
        <w:right w:val="none" w:sz="0" w:space="0" w:color="auto"/>
      </w:divBdr>
    </w:div>
    <w:div w:id="1854103497">
      <w:bodyDiv w:val="1"/>
      <w:marLeft w:val="0"/>
      <w:marRight w:val="0"/>
      <w:marTop w:val="0"/>
      <w:marBottom w:val="0"/>
      <w:divBdr>
        <w:top w:val="none" w:sz="0" w:space="0" w:color="auto"/>
        <w:left w:val="none" w:sz="0" w:space="0" w:color="auto"/>
        <w:bottom w:val="none" w:sz="0" w:space="0" w:color="auto"/>
        <w:right w:val="none" w:sz="0" w:space="0" w:color="auto"/>
      </w:divBdr>
    </w:div>
    <w:div w:id="1854342419">
      <w:bodyDiv w:val="1"/>
      <w:marLeft w:val="0"/>
      <w:marRight w:val="0"/>
      <w:marTop w:val="0"/>
      <w:marBottom w:val="0"/>
      <w:divBdr>
        <w:top w:val="none" w:sz="0" w:space="0" w:color="auto"/>
        <w:left w:val="none" w:sz="0" w:space="0" w:color="auto"/>
        <w:bottom w:val="none" w:sz="0" w:space="0" w:color="auto"/>
        <w:right w:val="none" w:sz="0" w:space="0" w:color="auto"/>
      </w:divBdr>
    </w:div>
    <w:div w:id="1854495400">
      <w:bodyDiv w:val="1"/>
      <w:marLeft w:val="0"/>
      <w:marRight w:val="0"/>
      <w:marTop w:val="0"/>
      <w:marBottom w:val="0"/>
      <w:divBdr>
        <w:top w:val="none" w:sz="0" w:space="0" w:color="auto"/>
        <w:left w:val="none" w:sz="0" w:space="0" w:color="auto"/>
        <w:bottom w:val="none" w:sz="0" w:space="0" w:color="auto"/>
        <w:right w:val="none" w:sz="0" w:space="0" w:color="auto"/>
      </w:divBdr>
    </w:div>
    <w:div w:id="1854874960">
      <w:bodyDiv w:val="1"/>
      <w:marLeft w:val="0"/>
      <w:marRight w:val="0"/>
      <w:marTop w:val="0"/>
      <w:marBottom w:val="0"/>
      <w:divBdr>
        <w:top w:val="none" w:sz="0" w:space="0" w:color="auto"/>
        <w:left w:val="none" w:sz="0" w:space="0" w:color="auto"/>
        <w:bottom w:val="none" w:sz="0" w:space="0" w:color="auto"/>
        <w:right w:val="none" w:sz="0" w:space="0" w:color="auto"/>
      </w:divBdr>
    </w:div>
    <w:div w:id="1855028135">
      <w:bodyDiv w:val="1"/>
      <w:marLeft w:val="0"/>
      <w:marRight w:val="0"/>
      <w:marTop w:val="0"/>
      <w:marBottom w:val="0"/>
      <w:divBdr>
        <w:top w:val="none" w:sz="0" w:space="0" w:color="auto"/>
        <w:left w:val="none" w:sz="0" w:space="0" w:color="auto"/>
        <w:bottom w:val="none" w:sz="0" w:space="0" w:color="auto"/>
        <w:right w:val="none" w:sz="0" w:space="0" w:color="auto"/>
      </w:divBdr>
    </w:div>
    <w:div w:id="1855146961">
      <w:bodyDiv w:val="1"/>
      <w:marLeft w:val="0"/>
      <w:marRight w:val="0"/>
      <w:marTop w:val="0"/>
      <w:marBottom w:val="0"/>
      <w:divBdr>
        <w:top w:val="none" w:sz="0" w:space="0" w:color="auto"/>
        <w:left w:val="none" w:sz="0" w:space="0" w:color="auto"/>
        <w:bottom w:val="none" w:sz="0" w:space="0" w:color="auto"/>
        <w:right w:val="none" w:sz="0" w:space="0" w:color="auto"/>
      </w:divBdr>
    </w:div>
    <w:div w:id="1855193977">
      <w:bodyDiv w:val="1"/>
      <w:marLeft w:val="0"/>
      <w:marRight w:val="0"/>
      <w:marTop w:val="0"/>
      <w:marBottom w:val="0"/>
      <w:divBdr>
        <w:top w:val="none" w:sz="0" w:space="0" w:color="auto"/>
        <w:left w:val="none" w:sz="0" w:space="0" w:color="auto"/>
        <w:bottom w:val="none" w:sz="0" w:space="0" w:color="auto"/>
        <w:right w:val="none" w:sz="0" w:space="0" w:color="auto"/>
      </w:divBdr>
    </w:div>
    <w:div w:id="1855418043">
      <w:bodyDiv w:val="1"/>
      <w:marLeft w:val="0"/>
      <w:marRight w:val="0"/>
      <w:marTop w:val="0"/>
      <w:marBottom w:val="0"/>
      <w:divBdr>
        <w:top w:val="none" w:sz="0" w:space="0" w:color="auto"/>
        <w:left w:val="none" w:sz="0" w:space="0" w:color="auto"/>
        <w:bottom w:val="none" w:sz="0" w:space="0" w:color="auto"/>
        <w:right w:val="none" w:sz="0" w:space="0" w:color="auto"/>
      </w:divBdr>
    </w:div>
    <w:div w:id="1855458302">
      <w:bodyDiv w:val="1"/>
      <w:marLeft w:val="0"/>
      <w:marRight w:val="0"/>
      <w:marTop w:val="0"/>
      <w:marBottom w:val="0"/>
      <w:divBdr>
        <w:top w:val="none" w:sz="0" w:space="0" w:color="auto"/>
        <w:left w:val="none" w:sz="0" w:space="0" w:color="auto"/>
        <w:bottom w:val="none" w:sz="0" w:space="0" w:color="auto"/>
        <w:right w:val="none" w:sz="0" w:space="0" w:color="auto"/>
      </w:divBdr>
    </w:div>
    <w:div w:id="1855458905">
      <w:bodyDiv w:val="1"/>
      <w:marLeft w:val="0"/>
      <w:marRight w:val="0"/>
      <w:marTop w:val="0"/>
      <w:marBottom w:val="0"/>
      <w:divBdr>
        <w:top w:val="none" w:sz="0" w:space="0" w:color="auto"/>
        <w:left w:val="none" w:sz="0" w:space="0" w:color="auto"/>
        <w:bottom w:val="none" w:sz="0" w:space="0" w:color="auto"/>
        <w:right w:val="none" w:sz="0" w:space="0" w:color="auto"/>
      </w:divBdr>
    </w:div>
    <w:div w:id="1855653496">
      <w:bodyDiv w:val="1"/>
      <w:marLeft w:val="0"/>
      <w:marRight w:val="0"/>
      <w:marTop w:val="0"/>
      <w:marBottom w:val="0"/>
      <w:divBdr>
        <w:top w:val="none" w:sz="0" w:space="0" w:color="auto"/>
        <w:left w:val="none" w:sz="0" w:space="0" w:color="auto"/>
        <w:bottom w:val="none" w:sz="0" w:space="0" w:color="auto"/>
        <w:right w:val="none" w:sz="0" w:space="0" w:color="auto"/>
      </w:divBdr>
    </w:div>
    <w:div w:id="1855724656">
      <w:bodyDiv w:val="1"/>
      <w:marLeft w:val="0"/>
      <w:marRight w:val="0"/>
      <w:marTop w:val="0"/>
      <w:marBottom w:val="0"/>
      <w:divBdr>
        <w:top w:val="none" w:sz="0" w:space="0" w:color="auto"/>
        <w:left w:val="none" w:sz="0" w:space="0" w:color="auto"/>
        <w:bottom w:val="none" w:sz="0" w:space="0" w:color="auto"/>
        <w:right w:val="none" w:sz="0" w:space="0" w:color="auto"/>
      </w:divBdr>
    </w:div>
    <w:div w:id="1855995160">
      <w:bodyDiv w:val="1"/>
      <w:marLeft w:val="0"/>
      <w:marRight w:val="0"/>
      <w:marTop w:val="0"/>
      <w:marBottom w:val="0"/>
      <w:divBdr>
        <w:top w:val="none" w:sz="0" w:space="0" w:color="auto"/>
        <w:left w:val="none" w:sz="0" w:space="0" w:color="auto"/>
        <w:bottom w:val="none" w:sz="0" w:space="0" w:color="auto"/>
        <w:right w:val="none" w:sz="0" w:space="0" w:color="auto"/>
      </w:divBdr>
    </w:div>
    <w:div w:id="1856337979">
      <w:bodyDiv w:val="1"/>
      <w:marLeft w:val="0"/>
      <w:marRight w:val="0"/>
      <w:marTop w:val="0"/>
      <w:marBottom w:val="0"/>
      <w:divBdr>
        <w:top w:val="none" w:sz="0" w:space="0" w:color="auto"/>
        <w:left w:val="none" w:sz="0" w:space="0" w:color="auto"/>
        <w:bottom w:val="none" w:sz="0" w:space="0" w:color="auto"/>
        <w:right w:val="none" w:sz="0" w:space="0" w:color="auto"/>
      </w:divBdr>
    </w:div>
    <w:div w:id="1856378944">
      <w:bodyDiv w:val="1"/>
      <w:marLeft w:val="0"/>
      <w:marRight w:val="0"/>
      <w:marTop w:val="0"/>
      <w:marBottom w:val="0"/>
      <w:divBdr>
        <w:top w:val="none" w:sz="0" w:space="0" w:color="auto"/>
        <w:left w:val="none" w:sz="0" w:space="0" w:color="auto"/>
        <w:bottom w:val="none" w:sz="0" w:space="0" w:color="auto"/>
        <w:right w:val="none" w:sz="0" w:space="0" w:color="auto"/>
      </w:divBdr>
    </w:div>
    <w:div w:id="1856381140">
      <w:bodyDiv w:val="1"/>
      <w:marLeft w:val="0"/>
      <w:marRight w:val="0"/>
      <w:marTop w:val="0"/>
      <w:marBottom w:val="0"/>
      <w:divBdr>
        <w:top w:val="none" w:sz="0" w:space="0" w:color="auto"/>
        <w:left w:val="none" w:sz="0" w:space="0" w:color="auto"/>
        <w:bottom w:val="none" w:sz="0" w:space="0" w:color="auto"/>
        <w:right w:val="none" w:sz="0" w:space="0" w:color="auto"/>
      </w:divBdr>
    </w:div>
    <w:div w:id="1856767332">
      <w:bodyDiv w:val="1"/>
      <w:marLeft w:val="0"/>
      <w:marRight w:val="0"/>
      <w:marTop w:val="0"/>
      <w:marBottom w:val="0"/>
      <w:divBdr>
        <w:top w:val="none" w:sz="0" w:space="0" w:color="auto"/>
        <w:left w:val="none" w:sz="0" w:space="0" w:color="auto"/>
        <w:bottom w:val="none" w:sz="0" w:space="0" w:color="auto"/>
        <w:right w:val="none" w:sz="0" w:space="0" w:color="auto"/>
      </w:divBdr>
    </w:div>
    <w:div w:id="1856994937">
      <w:bodyDiv w:val="1"/>
      <w:marLeft w:val="0"/>
      <w:marRight w:val="0"/>
      <w:marTop w:val="0"/>
      <w:marBottom w:val="0"/>
      <w:divBdr>
        <w:top w:val="none" w:sz="0" w:space="0" w:color="auto"/>
        <w:left w:val="none" w:sz="0" w:space="0" w:color="auto"/>
        <w:bottom w:val="none" w:sz="0" w:space="0" w:color="auto"/>
        <w:right w:val="none" w:sz="0" w:space="0" w:color="auto"/>
      </w:divBdr>
    </w:div>
    <w:div w:id="1857042118">
      <w:bodyDiv w:val="1"/>
      <w:marLeft w:val="0"/>
      <w:marRight w:val="0"/>
      <w:marTop w:val="0"/>
      <w:marBottom w:val="0"/>
      <w:divBdr>
        <w:top w:val="none" w:sz="0" w:space="0" w:color="auto"/>
        <w:left w:val="none" w:sz="0" w:space="0" w:color="auto"/>
        <w:bottom w:val="none" w:sz="0" w:space="0" w:color="auto"/>
        <w:right w:val="none" w:sz="0" w:space="0" w:color="auto"/>
      </w:divBdr>
    </w:div>
    <w:div w:id="1857691035">
      <w:bodyDiv w:val="1"/>
      <w:marLeft w:val="0"/>
      <w:marRight w:val="0"/>
      <w:marTop w:val="0"/>
      <w:marBottom w:val="0"/>
      <w:divBdr>
        <w:top w:val="none" w:sz="0" w:space="0" w:color="auto"/>
        <w:left w:val="none" w:sz="0" w:space="0" w:color="auto"/>
        <w:bottom w:val="none" w:sz="0" w:space="0" w:color="auto"/>
        <w:right w:val="none" w:sz="0" w:space="0" w:color="auto"/>
      </w:divBdr>
    </w:div>
    <w:div w:id="1857693289">
      <w:bodyDiv w:val="1"/>
      <w:marLeft w:val="0"/>
      <w:marRight w:val="0"/>
      <w:marTop w:val="0"/>
      <w:marBottom w:val="0"/>
      <w:divBdr>
        <w:top w:val="none" w:sz="0" w:space="0" w:color="auto"/>
        <w:left w:val="none" w:sz="0" w:space="0" w:color="auto"/>
        <w:bottom w:val="none" w:sz="0" w:space="0" w:color="auto"/>
        <w:right w:val="none" w:sz="0" w:space="0" w:color="auto"/>
      </w:divBdr>
    </w:div>
    <w:div w:id="1857957491">
      <w:bodyDiv w:val="1"/>
      <w:marLeft w:val="0"/>
      <w:marRight w:val="0"/>
      <w:marTop w:val="0"/>
      <w:marBottom w:val="0"/>
      <w:divBdr>
        <w:top w:val="none" w:sz="0" w:space="0" w:color="auto"/>
        <w:left w:val="none" w:sz="0" w:space="0" w:color="auto"/>
        <w:bottom w:val="none" w:sz="0" w:space="0" w:color="auto"/>
        <w:right w:val="none" w:sz="0" w:space="0" w:color="auto"/>
      </w:divBdr>
    </w:div>
    <w:div w:id="1858082398">
      <w:bodyDiv w:val="1"/>
      <w:marLeft w:val="0"/>
      <w:marRight w:val="0"/>
      <w:marTop w:val="0"/>
      <w:marBottom w:val="0"/>
      <w:divBdr>
        <w:top w:val="none" w:sz="0" w:space="0" w:color="auto"/>
        <w:left w:val="none" w:sz="0" w:space="0" w:color="auto"/>
        <w:bottom w:val="none" w:sz="0" w:space="0" w:color="auto"/>
        <w:right w:val="none" w:sz="0" w:space="0" w:color="auto"/>
      </w:divBdr>
    </w:div>
    <w:div w:id="1858107528">
      <w:bodyDiv w:val="1"/>
      <w:marLeft w:val="0"/>
      <w:marRight w:val="0"/>
      <w:marTop w:val="0"/>
      <w:marBottom w:val="0"/>
      <w:divBdr>
        <w:top w:val="none" w:sz="0" w:space="0" w:color="auto"/>
        <w:left w:val="none" w:sz="0" w:space="0" w:color="auto"/>
        <w:bottom w:val="none" w:sz="0" w:space="0" w:color="auto"/>
        <w:right w:val="none" w:sz="0" w:space="0" w:color="auto"/>
      </w:divBdr>
    </w:div>
    <w:div w:id="1858153276">
      <w:bodyDiv w:val="1"/>
      <w:marLeft w:val="0"/>
      <w:marRight w:val="0"/>
      <w:marTop w:val="0"/>
      <w:marBottom w:val="0"/>
      <w:divBdr>
        <w:top w:val="none" w:sz="0" w:space="0" w:color="auto"/>
        <w:left w:val="none" w:sz="0" w:space="0" w:color="auto"/>
        <w:bottom w:val="none" w:sz="0" w:space="0" w:color="auto"/>
        <w:right w:val="none" w:sz="0" w:space="0" w:color="auto"/>
      </w:divBdr>
    </w:div>
    <w:div w:id="1858502494">
      <w:bodyDiv w:val="1"/>
      <w:marLeft w:val="0"/>
      <w:marRight w:val="0"/>
      <w:marTop w:val="0"/>
      <w:marBottom w:val="0"/>
      <w:divBdr>
        <w:top w:val="none" w:sz="0" w:space="0" w:color="auto"/>
        <w:left w:val="none" w:sz="0" w:space="0" w:color="auto"/>
        <w:bottom w:val="none" w:sz="0" w:space="0" w:color="auto"/>
        <w:right w:val="none" w:sz="0" w:space="0" w:color="auto"/>
      </w:divBdr>
    </w:div>
    <w:div w:id="1858546026">
      <w:bodyDiv w:val="1"/>
      <w:marLeft w:val="0"/>
      <w:marRight w:val="0"/>
      <w:marTop w:val="0"/>
      <w:marBottom w:val="0"/>
      <w:divBdr>
        <w:top w:val="none" w:sz="0" w:space="0" w:color="auto"/>
        <w:left w:val="none" w:sz="0" w:space="0" w:color="auto"/>
        <w:bottom w:val="none" w:sz="0" w:space="0" w:color="auto"/>
        <w:right w:val="none" w:sz="0" w:space="0" w:color="auto"/>
      </w:divBdr>
    </w:div>
    <w:div w:id="1858696574">
      <w:bodyDiv w:val="1"/>
      <w:marLeft w:val="0"/>
      <w:marRight w:val="0"/>
      <w:marTop w:val="0"/>
      <w:marBottom w:val="0"/>
      <w:divBdr>
        <w:top w:val="none" w:sz="0" w:space="0" w:color="auto"/>
        <w:left w:val="none" w:sz="0" w:space="0" w:color="auto"/>
        <w:bottom w:val="none" w:sz="0" w:space="0" w:color="auto"/>
        <w:right w:val="none" w:sz="0" w:space="0" w:color="auto"/>
      </w:divBdr>
    </w:div>
    <w:div w:id="1858764679">
      <w:bodyDiv w:val="1"/>
      <w:marLeft w:val="0"/>
      <w:marRight w:val="0"/>
      <w:marTop w:val="0"/>
      <w:marBottom w:val="0"/>
      <w:divBdr>
        <w:top w:val="none" w:sz="0" w:space="0" w:color="auto"/>
        <w:left w:val="none" w:sz="0" w:space="0" w:color="auto"/>
        <w:bottom w:val="none" w:sz="0" w:space="0" w:color="auto"/>
        <w:right w:val="none" w:sz="0" w:space="0" w:color="auto"/>
      </w:divBdr>
    </w:div>
    <w:div w:id="1858807912">
      <w:bodyDiv w:val="1"/>
      <w:marLeft w:val="0"/>
      <w:marRight w:val="0"/>
      <w:marTop w:val="0"/>
      <w:marBottom w:val="0"/>
      <w:divBdr>
        <w:top w:val="none" w:sz="0" w:space="0" w:color="auto"/>
        <w:left w:val="none" w:sz="0" w:space="0" w:color="auto"/>
        <w:bottom w:val="none" w:sz="0" w:space="0" w:color="auto"/>
        <w:right w:val="none" w:sz="0" w:space="0" w:color="auto"/>
      </w:divBdr>
    </w:div>
    <w:div w:id="1858883481">
      <w:bodyDiv w:val="1"/>
      <w:marLeft w:val="0"/>
      <w:marRight w:val="0"/>
      <w:marTop w:val="0"/>
      <w:marBottom w:val="0"/>
      <w:divBdr>
        <w:top w:val="none" w:sz="0" w:space="0" w:color="auto"/>
        <w:left w:val="none" w:sz="0" w:space="0" w:color="auto"/>
        <w:bottom w:val="none" w:sz="0" w:space="0" w:color="auto"/>
        <w:right w:val="none" w:sz="0" w:space="0" w:color="auto"/>
      </w:divBdr>
    </w:div>
    <w:div w:id="1858884462">
      <w:bodyDiv w:val="1"/>
      <w:marLeft w:val="0"/>
      <w:marRight w:val="0"/>
      <w:marTop w:val="0"/>
      <w:marBottom w:val="0"/>
      <w:divBdr>
        <w:top w:val="none" w:sz="0" w:space="0" w:color="auto"/>
        <w:left w:val="none" w:sz="0" w:space="0" w:color="auto"/>
        <w:bottom w:val="none" w:sz="0" w:space="0" w:color="auto"/>
        <w:right w:val="none" w:sz="0" w:space="0" w:color="auto"/>
      </w:divBdr>
    </w:div>
    <w:div w:id="1859002291">
      <w:bodyDiv w:val="1"/>
      <w:marLeft w:val="0"/>
      <w:marRight w:val="0"/>
      <w:marTop w:val="0"/>
      <w:marBottom w:val="0"/>
      <w:divBdr>
        <w:top w:val="none" w:sz="0" w:space="0" w:color="auto"/>
        <w:left w:val="none" w:sz="0" w:space="0" w:color="auto"/>
        <w:bottom w:val="none" w:sz="0" w:space="0" w:color="auto"/>
        <w:right w:val="none" w:sz="0" w:space="0" w:color="auto"/>
      </w:divBdr>
    </w:div>
    <w:div w:id="1859074716">
      <w:bodyDiv w:val="1"/>
      <w:marLeft w:val="0"/>
      <w:marRight w:val="0"/>
      <w:marTop w:val="0"/>
      <w:marBottom w:val="0"/>
      <w:divBdr>
        <w:top w:val="none" w:sz="0" w:space="0" w:color="auto"/>
        <w:left w:val="none" w:sz="0" w:space="0" w:color="auto"/>
        <w:bottom w:val="none" w:sz="0" w:space="0" w:color="auto"/>
        <w:right w:val="none" w:sz="0" w:space="0" w:color="auto"/>
      </w:divBdr>
    </w:div>
    <w:div w:id="1859078624">
      <w:bodyDiv w:val="1"/>
      <w:marLeft w:val="0"/>
      <w:marRight w:val="0"/>
      <w:marTop w:val="0"/>
      <w:marBottom w:val="0"/>
      <w:divBdr>
        <w:top w:val="none" w:sz="0" w:space="0" w:color="auto"/>
        <w:left w:val="none" w:sz="0" w:space="0" w:color="auto"/>
        <w:bottom w:val="none" w:sz="0" w:space="0" w:color="auto"/>
        <w:right w:val="none" w:sz="0" w:space="0" w:color="auto"/>
      </w:divBdr>
    </w:div>
    <w:div w:id="1859195694">
      <w:bodyDiv w:val="1"/>
      <w:marLeft w:val="0"/>
      <w:marRight w:val="0"/>
      <w:marTop w:val="0"/>
      <w:marBottom w:val="0"/>
      <w:divBdr>
        <w:top w:val="none" w:sz="0" w:space="0" w:color="auto"/>
        <w:left w:val="none" w:sz="0" w:space="0" w:color="auto"/>
        <w:bottom w:val="none" w:sz="0" w:space="0" w:color="auto"/>
        <w:right w:val="none" w:sz="0" w:space="0" w:color="auto"/>
      </w:divBdr>
    </w:div>
    <w:div w:id="1859391785">
      <w:bodyDiv w:val="1"/>
      <w:marLeft w:val="0"/>
      <w:marRight w:val="0"/>
      <w:marTop w:val="0"/>
      <w:marBottom w:val="0"/>
      <w:divBdr>
        <w:top w:val="none" w:sz="0" w:space="0" w:color="auto"/>
        <w:left w:val="none" w:sz="0" w:space="0" w:color="auto"/>
        <w:bottom w:val="none" w:sz="0" w:space="0" w:color="auto"/>
        <w:right w:val="none" w:sz="0" w:space="0" w:color="auto"/>
      </w:divBdr>
    </w:div>
    <w:div w:id="1859465124">
      <w:bodyDiv w:val="1"/>
      <w:marLeft w:val="0"/>
      <w:marRight w:val="0"/>
      <w:marTop w:val="0"/>
      <w:marBottom w:val="0"/>
      <w:divBdr>
        <w:top w:val="none" w:sz="0" w:space="0" w:color="auto"/>
        <w:left w:val="none" w:sz="0" w:space="0" w:color="auto"/>
        <w:bottom w:val="none" w:sz="0" w:space="0" w:color="auto"/>
        <w:right w:val="none" w:sz="0" w:space="0" w:color="auto"/>
      </w:divBdr>
    </w:div>
    <w:div w:id="1859613256">
      <w:bodyDiv w:val="1"/>
      <w:marLeft w:val="0"/>
      <w:marRight w:val="0"/>
      <w:marTop w:val="0"/>
      <w:marBottom w:val="0"/>
      <w:divBdr>
        <w:top w:val="none" w:sz="0" w:space="0" w:color="auto"/>
        <w:left w:val="none" w:sz="0" w:space="0" w:color="auto"/>
        <w:bottom w:val="none" w:sz="0" w:space="0" w:color="auto"/>
        <w:right w:val="none" w:sz="0" w:space="0" w:color="auto"/>
      </w:divBdr>
    </w:div>
    <w:div w:id="1859658653">
      <w:bodyDiv w:val="1"/>
      <w:marLeft w:val="0"/>
      <w:marRight w:val="0"/>
      <w:marTop w:val="0"/>
      <w:marBottom w:val="0"/>
      <w:divBdr>
        <w:top w:val="none" w:sz="0" w:space="0" w:color="auto"/>
        <w:left w:val="none" w:sz="0" w:space="0" w:color="auto"/>
        <w:bottom w:val="none" w:sz="0" w:space="0" w:color="auto"/>
        <w:right w:val="none" w:sz="0" w:space="0" w:color="auto"/>
      </w:divBdr>
    </w:div>
    <w:div w:id="1860001384">
      <w:bodyDiv w:val="1"/>
      <w:marLeft w:val="0"/>
      <w:marRight w:val="0"/>
      <w:marTop w:val="0"/>
      <w:marBottom w:val="0"/>
      <w:divBdr>
        <w:top w:val="none" w:sz="0" w:space="0" w:color="auto"/>
        <w:left w:val="none" w:sz="0" w:space="0" w:color="auto"/>
        <w:bottom w:val="none" w:sz="0" w:space="0" w:color="auto"/>
        <w:right w:val="none" w:sz="0" w:space="0" w:color="auto"/>
      </w:divBdr>
    </w:div>
    <w:div w:id="1860120188">
      <w:bodyDiv w:val="1"/>
      <w:marLeft w:val="0"/>
      <w:marRight w:val="0"/>
      <w:marTop w:val="0"/>
      <w:marBottom w:val="0"/>
      <w:divBdr>
        <w:top w:val="none" w:sz="0" w:space="0" w:color="auto"/>
        <w:left w:val="none" w:sz="0" w:space="0" w:color="auto"/>
        <w:bottom w:val="none" w:sz="0" w:space="0" w:color="auto"/>
        <w:right w:val="none" w:sz="0" w:space="0" w:color="auto"/>
      </w:divBdr>
    </w:div>
    <w:div w:id="1860310137">
      <w:bodyDiv w:val="1"/>
      <w:marLeft w:val="0"/>
      <w:marRight w:val="0"/>
      <w:marTop w:val="0"/>
      <w:marBottom w:val="0"/>
      <w:divBdr>
        <w:top w:val="none" w:sz="0" w:space="0" w:color="auto"/>
        <w:left w:val="none" w:sz="0" w:space="0" w:color="auto"/>
        <w:bottom w:val="none" w:sz="0" w:space="0" w:color="auto"/>
        <w:right w:val="none" w:sz="0" w:space="0" w:color="auto"/>
      </w:divBdr>
    </w:div>
    <w:div w:id="1860506759">
      <w:bodyDiv w:val="1"/>
      <w:marLeft w:val="0"/>
      <w:marRight w:val="0"/>
      <w:marTop w:val="0"/>
      <w:marBottom w:val="0"/>
      <w:divBdr>
        <w:top w:val="none" w:sz="0" w:space="0" w:color="auto"/>
        <w:left w:val="none" w:sz="0" w:space="0" w:color="auto"/>
        <w:bottom w:val="none" w:sz="0" w:space="0" w:color="auto"/>
        <w:right w:val="none" w:sz="0" w:space="0" w:color="auto"/>
      </w:divBdr>
    </w:div>
    <w:div w:id="1860773496">
      <w:bodyDiv w:val="1"/>
      <w:marLeft w:val="0"/>
      <w:marRight w:val="0"/>
      <w:marTop w:val="0"/>
      <w:marBottom w:val="0"/>
      <w:divBdr>
        <w:top w:val="none" w:sz="0" w:space="0" w:color="auto"/>
        <w:left w:val="none" w:sz="0" w:space="0" w:color="auto"/>
        <w:bottom w:val="none" w:sz="0" w:space="0" w:color="auto"/>
        <w:right w:val="none" w:sz="0" w:space="0" w:color="auto"/>
      </w:divBdr>
    </w:div>
    <w:div w:id="1860778417">
      <w:bodyDiv w:val="1"/>
      <w:marLeft w:val="0"/>
      <w:marRight w:val="0"/>
      <w:marTop w:val="0"/>
      <w:marBottom w:val="0"/>
      <w:divBdr>
        <w:top w:val="none" w:sz="0" w:space="0" w:color="auto"/>
        <w:left w:val="none" w:sz="0" w:space="0" w:color="auto"/>
        <w:bottom w:val="none" w:sz="0" w:space="0" w:color="auto"/>
        <w:right w:val="none" w:sz="0" w:space="0" w:color="auto"/>
      </w:divBdr>
    </w:div>
    <w:div w:id="1860924775">
      <w:bodyDiv w:val="1"/>
      <w:marLeft w:val="0"/>
      <w:marRight w:val="0"/>
      <w:marTop w:val="0"/>
      <w:marBottom w:val="0"/>
      <w:divBdr>
        <w:top w:val="none" w:sz="0" w:space="0" w:color="auto"/>
        <w:left w:val="none" w:sz="0" w:space="0" w:color="auto"/>
        <w:bottom w:val="none" w:sz="0" w:space="0" w:color="auto"/>
        <w:right w:val="none" w:sz="0" w:space="0" w:color="auto"/>
      </w:divBdr>
    </w:div>
    <w:div w:id="1861356045">
      <w:bodyDiv w:val="1"/>
      <w:marLeft w:val="0"/>
      <w:marRight w:val="0"/>
      <w:marTop w:val="0"/>
      <w:marBottom w:val="0"/>
      <w:divBdr>
        <w:top w:val="none" w:sz="0" w:space="0" w:color="auto"/>
        <w:left w:val="none" w:sz="0" w:space="0" w:color="auto"/>
        <w:bottom w:val="none" w:sz="0" w:space="0" w:color="auto"/>
        <w:right w:val="none" w:sz="0" w:space="0" w:color="auto"/>
      </w:divBdr>
    </w:div>
    <w:div w:id="1861431443">
      <w:bodyDiv w:val="1"/>
      <w:marLeft w:val="0"/>
      <w:marRight w:val="0"/>
      <w:marTop w:val="0"/>
      <w:marBottom w:val="0"/>
      <w:divBdr>
        <w:top w:val="none" w:sz="0" w:space="0" w:color="auto"/>
        <w:left w:val="none" w:sz="0" w:space="0" w:color="auto"/>
        <w:bottom w:val="none" w:sz="0" w:space="0" w:color="auto"/>
        <w:right w:val="none" w:sz="0" w:space="0" w:color="auto"/>
      </w:divBdr>
    </w:div>
    <w:div w:id="1861507076">
      <w:bodyDiv w:val="1"/>
      <w:marLeft w:val="0"/>
      <w:marRight w:val="0"/>
      <w:marTop w:val="0"/>
      <w:marBottom w:val="0"/>
      <w:divBdr>
        <w:top w:val="none" w:sz="0" w:space="0" w:color="auto"/>
        <w:left w:val="none" w:sz="0" w:space="0" w:color="auto"/>
        <w:bottom w:val="none" w:sz="0" w:space="0" w:color="auto"/>
        <w:right w:val="none" w:sz="0" w:space="0" w:color="auto"/>
      </w:divBdr>
    </w:div>
    <w:div w:id="1861550350">
      <w:bodyDiv w:val="1"/>
      <w:marLeft w:val="0"/>
      <w:marRight w:val="0"/>
      <w:marTop w:val="0"/>
      <w:marBottom w:val="0"/>
      <w:divBdr>
        <w:top w:val="none" w:sz="0" w:space="0" w:color="auto"/>
        <w:left w:val="none" w:sz="0" w:space="0" w:color="auto"/>
        <w:bottom w:val="none" w:sz="0" w:space="0" w:color="auto"/>
        <w:right w:val="none" w:sz="0" w:space="0" w:color="auto"/>
      </w:divBdr>
    </w:div>
    <w:div w:id="1861701200">
      <w:bodyDiv w:val="1"/>
      <w:marLeft w:val="0"/>
      <w:marRight w:val="0"/>
      <w:marTop w:val="0"/>
      <w:marBottom w:val="0"/>
      <w:divBdr>
        <w:top w:val="none" w:sz="0" w:space="0" w:color="auto"/>
        <w:left w:val="none" w:sz="0" w:space="0" w:color="auto"/>
        <w:bottom w:val="none" w:sz="0" w:space="0" w:color="auto"/>
        <w:right w:val="none" w:sz="0" w:space="0" w:color="auto"/>
      </w:divBdr>
    </w:div>
    <w:div w:id="1861896832">
      <w:bodyDiv w:val="1"/>
      <w:marLeft w:val="0"/>
      <w:marRight w:val="0"/>
      <w:marTop w:val="0"/>
      <w:marBottom w:val="0"/>
      <w:divBdr>
        <w:top w:val="none" w:sz="0" w:space="0" w:color="auto"/>
        <w:left w:val="none" w:sz="0" w:space="0" w:color="auto"/>
        <w:bottom w:val="none" w:sz="0" w:space="0" w:color="auto"/>
        <w:right w:val="none" w:sz="0" w:space="0" w:color="auto"/>
      </w:divBdr>
    </w:div>
    <w:div w:id="1861968831">
      <w:bodyDiv w:val="1"/>
      <w:marLeft w:val="0"/>
      <w:marRight w:val="0"/>
      <w:marTop w:val="0"/>
      <w:marBottom w:val="0"/>
      <w:divBdr>
        <w:top w:val="none" w:sz="0" w:space="0" w:color="auto"/>
        <w:left w:val="none" w:sz="0" w:space="0" w:color="auto"/>
        <w:bottom w:val="none" w:sz="0" w:space="0" w:color="auto"/>
        <w:right w:val="none" w:sz="0" w:space="0" w:color="auto"/>
      </w:divBdr>
    </w:div>
    <w:div w:id="1861971862">
      <w:bodyDiv w:val="1"/>
      <w:marLeft w:val="0"/>
      <w:marRight w:val="0"/>
      <w:marTop w:val="0"/>
      <w:marBottom w:val="0"/>
      <w:divBdr>
        <w:top w:val="none" w:sz="0" w:space="0" w:color="auto"/>
        <w:left w:val="none" w:sz="0" w:space="0" w:color="auto"/>
        <w:bottom w:val="none" w:sz="0" w:space="0" w:color="auto"/>
        <w:right w:val="none" w:sz="0" w:space="0" w:color="auto"/>
      </w:divBdr>
    </w:div>
    <w:div w:id="1862088456">
      <w:bodyDiv w:val="1"/>
      <w:marLeft w:val="0"/>
      <w:marRight w:val="0"/>
      <w:marTop w:val="0"/>
      <w:marBottom w:val="0"/>
      <w:divBdr>
        <w:top w:val="none" w:sz="0" w:space="0" w:color="auto"/>
        <w:left w:val="none" w:sz="0" w:space="0" w:color="auto"/>
        <w:bottom w:val="none" w:sz="0" w:space="0" w:color="auto"/>
        <w:right w:val="none" w:sz="0" w:space="0" w:color="auto"/>
      </w:divBdr>
    </w:div>
    <w:div w:id="1862355270">
      <w:bodyDiv w:val="1"/>
      <w:marLeft w:val="0"/>
      <w:marRight w:val="0"/>
      <w:marTop w:val="0"/>
      <w:marBottom w:val="0"/>
      <w:divBdr>
        <w:top w:val="none" w:sz="0" w:space="0" w:color="auto"/>
        <w:left w:val="none" w:sz="0" w:space="0" w:color="auto"/>
        <w:bottom w:val="none" w:sz="0" w:space="0" w:color="auto"/>
        <w:right w:val="none" w:sz="0" w:space="0" w:color="auto"/>
      </w:divBdr>
    </w:div>
    <w:div w:id="1862433958">
      <w:bodyDiv w:val="1"/>
      <w:marLeft w:val="0"/>
      <w:marRight w:val="0"/>
      <w:marTop w:val="0"/>
      <w:marBottom w:val="0"/>
      <w:divBdr>
        <w:top w:val="none" w:sz="0" w:space="0" w:color="auto"/>
        <w:left w:val="none" w:sz="0" w:space="0" w:color="auto"/>
        <w:bottom w:val="none" w:sz="0" w:space="0" w:color="auto"/>
        <w:right w:val="none" w:sz="0" w:space="0" w:color="auto"/>
      </w:divBdr>
    </w:div>
    <w:div w:id="1862625365">
      <w:bodyDiv w:val="1"/>
      <w:marLeft w:val="0"/>
      <w:marRight w:val="0"/>
      <w:marTop w:val="0"/>
      <w:marBottom w:val="0"/>
      <w:divBdr>
        <w:top w:val="none" w:sz="0" w:space="0" w:color="auto"/>
        <w:left w:val="none" w:sz="0" w:space="0" w:color="auto"/>
        <w:bottom w:val="none" w:sz="0" w:space="0" w:color="auto"/>
        <w:right w:val="none" w:sz="0" w:space="0" w:color="auto"/>
      </w:divBdr>
    </w:div>
    <w:div w:id="1862893010">
      <w:bodyDiv w:val="1"/>
      <w:marLeft w:val="0"/>
      <w:marRight w:val="0"/>
      <w:marTop w:val="0"/>
      <w:marBottom w:val="0"/>
      <w:divBdr>
        <w:top w:val="none" w:sz="0" w:space="0" w:color="auto"/>
        <w:left w:val="none" w:sz="0" w:space="0" w:color="auto"/>
        <w:bottom w:val="none" w:sz="0" w:space="0" w:color="auto"/>
        <w:right w:val="none" w:sz="0" w:space="0" w:color="auto"/>
      </w:divBdr>
    </w:div>
    <w:div w:id="1862931148">
      <w:bodyDiv w:val="1"/>
      <w:marLeft w:val="0"/>
      <w:marRight w:val="0"/>
      <w:marTop w:val="0"/>
      <w:marBottom w:val="0"/>
      <w:divBdr>
        <w:top w:val="none" w:sz="0" w:space="0" w:color="auto"/>
        <w:left w:val="none" w:sz="0" w:space="0" w:color="auto"/>
        <w:bottom w:val="none" w:sz="0" w:space="0" w:color="auto"/>
        <w:right w:val="none" w:sz="0" w:space="0" w:color="auto"/>
      </w:divBdr>
    </w:div>
    <w:div w:id="1863005709">
      <w:bodyDiv w:val="1"/>
      <w:marLeft w:val="0"/>
      <w:marRight w:val="0"/>
      <w:marTop w:val="0"/>
      <w:marBottom w:val="0"/>
      <w:divBdr>
        <w:top w:val="none" w:sz="0" w:space="0" w:color="auto"/>
        <w:left w:val="none" w:sz="0" w:space="0" w:color="auto"/>
        <w:bottom w:val="none" w:sz="0" w:space="0" w:color="auto"/>
        <w:right w:val="none" w:sz="0" w:space="0" w:color="auto"/>
      </w:divBdr>
    </w:div>
    <w:div w:id="1863010636">
      <w:bodyDiv w:val="1"/>
      <w:marLeft w:val="0"/>
      <w:marRight w:val="0"/>
      <w:marTop w:val="0"/>
      <w:marBottom w:val="0"/>
      <w:divBdr>
        <w:top w:val="none" w:sz="0" w:space="0" w:color="auto"/>
        <w:left w:val="none" w:sz="0" w:space="0" w:color="auto"/>
        <w:bottom w:val="none" w:sz="0" w:space="0" w:color="auto"/>
        <w:right w:val="none" w:sz="0" w:space="0" w:color="auto"/>
      </w:divBdr>
    </w:div>
    <w:div w:id="1863012975">
      <w:bodyDiv w:val="1"/>
      <w:marLeft w:val="0"/>
      <w:marRight w:val="0"/>
      <w:marTop w:val="0"/>
      <w:marBottom w:val="0"/>
      <w:divBdr>
        <w:top w:val="none" w:sz="0" w:space="0" w:color="auto"/>
        <w:left w:val="none" w:sz="0" w:space="0" w:color="auto"/>
        <w:bottom w:val="none" w:sz="0" w:space="0" w:color="auto"/>
        <w:right w:val="none" w:sz="0" w:space="0" w:color="auto"/>
      </w:divBdr>
    </w:div>
    <w:div w:id="1863126538">
      <w:bodyDiv w:val="1"/>
      <w:marLeft w:val="0"/>
      <w:marRight w:val="0"/>
      <w:marTop w:val="0"/>
      <w:marBottom w:val="0"/>
      <w:divBdr>
        <w:top w:val="none" w:sz="0" w:space="0" w:color="auto"/>
        <w:left w:val="none" w:sz="0" w:space="0" w:color="auto"/>
        <w:bottom w:val="none" w:sz="0" w:space="0" w:color="auto"/>
        <w:right w:val="none" w:sz="0" w:space="0" w:color="auto"/>
      </w:divBdr>
    </w:div>
    <w:div w:id="1863207148">
      <w:bodyDiv w:val="1"/>
      <w:marLeft w:val="0"/>
      <w:marRight w:val="0"/>
      <w:marTop w:val="0"/>
      <w:marBottom w:val="0"/>
      <w:divBdr>
        <w:top w:val="none" w:sz="0" w:space="0" w:color="auto"/>
        <w:left w:val="none" w:sz="0" w:space="0" w:color="auto"/>
        <w:bottom w:val="none" w:sz="0" w:space="0" w:color="auto"/>
        <w:right w:val="none" w:sz="0" w:space="0" w:color="auto"/>
      </w:divBdr>
    </w:div>
    <w:div w:id="1863393750">
      <w:bodyDiv w:val="1"/>
      <w:marLeft w:val="0"/>
      <w:marRight w:val="0"/>
      <w:marTop w:val="0"/>
      <w:marBottom w:val="0"/>
      <w:divBdr>
        <w:top w:val="none" w:sz="0" w:space="0" w:color="auto"/>
        <w:left w:val="none" w:sz="0" w:space="0" w:color="auto"/>
        <w:bottom w:val="none" w:sz="0" w:space="0" w:color="auto"/>
        <w:right w:val="none" w:sz="0" w:space="0" w:color="auto"/>
      </w:divBdr>
    </w:div>
    <w:div w:id="1863476190">
      <w:bodyDiv w:val="1"/>
      <w:marLeft w:val="0"/>
      <w:marRight w:val="0"/>
      <w:marTop w:val="0"/>
      <w:marBottom w:val="0"/>
      <w:divBdr>
        <w:top w:val="none" w:sz="0" w:space="0" w:color="auto"/>
        <w:left w:val="none" w:sz="0" w:space="0" w:color="auto"/>
        <w:bottom w:val="none" w:sz="0" w:space="0" w:color="auto"/>
        <w:right w:val="none" w:sz="0" w:space="0" w:color="auto"/>
      </w:divBdr>
    </w:div>
    <w:div w:id="1863585543">
      <w:bodyDiv w:val="1"/>
      <w:marLeft w:val="0"/>
      <w:marRight w:val="0"/>
      <w:marTop w:val="0"/>
      <w:marBottom w:val="0"/>
      <w:divBdr>
        <w:top w:val="none" w:sz="0" w:space="0" w:color="auto"/>
        <w:left w:val="none" w:sz="0" w:space="0" w:color="auto"/>
        <w:bottom w:val="none" w:sz="0" w:space="0" w:color="auto"/>
        <w:right w:val="none" w:sz="0" w:space="0" w:color="auto"/>
      </w:divBdr>
    </w:div>
    <w:div w:id="1863929525">
      <w:bodyDiv w:val="1"/>
      <w:marLeft w:val="0"/>
      <w:marRight w:val="0"/>
      <w:marTop w:val="0"/>
      <w:marBottom w:val="0"/>
      <w:divBdr>
        <w:top w:val="none" w:sz="0" w:space="0" w:color="auto"/>
        <w:left w:val="none" w:sz="0" w:space="0" w:color="auto"/>
        <w:bottom w:val="none" w:sz="0" w:space="0" w:color="auto"/>
        <w:right w:val="none" w:sz="0" w:space="0" w:color="auto"/>
      </w:divBdr>
    </w:div>
    <w:div w:id="1864050475">
      <w:bodyDiv w:val="1"/>
      <w:marLeft w:val="0"/>
      <w:marRight w:val="0"/>
      <w:marTop w:val="0"/>
      <w:marBottom w:val="0"/>
      <w:divBdr>
        <w:top w:val="none" w:sz="0" w:space="0" w:color="auto"/>
        <w:left w:val="none" w:sz="0" w:space="0" w:color="auto"/>
        <w:bottom w:val="none" w:sz="0" w:space="0" w:color="auto"/>
        <w:right w:val="none" w:sz="0" w:space="0" w:color="auto"/>
      </w:divBdr>
    </w:div>
    <w:div w:id="1864056120">
      <w:bodyDiv w:val="1"/>
      <w:marLeft w:val="0"/>
      <w:marRight w:val="0"/>
      <w:marTop w:val="0"/>
      <w:marBottom w:val="0"/>
      <w:divBdr>
        <w:top w:val="none" w:sz="0" w:space="0" w:color="auto"/>
        <w:left w:val="none" w:sz="0" w:space="0" w:color="auto"/>
        <w:bottom w:val="none" w:sz="0" w:space="0" w:color="auto"/>
        <w:right w:val="none" w:sz="0" w:space="0" w:color="auto"/>
      </w:divBdr>
    </w:div>
    <w:div w:id="1864438651">
      <w:bodyDiv w:val="1"/>
      <w:marLeft w:val="0"/>
      <w:marRight w:val="0"/>
      <w:marTop w:val="0"/>
      <w:marBottom w:val="0"/>
      <w:divBdr>
        <w:top w:val="none" w:sz="0" w:space="0" w:color="auto"/>
        <w:left w:val="none" w:sz="0" w:space="0" w:color="auto"/>
        <w:bottom w:val="none" w:sz="0" w:space="0" w:color="auto"/>
        <w:right w:val="none" w:sz="0" w:space="0" w:color="auto"/>
      </w:divBdr>
    </w:div>
    <w:div w:id="1864515479">
      <w:bodyDiv w:val="1"/>
      <w:marLeft w:val="0"/>
      <w:marRight w:val="0"/>
      <w:marTop w:val="0"/>
      <w:marBottom w:val="0"/>
      <w:divBdr>
        <w:top w:val="none" w:sz="0" w:space="0" w:color="auto"/>
        <w:left w:val="none" w:sz="0" w:space="0" w:color="auto"/>
        <w:bottom w:val="none" w:sz="0" w:space="0" w:color="auto"/>
        <w:right w:val="none" w:sz="0" w:space="0" w:color="auto"/>
      </w:divBdr>
    </w:div>
    <w:div w:id="1864588563">
      <w:bodyDiv w:val="1"/>
      <w:marLeft w:val="0"/>
      <w:marRight w:val="0"/>
      <w:marTop w:val="0"/>
      <w:marBottom w:val="0"/>
      <w:divBdr>
        <w:top w:val="none" w:sz="0" w:space="0" w:color="auto"/>
        <w:left w:val="none" w:sz="0" w:space="0" w:color="auto"/>
        <w:bottom w:val="none" w:sz="0" w:space="0" w:color="auto"/>
        <w:right w:val="none" w:sz="0" w:space="0" w:color="auto"/>
      </w:divBdr>
    </w:div>
    <w:div w:id="1864636224">
      <w:bodyDiv w:val="1"/>
      <w:marLeft w:val="0"/>
      <w:marRight w:val="0"/>
      <w:marTop w:val="0"/>
      <w:marBottom w:val="0"/>
      <w:divBdr>
        <w:top w:val="none" w:sz="0" w:space="0" w:color="auto"/>
        <w:left w:val="none" w:sz="0" w:space="0" w:color="auto"/>
        <w:bottom w:val="none" w:sz="0" w:space="0" w:color="auto"/>
        <w:right w:val="none" w:sz="0" w:space="0" w:color="auto"/>
      </w:divBdr>
    </w:div>
    <w:div w:id="1864783573">
      <w:bodyDiv w:val="1"/>
      <w:marLeft w:val="0"/>
      <w:marRight w:val="0"/>
      <w:marTop w:val="0"/>
      <w:marBottom w:val="0"/>
      <w:divBdr>
        <w:top w:val="none" w:sz="0" w:space="0" w:color="auto"/>
        <w:left w:val="none" w:sz="0" w:space="0" w:color="auto"/>
        <w:bottom w:val="none" w:sz="0" w:space="0" w:color="auto"/>
        <w:right w:val="none" w:sz="0" w:space="0" w:color="auto"/>
      </w:divBdr>
    </w:div>
    <w:div w:id="1864785497">
      <w:bodyDiv w:val="1"/>
      <w:marLeft w:val="0"/>
      <w:marRight w:val="0"/>
      <w:marTop w:val="0"/>
      <w:marBottom w:val="0"/>
      <w:divBdr>
        <w:top w:val="none" w:sz="0" w:space="0" w:color="auto"/>
        <w:left w:val="none" w:sz="0" w:space="0" w:color="auto"/>
        <w:bottom w:val="none" w:sz="0" w:space="0" w:color="auto"/>
        <w:right w:val="none" w:sz="0" w:space="0" w:color="auto"/>
      </w:divBdr>
    </w:div>
    <w:div w:id="1864897481">
      <w:bodyDiv w:val="1"/>
      <w:marLeft w:val="0"/>
      <w:marRight w:val="0"/>
      <w:marTop w:val="0"/>
      <w:marBottom w:val="0"/>
      <w:divBdr>
        <w:top w:val="none" w:sz="0" w:space="0" w:color="auto"/>
        <w:left w:val="none" w:sz="0" w:space="0" w:color="auto"/>
        <w:bottom w:val="none" w:sz="0" w:space="0" w:color="auto"/>
        <w:right w:val="none" w:sz="0" w:space="0" w:color="auto"/>
      </w:divBdr>
    </w:div>
    <w:div w:id="1865245993">
      <w:bodyDiv w:val="1"/>
      <w:marLeft w:val="0"/>
      <w:marRight w:val="0"/>
      <w:marTop w:val="0"/>
      <w:marBottom w:val="0"/>
      <w:divBdr>
        <w:top w:val="none" w:sz="0" w:space="0" w:color="auto"/>
        <w:left w:val="none" w:sz="0" w:space="0" w:color="auto"/>
        <w:bottom w:val="none" w:sz="0" w:space="0" w:color="auto"/>
        <w:right w:val="none" w:sz="0" w:space="0" w:color="auto"/>
      </w:divBdr>
    </w:div>
    <w:div w:id="1865435105">
      <w:bodyDiv w:val="1"/>
      <w:marLeft w:val="0"/>
      <w:marRight w:val="0"/>
      <w:marTop w:val="0"/>
      <w:marBottom w:val="0"/>
      <w:divBdr>
        <w:top w:val="none" w:sz="0" w:space="0" w:color="auto"/>
        <w:left w:val="none" w:sz="0" w:space="0" w:color="auto"/>
        <w:bottom w:val="none" w:sz="0" w:space="0" w:color="auto"/>
        <w:right w:val="none" w:sz="0" w:space="0" w:color="auto"/>
      </w:divBdr>
    </w:div>
    <w:div w:id="1865438366">
      <w:bodyDiv w:val="1"/>
      <w:marLeft w:val="0"/>
      <w:marRight w:val="0"/>
      <w:marTop w:val="0"/>
      <w:marBottom w:val="0"/>
      <w:divBdr>
        <w:top w:val="none" w:sz="0" w:space="0" w:color="auto"/>
        <w:left w:val="none" w:sz="0" w:space="0" w:color="auto"/>
        <w:bottom w:val="none" w:sz="0" w:space="0" w:color="auto"/>
        <w:right w:val="none" w:sz="0" w:space="0" w:color="auto"/>
      </w:divBdr>
    </w:div>
    <w:div w:id="1865559823">
      <w:bodyDiv w:val="1"/>
      <w:marLeft w:val="0"/>
      <w:marRight w:val="0"/>
      <w:marTop w:val="0"/>
      <w:marBottom w:val="0"/>
      <w:divBdr>
        <w:top w:val="none" w:sz="0" w:space="0" w:color="auto"/>
        <w:left w:val="none" w:sz="0" w:space="0" w:color="auto"/>
        <w:bottom w:val="none" w:sz="0" w:space="0" w:color="auto"/>
        <w:right w:val="none" w:sz="0" w:space="0" w:color="auto"/>
      </w:divBdr>
    </w:div>
    <w:div w:id="1865631539">
      <w:bodyDiv w:val="1"/>
      <w:marLeft w:val="0"/>
      <w:marRight w:val="0"/>
      <w:marTop w:val="0"/>
      <w:marBottom w:val="0"/>
      <w:divBdr>
        <w:top w:val="none" w:sz="0" w:space="0" w:color="auto"/>
        <w:left w:val="none" w:sz="0" w:space="0" w:color="auto"/>
        <w:bottom w:val="none" w:sz="0" w:space="0" w:color="auto"/>
        <w:right w:val="none" w:sz="0" w:space="0" w:color="auto"/>
      </w:divBdr>
    </w:div>
    <w:div w:id="1865703738">
      <w:bodyDiv w:val="1"/>
      <w:marLeft w:val="0"/>
      <w:marRight w:val="0"/>
      <w:marTop w:val="0"/>
      <w:marBottom w:val="0"/>
      <w:divBdr>
        <w:top w:val="none" w:sz="0" w:space="0" w:color="auto"/>
        <w:left w:val="none" w:sz="0" w:space="0" w:color="auto"/>
        <w:bottom w:val="none" w:sz="0" w:space="0" w:color="auto"/>
        <w:right w:val="none" w:sz="0" w:space="0" w:color="auto"/>
      </w:divBdr>
    </w:div>
    <w:div w:id="1865709159">
      <w:bodyDiv w:val="1"/>
      <w:marLeft w:val="0"/>
      <w:marRight w:val="0"/>
      <w:marTop w:val="0"/>
      <w:marBottom w:val="0"/>
      <w:divBdr>
        <w:top w:val="none" w:sz="0" w:space="0" w:color="auto"/>
        <w:left w:val="none" w:sz="0" w:space="0" w:color="auto"/>
        <w:bottom w:val="none" w:sz="0" w:space="0" w:color="auto"/>
        <w:right w:val="none" w:sz="0" w:space="0" w:color="auto"/>
      </w:divBdr>
    </w:div>
    <w:div w:id="1865709299">
      <w:bodyDiv w:val="1"/>
      <w:marLeft w:val="0"/>
      <w:marRight w:val="0"/>
      <w:marTop w:val="0"/>
      <w:marBottom w:val="0"/>
      <w:divBdr>
        <w:top w:val="none" w:sz="0" w:space="0" w:color="auto"/>
        <w:left w:val="none" w:sz="0" w:space="0" w:color="auto"/>
        <w:bottom w:val="none" w:sz="0" w:space="0" w:color="auto"/>
        <w:right w:val="none" w:sz="0" w:space="0" w:color="auto"/>
      </w:divBdr>
    </w:div>
    <w:div w:id="1865824495">
      <w:bodyDiv w:val="1"/>
      <w:marLeft w:val="0"/>
      <w:marRight w:val="0"/>
      <w:marTop w:val="0"/>
      <w:marBottom w:val="0"/>
      <w:divBdr>
        <w:top w:val="none" w:sz="0" w:space="0" w:color="auto"/>
        <w:left w:val="none" w:sz="0" w:space="0" w:color="auto"/>
        <w:bottom w:val="none" w:sz="0" w:space="0" w:color="auto"/>
        <w:right w:val="none" w:sz="0" w:space="0" w:color="auto"/>
      </w:divBdr>
    </w:div>
    <w:div w:id="1866285491">
      <w:bodyDiv w:val="1"/>
      <w:marLeft w:val="0"/>
      <w:marRight w:val="0"/>
      <w:marTop w:val="0"/>
      <w:marBottom w:val="0"/>
      <w:divBdr>
        <w:top w:val="none" w:sz="0" w:space="0" w:color="auto"/>
        <w:left w:val="none" w:sz="0" w:space="0" w:color="auto"/>
        <w:bottom w:val="none" w:sz="0" w:space="0" w:color="auto"/>
        <w:right w:val="none" w:sz="0" w:space="0" w:color="auto"/>
      </w:divBdr>
    </w:div>
    <w:div w:id="1866288584">
      <w:bodyDiv w:val="1"/>
      <w:marLeft w:val="0"/>
      <w:marRight w:val="0"/>
      <w:marTop w:val="0"/>
      <w:marBottom w:val="0"/>
      <w:divBdr>
        <w:top w:val="none" w:sz="0" w:space="0" w:color="auto"/>
        <w:left w:val="none" w:sz="0" w:space="0" w:color="auto"/>
        <w:bottom w:val="none" w:sz="0" w:space="0" w:color="auto"/>
        <w:right w:val="none" w:sz="0" w:space="0" w:color="auto"/>
      </w:divBdr>
    </w:div>
    <w:div w:id="1866408085">
      <w:bodyDiv w:val="1"/>
      <w:marLeft w:val="0"/>
      <w:marRight w:val="0"/>
      <w:marTop w:val="0"/>
      <w:marBottom w:val="0"/>
      <w:divBdr>
        <w:top w:val="none" w:sz="0" w:space="0" w:color="auto"/>
        <w:left w:val="none" w:sz="0" w:space="0" w:color="auto"/>
        <w:bottom w:val="none" w:sz="0" w:space="0" w:color="auto"/>
        <w:right w:val="none" w:sz="0" w:space="0" w:color="auto"/>
      </w:divBdr>
    </w:div>
    <w:div w:id="1866480117">
      <w:bodyDiv w:val="1"/>
      <w:marLeft w:val="0"/>
      <w:marRight w:val="0"/>
      <w:marTop w:val="0"/>
      <w:marBottom w:val="0"/>
      <w:divBdr>
        <w:top w:val="none" w:sz="0" w:space="0" w:color="auto"/>
        <w:left w:val="none" w:sz="0" w:space="0" w:color="auto"/>
        <w:bottom w:val="none" w:sz="0" w:space="0" w:color="auto"/>
        <w:right w:val="none" w:sz="0" w:space="0" w:color="auto"/>
      </w:divBdr>
    </w:div>
    <w:div w:id="1866556595">
      <w:bodyDiv w:val="1"/>
      <w:marLeft w:val="0"/>
      <w:marRight w:val="0"/>
      <w:marTop w:val="0"/>
      <w:marBottom w:val="0"/>
      <w:divBdr>
        <w:top w:val="none" w:sz="0" w:space="0" w:color="auto"/>
        <w:left w:val="none" w:sz="0" w:space="0" w:color="auto"/>
        <w:bottom w:val="none" w:sz="0" w:space="0" w:color="auto"/>
        <w:right w:val="none" w:sz="0" w:space="0" w:color="auto"/>
      </w:divBdr>
    </w:div>
    <w:div w:id="1866941252">
      <w:bodyDiv w:val="1"/>
      <w:marLeft w:val="0"/>
      <w:marRight w:val="0"/>
      <w:marTop w:val="0"/>
      <w:marBottom w:val="0"/>
      <w:divBdr>
        <w:top w:val="none" w:sz="0" w:space="0" w:color="auto"/>
        <w:left w:val="none" w:sz="0" w:space="0" w:color="auto"/>
        <w:bottom w:val="none" w:sz="0" w:space="0" w:color="auto"/>
        <w:right w:val="none" w:sz="0" w:space="0" w:color="auto"/>
      </w:divBdr>
    </w:div>
    <w:div w:id="1867214842">
      <w:bodyDiv w:val="1"/>
      <w:marLeft w:val="0"/>
      <w:marRight w:val="0"/>
      <w:marTop w:val="0"/>
      <w:marBottom w:val="0"/>
      <w:divBdr>
        <w:top w:val="none" w:sz="0" w:space="0" w:color="auto"/>
        <w:left w:val="none" w:sz="0" w:space="0" w:color="auto"/>
        <w:bottom w:val="none" w:sz="0" w:space="0" w:color="auto"/>
        <w:right w:val="none" w:sz="0" w:space="0" w:color="auto"/>
      </w:divBdr>
    </w:div>
    <w:div w:id="1867328878">
      <w:bodyDiv w:val="1"/>
      <w:marLeft w:val="0"/>
      <w:marRight w:val="0"/>
      <w:marTop w:val="0"/>
      <w:marBottom w:val="0"/>
      <w:divBdr>
        <w:top w:val="none" w:sz="0" w:space="0" w:color="auto"/>
        <w:left w:val="none" w:sz="0" w:space="0" w:color="auto"/>
        <w:bottom w:val="none" w:sz="0" w:space="0" w:color="auto"/>
        <w:right w:val="none" w:sz="0" w:space="0" w:color="auto"/>
      </w:divBdr>
    </w:div>
    <w:div w:id="1867450654">
      <w:bodyDiv w:val="1"/>
      <w:marLeft w:val="0"/>
      <w:marRight w:val="0"/>
      <w:marTop w:val="0"/>
      <w:marBottom w:val="0"/>
      <w:divBdr>
        <w:top w:val="none" w:sz="0" w:space="0" w:color="auto"/>
        <w:left w:val="none" w:sz="0" w:space="0" w:color="auto"/>
        <w:bottom w:val="none" w:sz="0" w:space="0" w:color="auto"/>
        <w:right w:val="none" w:sz="0" w:space="0" w:color="auto"/>
      </w:divBdr>
    </w:div>
    <w:div w:id="1867594548">
      <w:bodyDiv w:val="1"/>
      <w:marLeft w:val="0"/>
      <w:marRight w:val="0"/>
      <w:marTop w:val="0"/>
      <w:marBottom w:val="0"/>
      <w:divBdr>
        <w:top w:val="none" w:sz="0" w:space="0" w:color="auto"/>
        <w:left w:val="none" w:sz="0" w:space="0" w:color="auto"/>
        <w:bottom w:val="none" w:sz="0" w:space="0" w:color="auto"/>
        <w:right w:val="none" w:sz="0" w:space="0" w:color="auto"/>
      </w:divBdr>
    </w:div>
    <w:div w:id="1867595090">
      <w:bodyDiv w:val="1"/>
      <w:marLeft w:val="0"/>
      <w:marRight w:val="0"/>
      <w:marTop w:val="0"/>
      <w:marBottom w:val="0"/>
      <w:divBdr>
        <w:top w:val="none" w:sz="0" w:space="0" w:color="auto"/>
        <w:left w:val="none" w:sz="0" w:space="0" w:color="auto"/>
        <w:bottom w:val="none" w:sz="0" w:space="0" w:color="auto"/>
        <w:right w:val="none" w:sz="0" w:space="0" w:color="auto"/>
      </w:divBdr>
    </w:div>
    <w:div w:id="1867599513">
      <w:bodyDiv w:val="1"/>
      <w:marLeft w:val="0"/>
      <w:marRight w:val="0"/>
      <w:marTop w:val="0"/>
      <w:marBottom w:val="0"/>
      <w:divBdr>
        <w:top w:val="none" w:sz="0" w:space="0" w:color="auto"/>
        <w:left w:val="none" w:sz="0" w:space="0" w:color="auto"/>
        <w:bottom w:val="none" w:sz="0" w:space="0" w:color="auto"/>
        <w:right w:val="none" w:sz="0" w:space="0" w:color="auto"/>
      </w:divBdr>
    </w:div>
    <w:div w:id="1868061727">
      <w:bodyDiv w:val="1"/>
      <w:marLeft w:val="0"/>
      <w:marRight w:val="0"/>
      <w:marTop w:val="0"/>
      <w:marBottom w:val="0"/>
      <w:divBdr>
        <w:top w:val="none" w:sz="0" w:space="0" w:color="auto"/>
        <w:left w:val="none" w:sz="0" w:space="0" w:color="auto"/>
        <w:bottom w:val="none" w:sz="0" w:space="0" w:color="auto"/>
        <w:right w:val="none" w:sz="0" w:space="0" w:color="auto"/>
      </w:divBdr>
    </w:div>
    <w:div w:id="1868175905">
      <w:bodyDiv w:val="1"/>
      <w:marLeft w:val="0"/>
      <w:marRight w:val="0"/>
      <w:marTop w:val="0"/>
      <w:marBottom w:val="0"/>
      <w:divBdr>
        <w:top w:val="none" w:sz="0" w:space="0" w:color="auto"/>
        <w:left w:val="none" w:sz="0" w:space="0" w:color="auto"/>
        <w:bottom w:val="none" w:sz="0" w:space="0" w:color="auto"/>
        <w:right w:val="none" w:sz="0" w:space="0" w:color="auto"/>
      </w:divBdr>
    </w:div>
    <w:div w:id="1868250676">
      <w:bodyDiv w:val="1"/>
      <w:marLeft w:val="0"/>
      <w:marRight w:val="0"/>
      <w:marTop w:val="0"/>
      <w:marBottom w:val="0"/>
      <w:divBdr>
        <w:top w:val="none" w:sz="0" w:space="0" w:color="auto"/>
        <w:left w:val="none" w:sz="0" w:space="0" w:color="auto"/>
        <w:bottom w:val="none" w:sz="0" w:space="0" w:color="auto"/>
        <w:right w:val="none" w:sz="0" w:space="0" w:color="auto"/>
      </w:divBdr>
    </w:div>
    <w:div w:id="1868329679">
      <w:bodyDiv w:val="1"/>
      <w:marLeft w:val="0"/>
      <w:marRight w:val="0"/>
      <w:marTop w:val="0"/>
      <w:marBottom w:val="0"/>
      <w:divBdr>
        <w:top w:val="none" w:sz="0" w:space="0" w:color="auto"/>
        <w:left w:val="none" w:sz="0" w:space="0" w:color="auto"/>
        <w:bottom w:val="none" w:sz="0" w:space="0" w:color="auto"/>
        <w:right w:val="none" w:sz="0" w:space="0" w:color="auto"/>
      </w:divBdr>
    </w:div>
    <w:div w:id="1868834903">
      <w:bodyDiv w:val="1"/>
      <w:marLeft w:val="0"/>
      <w:marRight w:val="0"/>
      <w:marTop w:val="0"/>
      <w:marBottom w:val="0"/>
      <w:divBdr>
        <w:top w:val="none" w:sz="0" w:space="0" w:color="auto"/>
        <w:left w:val="none" w:sz="0" w:space="0" w:color="auto"/>
        <w:bottom w:val="none" w:sz="0" w:space="0" w:color="auto"/>
        <w:right w:val="none" w:sz="0" w:space="0" w:color="auto"/>
      </w:divBdr>
    </w:div>
    <w:div w:id="1868834947">
      <w:bodyDiv w:val="1"/>
      <w:marLeft w:val="0"/>
      <w:marRight w:val="0"/>
      <w:marTop w:val="0"/>
      <w:marBottom w:val="0"/>
      <w:divBdr>
        <w:top w:val="none" w:sz="0" w:space="0" w:color="auto"/>
        <w:left w:val="none" w:sz="0" w:space="0" w:color="auto"/>
        <w:bottom w:val="none" w:sz="0" w:space="0" w:color="auto"/>
        <w:right w:val="none" w:sz="0" w:space="0" w:color="auto"/>
      </w:divBdr>
    </w:div>
    <w:div w:id="1868986627">
      <w:bodyDiv w:val="1"/>
      <w:marLeft w:val="0"/>
      <w:marRight w:val="0"/>
      <w:marTop w:val="0"/>
      <w:marBottom w:val="0"/>
      <w:divBdr>
        <w:top w:val="none" w:sz="0" w:space="0" w:color="auto"/>
        <w:left w:val="none" w:sz="0" w:space="0" w:color="auto"/>
        <w:bottom w:val="none" w:sz="0" w:space="0" w:color="auto"/>
        <w:right w:val="none" w:sz="0" w:space="0" w:color="auto"/>
      </w:divBdr>
    </w:div>
    <w:div w:id="1869222366">
      <w:bodyDiv w:val="1"/>
      <w:marLeft w:val="0"/>
      <w:marRight w:val="0"/>
      <w:marTop w:val="0"/>
      <w:marBottom w:val="0"/>
      <w:divBdr>
        <w:top w:val="none" w:sz="0" w:space="0" w:color="auto"/>
        <w:left w:val="none" w:sz="0" w:space="0" w:color="auto"/>
        <w:bottom w:val="none" w:sz="0" w:space="0" w:color="auto"/>
        <w:right w:val="none" w:sz="0" w:space="0" w:color="auto"/>
      </w:divBdr>
    </w:div>
    <w:div w:id="1869294325">
      <w:bodyDiv w:val="1"/>
      <w:marLeft w:val="0"/>
      <w:marRight w:val="0"/>
      <w:marTop w:val="0"/>
      <w:marBottom w:val="0"/>
      <w:divBdr>
        <w:top w:val="none" w:sz="0" w:space="0" w:color="auto"/>
        <w:left w:val="none" w:sz="0" w:space="0" w:color="auto"/>
        <w:bottom w:val="none" w:sz="0" w:space="0" w:color="auto"/>
        <w:right w:val="none" w:sz="0" w:space="0" w:color="auto"/>
      </w:divBdr>
    </w:div>
    <w:div w:id="1869442467">
      <w:bodyDiv w:val="1"/>
      <w:marLeft w:val="0"/>
      <w:marRight w:val="0"/>
      <w:marTop w:val="0"/>
      <w:marBottom w:val="0"/>
      <w:divBdr>
        <w:top w:val="none" w:sz="0" w:space="0" w:color="auto"/>
        <w:left w:val="none" w:sz="0" w:space="0" w:color="auto"/>
        <w:bottom w:val="none" w:sz="0" w:space="0" w:color="auto"/>
        <w:right w:val="none" w:sz="0" w:space="0" w:color="auto"/>
      </w:divBdr>
    </w:div>
    <w:div w:id="1869444351">
      <w:bodyDiv w:val="1"/>
      <w:marLeft w:val="0"/>
      <w:marRight w:val="0"/>
      <w:marTop w:val="0"/>
      <w:marBottom w:val="0"/>
      <w:divBdr>
        <w:top w:val="none" w:sz="0" w:space="0" w:color="auto"/>
        <w:left w:val="none" w:sz="0" w:space="0" w:color="auto"/>
        <w:bottom w:val="none" w:sz="0" w:space="0" w:color="auto"/>
        <w:right w:val="none" w:sz="0" w:space="0" w:color="auto"/>
      </w:divBdr>
    </w:div>
    <w:div w:id="1869638531">
      <w:bodyDiv w:val="1"/>
      <w:marLeft w:val="0"/>
      <w:marRight w:val="0"/>
      <w:marTop w:val="0"/>
      <w:marBottom w:val="0"/>
      <w:divBdr>
        <w:top w:val="none" w:sz="0" w:space="0" w:color="auto"/>
        <w:left w:val="none" w:sz="0" w:space="0" w:color="auto"/>
        <w:bottom w:val="none" w:sz="0" w:space="0" w:color="auto"/>
        <w:right w:val="none" w:sz="0" w:space="0" w:color="auto"/>
      </w:divBdr>
    </w:div>
    <w:div w:id="1869757495">
      <w:bodyDiv w:val="1"/>
      <w:marLeft w:val="0"/>
      <w:marRight w:val="0"/>
      <w:marTop w:val="0"/>
      <w:marBottom w:val="0"/>
      <w:divBdr>
        <w:top w:val="none" w:sz="0" w:space="0" w:color="auto"/>
        <w:left w:val="none" w:sz="0" w:space="0" w:color="auto"/>
        <w:bottom w:val="none" w:sz="0" w:space="0" w:color="auto"/>
        <w:right w:val="none" w:sz="0" w:space="0" w:color="auto"/>
      </w:divBdr>
    </w:div>
    <w:div w:id="1869873704">
      <w:bodyDiv w:val="1"/>
      <w:marLeft w:val="0"/>
      <w:marRight w:val="0"/>
      <w:marTop w:val="0"/>
      <w:marBottom w:val="0"/>
      <w:divBdr>
        <w:top w:val="none" w:sz="0" w:space="0" w:color="auto"/>
        <w:left w:val="none" w:sz="0" w:space="0" w:color="auto"/>
        <w:bottom w:val="none" w:sz="0" w:space="0" w:color="auto"/>
        <w:right w:val="none" w:sz="0" w:space="0" w:color="auto"/>
      </w:divBdr>
    </w:div>
    <w:div w:id="1869874530">
      <w:bodyDiv w:val="1"/>
      <w:marLeft w:val="0"/>
      <w:marRight w:val="0"/>
      <w:marTop w:val="0"/>
      <w:marBottom w:val="0"/>
      <w:divBdr>
        <w:top w:val="none" w:sz="0" w:space="0" w:color="auto"/>
        <w:left w:val="none" w:sz="0" w:space="0" w:color="auto"/>
        <w:bottom w:val="none" w:sz="0" w:space="0" w:color="auto"/>
        <w:right w:val="none" w:sz="0" w:space="0" w:color="auto"/>
      </w:divBdr>
    </w:div>
    <w:div w:id="1869952380">
      <w:bodyDiv w:val="1"/>
      <w:marLeft w:val="0"/>
      <w:marRight w:val="0"/>
      <w:marTop w:val="0"/>
      <w:marBottom w:val="0"/>
      <w:divBdr>
        <w:top w:val="none" w:sz="0" w:space="0" w:color="auto"/>
        <w:left w:val="none" w:sz="0" w:space="0" w:color="auto"/>
        <w:bottom w:val="none" w:sz="0" w:space="0" w:color="auto"/>
        <w:right w:val="none" w:sz="0" w:space="0" w:color="auto"/>
      </w:divBdr>
    </w:div>
    <w:div w:id="1869954408">
      <w:bodyDiv w:val="1"/>
      <w:marLeft w:val="0"/>
      <w:marRight w:val="0"/>
      <w:marTop w:val="0"/>
      <w:marBottom w:val="0"/>
      <w:divBdr>
        <w:top w:val="none" w:sz="0" w:space="0" w:color="auto"/>
        <w:left w:val="none" w:sz="0" w:space="0" w:color="auto"/>
        <w:bottom w:val="none" w:sz="0" w:space="0" w:color="auto"/>
        <w:right w:val="none" w:sz="0" w:space="0" w:color="auto"/>
      </w:divBdr>
    </w:div>
    <w:div w:id="1870138702">
      <w:bodyDiv w:val="1"/>
      <w:marLeft w:val="0"/>
      <w:marRight w:val="0"/>
      <w:marTop w:val="0"/>
      <w:marBottom w:val="0"/>
      <w:divBdr>
        <w:top w:val="none" w:sz="0" w:space="0" w:color="auto"/>
        <w:left w:val="none" w:sz="0" w:space="0" w:color="auto"/>
        <w:bottom w:val="none" w:sz="0" w:space="0" w:color="auto"/>
        <w:right w:val="none" w:sz="0" w:space="0" w:color="auto"/>
      </w:divBdr>
    </w:div>
    <w:div w:id="1870334719">
      <w:bodyDiv w:val="1"/>
      <w:marLeft w:val="0"/>
      <w:marRight w:val="0"/>
      <w:marTop w:val="0"/>
      <w:marBottom w:val="0"/>
      <w:divBdr>
        <w:top w:val="none" w:sz="0" w:space="0" w:color="auto"/>
        <w:left w:val="none" w:sz="0" w:space="0" w:color="auto"/>
        <w:bottom w:val="none" w:sz="0" w:space="0" w:color="auto"/>
        <w:right w:val="none" w:sz="0" w:space="0" w:color="auto"/>
      </w:divBdr>
    </w:div>
    <w:div w:id="1870485715">
      <w:bodyDiv w:val="1"/>
      <w:marLeft w:val="0"/>
      <w:marRight w:val="0"/>
      <w:marTop w:val="0"/>
      <w:marBottom w:val="0"/>
      <w:divBdr>
        <w:top w:val="none" w:sz="0" w:space="0" w:color="auto"/>
        <w:left w:val="none" w:sz="0" w:space="0" w:color="auto"/>
        <w:bottom w:val="none" w:sz="0" w:space="0" w:color="auto"/>
        <w:right w:val="none" w:sz="0" w:space="0" w:color="auto"/>
      </w:divBdr>
    </w:div>
    <w:div w:id="1870530128">
      <w:bodyDiv w:val="1"/>
      <w:marLeft w:val="0"/>
      <w:marRight w:val="0"/>
      <w:marTop w:val="0"/>
      <w:marBottom w:val="0"/>
      <w:divBdr>
        <w:top w:val="none" w:sz="0" w:space="0" w:color="auto"/>
        <w:left w:val="none" w:sz="0" w:space="0" w:color="auto"/>
        <w:bottom w:val="none" w:sz="0" w:space="0" w:color="auto"/>
        <w:right w:val="none" w:sz="0" w:space="0" w:color="auto"/>
      </w:divBdr>
    </w:div>
    <w:div w:id="1870606505">
      <w:bodyDiv w:val="1"/>
      <w:marLeft w:val="0"/>
      <w:marRight w:val="0"/>
      <w:marTop w:val="0"/>
      <w:marBottom w:val="0"/>
      <w:divBdr>
        <w:top w:val="none" w:sz="0" w:space="0" w:color="auto"/>
        <w:left w:val="none" w:sz="0" w:space="0" w:color="auto"/>
        <w:bottom w:val="none" w:sz="0" w:space="0" w:color="auto"/>
        <w:right w:val="none" w:sz="0" w:space="0" w:color="auto"/>
      </w:divBdr>
    </w:div>
    <w:div w:id="1870727663">
      <w:bodyDiv w:val="1"/>
      <w:marLeft w:val="0"/>
      <w:marRight w:val="0"/>
      <w:marTop w:val="0"/>
      <w:marBottom w:val="0"/>
      <w:divBdr>
        <w:top w:val="none" w:sz="0" w:space="0" w:color="auto"/>
        <w:left w:val="none" w:sz="0" w:space="0" w:color="auto"/>
        <w:bottom w:val="none" w:sz="0" w:space="0" w:color="auto"/>
        <w:right w:val="none" w:sz="0" w:space="0" w:color="auto"/>
      </w:divBdr>
    </w:div>
    <w:div w:id="1871407288">
      <w:bodyDiv w:val="1"/>
      <w:marLeft w:val="0"/>
      <w:marRight w:val="0"/>
      <w:marTop w:val="0"/>
      <w:marBottom w:val="0"/>
      <w:divBdr>
        <w:top w:val="none" w:sz="0" w:space="0" w:color="auto"/>
        <w:left w:val="none" w:sz="0" w:space="0" w:color="auto"/>
        <w:bottom w:val="none" w:sz="0" w:space="0" w:color="auto"/>
        <w:right w:val="none" w:sz="0" w:space="0" w:color="auto"/>
      </w:divBdr>
    </w:div>
    <w:div w:id="1871532450">
      <w:bodyDiv w:val="1"/>
      <w:marLeft w:val="0"/>
      <w:marRight w:val="0"/>
      <w:marTop w:val="0"/>
      <w:marBottom w:val="0"/>
      <w:divBdr>
        <w:top w:val="none" w:sz="0" w:space="0" w:color="auto"/>
        <w:left w:val="none" w:sz="0" w:space="0" w:color="auto"/>
        <w:bottom w:val="none" w:sz="0" w:space="0" w:color="auto"/>
        <w:right w:val="none" w:sz="0" w:space="0" w:color="auto"/>
      </w:divBdr>
    </w:div>
    <w:div w:id="1871605307">
      <w:bodyDiv w:val="1"/>
      <w:marLeft w:val="0"/>
      <w:marRight w:val="0"/>
      <w:marTop w:val="0"/>
      <w:marBottom w:val="0"/>
      <w:divBdr>
        <w:top w:val="none" w:sz="0" w:space="0" w:color="auto"/>
        <w:left w:val="none" w:sz="0" w:space="0" w:color="auto"/>
        <w:bottom w:val="none" w:sz="0" w:space="0" w:color="auto"/>
        <w:right w:val="none" w:sz="0" w:space="0" w:color="auto"/>
      </w:divBdr>
    </w:div>
    <w:div w:id="1871650843">
      <w:bodyDiv w:val="1"/>
      <w:marLeft w:val="0"/>
      <w:marRight w:val="0"/>
      <w:marTop w:val="0"/>
      <w:marBottom w:val="0"/>
      <w:divBdr>
        <w:top w:val="none" w:sz="0" w:space="0" w:color="auto"/>
        <w:left w:val="none" w:sz="0" w:space="0" w:color="auto"/>
        <w:bottom w:val="none" w:sz="0" w:space="0" w:color="auto"/>
        <w:right w:val="none" w:sz="0" w:space="0" w:color="auto"/>
      </w:divBdr>
    </w:div>
    <w:div w:id="1871844575">
      <w:bodyDiv w:val="1"/>
      <w:marLeft w:val="0"/>
      <w:marRight w:val="0"/>
      <w:marTop w:val="0"/>
      <w:marBottom w:val="0"/>
      <w:divBdr>
        <w:top w:val="none" w:sz="0" w:space="0" w:color="auto"/>
        <w:left w:val="none" w:sz="0" w:space="0" w:color="auto"/>
        <w:bottom w:val="none" w:sz="0" w:space="0" w:color="auto"/>
        <w:right w:val="none" w:sz="0" w:space="0" w:color="auto"/>
      </w:divBdr>
    </w:div>
    <w:div w:id="1871871410">
      <w:bodyDiv w:val="1"/>
      <w:marLeft w:val="0"/>
      <w:marRight w:val="0"/>
      <w:marTop w:val="0"/>
      <w:marBottom w:val="0"/>
      <w:divBdr>
        <w:top w:val="none" w:sz="0" w:space="0" w:color="auto"/>
        <w:left w:val="none" w:sz="0" w:space="0" w:color="auto"/>
        <w:bottom w:val="none" w:sz="0" w:space="0" w:color="auto"/>
        <w:right w:val="none" w:sz="0" w:space="0" w:color="auto"/>
      </w:divBdr>
    </w:div>
    <w:div w:id="1871916148">
      <w:bodyDiv w:val="1"/>
      <w:marLeft w:val="0"/>
      <w:marRight w:val="0"/>
      <w:marTop w:val="0"/>
      <w:marBottom w:val="0"/>
      <w:divBdr>
        <w:top w:val="none" w:sz="0" w:space="0" w:color="auto"/>
        <w:left w:val="none" w:sz="0" w:space="0" w:color="auto"/>
        <w:bottom w:val="none" w:sz="0" w:space="0" w:color="auto"/>
        <w:right w:val="none" w:sz="0" w:space="0" w:color="auto"/>
      </w:divBdr>
    </w:div>
    <w:div w:id="1871919911">
      <w:bodyDiv w:val="1"/>
      <w:marLeft w:val="0"/>
      <w:marRight w:val="0"/>
      <w:marTop w:val="0"/>
      <w:marBottom w:val="0"/>
      <w:divBdr>
        <w:top w:val="none" w:sz="0" w:space="0" w:color="auto"/>
        <w:left w:val="none" w:sz="0" w:space="0" w:color="auto"/>
        <w:bottom w:val="none" w:sz="0" w:space="0" w:color="auto"/>
        <w:right w:val="none" w:sz="0" w:space="0" w:color="auto"/>
      </w:divBdr>
    </w:div>
    <w:div w:id="1871989552">
      <w:bodyDiv w:val="1"/>
      <w:marLeft w:val="0"/>
      <w:marRight w:val="0"/>
      <w:marTop w:val="0"/>
      <w:marBottom w:val="0"/>
      <w:divBdr>
        <w:top w:val="none" w:sz="0" w:space="0" w:color="auto"/>
        <w:left w:val="none" w:sz="0" w:space="0" w:color="auto"/>
        <w:bottom w:val="none" w:sz="0" w:space="0" w:color="auto"/>
        <w:right w:val="none" w:sz="0" w:space="0" w:color="auto"/>
      </w:divBdr>
    </w:div>
    <w:div w:id="1871993438">
      <w:bodyDiv w:val="1"/>
      <w:marLeft w:val="0"/>
      <w:marRight w:val="0"/>
      <w:marTop w:val="0"/>
      <w:marBottom w:val="0"/>
      <w:divBdr>
        <w:top w:val="none" w:sz="0" w:space="0" w:color="auto"/>
        <w:left w:val="none" w:sz="0" w:space="0" w:color="auto"/>
        <w:bottom w:val="none" w:sz="0" w:space="0" w:color="auto"/>
        <w:right w:val="none" w:sz="0" w:space="0" w:color="auto"/>
      </w:divBdr>
    </w:div>
    <w:div w:id="1872182700">
      <w:bodyDiv w:val="1"/>
      <w:marLeft w:val="0"/>
      <w:marRight w:val="0"/>
      <w:marTop w:val="0"/>
      <w:marBottom w:val="0"/>
      <w:divBdr>
        <w:top w:val="none" w:sz="0" w:space="0" w:color="auto"/>
        <w:left w:val="none" w:sz="0" w:space="0" w:color="auto"/>
        <w:bottom w:val="none" w:sz="0" w:space="0" w:color="auto"/>
        <w:right w:val="none" w:sz="0" w:space="0" w:color="auto"/>
      </w:divBdr>
    </w:div>
    <w:div w:id="1872263576">
      <w:bodyDiv w:val="1"/>
      <w:marLeft w:val="0"/>
      <w:marRight w:val="0"/>
      <w:marTop w:val="0"/>
      <w:marBottom w:val="0"/>
      <w:divBdr>
        <w:top w:val="none" w:sz="0" w:space="0" w:color="auto"/>
        <w:left w:val="none" w:sz="0" w:space="0" w:color="auto"/>
        <w:bottom w:val="none" w:sz="0" w:space="0" w:color="auto"/>
        <w:right w:val="none" w:sz="0" w:space="0" w:color="auto"/>
      </w:divBdr>
    </w:div>
    <w:div w:id="1872305023">
      <w:bodyDiv w:val="1"/>
      <w:marLeft w:val="0"/>
      <w:marRight w:val="0"/>
      <w:marTop w:val="0"/>
      <w:marBottom w:val="0"/>
      <w:divBdr>
        <w:top w:val="none" w:sz="0" w:space="0" w:color="auto"/>
        <w:left w:val="none" w:sz="0" w:space="0" w:color="auto"/>
        <w:bottom w:val="none" w:sz="0" w:space="0" w:color="auto"/>
        <w:right w:val="none" w:sz="0" w:space="0" w:color="auto"/>
      </w:divBdr>
    </w:div>
    <w:div w:id="1872306883">
      <w:bodyDiv w:val="1"/>
      <w:marLeft w:val="0"/>
      <w:marRight w:val="0"/>
      <w:marTop w:val="0"/>
      <w:marBottom w:val="0"/>
      <w:divBdr>
        <w:top w:val="none" w:sz="0" w:space="0" w:color="auto"/>
        <w:left w:val="none" w:sz="0" w:space="0" w:color="auto"/>
        <w:bottom w:val="none" w:sz="0" w:space="0" w:color="auto"/>
        <w:right w:val="none" w:sz="0" w:space="0" w:color="auto"/>
      </w:divBdr>
    </w:div>
    <w:div w:id="1872500254">
      <w:bodyDiv w:val="1"/>
      <w:marLeft w:val="0"/>
      <w:marRight w:val="0"/>
      <w:marTop w:val="0"/>
      <w:marBottom w:val="0"/>
      <w:divBdr>
        <w:top w:val="none" w:sz="0" w:space="0" w:color="auto"/>
        <w:left w:val="none" w:sz="0" w:space="0" w:color="auto"/>
        <w:bottom w:val="none" w:sz="0" w:space="0" w:color="auto"/>
        <w:right w:val="none" w:sz="0" w:space="0" w:color="auto"/>
      </w:divBdr>
    </w:div>
    <w:div w:id="1872526468">
      <w:bodyDiv w:val="1"/>
      <w:marLeft w:val="0"/>
      <w:marRight w:val="0"/>
      <w:marTop w:val="0"/>
      <w:marBottom w:val="0"/>
      <w:divBdr>
        <w:top w:val="none" w:sz="0" w:space="0" w:color="auto"/>
        <w:left w:val="none" w:sz="0" w:space="0" w:color="auto"/>
        <w:bottom w:val="none" w:sz="0" w:space="0" w:color="auto"/>
        <w:right w:val="none" w:sz="0" w:space="0" w:color="auto"/>
      </w:divBdr>
    </w:div>
    <w:div w:id="1872572215">
      <w:bodyDiv w:val="1"/>
      <w:marLeft w:val="0"/>
      <w:marRight w:val="0"/>
      <w:marTop w:val="0"/>
      <w:marBottom w:val="0"/>
      <w:divBdr>
        <w:top w:val="none" w:sz="0" w:space="0" w:color="auto"/>
        <w:left w:val="none" w:sz="0" w:space="0" w:color="auto"/>
        <w:bottom w:val="none" w:sz="0" w:space="0" w:color="auto"/>
        <w:right w:val="none" w:sz="0" w:space="0" w:color="auto"/>
      </w:divBdr>
    </w:div>
    <w:div w:id="1872838612">
      <w:bodyDiv w:val="1"/>
      <w:marLeft w:val="0"/>
      <w:marRight w:val="0"/>
      <w:marTop w:val="0"/>
      <w:marBottom w:val="0"/>
      <w:divBdr>
        <w:top w:val="none" w:sz="0" w:space="0" w:color="auto"/>
        <w:left w:val="none" w:sz="0" w:space="0" w:color="auto"/>
        <w:bottom w:val="none" w:sz="0" w:space="0" w:color="auto"/>
        <w:right w:val="none" w:sz="0" w:space="0" w:color="auto"/>
      </w:divBdr>
    </w:div>
    <w:div w:id="1872839301">
      <w:bodyDiv w:val="1"/>
      <w:marLeft w:val="0"/>
      <w:marRight w:val="0"/>
      <w:marTop w:val="0"/>
      <w:marBottom w:val="0"/>
      <w:divBdr>
        <w:top w:val="none" w:sz="0" w:space="0" w:color="auto"/>
        <w:left w:val="none" w:sz="0" w:space="0" w:color="auto"/>
        <w:bottom w:val="none" w:sz="0" w:space="0" w:color="auto"/>
        <w:right w:val="none" w:sz="0" w:space="0" w:color="auto"/>
      </w:divBdr>
    </w:div>
    <w:div w:id="1872912184">
      <w:bodyDiv w:val="1"/>
      <w:marLeft w:val="0"/>
      <w:marRight w:val="0"/>
      <w:marTop w:val="0"/>
      <w:marBottom w:val="0"/>
      <w:divBdr>
        <w:top w:val="none" w:sz="0" w:space="0" w:color="auto"/>
        <w:left w:val="none" w:sz="0" w:space="0" w:color="auto"/>
        <w:bottom w:val="none" w:sz="0" w:space="0" w:color="auto"/>
        <w:right w:val="none" w:sz="0" w:space="0" w:color="auto"/>
      </w:divBdr>
    </w:div>
    <w:div w:id="1873036494">
      <w:bodyDiv w:val="1"/>
      <w:marLeft w:val="0"/>
      <w:marRight w:val="0"/>
      <w:marTop w:val="0"/>
      <w:marBottom w:val="0"/>
      <w:divBdr>
        <w:top w:val="none" w:sz="0" w:space="0" w:color="auto"/>
        <w:left w:val="none" w:sz="0" w:space="0" w:color="auto"/>
        <w:bottom w:val="none" w:sz="0" w:space="0" w:color="auto"/>
        <w:right w:val="none" w:sz="0" w:space="0" w:color="auto"/>
      </w:divBdr>
    </w:div>
    <w:div w:id="1873111397">
      <w:bodyDiv w:val="1"/>
      <w:marLeft w:val="0"/>
      <w:marRight w:val="0"/>
      <w:marTop w:val="0"/>
      <w:marBottom w:val="0"/>
      <w:divBdr>
        <w:top w:val="none" w:sz="0" w:space="0" w:color="auto"/>
        <w:left w:val="none" w:sz="0" w:space="0" w:color="auto"/>
        <w:bottom w:val="none" w:sz="0" w:space="0" w:color="auto"/>
        <w:right w:val="none" w:sz="0" w:space="0" w:color="auto"/>
      </w:divBdr>
    </w:div>
    <w:div w:id="1873181469">
      <w:bodyDiv w:val="1"/>
      <w:marLeft w:val="0"/>
      <w:marRight w:val="0"/>
      <w:marTop w:val="0"/>
      <w:marBottom w:val="0"/>
      <w:divBdr>
        <w:top w:val="none" w:sz="0" w:space="0" w:color="auto"/>
        <w:left w:val="none" w:sz="0" w:space="0" w:color="auto"/>
        <w:bottom w:val="none" w:sz="0" w:space="0" w:color="auto"/>
        <w:right w:val="none" w:sz="0" w:space="0" w:color="auto"/>
      </w:divBdr>
    </w:div>
    <w:div w:id="1873375820">
      <w:bodyDiv w:val="1"/>
      <w:marLeft w:val="0"/>
      <w:marRight w:val="0"/>
      <w:marTop w:val="0"/>
      <w:marBottom w:val="0"/>
      <w:divBdr>
        <w:top w:val="none" w:sz="0" w:space="0" w:color="auto"/>
        <w:left w:val="none" w:sz="0" w:space="0" w:color="auto"/>
        <w:bottom w:val="none" w:sz="0" w:space="0" w:color="auto"/>
        <w:right w:val="none" w:sz="0" w:space="0" w:color="auto"/>
      </w:divBdr>
    </w:div>
    <w:div w:id="1873418271">
      <w:bodyDiv w:val="1"/>
      <w:marLeft w:val="0"/>
      <w:marRight w:val="0"/>
      <w:marTop w:val="0"/>
      <w:marBottom w:val="0"/>
      <w:divBdr>
        <w:top w:val="none" w:sz="0" w:space="0" w:color="auto"/>
        <w:left w:val="none" w:sz="0" w:space="0" w:color="auto"/>
        <w:bottom w:val="none" w:sz="0" w:space="0" w:color="auto"/>
        <w:right w:val="none" w:sz="0" w:space="0" w:color="auto"/>
      </w:divBdr>
    </w:div>
    <w:div w:id="1873492747">
      <w:bodyDiv w:val="1"/>
      <w:marLeft w:val="0"/>
      <w:marRight w:val="0"/>
      <w:marTop w:val="0"/>
      <w:marBottom w:val="0"/>
      <w:divBdr>
        <w:top w:val="none" w:sz="0" w:space="0" w:color="auto"/>
        <w:left w:val="none" w:sz="0" w:space="0" w:color="auto"/>
        <w:bottom w:val="none" w:sz="0" w:space="0" w:color="auto"/>
        <w:right w:val="none" w:sz="0" w:space="0" w:color="auto"/>
      </w:divBdr>
    </w:div>
    <w:div w:id="1873574159">
      <w:bodyDiv w:val="1"/>
      <w:marLeft w:val="0"/>
      <w:marRight w:val="0"/>
      <w:marTop w:val="0"/>
      <w:marBottom w:val="0"/>
      <w:divBdr>
        <w:top w:val="none" w:sz="0" w:space="0" w:color="auto"/>
        <w:left w:val="none" w:sz="0" w:space="0" w:color="auto"/>
        <w:bottom w:val="none" w:sz="0" w:space="0" w:color="auto"/>
        <w:right w:val="none" w:sz="0" w:space="0" w:color="auto"/>
      </w:divBdr>
    </w:div>
    <w:div w:id="1873763030">
      <w:bodyDiv w:val="1"/>
      <w:marLeft w:val="0"/>
      <w:marRight w:val="0"/>
      <w:marTop w:val="0"/>
      <w:marBottom w:val="0"/>
      <w:divBdr>
        <w:top w:val="none" w:sz="0" w:space="0" w:color="auto"/>
        <w:left w:val="none" w:sz="0" w:space="0" w:color="auto"/>
        <w:bottom w:val="none" w:sz="0" w:space="0" w:color="auto"/>
        <w:right w:val="none" w:sz="0" w:space="0" w:color="auto"/>
      </w:divBdr>
    </w:div>
    <w:div w:id="1873884764">
      <w:bodyDiv w:val="1"/>
      <w:marLeft w:val="0"/>
      <w:marRight w:val="0"/>
      <w:marTop w:val="0"/>
      <w:marBottom w:val="0"/>
      <w:divBdr>
        <w:top w:val="none" w:sz="0" w:space="0" w:color="auto"/>
        <w:left w:val="none" w:sz="0" w:space="0" w:color="auto"/>
        <w:bottom w:val="none" w:sz="0" w:space="0" w:color="auto"/>
        <w:right w:val="none" w:sz="0" w:space="0" w:color="auto"/>
      </w:divBdr>
    </w:div>
    <w:div w:id="1874028505">
      <w:bodyDiv w:val="1"/>
      <w:marLeft w:val="0"/>
      <w:marRight w:val="0"/>
      <w:marTop w:val="0"/>
      <w:marBottom w:val="0"/>
      <w:divBdr>
        <w:top w:val="none" w:sz="0" w:space="0" w:color="auto"/>
        <w:left w:val="none" w:sz="0" w:space="0" w:color="auto"/>
        <w:bottom w:val="none" w:sz="0" w:space="0" w:color="auto"/>
        <w:right w:val="none" w:sz="0" w:space="0" w:color="auto"/>
      </w:divBdr>
    </w:div>
    <w:div w:id="1874225140">
      <w:bodyDiv w:val="1"/>
      <w:marLeft w:val="0"/>
      <w:marRight w:val="0"/>
      <w:marTop w:val="0"/>
      <w:marBottom w:val="0"/>
      <w:divBdr>
        <w:top w:val="none" w:sz="0" w:space="0" w:color="auto"/>
        <w:left w:val="none" w:sz="0" w:space="0" w:color="auto"/>
        <w:bottom w:val="none" w:sz="0" w:space="0" w:color="auto"/>
        <w:right w:val="none" w:sz="0" w:space="0" w:color="auto"/>
      </w:divBdr>
    </w:div>
    <w:div w:id="1874228530">
      <w:bodyDiv w:val="1"/>
      <w:marLeft w:val="0"/>
      <w:marRight w:val="0"/>
      <w:marTop w:val="0"/>
      <w:marBottom w:val="0"/>
      <w:divBdr>
        <w:top w:val="none" w:sz="0" w:space="0" w:color="auto"/>
        <w:left w:val="none" w:sz="0" w:space="0" w:color="auto"/>
        <w:bottom w:val="none" w:sz="0" w:space="0" w:color="auto"/>
        <w:right w:val="none" w:sz="0" w:space="0" w:color="auto"/>
      </w:divBdr>
    </w:div>
    <w:div w:id="1874229632">
      <w:bodyDiv w:val="1"/>
      <w:marLeft w:val="0"/>
      <w:marRight w:val="0"/>
      <w:marTop w:val="0"/>
      <w:marBottom w:val="0"/>
      <w:divBdr>
        <w:top w:val="none" w:sz="0" w:space="0" w:color="auto"/>
        <w:left w:val="none" w:sz="0" w:space="0" w:color="auto"/>
        <w:bottom w:val="none" w:sz="0" w:space="0" w:color="auto"/>
        <w:right w:val="none" w:sz="0" w:space="0" w:color="auto"/>
      </w:divBdr>
    </w:div>
    <w:div w:id="1874264188">
      <w:bodyDiv w:val="1"/>
      <w:marLeft w:val="0"/>
      <w:marRight w:val="0"/>
      <w:marTop w:val="0"/>
      <w:marBottom w:val="0"/>
      <w:divBdr>
        <w:top w:val="none" w:sz="0" w:space="0" w:color="auto"/>
        <w:left w:val="none" w:sz="0" w:space="0" w:color="auto"/>
        <w:bottom w:val="none" w:sz="0" w:space="0" w:color="auto"/>
        <w:right w:val="none" w:sz="0" w:space="0" w:color="auto"/>
      </w:divBdr>
    </w:div>
    <w:div w:id="1874536798">
      <w:bodyDiv w:val="1"/>
      <w:marLeft w:val="0"/>
      <w:marRight w:val="0"/>
      <w:marTop w:val="0"/>
      <w:marBottom w:val="0"/>
      <w:divBdr>
        <w:top w:val="none" w:sz="0" w:space="0" w:color="auto"/>
        <w:left w:val="none" w:sz="0" w:space="0" w:color="auto"/>
        <w:bottom w:val="none" w:sz="0" w:space="0" w:color="auto"/>
        <w:right w:val="none" w:sz="0" w:space="0" w:color="auto"/>
      </w:divBdr>
    </w:div>
    <w:div w:id="1874725767">
      <w:bodyDiv w:val="1"/>
      <w:marLeft w:val="0"/>
      <w:marRight w:val="0"/>
      <w:marTop w:val="0"/>
      <w:marBottom w:val="0"/>
      <w:divBdr>
        <w:top w:val="none" w:sz="0" w:space="0" w:color="auto"/>
        <w:left w:val="none" w:sz="0" w:space="0" w:color="auto"/>
        <w:bottom w:val="none" w:sz="0" w:space="0" w:color="auto"/>
        <w:right w:val="none" w:sz="0" w:space="0" w:color="auto"/>
      </w:divBdr>
    </w:div>
    <w:div w:id="1874919743">
      <w:bodyDiv w:val="1"/>
      <w:marLeft w:val="0"/>
      <w:marRight w:val="0"/>
      <w:marTop w:val="0"/>
      <w:marBottom w:val="0"/>
      <w:divBdr>
        <w:top w:val="none" w:sz="0" w:space="0" w:color="auto"/>
        <w:left w:val="none" w:sz="0" w:space="0" w:color="auto"/>
        <w:bottom w:val="none" w:sz="0" w:space="0" w:color="auto"/>
        <w:right w:val="none" w:sz="0" w:space="0" w:color="auto"/>
      </w:divBdr>
    </w:div>
    <w:div w:id="1874921675">
      <w:bodyDiv w:val="1"/>
      <w:marLeft w:val="0"/>
      <w:marRight w:val="0"/>
      <w:marTop w:val="0"/>
      <w:marBottom w:val="0"/>
      <w:divBdr>
        <w:top w:val="none" w:sz="0" w:space="0" w:color="auto"/>
        <w:left w:val="none" w:sz="0" w:space="0" w:color="auto"/>
        <w:bottom w:val="none" w:sz="0" w:space="0" w:color="auto"/>
        <w:right w:val="none" w:sz="0" w:space="0" w:color="auto"/>
      </w:divBdr>
    </w:div>
    <w:div w:id="1874994575">
      <w:bodyDiv w:val="1"/>
      <w:marLeft w:val="0"/>
      <w:marRight w:val="0"/>
      <w:marTop w:val="0"/>
      <w:marBottom w:val="0"/>
      <w:divBdr>
        <w:top w:val="none" w:sz="0" w:space="0" w:color="auto"/>
        <w:left w:val="none" w:sz="0" w:space="0" w:color="auto"/>
        <w:bottom w:val="none" w:sz="0" w:space="0" w:color="auto"/>
        <w:right w:val="none" w:sz="0" w:space="0" w:color="auto"/>
      </w:divBdr>
    </w:div>
    <w:div w:id="1875077784">
      <w:bodyDiv w:val="1"/>
      <w:marLeft w:val="0"/>
      <w:marRight w:val="0"/>
      <w:marTop w:val="0"/>
      <w:marBottom w:val="0"/>
      <w:divBdr>
        <w:top w:val="none" w:sz="0" w:space="0" w:color="auto"/>
        <w:left w:val="none" w:sz="0" w:space="0" w:color="auto"/>
        <w:bottom w:val="none" w:sz="0" w:space="0" w:color="auto"/>
        <w:right w:val="none" w:sz="0" w:space="0" w:color="auto"/>
      </w:divBdr>
    </w:div>
    <w:div w:id="1875262398">
      <w:bodyDiv w:val="1"/>
      <w:marLeft w:val="0"/>
      <w:marRight w:val="0"/>
      <w:marTop w:val="0"/>
      <w:marBottom w:val="0"/>
      <w:divBdr>
        <w:top w:val="none" w:sz="0" w:space="0" w:color="auto"/>
        <w:left w:val="none" w:sz="0" w:space="0" w:color="auto"/>
        <w:bottom w:val="none" w:sz="0" w:space="0" w:color="auto"/>
        <w:right w:val="none" w:sz="0" w:space="0" w:color="auto"/>
      </w:divBdr>
    </w:div>
    <w:div w:id="1875577587">
      <w:bodyDiv w:val="1"/>
      <w:marLeft w:val="0"/>
      <w:marRight w:val="0"/>
      <w:marTop w:val="0"/>
      <w:marBottom w:val="0"/>
      <w:divBdr>
        <w:top w:val="none" w:sz="0" w:space="0" w:color="auto"/>
        <w:left w:val="none" w:sz="0" w:space="0" w:color="auto"/>
        <w:bottom w:val="none" w:sz="0" w:space="0" w:color="auto"/>
        <w:right w:val="none" w:sz="0" w:space="0" w:color="auto"/>
      </w:divBdr>
    </w:div>
    <w:div w:id="1875579000">
      <w:bodyDiv w:val="1"/>
      <w:marLeft w:val="0"/>
      <w:marRight w:val="0"/>
      <w:marTop w:val="0"/>
      <w:marBottom w:val="0"/>
      <w:divBdr>
        <w:top w:val="none" w:sz="0" w:space="0" w:color="auto"/>
        <w:left w:val="none" w:sz="0" w:space="0" w:color="auto"/>
        <w:bottom w:val="none" w:sz="0" w:space="0" w:color="auto"/>
        <w:right w:val="none" w:sz="0" w:space="0" w:color="auto"/>
      </w:divBdr>
    </w:div>
    <w:div w:id="1875649712">
      <w:bodyDiv w:val="1"/>
      <w:marLeft w:val="0"/>
      <w:marRight w:val="0"/>
      <w:marTop w:val="0"/>
      <w:marBottom w:val="0"/>
      <w:divBdr>
        <w:top w:val="none" w:sz="0" w:space="0" w:color="auto"/>
        <w:left w:val="none" w:sz="0" w:space="0" w:color="auto"/>
        <w:bottom w:val="none" w:sz="0" w:space="0" w:color="auto"/>
        <w:right w:val="none" w:sz="0" w:space="0" w:color="auto"/>
      </w:divBdr>
    </w:div>
    <w:div w:id="1875655946">
      <w:bodyDiv w:val="1"/>
      <w:marLeft w:val="0"/>
      <w:marRight w:val="0"/>
      <w:marTop w:val="0"/>
      <w:marBottom w:val="0"/>
      <w:divBdr>
        <w:top w:val="none" w:sz="0" w:space="0" w:color="auto"/>
        <w:left w:val="none" w:sz="0" w:space="0" w:color="auto"/>
        <w:bottom w:val="none" w:sz="0" w:space="0" w:color="auto"/>
        <w:right w:val="none" w:sz="0" w:space="0" w:color="auto"/>
      </w:divBdr>
    </w:div>
    <w:div w:id="1875845718">
      <w:bodyDiv w:val="1"/>
      <w:marLeft w:val="0"/>
      <w:marRight w:val="0"/>
      <w:marTop w:val="0"/>
      <w:marBottom w:val="0"/>
      <w:divBdr>
        <w:top w:val="none" w:sz="0" w:space="0" w:color="auto"/>
        <w:left w:val="none" w:sz="0" w:space="0" w:color="auto"/>
        <w:bottom w:val="none" w:sz="0" w:space="0" w:color="auto"/>
        <w:right w:val="none" w:sz="0" w:space="0" w:color="auto"/>
      </w:divBdr>
    </w:div>
    <w:div w:id="1875848563">
      <w:bodyDiv w:val="1"/>
      <w:marLeft w:val="0"/>
      <w:marRight w:val="0"/>
      <w:marTop w:val="0"/>
      <w:marBottom w:val="0"/>
      <w:divBdr>
        <w:top w:val="none" w:sz="0" w:space="0" w:color="auto"/>
        <w:left w:val="none" w:sz="0" w:space="0" w:color="auto"/>
        <w:bottom w:val="none" w:sz="0" w:space="0" w:color="auto"/>
        <w:right w:val="none" w:sz="0" w:space="0" w:color="auto"/>
      </w:divBdr>
    </w:div>
    <w:div w:id="1875925160">
      <w:bodyDiv w:val="1"/>
      <w:marLeft w:val="0"/>
      <w:marRight w:val="0"/>
      <w:marTop w:val="0"/>
      <w:marBottom w:val="0"/>
      <w:divBdr>
        <w:top w:val="none" w:sz="0" w:space="0" w:color="auto"/>
        <w:left w:val="none" w:sz="0" w:space="0" w:color="auto"/>
        <w:bottom w:val="none" w:sz="0" w:space="0" w:color="auto"/>
        <w:right w:val="none" w:sz="0" w:space="0" w:color="auto"/>
      </w:divBdr>
    </w:div>
    <w:div w:id="1876037492">
      <w:bodyDiv w:val="1"/>
      <w:marLeft w:val="0"/>
      <w:marRight w:val="0"/>
      <w:marTop w:val="0"/>
      <w:marBottom w:val="0"/>
      <w:divBdr>
        <w:top w:val="none" w:sz="0" w:space="0" w:color="auto"/>
        <w:left w:val="none" w:sz="0" w:space="0" w:color="auto"/>
        <w:bottom w:val="none" w:sz="0" w:space="0" w:color="auto"/>
        <w:right w:val="none" w:sz="0" w:space="0" w:color="auto"/>
      </w:divBdr>
    </w:div>
    <w:div w:id="1876385820">
      <w:bodyDiv w:val="1"/>
      <w:marLeft w:val="0"/>
      <w:marRight w:val="0"/>
      <w:marTop w:val="0"/>
      <w:marBottom w:val="0"/>
      <w:divBdr>
        <w:top w:val="none" w:sz="0" w:space="0" w:color="auto"/>
        <w:left w:val="none" w:sz="0" w:space="0" w:color="auto"/>
        <w:bottom w:val="none" w:sz="0" w:space="0" w:color="auto"/>
        <w:right w:val="none" w:sz="0" w:space="0" w:color="auto"/>
      </w:divBdr>
    </w:div>
    <w:div w:id="1876694229">
      <w:bodyDiv w:val="1"/>
      <w:marLeft w:val="0"/>
      <w:marRight w:val="0"/>
      <w:marTop w:val="0"/>
      <w:marBottom w:val="0"/>
      <w:divBdr>
        <w:top w:val="none" w:sz="0" w:space="0" w:color="auto"/>
        <w:left w:val="none" w:sz="0" w:space="0" w:color="auto"/>
        <w:bottom w:val="none" w:sz="0" w:space="0" w:color="auto"/>
        <w:right w:val="none" w:sz="0" w:space="0" w:color="auto"/>
      </w:divBdr>
    </w:div>
    <w:div w:id="1876696545">
      <w:bodyDiv w:val="1"/>
      <w:marLeft w:val="0"/>
      <w:marRight w:val="0"/>
      <w:marTop w:val="0"/>
      <w:marBottom w:val="0"/>
      <w:divBdr>
        <w:top w:val="none" w:sz="0" w:space="0" w:color="auto"/>
        <w:left w:val="none" w:sz="0" w:space="0" w:color="auto"/>
        <w:bottom w:val="none" w:sz="0" w:space="0" w:color="auto"/>
        <w:right w:val="none" w:sz="0" w:space="0" w:color="auto"/>
      </w:divBdr>
    </w:div>
    <w:div w:id="1876843799">
      <w:bodyDiv w:val="1"/>
      <w:marLeft w:val="0"/>
      <w:marRight w:val="0"/>
      <w:marTop w:val="0"/>
      <w:marBottom w:val="0"/>
      <w:divBdr>
        <w:top w:val="none" w:sz="0" w:space="0" w:color="auto"/>
        <w:left w:val="none" w:sz="0" w:space="0" w:color="auto"/>
        <w:bottom w:val="none" w:sz="0" w:space="0" w:color="auto"/>
        <w:right w:val="none" w:sz="0" w:space="0" w:color="auto"/>
      </w:divBdr>
    </w:div>
    <w:div w:id="1876891311">
      <w:bodyDiv w:val="1"/>
      <w:marLeft w:val="0"/>
      <w:marRight w:val="0"/>
      <w:marTop w:val="0"/>
      <w:marBottom w:val="0"/>
      <w:divBdr>
        <w:top w:val="none" w:sz="0" w:space="0" w:color="auto"/>
        <w:left w:val="none" w:sz="0" w:space="0" w:color="auto"/>
        <w:bottom w:val="none" w:sz="0" w:space="0" w:color="auto"/>
        <w:right w:val="none" w:sz="0" w:space="0" w:color="auto"/>
      </w:divBdr>
    </w:div>
    <w:div w:id="1877035299">
      <w:bodyDiv w:val="1"/>
      <w:marLeft w:val="0"/>
      <w:marRight w:val="0"/>
      <w:marTop w:val="0"/>
      <w:marBottom w:val="0"/>
      <w:divBdr>
        <w:top w:val="none" w:sz="0" w:space="0" w:color="auto"/>
        <w:left w:val="none" w:sz="0" w:space="0" w:color="auto"/>
        <w:bottom w:val="none" w:sz="0" w:space="0" w:color="auto"/>
        <w:right w:val="none" w:sz="0" w:space="0" w:color="auto"/>
      </w:divBdr>
    </w:div>
    <w:div w:id="1877040880">
      <w:bodyDiv w:val="1"/>
      <w:marLeft w:val="0"/>
      <w:marRight w:val="0"/>
      <w:marTop w:val="0"/>
      <w:marBottom w:val="0"/>
      <w:divBdr>
        <w:top w:val="none" w:sz="0" w:space="0" w:color="auto"/>
        <w:left w:val="none" w:sz="0" w:space="0" w:color="auto"/>
        <w:bottom w:val="none" w:sz="0" w:space="0" w:color="auto"/>
        <w:right w:val="none" w:sz="0" w:space="0" w:color="auto"/>
      </w:divBdr>
    </w:div>
    <w:div w:id="1877153086">
      <w:bodyDiv w:val="1"/>
      <w:marLeft w:val="0"/>
      <w:marRight w:val="0"/>
      <w:marTop w:val="0"/>
      <w:marBottom w:val="0"/>
      <w:divBdr>
        <w:top w:val="none" w:sz="0" w:space="0" w:color="auto"/>
        <w:left w:val="none" w:sz="0" w:space="0" w:color="auto"/>
        <w:bottom w:val="none" w:sz="0" w:space="0" w:color="auto"/>
        <w:right w:val="none" w:sz="0" w:space="0" w:color="auto"/>
      </w:divBdr>
    </w:div>
    <w:div w:id="1877351575">
      <w:bodyDiv w:val="1"/>
      <w:marLeft w:val="0"/>
      <w:marRight w:val="0"/>
      <w:marTop w:val="0"/>
      <w:marBottom w:val="0"/>
      <w:divBdr>
        <w:top w:val="none" w:sz="0" w:space="0" w:color="auto"/>
        <w:left w:val="none" w:sz="0" w:space="0" w:color="auto"/>
        <w:bottom w:val="none" w:sz="0" w:space="0" w:color="auto"/>
        <w:right w:val="none" w:sz="0" w:space="0" w:color="auto"/>
      </w:divBdr>
    </w:div>
    <w:div w:id="1877354089">
      <w:bodyDiv w:val="1"/>
      <w:marLeft w:val="0"/>
      <w:marRight w:val="0"/>
      <w:marTop w:val="0"/>
      <w:marBottom w:val="0"/>
      <w:divBdr>
        <w:top w:val="none" w:sz="0" w:space="0" w:color="auto"/>
        <w:left w:val="none" w:sz="0" w:space="0" w:color="auto"/>
        <w:bottom w:val="none" w:sz="0" w:space="0" w:color="auto"/>
        <w:right w:val="none" w:sz="0" w:space="0" w:color="auto"/>
      </w:divBdr>
    </w:div>
    <w:div w:id="1877423680">
      <w:bodyDiv w:val="1"/>
      <w:marLeft w:val="0"/>
      <w:marRight w:val="0"/>
      <w:marTop w:val="0"/>
      <w:marBottom w:val="0"/>
      <w:divBdr>
        <w:top w:val="none" w:sz="0" w:space="0" w:color="auto"/>
        <w:left w:val="none" w:sz="0" w:space="0" w:color="auto"/>
        <w:bottom w:val="none" w:sz="0" w:space="0" w:color="auto"/>
        <w:right w:val="none" w:sz="0" w:space="0" w:color="auto"/>
      </w:divBdr>
    </w:div>
    <w:div w:id="1877573118">
      <w:bodyDiv w:val="1"/>
      <w:marLeft w:val="0"/>
      <w:marRight w:val="0"/>
      <w:marTop w:val="0"/>
      <w:marBottom w:val="0"/>
      <w:divBdr>
        <w:top w:val="none" w:sz="0" w:space="0" w:color="auto"/>
        <w:left w:val="none" w:sz="0" w:space="0" w:color="auto"/>
        <w:bottom w:val="none" w:sz="0" w:space="0" w:color="auto"/>
        <w:right w:val="none" w:sz="0" w:space="0" w:color="auto"/>
      </w:divBdr>
    </w:div>
    <w:div w:id="1878158016">
      <w:bodyDiv w:val="1"/>
      <w:marLeft w:val="0"/>
      <w:marRight w:val="0"/>
      <w:marTop w:val="0"/>
      <w:marBottom w:val="0"/>
      <w:divBdr>
        <w:top w:val="none" w:sz="0" w:space="0" w:color="auto"/>
        <w:left w:val="none" w:sz="0" w:space="0" w:color="auto"/>
        <w:bottom w:val="none" w:sz="0" w:space="0" w:color="auto"/>
        <w:right w:val="none" w:sz="0" w:space="0" w:color="auto"/>
      </w:divBdr>
    </w:div>
    <w:div w:id="1878347528">
      <w:bodyDiv w:val="1"/>
      <w:marLeft w:val="0"/>
      <w:marRight w:val="0"/>
      <w:marTop w:val="0"/>
      <w:marBottom w:val="0"/>
      <w:divBdr>
        <w:top w:val="none" w:sz="0" w:space="0" w:color="auto"/>
        <w:left w:val="none" w:sz="0" w:space="0" w:color="auto"/>
        <w:bottom w:val="none" w:sz="0" w:space="0" w:color="auto"/>
        <w:right w:val="none" w:sz="0" w:space="0" w:color="auto"/>
      </w:divBdr>
    </w:div>
    <w:div w:id="1878858707">
      <w:bodyDiv w:val="1"/>
      <w:marLeft w:val="0"/>
      <w:marRight w:val="0"/>
      <w:marTop w:val="0"/>
      <w:marBottom w:val="0"/>
      <w:divBdr>
        <w:top w:val="none" w:sz="0" w:space="0" w:color="auto"/>
        <w:left w:val="none" w:sz="0" w:space="0" w:color="auto"/>
        <w:bottom w:val="none" w:sz="0" w:space="0" w:color="auto"/>
        <w:right w:val="none" w:sz="0" w:space="0" w:color="auto"/>
      </w:divBdr>
    </w:div>
    <w:div w:id="1878930817">
      <w:bodyDiv w:val="1"/>
      <w:marLeft w:val="0"/>
      <w:marRight w:val="0"/>
      <w:marTop w:val="0"/>
      <w:marBottom w:val="0"/>
      <w:divBdr>
        <w:top w:val="none" w:sz="0" w:space="0" w:color="auto"/>
        <w:left w:val="none" w:sz="0" w:space="0" w:color="auto"/>
        <w:bottom w:val="none" w:sz="0" w:space="0" w:color="auto"/>
        <w:right w:val="none" w:sz="0" w:space="0" w:color="auto"/>
      </w:divBdr>
    </w:div>
    <w:div w:id="1879125568">
      <w:bodyDiv w:val="1"/>
      <w:marLeft w:val="0"/>
      <w:marRight w:val="0"/>
      <w:marTop w:val="0"/>
      <w:marBottom w:val="0"/>
      <w:divBdr>
        <w:top w:val="none" w:sz="0" w:space="0" w:color="auto"/>
        <w:left w:val="none" w:sz="0" w:space="0" w:color="auto"/>
        <w:bottom w:val="none" w:sz="0" w:space="0" w:color="auto"/>
        <w:right w:val="none" w:sz="0" w:space="0" w:color="auto"/>
      </w:divBdr>
    </w:div>
    <w:div w:id="1879272648">
      <w:bodyDiv w:val="1"/>
      <w:marLeft w:val="0"/>
      <w:marRight w:val="0"/>
      <w:marTop w:val="0"/>
      <w:marBottom w:val="0"/>
      <w:divBdr>
        <w:top w:val="none" w:sz="0" w:space="0" w:color="auto"/>
        <w:left w:val="none" w:sz="0" w:space="0" w:color="auto"/>
        <w:bottom w:val="none" w:sz="0" w:space="0" w:color="auto"/>
        <w:right w:val="none" w:sz="0" w:space="0" w:color="auto"/>
      </w:divBdr>
    </w:div>
    <w:div w:id="1879321300">
      <w:bodyDiv w:val="1"/>
      <w:marLeft w:val="0"/>
      <w:marRight w:val="0"/>
      <w:marTop w:val="0"/>
      <w:marBottom w:val="0"/>
      <w:divBdr>
        <w:top w:val="none" w:sz="0" w:space="0" w:color="auto"/>
        <w:left w:val="none" w:sz="0" w:space="0" w:color="auto"/>
        <w:bottom w:val="none" w:sz="0" w:space="0" w:color="auto"/>
        <w:right w:val="none" w:sz="0" w:space="0" w:color="auto"/>
      </w:divBdr>
    </w:div>
    <w:div w:id="1879658529">
      <w:bodyDiv w:val="1"/>
      <w:marLeft w:val="0"/>
      <w:marRight w:val="0"/>
      <w:marTop w:val="0"/>
      <w:marBottom w:val="0"/>
      <w:divBdr>
        <w:top w:val="none" w:sz="0" w:space="0" w:color="auto"/>
        <w:left w:val="none" w:sz="0" w:space="0" w:color="auto"/>
        <w:bottom w:val="none" w:sz="0" w:space="0" w:color="auto"/>
        <w:right w:val="none" w:sz="0" w:space="0" w:color="auto"/>
      </w:divBdr>
    </w:div>
    <w:div w:id="1879705112">
      <w:bodyDiv w:val="1"/>
      <w:marLeft w:val="0"/>
      <w:marRight w:val="0"/>
      <w:marTop w:val="0"/>
      <w:marBottom w:val="0"/>
      <w:divBdr>
        <w:top w:val="none" w:sz="0" w:space="0" w:color="auto"/>
        <w:left w:val="none" w:sz="0" w:space="0" w:color="auto"/>
        <w:bottom w:val="none" w:sz="0" w:space="0" w:color="auto"/>
        <w:right w:val="none" w:sz="0" w:space="0" w:color="auto"/>
      </w:divBdr>
    </w:div>
    <w:div w:id="1879853633">
      <w:bodyDiv w:val="1"/>
      <w:marLeft w:val="0"/>
      <w:marRight w:val="0"/>
      <w:marTop w:val="0"/>
      <w:marBottom w:val="0"/>
      <w:divBdr>
        <w:top w:val="none" w:sz="0" w:space="0" w:color="auto"/>
        <w:left w:val="none" w:sz="0" w:space="0" w:color="auto"/>
        <w:bottom w:val="none" w:sz="0" w:space="0" w:color="auto"/>
        <w:right w:val="none" w:sz="0" w:space="0" w:color="auto"/>
      </w:divBdr>
    </w:div>
    <w:div w:id="1880125554">
      <w:bodyDiv w:val="1"/>
      <w:marLeft w:val="0"/>
      <w:marRight w:val="0"/>
      <w:marTop w:val="0"/>
      <w:marBottom w:val="0"/>
      <w:divBdr>
        <w:top w:val="none" w:sz="0" w:space="0" w:color="auto"/>
        <w:left w:val="none" w:sz="0" w:space="0" w:color="auto"/>
        <w:bottom w:val="none" w:sz="0" w:space="0" w:color="auto"/>
        <w:right w:val="none" w:sz="0" w:space="0" w:color="auto"/>
      </w:divBdr>
    </w:div>
    <w:div w:id="1880242457">
      <w:bodyDiv w:val="1"/>
      <w:marLeft w:val="0"/>
      <w:marRight w:val="0"/>
      <w:marTop w:val="0"/>
      <w:marBottom w:val="0"/>
      <w:divBdr>
        <w:top w:val="none" w:sz="0" w:space="0" w:color="auto"/>
        <w:left w:val="none" w:sz="0" w:space="0" w:color="auto"/>
        <w:bottom w:val="none" w:sz="0" w:space="0" w:color="auto"/>
        <w:right w:val="none" w:sz="0" w:space="0" w:color="auto"/>
      </w:divBdr>
    </w:div>
    <w:div w:id="1880429191">
      <w:bodyDiv w:val="1"/>
      <w:marLeft w:val="0"/>
      <w:marRight w:val="0"/>
      <w:marTop w:val="0"/>
      <w:marBottom w:val="0"/>
      <w:divBdr>
        <w:top w:val="none" w:sz="0" w:space="0" w:color="auto"/>
        <w:left w:val="none" w:sz="0" w:space="0" w:color="auto"/>
        <w:bottom w:val="none" w:sz="0" w:space="0" w:color="auto"/>
        <w:right w:val="none" w:sz="0" w:space="0" w:color="auto"/>
      </w:divBdr>
    </w:div>
    <w:div w:id="1880699919">
      <w:bodyDiv w:val="1"/>
      <w:marLeft w:val="0"/>
      <w:marRight w:val="0"/>
      <w:marTop w:val="0"/>
      <w:marBottom w:val="0"/>
      <w:divBdr>
        <w:top w:val="none" w:sz="0" w:space="0" w:color="auto"/>
        <w:left w:val="none" w:sz="0" w:space="0" w:color="auto"/>
        <w:bottom w:val="none" w:sz="0" w:space="0" w:color="auto"/>
        <w:right w:val="none" w:sz="0" w:space="0" w:color="auto"/>
      </w:divBdr>
    </w:div>
    <w:div w:id="1880893818">
      <w:bodyDiv w:val="1"/>
      <w:marLeft w:val="0"/>
      <w:marRight w:val="0"/>
      <w:marTop w:val="0"/>
      <w:marBottom w:val="0"/>
      <w:divBdr>
        <w:top w:val="none" w:sz="0" w:space="0" w:color="auto"/>
        <w:left w:val="none" w:sz="0" w:space="0" w:color="auto"/>
        <w:bottom w:val="none" w:sz="0" w:space="0" w:color="auto"/>
        <w:right w:val="none" w:sz="0" w:space="0" w:color="auto"/>
      </w:divBdr>
    </w:div>
    <w:div w:id="1881045755">
      <w:bodyDiv w:val="1"/>
      <w:marLeft w:val="0"/>
      <w:marRight w:val="0"/>
      <w:marTop w:val="0"/>
      <w:marBottom w:val="0"/>
      <w:divBdr>
        <w:top w:val="none" w:sz="0" w:space="0" w:color="auto"/>
        <w:left w:val="none" w:sz="0" w:space="0" w:color="auto"/>
        <w:bottom w:val="none" w:sz="0" w:space="0" w:color="auto"/>
        <w:right w:val="none" w:sz="0" w:space="0" w:color="auto"/>
      </w:divBdr>
    </w:div>
    <w:div w:id="1881090054">
      <w:bodyDiv w:val="1"/>
      <w:marLeft w:val="0"/>
      <w:marRight w:val="0"/>
      <w:marTop w:val="0"/>
      <w:marBottom w:val="0"/>
      <w:divBdr>
        <w:top w:val="none" w:sz="0" w:space="0" w:color="auto"/>
        <w:left w:val="none" w:sz="0" w:space="0" w:color="auto"/>
        <w:bottom w:val="none" w:sz="0" w:space="0" w:color="auto"/>
        <w:right w:val="none" w:sz="0" w:space="0" w:color="auto"/>
      </w:divBdr>
    </w:div>
    <w:div w:id="1881211280">
      <w:bodyDiv w:val="1"/>
      <w:marLeft w:val="0"/>
      <w:marRight w:val="0"/>
      <w:marTop w:val="0"/>
      <w:marBottom w:val="0"/>
      <w:divBdr>
        <w:top w:val="none" w:sz="0" w:space="0" w:color="auto"/>
        <w:left w:val="none" w:sz="0" w:space="0" w:color="auto"/>
        <w:bottom w:val="none" w:sz="0" w:space="0" w:color="auto"/>
        <w:right w:val="none" w:sz="0" w:space="0" w:color="auto"/>
      </w:divBdr>
    </w:div>
    <w:div w:id="1881238984">
      <w:bodyDiv w:val="1"/>
      <w:marLeft w:val="0"/>
      <w:marRight w:val="0"/>
      <w:marTop w:val="0"/>
      <w:marBottom w:val="0"/>
      <w:divBdr>
        <w:top w:val="none" w:sz="0" w:space="0" w:color="auto"/>
        <w:left w:val="none" w:sz="0" w:space="0" w:color="auto"/>
        <w:bottom w:val="none" w:sz="0" w:space="0" w:color="auto"/>
        <w:right w:val="none" w:sz="0" w:space="0" w:color="auto"/>
      </w:divBdr>
    </w:div>
    <w:div w:id="1881242361">
      <w:bodyDiv w:val="1"/>
      <w:marLeft w:val="0"/>
      <w:marRight w:val="0"/>
      <w:marTop w:val="0"/>
      <w:marBottom w:val="0"/>
      <w:divBdr>
        <w:top w:val="none" w:sz="0" w:space="0" w:color="auto"/>
        <w:left w:val="none" w:sz="0" w:space="0" w:color="auto"/>
        <w:bottom w:val="none" w:sz="0" w:space="0" w:color="auto"/>
        <w:right w:val="none" w:sz="0" w:space="0" w:color="auto"/>
      </w:divBdr>
    </w:div>
    <w:div w:id="1881362645">
      <w:bodyDiv w:val="1"/>
      <w:marLeft w:val="0"/>
      <w:marRight w:val="0"/>
      <w:marTop w:val="0"/>
      <w:marBottom w:val="0"/>
      <w:divBdr>
        <w:top w:val="none" w:sz="0" w:space="0" w:color="auto"/>
        <w:left w:val="none" w:sz="0" w:space="0" w:color="auto"/>
        <w:bottom w:val="none" w:sz="0" w:space="0" w:color="auto"/>
        <w:right w:val="none" w:sz="0" w:space="0" w:color="auto"/>
      </w:divBdr>
    </w:div>
    <w:div w:id="1881429143">
      <w:bodyDiv w:val="1"/>
      <w:marLeft w:val="0"/>
      <w:marRight w:val="0"/>
      <w:marTop w:val="0"/>
      <w:marBottom w:val="0"/>
      <w:divBdr>
        <w:top w:val="none" w:sz="0" w:space="0" w:color="auto"/>
        <w:left w:val="none" w:sz="0" w:space="0" w:color="auto"/>
        <w:bottom w:val="none" w:sz="0" w:space="0" w:color="auto"/>
        <w:right w:val="none" w:sz="0" w:space="0" w:color="auto"/>
      </w:divBdr>
    </w:div>
    <w:div w:id="1881622016">
      <w:bodyDiv w:val="1"/>
      <w:marLeft w:val="0"/>
      <w:marRight w:val="0"/>
      <w:marTop w:val="0"/>
      <w:marBottom w:val="0"/>
      <w:divBdr>
        <w:top w:val="none" w:sz="0" w:space="0" w:color="auto"/>
        <w:left w:val="none" w:sz="0" w:space="0" w:color="auto"/>
        <w:bottom w:val="none" w:sz="0" w:space="0" w:color="auto"/>
        <w:right w:val="none" w:sz="0" w:space="0" w:color="auto"/>
      </w:divBdr>
    </w:div>
    <w:div w:id="1881622473">
      <w:bodyDiv w:val="1"/>
      <w:marLeft w:val="0"/>
      <w:marRight w:val="0"/>
      <w:marTop w:val="0"/>
      <w:marBottom w:val="0"/>
      <w:divBdr>
        <w:top w:val="none" w:sz="0" w:space="0" w:color="auto"/>
        <w:left w:val="none" w:sz="0" w:space="0" w:color="auto"/>
        <w:bottom w:val="none" w:sz="0" w:space="0" w:color="auto"/>
        <w:right w:val="none" w:sz="0" w:space="0" w:color="auto"/>
      </w:divBdr>
    </w:div>
    <w:div w:id="1881896883">
      <w:bodyDiv w:val="1"/>
      <w:marLeft w:val="0"/>
      <w:marRight w:val="0"/>
      <w:marTop w:val="0"/>
      <w:marBottom w:val="0"/>
      <w:divBdr>
        <w:top w:val="none" w:sz="0" w:space="0" w:color="auto"/>
        <w:left w:val="none" w:sz="0" w:space="0" w:color="auto"/>
        <w:bottom w:val="none" w:sz="0" w:space="0" w:color="auto"/>
        <w:right w:val="none" w:sz="0" w:space="0" w:color="auto"/>
      </w:divBdr>
    </w:div>
    <w:div w:id="1882285854">
      <w:bodyDiv w:val="1"/>
      <w:marLeft w:val="0"/>
      <w:marRight w:val="0"/>
      <w:marTop w:val="0"/>
      <w:marBottom w:val="0"/>
      <w:divBdr>
        <w:top w:val="none" w:sz="0" w:space="0" w:color="auto"/>
        <w:left w:val="none" w:sz="0" w:space="0" w:color="auto"/>
        <w:bottom w:val="none" w:sz="0" w:space="0" w:color="auto"/>
        <w:right w:val="none" w:sz="0" w:space="0" w:color="auto"/>
      </w:divBdr>
    </w:div>
    <w:div w:id="1882739457">
      <w:bodyDiv w:val="1"/>
      <w:marLeft w:val="0"/>
      <w:marRight w:val="0"/>
      <w:marTop w:val="0"/>
      <w:marBottom w:val="0"/>
      <w:divBdr>
        <w:top w:val="none" w:sz="0" w:space="0" w:color="auto"/>
        <w:left w:val="none" w:sz="0" w:space="0" w:color="auto"/>
        <w:bottom w:val="none" w:sz="0" w:space="0" w:color="auto"/>
        <w:right w:val="none" w:sz="0" w:space="0" w:color="auto"/>
      </w:divBdr>
    </w:div>
    <w:div w:id="1882785088">
      <w:bodyDiv w:val="1"/>
      <w:marLeft w:val="0"/>
      <w:marRight w:val="0"/>
      <w:marTop w:val="0"/>
      <w:marBottom w:val="0"/>
      <w:divBdr>
        <w:top w:val="none" w:sz="0" w:space="0" w:color="auto"/>
        <w:left w:val="none" w:sz="0" w:space="0" w:color="auto"/>
        <w:bottom w:val="none" w:sz="0" w:space="0" w:color="auto"/>
        <w:right w:val="none" w:sz="0" w:space="0" w:color="auto"/>
      </w:divBdr>
    </w:div>
    <w:div w:id="1882858050">
      <w:bodyDiv w:val="1"/>
      <w:marLeft w:val="0"/>
      <w:marRight w:val="0"/>
      <w:marTop w:val="0"/>
      <w:marBottom w:val="0"/>
      <w:divBdr>
        <w:top w:val="none" w:sz="0" w:space="0" w:color="auto"/>
        <w:left w:val="none" w:sz="0" w:space="0" w:color="auto"/>
        <w:bottom w:val="none" w:sz="0" w:space="0" w:color="auto"/>
        <w:right w:val="none" w:sz="0" w:space="0" w:color="auto"/>
      </w:divBdr>
    </w:div>
    <w:div w:id="1882860935">
      <w:bodyDiv w:val="1"/>
      <w:marLeft w:val="0"/>
      <w:marRight w:val="0"/>
      <w:marTop w:val="0"/>
      <w:marBottom w:val="0"/>
      <w:divBdr>
        <w:top w:val="none" w:sz="0" w:space="0" w:color="auto"/>
        <w:left w:val="none" w:sz="0" w:space="0" w:color="auto"/>
        <w:bottom w:val="none" w:sz="0" w:space="0" w:color="auto"/>
        <w:right w:val="none" w:sz="0" w:space="0" w:color="auto"/>
      </w:divBdr>
    </w:div>
    <w:div w:id="1882939839">
      <w:bodyDiv w:val="1"/>
      <w:marLeft w:val="0"/>
      <w:marRight w:val="0"/>
      <w:marTop w:val="0"/>
      <w:marBottom w:val="0"/>
      <w:divBdr>
        <w:top w:val="none" w:sz="0" w:space="0" w:color="auto"/>
        <w:left w:val="none" w:sz="0" w:space="0" w:color="auto"/>
        <w:bottom w:val="none" w:sz="0" w:space="0" w:color="auto"/>
        <w:right w:val="none" w:sz="0" w:space="0" w:color="auto"/>
      </w:divBdr>
    </w:div>
    <w:div w:id="1883050946">
      <w:bodyDiv w:val="1"/>
      <w:marLeft w:val="0"/>
      <w:marRight w:val="0"/>
      <w:marTop w:val="0"/>
      <w:marBottom w:val="0"/>
      <w:divBdr>
        <w:top w:val="none" w:sz="0" w:space="0" w:color="auto"/>
        <w:left w:val="none" w:sz="0" w:space="0" w:color="auto"/>
        <w:bottom w:val="none" w:sz="0" w:space="0" w:color="auto"/>
        <w:right w:val="none" w:sz="0" w:space="0" w:color="auto"/>
      </w:divBdr>
    </w:div>
    <w:div w:id="1883133550">
      <w:bodyDiv w:val="1"/>
      <w:marLeft w:val="0"/>
      <w:marRight w:val="0"/>
      <w:marTop w:val="0"/>
      <w:marBottom w:val="0"/>
      <w:divBdr>
        <w:top w:val="none" w:sz="0" w:space="0" w:color="auto"/>
        <w:left w:val="none" w:sz="0" w:space="0" w:color="auto"/>
        <w:bottom w:val="none" w:sz="0" w:space="0" w:color="auto"/>
        <w:right w:val="none" w:sz="0" w:space="0" w:color="auto"/>
      </w:divBdr>
    </w:div>
    <w:div w:id="1883207830">
      <w:bodyDiv w:val="1"/>
      <w:marLeft w:val="0"/>
      <w:marRight w:val="0"/>
      <w:marTop w:val="0"/>
      <w:marBottom w:val="0"/>
      <w:divBdr>
        <w:top w:val="none" w:sz="0" w:space="0" w:color="auto"/>
        <w:left w:val="none" w:sz="0" w:space="0" w:color="auto"/>
        <w:bottom w:val="none" w:sz="0" w:space="0" w:color="auto"/>
        <w:right w:val="none" w:sz="0" w:space="0" w:color="auto"/>
      </w:divBdr>
    </w:div>
    <w:div w:id="1883324722">
      <w:bodyDiv w:val="1"/>
      <w:marLeft w:val="0"/>
      <w:marRight w:val="0"/>
      <w:marTop w:val="0"/>
      <w:marBottom w:val="0"/>
      <w:divBdr>
        <w:top w:val="none" w:sz="0" w:space="0" w:color="auto"/>
        <w:left w:val="none" w:sz="0" w:space="0" w:color="auto"/>
        <w:bottom w:val="none" w:sz="0" w:space="0" w:color="auto"/>
        <w:right w:val="none" w:sz="0" w:space="0" w:color="auto"/>
      </w:divBdr>
    </w:div>
    <w:div w:id="1883394460">
      <w:bodyDiv w:val="1"/>
      <w:marLeft w:val="0"/>
      <w:marRight w:val="0"/>
      <w:marTop w:val="0"/>
      <w:marBottom w:val="0"/>
      <w:divBdr>
        <w:top w:val="none" w:sz="0" w:space="0" w:color="auto"/>
        <w:left w:val="none" w:sz="0" w:space="0" w:color="auto"/>
        <w:bottom w:val="none" w:sz="0" w:space="0" w:color="auto"/>
        <w:right w:val="none" w:sz="0" w:space="0" w:color="auto"/>
      </w:divBdr>
    </w:div>
    <w:div w:id="1883399969">
      <w:bodyDiv w:val="1"/>
      <w:marLeft w:val="0"/>
      <w:marRight w:val="0"/>
      <w:marTop w:val="0"/>
      <w:marBottom w:val="0"/>
      <w:divBdr>
        <w:top w:val="none" w:sz="0" w:space="0" w:color="auto"/>
        <w:left w:val="none" w:sz="0" w:space="0" w:color="auto"/>
        <w:bottom w:val="none" w:sz="0" w:space="0" w:color="auto"/>
        <w:right w:val="none" w:sz="0" w:space="0" w:color="auto"/>
      </w:divBdr>
    </w:div>
    <w:div w:id="1883513743">
      <w:bodyDiv w:val="1"/>
      <w:marLeft w:val="0"/>
      <w:marRight w:val="0"/>
      <w:marTop w:val="0"/>
      <w:marBottom w:val="0"/>
      <w:divBdr>
        <w:top w:val="none" w:sz="0" w:space="0" w:color="auto"/>
        <w:left w:val="none" w:sz="0" w:space="0" w:color="auto"/>
        <w:bottom w:val="none" w:sz="0" w:space="0" w:color="auto"/>
        <w:right w:val="none" w:sz="0" w:space="0" w:color="auto"/>
      </w:divBdr>
    </w:div>
    <w:div w:id="1883588850">
      <w:bodyDiv w:val="1"/>
      <w:marLeft w:val="0"/>
      <w:marRight w:val="0"/>
      <w:marTop w:val="0"/>
      <w:marBottom w:val="0"/>
      <w:divBdr>
        <w:top w:val="none" w:sz="0" w:space="0" w:color="auto"/>
        <w:left w:val="none" w:sz="0" w:space="0" w:color="auto"/>
        <w:bottom w:val="none" w:sz="0" w:space="0" w:color="auto"/>
        <w:right w:val="none" w:sz="0" w:space="0" w:color="auto"/>
      </w:divBdr>
    </w:div>
    <w:div w:id="1883590418">
      <w:bodyDiv w:val="1"/>
      <w:marLeft w:val="0"/>
      <w:marRight w:val="0"/>
      <w:marTop w:val="0"/>
      <w:marBottom w:val="0"/>
      <w:divBdr>
        <w:top w:val="none" w:sz="0" w:space="0" w:color="auto"/>
        <w:left w:val="none" w:sz="0" w:space="0" w:color="auto"/>
        <w:bottom w:val="none" w:sz="0" w:space="0" w:color="auto"/>
        <w:right w:val="none" w:sz="0" w:space="0" w:color="auto"/>
      </w:divBdr>
    </w:div>
    <w:div w:id="1883639057">
      <w:bodyDiv w:val="1"/>
      <w:marLeft w:val="0"/>
      <w:marRight w:val="0"/>
      <w:marTop w:val="0"/>
      <w:marBottom w:val="0"/>
      <w:divBdr>
        <w:top w:val="none" w:sz="0" w:space="0" w:color="auto"/>
        <w:left w:val="none" w:sz="0" w:space="0" w:color="auto"/>
        <w:bottom w:val="none" w:sz="0" w:space="0" w:color="auto"/>
        <w:right w:val="none" w:sz="0" w:space="0" w:color="auto"/>
      </w:divBdr>
    </w:div>
    <w:div w:id="1883664300">
      <w:bodyDiv w:val="1"/>
      <w:marLeft w:val="0"/>
      <w:marRight w:val="0"/>
      <w:marTop w:val="0"/>
      <w:marBottom w:val="0"/>
      <w:divBdr>
        <w:top w:val="none" w:sz="0" w:space="0" w:color="auto"/>
        <w:left w:val="none" w:sz="0" w:space="0" w:color="auto"/>
        <w:bottom w:val="none" w:sz="0" w:space="0" w:color="auto"/>
        <w:right w:val="none" w:sz="0" w:space="0" w:color="auto"/>
      </w:divBdr>
    </w:div>
    <w:div w:id="1883666692">
      <w:bodyDiv w:val="1"/>
      <w:marLeft w:val="0"/>
      <w:marRight w:val="0"/>
      <w:marTop w:val="0"/>
      <w:marBottom w:val="0"/>
      <w:divBdr>
        <w:top w:val="none" w:sz="0" w:space="0" w:color="auto"/>
        <w:left w:val="none" w:sz="0" w:space="0" w:color="auto"/>
        <w:bottom w:val="none" w:sz="0" w:space="0" w:color="auto"/>
        <w:right w:val="none" w:sz="0" w:space="0" w:color="auto"/>
      </w:divBdr>
    </w:div>
    <w:div w:id="1883711299">
      <w:bodyDiv w:val="1"/>
      <w:marLeft w:val="0"/>
      <w:marRight w:val="0"/>
      <w:marTop w:val="0"/>
      <w:marBottom w:val="0"/>
      <w:divBdr>
        <w:top w:val="none" w:sz="0" w:space="0" w:color="auto"/>
        <w:left w:val="none" w:sz="0" w:space="0" w:color="auto"/>
        <w:bottom w:val="none" w:sz="0" w:space="0" w:color="auto"/>
        <w:right w:val="none" w:sz="0" w:space="0" w:color="auto"/>
      </w:divBdr>
    </w:div>
    <w:div w:id="1883982738">
      <w:bodyDiv w:val="1"/>
      <w:marLeft w:val="0"/>
      <w:marRight w:val="0"/>
      <w:marTop w:val="0"/>
      <w:marBottom w:val="0"/>
      <w:divBdr>
        <w:top w:val="none" w:sz="0" w:space="0" w:color="auto"/>
        <w:left w:val="none" w:sz="0" w:space="0" w:color="auto"/>
        <w:bottom w:val="none" w:sz="0" w:space="0" w:color="auto"/>
        <w:right w:val="none" w:sz="0" w:space="0" w:color="auto"/>
      </w:divBdr>
    </w:div>
    <w:div w:id="1884099091">
      <w:bodyDiv w:val="1"/>
      <w:marLeft w:val="0"/>
      <w:marRight w:val="0"/>
      <w:marTop w:val="0"/>
      <w:marBottom w:val="0"/>
      <w:divBdr>
        <w:top w:val="none" w:sz="0" w:space="0" w:color="auto"/>
        <w:left w:val="none" w:sz="0" w:space="0" w:color="auto"/>
        <w:bottom w:val="none" w:sz="0" w:space="0" w:color="auto"/>
        <w:right w:val="none" w:sz="0" w:space="0" w:color="auto"/>
      </w:divBdr>
    </w:div>
    <w:div w:id="1884172771">
      <w:bodyDiv w:val="1"/>
      <w:marLeft w:val="0"/>
      <w:marRight w:val="0"/>
      <w:marTop w:val="0"/>
      <w:marBottom w:val="0"/>
      <w:divBdr>
        <w:top w:val="none" w:sz="0" w:space="0" w:color="auto"/>
        <w:left w:val="none" w:sz="0" w:space="0" w:color="auto"/>
        <w:bottom w:val="none" w:sz="0" w:space="0" w:color="auto"/>
        <w:right w:val="none" w:sz="0" w:space="0" w:color="auto"/>
      </w:divBdr>
    </w:div>
    <w:div w:id="1884366062">
      <w:bodyDiv w:val="1"/>
      <w:marLeft w:val="0"/>
      <w:marRight w:val="0"/>
      <w:marTop w:val="0"/>
      <w:marBottom w:val="0"/>
      <w:divBdr>
        <w:top w:val="none" w:sz="0" w:space="0" w:color="auto"/>
        <w:left w:val="none" w:sz="0" w:space="0" w:color="auto"/>
        <w:bottom w:val="none" w:sz="0" w:space="0" w:color="auto"/>
        <w:right w:val="none" w:sz="0" w:space="0" w:color="auto"/>
      </w:divBdr>
    </w:div>
    <w:div w:id="1884437298">
      <w:bodyDiv w:val="1"/>
      <w:marLeft w:val="0"/>
      <w:marRight w:val="0"/>
      <w:marTop w:val="0"/>
      <w:marBottom w:val="0"/>
      <w:divBdr>
        <w:top w:val="none" w:sz="0" w:space="0" w:color="auto"/>
        <w:left w:val="none" w:sz="0" w:space="0" w:color="auto"/>
        <w:bottom w:val="none" w:sz="0" w:space="0" w:color="auto"/>
        <w:right w:val="none" w:sz="0" w:space="0" w:color="auto"/>
      </w:divBdr>
    </w:div>
    <w:div w:id="1884560032">
      <w:bodyDiv w:val="1"/>
      <w:marLeft w:val="0"/>
      <w:marRight w:val="0"/>
      <w:marTop w:val="0"/>
      <w:marBottom w:val="0"/>
      <w:divBdr>
        <w:top w:val="none" w:sz="0" w:space="0" w:color="auto"/>
        <w:left w:val="none" w:sz="0" w:space="0" w:color="auto"/>
        <w:bottom w:val="none" w:sz="0" w:space="0" w:color="auto"/>
        <w:right w:val="none" w:sz="0" w:space="0" w:color="auto"/>
      </w:divBdr>
    </w:div>
    <w:div w:id="1884750887">
      <w:bodyDiv w:val="1"/>
      <w:marLeft w:val="0"/>
      <w:marRight w:val="0"/>
      <w:marTop w:val="0"/>
      <w:marBottom w:val="0"/>
      <w:divBdr>
        <w:top w:val="none" w:sz="0" w:space="0" w:color="auto"/>
        <w:left w:val="none" w:sz="0" w:space="0" w:color="auto"/>
        <w:bottom w:val="none" w:sz="0" w:space="0" w:color="auto"/>
        <w:right w:val="none" w:sz="0" w:space="0" w:color="auto"/>
      </w:divBdr>
    </w:div>
    <w:div w:id="1885175150">
      <w:bodyDiv w:val="1"/>
      <w:marLeft w:val="0"/>
      <w:marRight w:val="0"/>
      <w:marTop w:val="0"/>
      <w:marBottom w:val="0"/>
      <w:divBdr>
        <w:top w:val="none" w:sz="0" w:space="0" w:color="auto"/>
        <w:left w:val="none" w:sz="0" w:space="0" w:color="auto"/>
        <w:bottom w:val="none" w:sz="0" w:space="0" w:color="auto"/>
        <w:right w:val="none" w:sz="0" w:space="0" w:color="auto"/>
      </w:divBdr>
    </w:div>
    <w:div w:id="1885217570">
      <w:bodyDiv w:val="1"/>
      <w:marLeft w:val="0"/>
      <w:marRight w:val="0"/>
      <w:marTop w:val="0"/>
      <w:marBottom w:val="0"/>
      <w:divBdr>
        <w:top w:val="none" w:sz="0" w:space="0" w:color="auto"/>
        <w:left w:val="none" w:sz="0" w:space="0" w:color="auto"/>
        <w:bottom w:val="none" w:sz="0" w:space="0" w:color="auto"/>
        <w:right w:val="none" w:sz="0" w:space="0" w:color="auto"/>
      </w:divBdr>
    </w:div>
    <w:div w:id="1885481305">
      <w:bodyDiv w:val="1"/>
      <w:marLeft w:val="0"/>
      <w:marRight w:val="0"/>
      <w:marTop w:val="0"/>
      <w:marBottom w:val="0"/>
      <w:divBdr>
        <w:top w:val="none" w:sz="0" w:space="0" w:color="auto"/>
        <w:left w:val="none" w:sz="0" w:space="0" w:color="auto"/>
        <w:bottom w:val="none" w:sz="0" w:space="0" w:color="auto"/>
        <w:right w:val="none" w:sz="0" w:space="0" w:color="auto"/>
      </w:divBdr>
    </w:div>
    <w:div w:id="1885561864">
      <w:bodyDiv w:val="1"/>
      <w:marLeft w:val="0"/>
      <w:marRight w:val="0"/>
      <w:marTop w:val="0"/>
      <w:marBottom w:val="0"/>
      <w:divBdr>
        <w:top w:val="none" w:sz="0" w:space="0" w:color="auto"/>
        <w:left w:val="none" w:sz="0" w:space="0" w:color="auto"/>
        <w:bottom w:val="none" w:sz="0" w:space="0" w:color="auto"/>
        <w:right w:val="none" w:sz="0" w:space="0" w:color="auto"/>
      </w:divBdr>
    </w:div>
    <w:div w:id="1885865929">
      <w:bodyDiv w:val="1"/>
      <w:marLeft w:val="0"/>
      <w:marRight w:val="0"/>
      <w:marTop w:val="0"/>
      <w:marBottom w:val="0"/>
      <w:divBdr>
        <w:top w:val="none" w:sz="0" w:space="0" w:color="auto"/>
        <w:left w:val="none" w:sz="0" w:space="0" w:color="auto"/>
        <w:bottom w:val="none" w:sz="0" w:space="0" w:color="auto"/>
        <w:right w:val="none" w:sz="0" w:space="0" w:color="auto"/>
      </w:divBdr>
    </w:div>
    <w:div w:id="1886286128">
      <w:bodyDiv w:val="1"/>
      <w:marLeft w:val="0"/>
      <w:marRight w:val="0"/>
      <w:marTop w:val="0"/>
      <w:marBottom w:val="0"/>
      <w:divBdr>
        <w:top w:val="none" w:sz="0" w:space="0" w:color="auto"/>
        <w:left w:val="none" w:sz="0" w:space="0" w:color="auto"/>
        <w:bottom w:val="none" w:sz="0" w:space="0" w:color="auto"/>
        <w:right w:val="none" w:sz="0" w:space="0" w:color="auto"/>
      </w:divBdr>
    </w:div>
    <w:div w:id="1886405349">
      <w:bodyDiv w:val="1"/>
      <w:marLeft w:val="0"/>
      <w:marRight w:val="0"/>
      <w:marTop w:val="0"/>
      <w:marBottom w:val="0"/>
      <w:divBdr>
        <w:top w:val="none" w:sz="0" w:space="0" w:color="auto"/>
        <w:left w:val="none" w:sz="0" w:space="0" w:color="auto"/>
        <w:bottom w:val="none" w:sz="0" w:space="0" w:color="auto"/>
        <w:right w:val="none" w:sz="0" w:space="0" w:color="auto"/>
      </w:divBdr>
    </w:div>
    <w:div w:id="1886485335">
      <w:bodyDiv w:val="1"/>
      <w:marLeft w:val="0"/>
      <w:marRight w:val="0"/>
      <w:marTop w:val="0"/>
      <w:marBottom w:val="0"/>
      <w:divBdr>
        <w:top w:val="none" w:sz="0" w:space="0" w:color="auto"/>
        <w:left w:val="none" w:sz="0" w:space="0" w:color="auto"/>
        <w:bottom w:val="none" w:sz="0" w:space="0" w:color="auto"/>
        <w:right w:val="none" w:sz="0" w:space="0" w:color="auto"/>
      </w:divBdr>
    </w:div>
    <w:div w:id="1886523294">
      <w:bodyDiv w:val="1"/>
      <w:marLeft w:val="0"/>
      <w:marRight w:val="0"/>
      <w:marTop w:val="0"/>
      <w:marBottom w:val="0"/>
      <w:divBdr>
        <w:top w:val="none" w:sz="0" w:space="0" w:color="auto"/>
        <w:left w:val="none" w:sz="0" w:space="0" w:color="auto"/>
        <w:bottom w:val="none" w:sz="0" w:space="0" w:color="auto"/>
        <w:right w:val="none" w:sz="0" w:space="0" w:color="auto"/>
      </w:divBdr>
    </w:div>
    <w:div w:id="1886670759">
      <w:bodyDiv w:val="1"/>
      <w:marLeft w:val="0"/>
      <w:marRight w:val="0"/>
      <w:marTop w:val="0"/>
      <w:marBottom w:val="0"/>
      <w:divBdr>
        <w:top w:val="none" w:sz="0" w:space="0" w:color="auto"/>
        <w:left w:val="none" w:sz="0" w:space="0" w:color="auto"/>
        <w:bottom w:val="none" w:sz="0" w:space="0" w:color="auto"/>
        <w:right w:val="none" w:sz="0" w:space="0" w:color="auto"/>
      </w:divBdr>
    </w:div>
    <w:div w:id="1886671668">
      <w:bodyDiv w:val="1"/>
      <w:marLeft w:val="0"/>
      <w:marRight w:val="0"/>
      <w:marTop w:val="0"/>
      <w:marBottom w:val="0"/>
      <w:divBdr>
        <w:top w:val="none" w:sz="0" w:space="0" w:color="auto"/>
        <w:left w:val="none" w:sz="0" w:space="0" w:color="auto"/>
        <w:bottom w:val="none" w:sz="0" w:space="0" w:color="auto"/>
        <w:right w:val="none" w:sz="0" w:space="0" w:color="auto"/>
      </w:divBdr>
    </w:div>
    <w:div w:id="1886672684">
      <w:bodyDiv w:val="1"/>
      <w:marLeft w:val="0"/>
      <w:marRight w:val="0"/>
      <w:marTop w:val="0"/>
      <w:marBottom w:val="0"/>
      <w:divBdr>
        <w:top w:val="none" w:sz="0" w:space="0" w:color="auto"/>
        <w:left w:val="none" w:sz="0" w:space="0" w:color="auto"/>
        <w:bottom w:val="none" w:sz="0" w:space="0" w:color="auto"/>
        <w:right w:val="none" w:sz="0" w:space="0" w:color="auto"/>
      </w:divBdr>
    </w:div>
    <w:div w:id="1886869920">
      <w:bodyDiv w:val="1"/>
      <w:marLeft w:val="0"/>
      <w:marRight w:val="0"/>
      <w:marTop w:val="0"/>
      <w:marBottom w:val="0"/>
      <w:divBdr>
        <w:top w:val="none" w:sz="0" w:space="0" w:color="auto"/>
        <w:left w:val="none" w:sz="0" w:space="0" w:color="auto"/>
        <w:bottom w:val="none" w:sz="0" w:space="0" w:color="auto"/>
        <w:right w:val="none" w:sz="0" w:space="0" w:color="auto"/>
      </w:divBdr>
    </w:div>
    <w:div w:id="1887060149">
      <w:bodyDiv w:val="1"/>
      <w:marLeft w:val="0"/>
      <w:marRight w:val="0"/>
      <w:marTop w:val="0"/>
      <w:marBottom w:val="0"/>
      <w:divBdr>
        <w:top w:val="none" w:sz="0" w:space="0" w:color="auto"/>
        <w:left w:val="none" w:sz="0" w:space="0" w:color="auto"/>
        <w:bottom w:val="none" w:sz="0" w:space="0" w:color="auto"/>
        <w:right w:val="none" w:sz="0" w:space="0" w:color="auto"/>
      </w:divBdr>
    </w:div>
    <w:div w:id="1887061427">
      <w:bodyDiv w:val="1"/>
      <w:marLeft w:val="0"/>
      <w:marRight w:val="0"/>
      <w:marTop w:val="0"/>
      <w:marBottom w:val="0"/>
      <w:divBdr>
        <w:top w:val="none" w:sz="0" w:space="0" w:color="auto"/>
        <w:left w:val="none" w:sz="0" w:space="0" w:color="auto"/>
        <w:bottom w:val="none" w:sz="0" w:space="0" w:color="auto"/>
        <w:right w:val="none" w:sz="0" w:space="0" w:color="auto"/>
      </w:divBdr>
    </w:div>
    <w:div w:id="1887251085">
      <w:bodyDiv w:val="1"/>
      <w:marLeft w:val="0"/>
      <w:marRight w:val="0"/>
      <w:marTop w:val="0"/>
      <w:marBottom w:val="0"/>
      <w:divBdr>
        <w:top w:val="none" w:sz="0" w:space="0" w:color="auto"/>
        <w:left w:val="none" w:sz="0" w:space="0" w:color="auto"/>
        <w:bottom w:val="none" w:sz="0" w:space="0" w:color="auto"/>
        <w:right w:val="none" w:sz="0" w:space="0" w:color="auto"/>
      </w:divBdr>
    </w:div>
    <w:div w:id="1887332039">
      <w:bodyDiv w:val="1"/>
      <w:marLeft w:val="0"/>
      <w:marRight w:val="0"/>
      <w:marTop w:val="0"/>
      <w:marBottom w:val="0"/>
      <w:divBdr>
        <w:top w:val="none" w:sz="0" w:space="0" w:color="auto"/>
        <w:left w:val="none" w:sz="0" w:space="0" w:color="auto"/>
        <w:bottom w:val="none" w:sz="0" w:space="0" w:color="auto"/>
        <w:right w:val="none" w:sz="0" w:space="0" w:color="auto"/>
      </w:divBdr>
    </w:div>
    <w:div w:id="1887641073">
      <w:bodyDiv w:val="1"/>
      <w:marLeft w:val="0"/>
      <w:marRight w:val="0"/>
      <w:marTop w:val="0"/>
      <w:marBottom w:val="0"/>
      <w:divBdr>
        <w:top w:val="none" w:sz="0" w:space="0" w:color="auto"/>
        <w:left w:val="none" w:sz="0" w:space="0" w:color="auto"/>
        <w:bottom w:val="none" w:sz="0" w:space="0" w:color="auto"/>
        <w:right w:val="none" w:sz="0" w:space="0" w:color="auto"/>
      </w:divBdr>
    </w:div>
    <w:div w:id="1887791303">
      <w:bodyDiv w:val="1"/>
      <w:marLeft w:val="0"/>
      <w:marRight w:val="0"/>
      <w:marTop w:val="0"/>
      <w:marBottom w:val="0"/>
      <w:divBdr>
        <w:top w:val="none" w:sz="0" w:space="0" w:color="auto"/>
        <w:left w:val="none" w:sz="0" w:space="0" w:color="auto"/>
        <w:bottom w:val="none" w:sz="0" w:space="0" w:color="auto"/>
        <w:right w:val="none" w:sz="0" w:space="0" w:color="auto"/>
      </w:divBdr>
    </w:div>
    <w:div w:id="1887985952">
      <w:bodyDiv w:val="1"/>
      <w:marLeft w:val="0"/>
      <w:marRight w:val="0"/>
      <w:marTop w:val="0"/>
      <w:marBottom w:val="0"/>
      <w:divBdr>
        <w:top w:val="none" w:sz="0" w:space="0" w:color="auto"/>
        <w:left w:val="none" w:sz="0" w:space="0" w:color="auto"/>
        <w:bottom w:val="none" w:sz="0" w:space="0" w:color="auto"/>
        <w:right w:val="none" w:sz="0" w:space="0" w:color="auto"/>
      </w:divBdr>
    </w:div>
    <w:div w:id="1888487394">
      <w:bodyDiv w:val="1"/>
      <w:marLeft w:val="0"/>
      <w:marRight w:val="0"/>
      <w:marTop w:val="0"/>
      <w:marBottom w:val="0"/>
      <w:divBdr>
        <w:top w:val="none" w:sz="0" w:space="0" w:color="auto"/>
        <w:left w:val="none" w:sz="0" w:space="0" w:color="auto"/>
        <w:bottom w:val="none" w:sz="0" w:space="0" w:color="auto"/>
        <w:right w:val="none" w:sz="0" w:space="0" w:color="auto"/>
      </w:divBdr>
    </w:div>
    <w:div w:id="1888487660">
      <w:bodyDiv w:val="1"/>
      <w:marLeft w:val="0"/>
      <w:marRight w:val="0"/>
      <w:marTop w:val="0"/>
      <w:marBottom w:val="0"/>
      <w:divBdr>
        <w:top w:val="none" w:sz="0" w:space="0" w:color="auto"/>
        <w:left w:val="none" w:sz="0" w:space="0" w:color="auto"/>
        <w:bottom w:val="none" w:sz="0" w:space="0" w:color="auto"/>
        <w:right w:val="none" w:sz="0" w:space="0" w:color="auto"/>
      </w:divBdr>
    </w:div>
    <w:div w:id="1888568549">
      <w:bodyDiv w:val="1"/>
      <w:marLeft w:val="0"/>
      <w:marRight w:val="0"/>
      <w:marTop w:val="0"/>
      <w:marBottom w:val="0"/>
      <w:divBdr>
        <w:top w:val="none" w:sz="0" w:space="0" w:color="auto"/>
        <w:left w:val="none" w:sz="0" w:space="0" w:color="auto"/>
        <w:bottom w:val="none" w:sz="0" w:space="0" w:color="auto"/>
        <w:right w:val="none" w:sz="0" w:space="0" w:color="auto"/>
      </w:divBdr>
    </w:div>
    <w:div w:id="1888757648">
      <w:bodyDiv w:val="1"/>
      <w:marLeft w:val="0"/>
      <w:marRight w:val="0"/>
      <w:marTop w:val="0"/>
      <w:marBottom w:val="0"/>
      <w:divBdr>
        <w:top w:val="none" w:sz="0" w:space="0" w:color="auto"/>
        <w:left w:val="none" w:sz="0" w:space="0" w:color="auto"/>
        <w:bottom w:val="none" w:sz="0" w:space="0" w:color="auto"/>
        <w:right w:val="none" w:sz="0" w:space="0" w:color="auto"/>
      </w:divBdr>
    </w:div>
    <w:div w:id="1888905644">
      <w:bodyDiv w:val="1"/>
      <w:marLeft w:val="0"/>
      <w:marRight w:val="0"/>
      <w:marTop w:val="0"/>
      <w:marBottom w:val="0"/>
      <w:divBdr>
        <w:top w:val="none" w:sz="0" w:space="0" w:color="auto"/>
        <w:left w:val="none" w:sz="0" w:space="0" w:color="auto"/>
        <w:bottom w:val="none" w:sz="0" w:space="0" w:color="auto"/>
        <w:right w:val="none" w:sz="0" w:space="0" w:color="auto"/>
      </w:divBdr>
    </w:div>
    <w:div w:id="1888954426">
      <w:bodyDiv w:val="1"/>
      <w:marLeft w:val="0"/>
      <w:marRight w:val="0"/>
      <w:marTop w:val="0"/>
      <w:marBottom w:val="0"/>
      <w:divBdr>
        <w:top w:val="none" w:sz="0" w:space="0" w:color="auto"/>
        <w:left w:val="none" w:sz="0" w:space="0" w:color="auto"/>
        <w:bottom w:val="none" w:sz="0" w:space="0" w:color="auto"/>
        <w:right w:val="none" w:sz="0" w:space="0" w:color="auto"/>
      </w:divBdr>
    </w:div>
    <w:div w:id="1889031212">
      <w:bodyDiv w:val="1"/>
      <w:marLeft w:val="0"/>
      <w:marRight w:val="0"/>
      <w:marTop w:val="0"/>
      <w:marBottom w:val="0"/>
      <w:divBdr>
        <w:top w:val="none" w:sz="0" w:space="0" w:color="auto"/>
        <w:left w:val="none" w:sz="0" w:space="0" w:color="auto"/>
        <w:bottom w:val="none" w:sz="0" w:space="0" w:color="auto"/>
        <w:right w:val="none" w:sz="0" w:space="0" w:color="auto"/>
      </w:divBdr>
    </w:div>
    <w:div w:id="1889293460">
      <w:bodyDiv w:val="1"/>
      <w:marLeft w:val="0"/>
      <w:marRight w:val="0"/>
      <w:marTop w:val="0"/>
      <w:marBottom w:val="0"/>
      <w:divBdr>
        <w:top w:val="none" w:sz="0" w:space="0" w:color="auto"/>
        <w:left w:val="none" w:sz="0" w:space="0" w:color="auto"/>
        <w:bottom w:val="none" w:sz="0" w:space="0" w:color="auto"/>
        <w:right w:val="none" w:sz="0" w:space="0" w:color="auto"/>
      </w:divBdr>
    </w:div>
    <w:div w:id="1889493204">
      <w:bodyDiv w:val="1"/>
      <w:marLeft w:val="0"/>
      <w:marRight w:val="0"/>
      <w:marTop w:val="0"/>
      <w:marBottom w:val="0"/>
      <w:divBdr>
        <w:top w:val="none" w:sz="0" w:space="0" w:color="auto"/>
        <w:left w:val="none" w:sz="0" w:space="0" w:color="auto"/>
        <w:bottom w:val="none" w:sz="0" w:space="0" w:color="auto"/>
        <w:right w:val="none" w:sz="0" w:space="0" w:color="auto"/>
      </w:divBdr>
    </w:div>
    <w:div w:id="1889493848">
      <w:bodyDiv w:val="1"/>
      <w:marLeft w:val="0"/>
      <w:marRight w:val="0"/>
      <w:marTop w:val="0"/>
      <w:marBottom w:val="0"/>
      <w:divBdr>
        <w:top w:val="none" w:sz="0" w:space="0" w:color="auto"/>
        <w:left w:val="none" w:sz="0" w:space="0" w:color="auto"/>
        <w:bottom w:val="none" w:sz="0" w:space="0" w:color="auto"/>
        <w:right w:val="none" w:sz="0" w:space="0" w:color="auto"/>
      </w:divBdr>
    </w:div>
    <w:div w:id="1889563820">
      <w:bodyDiv w:val="1"/>
      <w:marLeft w:val="0"/>
      <w:marRight w:val="0"/>
      <w:marTop w:val="0"/>
      <w:marBottom w:val="0"/>
      <w:divBdr>
        <w:top w:val="none" w:sz="0" w:space="0" w:color="auto"/>
        <w:left w:val="none" w:sz="0" w:space="0" w:color="auto"/>
        <w:bottom w:val="none" w:sz="0" w:space="0" w:color="auto"/>
        <w:right w:val="none" w:sz="0" w:space="0" w:color="auto"/>
      </w:divBdr>
    </w:div>
    <w:div w:id="1889686250">
      <w:bodyDiv w:val="1"/>
      <w:marLeft w:val="0"/>
      <w:marRight w:val="0"/>
      <w:marTop w:val="0"/>
      <w:marBottom w:val="0"/>
      <w:divBdr>
        <w:top w:val="none" w:sz="0" w:space="0" w:color="auto"/>
        <w:left w:val="none" w:sz="0" w:space="0" w:color="auto"/>
        <w:bottom w:val="none" w:sz="0" w:space="0" w:color="auto"/>
        <w:right w:val="none" w:sz="0" w:space="0" w:color="auto"/>
      </w:divBdr>
    </w:div>
    <w:div w:id="1889686607">
      <w:bodyDiv w:val="1"/>
      <w:marLeft w:val="0"/>
      <w:marRight w:val="0"/>
      <w:marTop w:val="0"/>
      <w:marBottom w:val="0"/>
      <w:divBdr>
        <w:top w:val="none" w:sz="0" w:space="0" w:color="auto"/>
        <w:left w:val="none" w:sz="0" w:space="0" w:color="auto"/>
        <w:bottom w:val="none" w:sz="0" w:space="0" w:color="auto"/>
        <w:right w:val="none" w:sz="0" w:space="0" w:color="auto"/>
      </w:divBdr>
    </w:div>
    <w:div w:id="1889753699">
      <w:bodyDiv w:val="1"/>
      <w:marLeft w:val="0"/>
      <w:marRight w:val="0"/>
      <w:marTop w:val="0"/>
      <w:marBottom w:val="0"/>
      <w:divBdr>
        <w:top w:val="none" w:sz="0" w:space="0" w:color="auto"/>
        <w:left w:val="none" w:sz="0" w:space="0" w:color="auto"/>
        <w:bottom w:val="none" w:sz="0" w:space="0" w:color="auto"/>
        <w:right w:val="none" w:sz="0" w:space="0" w:color="auto"/>
      </w:divBdr>
    </w:div>
    <w:div w:id="1889875682">
      <w:bodyDiv w:val="1"/>
      <w:marLeft w:val="0"/>
      <w:marRight w:val="0"/>
      <w:marTop w:val="0"/>
      <w:marBottom w:val="0"/>
      <w:divBdr>
        <w:top w:val="none" w:sz="0" w:space="0" w:color="auto"/>
        <w:left w:val="none" w:sz="0" w:space="0" w:color="auto"/>
        <w:bottom w:val="none" w:sz="0" w:space="0" w:color="auto"/>
        <w:right w:val="none" w:sz="0" w:space="0" w:color="auto"/>
      </w:divBdr>
    </w:div>
    <w:div w:id="1890218710">
      <w:bodyDiv w:val="1"/>
      <w:marLeft w:val="0"/>
      <w:marRight w:val="0"/>
      <w:marTop w:val="0"/>
      <w:marBottom w:val="0"/>
      <w:divBdr>
        <w:top w:val="none" w:sz="0" w:space="0" w:color="auto"/>
        <w:left w:val="none" w:sz="0" w:space="0" w:color="auto"/>
        <w:bottom w:val="none" w:sz="0" w:space="0" w:color="auto"/>
        <w:right w:val="none" w:sz="0" w:space="0" w:color="auto"/>
      </w:divBdr>
    </w:div>
    <w:div w:id="1890219867">
      <w:bodyDiv w:val="1"/>
      <w:marLeft w:val="0"/>
      <w:marRight w:val="0"/>
      <w:marTop w:val="0"/>
      <w:marBottom w:val="0"/>
      <w:divBdr>
        <w:top w:val="none" w:sz="0" w:space="0" w:color="auto"/>
        <w:left w:val="none" w:sz="0" w:space="0" w:color="auto"/>
        <w:bottom w:val="none" w:sz="0" w:space="0" w:color="auto"/>
        <w:right w:val="none" w:sz="0" w:space="0" w:color="auto"/>
      </w:divBdr>
    </w:div>
    <w:div w:id="1890412507">
      <w:bodyDiv w:val="1"/>
      <w:marLeft w:val="0"/>
      <w:marRight w:val="0"/>
      <w:marTop w:val="0"/>
      <w:marBottom w:val="0"/>
      <w:divBdr>
        <w:top w:val="none" w:sz="0" w:space="0" w:color="auto"/>
        <w:left w:val="none" w:sz="0" w:space="0" w:color="auto"/>
        <w:bottom w:val="none" w:sz="0" w:space="0" w:color="auto"/>
        <w:right w:val="none" w:sz="0" w:space="0" w:color="auto"/>
      </w:divBdr>
    </w:div>
    <w:div w:id="1890677566">
      <w:bodyDiv w:val="1"/>
      <w:marLeft w:val="0"/>
      <w:marRight w:val="0"/>
      <w:marTop w:val="0"/>
      <w:marBottom w:val="0"/>
      <w:divBdr>
        <w:top w:val="none" w:sz="0" w:space="0" w:color="auto"/>
        <w:left w:val="none" w:sz="0" w:space="0" w:color="auto"/>
        <w:bottom w:val="none" w:sz="0" w:space="0" w:color="auto"/>
        <w:right w:val="none" w:sz="0" w:space="0" w:color="auto"/>
      </w:divBdr>
    </w:div>
    <w:div w:id="1890679486">
      <w:bodyDiv w:val="1"/>
      <w:marLeft w:val="0"/>
      <w:marRight w:val="0"/>
      <w:marTop w:val="0"/>
      <w:marBottom w:val="0"/>
      <w:divBdr>
        <w:top w:val="none" w:sz="0" w:space="0" w:color="auto"/>
        <w:left w:val="none" w:sz="0" w:space="0" w:color="auto"/>
        <w:bottom w:val="none" w:sz="0" w:space="0" w:color="auto"/>
        <w:right w:val="none" w:sz="0" w:space="0" w:color="auto"/>
      </w:divBdr>
    </w:div>
    <w:div w:id="1891377439">
      <w:bodyDiv w:val="1"/>
      <w:marLeft w:val="0"/>
      <w:marRight w:val="0"/>
      <w:marTop w:val="0"/>
      <w:marBottom w:val="0"/>
      <w:divBdr>
        <w:top w:val="none" w:sz="0" w:space="0" w:color="auto"/>
        <w:left w:val="none" w:sz="0" w:space="0" w:color="auto"/>
        <w:bottom w:val="none" w:sz="0" w:space="0" w:color="auto"/>
        <w:right w:val="none" w:sz="0" w:space="0" w:color="auto"/>
      </w:divBdr>
    </w:div>
    <w:div w:id="1891381529">
      <w:bodyDiv w:val="1"/>
      <w:marLeft w:val="0"/>
      <w:marRight w:val="0"/>
      <w:marTop w:val="0"/>
      <w:marBottom w:val="0"/>
      <w:divBdr>
        <w:top w:val="none" w:sz="0" w:space="0" w:color="auto"/>
        <w:left w:val="none" w:sz="0" w:space="0" w:color="auto"/>
        <w:bottom w:val="none" w:sz="0" w:space="0" w:color="auto"/>
        <w:right w:val="none" w:sz="0" w:space="0" w:color="auto"/>
      </w:divBdr>
    </w:div>
    <w:div w:id="1891526189">
      <w:bodyDiv w:val="1"/>
      <w:marLeft w:val="0"/>
      <w:marRight w:val="0"/>
      <w:marTop w:val="0"/>
      <w:marBottom w:val="0"/>
      <w:divBdr>
        <w:top w:val="none" w:sz="0" w:space="0" w:color="auto"/>
        <w:left w:val="none" w:sz="0" w:space="0" w:color="auto"/>
        <w:bottom w:val="none" w:sz="0" w:space="0" w:color="auto"/>
        <w:right w:val="none" w:sz="0" w:space="0" w:color="auto"/>
      </w:divBdr>
    </w:div>
    <w:div w:id="1891921180">
      <w:bodyDiv w:val="1"/>
      <w:marLeft w:val="0"/>
      <w:marRight w:val="0"/>
      <w:marTop w:val="0"/>
      <w:marBottom w:val="0"/>
      <w:divBdr>
        <w:top w:val="none" w:sz="0" w:space="0" w:color="auto"/>
        <w:left w:val="none" w:sz="0" w:space="0" w:color="auto"/>
        <w:bottom w:val="none" w:sz="0" w:space="0" w:color="auto"/>
        <w:right w:val="none" w:sz="0" w:space="0" w:color="auto"/>
      </w:divBdr>
    </w:div>
    <w:div w:id="1892030794">
      <w:bodyDiv w:val="1"/>
      <w:marLeft w:val="0"/>
      <w:marRight w:val="0"/>
      <w:marTop w:val="0"/>
      <w:marBottom w:val="0"/>
      <w:divBdr>
        <w:top w:val="none" w:sz="0" w:space="0" w:color="auto"/>
        <w:left w:val="none" w:sz="0" w:space="0" w:color="auto"/>
        <w:bottom w:val="none" w:sz="0" w:space="0" w:color="auto"/>
        <w:right w:val="none" w:sz="0" w:space="0" w:color="auto"/>
      </w:divBdr>
    </w:div>
    <w:div w:id="1892305382">
      <w:bodyDiv w:val="1"/>
      <w:marLeft w:val="0"/>
      <w:marRight w:val="0"/>
      <w:marTop w:val="0"/>
      <w:marBottom w:val="0"/>
      <w:divBdr>
        <w:top w:val="none" w:sz="0" w:space="0" w:color="auto"/>
        <w:left w:val="none" w:sz="0" w:space="0" w:color="auto"/>
        <w:bottom w:val="none" w:sz="0" w:space="0" w:color="auto"/>
        <w:right w:val="none" w:sz="0" w:space="0" w:color="auto"/>
      </w:divBdr>
    </w:div>
    <w:div w:id="1892379458">
      <w:bodyDiv w:val="1"/>
      <w:marLeft w:val="0"/>
      <w:marRight w:val="0"/>
      <w:marTop w:val="0"/>
      <w:marBottom w:val="0"/>
      <w:divBdr>
        <w:top w:val="none" w:sz="0" w:space="0" w:color="auto"/>
        <w:left w:val="none" w:sz="0" w:space="0" w:color="auto"/>
        <w:bottom w:val="none" w:sz="0" w:space="0" w:color="auto"/>
        <w:right w:val="none" w:sz="0" w:space="0" w:color="auto"/>
      </w:divBdr>
    </w:div>
    <w:div w:id="1892380141">
      <w:bodyDiv w:val="1"/>
      <w:marLeft w:val="0"/>
      <w:marRight w:val="0"/>
      <w:marTop w:val="0"/>
      <w:marBottom w:val="0"/>
      <w:divBdr>
        <w:top w:val="none" w:sz="0" w:space="0" w:color="auto"/>
        <w:left w:val="none" w:sz="0" w:space="0" w:color="auto"/>
        <w:bottom w:val="none" w:sz="0" w:space="0" w:color="auto"/>
        <w:right w:val="none" w:sz="0" w:space="0" w:color="auto"/>
      </w:divBdr>
    </w:div>
    <w:div w:id="1892384081">
      <w:bodyDiv w:val="1"/>
      <w:marLeft w:val="0"/>
      <w:marRight w:val="0"/>
      <w:marTop w:val="0"/>
      <w:marBottom w:val="0"/>
      <w:divBdr>
        <w:top w:val="none" w:sz="0" w:space="0" w:color="auto"/>
        <w:left w:val="none" w:sz="0" w:space="0" w:color="auto"/>
        <w:bottom w:val="none" w:sz="0" w:space="0" w:color="auto"/>
        <w:right w:val="none" w:sz="0" w:space="0" w:color="auto"/>
      </w:divBdr>
    </w:div>
    <w:div w:id="1892419826">
      <w:bodyDiv w:val="1"/>
      <w:marLeft w:val="0"/>
      <w:marRight w:val="0"/>
      <w:marTop w:val="0"/>
      <w:marBottom w:val="0"/>
      <w:divBdr>
        <w:top w:val="none" w:sz="0" w:space="0" w:color="auto"/>
        <w:left w:val="none" w:sz="0" w:space="0" w:color="auto"/>
        <w:bottom w:val="none" w:sz="0" w:space="0" w:color="auto"/>
        <w:right w:val="none" w:sz="0" w:space="0" w:color="auto"/>
      </w:divBdr>
    </w:div>
    <w:div w:id="1892496440">
      <w:bodyDiv w:val="1"/>
      <w:marLeft w:val="0"/>
      <w:marRight w:val="0"/>
      <w:marTop w:val="0"/>
      <w:marBottom w:val="0"/>
      <w:divBdr>
        <w:top w:val="none" w:sz="0" w:space="0" w:color="auto"/>
        <w:left w:val="none" w:sz="0" w:space="0" w:color="auto"/>
        <w:bottom w:val="none" w:sz="0" w:space="0" w:color="auto"/>
        <w:right w:val="none" w:sz="0" w:space="0" w:color="auto"/>
      </w:divBdr>
    </w:div>
    <w:div w:id="1892839366">
      <w:bodyDiv w:val="1"/>
      <w:marLeft w:val="0"/>
      <w:marRight w:val="0"/>
      <w:marTop w:val="0"/>
      <w:marBottom w:val="0"/>
      <w:divBdr>
        <w:top w:val="none" w:sz="0" w:space="0" w:color="auto"/>
        <w:left w:val="none" w:sz="0" w:space="0" w:color="auto"/>
        <w:bottom w:val="none" w:sz="0" w:space="0" w:color="auto"/>
        <w:right w:val="none" w:sz="0" w:space="0" w:color="auto"/>
      </w:divBdr>
    </w:div>
    <w:div w:id="1892960847">
      <w:bodyDiv w:val="1"/>
      <w:marLeft w:val="0"/>
      <w:marRight w:val="0"/>
      <w:marTop w:val="0"/>
      <w:marBottom w:val="0"/>
      <w:divBdr>
        <w:top w:val="none" w:sz="0" w:space="0" w:color="auto"/>
        <w:left w:val="none" w:sz="0" w:space="0" w:color="auto"/>
        <w:bottom w:val="none" w:sz="0" w:space="0" w:color="auto"/>
        <w:right w:val="none" w:sz="0" w:space="0" w:color="auto"/>
      </w:divBdr>
    </w:div>
    <w:div w:id="1893273753">
      <w:bodyDiv w:val="1"/>
      <w:marLeft w:val="0"/>
      <w:marRight w:val="0"/>
      <w:marTop w:val="0"/>
      <w:marBottom w:val="0"/>
      <w:divBdr>
        <w:top w:val="none" w:sz="0" w:space="0" w:color="auto"/>
        <w:left w:val="none" w:sz="0" w:space="0" w:color="auto"/>
        <w:bottom w:val="none" w:sz="0" w:space="0" w:color="auto"/>
        <w:right w:val="none" w:sz="0" w:space="0" w:color="auto"/>
      </w:divBdr>
    </w:div>
    <w:div w:id="1893350875">
      <w:bodyDiv w:val="1"/>
      <w:marLeft w:val="0"/>
      <w:marRight w:val="0"/>
      <w:marTop w:val="0"/>
      <w:marBottom w:val="0"/>
      <w:divBdr>
        <w:top w:val="none" w:sz="0" w:space="0" w:color="auto"/>
        <w:left w:val="none" w:sz="0" w:space="0" w:color="auto"/>
        <w:bottom w:val="none" w:sz="0" w:space="0" w:color="auto"/>
        <w:right w:val="none" w:sz="0" w:space="0" w:color="auto"/>
      </w:divBdr>
    </w:div>
    <w:div w:id="1893421684">
      <w:bodyDiv w:val="1"/>
      <w:marLeft w:val="0"/>
      <w:marRight w:val="0"/>
      <w:marTop w:val="0"/>
      <w:marBottom w:val="0"/>
      <w:divBdr>
        <w:top w:val="none" w:sz="0" w:space="0" w:color="auto"/>
        <w:left w:val="none" w:sz="0" w:space="0" w:color="auto"/>
        <w:bottom w:val="none" w:sz="0" w:space="0" w:color="auto"/>
        <w:right w:val="none" w:sz="0" w:space="0" w:color="auto"/>
      </w:divBdr>
    </w:div>
    <w:div w:id="1893424304">
      <w:bodyDiv w:val="1"/>
      <w:marLeft w:val="0"/>
      <w:marRight w:val="0"/>
      <w:marTop w:val="0"/>
      <w:marBottom w:val="0"/>
      <w:divBdr>
        <w:top w:val="none" w:sz="0" w:space="0" w:color="auto"/>
        <w:left w:val="none" w:sz="0" w:space="0" w:color="auto"/>
        <w:bottom w:val="none" w:sz="0" w:space="0" w:color="auto"/>
        <w:right w:val="none" w:sz="0" w:space="0" w:color="auto"/>
      </w:divBdr>
    </w:div>
    <w:div w:id="1893424567">
      <w:bodyDiv w:val="1"/>
      <w:marLeft w:val="0"/>
      <w:marRight w:val="0"/>
      <w:marTop w:val="0"/>
      <w:marBottom w:val="0"/>
      <w:divBdr>
        <w:top w:val="none" w:sz="0" w:space="0" w:color="auto"/>
        <w:left w:val="none" w:sz="0" w:space="0" w:color="auto"/>
        <w:bottom w:val="none" w:sz="0" w:space="0" w:color="auto"/>
        <w:right w:val="none" w:sz="0" w:space="0" w:color="auto"/>
      </w:divBdr>
    </w:div>
    <w:div w:id="1893498007">
      <w:bodyDiv w:val="1"/>
      <w:marLeft w:val="0"/>
      <w:marRight w:val="0"/>
      <w:marTop w:val="0"/>
      <w:marBottom w:val="0"/>
      <w:divBdr>
        <w:top w:val="none" w:sz="0" w:space="0" w:color="auto"/>
        <w:left w:val="none" w:sz="0" w:space="0" w:color="auto"/>
        <w:bottom w:val="none" w:sz="0" w:space="0" w:color="auto"/>
        <w:right w:val="none" w:sz="0" w:space="0" w:color="auto"/>
      </w:divBdr>
    </w:div>
    <w:div w:id="1893611037">
      <w:bodyDiv w:val="1"/>
      <w:marLeft w:val="0"/>
      <w:marRight w:val="0"/>
      <w:marTop w:val="0"/>
      <w:marBottom w:val="0"/>
      <w:divBdr>
        <w:top w:val="none" w:sz="0" w:space="0" w:color="auto"/>
        <w:left w:val="none" w:sz="0" w:space="0" w:color="auto"/>
        <w:bottom w:val="none" w:sz="0" w:space="0" w:color="auto"/>
        <w:right w:val="none" w:sz="0" w:space="0" w:color="auto"/>
      </w:divBdr>
    </w:div>
    <w:div w:id="1893886487">
      <w:bodyDiv w:val="1"/>
      <w:marLeft w:val="0"/>
      <w:marRight w:val="0"/>
      <w:marTop w:val="0"/>
      <w:marBottom w:val="0"/>
      <w:divBdr>
        <w:top w:val="none" w:sz="0" w:space="0" w:color="auto"/>
        <w:left w:val="none" w:sz="0" w:space="0" w:color="auto"/>
        <w:bottom w:val="none" w:sz="0" w:space="0" w:color="auto"/>
        <w:right w:val="none" w:sz="0" w:space="0" w:color="auto"/>
      </w:divBdr>
    </w:div>
    <w:div w:id="1894077723">
      <w:bodyDiv w:val="1"/>
      <w:marLeft w:val="0"/>
      <w:marRight w:val="0"/>
      <w:marTop w:val="0"/>
      <w:marBottom w:val="0"/>
      <w:divBdr>
        <w:top w:val="none" w:sz="0" w:space="0" w:color="auto"/>
        <w:left w:val="none" w:sz="0" w:space="0" w:color="auto"/>
        <w:bottom w:val="none" w:sz="0" w:space="0" w:color="auto"/>
        <w:right w:val="none" w:sz="0" w:space="0" w:color="auto"/>
      </w:divBdr>
    </w:div>
    <w:div w:id="1894080480">
      <w:bodyDiv w:val="1"/>
      <w:marLeft w:val="0"/>
      <w:marRight w:val="0"/>
      <w:marTop w:val="0"/>
      <w:marBottom w:val="0"/>
      <w:divBdr>
        <w:top w:val="none" w:sz="0" w:space="0" w:color="auto"/>
        <w:left w:val="none" w:sz="0" w:space="0" w:color="auto"/>
        <w:bottom w:val="none" w:sz="0" w:space="0" w:color="auto"/>
        <w:right w:val="none" w:sz="0" w:space="0" w:color="auto"/>
      </w:divBdr>
    </w:div>
    <w:div w:id="1894193675">
      <w:bodyDiv w:val="1"/>
      <w:marLeft w:val="0"/>
      <w:marRight w:val="0"/>
      <w:marTop w:val="0"/>
      <w:marBottom w:val="0"/>
      <w:divBdr>
        <w:top w:val="none" w:sz="0" w:space="0" w:color="auto"/>
        <w:left w:val="none" w:sz="0" w:space="0" w:color="auto"/>
        <w:bottom w:val="none" w:sz="0" w:space="0" w:color="auto"/>
        <w:right w:val="none" w:sz="0" w:space="0" w:color="auto"/>
      </w:divBdr>
    </w:div>
    <w:div w:id="1894271141">
      <w:bodyDiv w:val="1"/>
      <w:marLeft w:val="0"/>
      <w:marRight w:val="0"/>
      <w:marTop w:val="0"/>
      <w:marBottom w:val="0"/>
      <w:divBdr>
        <w:top w:val="none" w:sz="0" w:space="0" w:color="auto"/>
        <w:left w:val="none" w:sz="0" w:space="0" w:color="auto"/>
        <w:bottom w:val="none" w:sz="0" w:space="0" w:color="auto"/>
        <w:right w:val="none" w:sz="0" w:space="0" w:color="auto"/>
      </w:divBdr>
    </w:div>
    <w:div w:id="1894344804">
      <w:bodyDiv w:val="1"/>
      <w:marLeft w:val="0"/>
      <w:marRight w:val="0"/>
      <w:marTop w:val="0"/>
      <w:marBottom w:val="0"/>
      <w:divBdr>
        <w:top w:val="none" w:sz="0" w:space="0" w:color="auto"/>
        <w:left w:val="none" w:sz="0" w:space="0" w:color="auto"/>
        <w:bottom w:val="none" w:sz="0" w:space="0" w:color="auto"/>
        <w:right w:val="none" w:sz="0" w:space="0" w:color="auto"/>
      </w:divBdr>
    </w:div>
    <w:div w:id="1894654038">
      <w:bodyDiv w:val="1"/>
      <w:marLeft w:val="0"/>
      <w:marRight w:val="0"/>
      <w:marTop w:val="0"/>
      <w:marBottom w:val="0"/>
      <w:divBdr>
        <w:top w:val="none" w:sz="0" w:space="0" w:color="auto"/>
        <w:left w:val="none" w:sz="0" w:space="0" w:color="auto"/>
        <w:bottom w:val="none" w:sz="0" w:space="0" w:color="auto"/>
        <w:right w:val="none" w:sz="0" w:space="0" w:color="auto"/>
      </w:divBdr>
    </w:div>
    <w:div w:id="1894660941">
      <w:bodyDiv w:val="1"/>
      <w:marLeft w:val="0"/>
      <w:marRight w:val="0"/>
      <w:marTop w:val="0"/>
      <w:marBottom w:val="0"/>
      <w:divBdr>
        <w:top w:val="none" w:sz="0" w:space="0" w:color="auto"/>
        <w:left w:val="none" w:sz="0" w:space="0" w:color="auto"/>
        <w:bottom w:val="none" w:sz="0" w:space="0" w:color="auto"/>
        <w:right w:val="none" w:sz="0" w:space="0" w:color="auto"/>
      </w:divBdr>
    </w:div>
    <w:div w:id="1894727815">
      <w:bodyDiv w:val="1"/>
      <w:marLeft w:val="0"/>
      <w:marRight w:val="0"/>
      <w:marTop w:val="0"/>
      <w:marBottom w:val="0"/>
      <w:divBdr>
        <w:top w:val="none" w:sz="0" w:space="0" w:color="auto"/>
        <w:left w:val="none" w:sz="0" w:space="0" w:color="auto"/>
        <w:bottom w:val="none" w:sz="0" w:space="0" w:color="auto"/>
        <w:right w:val="none" w:sz="0" w:space="0" w:color="auto"/>
      </w:divBdr>
    </w:div>
    <w:div w:id="1894849662">
      <w:bodyDiv w:val="1"/>
      <w:marLeft w:val="0"/>
      <w:marRight w:val="0"/>
      <w:marTop w:val="0"/>
      <w:marBottom w:val="0"/>
      <w:divBdr>
        <w:top w:val="none" w:sz="0" w:space="0" w:color="auto"/>
        <w:left w:val="none" w:sz="0" w:space="0" w:color="auto"/>
        <w:bottom w:val="none" w:sz="0" w:space="0" w:color="auto"/>
        <w:right w:val="none" w:sz="0" w:space="0" w:color="auto"/>
      </w:divBdr>
    </w:div>
    <w:div w:id="1894850513">
      <w:bodyDiv w:val="1"/>
      <w:marLeft w:val="0"/>
      <w:marRight w:val="0"/>
      <w:marTop w:val="0"/>
      <w:marBottom w:val="0"/>
      <w:divBdr>
        <w:top w:val="none" w:sz="0" w:space="0" w:color="auto"/>
        <w:left w:val="none" w:sz="0" w:space="0" w:color="auto"/>
        <w:bottom w:val="none" w:sz="0" w:space="0" w:color="auto"/>
        <w:right w:val="none" w:sz="0" w:space="0" w:color="auto"/>
      </w:divBdr>
    </w:div>
    <w:div w:id="1895197220">
      <w:bodyDiv w:val="1"/>
      <w:marLeft w:val="0"/>
      <w:marRight w:val="0"/>
      <w:marTop w:val="0"/>
      <w:marBottom w:val="0"/>
      <w:divBdr>
        <w:top w:val="none" w:sz="0" w:space="0" w:color="auto"/>
        <w:left w:val="none" w:sz="0" w:space="0" w:color="auto"/>
        <w:bottom w:val="none" w:sz="0" w:space="0" w:color="auto"/>
        <w:right w:val="none" w:sz="0" w:space="0" w:color="auto"/>
      </w:divBdr>
    </w:div>
    <w:div w:id="1895658618">
      <w:bodyDiv w:val="1"/>
      <w:marLeft w:val="0"/>
      <w:marRight w:val="0"/>
      <w:marTop w:val="0"/>
      <w:marBottom w:val="0"/>
      <w:divBdr>
        <w:top w:val="none" w:sz="0" w:space="0" w:color="auto"/>
        <w:left w:val="none" w:sz="0" w:space="0" w:color="auto"/>
        <w:bottom w:val="none" w:sz="0" w:space="0" w:color="auto"/>
        <w:right w:val="none" w:sz="0" w:space="0" w:color="auto"/>
      </w:divBdr>
    </w:div>
    <w:div w:id="1895660811">
      <w:bodyDiv w:val="1"/>
      <w:marLeft w:val="0"/>
      <w:marRight w:val="0"/>
      <w:marTop w:val="0"/>
      <w:marBottom w:val="0"/>
      <w:divBdr>
        <w:top w:val="none" w:sz="0" w:space="0" w:color="auto"/>
        <w:left w:val="none" w:sz="0" w:space="0" w:color="auto"/>
        <w:bottom w:val="none" w:sz="0" w:space="0" w:color="auto"/>
        <w:right w:val="none" w:sz="0" w:space="0" w:color="auto"/>
      </w:divBdr>
    </w:div>
    <w:div w:id="1895703241">
      <w:bodyDiv w:val="1"/>
      <w:marLeft w:val="0"/>
      <w:marRight w:val="0"/>
      <w:marTop w:val="0"/>
      <w:marBottom w:val="0"/>
      <w:divBdr>
        <w:top w:val="none" w:sz="0" w:space="0" w:color="auto"/>
        <w:left w:val="none" w:sz="0" w:space="0" w:color="auto"/>
        <w:bottom w:val="none" w:sz="0" w:space="0" w:color="auto"/>
        <w:right w:val="none" w:sz="0" w:space="0" w:color="auto"/>
      </w:divBdr>
    </w:div>
    <w:div w:id="1896038806">
      <w:bodyDiv w:val="1"/>
      <w:marLeft w:val="0"/>
      <w:marRight w:val="0"/>
      <w:marTop w:val="0"/>
      <w:marBottom w:val="0"/>
      <w:divBdr>
        <w:top w:val="none" w:sz="0" w:space="0" w:color="auto"/>
        <w:left w:val="none" w:sz="0" w:space="0" w:color="auto"/>
        <w:bottom w:val="none" w:sz="0" w:space="0" w:color="auto"/>
        <w:right w:val="none" w:sz="0" w:space="0" w:color="auto"/>
      </w:divBdr>
    </w:div>
    <w:div w:id="1896237273">
      <w:bodyDiv w:val="1"/>
      <w:marLeft w:val="0"/>
      <w:marRight w:val="0"/>
      <w:marTop w:val="0"/>
      <w:marBottom w:val="0"/>
      <w:divBdr>
        <w:top w:val="none" w:sz="0" w:space="0" w:color="auto"/>
        <w:left w:val="none" w:sz="0" w:space="0" w:color="auto"/>
        <w:bottom w:val="none" w:sz="0" w:space="0" w:color="auto"/>
        <w:right w:val="none" w:sz="0" w:space="0" w:color="auto"/>
      </w:divBdr>
    </w:div>
    <w:div w:id="1896506701">
      <w:bodyDiv w:val="1"/>
      <w:marLeft w:val="0"/>
      <w:marRight w:val="0"/>
      <w:marTop w:val="0"/>
      <w:marBottom w:val="0"/>
      <w:divBdr>
        <w:top w:val="none" w:sz="0" w:space="0" w:color="auto"/>
        <w:left w:val="none" w:sz="0" w:space="0" w:color="auto"/>
        <w:bottom w:val="none" w:sz="0" w:space="0" w:color="auto"/>
        <w:right w:val="none" w:sz="0" w:space="0" w:color="auto"/>
      </w:divBdr>
    </w:div>
    <w:div w:id="1896819528">
      <w:bodyDiv w:val="1"/>
      <w:marLeft w:val="0"/>
      <w:marRight w:val="0"/>
      <w:marTop w:val="0"/>
      <w:marBottom w:val="0"/>
      <w:divBdr>
        <w:top w:val="none" w:sz="0" w:space="0" w:color="auto"/>
        <w:left w:val="none" w:sz="0" w:space="0" w:color="auto"/>
        <w:bottom w:val="none" w:sz="0" w:space="0" w:color="auto"/>
        <w:right w:val="none" w:sz="0" w:space="0" w:color="auto"/>
      </w:divBdr>
    </w:div>
    <w:div w:id="1897232196">
      <w:bodyDiv w:val="1"/>
      <w:marLeft w:val="0"/>
      <w:marRight w:val="0"/>
      <w:marTop w:val="0"/>
      <w:marBottom w:val="0"/>
      <w:divBdr>
        <w:top w:val="none" w:sz="0" w:space="0" w:color="auto"/>
        <w:left w:val="none" w:sz="0" w:space="0" w:color="auto"/>
        <w:bottom w:val="none" w:sz="0" w:space="0" w:color="auto"/>
        <w:right w:val="none" w:sz="0" w:space="0" w:color="auto"/>
      </w:divBdr>
    </w:div>
    <w:div w:id="1897426535">
      <w:bodyDiv w:val="1"/>
      <w:marLeft w:val="0"/>
      <w:marRight w:val="0"/>
      <w:marTop w:val="0"/>
      <w:marBottom w:val="0"/>
      <w:divBdr>
        <w:top w:val="none" w:sz="0" w:space="0" w:color="auto"/>
        <w:left w:val="none" w:sz="0" w:space="0" w:color="auto"/>
        <w:bottom w:val="none" w:sz="0" w:space="0" w:color="auto"/>
        <w:right w:val="none" w:sz="0" w:space="0" w:color="auto"/>
      </w:divBdr>
    </w:div>
    <w:div w:id="1897429672">
      <w:bodyDiv w:val="1"/>
      <w:marLeft w:val="0"/>
      <w:marRight w:val="0"/>
      <w:marTop w:val="0"/>
      <w:marBottom w:val="0"/>
      <w:divBdr>
        <w:top w:val="none" w:sz="0" w:space="0" w:color="auto"/>
        <w:left w:val="none" w:sz="0" w:space="0" w:color="auto"/>
        <w:bottom w:val="none" w:sz="0" w:space="0" w:color="auto"/>
        <w:right w:val="none" w:sz="0" w:space="0" w:color="auto"/>
      </w:divBdr>
    </w:div>
    <w:div w:id="1897548764">
      <w:bodyDiv w:val="1"/>
      <w:marLeft w:val="0"/>
      <w:marRight w:val="0"/>
      <w:marTop w:val="0"/>
      <w:marBottom w:val="0"/>
      <w:divBdr>
        <w:top w:val="none" w:sz="0" w:space="0" w:color="auto"/>
        <w:left w:val="none" w:sz="0" w:space="0" w:color="auto"/>
        <w:bottom w:val="none" w:sz="0" w:space="0" w:color="auto"/>
        <w:right w:val="none" w:sz="0" w:space="0" w:color="auto"/>
      </w:divBdr>
    </w:div>
    <w:div w:id="1897619265">
      <w:bodyDiv w:val="1"/>
      <w:marLeft w:val="0"/>
      <w:marRight w:val="0"/>
      <w:marTop w:val="0"/>
      <w:marBottom w:val="0"/>
      <w:divBdr>
        <w:top w:val="none" w:sz="0" w:space="0" w:color="auto"/>
        <w:left w:val="none" w:sz="0" w:space="0" w:color="auto"/>
        <w:bottom w:val="none" w:sz="0" w:space="0" w:color="auto"/>
        <w:right w:val="none" w:sz="0" w:space="0" w:color="auto"/>
      </w:divBdr>
    </w:div>
    <w:div w:id="1897664212">
      <w:bodyDiv w:val="1"/>
      <w:marLeft w:val="0"/>
      <w:marRight w:val="0"/>
      <w:marTop w:val="0"/>
      <w:marBottom w:val="0"/>
      <w:divBdr>
        <w:top w:val="none" w:sz="0" w:space="0" w:color="auto"/>
        <w:left w:val="none" w:sz="0" w:space="0" w:color="auto"/>
        <w:bottom w:val="none" w:sz="0" w:space="0" w:color="auto"/>
        <w:right w:val="none" w:sz="0" w:space="0" w:color="auto"/>
      </w:divBdr>
    </w:div>
    <w:div w:id="1897665273">
      <w:bodyDiv w:val="1"/>
      <w:marLeft w:val="0"/>
      <w:marRight w:val="0"/>
      <w:marTop w:val="0"/>
      <w:marBottom w:val="0"/>
      <w:divBdr>
        <w:top w:val="none" w:sz="0" w:space="0" w:color="auto"/>
        <w:left w:val="none" w:sz="0" w:space="0" w:color="auto"/>
        <w:bottom w:val="none" w:sz="0" w:space="0" w:color="auto"/>
        <w:right w:val="none" w:sz="0" w:space="0" w:color="auto"/>
      </w:divBdr>
    </w:div>
    <w:div w:id="1897667577">
      <w:bodyDiv w:val="1"/>
      <w:marLeft w:val="0"/>
      <w:marRight w:val="0"/>
      <w:marTop w:val="0"/>
      <w:marBottom w:val="0"/>
      <w:divBdr>
        <w:top w:val="none" w:sz="0" w:space="0" w:color="auto"/>
        <w:left w:val="none" w:sz="0" w:space="0" w:color="auto"/>
        <w:bottom w:val="none" w:sz="0" w:space="0" w:color="auto"/>
        <w:right w:val="none" w:sz="0" w:space="0" w:color="auto"/>
      </w:divBdr>
    </w:div>
    <w:div w:id="1897933428">
      <w:bodyDiv w:val="1"/>
      <w:marLeft w:val="0"/>
      <w:marRight w:val="0"/>
      <w:marTop w:val="0"/>
      <w:marBottom w:val="0"/>
      <w:divBdr>
        <w:top w:val="none" w:sz="0" w:space="0" w:color="auto"/>
        <w:left w:val="none" w:sz="0" w:space="0" w:color="auto"/>
        <w:bottom w:val="none" w:sz="0" w:space="0" w:color="auto"/>
        <w:right w:val="none" w:sz="0" w:space="0" w:color="auto"/>
      </w:divBdr>
    </w:div>
    <w:div w:id="1897935597">
      <w:bodyDiv w:val="1"/>
      <w:marLeft w:val="0"/>
      <w:marRight w:val="0"/>
      <w:marTop w:val="0"/>
      <w:marBottom w:val="0"/>
      <w:divBdr>
        <w:top w:val="none" w:sz="0" w:space="0" w:color="auto"/>
        <w:left w:val="none" w:sz="0" w:space="0" w:color="auto"/>
        <w:bottom w:val="none" w:sz="0" w:space="0" w:color="auto"/>
        <w:right w:val="none" w:sz="0" w:space="0" w:color="auto"/>
      </w:divBdr>
    </w:div>
    <w:div w:id="1898128071">
      <w:bodyDiv w:val="1"/>
      <w:marLeft w:val="0"/>
      <w:marRight w:val="0"/>
      <w:marTop w:val="0"/>
      <w:marBottom w:val="0"/>
      <w:divBdr>
        <w:top w:val="none" w:sz="0" w:space="0" w:color="auto"/>
        <w:left w:val="none" w:sz="0" w:space="0" w:color="auto"/>
        <w:bottom w:val="none" w:sz="0" w:space="0" w:color="auto"/>
        <w:right w:val="none" w:sz="0" w:space="0" w:color="auto"/>
      </w:divBdr>
    </w:div>
    <w:div w:id="1898206564">
      <w:bodyDiv w:val="1"/>
      <w:marLeft w:val="0"/>
      <w:marRight w:val="0"/>
      <w:marTop w:val="0"/>
      <w:marBottom w:val="0"/>
      <w:divBdr>
        <w:top w:val="none" w:sz="0" w:space="0" w:color="auto"/>
        <w:left w:val="none" w:sz="0" w:space="0" w:color="auto"/>
        <w:bottom w:val="none" w:sz="0" w:space="0" w:color="auto"/>
        <w:right w:val="none" w:sz="0" w:space="0" w:color="auto"/>
      </w:divBdr>
    </w:div>
    <w:div w:id="1898513702">
      <w:bodyDiv w:val="1"/>
      <w:marLeft w:val="0"/>
      <w:marRight w:val="0"/>
      <w:marTop w:val="0"/>
      <w:marBottom w:val="0"/>
      <w:divBdr>
        <w:top w:val="none" w:sz="0" w:space="0" w:color="auto"/>
        <w:left w:val="none" w:sz="0" w:space="0" w:color="auto"/>
        <w:bottom w:val="none" w:sz="0" w:space="0" w:color="auto"/>
        <w:right w:val="none" w:sz="0" w:space="0" w:color="auto"/>
      </w:divBdr>
    </w:div>
    <w:div w:id="1898544665">
      <w:bodyDiv w:val="1"/>
      <w:marLeft w:val="0"/>
      <w:marRight w:val="0"/>
      <w:marTop w:val="0"/>
      <w:marBottom w:val="0"/>
      <w:divBdr>
        <w:top w:val="none" w:sz="0" w:space="0" w:color="auto"/>
        <w:left w:val="none" w:sz="0" w:space="0" w:color="auto"/>
        <w:bottom w:val="none" w:sz="0" w:space="0" w:color="auto"/>
        <w:right w:val="none" w:sz="0" w:space="0" w:color="auto"/>
      </w:divBdr>
    </w:div>
    <w:div w:id="1898585905">
      <w:bodyDiv w:val="1"/>
      <w:marLeft w:val="0"/>
      <w:marRight w:val="0"/>
      <w:marTop w:val="0"/>
      <w:marBottom w:val="0"/>
      <w:divBdr>
        <w:top w:val="none" w:sz="0" w:space="0" w:color="auto"/>
        <w:left w:val="none" w:sz="0" w:space="0" w:color="auto"/>
        <w:bottom w:val="none" w:sz="0" w:space="0" w:color="auto"/>
        <w:right w:val="none" w:sz="0" w:space="0" w:color="auto"/>
      </w:divBdr>
    </w:div>
    <w:div w:id="1898588306">
      <w:bodyDiv w:val="1"/>
      <w:marLeft w:val="0"/>
      <w:marRight w:val="0"/>
      <w:marTop w:val="0"/>
      <w:marBottom w:val="0"/>
      <w:divBdr>
        <w:top w:val="none" w:sz="0" w:space="0" w:color="auto"/>
        <w:left w:val="none" w:sz="0" w:space="0" w:color="auto"/>
        <w:bottom w:val="none" w:sz="0" w:space="0" w:color="auto"/>
        <w:right w:val="none" w:sz="0" w:space="0" w:color="auto"/>
      </w:divBdr>
    </w:div>
    <w:div w:id="1898592958">
      <w:bodyDiv w:val="1"/>
      <w:marLeft w:val="0"/>
      <w:marRight w:val="0"/>
      <w:marTop w:val="0"/>
      <w:marBottom w:val="0"/>
      <w:divBdr>
        <w:top w:val="none" w:sz="0" w:space="0" w:color="auto"/>
        <w:left w:val="none" w:sz="0" w:space="0" w:color="auto"/>
        <w:bottom w:val="none" w:sz="0" w:space="0" w:color="auto"/>
        <w:right w:val="none" w:sz="0" w:space="0" w:color="auto"/>
      </w:divBdr>
    </w:div>
    <w:div w:id="1898668037">
      <w:bodyDiv w:val="1"/>
      <w:marLeft w:val="0"/>
      <w:marRight w:val="0"/>
      <w:marTop w:val="0"/>
      <w:marBottom w:val="0"/>
      <w:divBdr>
        <w:top w:val="none" w:sz="0" w:space="0" w:color="auto"/>
        <w:left w:val="none" w:sz="0" w:space="0" w:color="auto"/>
        <w:bottom w:val="none" w:sz="0" w:space="0" w:color="auto"/>
        <w:right w:val="none" w:sz="0" w:space="0" w:color="auto"/>
      </w:divBdr>
    </w:div>
    <w:div w:id="1898736402">
      <w:bodyDiv w:val="1"/>
      <w:marLeft w:val="0"/>
      <w:marRight w:val="0"/>
      <w:marTop w:val="0"/>
      <w:marBottom w:val="0"/>
      <w:divBdr>
        <w:top w:val="none" w:sz="0" w:space="0" w:color="auto"/>
        <w:left w:val="none" w:sz="0" w:space="0" w:color="auto"/>
        <w:bottom w:val="none" w:sz="0" w:space="0" w:color="auto"/>
        <w:right w:val="none" w:sz="0" w:space="0" w:color="auto"/>
      </w:divBdr>
    </w:div>
    <w:div w:id="1898861183">
      <w:bodyDiv w:val="1"/>
      <w:marLeft w:val="0"/>
      <w:marRight w:val="0"/>
      <w:marTop w:val="0"/>
      <w:marBottom w:val="0"/>
      <w:divBdr>
        <w:top w:val="none" w:sz="0" w:space="0" w:color="auto"/>
        <w:left w:val="none" w:sz="0" w:space="0" w:color="auto"/>
        <w:bottom w:val="none" w:sz="0" w:space="0" w:color="auto"/>
        <w:right w:val="none" w:sz="0" w:space="0" w:color="auto"/>
      </w:divBdr>
    </w:div>
    <w:div w:id="1898972999">
      <w:bodyDiv w:val="1"/>
      <w:marLeft w:val="0"/>
      <w:marRight w:val="0"/>
      <w:marTop w:val="0"/>
      <w:marBottom w:val="0"/>
      <w:divBdr>
        <w:top w:val="none" w:sz="0" w:space="0" w:color="auto"/>
        <w:left w:val="none" w:sz="0" w:space="0" w:color="auto"/>
        <w:bottom w:val="none" w:sz="0" w:space="0" w:color="auto"/>
        <w:right w:val="none" w:sz="0" w:space="0" w:color="auto"/>
      </w:divBdr>
    </w:div>
    <w:div w:id="1899172774">
      <w:bodyDiv w:val="1"/>
      <w:marLeft w:val="0"/>
      <w:marRight w:val="0"/>
      <w:marTop w:val="0"/>
      <w:marBottom w:val="0"/>
      <w:divBdr>
        <w:top w:val="none" w:sz="0" w:space="0" w:color="auto"/>
        <w:left w:val="none" w:sz="0" w:space="0" w:color="auto"/>
        <w:bottom w:val="none" w:sz="0" w:space="0" w:color="auto"/>
        <w:right w:val="none" w:sz="0" w:space="0" w:color="auto"/>
      </w:divBdr>
    </w:div>
    <w:div w:id="1900047341">
      <w:bodyDiv w:val="1"/>
      <w:marLeft w:val="0"/>
      <w:marRight w:val="0"/>
      <w:marTop w:val="0"/>
      <w:marBottom w:val="0"/>
      <w:divBdr>
        <w:top w:val="none" w:sz="0" w:space="0" w:color="auto"/>
        <w:left w:val="none" w:sz="0" w:space="0" w:color="auto"/>
        <w:bottom w:val="none" w:sz="0" w:space="0" w:color="auto"/>
        <w:right w:val="none" w:sz="0" w:space="0" w:color="auto"/>
      </w:divBdr>
    </w:div>
    <w:div w:id="1900049094">
      <w:bodyDiv w:val="1"/>
      <w:marLeft w:val="0"/>
      <w:marRight w:val="0"/>
      <w:marTop w:val="0"/>
      <w:marBottom w:val="0"/>
      <w:divBdr>
        <w:top w:val="none" w:sz="0" w:space="0" w:color="auto"/>
        <w:left w:val="none" w:sz="0" w:space="0" w:color="auto"/>
        <w:bottom w:val="none" w:sz="0" w:space="0" w:color="auto"/>
        <w:right w:val="none" w:sz="0" w:space="0" w:color="auto"/>
      </w:divBdr>
    </w:div>
    <w:div w:id="1900245048">
      <w:bodyDiv w:val="1"/>
      <w:marLeft w:val="0"/>
      <w:marRight w:val="0"/>
      <w:marTop w:val="0"/>
      <w:marBottom w:val="0"/>
      <w:divBdr>
        <w:top w:val="none" w:sz="0" w:space="0" w:color="auto"/>
        <w:left w:val="none" w:sz="0" w:space="0" w:color="auto"/>
        <w:bottom w:val="none" w:sz="0" w:space="0" w:color="auto"/>
        <w:right w:val="none" w:sz="0" w:space="0" w:color="auto"/>
      </w:divBdr>
    </w:div>
    <w:div w:id="1900358874">
      <w:bodyDiv w:val="1"/>
      <w:marLeft w:val="0"/>
      <w:marRight w:val="0"/>
      <w:marTop w:val="0"/>
      <w:marBottom w:val="0"/>
      <w:divBdr>
        <w:top w:val="none" w:sz="0" w:space="0" w:color="auto"/>
        <w:left w:val="none" w:sz="0" w:space="0" w:color="auto"/>
        <w:bottom w:val="none" w:sz="0" w:space="0" w:color="auto"/>
        <w:right w:val="none" w:sz="0" w:space="0" w:color="auto"/>
      </w:divBdr>
    </w:div>
    <w:div w:id="1900440814">
      <w:bodyDiv w:val="1"/>
      <w:marLeft w:val="0"/>
      <w:marRight w:val="0"/>
      <w:marTop w:val="0"/>
      <w:marBottom w:val="0"/>
      <w:divBdr>
        <w:top w:val="none" w:sz="0" w:space="0" w:color="auto"/>
        <w:left w:val="none" w:sz="0" w:space="0" w:color="auto"/>
        <w:bottom w:val="none" w:sz="0" w:space="0" w:color="auto"/>
        <w:right w:val="none" w:sz="0" w:space="0" w:color="auto"/>
      </w:divBdr>
    </w:div>
    <w:div w:id="1900508828">
      <w:bodyDiv w:val="1"/>
      <w:marLeft w:val="0"/>
      <w:marRight w:val="0"/>
      <w:marTop w:val="0"/>
      <w:marBottom w:val="0"/>
      <w:divBdr>
        <w:top w:val="none" w:sz="0" w:space="0" w:color="auto"/>
        <w:left w:val="none" w:sz="0" w:space="0" w:color="auto"/>
        <w:bottom w:val="none" w:sz="0" w:space="0" w:color="auto"/>
        <w:right w:val="none" w:sz="0" w:space="0" w:color="auto"/>
      </w:divBdr>
    </w:div>
    <w:div w:id="1900624835">
      <w:bodyDiv w:val="1"/>
      <w:marLeft w:val="0"/>
      <w:marRight w:val="0"/>
      <w:marTop w:val="0"/>
      <w:marBottom w:val="0"/>
      <w:divBdr>
        <w:top w:val="none" w:sz="0" w:space="0" w:color="auto"/>
        <w:left w:val="none" w:sz="0" w:space="0" w:color="auto"/>
        <w:bottom w:val="none" w:sz="0" w:space="0" w:color="auto"/>
        <w:right w:val="none" w:sz="0" w:space="0" w:color="auto"/>
      </w:divBdr>
    </w:div>
    <w:div w:id="1900629429">
      <w:bodyDiv w:val="1"/>
      <w:marLeft w:val="0"/>
      <w:marRight w:val="0"/>
      <w:marTop w:val="0"/>
      <w:marBottom w:val="0"/>
      <w:divBdr>
        <w:top w:val="none" w:sz="0" w:space="0" w:color="auto"/>
        <w:left w:val="none" w:sz="0" w:space="0" w:color="auto"/>
        <w:bottom w:val="none" w:sz="0" w:space="0" w:color="auto"/>
        <w:right w:val="none" w:sz="0" w:space="0" w:color="auto"/>
      </w:divBdr>
    </w:div>
    <w:div w:id="1900632240">
      <w:bodyDiv w:val="1"/>
      <w:marLeft w:val="0"/>
      <w:marRight w:val="0"/>
      <w:marTop w:val="0"/>
      <w:marBottom w:val="0"/>
      <w:divBdr>
        <w:top w:val="none" w:sz="0" w:space="0" w:color="auto"/>
        <w:left w:val="none" w:sz="0" w:space="0" w:color="auto"/>
        <w:bottom w:val="none" w:sz="0" w:space="0" w:color="auto"/>
        <w:right w:val="none" w:sz="0" w:space="0" w:color="auto"/>
      </w:divBdr>
    </w:div>
    <w:div w:id="1900675445">
      <w:bodyDiv w:val="1"/>
      <w:marLeft w:val="0"/>
      <w:marRight w:val="0"/>
      <w:marTop w:val="0"/>
      <w:marBottom w:val="0"/>
      <w:divBdr>
        <w:top w:val="none" w:sz="0" w:space="0" w:color="auto"/>
        <w:left w:val="none" w:sz="0" w:space="0" w:color="auto"/>
        <w:bottom w:val="none" w:sz="0" w:space="0" w:color="auto"/>
        <w:right w:val="none" w:sz="0" w:space="0" w:color="auto"/>
      </w:divBdr>
    </w:div>
    <w:div w:id="1900745944">
      <w:bodyDiv w:val="1"/>
      <w:marLeft w:val="0"/>
      <w:marRight w:val="0"/>
      <w:marTop w:val="0"/>
      <w:marBottom w:val="0"/>
      <w:divBdr>
        <w:top w:val="none" w:sz="0" w:space="0" w:color="auto"/>
        <w:left w:val="none" w:sz="0" w:space="0" w:color="auto"/>
        <w:bottom w:val="none" w:sz="0" w:space="0" w:color="auto"/>
        <w:right w:val="none" w:sz="0" w:space="0" w:color="auto"/>
      </w:divBdr>
    </w:div>
    <w:div w:id="1900895295">
      <w:bodyDiv w:val="1"/>
      <w:marLeft w:val="0"/>
      <w:marRight w:val="0"/>
      <w:marTop w:val="0"/>
      <w:marBottom w:val="0"/>
      <w:divBdr>
        <w:top w:val="none" w:sz="0" w:space="0" w:color="auto"/>
        <w:left w:val="none" w:sz="0" w:space="0" w:color="auto"/>
        <w:bottom w:val="none" w:sz="0" w:space="0" w:color="auto"/>
        <w:right w:val="none" w:sz="0" w:space="0" w:color="auto"/>
      </w:divBdr>
    </w:div>
    <w:div w:id="1901473550">
      <w:bodyDiv w:val="1"/>
      <w:marLeft w:val="0"/>
      <w:marRight w:val="0"/>
      <w:marTop w:val="0"/>
      <w:marBottom w:val="0"/>
      <w:divBdr>
        <w:top w:val="none" w:sz="0" w:space="0" w:color="auto"/>
        <w:left w:val="none" w:sz="0" w:space="0" w:color="auto"/>
        <w:bottom w:val="none" w:sz="0" w:space="0" w:color="auto"/>
        <w:right w:val="none" w:sz="0" w:space="0" w:color="auto"/>
      </w:divBdr>
    </w:div>
    <w:div w:id="1901473936">
      <w:bodyDiv w:val="1"/>
      <w:marLeft w:val="0"/>
      <w:marRight w:val="0"/>
      <w:marTop w:val="0"/>
      <w:marBottom w:val="0"/>
      <w:divBdr>
        <w:top w:val="none" w:sz="0" w:space="0" w:color="auto"/>
        <w:left w:val="none" w:sz="0" w:space="0" w:color="auto"/>
        <w:bottom w:val="none" w:sz="0" w:space="0" w:color="auto"/>
        <w:right w:val="none" w:sz="0" w:space="0" w:color="auto"/>
      </w:divBdr>
    </w:div>
    <w:div w:id="1901598032">
      <w:bodyDiv w:val="1"/>
      <w:marLeft w:val="0"/>
      <w:marRight w:val="0"/>
      <w:marTop w:val="0"/>
      <w:marBottom w:val="0"/>
      <w:divBdr>
        <w:top w:val="none" w:sz="0" w:space="0" w:color="auto"/>
        <w:left w:val="none" w:sz="0" w:space="0" w:color="auto"/>
        <w:bottom w:val="none" w:sz="0" w:space="0" w:color="auto"/>
        <w:right w:val="none" w:sz="0" w:space="0" w:color="auto"/>
      </w:divBdr>
    </w:div>
    <w:div w:id="1901749507">
      <w:bodyDiv w:val="1"/>
      <w:marLeft w:val="0"/>
      <w:marRight w:val="0"/>
      <w:marTop w:val="0"/>
      <w:marBottom w:val="0"/>
      <w:divBdr>
        <w:top w:val="none" w:sz="0" w:space="0" w:color="auto"/>
        <w:left w:val="none" w:sz="0" w:space="0" w:color="auto"/>
        <w:bottom w:val="none" w:sz="0" w:space="0" w:color="auto"/>
        <w:right w:val="none" w:sz="0" w:space="0" w:color="auto"/>
      </w:divBdr>
    </w:div>
    <w:div w:id="1901790088">
      <w:bodyDiv w:val="1"/>
      <w:marLeft w:val="0"/>
      <w:marRight w:val="0"/>
      <w:marTop w:val="0"/>
      <w:marBottom w:val="0"/>
      <w:divBdr>
        <w:top w:val="none" w:sz="0" w:space="0" w:color="auto"/>
        <w:left w:val="none" w:sz="0" w:space="0" w:color="auto"/>
        <w:bottom w:val="none" w:sz="0" w:space="0" w:color="auto"/>
        <w:right w:val="none" w:sz="0" w:space="0" w:color="auto"/>
      </w:divBdr>
    </w:div>
    <w:div w:id="1901868212">
      <w:bodyDiv w:val="1"/>
      <w:marLeft w:val="0"/>
      <w:marRight w:val="0"/>
      <w:marTop w:val="0"/>
      <w:marBottom w:val="0"/>
      <w:divBdr>
        <w:top w:val="none" w:sz="0" w:space="0" w:color="auto"/>
        <w:left w:val="none" w:sz="0" w:space="0" w:color="auto"/>
        <w:bottom w:val="none" w:sz="0" w:space="0" w:color="auto"/>
        <w:right w:val="none" w:sz="0" w:space="0" w:color="auto"/>
      </w:divBdr>
    </w:div>
    <w:div w:id="1902322471">
      <w:bodyDiv w:val="1"/>
      <w:marLeft w:val="0"/>
      <w:marRight w:val="0"/>
      <w:marTop w:val="0"/>
      <w:marBottom w:val="0"/>
      <w:divBdr>
        <w:top w:val="none" w:sz="0" w:space="0" w:color="auto"/>
        <w:left w:val="none" w:sz="0" w:space="0" w:color="auto"/>
        <w:bottom w:val="none" w:sz="0" w:space="0" w:color="auto"/>
        <w:right w:val="none" w:sz="0" w:space="0" w:color="auto"/>
      </w:divBdr>
    </w:div>
    <w:div w:id="1902400846">
      <w:bodyDiv w:val="1"/>
      <w:marLeft w:val="0"/>
      <w:marRight w:val="0"/>
      <w:marTop w:val="0"/>
      <w:marBottom w:val="0"/>
      <w:divBdr>
        <w:top w:val="none" w:sz="0" w:space="0" w:color="auto"/>
        <w:left w:val="none" w:sz="0" w:space="0" w:color="auto"/>
        <w:bottom w:val="none" w:sz="0" w:space="0" w:color="auto"/>
        <w:right w:val="none" w:sz="0" w:space="0" w:color="auto"/>
      </w:divBdr>
    </w:div>
    <w:div w:id="1902524488">
      <w:bodyDiv w:val="1"/>
      <w:marLeft w:val="0"/>
      <w:marRight w:val="0"/>
      <w:marTop w:val="0"/>
      <w:marBottom w:val="0"/>
      <w:divBdr>
        <w:top w:val="none" w:sz="0" w:space="0" w:color="auto"/>
        <w:left w:val="none" w:sz="0" w:space="0" w:color="auto"/>
        <w:bottom w:val="none" w:sz="0" w:space="0" w:color="auto"/>
        <w:right w:val="none" w:sz="0" w:space="0" w:color="auto"/>
      </w:divBdr>
    </w:div>
    <w:div w:id="1902669935">
      <w:bodyDiv w:val="1"/>
      <w:marLeft w:val="0"/>
      <w:marRight w:val="0"/>
      <w:marTop w:val="0"/>
      <w:marBottom w:val="0"/>
      <w:divBdr>
        <w:top w:val="none" w:sz="0" w:space="0" w:color="auto"/>
        <w:left w:val="none" w:sz="0" w:space="0" w:color="auto"/>
        <w:bottom w:val="none" w:sz="0" w:space="0" w:color="auto"/>
        <w:right w:val="none" w:sz="0" w:space="0" w:color="auto"/>
      </w:divBdr>
    </w:div>
    <w:div w:id="1902712640">
      <w:bodyDiv w:val="1"/>
      <w:marLeft w:val="0"/>
      <w:marRight w:val="0"/>
      <w:marTop w:val="0"/>
      <w:marBottom w:val="0"/>
      <w:divBdr>
        <w:top w:val="none" w:sz="0" w:space="0" w:color="auto"/>
        <w:left w:val="none" w:sz="0" w:space="0" w:color="auto"/>
        <w:bottom w:val="none" w:sz="0" w:space="0" w:color="auto"/>
        <w:right w:val="none" w:sz="0" w:space="0" w:color="auto"/>
      </w:divBdr>
    </w:div>
    <w:div w:id="1902866821">
      <w:bodyDiv w:val="1"/>
      <w:marLeft w:val="0"/>
      <w:marRight w:val="0"/>
      <w:marTop w:val="0"/>
      <w:marBottom w:val="0"/>
      <w:divBdr>
        <w:top w:val="none" w:sz="0" w:space="0" w:color="auto"/>
        <w:left w:val="none" w:sz="0" w:space="0" w:color="auto"/>
        <w:bottom w:val="none" w:sz="0" w:space="0" w:color="auto"/>
        <w:right w:val="none" w:sz="0" w:space="0" w:color="auto"/>
      </w:divBdr>
    </w:div>
    <w:div w:id="1902907065">
      <w:bodyDiv w:val="1"/>
      <w:marLeft w:val="0"/>
      <w:marRight w:val="0"/>
      <w:marTop w:val="0"/>
      <w:marBottom w:val="0"/>
      <w:divBdr>
        <w:top w:val="none" w:sz="0" w:space="0" w:color="auto"/>
        <w:left w:val="none" w:sz="0" w:space="0" w:color="auto"/>
        <w:bottom w:val="none" w:sz="0" w:space="0" w:color="auto"/>
        <w:right w:val="none" w:sz="0" w:space="0" w:color="auto"/>
      </w:divBdr>
    </w:div>
    <w:div w:id="1903246137">
      <w:bodyDiv w:val="1"/>
      <w:marLeft w:val="0"/>
      <w:marRight w:val="0"/>
      <w:marTop w:val="0"/>
      <w:marBottom w:val="0"/>
      <w:divBdr>
        <w:top w:val="none" w:sz="0" w:space="0" w:color="auto"/>
        <w:left w:val="none" w:sz="0" w:space="0" w:color="auto"/>
        <w:bottom w:val="none" w:sz="0" w:space="0" w:color="auto"/>
        <w:right w:val="none" w:sz="0" w:space="0" w:color="auto"/>
      </w:divBdr>
    </w:div>
    <w:div w:id="1903324642">
      <w:bodyDiv w:val="1"/>
      <w:marLeft w:val="0"/>
      <w:marRight w:val="0"/>
      <w:marTop w:val="0"/>
      <w:marBottom w:val="0"/>
      <w:divBdr>
        <w:top w:val="none" w:sz="0" w:space="0" w:color="auto"/>
        <w:left w:val="none" w:sz="0" w:space="0" w:color="auto"/>
        <w:bottom w:val="none" w:sz="0" w:space="0" w:color="auto"/>
        <w:right w:val="none" w:sz="0" w:space="0" w:color="auto"/>
      </w:divBdr>
    </w:div>
    <w:div w:id="1903371154">
      <w:bodyDiv w:val="1"/>
      <w:marLeft w:val="0"/>
      <w:marRight w:val="0"/>
      <w:marTop w:val="0"/>
      <w:marBottom w:val="0"/>
      <w:divBdr>
        <w:top w:val="none" w:sz="0" w:space="0" w:color="auto"/>
        <w:left w:val="none" w:sz="0" w:space="0" w:color="auto"/>
        <w:bottom w:val="none" w:sz="0" w:space="0" w:color="auto"/>
        <w:right w:val="none" w:sz="0" w:space="0" w:color="auto"/>
      </w:divBdr>
    </w:div>
    <w:div w:id="1903589780">
      <w:bodyDiv w:val="1"/>
      <w:marLeft w:val="0"/>
      <w:marRight w:val="0"/>
      <w:marTop w:val="0"/>
      <w:marBottom w:val="0"/>
      <w:divBdr>
        <w:top w:val="none" w:sz="0" w:space="0" w:color="auto"/>
        <w:left w:val="none" w:sz="0" w:space="0" w:color="auto"/>
        <w:bottom w:val="none" w:sz="0" w:space="0" w:color="auto"/>
        <w:right w:val="none" w:sz="0" w:space="0" w:color="auto"/>
      </w:divBdr>
    </w:div>
    <w:div w:id="1903590830">
      <w:bodyDiv w:val="1"/>
      <w:marLeft w:val="0"/>
      <w:marRight w:val="0"/>
      <w:marTop w:val="0"/>
      <w:marBottom w:val="0"/>
      <w:divBdr>
        <w:top w:val="none" w:sz="0" w:space="0" w:color="auto"/>
        <w:left w:val="none" w:sz="0" w:space="0" w:color="auto"/>
        <w:bottom w:val="none" w:sz="0" w:space="0" w:color="auto"/>
        <w:right w:val="none" w:sz="0" w:space="0" w:color="auto"/>
      </w:divBdr>
    </w:div>
    <w:div w:id="1903827811">
      <w:bodyDiv w:val="1"/>
      <w:marLeft w:val="0"/>
      <w:marRight w:val="0"/>
      <w:marTop w:val="0"/>
      <w:marBottom w:val="0"/>
      <w:divBdr>
        <w:top w:val="none" w:sz="0" w:space="0" w:color="auto"/>
        <w:left w:val="none" w:sz="0" w:space="0" w:color="auto"/>
        <w:bottom w:val="none" w:sz="0" w:space="0" w:color="auto"/>
        <w:right w:val="none" w:sz="0" w:space="0" w:color="auto"/>
      </w:divBdr>
    </w:div>
    <w:div w:id="1903907539">
      <w:bodyDiv w:val="1"/>
      <w:marLeft w:val="0"/>
      <w:marRight w:val="0"/>
      <w:marTop w:val="0"/>
      <w:marBottom w:val="0"/>
      <w:divBdr>
        <w:top w:val="none" w:sz="0" w:space="0" w:color="auto"/>
        <w:left w:val="none" w:sz="0" w:space="0" w:color="auto"/>
        <w:bottom w:val="none" w:sz="0" w:space="0" w:color="auto"/>
        <w:right w:val="none" w:sz="0" w:space="0" w:color="auto"/>
      </w:divBdr>
    </w:div>
    <w:div w:id="1904026440">
      <w:bodyDiv w:val="1"/>
      <w:marLeft w:val="0"/>
      <w:marRight w:val="0"/>
      <w:marTop w:val="0"/>
      <w:marBottom w:val="0"/>
      <w:divBdr>
        <w:top w:val="none" w:sz="0" w:space="0" w:color="auto"/>
        <w:left w:val="none" w:sz="0" w:space="0" w:color="auto"/>
        <w:bottom w:val="none" w:sz="0" w:space="0" w:color="auto"/>
        <w:right w:val="none" w:sz="0" w:space="0" w:color="auto"/>
      </w:divBdr>
    </w:div>
    <w:div w:id="1904171429">
      <w:bodyDiv w:val="1"/>
      <w:marLeft w:val="0"/>
      <w:marRight w:val="0"/>
      <w:marTop w:val="0"/>
      <w:marBottom w:val="0"/>
      <w:divBdr>
        <w:top w:val="none" w:sz="0" w:space="0" w:color="auto"/>
        <w:left w:val="none" w:sz="0" w:space="0" w:color="auto"/>
        <w:bottom w:val="none" w:sz="0" w:space="0" w:color="auto"/>
        <w:right w:val="none" w:sz="0" w:space="0" w:color="auto"/>
      </w:divBdr>
    </w:div>
    <w:div w:id="1904172277">
      <w:bodyDiv w:val="1"/>
      <w:marLeft w:val="0"/>
      <w:marRight w:val="0"/>
      <w:marTop w:val="0"/>
      <w:marBottom w:val="0"/>
      <w:divBdr>
        <w:top w:val="none" w:sz="0" w:space="0" w:color="auto"/>
        <w:left w:val="none" w:sz="0" w:space="0" w:color="auto"/>
        <w:bottom w:val="none" w:sz="0" w:space="0" w:color="auto"/>
        <w:right w:val="none" w:sz="0" w:space="0" w:color="auto"/>
      </w:divBdr>
    </w:div>
    <w:div w:id="1904176029">
      <w:bodyDiv w:val="1"/>
      <w:marLeft w:val="0"/>
      <w:marRight w:val="0"/>
      <w:marTop w:val="0"/>
      <w:marBottom w:val="0"/>
      <w:divBdr>
        <w:top w:val="none" w:sz="0" w:space="0" w:color="auto"/>
        <w:left w:val="none" w:sz="0" w:space="0" w:color="auto"/>
        <w:bottom w:val="none" w:sz="0" w:space="0" w:color="auto"/>
        <w:right w:val="none" w:sz="0" w:space="0" w:color="auto"/>
      </w:divBdr>
    </w:div>
    <w:div w:id="1904370372">
      <w:bodyDiv w:val="1"/>
      <w:marLeft w:val="0"/>
      <w:marRight w:val="0"/>
      <w:marTop w:val="0"/>
      <w:marBottom w:val="0"/>
      <w:divBdr>
        <w:top w:val="none" w:sz="0" w:space="0" w:color="auto"/>
        <w:left w:val="none" w:sz="0" w:space="0" w:color="auto"/>
        <w:bottom w:val="none" w:sz="0" w:space="0" w:color="auto"/>
        <w:right w:val="none" w:sz="0" w:space="0" w:color="auto"/>
      </w:divBdr>
    </w:div>
    <w:div w:id="1904682357">
      <w:bodyDiv w:val="1"/>
      <w:marLeft w:val="0"/>
      <w:marRight w:val="0"/>
      <w:marTop w:val="0"/>
      <w:marBottom w:val="0"/>
      <w:divBdr>
        <w:top w:val="none" w:sz="0" w:space="0" w:color="auto"/>
        <w:left w:val="none" w:sz="0" w:space="0" w:color="auto"/>
        <w:bottom w:val="none" w:sz="0" w:space="0" w:color="auto"/>
        <w:right w:val="none" w:sz="0" w:space="0" w:color="auto"/>
      </w:divBdr>
    </w:div>
    <w:div w:id="1904755758">
      <w:bodyDiv w:val="1"/>
      <w:marLeft w:val="0"/>
      <w:marRight w:val="0"/>
      <w:marTop w:val="0"/>
      <w:marBottom w:val="0"/>
      <w:divBdr>
        <w:top w:val="none" w:sz="0" w:space="0" w:color="auto"/>
        <w:left w:val="none" w:sz="0" w:space="0" w:color="auto"/>
        <w:bottom w:val="none" w:sz="0" w:space="0" w:color="auto"/>
        <w:right w:val="none" w:sz="0" w:space="0" w:color="auto"/>
      </w:divBdr>
    </w:div>
    <w:div w:id="1904876706">
      <w:bodyDiv w:val="1"/>
      <w:marLeft w:val="0"/>
      <w:marRight w:val="0"/>
      <w:marTop w:val="0"/>
      <w:marBottom w:val="0"/>
      <w:divBdr>
        <w:top w:val="none" w:sz="0" w:space="0" w:color="auto"/>
        <w:left w:val="none" w:sz="0" w:space="0" w:color="auto"/>
        <w:bottom w:val="none" w:sz="0" w:space="0" w:color="auto"/>
        <w:right w:val="none" w:sz="0" w:space="0" w:color="auto"/>
      </w:divBdr>
    </w:div>
    <w:div w:id="1905136862">
      <w:bodyDiv w:val="1"/>
      <w:marLeft w:val="0"/>
      <w:marRight w:val="0"/>
      <w:marTop w:val="0"/>
      <w:marBottom w:val="0"/>
      <w:divBdr>
        <w:top w:val="none" w:sz="0" w:space="0" w:color="auto"/>
        <w:left w:val="none" w:sz="0" w:space="0" w:color="auto"/>
        <w:bottom w:val="none" w:sz="0" w:space="0" w:color="auto"/>
        <w:right w:val="none" w:sz="0" w:space="0" w:color="auto"/>
      </w:divBdr>
    </w:div>
    <w:div w:id="1905138865">
      <w:bodyDiv w:val="1"/>
      <w:marLeft w:val="0"/>
      <w:marRight w:val="0"/>
      <w:marTop w:val="0"/>
      <w:marBottom w:val="0"/>
      <w:divBdr>
        <w:top w:val="none" w:sz="0" w:space="0" w:color="auto"/>
        <w:left w:val="none" w:sz="0" w:space="0" w:color="auto"/>
        <w:bottom w:val="none" w:sz="0" w:space="0" w:color="auto"/>
        <w:right w:val="none" w:sz="0" w:space="0" w:color="auto"/>
      </w:divBdr>
    </w:div>
    <w:div w:id="1905290460">
      <w:bodyDiv w:val="1"/>
      <w:marLeft w:val="0"/>
      <w:marRight w:val="0"/>
      <w:marTop w:val="0"/>
      <w:marBottom w:val="0"/>
      <w:divBdr>
        <w:top w:val="none" w:sz="0" w:space="0" w:color="auto"/>
        <w:left w:val="none" w:sz="0" w:space="0" w:color="auto"/>
        <w:bottom w:val="none" w:sz="0" w:space="0" w:color="auto"/>
        <w:right w:val="none" w:sz="0" w:space="0" w:color="auto"/>
      </w:divBdr>
    </w:div>
    <w:div w:id="1905482586">
      <w:bodyDiv w:val="1"/>
      <w:marLeft w:val="0"/>
      <w:marRight w:val="0"/>
      <w:marTop w:val="0"/>
      <w:marBottom w:val="0"/>
      <w:divBdr>
        <w:top w:val="none" w:sz="0" w:space="0" w:color="auto"/>
        <w:left w:val="none" w:sz="0" w:space="0" w:color="auto"/>
        <w:bottom w:val="none" w:sz="0" w:space="0" w:color="auto"/>
        <w:right w:val="none" w:sz="0" w:space="0" w:color="auto"/>
      </w:divBdr>
    </w:div>
    <w:div w:id="1905531309">
      <w:bodyDiv w:val="1"/>
      <w:marLeft w:val="0"/>
      <w:marRight w:val="0"/>
      <w:marTop w:val="0"/>
      <w:marBottom w:val="0"/>
      <w:divBdr>
        <w:top w:val="none" w:sz="0" w:space="0" w:color="auto"/>
        <w:left w:val="none" w:sz="0" w:space="0" w:color="auto"/>
        <w:bottom w:val="none" w:sz="0" w:space="0" w:color="auto"/>
        <w:right w:val="none" w:sz="0" w:space="0" w:color="auto"/>
      </w:divBdr>
    </w:div>
    <w:div w:id="1905681737">
      <w:bodyDiv w:val="1"/>
      <w:marLeft w:val="0"/>
      <w:marRight w:val="0"/>
      <w:marTop w:val="0"/>
      <w:marBottom w:val="0"/>
      <w:divBdr>
        <w:top w:val="none" w:sz="0" w:space="0" w:color="auto"/>
        <w:left w:val="none" w:sz="0" w:space="0" w:color="auto"/>
        <w:bottom w:val="none" w:sz="0" w:space="0" w:color="auto"/>
        <w:right w:val="none" w:sz="0" w:space="0" w:color="auto"/>
      </w:divBdr>
    </w:div>
    <w:div w:id="1905875623">
      <w:bodyDiv w:val="1"/>
      <w:marLeft w:val="0"/>
      <w:marRight w:val="0"/>
      <w:marTop w:val="0"/>
      <w:marBottom w:val="0"/>
      <w:divBdr>
        <w:top w:val="none" w:sz="0" w:space="0" w:color="auto"/>
        <w:left w:val="none" w:sz="0" w:space="0" w:color="auto"/>
        <w:bottom w:val="none" w:sz="0" w:space="0" w:color="auto"/>
        <w:right w:val="none" w:sz="0" w:space="0" w:color="auto"/>
      </w:divBdr>
    </w:div>
    <w:div w:id="1905988793">
      <w:bodyDiv w:val="1"/>
      <w:marLeft w:val="0"/>
      <w:marRight w:val="0"/>
      <w:marTop w:val="0"/>
      <w:marBottom w:val="0"/>
      <w:divBdr>
        <w:top w:val="none" w:sz="0" w:space="0" w:color="auto"/>
        <w:left w:val="none" w:sz="0" w:space="0" w:color="auto"/>
        <w:bottom w:val="none" w:sz="0" w:space="0" w:color="auto"/>
        <w:right w:val="none" w:sz="0" w:space="0" w:color="auto"/>
      </w:divBdr>
    </w:div>
    <w:div w:id="1906184027">
      <w:bodyDiv w:val="1"/>
      <w:marLeft w:val="0"/>
      <w:marRight w:val="0"/>
      <w:marTop w:val="0"/>
      <w:marBottom w:val="0"/>
      <w:divBdr>
        <w:top w:val="none" w:sz="0" w:space="0" w:color="auto"/>
        <w:left w:val="none" w:sz="0" w:space="0" w:color="auto"/>
        <w:bottom w:val="none" w:sz="0" w:space="0" w:color="auto"/>
        <w:right w:val="none" w:sz="0" w:space="0" w:color="auto"/>
      </w:divBdr>
    </w:div>
    <w:div w:id="1906329180">
      <w:bodyDiv w:val="1"/>
      <w:marLeft w:val="0"/>
      <w:marRight w:val="0"/>
      <w:marTop w:val="0"/>
      <w:marBottom w:val="0"/>
      <w:divBdr>
        <w:top w:val="none" w:sz="0" w:space="0" w:color="auto"/>
        <w:left w:val="none" w:sz="0" w:space="0" w:color="auto"/>
        <w:bottom w:val="none" w:sz="0" w:space="0" w:color="auto"/>
        <w:right w:val="none" w:sz="0" w:space="0" w:color="auto"/>
      </w:divBdr>
    </w:div>
    <w:div w:id="1906602501">
      <w:bodyDiv w:val="1"/>
      <w:marLeft w:val="0"/>
      <w:marRight w:val="0"/>
      <w:marTop w:val="0"/>
      <w:marBottom w:val="0"/>
      <w:divBdr>
        <w:top w:val="none" w:sz="0" w:space="0" w:color="auto"/>
        <w:left w:val="none" w:sz="0" w:space="0" w:color="auto"/>
        <w:bottom w:val="none" w:sz="0" w:space="0" w:color="auto"/>
        <w:right w:val="none" w:sz="0" w:space="0" w:color="auto"/>
      </w:divBdr>
    </w:div>
    <w:div w:id="1907032631">
      <w:bodyDiv w:val="1"/>
      <w:marLeft w:val="0"/>
      <w:marRight w:val="0"/>
      <w:marTop w:val="0"/>
      <w:marBottom w:val="0"/>
      <w:divBdr>
        <w:top w:val="none" w:sz="0" w:space="0" w:color="auto"/>
        <w:left w:val="none" w:sz="0" w:space="0" w:color="auto"/>
        <w:bottom w:val="none" w:sz="0" w:space="0" w:color="auto"/>
        <w:right w:val="none" w:sz="0" w:space="0" w:color="auto"/>
      </w:divBdr>
    </w:div>
    <w:div w:id="1907107898">
      <w:bodyDiv w:val="1"/>
      <w:marLeft w:val="0"/>
      <w:marRight w:val="0"/>
      <w:marTop w:val="0"/>
      <w:marBottom w:val="0"/>
      <w:divBdr>
        <w:top w:val="none" w:sz="0" w:space="0" w:color="auto"/>
        <w:left w:val="none" w:sz="0" w:space="0" w:color="auto"/>
        <w:bottom w:val="none" w:sz="0" w:space="0" w:color="auto"/>
        <w:right w:val="none" w:sz="0" w:space="0" w:color="auto"/>
      </w:divBdr>
    </w:div>
    <w:div w:id="1907185902">
      <w:bodyDiv w:val="1"/>
      <w:marLeft w:val="0"/>
      <w:marRight w:val="0"/>
      <w:marTop w:val="0"/>
      <w:marBottom w:val="0"/>
      <w:divBdr>
        <w:top w:val="none" w:sz="0" w:space="0" w:color="auto"/>
        <w:left w:val="none" w:sz="0" w:space="0" w:color="auto"/>
        <w:bottom w:val="none" w:sz="0" w:space="0" w:color="auto"/>
        <w:right w:val="none" w:sz="0" w:space="0" w:color="auto"/>
      </w:divBdr>
    </w:div>
    <w:div w:id="1907493072">
      <w:bodyDiv w:val="1"/>
      <w:marLeft w:val="0"/>
      <w:marRight w:val="0"/>
      <w:marTop w:val="0"/>
      <w:marBottom w:val="0"/>
      <w:divBdr>
        <w:top w:val="none" w:sz="0" w:space="0" w:color="auto"/>
        <w:left w:val="none" w:sz="0" w:space="0" w:color="auto"/>
        <w:bottom w:val="none" w:sz="0" w:space="0" w:color="auto"/>
        <w:right w:val="none" w:sz="0" w:space="0" w:color="auto"/>
      </w:divBdr>
    </w:div>
    <w:div w:id="1907565085">
      <w:bodyDiv w:val="1"/>
      <w:marLeft w:val="0"/>
      <w:marRight w:val="0"/>
      <w:marTop w:val="0"/>
      <w:marBottom w:val="0"/>
      <w:divBdr>
        <w:top w:val="none" w:sz="0" w:space="0" w:color="auto"/>
        <w:left w:val="none" w:sz="0" w:space="0" w:color="auto"/>
        <w:bottom w:val="none" w:sz="0" w:space="0" w:color="auto"/>
        <w:right w:val="none" w:sz="0" w:space="0" w:color="auto"/>
      </w:divBdr>
    </w:div>
    <w:div w:id="1907568960">
      <w:bodyDiv w:val="1"/>
      <w:marLeft w:val="0"/>
      <w:marRight w:val="0"/>
      <w:marTop w:val="0"/>
      <w:marBottom w:val="0"/>
      <w:divBdr>
        <w:top w:val="none" w:sz="0" w:space="0" w:color="auto"/>
        <w:left w:val="none" w:sz="0" w:space="0" w:color="auto"/>
        <w:bottom w:val="none" w:sz="0" w:space="0" w:color="auto"/>
        <w:right w:val="none" w:sz="0" w:space="0" w:color="auto"/>
      </w:divBdr>
    </w:div>
    <w:div w:id="1907643150">
      <w:bodyDiv w:val="1"/>
      <w:marLeft w:val="0"/>
      <w:marRight w:val="0"/>
      <w:marTop w:val="0"/>
      <w:marBottom w:val="0"/>
      <w:divBdr>
        <w:top w:val="none" w:sz="0" w:space="0" w:color="auto"/>
        <w:left w:val="none" w:sz="0" w:space="0" w:color="auto"/>
        <w:bottom w:val="none" w:sz="0" w:space="0" w:color="auto"/>
        <w:right w:val="none" w:sz="0" w:space="0" w:color="auto"/>
      </w:divBdr>
    </w:div>
    <w:div w:id="1907959447">
      <w:bodyDiv w:val="1"/>
      <w:marLeft w:val="0"/>
      <w:marRight w:val="0"/>
      <w:marTop w:val="0"/>
      <w:marBottom w:val="0"/>
      <w:divBdr>
        <w:top w:val="none" w:sz="0" w:space="0" w:color="auto"/>
        <w:left w:val="none" w:sz="0" w:space="0" w:color="auto"/>
        <w:bottom w:val="none" w:sz="0" w:space="0" w:color="auto"/>
        <w:right w:val="none" w:sz="0" w:space="0" w:color="auto"/>
      </w:divBdr>
    </w:div>
    <w:div w:id="1908026213">
      <w:bodyDiv w:val="1"/>
      <w:marLeft w:val="0"/>
      <w:marRight w:val="0"/>
      <w:marTop w:val="0"/>
      <w:marBottom w:val="0"/>
      <w:divBdr>
        <w:top w:val="none" w:sz="0" w:space="0" w:color="auto"/>
        <w:left w:val="none" w:sz="0" w:space="0" w:color="auto"/>
        <w:bottom w:val="none" w:sz="0" w:space="0" w:color="auto"/>
        <w:right w:val="none" w:sz="0" w:space="0" w:color="auto"/>
      </w:divBdr>
    </w:div>
    <w:div w:id="1908026276">
      <w:bodyDiv w:val="1"/>
      <w:marLeft w:val="0"/>
      <w:marRight w:val="0"/>
      <w:marTop w:val="0"/>
      <w:marBottom w:val="0"/>
      <w:divBdr>
        <w:top w:val="none" w:sz="0" w:space="0" w:color="auto"/>
        <w:left w:val="none" w:sz="0" w:space="0" w:color="auto"/>
        <w:bottom w:val="none" w:sz="0" w:space="0" w:color="auto"/>
        <w:right w:val="none" w:sz="0" w:space="0" w:color="auto"/>
      </w:divBdr>
    </w:div>
    <w:div w:id="1908103812">
      <w:bodyDiv w:val="1"/>
      <w:marLeft w:val="0"/>
      <w:marRight w:val="0"/>
      <w:marTop w:val="0"/>
      <w:marBottom w:val="0"/>
      <w:divBdr>
        <w:top w:val="none" w:sz="0" w:space="0" w:color="auto"/>
        <w:left w:val="none" w:sz="0" w:space="0" w:color="auto"/>
        <w:bottom w:val="none" w:sz="0" w:space="0" w:color="auto"/>
        <w:right w:val="none" w:sz="0" w:space="0" w:color="auto"/>
      </w:divBdr>
    </w:div>
    <w:div w:id="1908108137">
      <w:bodyDiv w:val="1"/>
      <w:marLeft w:val="0"/>
      <w:marRight w:val="0"/>
      <w:marTop w:val="0"/>
      <w:marBottom w:val="0"/>
      <w:divBdr>
        <w:top w:val="none" w:sz="0" w:space="0" w:color="auto"/>
        <w:left w:val="none" w:sz="0" w:space="0" w:color="auto"/>
        <w:bottom w:val="none" w:sz="0" w:space="0" w:color="auto"/>
        <w:right w:val="none" w:sz="0" w:space="0" w:color="auto"/>
      </w:divBdr>
    </w:div>
    <w:div w:id="1908413914">
      <w:bodyDiv w:val="1"/>
      <w:marLeft w:val="0"/>
      <w:marRight w:val="0"/>
      <w:marTop w:val="0"/>
      <w:marBottom w:val="0"/>
      <w:divBdr>
        <w:top w:val="none" w:sz="0" w:space="0" w:color="auto"/>
        <w:left w:val="none" w:sz="0" w:space="0" w:color="auto"/>
        <w:bottom w:val="none" w:sz="0" w:space="0" w:color="auto"/>
        <w:right w:val="none" w:sz="0" w:space="0" w:color="auto"/>
      </w:divBdr>
    </w:div>
    <w:div w:id="1908414773">
      <w:bodyDiv w:val="1"/>
      <w:marLeft w:val="0"/>
      <w:marRight w:val="0"/>
      <w:marTop w:val="0"/>
      <w:marBottom w:val="0"/>
      <w:divBdr>
        <w:top w:val="none" w:sz="0" w:space="0" w:color="auto"/>
        <w:left w:val="none" w:sz="0" w:space="0" w:color="auto"/>
        <w:bottom w:val="none" w:sz="0" w:space="0" w:color="auto"/>
        <w:right w:val="none" w:sz="0" w:space="0" w:color="auto"/>
      </w:divBdr>
    </w:div>
    <w:div w:id="1908609563">
      <w:bodyDiv w:val="1"/>
      <w:marLeft w:val="0"/>
      <w:marRight w:val="0"/>
      <w:marTop w:val="0"/>
      <w:marBottom w:val="0"/>
      <w:divBdr>
        <w:top w:val="none" w:sz="0" w:space="0" w:color="auto"/>
        <w:left w:val="none" w:sz="0" w:space="0" w:color="auto"/>
        <w:bottom w:val="none" w:sz="0" w:space="0" w:color="auto"/>
        <w:right w:val="none" w:sz="0" w:space="0" w:color="auto"/>
      </w:divBdr>
    </w:div>
    <w:div w:id="1908875584">
      <w:bodyDiv w:val="1"/>
      <w:marLeft w:val="0"/>
      <w:marRight w:val="0"/>
      <w:marTop w:val="0"/>
      <w:marBottom w:val="0"/>
      <w:divBdr>
        <w:top w:val="none" w:sz="0" w:space="0" w:color="auto"/>
        <w:left w:val="none" w:sz="0" w:space="0" w:color="auto"/>
        <w:bottom w:val="none" w:sz="0" w:space="0" w:color="auto"/>
        <w:right w:val="none" w:sz="0" w:space="0" w:color="auto"/>
      </w:divBdr>
    </w:div>
    <w:div w:id="1909068474">
      <w:bodyDiv w:val="1"/>
      <w:marLeft w:val="0"/>
      <w:marRight w:val="0"/>
      <w:marTop w:val="0"/>
      <w:marBottom w:val="0"/>
      <w:divBdr>
        <w:top w:val="none" w:sz="0" w:space="0" w:color="auto"/>
        <w:left w:val="none" w:sz="0" w:space="0" w:color="auto"/>
        <w:bottom w:val="none" w:sz="0" w:space="0" w:color="auto"/>
        <w:right w:val="none" w:sz="0" w:space="0" w:color="auto"/>
      </w:divBdr>
    </w:div>
    <w:div w:id="1909074197">
      <w:bodyDiv w:val="1"/>
      <w:marLeft w:val="0"/>
      <w:marRight w:val="0"/>
      <w:marTop w:val="0"/>
      <w:marBottom w:val="0"/>
      <w:divBdr>
        <w:top w:val="none" w:sz="0" w:space="0" w:color="auto"/>
        <w:left w:val="none" w:sz="0" w:space="0" w:color="auto"/>
        <w:bottom w:val="none" w:sz="0" w:space="0" w:color="auto"/>
        <w:right w:val="none" w:sz="0" w:space="0" w:color="auto"/>
      </w:divBdr>
    </w:div>
    <w:div w:id="1909194993">
      <w:bodyDiv w:val="1"/>
      <w:marLeft w:val="0"/>
      <w:marRight w:val="0"/>
      <w:marTop w:val="0"/>
      <w:marBottom w:val="0"/>
      <w:divBdr>
        <w:top w:val="none" w:sz="0" w:space="0" w:color="auto"/>
        <w:left w:val="none" w:sz="0" w:space="0" w:color="auto"/>
        <w:bottom w:val="none" w:sz="0" w:space="0" w:color="auto"/>
        <w:right w:val="none" w:sz="0" w:space="0" w:color="auto"/>
      </w:divBdr>
    </w:div>
    <w:div w:id="1909220055">
      <w:bodyDiv w:val="1"/>
      <w:marLeft w:val="0"/>
      <w:marRight w:val="0"/>
      <w:marTop w:val="0"/>
      <w:marBottom w:val="0"/>
      <w:divBdr>
        <w:top w:val="none" w:sz="0" w:space="0" w:color="auto"/>
        <w:left w:val="none" w:sz="0" w:space="0" w:color="auto"/>
        <w:bottom w:val="none" w:sz="0" w:space="0" w:color="auto"/>
        <w:right w:val="none" w:sz="0" w:space="0" w:color="auto"/>
      </w:divBdr>
    </w:div>
    <w:div w:id="1909340641">
      <w:bodyDiv w:val="1"/>
      <w:marLeft w:val="0"/>
      <w:marRight w:val="0"/>
      <w:marTop w:val="0"/>
      <w:marBottom w:val="0"/>
      <w:divBdr>
        <w:top w:val="none" w:sz="0" w:space="0" w:color="auto"/>
        <w:left w:val="none" w:sz="0" w:space="0" w:color="auto"/>
        <w:bottom w:val="none" w:sz="0" w:space="0" w:color="auto"/>
        <w:right w:val="none" w:sz="0" w:space="0" w:color="auto"/>
      </w:divBdr>
    </w:div>
    <w:div w:id="1909488399">
      <w:bodyDiv w:val="1"/>
      <w:marLeft w:val="0"/>
      <w:marRight w:val="0"/>
      <w:marTop w:val="0"/>
      <w:marBottom w:val="0"/>
      <w:divBdr>
        <w:top w:val="none" w:sz="0" w:space="0" w:color="auto"/>
        <w:left w:val="none" w:sz="0" w:space="0" w:color="auto"/>
        <w:bottom w:val="none" w:sz="0" w:space="0" w:color="auto"/>
        <w:right w:val="none" w:sz="0" w:space="0" w:color="auto"/>
      </w:divBdr>
    </w:div>
    <w:div w:id="1909680837">
      <w:bodyDiv w:val="1"/>
      <w:marLeft w:val="0"/>
      <w:marRight w:val="0"/>
      <w:marTop w:val="0"/>
      <w:marBottom w:val="0"/>
      <w:divBdr>
        <w:top w:val="none" w:sz="0" w:space="0" w:color="auto"/>
        <w:left w:val="none" w:sz="0" w:space="0" w:color="auto"/>
        <w:bottom w:val="none" w:sz="0" w:space="0" w:color="auto"/>
        <w:right w:val="none" w:sz="0" w:space="0" w:color="auto"/>
      </w:divBdr>
    </w:div>
    <w:div w:id="1909682997">
      <w:bodyDiv w:val="1"/>
      <w:marLeft w:val="0"/>
      <w:marRight w:val="0"/>
      <w:marTop w:val="0"/>
      <w:marBottom w:val="0"/>
      <w:divBdr>
        <w:top w:val="none" w:sz="0" w:space="0" w:color="auto"/>
        <w:left w:val="none" w:sz="0" w:space="0" w:color="auto"/>
        <w:bottom w:val="none" w:sz="0" w:space="0" w:color="auto"/>
        <w:right w:val="none" w:sz="0" w:space="0" w:color="auto"/>
      </w:divBdr>
    </w:div>
    <w:div w:id="1909876109">
      <w:bodyDiv w:val="1"/>
      <w:marLeft w:val="0"/>
      <w:marRight w:val="0"/>
      <w:marTop w:val="0"/>
      <w:marBottom w:val="0"/>
      <w:divBdr>
        <w:top w:val="none" w:sz="0" w:space="0" w:color="auto"/>
        <w:left w:val="none" w:sz="0" w:space="0" w:color="auto"/>
        <w:bottom w:val="none" w:sz="0" w:space="0" w:color="auto"/>
        <w:right w:val="none" w:sz="0" w:space="0" w:color="auto"/>
      </w:divBdr>
    </w:div>
    <w:div w:id="1909992311">
      <w:bodyDiv w:val="1"/>
      <w:marLeft w:val="0"/>
      <w:marRight w:val="0"/>
      <w:marTop w:val="0"/>
      <w:marBottom w:val="0"/>
      <w:divBdr>
        <w:top w:val="none" w:sz="0" w:space="0" w:color="auto"/>
        <w:left w:val="none" w:sz="0" w:space="0" w:color="auto"/>
        <w:bottom w:val="none" w:sz="0" w:space="0" w:color="auto"/>
        <w:right w:val="none" w:sz="0" w:space="0" w:color="auto"/>
      </w:divBdr>
    </w:div>
    <w:div w:id="1909992449">
      <w:bodyDiv w:val="1"/>
      <w:marLeft w:val="0"/>
      <w:marRight w:val="0"/>
      <w:marTop w:val="0"/>
      <w:marBottom w:val="0"/>
      <w:divBdr>
        <w:top w:val="none" w:sz="0" w:space="0" w:color="auto"/>
        <w:left w:val="none" w:sz="0" w:space="0" w:color="auto"/>
        <w:bottom w:val="none" w:sz="0" w:space="0" w:color="auto"/>
        <w:right w:val="none" w:sz="0" w:space="0" w:color="auto"/>
      </w:divBdr>
    </w:div>
    <w:div w:id="1910184986">
      <w:bodyDiv w:val="1"/>
      <w:marLeft w:val="0"/>
      <w:marRight w:val="0"/>
      <w:marTop w:val="0"/>
      <w:marBottom w:val="0"/>
      <w:divBdr>
        <w:top w:val="none" w:sz="0" w:space="0" w:color="auto"/>
        <w:left w:val="none" w:sz="0" w:space="0" w:color="auto"/>
        <w:bottom w:val="none" w:sz="0" w:space="0" w:color="auto"/>
        <w:right w:val="none" w:sz="0" w:space="0" w:color="auto"/>
      </w:divBdr>
    </w:div>
    <w:div w:id="1910194633">
      <w:bodyDiv w:val="1"/>
      <w:marLeft w:val="0"/>
      <w:marRight w:val="0"/>
      <w:marTop w:val="0"/>
      <w:marBottom w:val="0"/>
      <w:divBdr>
        <w:top w:val="none" w:sz="0" w:space="0" w:color="auto"/>
        <w:left w:val="none" w:sz="0" w:space="0" w:color="auto"/>
        <w:bottom w:val="none" w:sz="0" w:space="0" w:color="auto"/>
        <w:right w:val="none" w:sz="0" w:space="0" w:color="auto"/>
      </w:divBdr>
    </w:div>
    <w:div w:id="1910378663">
      <w:bodyDiv w:val="1"/>
      <w:marLeft w:val="0"/>
      <w:marRight w:val="0"/>
      <w:marTop w:val="0"/>
      <w:marBottom w:val="0"/>
      <w:divBdr>
        <w:top w:val="none" w:sz="0" w:space="0" w:color="auto"/>
        <w:left w:val="none" w:sz="0" w:space="0" w:color="auto"/>
        <w:bottom w:val="none" w:sz="0" w:space="0" w:color="auto"/>
        <w:right w:val="none" w:sz="0" w:space="0" w:color="auto"/>
      </w:divBdr>
    </w:div>
    <w:div w:id="1910457418">
      <w:bodyDiv w:val="1"/>
      <w:marLeft w:val="0"/>
      <w:marRight w:val="0"/>
      <w:marTop w:val="0"/>
      <w:marBottom w:val="0"/>
      <w:divBdr>
        <w:top w:val="none" w:sz="0" w:space="0" w:color="auto"/>
        <w:left w:val="none" w:sz="0" w:space="0" w:color="auto"/>
        <w:bottom w:val="none" w:sz="0" w:space="0" w:color="auto"/>
        <w:right w:val="none" w:sz="0" w:space="0" w:color="auto"/>
      </w:divBdr>
    </w:div>
    <w:div w:id="1910457905">
      <w:bodyDiv w:val="1"/>
      <w:marLeft w:val="0"/>
      <w:marRight w:val="0"/>
      <w:marTop w:val="0"/>
      <w:marBottom w:val="0"/>
      <w:divBdr>
        <w:top w:val="none" w:sz="0" w:space="0" w:color="auto"/>
        <w:left w:val="none" w:sz="0" w:space="0" w:color="auto"/>
        <w:bottom w:val="none" w:sz="0" w:space="0" w:color="auto"/>
        <w:right w:val="none" w:sz="0" w:space="0" w:color="auto"/>
      </w:divBdr>
    </w:div>
    <w:div w:id="1910653671">
      <w:bodyDiv w:val="1"/>
      <w:marLeft w:val="0"/>
      <w:marRight w:val="0"/>
      <w:marTop w:val="0"/>
      <w:marBottom w:val="0"/>
      <w:divBdr>
        <w:top w:val="none" w:sz="0" w:space="0" w:color="auto"/>
        <w:left w:val="none" w:sz="0" w:space="0" w:color="auto"/>
        <w:bottom w:val="none" w:sz="0" w:space="0" w:color="auto"/>
        <w:right w:val="none" w:sz="0" w:space="0" w:color="auto"/>
      </w:divBdr>
    </w:div>
    <w:div w:id="1910917697">
      <w:bodyDiv w:val="1"/>
      <w:marLeft w:val="0"/>
      <w:marRight w:val="0"/>
      <w:marTop w:val="0"/>
      <w:marBottom w:val="0"/>
      <w:divBdr>
        <w:top w:val="none" w:sz="0" w:space="0" w:color="auto"/>
        <w:left w:val="none" w:sz="0" w:space="0" w:color="auto"/>
        <w:bottom w:val="none" w:sz="0" w:space="0" w:color="auto"/>
        <w:right w:val="none" w:sz="0" w:space="0" w:color="auto"/>
      </w:divBdr>
    </w:div>
    <w:div w:id="1910921064">
      <w:bodyDiv w:val="1"/>
      <w:marLeft w:val="0"/>
      <w:marRight w:val="0"/>
      <w:marTop w:val="0"/>
      <w:marBottom w:val="0"/>
      <w:divBdr>
        <w:top w:val="none" w:sz="0" w:space="0" w:color="auto"/>
        <w:left w:val="none" w:sz="0" w:space="0" w:color="auto"/>
        <w:bottom w:val="none" w:sz="0" w:space="0" w:color="auto"/>
        <w:right w:val="none" w:sz="0" w:space="0" w:color="auto"/>
      </w:divBdr>
    </w:div>
    <w:div w:id="1910921980">
      <w:bodyDiv w:val="1"/>
      <w:marLeft w:val="0"/>
      <w:marRight w:val="0"/>
      <w:marTop w:val="0"/>
      <w:marBottom w:val="0"/>
      <w:divBdr>
        <w:top w:val="none" w:sz="0" w:space="0" w:color="auto"/>
        <w:left w:val="none" w:sz="0" w:space="0" w:color="auto"/>
        <w:bottom w:val="none" w:sz="0" w:space="0" w:color="auto"/>
        <w:right w:val="none" w:sz="0" w:space="0" w:color="auto"/>
      </w:divBdr>
    </w:div>
    <w:div w:id="1911118209">
      <w:bodyDiv w:val="1"/>
      <w:marLeft w:val="0"/>
      <w:marRight w:val="0"/>
      <w:marTop w:val="0"/>
      <w:marBottom w:val="0"/>
      <w:divBdr>
        <w:top w:val="none" w:sz="0" w:space="0" w:color="auto"/>
        <w:left w:val="none" w:sz="0" w:space="0" w:color="auto"/>
        <w:bottom w:val="none" w:sz="0" w:space="0" w:color="auto"/>
        <w:right w:val="none" w:sz="0" w:space="0" w:color="auto"/>
      </w:divBdr>
    </w:div>
    <w:div w:id="1911189087">
      <w:bodyDiv w:val="1"/>
      <w:marLeft w:val="0"/>
      <w:marRight w:val="0"/>
      <w:marTop w:val="0"/>
      <w:marBottom w:val="0"/>
      <w:divBdr>
        <w:top w:val="none" w:sz="0" w:space="0" w:color="auto"/>
        <w:left w:val="none" w:sz="0" w:space="0" w:color="auto"/>
        <w:bottom w:val="none" w:sz="0" w:space="0" w:color="auto"/>
        <w:right w:val="none" w:sz="0" w:space="0" w:color="auto"/>
      </w:divBdr>
    </w:div>
    <w:div w:id="1911233307">
      <w:bodyDiv w:val="1"/>
      <w:marLeft w:val="0"/>
      <w:marRight w:val="0"/>
      <w:marTop w:val="0"/>
      <w:marBottom w:val="0"/>
      <w:divBdr>
        <w:top w:val="none" w:sz="0" w:space="0" w:color="auto"/>
        <w:left w:val="none" w:sz="0" w:space="0" w:color="auto"/>
        <w:bottom w:val="none" w:sz="0" w:space="0" w:color="auto"/>
        <w:right w:val="none" w:sz="0" w:space="0" w:color="auto"/>
      </w:divBdr>
    </w:div>
    <w:div w:id="1911307226">
      <w:bodyDiv w:val="1"/>
      <w:marLeft w:val="0"/>
      <w:marRight w:val="0"/>
      <w:marTop w:val="0"/>
      <w:marBottom w:val="0"/>
      <w:divBdr>
        <w:top w:val="none" w:sz="0" w:space="0" w:color="auto"/>
        <w:left w:val="none" w:sz="0" w:space="0" w:color="auto"/>
        <w:bottom w:val="none" w:sz="0" w:space="0" w:color="auto"/>
        <w:right w:val="none" w:sz="0" w:space="0" w:color="auto"/>
      </w:divBdr>
    </w:div>
    <w:div w:id="1911386581">
      <w:bodyDiv w:val="1"/>
      <w:marLeft w:val="0"/>
      <w:marRight w:val="0"/>
      <w:marTop w:val="0"/>
      <w:marBottom w:val="0"/>
      <w:divBdr>
        <w:top w:val="none" w:sz="0" w:space="0" w:color="auto"/>
        <w:left w:val="none" w:sz="0" w:space="0" w:color="auto"/>
        <w:bottom w:val="none" w:sz="0" w:space="0" w:color="auto"/>
        <w:right w:val="none" w:sz="0" w:space="0" w:color="auto"/>
      </w:divBdr>
    </w:div>
    <w:div w:id="1911386647">
      <w:bodyDiv w:val="1"/>
      <w:marLeft w:val="0"/>
      <w:marRight w:val="0"/>
      <w:marTop w:val="0"/>
      <w:marBottom w:val="0"/>
      <w:divBdr>
        <w:top w:val="none" w:sz="0" w:space="0" w:color="auto"/>
        <w:left w:val="none" w:sz="0" w:space="0" w:color="auto"/>
        <w:bottom w:val="none" w:sz="0" w:space="0" w:color="auto"/>
        <w:right w:val="none" w:sz="0" w:space="0" w:color="auto"/>
      </w:divBdr>
    </w:div>
    <w:div w:id="1911579188">
      <w:bodyDiv w:val="1"/>
      <w:marLeft w:val="0"/>
      <w:marRight w:val="0"/>
      <w:marTop w:val="0"/>
      <w:marBottom w:val="0"/>
      <w:divBdr>
        <w:top w:val="none" w:sz="0" w:space="0" w:color="auto"/>
        <w:left w:val="none" w:sz="0" w:space="0" w:color="auto"/>
        <w:bottom w:val="none" w:sz="0" w:space="0" w:color="auto"/>
        <w:right w:val="none" w:sz="0" w:space="0" w:color="auto"/>
      </w:divBdr>
    </w:div>
    <w:div w:id="1912689977">
      <w:bodyDiv w:val="1"/>
      <w:marLeft w:val="0"/>
      <w:marRight w:val="0"/>
      <w:marTop w:val="0"/>
      <w:marBottom w:val="0"/>
      <w:divBdr>
        <w:top w:val="none" w:sz="0" w:space="0" w:color="auto"/>
        <w:left w:val="none" w:sz="0" w:space="0" w:color="auto"/>
        <w:bottom w:val="none" w:sz="0" w:space="0" w:color="auto"/>
        <w:right w:val="none" w:sz="0" w:space="0" w:color="auto"/>
      </w:divBdr>
    </w:div>
    <w:div w:id="1912740109">
      <w:bodyDiv w:val="1"/>
      <w:marLeft w:val="0"/>
      <w:marRight w:val="0"/>
      <w:marTop w:val="0"/>
      <w:marBottom w:val="0"/>
      <w:divBdr>
        <w:top w:val="none" w:sz="0" w:space="0" w:color="auto"/>
        <w:left w:val="none" w:sz="0" w:space="0" w:color="auto"/>
        <w:bottom w:val="none" w:sz="0" w:space="0" w:color="auto"/>
        <w:right w:val="none" w:sz="0" w:space="0" w:color="auto"/>
      </w:divBdr>
    </w:div>
    <w:div w:id="1912807479">
      <w:bodyDiv w:val="1"/>
      <w:marLeft w:val="0"/>
      <w:marRight w:val="0"/>
      <w:marTop w:val="0"/>
      <w:marBottom w:val="0"/>
      <w:divBdr>
        <w:top w:val="none" w:sz="0" w:space="0" w:color="auto"/>
        <w:left w:val="none" w:sz="0" w:space="0" w:color="auto"/>
        <w:bottom w:val="none" w:sz="0" w:space="0" w:color="auto"/>
        <w:right w:val="none" w:sz="0" w:space="0" w:color="auto"/>
      </w:divBdr>
    </w:div>
    <w:div w:id="1913270352">
      <w:bodyDiv w:val="1"/>
      <w:marLeft w:val="0"/>
      <w:marRight w:val="0"/>
      <w:marTop w:val="0"/>
      <w:marBottom w:val="0"/>
      <w:divBdr>
        <w:top w:val="none" w:sz="0" w:space="0" w:color="auto"/>
        <w:left w:val="none" w:sz="0" w:space="0" w:color="auto"/>
        <w:bottom w:val="none" w:sz="0" w:space="0" w:color="auto"/>
        <w:right w:val="none" w:sz="0" w:space="0" w:color="auto"/>
      </w:divBdr>
    </w:div>
    <w:div w:id="1913273330">
      <w:bodyDiv w:val="1"/>
      <w:marLeft w:val="0"/>
      <w:marRight w:val="0"/>
      <w:marTop w:val="0"/>
      <w:marBottom w:val="0"/>
      <w:divBdr>
        <w:top w:val="none" w:sz="0" w:space="0" w:color="auto"/>
        <w:left w:val="none" w:sz="0" w:space="0" w:color="auto"/>
        <w:bottom w:val="none" w:sz="0" w:space="0" w:color="auto"/>
        <w:right w:val="none" w:sz="0" w:space="0" w:color="auto"/>
      </w:divBdr>
    </w:div>
    <w:div w:id="1913275241">
      <w:bodyDiv w:val="1"/>
      <w:marLeft w:val="0"/>
      <w:marRight w:val="0"/>
      <w:marTop w:val="0"/>
      <w:marBottom w:val="0"/>
      <w:divBdr>
        <w:top w:val="none" w:sz="0" w:space="0" w:color="auto"/>
        <w:left w:val="none" w:sz="0" w:space="0" w:color="auto"/>
        <w:bottom w:val="none" w:sz="0" w:space="0" w:color="auto"/>
        <w:right w:val="none" w:sz="0" w:space="0" w:color="auto"/>
      </w:divBdr>
    </w:div>
    <w:div w:id="1913351387">
      <w:bodyDiv w:val="1"/>
      <w:marLeft w:val="0"/>
      <w:marRight w:val="0"/>
      <w:marTop w:val="0"/>
      <w:marBottom w:val="0"/>
      <w:divBdr>
        <w:top w:val="none" w:sz="0" w:space="0" w:color="auto"/>
        <w:left w:val="none" w:sz="0" w:space="0" w:color="auto"/>
        <w:bottom w:val="none" w:sz="0" w:space="0" w:color="auto"/>
        <w:right w:val="none" w:sz="0" w:space="0" w:color="auto"/>
      </w:divBdr>
    </w:div>
    <w:div w:id="1913587195">
      <w:bodyDiv w:val="1"/>
      <w:marLeft w:val="0"/>
      <w:marRight w:val="0"/>
      <w:marTop w:val="0"/>
      <w:marBottom w:val="0"/>
      <w:divBdr>
        <w:top w:val="none" w:sz="0" w:space="0" w:color="auto"/>
        <w:left w:val="none" w:sz="0" w:space="0" w:color="auto"/>
        <w:bottom w:val="none" w:sz="0" w:space="0" w:color="auto"/>
        <w:right w:val="none" w:sz="0" w:space="0" w:color="auto"/>
      </w:divBdr>
    </w:div>
    <w:div w:id="1913924504">
      <w:bodyDiv w:val="1"/>
      <w:marLeft w:val="0"/>
      <w:marRight w:val="0"/>
      <w:marTop w:val="0"/>
      <w:marBottom w:val="0"/>
      <w:divBdr>
        <w:top w:val="none" w:sz="0" w:space="0" w:color="auto"/>
        <w:left w:val="none" w:sz="0" w:space="0" w:color="auto"/>
        <w:bottom w:val="none" w:sz="0" w:space="0" w:color="auto"/>
        <w:right w:val="none" w:sz="0" w:space="0" w:color="auto"/>
      </w:divBdr>
    </w:div>
    <w:div w:id="1914047123">
      <w:bodyDiv w:val="1"/>
      <w:marLeft w:val="0"/>
      <w:marRight w:val="0"/>
      <w:marTop w:val="0"/>
      <w:marBottom w:val="0"/>
      <w:divBdr>
        <w:top w:val="none" w:sz="0" w:space="0" w:color="auto"/>
        <w:left w:val="none" w:sz="0" w:space="0" w:color="auto"/>
        <w:bottom w:val="none" w:sz="0" w:space="0" w:color="auto"/>
        <w:right w:val="none" w:sz="0" w:space="0" w:color="auto"/>
      </w:divBdr>
    </w:div>
    <w:div w:id="1914122828">
      <w:bodyDiv w:val="1"/>
      <w:marLeft w:val="0"/>
      <w:marRight w:val="0"/>
      <w:marTop w:val="0"/>
      <w:marBottom w:val="0"/>
      <w:divBdr>
        <w:top w:val="none" w:sz="0" w:space="0" w:color="auto"/>
        <w:left w:val="none" w:sz="0" w:space="0" w:color="auto"/>
        <w:bottom w:val="none" w:sz="0" w:space="0" w:color="auto"/>
        <w:right w:val="none" w:sz="0" w:space="0" w:color="auto"/>
      </w:divBdr>
    </w:div>
    <w:div w:id="1914386728">
      <w:bodyDiv w:val="1"/>
      <w:marLeft w:val="0"/>
      <w:marRight w:val="0"/>
      <w:marTop w:val="0"/>
      <w:marBottom w:val="0"/>
      <w:divBdr>
        <w:top w:val="none" w:sz="0" w:space="0" w:color="auto"/>
        <w:left w:val="none" w:sz="0" w:space="0" w:color="auto"/>
        <w:bottom w:val="none" w:sz="0" w:space="0" w:color="auto"/>
        <w:right w:val="none" w:sz="0" w:space="0" w:color="auto"/>
      </w:divBdr>
    </w:div>
    <w:div w:id="1914465465">
      <w:bodyDiv w:val="1"/>
      <w:marLeft w:val="0"/>
      <w:marRight w:val="0"/>
      <w:marTop w:val="0"/>
      <w:marBottom w:val="0"/>
      <w:divBdr>
        <w:top w:val="none" w:sz="0" w:space="0" w:color="auto"/>
        <w:left w:val="none" w:sz="0" w:space="0" w:color="auto"/>
        <w:bottom w:val="none" w:sz="0" w:space="0" w:color="auto"/>
        <w:right w:val="none" w:sz="0" w:space="0" w:color="auto"/>
      </w:divBdr>
    </w:div>
    <w:div w:id="1914469865">
      <w:bodyDiv w:val="1"/>
      <w:marLeft w:val="0"/>
      <w:marRight w:val="0"/>
      <w:marTop w:val="0"/>
      <w:marBottom w:val="0"/>
      <w:divBdr>
        <w:top w:val="none" w:sz="0" w:space="0" w:color="auto"/>
        <w:left w:val="none" w:sz="0" w:space="0" w:color="auto"/>
        <w:bottom w:val="none" w:sz="0" w:space="0" w:color="auto"/>
        <w:right w:val="none" w:sz="0" w:space="0" w:color="auto"/>
      </w:divBdr>
    </w:div>
    <w:div w:id="1914926618">
      <w:bodyDiv w:val="1"/>
      <w:marLeft w:val="0"/>
      <w:marRight w:val="0"/>
      <w:marTop w:val="0"/>
      <w:marBottom w:val="0"/>
      <w:divBdr>
        <w:top w:val="none" w:sz="0" w:space="0" w:color="auto"/>
        <w:left w:val="none" w:sz="0" w:space="0" w:color="auto"/>
        <w:bottom w:val="none" w:sz="0" w:space="0" w:color="auto"/>
        <w:right w:val="none" w:sz="0" w:space="0" w:color="auto"/>
      </w:divBdr>
    </w:div>
    <w:div w:id="1915233769">
      <w:bodyDiv w:val="1"/>
      <w:marLeft w:val="0"/>
      <w:marRight w:val="0"/>
      <w:marTop w:val="0"/>
      <w:marBottom w:val="0"/>
      <w:divBdr>
        <w:top w:val="none" w:sz="0" w:space="0" w:color="auto"/>
        <w:left w:val="none" w:sz="0" w:space="0" w:color="auto"/>
        <w:bottom w:val="none" w:sz="0" w:space="0" w:color="auto"/>
        <w:right w:val="none" w:sz="0" w:space="0" w:color="auto"/>
      </w:divBdr>
    </w:div>
    <w:div w:id="1915701046">
      <w:bodyDiv w:val="1"/>
      <w:marLeft w:val="0"/>
      <w:marRight w:val="0"/>
      <w:marTop w:val="0"/>
      <w:marBottom w:val="0"/>
      <w:divBdr>
        <w:top w:val="none" w:sz="0" w:space="0" w:color="auto"/>
        <w:left w:val="none" w:sz="0" w:space="0" w:color="auto"/>
        <w:bottom w:val="none" w:sz="0" w:space="0" w:color="auto"/>
        <w:right w:val="none" w:sz="0" w:space="0" w:color="auto"/>
      </w:divBdr>
    </w:div>
    <w:div w:id="1915703438">
      <w:bodyDiv w:val="1"/>
      <w:marLeft w:val="0"/>
      <w:marRight w:val="0"/>
      <w:marTop w:val="0"/>
      <w:marBottom w:val="0"/>
      <w:divBdr>
        <w:top w:val="none" w:sz="0" w:space="0" w:color="auto"/>
        <w:left w:val="none" w:sz="0" w:space="0" w:color="auto"/>
        <w:bottom w:val="none" w:sz="0" w:space="0" w:color="auto"/>
        <w:right w:val="none" w:sz="0" w:space="0" w:color="auto"/>
      </w:divBdr>
    </w:div>
    <w:div w:id="1915895009">
      <w:bodyDiv w:val="1"/>
      <w:marLeft w:val="0"/>
      <w:marRight w:val="0"/>
      <w:marTop w:val="0"/>
      <w:marBottom w:val="0"/>
      <w:divBdr>
        <w:top w:val="none" w:sz="0" w:space="0" w:color="auto"/>
        <w:left w:val="none" w:sz="0" w:space="0" w:color="auto"/>
        <w:bottom w:val="none" w:sz="0" w:space="0" w:color="auto"/>
        <w:right w:val="none" w:sz="0" w:space="0" w:color="auto"/>
      </w:divBdr>
    </w:div>
    <w:div w:id="1916091354">
      <w:bodyDiv w:val="1"/>
      <w:marLeft w:val="0"/>
      <w:marRight w:val="0"/>
      <w:marTop w:val="0"/>
      <w:marBottom w:val="0"/>
      <w:divBdr>
        <w:top w:val="none" w:sz="0" w:space="0" w:color="auto"/>
        <w:left w:val="none" w:sz="0" w:space="0" w:color="auto"/>
        <w:bottom w:val="none" w:sz="0" w:space="0" w:color="auto"/>
        <w:right w:val="none" w:sz="0" w:space="0" w:color="auto"/>
      </w:divBdr>
    </w:div>
    <w:div w:id="1916356268">
      <w:bodyDiv w:val="1"/>
      <w:marLeft w:val="0"/>
      <w:marRight w:val="0"/>
      <w:marTop w:val="0"/>
      <w:marBottom w:val="0"/>
      <w:divBdr>
        <w:top w:val="none" w:sz="0" w:space="0" w:color="auto"/>
        <w:left w:val="none" w:sz="0" w:space="0" w:color="auto"/>
        <w:bottom w:val="none" w:sz="0" w:space="0" w:color="auto"/>
        <w:right w:val="none" w:sz="0" w:space="0" w:color="auto"/>
      </w:divBdr>
    </w:div>
    <w:div w:id="1916435316">
      <w:bodyDiv w:val="1"/>
      <w:marLeft w:val="0"/>
      <w:marRight w:val="0"/>
      <w:marTop w:val="0"/>
      <w:marBottom w:val="0"/>
      <w:divBdr>
        <w:top w:val="none" w:sz="0" w:space="0" w:color="auto"/>
        <w:left w:val="none" w:sz="0" w:space="0" w:color="auto"/>
        <w:bottom w:val="none" w:sz="0" w:space="0" w:color="auto"/>
        <w:right w:val="none" w:sz="0" w:space="0" w:color="auto"/>
      </w:divBdr>
    </w:div>
    <w:div w:id="1916546288">
      <w:bodyDiv w:val="1"/>
      <w:marLeft w:val="0"/>
      <w:marRight w:val="0"/>
      <w:marTop w:val="0"/>
      <w:marBottom w:val="0"/>
      <w:divBdr>
        <w:top w:val="none" w:sz="0" w:space="0" w:color="auto"/>
        <w:left w:val="none" w:sz="0" w:space="0" w:color="auto"/>
        <w:bottom w:val="none" w:sz="0" w:space="0" w:color="auto"/>
        <w:right w:val="none" w:sz="0" w:space="0" w:color="auto"/>
      </w:divBdr>
    </w:div>
    <w:div w:id="1916546779">
      <w:bodyDiv w:val="1"/>
      <w:marLeft w:val="0"/>
      <w:marRight w:val="0"/>
      <w:marTop w:val="0"/>
      <w:marBottom w:val="0"/>
      <w:divBdr>
        <w:top w:val="none" w:sz="0" w:space="0" w:color="auto"/>
        <w:left w:val="none" w:sz="0" w:space="0" w:color="auto"/>
        <w:bottom w:val="none" w:sz="0" w:space="0" w:color="auto"/>
        <w:right w:val="none" w:sz="0" w:space="0" w:color="auto"/>
      </w:divBdr>
    </w:div>
    <w:div w:id="1916821251">
      <w:bodyDiv w:val="1"/>
      <w:marLeft w:val="0"/>
      <w:marRight w:val="0"/>
      <w:marTop w:val="0"/>
      <w:marBottom w:val="0"/>
      <w:divBdr>
        <w:top w:val="none" w:sz="0" w:space="0" w:color="auto"/>
        <w:left w:val="none" w:sz="0" w:space="0" w:color="auto"/>
        <w:bottom w:val="none" w:sz="0" w:space="0" w:color="auto"/>
        <w:right w:val="none" w:sz="0" w:space="0" w:color="auto"/>
      </w:divBdr>
    </w:div>
    <w:div w:id="1916934861">
      <w:bodyDiv w:val="1"/>
      <w:marLeft w:val="0"/>
      <w:marRight w:val="0"/>
      <w:marTop w:val="0"/>
      <w:marBottom w:val="0"/>
      <w:divBdr>
        <w:top w:val="none" w:sz="0" w:space="0" w:color="auto"/>
        <w:left w:val="none" w:sz="0" w:space="0" w:color="auto"/>
        <w:bottom w:val="none" w:sz="0" w:space="0" w:color="auto"/>
        <w:right w:val="none" w:sz="0" w:space="0" w:color="auto"/>
      </w:divBdr>
    </w:div>
    <w:div w:id="1917007946">
      <w:bodyDiv w:val="1"/>
      <w:marLeft w:val="0"/>
      <w:marRight w:val="0"/>
      <w:marTop w:val="0"/>
      <w:marBottom w:val="0"/>
      <w:divBdr>
        <w:top w:val="none" w:sz="0" w:space="0" w:color="auto"/>
        <w:left w:val="none" w:sz="0" w:space="0" w:color="auto"/>
        <w:bottom w:val="none" w:sz="0" w:space="0" w:color="auto"/>
        <w:right w:val="none" w:sz="0" w:space="0" w:color="auto"/>
      </w:divBdr>
    </w:div>
    <w:div w:id="1917008989">
      <w:bodyDiv w:val="1"/>
      <w:marLeft w:val="0"/>
      <w:marRight w:val="0"/>
      <w:marTop w:val="0"/>
      <w:marBottom w:val="0"/>
      <w:divBdr>
        <w:top w:val="none" w:sz="0" w:space="0" w:color="auto"/>
        <w:left w:val="none" w:sz="0" w:space="0" w:color="auto"/>
        <w:bottom w:val="none" w:sz="0" w:space="0" w:color="auto"/>
        <w:right w:val="none" w:sz="0" w:space="0" w:color="auto"/>
      </w:divBdr>
    </w:div>
    <w:div w:id="1917323966">
      <w:bodyDiv w:val="1"/>
      <w:marLeft w:val="0"/>
      <w:marRight w:val="0"/>
      <w:marTop w:val="0"/>
      <w:marBottom w:val="0"/>
      <w:divBdr>
        <w:top w:val="none" w:sz="0" w:space="0" w:color="auto"/>
        <w:left w:val="none" w:sz="0" w:space="0" w:color="auto"/>
        <w:bottom w:val="none" w:sz="0" w:space="0" w:color="auto"/>
        <w:right w:val="none" w:sz="0" w:space="0" w:color="auto"/>
      </w:divBdr>
    </w:div>
    <w:div w:id="1917519124">
      <w:bodyDiv w:val="1"/>
      <w:marLeft w:val="0"/>
      <w:marRight w:val="0"/>
      <w:marTop w:val="0"/>
      <w:marBottom w:val="0"/>
      <w:divBdr>
        <w:top w:val="none" w:sz="0" w:space="0" w:color="auto"/>
        <w:left w:val="none" w:sz="0" w:space="0" w:color="auto"/>
        <w:bottom w:val="none" w:sz="0" w:space="0" w:color="auto"/>
        <w:right w:val="none" w:sz="0" w:space="0" w:color="auto"/>
      </w:divBdr>
    </w:div>
    <w:div w:id="1917663940">
      <w:bodyDiv w:val="1"/>
      <w:marLeft w:val="0"/>
      <w:marRight w:val="0"/>
      <w:marTop w:val="0"/>
      <w:marBottom w:val="0"/>
      <w:divBdr>
        <w:top w:val="none" w:sz="0" w:space="0" w:color="auto"/>
        <w:left w:val="none" w:sz="0" w:space="0" w:color="auto"/>
        <w:bottom w:val="none" w:sz="0" w:space="0" w:color="auto"/>
        <w:right w:val="none" w:sz="0" w:space="0" w:color="auto"/>
      </w:divBdr>
    </w:div>
    <w:div w:id="1917782407">
      <w:bodyDiv w:val="1"/>
      <w:marLeft w:val="0"/>
      <w:marRight w:val="0"/>
      <w:marTop w:val="0"/>
      <w:marBottom w:val="0"/>
      <w:divBdr>
        <w:top w:val="none" w:sz="0" w:space="0" w:color="auto"/>
        <w:left w:val="none" w:sz="0" w:space="0" w:color="auto"/>
        <w:bottom w:val="none" w:sz="0" w:space="0" w:color="auto"/>
        <w:right w:val="none" w:sz="0" w:space="0" w:color="auto"/>
      </w:divBdr>
    </w:div>
    <w:div w:id="1917789075">
      <w:bodyDiv w:val="1"/>
      <w:marLeft w:val="0"/>
      <w:marRight w:val="0"/>
      <w:marTop w:val="0"/>
      <w:marBottom w:val="0"/>
      <w:divBdr>
        <w:top w:val="none" w:sz="0" w:space="0" w:color="auto"/>
        <w:left w:val="none" w:sz="0" w:space="0" w:color="auto"/>
        <w:bottom w:val="none" w:sz="0" w:space="0" w:color="auto"/>
        <w:right w:val="none" w:sz="0" w:space="0" w:color="auto"/>
      </w:divBdr>
    </w:div>
    <w:div w:id="1917855575">
      <w:bodyDiv w:val="1"/>
      <w:marLeft w:val="0"/>
      <w:marRight w:val="0"/>
      <w:marTop w:val="0"/>
      <w:marBottom w:val="0"/>
      <w:divBdr>
        <w:top w:val="none" w:sz="0" w:space="0" w:color="auto"/>
        <w:left w:val="none" w:sz="0" w:space="0" w:color="auto"/>
        <w:bottom w:val="none" w:sz="0" w:space="0" w:color="auto"/>
        <w:right w:val="none" w:sz="0" w:space="0" w:color="auto"/>
      </w:divBdr>
    </w:div>
    <w:div w:id="1918125057">
      <w:bodyDiv w:val="1"/>
      <w:marLeft w:val="0"/>
      <w:marRight w:val="0"/>
      <w:marTop w:val="0"/>
      <w:marBottom w:val="0"/>
      <w:divBdr>
        <w:top w:val="none" w:sz="0" w:space="0" w:color="auto"/>
        <w:left w:val="none" w:sz="0" w:space="0" w:color="auto"/>
        <w:bottom w:val="none" w:sz="0" w:space="0" w:color="auto"/>
        <w:right w:val="none" w:sz="0" w:space="0" w:color="auto"/>
      </w:divBdr>
    </w:div>
    <w:div w:id="1918130424">
      <w:bodyDiv w:val="1"/>
      <w:marLeft w:val="0"/>
      <w:marRight w:val="0"/>
      <w:marTop w:val="0"/>
      <w:marBottom w:val="0"/>
      <w:divBdr>
        <w:top w:val="none" w:sz="0" w:space="0" w:color="auto"/>
        <w:left w:val="none" w:sz="0" w:space="0" w:color="auto"/>
        <w:bottom w:val="none" w:sz="0" w:space="0" w:color="auto"/>
        <w:right w:val="none" w:sz="0" w:space="0" w:color="auto"/>
      </w:divBdr>
    </w:div>
    <w:div w:id="1918319772">
      <w:bodyDiv w:val="1"/>
      <w:marLeft w:val="0"/>
      <w:marRight w:val="0"/>
      <w:marTop w:val="0"/>
      <w:marBottom w:val="0"/>
      <w:divBdr>
        <w:top w:val="none" w:sz="0" w:space="0" w:color="auto"/>
        <w:left w:val="none" w:sz="0" w:space="0" w:color="auto"/>
        <w:bottom w:val="none" w:sz="0" w:space="0" w:color="auto"/>
        <w:right w:val="none" w:sz="0" w:space="0" w:color="auto"/>
      </w:divBdr>
    </w:div>
    <w:div w:id="1918396109">
      <w:bodyDiv w:val="1"/>
      <w:marLeft w:val="0"/>
      <w:marRight w:val="0"/>
      <w:marTop w:val="0"/>
      <w:marBottom w:val="0"/>
      <w:divBdr>
        <w:top w:val="none" w:sz="0" w:space="0" w:color="auto"/>
        <w:left w:val="none" w:sz="0" w:space="0" w:color="auto"/>
        <w:bottom w:val="none" w:sz="0" w:space="0" w:color="auto"/>
        <w:right w:val="none" w:sz="0" w:space="0" w:color="auto"/>
      </w:divBdr>
    </w:div>
    <w:div w:id="1918514351">
      <w:bodyDiv w:val="1"/>
      <w:marLeft w:val="0"/>
      <w:marRight w:val="0"/>
      <w:marTop w:val="0"/>
      <w:marBottom w:val="0"/>
      <w:divBdr>
        <w:top w:val="none" w:sz="0" w:space="0" w:color="auto"/>
        <w:left w:val="none" w:sz="0" w:space="0" w:color="auto"/>
        <w:bottom w:val="none" w:sz="0" w:space="0" w:color="auto"/>
        <w:right w:val="none" w:sz="0" w:space="0" w:color="auto"/>
      </w:divBdr>
    </w:div>
    <w:div w:id="1918634909">
      <w:bodyDiv w:val="1"/>
      <w:marLeft w:val="0"/>
      <w:marRight w:val="0"/>
      <w:marTop w:val="0"/>
      <w:marBottom w:val="0"/>
      <w:divBdr>
        <w:top w:val="none" w:sz="0" w:space="0" w:color="auto"/>
        <w:left w:val="none" w:sz="0" w:space="0" w:color="auto"/>
        <w:bottom w:val="none" w:sz="0" w:space="0" w:color="auto"/>
        <w:right w:val="none" w:sz="0" w:space="0" w:color="auto"/>
      </w:divBdr>
    </w:div>
    <w:div w:id="1918710197">
      <w:bodyDiv w:val="1"/>
      <w:marLeft w:val="0"/>
      <w:marRight w:val="0"/>
      <w:marTop w:val="0"/>
      <w:marBottom w:val="0"/>
      <w:divBdr>
        <w:top w:val="none" w:sz="0" w:space="0" w:color="auto"/>
        <w:left w:val="none" w:sz="0" w:space="0" w:color="auto"/>
        <w:bottom w:val="none" w:sz="0" w:space="0" w:color="auto"/>
        <w:right w:val="none" w:sz="0" w:space="0" w:color="auto"/>
      </w:divBdr>
    </w:div>
    <w:div w:id="1918779541">
      <w:bodyDiv w:val="1"/>
      <w:marLeft w:val="0"/>
      <w:marRight w:val="0"/>
      <w:marTop w:val="0"/>
      <w:marBottom w:val="0"/>
      <w:divBdr>
        <w:top w:val="none" w:sz="0" w:space="0" w:color="auto"/>
        <w:left w:val="none" w:sz="0" w:space="0" w:color="auto"/>
        <w:bottom w:val="none" w:sz="0" w:space="0" w:color="auto"/>
        <w:right w:val="none" w:sz="0" w:space="0" w:color="auto"/>
      </w:divBdr>
    </w:div>
    <w:div w:id="1918897971">
      <w:bodyDiv w:val="1"/>
      <w:marLeft w:val="0"/>
      <w:marRight w:val="0"/>
      <w:marTop w:val="0"/>
      <w:marBottom w:val="0"/>
      <w:divBdr>
        <w:top w:val="none" w:sz="0" w:space="0" w:color="auto"/>
        <w:left w:val="none" w:sz="0" w:space="0" w:color="auto"/>
        <w:bottom w:val="none" w:sz="0" w:space="0" w:color="auto"/>
        <w:right w:val="none" w:sz="0" w:space="0" w:color="auto"/>
      </w:divBdr>
    </w:div>
    <w:div w:id="1918898192">
      <w:bodyDiv w:val="1"/>
      <w:marLeft w:val="0"/>
      <w:marRight w:val="0"/>
      <w:marTop w:val="0"/>
      <w:marBottom w:val="0"/>
      <w:divBdr>
        <w:top w:val="none" w:sz="0" w:space="0" w:color="auto"/>
        <w:left w:val="none" w:sz="0" w:space="0" w:color="auto"/>
        <w:bottom w:val="none" w:sz="0" w:space="0" w:color="auto"/>
        <w:right w:val="none" w:sz="0" w:space="0" w:color="auto"/>
      </w:divBdr>
    </w:div>
    <w:div w:id="1919055283">
      <w:bodyDiv w:val="1"/>
      <w:marLeft w:val="0"/>
      <w:marRight w:val="0"/>
      <w:marTop w:val="0"/>
      <w:marBottom w:val="0"/>
      <w:divBdr>
        <w:top w:val="none" w:sz="0" w:space="0" w:color="auto"/>
        <w:left w:val="none" w:sz="0" w:space="0" w:color="auto"/>
        <w:bottom w:val="none" w:sz="0" w:space="0" w:color="auto"/>
        <w:right w:val="none" w:sz="0" w:space="0" w:color="auto"/>
      </w:divBdr>
    </w:div>
    <w:div w:id="1919246363">
      <w:bodyDiv w:val="1"/>
      <w:marLeft w:val="0"/>
      <w:marRight w:val="0"/>
      <w:marTop w:val="0"/>
      <w:marBottom w:val="0"/>
      <w:divBdr>
        <w:top w:val="none" w:sz="0" w:space="0" w:color="auto"/>
        <w:left w:val="none" w:sz="0" w:space="0" w:color="auto"/>
        <w:bottom w:val="none" w:sz="0" w:space="0" w:color="auto"/>
        <w:right w:val="none" w:sz="0" w:space="0" w:color="auto"/>
      </w:divBdr>
    </w:div>
    <w:div w:id="1919515132">
      <w:bodyDiv w:val="1"/>
      <w:marLeft w:val="0"/>
      <w:marRight w:val="0"/>
      <w:marTop w:val="0"/>
      <w:marBottom w:val="0"/>
      <w:divBdr>
        <w:top w:val="none" w:sz="0" w:space="0" w:color="auto"/>
        <w:left w:val="none" w:sz="0" w:space="0" w:color="auto"/>
        <w:bottom w:val="none" w:sz="0" w:space="0" w:color="auto"/>
        <w:right w:val="none" w:sz="0" w:space="0" w:color="auto"/>
      </w:divBdr>
    </w:div>
    <w:div w:id="1919631166">
      <w:bodyDiv w:val="1"/>
      <w:marLeft w:val="0"/>
      <w:marRight w:val="0"/>
      <w:marTop w:val="0"/>
      <w:marBottom w:val="0"/>
      <w:divBdr>
        <w:top w:val="none" w:sz="0" w:space="0" w:color="auto"/>
        <w:left w:val="none" w:sz="0" w:space="0" w:color="auto"/>
        <w:bottom w:val="none" w:sz="0" w:space="0" w:color="auto"/>
        <w:right w:val="none" w:sz="0" w:space="0" w:color="auto"/>
      </w:divBdr>
    </w:div>
    <w:div w:id="1919751412">
      <w:bodyDiv w:val="1"/>
      <w:marLeft w:val="0"/>
      <w:marRight w:val="0"/>
      <w:marTop w:val="0"/>
      <w:marBottom w:val="0"/>
      <w:divBdr>
        <w:top w:val="none" w:sz="0" w:space="0" w:color="auto"/>
        <w:left w:val="none" w:sz="0" w:space="0" w:color="auto"/>
        <w:bottom w:val="none" w:sz="0" w:space="0" w:color="auto"/>
        <w:right w:val="none" w:sz="0" w:space="0" w:color="auto"/>
      </w:divBdr>
    </w:div>
    <w:div w:id="1920099078">
      <w:bodyDiv w:val="1"/>
      <w:marLeft w:val="0"/>
      <w:marRight w:val="0"/>
      <w:marTop w:val="0"/>
      <w:marBottom w:val="0"/>
      <w:divBdr>
        <w:top w:val="none" w:sz="0" w:space="0" w:color="auto"/>
        <w:left w:val="none" w:sz="0" w:space="0" w:color="auto"/>
        <w:bottom w:val="none" w:sz="0" w:space="0" w:color="auto"/>
        <w:right w:val="none" w:sz="0" w:space="0" w:color="auto"/>
      </w:divBdr>
    </w:div>
    <w:div w:id="1920169160">
      <w:bodyDiv w:val="1"/>
      <w:marLeft w:val="0"/>
      <w:marRight w:val="0"/>
      <w:marTop w:val="0"/>
      <w:marBottom w:val="0"/>
      <w:divBdr>
        <w:top w:val="none" w:sz="0" w:space="0" w:color="auto"/>
        <w:left w:val="none" w:sz="0" w:space="0" w:color="auto"/>
        <w:bottom w:val="none" w:sz="0" w:space="0" w:color="auto"/>
        <w:right w:val="none" w:sz="0" w:space="0" w:color="auto"/>
      </w:divBdr>
    </w:div>
    <w:div w:id="1920361485">
      <w:bodyDiv w:val="1"/>
      <w:marLeft w:val="0"/>
      <w:marRight w:val="0"/>
      <w:marTop w:val="0"/>
      <w:marBottom w:val="0"/>
      <w:divBdr>
        <w:top w:val="none" w:sz="0" w:space="0" w:color="auto"/>
        <w:left w:val="none" w:sz="0" w:space="0" w:color="auto"/>
        <w:bottom w:val="none" w:sz="0" w:space="0" w:color="auto"/>
        <w:right w:val="none" w:sz="0" w:space="0" w:color="auto"/>
      </w:divBdr>
    </w:div>
    <w:div w:id="1920363931">
      <w:bodyDiv w:val="1"/>
      <w:marLeft w:val="0"/>
      <w:marRight w:val="0"/>
      <w:marTop w:val="0"/>
      <w:marBottom w:val="0"/>
      <w:divBdr>
        <w:top w:val="none" w:sz="0" w:space="0" w:color="auto"/>
        <w:left w:val="none" w:sz="0" w:space="0" w:color="auto"/>
        <w:bottom w:val="none" w:sz="0" w:space="0" w:color="auto"/>
        <w:right w:val="none" w:sz="0" w:space="0" w:color="auto"/>
      </w:divBdr>
    </w:div>
    <w:div w:id="1920367593">
      <w:bodyDiv w:val="1"/>
      <w:marLeft w:val="0"/>
      <w:marRight w:val="0"/>
      <w:marTop w:val="0"/>
      <w:marBottom w:val="0"/>
      <w:divBdr>
        <w:top w:val="none" w:sz="0" w:space="0" w:color="auto"/>
        <w:left w:val="none" w:sz="0" w:space="0" w:color="auto"/>
        <w:bottom w:val="none" w:sz="0" w:space="0" w:color="auto"/>
        <w:right w:val="none" w:sz="0" w:space="0" w:color="auto"/>
      </w:divBdr>
    </w:div>
    <w:div w:id="1920404376">
      <w:bodyDiv w:val="1"/>
      <w:marLeft w:val="0"/>
      <w:marRight w:val="0"/>
      <w:marTop w:val="0"/>
      <w:marBottom w:val="0"/>
      <w:divBdr>
        <w:top w:val="none" w:sz="0" w:space="0" w:color="auto"/>
        <w:left w:val="none" w:sz="0" w:space="0" w:color="auto"/>
        <w:bottom w:val="none" w:sz="0" w:space="0" w:color="auto"/>
        <w:right w:val="none" w:sz="0" w:space="0" w:color="auto"/>
      </w:divBdr>
    </w:div>
    <w:div w:id="1920750047">
      <w:bodyDiv w:val="1"/>
      <w:marLeft w:val="0"/>
      <w:marRight w:val="0"/>
      <w:marTop w:val="0"/>
      <w:marBottom w:val="0"/>
      <w:divBdr>
        <w:top w:val="none" w:sz="0" w:space="0" w:color="auto"/>
        <w:left w:val="none" w:sz="0" w:space="0" w:color="auto"/>
        <w:bottom w:val="none" w:sz="0" w:space="0" w:color="auto"/>
        <w:right w:val="none" w:sz="0" w:space="0" w:color="auto"/>
      </w:divBdr>
    </w:div>
    <w:div w:id="1920823402">
      <w:bodyDiv w:val="1"/>
      <w:marLeft w:val="0"/>
      <w:marRight w:val="0"/>
      <w:marTop w:val="0"/>
      <w:marBottom w:val="0"/>
      <w:divBdr>
        <w:top w:val="none" w:sz="0" w:space="0" w:color="auto"/>
        <w:left w:val="none" w:sz="0" w:space="0" w:color="auto"/>
        <w:bottom w:val="none" w:sz="0" w:space="0" w:color="auto"/>
        <w:right w:val="none" w:sz="0" w:space="0" w:color="auto"/>
      </w:divBdr>
    </w:div>
    <w:div w:id="1920826437">
      <w:bodyDiv w:val="1"/>
      <w:marLeft w:val="0"/>
      <w:marRight w:val="0"/>
      <w:marTop w:val="0"/>
      <w:marBottom w:val="0"/>
      <w:divBdr>
        <w:top w:val="none" w:sz="0" w:space="0" w:color="auto"/>
        <w:left w:val="none" w:sz="0" w:space="0" w:color="auto"/>
        <w:bottom w:val="none" w:sz="0" w:space="0" w:color="auto"/>
        <w:right w:val="none" w:sz="0" w:space="0" w:color="auto"/>
      </w:divBdr>
    </w:div>
    <w:div w:id="1921013671">
      <w:bodyDiv w:val="1"/>
      <w:marLeft w:val="0"/>
      <w:marRight w:val="0"/>
      <w:marTop w:val="0"/>
      <w:marBottom w:val="0"/>
      <w:divBdr>
        <w:top w:val="none" w:sz="0" w:space="0" w:color="auto"/>
        <w:left w:val="none" w:sz="0" w:space="0" w:color="auto"/>
        <w:bottom w:val="none" w:sz="0" w:space="0" w:color="auto"/>
        <w:right w:val="none" w:sz="0" w:space="0" w:color="auto"/>
      </w:divBdr>
    </w:div>
    <w:div w:id="1921060025">
      <w:bodyDiv w:val="1"/>
      <w:marLeft w:val="0"/>
      <w:marRight w:val="0"/>
      <w:marTop w:val="0"/>
      <w:marBottom w:val="0"/>
      <w:divBdr>
        <w:top w:val="none" w:sz="0" w:space="0" w:color="auto"/>
        <w:left w:val="none" w:sz="0" w:space="0" w:color="auto"/>
        <w:bottom w:val="none" w:sz="0" w:space="0" w:color="auto"/>
        <w:right w:val="none" w:sz="0" w:space="0" w:color="auto"/>
      </w:divBdr>
    </w:div>
    <w:div w:id="1921211062">
      <w:bodyDiv w:val="1"/>
      <w:marLeft w:val="0"/>
      <w:marRight w:val="0"/>
      <w:marTop w:val="0"/>
      <w:marBottom w:val="0"/>
      <w:divBdr>
        <w:top w:val="none" w:sz="0" w:space="0" w:color="auto"/>
        <w:left w:val="none" w:sz="0" w:space="0" w:color="auto"/>
        <w:bottom w:val="none" w:sz="0" w:space="0" w:color="auto"/>
        <w:right w:val="none" w:sz="0" w:space="0" w:color="auto"/>
      </w:divBdr>
    </w:div>
    <w:div w:id="1921479845">
      <w:bodyDiv w:val="1"/>
      <w:marLeft w:val="0"/>
      <w:marRight w:val="0"/>
      <w:marTop w:val="0"/>
      <w:marBottom w:val="0"/>
      <w:divBdr>
        <w:top w:val="none" w:sz="0" w:space="0" w:color="auto"/>
        <w:left w:val="none" w:sz="0" w:space="0" w:color="auto"/>
        <w:bottom w:val="none" w:sz="0" w:space="0" w:color="auto"/>
        <w:right w:val="none" w:sz="0" w:space="0" w:color="auto"/>
      </w:divBdr>
    </w:div>
    <w:div w:id="1921525361">
      <w:bodyDiv w:val="1"/>
      <w:marLeft w:val="0"/>
      <w:marRight w:val="0"/>
      <w:marTop w:val="0"/>
      <w:marBottom w:val="0"/>
      <w:divBdr>
        <w:top w:val="none" w:sz="0" w:space="0" w:color="auto"/>
        <w:left w:val="none" w:sz="0" w:space="0" w:color="auto"/>
        <w:bottom w:val="none" w:sz="0" w:space="0" w:color="auto"/>
        <w:right w:val="none" w:sz="0" w:space="0" w:color="auto"/>
      </w:divBdr>
    </w:div>
    <w:div w:id="1921593949">
      <w:bodyDiv w:val="1"/>
      <w:marLeft w:val="0"/>
      <w:marRight w:val="0"/>
      <w:marTop w:val="0"/>
      <w:marBottom w:val="0"/>
      <w:divBdr>
        <w:top w:val="none" w:sz="0" w:space="0" w:color="auto"/>
        <w:left w:val="none" w:sz="0" w:space="0" w:color="auto"/>
        <w:bottom w:val="none" w:sz="0" w:space="0" w:color="auto"/>
        <w:right w:val="none" w:sz="0" w:space="0" w:color="auto"/>
      </w:divBdr>
    </w:div>
    <w:div w:id="1921595813">
      <w:bodyDiv w:val="1"/>
      <w:marLeft w:val="0"/>
      <w:marRight w:val="0"/>
      <w:marTop w:val="0"/>
      <w:marBottom w:val="0"/>
      <w:divBdr>
        <w:top w:val="none" w:sz="0" w:space="0" w:color="auto"/>
        <w:left w:val="none" w:sz="0" w:space="0" w:color="auto"/>
        <w:bottom w:val="none" w:sz="0" w:space="0" w:color="auto"/>
        <w:right w:val="none" w:sz="0" w:space="0" w:color="auto"/>
      </w:divBdr>
    </w:div>
    <w:div w:id="1921676448">
      <w:bodyDiv w:val="1"/>
      <w:marLeft w:val="0"/>
      <w:marRight w:val="0"/>
      <w:marTop w:val="0"/>
      <w:marBottom w:val="0"/>
      <w:divBdr>
        <w:top w:val="none" w:sz="0" w:space="0" w:color="auto"/>
        <w:left w:val="none" w:sz="0" w:space="0" w:color="auto"/>
        <w:bottom w:val="none" w:sz="0" w:space="0" w:color="auto"/>
        <w:right w:val="none" w:sz="0" w:space="0" w:color="auto"/>
      </w:divBdr>
    </w:div>
    <w:div w:id="1921718881">
      <w:bodyDiv w:val="1"/>
      <w:marLeft w:val="0"/>
      <w:marRight w:val="0"/>
      <w:marTop w:val="0"/>
      <w:marBottom w:val="0"/>
      <w:divBdr>
        <w:top w:val="none" w:sz="0" w:space="0" w:color="auto"/>
        <w:left w:val="none" w:sz="0" w:space="0" w:color="auto"/>
        <w:bottom w:val="none" w:sz="0" w:space="0" w:color="auto"/>
        <w:right w:val="none" w:sz="0" w:space="0" w:color="auto"/>
      </w:divBdr>
    </w:div>
    <w:div w:id="1922059478">
      <w:bodyDiv w:val="1"/>
      <w:marLeft w:val="0"/>
      <w:marRight w:val="0"/>
      <w:marTop w:val="0"/>
      <w:marBottom w:val="0"/>
      <w:divBdr>
        <w:top w:val="none" w:sz="0" w:space="0" w:color="auto"/>
        <w:left w:val="none" w:sz="0" w:space="0" w:color="auto"/>
        <w:bottom w:val="none" w:sz="0" w:space="0" w:color="auto"/>
        <w:right w:val="none" w:sz="0" w:space="0" w:color="auto"/>
      </w:divBdr>
    </w:div>
    <w:div w:id="1922135449">
      <w:bodyDiv w:val="1"/>
      <w:marLeft w:val="0"/>
      <w:marRight w:val="0"/>
      <w:marTop w:val="0"/>
      <w:marBottom w:val="0"/>
      <w:divBdr>
        <w:top w:val="none" w:sz="0" w:space="0" w:color="auto"/>
        <w:left w:val="none" w:sz="0" w:space="0" w:color="auto"/>
        <w:bottom w:val="none" w:sz="0" w:space="0" w:color="auto"/>
        <w:right w:val="none" w:sz="0" w:space="0" w:color="auto"/>
      </w:divBdr>
    </w:div>
    <w:div w:id="1922179281">
      <w:bodyDiv w:val="1"/>
      <w:marLeft w:val="0"/>
      <w:marRight w:val="0"/>
      <w:marTop w:val="0"/>
      <w:marBottom w:val="0"/>
      <w:divBdr>
        <w:top w:val="none" w:sz="0" w:space="0" w:color="auto"/>
        <w:left w:val="none" w:sz="0" w:space="0" w:color="auto"/>
        <w:bottom w:val="none" w:sz="0" w:space="0" w:color="auto"/>
        <w:right w:val="none" w:sz="0" w:space="0" w:color="auto"/>
      </w:divBdr>
    </w:div>
    <w:div w:id="1922644545">
      <w:bodyDiv w:val="1"/>
      <w:marLeft w:val="0"/>
      <w:marRight w:val="0"/>
      <w:marTop w:val="0"/>
      <w:marBottom w:val="0"/>
      <w:divBdr>
        <w:top w:val="none" w:sz="0" w:space="0" w:color="auto"/>
        <w:left w:val="none" w:sz="0" w:space="0" w:color="auto"/>
        <w:bottom w:val="none" w:sz="0" w:space="0" w:color="auto"/>
        <w:right w:val="none" w:sz="0" w:space="0" w:color="auto"/>
      </w:divBdr>
    </w:div>
    <w:div w:id="1923176870">
      <w:bodyDiv w:val="1"/>
      <w:marLeft w:val="0"/>
      <w:marRight w:val="0"/>
      <w:marTop w:val="0"/>
      <w:marBottom w:val="0"/>
      <w:divBdr>
        <w:top w:val="none" w:sz="0" w:space="0" w:color="auto"/>
        <w:left w:val="none" w:sz="0" w:space="0" w:color="auto"/>
        <w:bottom w:val="none" w:sz="0" w:space="0" w:color="auto"/>
        <w:right w:val="none" w:sz="0" w:space="0" w:color="auto"/>
      </w:divBdr>
    </w:div>
    <w:div w:id="1923685926">
      <w:bodyDiv w:val="1"/>
      <w:marLeft w:val="0"/>
      <w:marRight w:val="0"/>
      <w:marTop w:val="0"/>
      <w:marBottom w:val="0"/>
      <w:divBdr>
        <w:top w:val="none" w:sz="0" w:space="0" w:color="auto"/>
        <w:left w:val="none" w:sz="0" w:space="0" w:color="auto"/>
        <w:bottom w:val="none" w:sz="0" w:space="0" w:color="auto"/>
        <w:right w:val="none" w:sz="0" w:space="0" w:color="auto"/>
      </w:divBdr>
    </w:div>
    <w:div w:id="1923830194">
      <w:bodyDiv w:val="1"/>
      <w:marLeft w:val="0"/>
      <w:marRight w:val="0"/>
      <w:marTop w:val="0"/>
      <w:marBottom w:val="0"/>
      <w:divBdr>
        <w:top w:val="none" w:sz="0" w:space="0" w:color="auto"/>
        <w:left w:val="none" w:sz="0" w:space="0" w:color="auto"/>
        <w:bottom w:val="none" w:sz="0" w:space="0" w:color="auto"/>
        <w:right w:val="none" w:sz="0" w:space="0" w:color="auto"/>
      </w:divBdr>
    </w:div>
    <w:div w:id="1924021710">
      <w:bodyDiv w:val="1"/>
      <w:marLeft w:val="0"/>
      <w:marRight w:val="0"/>
      <w:marTop w:val="0"/>
      <w:marBottom w:val="0"/>
      <w:divBdr>
        <w:top w:val="none" w:sz="0" w:space="0" w:color="auto"/>
        <w:left w:val="none" w:sz="0" w:space="0" w:color="auto"/>
        <w:bottom w:val="none" w:sz="0" w:space="0" w:color="auto"/>
        <w:right w:val="none" w:sz="0" w:space="0" w:color="auto"/>
      </w:divBdr>
    </w:div>
    <w:div w:id="1924214343">
      <w:bodyDiv w:val="1"/>
      <w:marLeft w:val="0"/>
      <w:marRight w:val="0"/>
      <w:marTop w:val="0"/>
      <w:marBottom w:val="0"/>
      <w:divBdr>
        <w:top w:val="none" w:sz="0" w:space="0" w:color="auto"/>
        <w:left w:val="none" w:sz="0" w:space="0" w:color="auto"/>
        <w:bottom w:val="none" w:sz="0" w:space="0" w:color="auto"/>
        <w:right w:val="none" w:sz="0" w:space="0" w:color="auto"/>
      </w:divBdr>
    </w:div>
    <w:div w:id="1924333650">
      <w:bodyDiv w:val="1"/>
      <w:marLeft w:val="0"/>
      <w:marRight w:val="0"/>
      <w:marTop w:val="0"/>
      <w:marBottom w:val="0"/>
      <w:divBdr>
        <w:top w:val="none" w:sz="0" w:space="0" w:color="auto"/>
        <w:left w:val="none" w:sz="0" w:space="0" w:color="auto"/>
        <w:bottom w:val="none" w:sz="0" w:space="0" w:color="auto"/>
        <w:right w:val="none" w:sz="0" w:space="0" w:color="auto"/>
      </w:divBdr>
    </w:div>
    <w:div w:id="1924414981">
      <w:bodyDiv w:val="1"/>
      <w:marLeft w:val="0"/>
      <w:marRight w:val="0"/>
      <w:marTop w:val="0"/>
      <w:marBottom w:val="0"/>
      <w:divBdr>
        <w:top w:val="none" w:sz="0" w:space="0" w:color="auto"/>
        <w:left w:val="none" w:sz="0" w:space="0" w:color="auto"/>
        <w:bottom w:val="none" w:sz="0" w:space="0" w:color="auto"/>
        <w:right w:val="none" w:sz="0" w:space="0" w:color="auto"/>
      </w:divBdr>
    </w:div>
    <w:div w:id="1924606998">
      <w:bodyDiv w:val="1"/>
      <w:marLeft w:val="0"/>
      <w:marRight w:val="0"/>
      <w:marTop w:val="0"/>
      <w:marBottom w:val="0"/>
      <w:divBdr>
        <w:top w:val="none" w:sz="0" w:space="0" w:color="auto"/>
        <w:left w:val="none" w:sz="0" w:space="0" w:color="auto"/>
        <w:bottom w:val="none" w:sz="0" w:space="0" w:color="auto"/>
        <w:right w:val="none" w:sz="0" w:space="0" w:color="auto"/>
      </w:divBdr>
    </w:div>
    <w:div w:id="1924676748">
      <w:bodyDiv w:val="1"/>
      <w:marLeft w:val="0"/>
      <w:marRight w:val="0"/>
      <w:marTop w:val="0"/>
      <w:marBottom w:val="0"/>
      <w:divBdr>
        <w:top w:val="none" w:sz="0" w:space="0" w:color="auto"/>
        <w:left w:val="none" w:sz="0" w:space="0" w:color="auto"/>
        <w:bottom w:val="none" w:sz="0" w:space="0" w:color="auto"/>
        <w:right w:val="none" w:sz="0" w:space="0" w:color="auto"/>
      </w:divBdr>
    </w:div>
    <w:div w:id="1924678409">
      <w:bodyDiv w:val="1"/>
      <w:marLeft w:val="0"/>
      <w:marRight w:val="0"/>
      <w:marTop w:val="0"/>
      <w:marBottom w:val="0"/>
      <w:divBdr>
        <w:top w:val="none" w:sz="0" w:space="0" w:color="auto"/>
        <w:left w:val="none" w:sz="0" w:space="0" w:color="auto"/>
        <w:bottom w:val="none" w:sz="0" w:space="0" w:color="auto"/>
        <w:right w:val="none" w:sz="0" w:space="0" w:color="auto"/>
      </w:divBdr>
    </w:div>
    <w:div w:id="1924951139">
      <w:bodyDiv w:val="1"/>
      <w:marLeft w:val="0"/>
      <w:marRight w:val="0"/>
      <w:marTop w:val="0"/>
      <w:marBottom w:val="0"/>
      <w:divBdr>
        <w:top w:val="none" w:sz="0" w:space="0" w:color="auto"/>
        <w:left w:val="none" w:sz="0" w:space="0" w:color="auto"/>
        <w:bottom w:val="none" w:sz="0" w:space="0" w:color="auto"/>
        <w:right w:val="none" w:sz="0" w:space="0" w:color="auto"/>
      </w:divBdr>
    </w:div>
    <w:div w:id="1925063392">
      <w:bodyDiv w:val="1"/>
      <w:marLeft w:val="0"/>
      <w:marRight w:val="0"/>
      <w:marTop w:val="0"/>
      <w:marBottom w:val="0"/>
      <w:divBdr>
        <w:top w:val="none" w:sz="0" w:space="0" w:color="auto"/>
        <w:left w:val="none" w:sz="0" w:space="0" w:color="auto"/>
        <w:bottom w:val="none" w:sz="0" w:space="0" w:color="auto"/>
        <w:right w:val="none" w:sz="0" w:space="0" w:color="auto"/>
      </w:divBdr>
    </w:div>
    <w:div w:id="1925071005">
      <w:bodyDiv w:val="1"/>
      <w:marLeft w:val="0"/>
      <w:marRight w:val="0"/>
      <w:marTop w:val="0"/>
      <w:marBottom w:val="0"/>
      <w:divBdr>
        <w:top w:val="none" w:sz="0" w:space="0" w:color="auto"/>
        <w:left w:val="none" w:sz="0" w:space="0" w:color="auto"/>
        <w:bottom w:val="none" w:sz="0" w:space="0" w:color="auto"/>
        <w:right w:val="none" w:sz="0" w:space="0" w:color="auto"/>
      </w:divBdr>
    </w:div>
    <w:div w:id="1925525527">
      <w:bodyDiv w:val="1"/>
      <w:marLeft w:val="0"/>
      <w:marRight w:val="0"/>
      <w:marTop w:val="0"/>
      <w:marBottom w:val="0"/>
      <w:divBdr>
        <w:top w:val="none" w:sz="0" w:space="0" w:color="auto"/>
        <w:left w:val="none" w:sz="0" w:space="0" w:color="auto"/>
        <w:bottom w:val="none" w:sz="0" w:space="0" w:color="auto"/>
        <w:right w:val="none" w:sz="0" w:space="0" w:color="auto"/>
      </w:divBdr>
    </w:div>
    <w:div w:id="1925606005">
      <w:bodyDiv w:val="1"/>
      <w:marLeft w:val="0"/>
      <w:marRight w:val="0"/>
      <w:marTop w:val="0"/>
      <w:marBottom w:val="0"/>
      <w:divBdr>
        <w:top w:val="none" w:sz="0" w:space="0" w:color="auto"/>
        <w:left w:val="none" w:sz="0" w:space="0" w:color="auto"/>
        <w:bottom w:val="none" w:sz="0" w:space="0" w:color="auto"/>
        <w:right w:val="none" w:sz="0" w:space="0" w:color="auto"/>
      </w:divBdr>
    </w:div>
    <w:div w:id="1925718619">
      <w:bodyDiv w:val="1"/>
      <w:marLeft w:val="0"/>
      <w:marRight w:val="0"/>
      <w:marTop w:val="0"/>
      <w:marBottom w:val="0"/>
      <w:divBdr>
        <w:top w:val="none" w:sz="0" w:space="0" w:color="auto"/>
        <w:left w:val="none" w:sz="0" w:space="0" w:color="auto"/>
        <w:bottom w:val="none" w:sz="0" w:space="0" w:color="auto"/>
        <w:right w:val="none" w:sz="0" w:space="0" w:color="auto"/>
      </w:divBdr>
    </w:div>
    <w:div w:id="1926184499">
      <w:bodyDiv w:val="1"/>
      <w:marLeft w:val="0"/>
      <w:marRight w:val="0"/>
      <w:marTop w:val="0"/>
      <w:marBottom w:val="0"/>
      <w:divBdr>
        <w:top w:val="none" w:sz="0" w:space="0" w:color="auto"/>
        <w:left w:val="none" w:sz="0" w:space="0" w:color="auto"/>
        <w:bottom w:val="none" w:sz="0" w:space="0" w:color="auto"/>
        <w:right w:val="none" w:sz="0" w:space="0" w:color="auto"/>
      </w:divBdr>
    </w:div>
    <w:div w:id="1926264854">
      <w:bodyDiv w:val="1"/>
      <w:marLeft w:val="0"/>
      <w:marRight w:val="0"/>
      <w:marTop w:val="0"/>
      <w:marBottom w:val="0"/>
      <w:divBdr>
        <w:top w:val="none" w:sz="0" w:space="0" w:color="auto"/>
        <w:left w:val="none" w:sz="0" w:space="0" w:color="auto"/>
        <w:bottom w:val="none" w:sz="0" w:space="0" w:color="auto"/>
        <w:right w:val="none" w:sz="0" w:space="0" w:color="auto"/>
      </w:divBdr>
    </w:div>
    <w:div w:id="1926528418">
      <w:bodyDiv w:val="1"/>
      <w:marLeft w:val="0"/>
      <w:marRight w:val="0"/>
      <w:marTop w:val="0"/>
      <w:marBottom w:val="0"/>
      <w:divBdr>
        <w:top w:val="none" w:sz="0" w:space="0" w:color="auto"/>
        <w:left w:val="none" w:sz="0" w:space="0" w:color="auto"/>
        <w:bottom w:val="none" w:sz="0" w:space="0" w:color="auto"/>
        <w:right w:val="none" w:sz="0" w:space="0" w:color="auto"/>
      </w:divBdr>
    </w:div>
    <w:div w:id="1926765663">
      <w:bodyDiv w:val="1"/>
      <w:marLeft w:val="0"/>
      <w:marRight w:val="0"/>
      <w:marTop w:val="0"/>
      <w:marBottom w:val="0"/>
      <w:divBdr>
        <w:top w:val="none" w:sz="0" w:space="0" w:color="auto"/>
        <w:left w:val="none" w:sz="0" w:space="0" w:color="auto"/>
        <w:bottom w:val="none" w:sz="0" w:space="0" w:color="auto"/>
        <w:right w:val="none" w:sz="0" w:space="0" w:color="auto"/>
      </w:divBdr>
    </w:div>
    <w:div w:id="1927156202">
      <w:bodyDiv w:val="1"/>
      <w:marLeft w:val="0"/>
      <w:marRight w:val="0"/>
      <w:marTop w:val="0"/>
      <w:marBottom w:val="0"/>
      <w:divBdr>
        <w:top w:val="none" w:sz="0" w:space="0" w:color="auto"/>
        <w:left w:val="none" w:sz="0" w:space="0" w:color="auto"/>
        <w:bottom w:val="none" w:sz="0" w:space="0" w:color="auto"/>
        <w:right w:val="none" w:sz="0" w:space="0" w:color="auto"/>
      </w:divBdr>
    </w:div>
    <w:div w:id="1927231421">
      <w:bodyDiv w:val="1"/>
      <w:marLeft w:val="0"/>
      <w:marRight w:val="0"/>
      <w:marTop w:val="0"/>
      <w:marBottom w:val="0"/>
      <w:divBdr>
        <w:top w:val="none" w:sz="0" w:space="0" w:color="auto"/>
        <w:left w:val="none" w:sz="0" w:space="0" w:color="auto"/>
        <w:bottom w:val="none" w:sz="0" w:space="0" w:color="auto"/>
        <w:right w:val="none" w:sz="0" w:space="0" w:color="auto"/>
      </w:divBdr>
    </w:div>
    <w:div w:id="1927301916">
      <w:bodyDiv w:val="1"/>
      <w:marLeft w:val="0"/>
      <w:marRight w:val="0"/>
      <w:marTop w:val="0"/>
      <w:marBottom w:val="0"/>
      <w:divBdr>
        <w:top w:val="none" w:sz="0" w:space="0" w:color="auto"/>
        <w:left w:val="none" w:sz="0" w:space="0" w:color="auto"/>
        <w:bottom w:val="none" w:sz="0" w:space="0" w:color="auto"/>
        <w:right w:val="none" w:sz="0" w:space="0" w:color="auto"/>
      </w:divBdr>
    </w:div>
    <w:div w:id="1927690936">
      <w:bodyDiv w:val="1"/>
      <w:marLeft w:val="0"/>
      <w:marRight w:val="0"/>
      <w:marTop w:val="0"/>
      <w:marBottom w:val="0"/>
      <w:divBdr>
        <w:top w:val="none" w:sz="0" w:space="0" w:color="auto"/>
        <w:left w:val="none" w:sz="0" w:space="0" w:color="auto"/>
        <w:bottom w:val="none" w:sz="0" w:space="0" w:color="auto"/>
        <w:right w:val="none" w:sz="0" w:space="0" w:color="auto"/>
      </w:divBdr>
    </w:div>
    <w:div w:id="1927764110">
      <w:bodyDiv w:val="1"/>
      <w:marLeft w:val="0"/>
      <w:marRight w:val="0"/>
      <w:marTop w:val="0"/>
      <w:marBottom w:val="0"/>
      <w:divBdr>
        <w:top w:val="none" w:sz="0" w:space="0" w:color="auto"/>
        <w:left w:val="none" w:sz="0" w:space="0" w:color="auto"/>
        <w:bottom w:val="none" w:sz="0" w:space="0" w:color="auto"/>
        <w:right w:val="none" w:sz="0" w:space="0" w:color="auto"/>
      </w:divBdr>
    </w:div>
    <w:div w:id="1927807628">
      <w:bodyDiv w:val="1"/>
      <w:marLeft w:val="0"/>
      <w:marRight w:val="0"/>
      <w:marTop w:val="0"/>
      <w:marBottom w:val="0"/>
      <w:divBdr>
        <w:top w:val="none" w:sz="0" w:space="0" w:color="auto"/>
        <w:left w:val="none" w:sz="0" w:space="0" w:color="auto"/>
        <w:bottom w:val="none" w:sz="0" w:space="0" w:color="auto"/>
        <w:right w:val="none" w:sz="0" w:space="0" w:color="auto"/>
      </w:divBdr>
    </w:div>
    <w:div w:id="1927810649">
      <w:bodyDiv w:val="1"/>
      <w:marLeft w:val="0"/>
      <w:marRight w:val="0"/>
      <w:marTop w:val="0"/>
      <w:marBottom w:val="0"/>
      <w:divBdr>
        <w:top w:val="none" w:sz="0" w:space="0" w:color="auto"/>
        <w:left w:val="none" w:sz="0" w:space="0" w:color="auto"/>
        <w:bottom w:val="none" w:sz="0" w:space="0" w:color="auto"/>
        <w:right w:val="none" w:sz="0" w:space="0" w:color="auto"/>
      </w:divBdr>
    </w:div>
    <w:div w:id="1927957200">
      <w:bodyDiv w:val="1"/>
      <w:marLeft w:val="0"/>
      <w:marRight w:val="0"/>
      <w:marTop w:val="0"/>
      <w:marBottom w:val="0"/>
      <w:divBdr>
        <w:top w:val="none" w:sz="0" w:space="0" w:color="auto"/>
        <w:left w:val="none" w:sz="0" w:space="0" w:color="auto"/>
        <w:bottom w:val="none" w:sz="0" w:space="0" w:color="auto"/>
        <w:right w:val="none" w:sz="0" w:space="0" w:color="auto"/>
      </w:divBdr>
    </w:div>
    <w:div w:id="1928271605">
      <w:bodyDiv w:val="1"/>
      <w:marLeft w:val="0"/>
      <w:marRight w:val="0"/>
      <w:marTop w:val="0"/>
      <w:marBottom w:val="0"/>
      <w:divBdr>
        <w:top w:val="none" w:sz="0" w:space="0" w:color="auto"/>
        <w:left w:val="none" w:sz="0" w:space="0" w:color="auto"/>
        <w:bottom w:val="none" w:sz="0" w:space="0" w:color="auto"/>
        <w:right w:val="none" w:sz="0" w:space="0" w:color="auto"/>
      </w:divBdr>
    </w:div>
    <w:div w:id="1928535013">
      <w:bodyDiv w:val="1"/>
      <w:marLeft w:val="0"/>
      <w:marRight w:val="0"/>
      <w:marTop w:val="0"/>
      <w:marBottom w:val="0"/>
      <w:divBdr>
        <w:top w:val="none" w:sz="0" w:space="0" w:color="auto"/>
        <w:left w:val="none" w:sz="0" w:space="0" w:color="auto"/>
        <w:bottom w:val="none" w:sz="0" w:space="0" w:color="auto"/>
        <w:right w:val="none" w:sz="0" w:space="0" w:color="auto"/>
      </w:divBdr>
    </w:div>
    <w:div w:id="1928613152">
      <w:bodyDiv w:val="1"/>
      <w:marLeft w:val="0"/>
      <w:marRight w:val="0"/>
      <w:marTop w:val="0"/>
      <w:marBottom w:val="0"/>
      <w:divBdr>
        <w:top w:val="none" w:sz="0" w:space="0" w:color="auto"/>
        <w:left w:val="none" w:sz="0" w:space="0" w:color="auto"/>
        <w:bottom w:val="none" w:sz="0" w:space="0" w:color="auto"/>
        <w:right w:val="none" w:sz="0" w:space="0" w:color="auto"/>
      </w:divBdr>
    </w:div>
    <w:div w:id="1928690996">
      <w:bodyDiv w:val="1"/>
      <w:marLeft w:val="0"/>
      <w:marRight w:val="0"/>
      <w:marTop w:val="0"/>
      <w:marBottom w:val="0"/>
      <w:divBdr>
        <w:top w:val="none" w:sz="0" w:space="0" w:color="auto"/>
        <w:left w:val="none" w:sz="0" w:space="0" w:color="auto"/>
        <w:bottom w:val="none" w:sz="0" w:space="0" w:color="auto"/>
        <w:right w:val="none" w:sz="0" w:space="0" w:color="auto"/>
      </w:divBdr>
    </w:div>
    <w:div w:id="1928734748">
      <w:bodyDiv w:val="1"/>
      <w:marLeft w:val="0"/>
      <w:marRight w:val="0"/>
      <w:marTop w:val="0"/>
      <w:marBottom w:val="0"/>
      <w:divBdr>
        <w:top w:val="none" w:sz="0" w:space="0" w:color="auto"/>
        <w:left w:val="none" w:sz="0" w:space="0" w:color="auto"/>
        <w:bottom w:val="none" w:sz="0" w:space="0" w:color="auto"/>
        <w:right w:val="none" w:sz="0" w:space="0" w:color="auto"/>
      </w:divBdr>
    </w:div>
    <w:div w:id="1929003087">
      <w:bodyDiv w:val="1"/>
      <w:marLeft w:val="0"/>
      <w:marRight w:val="0"/>
      <w:marTop w:val="0"/>
      <w:marBottom w:val="0"/>
      <w:divBdr>
        <w:top w:val="none" w:sz="0" w:space="0" w:color="auto"/>
        <w:left w:val="none" w:sz="0" w:space="0" w:color="auto"/>
        <w:bottom w:val="none" w:sz="0" w:space="0" w:color="auto"/>
        <w:right w:val="none" w:sz="0" w:space="0" w:color="auto"/>
      </w:divBdr>
    </w:div>
    <w:div w:id="1929078714">
      <w:bodyDiv w:val="1"/>
      <w:marLeft w:val="0"/>
      <w:marRight w:val="0"/>
      <w:marTop w:val="0"/>
      <w:marBottom w:val="0"/>
      <w:divBdr>
        <w:top w:val="none" w:sz="0" w:space="0" w:color="auto"/>
        <w:left w:val="none" w:sz="0" w:space="0" w:color="auto"/>
        <w:bottom w:val="none" w:sz="0" w:space="0" w:color="auto"/>
        <w:right w:val="none" w:sz="0" w:space="0" w:color="auto"/>
      </w:divBdr>
    </w:div>
    <w:div w:id="1929187869">
      <w:bodyDiv w:val="1"/>
      <w:marLeft w:val="0"/>
      <w:marRight w:val="0"/>
      <w:marTop w:val="0"/>
      <w:marBottom w:val="0"/>
      <w:divBdr>
        <w:top w:val="none" w:sz="0" w:space="0" w:color="auto"/>
        <w:left w:val="none" w:sz="0" w:space="0" w:color="auto"/>
        <w:bottom w:val="none" w:sz="0" w:space="0" w:color="auto"/>
        <w:right w:val="none" w:sz="0" w:space="0" w:color="auto"/>
      </w:divBdr>
    </w:div>
    <w:div w:id="1929386476">
      <w:bodyDiv w:val="1"/>
      <w:marLeft w:val="0"/>
      <w:marRight w:val="0"/>
      <w:marTop w:val="0"/>
      <w:marBottom w:val="0"/>
      <w:divBdr>
        <w:top w:val="none" w:sz="0" w:space="0" w:color="auto"/>
        <w:left w:val="none" w:sz="0" w:space="0" w:color="auto"/>
        <w:bottom w:val="none" w:sz="0" w:space="0" w:color="auto"/>
        <w:right w:val="none" w:sz="0" w:space="0" w:color="auto"/>
      </w:divBdr>
    </w:div>
    <w:div w:id="1929921219">
      <w:bodyDiv w:val="1"/>
      <w:marLeft w:val="0"/>
      <w:marRight w:val="0"/>
      <w:marTop w:val="0"/>
      <w:marBottom w:val="0"/>
      <w:divBdr>
        <w:top w:val="none" w:sz="0" w:space="0" w:color="auto"/>
        <w:left w:val="none" w:sz="0" w:space="0" w:color="auto"/>
        <w:bottom w:val="none" w:sz="0" w:space="0" w:color="auto"/>
        <w:right w:val="none" w:sz="0" w:space="0" w:color="auto"/>
      </w:divBdr>
    </w:div>
    <w:div w:id="1930114456">
      <w:bodyDiv w:val="1"/>
      <w:marLeft w:val="0"/>
      <w:marRight w:val="0"/>
      <w:marTop w:val="0"/>
      <w:marBottom w:val="0"/>
      <w:divBdr>
        <w:top w:val="none" w:sz="0" w:space="0" w:color="auto"/>
        <w:left w:val="none" w:sz="0" w:space="0" w:color="auto"/>
        <w:bottom w:val="none" w:sz="0" w:space="0" w:color="auto"/>
        <w:right w:val="none" w:sz="0" w:space="0" w:color="auto"/>
      </w:divBdr>
    </w:div>
    <w:div w:id="1930116627">
      <w:bodyDiv w:val="1"/>
      <w:marLeft w:val="0"/>
      <w:marRight w:val="0"/>
      <w:marTop w:val="0"/>
      <w:marBottom w:val="0"/>
      <w:divBdr>
        <w:top w:val="none" w:sz="0" w:space="0" w:color="auto"/>
        <w:left w:val="none" w:sz="0" w:space="0" w:color="auto"/>
        <w:bottom w:val="none" w:sz="0" w:space="0" w:color="auto"/>
        <w:right w:val="none" w:sz="0" w:space="0" w:color="auto"/>
      </w:divBdr>
    </w:div>
    <w:div w:id="1930503805">
      <w:bodyDiv w:val="1"/>
      <w:marLeft w:val="0"/>
      <w:marRight w:val="0"/>
      <w:marTop w:val="0"/>
      <w:marBottom w:val="0"/>
      <w:divBdr>
        <w:top w:val="none" w:sz="0" w:space="0" w:color="auto"/>
        <w:left w:val="none" w:sz="0" w:space="0" w:color="auto"/>
        <w:bottom w:val="none" w:sz="0" w:space="0" w:color="auto"/>
        <w:right w:val="none" w:sz="0" w:space="0" w:color="auto"/>
      </w:divBdr>
    </w:div>
    <w:div w:id="1930505222">
      <w:bodyDiv w:val="1"/>
      <w:marLeft w:val="0"/>
      <w:marRight w:val="0"/>
      <w:marTop w:val="0"/>
      <w:marBottom w:val="0"/>
      <w:divBdr>
        <w:top w:val="none" w:sz="0" w:space="0" w:color="auto"/>
        <w:left w:val="none" w:sz="0" w:space="0" w:color="auto"/>
        <w:bottom w:val="none" w:sz="0" w:space="0" w:color="auto"/>
        <w:right w:val="none" w:sz="0" w:space="0" w:color="auto"/>
      </w:divBdr>
    </w:div>
    <w:div w:id="1930692988">
      <w:bodyDiv w:val="1"/>
      <w:marLeft w:val="0"/>
      <w:marRight w:val="0"/>
      <w:marTop w:val="0"/>
      <w:marBottom w:val="0"/>
      <w:divBdr>
        <w:top w:val="none" w:sz="0" w:space="0" w:color="auto"/>
        <w:left w:val="none" w:sz="0" w:space="0" w:color="auto"/>
        <w:bottom w:val="none" w:sz="0" w:space="0" w:color="auto"/>
        <w:right w:val="none" w:sz="0" w:space="0" w:color="auto"/>
      </w:divBdr>
    </w:div>
    <w:div w:id="1930771680">
      <w:bodyDiv w:val="1"/>
      <w:marLeft w:val="0"/>
      <w:marRight w:val="0"/>
      <w:marTop w:val="0"/>
      <w:marBottom w:val="0"/>
      <w:divBdr>
        <w:top w:val="none" w:sz="0" w:space="0" w:color="auto"/>
        <w:left w:val="none" w:sz="0" w:space="0" w:color="auto"/>
        <w:bottom w:val="none" w:sz="0" w:space="0" w:color="auto"/>
        <w:right w:val="none" w:sz="0" w:space="0" w:color="auto"/>
      </w:divBdr>
    </w:div>
    <w:div w:id="1931304911">
      <w:bodyDiv w:val="1"/>
      <w:marLeft w:val="0"/>
      <w:marRight w:val="0"/>
      <w:marTop w:val="0"/>
      <w:marBottom w:val="0"/>
      <w:divBdr>
        <w:top w:val="none" w:sz="0" w:space="0" w:color="auto"/>
        <w:left w:val="none" w:sz="0" w:space="0" w:color="auto"/>
        <w:bottom w:val="none" w:sz="0" w:space="0" w:color="auto"/>
        <w:right w:val="none" w:sz="0" w:space="0" w:color="auto"/>
      </w:divBdr>
    </w:div>
    <w:div w:id="1931430973">
      <w:bodyDiv w:val="1"/>
      <w:marLeft w:val="0"/>
      <w:marRight w:val="0"/>
      <w:marTop w:val="0"/>
      <w:marBottom w:val="0"/>
      <w:divBdr>
        <w:top w:val="none" w:sz="0" w:space="0" w:color="auto"/>
        <w:left w:val="none" w:sz="0" w:space="0" w:color="auto"/>
        <w:bottom w:val="none" w:sz="0" w:space="0" w:color="auto"/>
        <w:right w:val="none" w:sz="0" w:space="0" w:color="auto"/>
      </w:divBdr>
    </w:div>
    <w:div w:id="1931621023">
      <w:bodyDiv w:val="1"/>
      <w:marLeft w:val="0"/>
      <w:marRight w:val="0"/>
      <w:marTop w:val="0"/>
      <w:marBottom w:val="0"/>
      <w:divBdr>
        <w:top w:val="none" w:sz="0" w:space="0" w:color="auto"/>
        <w:left w:val="none" w:sz="0" w:space="0" w:color="auto"/>
        <w:bottom w:val="none" w:sz="0" w:space="0" w:color="auto"/>
        <w:right w:val="none" w:sz="0" w:space="0" w:color="auto"/>
      </w:divBdr>
    </w:div>
    <w:div w:id="1931768341">
      <w:bodyDiv w:val="1"/>
      <w:marLeft w:val="0"/>
      <w:marRight w:val="0"/>
      <w:marTop w:val="0"/>
      <w:marBottom w:val="0"/>
      <w:divBdr>
        <w:top w:val="none" w:sz="0" w:space="0" w:color="auto"/>
        <w:left w:val="none" w:sz="0" w:space="0" w:color="auto"/>
        <w:bottom w:val="none" w:sz="0" w:space="0" w:color="auto"/>
        <w:right w:val="none" w:sz="0" w:space="0" w:color="auto"/>
      </w:divBdr>
    </w:div>
    <w:div w:id="1931814450">
      <w:bodyDiv w:val="1"/>
      <w:marLeft w:val="0"/>
      <w:marRight w:val="0"/>
      <w:marTop w:val="0"/>
      <w:marBottom w:val="0"/>
      <w:divBdr>
        <w:top w:val="none" w:sz="0" w:space="0" w:color="auto"/>
        <w:left w:val="none" w:sz="0" w:space="0" w:color="auto"/>
        <w:bottom w:val="none" w:sz="0" w:space="0" w:color="auto"/>
        <w:right w:val="none" w:sz="0" w:space="0" w:color="auto"/>
      </w:divBdr>
    </w:div>
    <w:div w:id="1932080018">
      <w:bodyDiv w:val="1"/>
      <w:marLeft w:val="0"/>
      <w:marRight w:val="0"/>
      <w:marTop w:val="0"/>
      <w:marBottom w:val="0"/>
      <w:divBdr>
        <w:top w:val="none" w:sz="0" w:space="0" w:color="auto"/>
        <w:left w:val="none" w:sz="0" w:space="0" w:color="auto"/>
        <w:bottom w:val="none" w:sz="0" w:space="0" w:color="auto"/>
        <w:right w:val="none" w:sz="0" w:space="0" w:color="auto"/>
      </w:divBdr>
    </w:div>
    <w:div w:id="1932396376">
      <w:bodyDiv w:val="1"/>
      <w:marLeft w:val="0"/>
      <w:marRight w:val="0"/>
      <w:marTop w:val="0"/>
      <w:marBottom w:val="0"/>
      <w:divBdr>
        <w:top w:val="none" w:sz="0" w:space="0" w:color="auto"/>
        <w:left w:val="none" w:sz="0" w:space="0" w:color="auto"/>
        <w:bottom w:val="none" w:sz="0" w:space="0" w:color="auto"/>
        <w:right w:val="none" w:sz="0" w:space="0" w:color="auto"/>
      </w:divBdr>
    </w:div>
    <w:div w:id="1932466192">
      <w:bodyDiv w:val="1"/>
      <w:marLeft w:val="0"/>
      <w:marRight w:val="0"/>
      <w:marTop w:val="0"/>
      <w:marBottom w:val="0"/>
      <w:divBdr>
        <w:top w:val="none" w:sz="0" w:space="0" w:color="auto"/>
        <w:left w:val="none" w:sz="0" w:space="0" w:color="auto"/>
        <w:bottom w:val="none" w:sz="0" w:space="0" w:color="auto"/>
        <w:right w:val="none" w:sz="0" w:space="0" w:color="auto"/>
      </w:divBdr>
    </w:div>
    <w:div w:id="1932664585">
      <w:bodyDiv w:val="1"/>
      <w:marLeft w:val="0"/>
      <w:marRight w:val="0"/>
      <w:marTop w:val="0"/>
      <w:marBottom w:val="0"/>
      <w:divBdr>
        <w:top w:val="none" w:sz="0" w:space="0" w:color="auto"/>
        <w:left w:val="none" w:sz="0" w:space="0" w:color="auto"/>
        <w:bottom w:val="none" w:sz="0" w:space="0" w:color="auto"/>
        <w:right w:val="none" w:sz="0" w:space="0" w:color="auto"/>
      </w:divBdr>
    </w:div>
    <w:div w:id="1932734341">
      <w:bodyDiv w:val="1"/>
      <w:marLeft w:val="0"/>
      <w:marRight w:val="0"/>
      <w:marTop w:val="0"/>
      <w:marBottom w:val="0"/>
      <w:divBdr>
        <w:top w:val="none" w:sz="0" w:space="0" w:color="auto"/>
        <w:left w:val="none" w:sz="0" w:space="0" w:color="auto"/>
        <w:bottom w:val="none" w:sz="0" w:space="0" w:color="auto"/>
        <w:right w:val="none" w:sz="0" w:space="0" w:color="auto"/>
      </w:divBdr>
    </w:div>
    <w:div w:id="1932810709">
      <w:bodyDiv w:val="1"/>
      <w:marLeft w:val="0"/>
      <w:marRight w:val="0"/>
      <w:marTop w:val="0"/>
      <w:marBottom w:val="0"/>
      <w:divBdr>
        <w:top w:val="none" w:sz="0" w:space="0" w:color="auto"/>
        <w:left w:val="none" w:sz="0" w:space="0" w:color="auto"/>
        <w:bottom w:val="none" w:sz="0" w:space="0" w:color="auto"/>
        <w:right w:val="none" w:sz="0" w:space="0" w:color="auto"/>
      </w:divBdr>
    </w:div>
    <w:div w:id="1932811179">
      <w:bodyDiv w:val="1"/>
      <w:marLeft w:val="0"/>
      <w:marRight w:val="0"/>
      <w:marTop w:val="0"/>
      <w:marBottom w:val="0"/>
      <w:divBdr>
        <w:top w:val="none" w:sz="0" w:space="0" w:color="auto"/>
        <w:left w:val="none" w:sz="0" w:space="0" w:color="auto"/>
        <w:bottom w:val="none" w:sz="0" w:space="0" w:color="auto"/>
        <w:right w:val="none" w:sz="0" w:space="0" w:color="auto"/>
      </w:divBdr>
    </w:div>
    <w:div w:id="1932853521">
      <w:bodyDiv w:val="1"/>
      <w:marLeft w:val="0"/>
      <w:marRight w:val="0"/>
      <w:marTop w:val="0"/>
      <w:marBottom w:val="0"/>
      <w:divBdr>
        <w:top w:val="none" w:sz="0" w:space="0" w:color="auto"/>
        <w:left w:val="none" w:sz="0" w:space="0" w:color="auto"/>
        <w:bottom w:val="none" w:sz="0" w:space="0" w:color="auto"/>
        <w:right w:val="none" w:sz="0" w:space="0" w:color="auto"/>
      </w:divBdr>
    </w:div>
    <w:div w:id="1932930395">
      <w:bodyDiv w:val="1"/>
      <w:marLeft w:val="0"/>
      <w:marRight w:val="0"/>
      <w:marTop w:val="0"/>
      <w:marBottom w:val="0"/>
      <w:divBdr>
        <w:top w:val="none" w:sz="0" w:space="0" w:color="auto"/>
        <w:left w:val="none" w:sz="0" w:space="0" w:color="auto"/>
        <w:bottom w:val="none" w:sz="0" w:space="0" w:color="auto"/>
        <w:right w:val="none" w:sz="0" w:space="0" w:color="auto"/>
      </w:divBdr>
    </w:div>
    <w:div w:id="1933272854">
      <w:bodyDiv w:val="1"/>
      <w:marLeft w:val="0"/>
      <w:marRight w:val="0"/>
      <w:marTop w:val="0"/>
      <w:marBottom w:val="0"/>
      <w:divBdr>
        <w:top w:val="none" w:sz="0" w:space="0" w:color="auto"/>
        <w:left w:val="none" w:sz="0" w:space="0" w:color="auto"/>
        <w:bottom w:val="none" w:sz="0" w:space="0" w:color="auto"/>
        <w:right w:val="none" w:sz="0" w:space="0" w:color="auto"/>
      </w:divBdr>
    </w:div>
    <w:div w:id="1933390049">
      <w:bodyDiv w:val="1"/>
      <w:marLeft w:val="0"/>
      <w:marRight w:val="0"/>
      <w:marTop w:val="0"/>
      <w:marBottom w:val="0"/>
      <w:divBdr>
        <w:top w:val="none" w:sz="0" w:space="0" w:color="auto"/>
        <w:left w:val="none" w:sz="0" w:space="0" w:color="auto"/>
        <w:bottom w:val="none" w:sz="0" w:space="0" w:color="auto"/>
        <w:right w:val="none" w:sz="0" w:space="0" w:color="auto"/>
      </w:divBdr>
    </w:div>
    <w:div w:id="1933581330">
      <w:bodyDiv w:val="1"/>
      <w:marLeft w:val="0"/>
      <w:marRight w:val="0"/>
      <w:marTop w:val="0"/>
      <w:marBottom w:val="0"/>
      <w:divBdr>
        <w:top w:val="none" w:sz="0" w:space="0" w:color="auto"/>
        <w:left w:val="none" w:sz="0" w:space="0" w:color="auto"/>
        <w:bottom w:val="none" w:sz="0" w:space="0" w:color="auto"/>
        <w:right w:val="none" w:sz="0" w:space="0" w:color="auto"/>
      </w:divBdr>
    </w:div>
    <w:div w:id="1933581936">
      <w:bodyDiv w:val="1"/>
      <w:marLeft w:val="0"/>
      <w:marRight w:val="0"/>
      <w:marTop w:val="0"/>
      <w:marBottom w:val="0"/>
      <w:divBdr>
        <w:top w:val="none" w:sz="0" w:space="0" w:color="auto"/>
        <w:left w:val="none" w:sz="0" w:space="0" w:color="auto"/>
        <w:bottom w:val="none" w:sz="0" w:space="0" w:color="auto"/>
        <w:right w:val="none" w:sz="0" w:space="0" w:color="auto"/>
      </w:divBdr>
    </w:div>
    <w:div w:id="1933663966">
      <w:bodyDiv w:val="1"/>
      <w:marLeft w:val="0"/>
      <w:marRight w:val="0"/>
      <w:marTop w:val="0"/>
      <w:marBottom w:val="0"/>
      <w:divBdr>
        <w:top w:val="none" w:sz="0" w:space="0" w:color="auto"/>
        <w:left w:val="none" w:sz="0" w:space="0" w:color="auto"/>
        <w:bottom w:val="none" w:sz="0" w:space="0" w:color="auto"/>
        <w:right w:val="none" w:sz="0" w:space="0" w:color="auto"/>
      </w:divBdr>
    </w:div>
    <w:div w:id="1933853611">
      <w:bodyDiv w:val="1"/>
      <w:marLeft w:val="0"/>
      <w:marRight w:val="0"/>
      <w:marTop w:val="0"/>
      <w:marBottom w:val="0"/>
      <w:divBdr>
        <w:top w:val="none" w:sz="0" w:space="0" w:color="auto"/>
        <w:left w:val="none" w:sz="0" w:space="0" w:color="auto"/>
        <w:bottom w:val="none" w:sz="0" w:space="0" w:color="auto"/>
        <w:right w:val="none" w:sz="0" w:space="0" w:color="auto"/>
      </w:divBdr>
    </w:div>
    <w:div w:id="1933933914">
      <w:bodyDiv w:val="1"/>
      <w:marLeft w:val="0"/>
      <w:marRight w:val="0"/>
      <w:marTop w:val="0"/>
      <w:marBottom w:val="0"/>
      <w:divBdr>
        <w:top w:val="none" w:sz="0" w:space="0" w:color="auto"/>
        <w:left w:val="none" w:sz="0" w:space="0" w:color="auto"/>
        <w:bottom w:val="none" w:sz="0" w:space="0" w:color="auto"/>
        <w:right w:val="none" w:sz="0" w:space="0" w:color="auto"/>
      </w:divBdr>
    </w:div>
    <w:div w:id="1934389596">
      <w:bodyDiv w:val="1"/>
      <w:marLeft w:val="0"/>
      <w:marRight w:val="0"/>
      <w:marTop w:val="0"/>
      <w:marBottom w:val="0"/>
      <w:divBdr>
        <w:top w:val="none" w:sz="0" w:space="0" w:color="auto"/>
        <w:left w:val="none" w:sz="0" w:space="0" w:color="auto"/>
        <w:bottom w:val="none" w:sz="0" w:space="0" w:color="auto"/>
        <w:right w:val="none" w:sz="0" w:space="0" w:color="auto"/>
      </w:divBdr>
    </w:div>
    <w:div w:id="1934508038">
      <w:bodyDiv w:val="1"/>
      <w:marLeft w:val="0"/>
      <w:marRight w:val="0"/>
      <w:marTop w:val="0"/>
      <w:marBottom w:val="0"/>
      <w:divBdr>
        <w:top w:val="none" w:sz="0" w:space="0" w:color="auto"/>
        <w:left w:val="none" w:sz="0" w:space="0" w:color="auto"/>
        <w:bottom w:val="none" w:sz="0" w:space="0" w:color="auto"/>
        <w:right w:val="none" w:sz="0" w:space="0" w:color="auto"/>
      </w:divBdr>
    </w:div>
    <w:div w:id="1935018319">
      <w:bodyDiv w:val="1"/>
      <w:marLeft w:val="0"/>
      <w:marRight w:val="0"/>
      <w:marTop w:val="0"/>
      <w:marBottom w:val="0"/>
      <w:divBdr>
        <w:top w:val="none" w:sz="0" w:space="0" w:color="auto"/>
        <w:left w:val="none" w:sz="0" w:space="0" w:color="auto"/>
        <w:bottom w:val="none" w:sz="0" w:space="0" w:color="auto"/>
        <w:right w:val="none" w:sz="0" w:space="0" w:color="auto"/>
      </w:divBdr>
    </w:div>
    <w:div w:id="1935044798">
      <w:bodyDiv w:val="1"/>
      <w:marLeft w:val="0"/>
      <w:marRight w:val="0"/>
      <w:marTop w:val="0"/>
      <w:marBottom w:val="0"/>
      <w:divBdr>
        <w:top w:val="none" w:sz="0" w:space="0" w:color="auto"/>
        <w:left w:val="none" w:sz="0" w:space="0" w:color="auto"/>
        <w:bottom w:val="none" w:sz="0" w:space="0" w:color="auto"/>
        <w:right w:val="none" w:sz="0" w:space="0" w:color="auto"/>
      </w:divBdr>
    </w:div>
    <w:div w:id="1935089415">
      <w:bodyDiv w:val="1"/>
      <w:marLeft w:val="0"/>
      <w:marRight w:val="0"/>
      <w:marTop w:val="0"/>
      <w:marBottom w:val="0"/>
      <w:divBdr>
        <w:top w:val="none" w:sz="0" w:space="0" w:color="auto"/>
        <w:left w:val="none" w:sz="0" w:space="0" w:color="auto"/>
        <w:bottom w:val="none" w:sz="0" w:space="0" w:color="auto"/>
        <w:right w:val="none" w:sz="0" w:space="0" w:color="auto"/>
      </w:divBdr>
    </w:div>
    <w:div w:id="1935092302">
      <w:bodyDiv w:val="1"/>
      <w:marLeft w:val="0"/>
      <w:marRight w:val="0"/>
      <w:marTop w:val="0"/>
      <w:marBottom w:val="0"/>
      <w:divBdr>
        <w:top w:val="none" w:sz="0" w:space="0" w:color="auto"/>
        <w:left w:val="none" w:sz="0" w:space="0" w:color="auto"/>
        <w:bottom w:val="none" w:sz="0" w:space="0" w:color="auto"/>
        <w:right w:val="none" w:sz="0" w:space="0" w:color="auto"/>
      </w:divBdr>
    </w:div>
    <w:div w:id="1935281606">
      <w:bodyDiv w:val="1"/>
      <w:marLeft w:val="0"/>
      <w:marRight w:val="0"/>
      <w:marTop w:val="0"/>
      <w:marBottom w:val="0"/>
      <w:divBdr>
        <w:top w:val="none" w:sz="0" w:space="0" w:color="auto"/>
        <w:left w:val="none" w:sz="0" w:space="0" w:color="auto"/>
        <w:bottom w:val="none" w:sz="0" w:space="0" w:color="auto"/>
        <w:right w:val="none" w:sz="0" w:space="0" w:color="auto"/>
      </w:divBdr>
    </w:div>
    <w:div w:id="1935357760">
      <w:bodyDiv w:val="1"/>
      <w:marLeft w:val="0"/>
      <w:marRight w:val="0"/>
      <w:marTop w:val="0"/>
      <w:marBottom w:val="0"/>
      <w:divBdr>
        <w:top w:val="none" w:sz="0" w:space="0" w:color="auto"/>
        <w:left w:val="none" w:sz="0" w:space="0" w:color="auto"/>
        <w:bottom w:val="none" w:sz="0" w:space="0" w:color="auto"/>
        <w:right w:val="none" w:sz="0" w:space="0" w:color="auto"/>
      </w:divBdr>
    </w:div>
    <w:div w:id="1935436232">
      <w:bodyDiv w:val="1"/>
      <w:marLeft w:val="0"/>
      <w:marRight w:val="0"/>
      <w:marTop w:val="0"/>
      <w:marBottom w:val="0"/>
      <w:divBdr>
        <w:top w:val="none" w:sz="0" w:space="0" w:color="auto"/>
        <w:left w:val="none" w:sz="0" w:space="0" w:color="auto"/>
        <w:bottom w:val="none" w:sz="0" w:space="0" w:color="auto"/>
        <w:right w:val="none" w:sz="0" w:space="0" w:color="auto"/>
      </w:divBdr>
    </w:div>
    <w:div w:id="1935505858">
      <w:bodyDiv w:val="1"/>
      <w:marLeft w:val="0"/>
      <w:marRight w:val="0"/>
      <w:marTop w:val="0"/>
      <w:marBottom w:val="0"/>
      <w:divBdr>
        <w:top w:val="none" w:sz="0" w:space="0" w:color="auto"/>
        <w:left w:val="none" w:sz="0" w:space="0" w:color="auto"/>
        <w:bottom w:val="none" w:sz="0" w:space="0" w:color="auto"/>
        <w:right w:val="none" w:sz="0" w:space="0" w:color="auto"/>
      </w:divBdr>
    </w:div>
    <w:div w:id="1935553864">
      <w:bodyDiv w:val="1"/>
      <w:marLeft w:val="0"/>
      <w:marRight w:val="0"/>
      <w:marTop w:val="0"/>
      <w:marBottom w:val="0"/>
      <w:divBdr>
        <w:top w:val="none" w:sz="0" w:space="0" w:color="auto"/>
        <w:left w:val="none" w:sz="0" w:space="0" w:color="auto"/>
        <w:bottom w:val="none" w:sz="0" w:space="0" w:color="auto"/>
        <w:right w:val="none" w:sz="0" w:space="0" w:color="auto"/>
      </w:divBdr>
    </w:div>
    <w:div w:id="1935897551">
      <w:bodyDiv w:val="1"/>
      <w:marLeft w:val="0"/>
      <w:marRight w:val="0"/>
      <w:marTop w:val="0"/>
      <w:marBottom w:val="0"/>
      <w:divBdr>
        <w:top w:val="none" w:sz="0" w:space="0" w:color="auto"/>
        <w:left w:val="none" w:sz="0" w:space="0" w:color="auto"/>
        <w:bottom w:val="none" w:sz="0" w:space="0" w:color="auto"/>
        <w:right w:val="none" w:sz="0" w:space="0" w:color="auto"/>
      </w:divBdr>
    </w:div>
    <w:div w:id="1935898676">
      <w:bodyDiv w:val="1"/>
      <w:marLeft w:val="0"/>
      <w:marRight w:val="0"/>
      <w:marTop w:val="0"/>
      <w:marBottom w:val="0"/>
      <w:divBdr>
        <w:top w:val="none" w:sz="0" w:space="0" w:color="auto"/>
        <w:left w:val="none" w:sz="0" w:space="0" w:color="auto"/>
        <w:bottom w:val="none" w:sz="0" w:space="0" w:color="auto"/>
        <w:right w:val="none" w:sz="0" w:space="0" w:color="auto"/>
      </w:divBdr>
    </w:div>
    <w:div w:id="1936013426">
      <w:bodyDiv w:val="1"/>
      <w:marLeft w:val="0"/>
      <w:marRight w:val="0"/>
      <w:marTop w:val="0"/>
      <w:marBottom w:val="0"/>
      <w:divBdr>
        <w:top w:val="none" w:sz="0" w:space="0" w:color="auto"/>
        <w:left w:val="none" w:sz="0" w:space="0" w:color="auto"/>
        <w:bottom w:val="none" w:sz="0" w:space="0" w:color="auto"/>
        <w:right w:val="none" w:sz="0" w:space="0" w:color="auto"/>
      </w:divBdr>
    </w:div>
    <w:div w:id="1936136130">
      <w:bodyDiv w:val="1"/>
      <w:marLeft w:val="0"/>
      <w:marRight w:val="0"/>
      <w:marTop w:val="0"/>
      <w:marBottom w:val="0"/>
      <w:divBdr>
        <w:top w:val="none" w:sz="0" w:space="0" w:color="auto"/>
        <w:left w:val="none" w:sz="0" w:space="0" w:color="auto"/>
        <w:bottom w:val="none" w:sz="0" w:space="0" w:color="auto"/>
        <w:right w:val="none" w:sz="0" w:space="0" w:color="auto"/>
      </w:divBdr>
    </w:div>
    <w:div w:id="1936162315">
      <w:bodyDiv w:val="1"/>
      <w:marLeft w:val="0"/>
      <w:marRight w:val="0"/>
      <w:marTop w:val="0"/>
      <w:marBottom w:val="0"/>
      <w:divBdr>
        <w:top w:val="none" w:sz="0" w:space="0" w:color="auto"/>
        <w:left w:val="none" w:sz="0" w:space="0" w:color="auto"/>
        <w:bottom w:val="none" w:sz="0" w:space="0" w:color="auto"/>
        <w:right w:val="none" w:sz="0" w:space="0" w:color="auto"/>
      </w:divBdr>
    </w:div>
    <w:div w:id="1936547841">
      <w:bodyDiv w:val="1"/>
      <w:marLeft w:val="0"/>
      <w:marRight w:val="0"/>
      <w:marTop w:val="0"/>
      <w:marBottom w:val="0"/>
      <w:divBdr>
        <w:top w:val="none" w:sz="0" w:space="0" w:color="auto"/>
        <w:left w:val="none" w:sz="0" w:space="0" w:color="auto"/>
        <w:bottom w:val="none" w:sz="0" w:space="0" w:color="auto"/>
        <w:right w:val="none" w:sz="0" w:space="0" w:color="auto"/>
      </w:divBdr>
    </w:div>
    <w:div w:id="1936666965">
      <w:bodyDiv w:val="1"/>
      <w:marLeft w:val="0"/>
      <w:marRight w:val="0"/>
      <w:marTop w:val="0"/>
      <w:marBottom w:val="0"/>
      <w:divBdr>
        <w:top w:val="none" w:sz="0" w:space="0" w:color="auto"/>
        <w:left w:val="none" w:sz="0" w:space="0" w:color="auto"/>
        <w:bottom w:val="none" w:sz="0" w:space="0" w:color="auto"/>
        <w:right w:val="none" w:sz="0" w:space="0" w:color="auto"/>
      </w:divBdr>
    </w:div>
    <w:div w:id="1936669553">
      <w:bodyDiv w:val="1"/>
      <w:marLeft w:val="0"/>
      <w:marRight w:val="0"/>
      <w:marTop w:val="0"/>
      <w:marBottom w:val="0"/>
      <w:divBdr>
        <w:top w:val="none" w:sz="0" w:space="0" w:color="auto"/>
        <w:left w:val="none" w:sz="0" w:space="0" w:color="auto"/>
        <w:bottom w:val="none" w:sz="0" w:space="0" w:color="auto"/>
        <w:right w:val="none" w:sz="0" w:space="0" w:color="auto"/>
      </w:divBdr>
    </w:div>
    <w:div w:id="1936816696">
      <w:bodyDiv w:val="1"/>
      <w:marLeft w:val="0"/>
      <w:marRight w:val="0"/>
      <w:marTop w:val="0"/>
      <w:marBottom w:val="0"/>
      <w:divBdr>
        <w:top w:val="none" w:sz="0" w:space="0" w:color="auto"/>
        <w:left w:val="none" w:sz="0" w:space="0" w:color="auto"/>
        <w:bottom w:val="none" w:sz="0" w:space="0" w:color="auto"/>
        <w:right w:val="none" w:sz="0" w:space="0" w:color="auto"/>
      </w:divBdr>
    </w:div>
    <w:div w:id="1937052963">
      <w:bodyDiv w:val="1"/>
      <w:marLeft w:val="0"/>
      <w:marRight w:val="0"/>
      <w:marTop w:val="0"/>
      <w:marBottom w:val="0"/>
      <w:divBdr>
        <w:top w:val="none" w:sz="0" w:space="0" w:color="auto"/>
        <w:left w:val="none" w:sz="0" w:space="0" w:color="auto"/>
        <w:bottom w:val="none" w:sz="0" w:space="0" w:color="auto"/>
        <w:right w:val="none" w:sz="0" w:space="0" w:color="auto"/>
      </w:divBdr>
    </w:div>
    <w:div w:id="1937247552">
      <w:bodyDiv w:val="1"/>
      <w:marLeft w:val="0"/>
      <w:marRight w:val="0"/>
      <w:marTop w:val="0"/>
      <w:marBottom w:val="0"/>
      <w:divBdr>
        <w:top w:val="none" w:sz="0" w:space="0" w:color="auto"/>
        <w:left w:val="none" w:sz="0" w:space="0" w:color="auto"/>
        <w:bottom w:val="none" w:sz="0" w:space="0" w:color="auto"/>
        <w:right w:val="none" w:sz="0" w:space="0" w:color="auto"/>
      </w:divBdr>
    </w:div>
    <w:div w:id="1937402739">
      <w:bodyDiv w:val="1"/>
      <w:marLeft w:val="0"/>
      <w:marRight w:val="0"/>
      <w:marTop w:val="0"/>
      <w:marBottom w:val="0"/>
      <w:divBdr>
        <w:top w:val="none" w:sz="0" w:space="0" w:color="auto"/>
        <w:left w:val="none" w:sz="0" w:space="0" w:color="auto"/>
        <w:bottom w:val="none" w:sz="0" w:space="0" w:color="auto"/>
        <w:right w:val="none" w:sz="0" w:space="0" w:color="auto"/>
      </w:divBdr>
    </w:div>
    <w:div w:id="1937472448">
      <w:bodyDiv w:val="1"/>
      <w:marLeft w:val="0"/>
      <w:marRight w:val="0"/>
      <w:marTop w:val="0"/>
      <w:marBottom w:val="0"/>
      <w:divBdr>
        <w:top w:val="none" w:sz="0" w:space="0" w:color="auto"/>
        <w:left w:val="none" w:sz="0" w:space="0" w:color="auto"/>
        <w:bottom w:val="none" w:sz="0" w:space="0" w:color="auto"/>
        <w:right w:val="none" w:sz="0" w:space="0" w:color="auto"/>
      </w:divBdr>
    </w:div>
    <w:div w:id="1937590484">
      <w:bodyDiv w:val="1"/>
      <w:marLeft w:val="0"/>
      <w:marRight w:val="0"/>
      <w:marTop w:val="0"/>
      <w:marBottom w:val="0"/>
      <w:divBdr>
        <w:top w:val="none" w:sz="0" w:space="0" w:color="auto"/>
        <w:left w:val="none" w:sz="0" w:space="0" w:color="auto"/>
        <w:bottom w:val="none" w:sz="0" w:space="0" w:color="auto"/>
        <w:right w:val="none" w:sz="0" w:space="0" w:color="auto"/>
      </w:divBdr>
    </w:div>
    <w:div w:id="1937709775">
      <w:bodyDiv w:val="1"/>
      <w:marLeft w:val="0"/>
      <w:marRight w:val="0"/>
      <w:marTop w:val="0"/>
      <w:marBottom w:val="0"/>
      <w:divBdr>
        <w:top w:val="none" w:sz="0" w:space="0" w:color="auto"/>
        <w:left w:val="none" w:sz="0" w:space="0" w:color="auto"/>
        <w:bottom w:val="none" w:sz="0" w:space="0" w:color="auto"/>
        <w:right w:val="none" w:sz="0" w:space="0" w:color="auto"/>
      </w:divBdr>
    </w:div>
    <w:div w:id="1937714713">
      <w:bodyDiv w:val="1"/>
      <w:marLeft w:val="0"/>
      <w:marRight w:val="0"/>
      <w:marTop w:val="0"/>
      <w:marBottom w:val="0"/>
      <w:divBdr>
        <w:top w:val="none" w:sz="0" w:space="0" w:color="auto"/>
        <w:left w:val="none" w:sz="0" w:space="0" w:color="auto"/>
        <w:bottom w:val="none" w:sz="0" w:space="0" w:color="auto"/>
        <w:right w:val="none" w:sz="0" w:space="0" w:color="auto"/>
      </w:divBdr>
    </w:div>
    <w:div w:id="1937979741">
      <w:bodyDiv w:val="1"/>
      <w:marLeft w:val="0"/>
      <w:marRight w:val="0"/>
      <w:marTop w:val="0"/>
      <w:marBottom w:val="0"/>
      <w:divBdr>
        <w:top w:val="none" w:sz="0" w:space="0" w:color="auto"/>
        <w:left w:val="none" w:sz="0" w:space="0" w:color="auto"/>
        <w:bottom w:val="none" w:sz="0" w:space="0" w:color="auto"/>
        <w:right w:val="none" w:sz="0" w:space="0" w:color="auto"/>
      </w:divBdr>
    </w:div>
    <w:div w:id="1938100936">
      <w:bodyDiv w:val="1"/>
      <w:marLeft w:val="0"/>
      <w:marRight w:val="0"/>
      <w:marTop w:val="0"/>
      <w:marBottom w:val="0"/>
      <w:divBdr>
        <w:top w:val="none" w:sz="0" w:space="0" w:color="auto"/>
        <w:left w:val="none" w:sz="0" w:space="0" w:color="auto"/>
        <w:bottom w:val="none" w:sz="0" w:space="0" w:color="auto"/>
        <w:right w:val="none" w:sz="0" w:space="0" w:color="auto"/>
      </w:divBdr>
    </w:div>
    <w:div w:id="1938125828">
      <w:bodyDiv w:val="1"/>
      <w:marLeft w:val="0"/>
      <w:marRight w:val="0"/>
      <w:marTop w:val="0"/>
      <w:marBottom w:val="0"/>
      <w:divBdr>
        <w:top w:val="none" w:sz="0" w:space="0" w:color="auto"/>
        <w:left w:val="none" w:sz="0" w:space="0" w:color="auto"/>
        <w:bottom w:val="none" w:sz="0" w:space="0" w:color="auto"/>
        <w:right w:val="none" w:sz="0" w:space="0" w:color="auto"/>
      </w:divBdr>
    </w:div>
    <w:div w:id="1938520165">
      <w:bodyDiv w:val="1"/>
      <w:marLeft w:val="0"/>
      <w:marRight w:val="0"/>
      <w:marTop w:val="0"/>
      <w:marBottom w:val="0"/>
      <w:divBdr>
        <w:top w:val="none" w:sz="0" w:space="0" w:color="auto"/>
        <w:left w:val="none" w:sz="0" w:space="0" w:color="auto"/>
        <w:bottom w:val="none" w:sz="0" w:space="0" w:color="auto"/>
        <w:right w:val="none" w:sz="0" w:space="0" w:color="auto"/>
      </w:divBdr>
    </w:div>
    <w:div w:id="1938560834">
      <w:bodyDiv w:val="1"/>
      <w:marLeft w:val="0"/>
      <w:marRight w:val="0"/>
      <w:marTop w:val="0"/>
      <w:marBottom w:val="0"/>
      <w:divBdr>
        <w:top w:val="none" w:sz="0" w:space="0" w:color="auto"/>
        <w:left w:val="none" w:sz="0" w:space="0" w:color="auto"/>
        <w:bottom w:val="none" w:sz="0" w:space="0" w:color="auto"/>
        <w:right w:val="none" w:sz="0" w:space="0" w:color="auto"/>
      </w:divBdr>
    </w:div>
    <w:div w:id="1938637347">
      <w:bodyDiv w:val="1"/>
      <w:marLeft w:val="0"/>
      <w:marRight w:val="0"/>
      <w:marTop w:val="0"/>
      <w:marBottom w:val="0"/>
      <w:divBdr>
        <w:top w:val="none" w:sz="0" w:space="0" w:color="auto"/>
        <w:left w:val="none" w:sz="0" w:space="0" w:color="auto"/>
        <w:bottom w:val="none" w:sz="0" w:space="0" w:color="auto"/>
        <w:right w:val="none" w:sz="0" w:space="0" w:color="auto"/>
      </w:divBdr>
    </w:div>
    <w:div w:id="1938899987">
      <w:bodyDiv w:val="1"/>
      <w:marLeft w:val="0"/>
      <w:marRight w:val="0"/>
      <w:marTop w:val="0"/>
      <w:marBottom w:val="0"/>
      <w:divBdr>
        <w:top w:val="none" w:sz="0" w:space="0" w:color="auto"/>
        <w:left w:val="none" w:sz="0" w:space="0" w:color="auto"/>
        <w:bottom w:val="none" w:sz="0" w:space="0" w:color="auto"/>
        <w:right w:val="none" w:sz="0" w:space="0" w:color="auto"/>
      </w:divBdr>
    </w:div>
    <w:div w:id="1939098104">
      <w:bodyDiv w:val="1"/>
      <w:marLeft w:val="0"/>
      <w:marRight w:val="0"/>
      <w:marTop w:val="0"/>
      <w:marBottom w:val="0"/>
      <w:divBdr>
        <w:top w:val="none" w:sz="0" w:space="0" w:color="auto"/>
        <w:left w:val="none" w:sz="0" w:space="0" w:color="auto"/>
        <w:bottom w:val="none" w:sz="0" w:space="0" w:color="auto"/>
        <w:right w:val="none" w:sz="0" w:space="0" w:color="auto"/>
      </w:divBdr>
    </w:div>
    <w:div w:id="1939215338">
      <w:bodyDiv w:val="1"/>
      <w:marLeft w:val="0"/>
      <w:marRight w:val="0"/>
      <w:marTop w:val="0"/>
      <w:marBottom w:val="0"/>
      <w:divBdr>
        <w:top w:val="none" w:sz="0" w:space="0" w:color="auto"/>
        <w:left w:val="none" w:sz="0" w:space="0" w:color="auto"/>
        <w:bottom w:val="none" w:sz="0" w:space="0" w:color="auto"/>
        <w:right w:val="none" w:sz="0" w:space="0" w:color="auto"/>
      </w:divBdr>
    </w:div>
    <w:div w:id="1939408683">
      <w:bodyDiv w:val="1"/>
      <w:marLeft w:val="0"/>
      <w:marRight w:val="0"/>
      <w:marTop w:val="0"/>
      <w:marBottom w:val="0"/>
      <w:divBdr>
        <w:top w:val="none" w:sz="0" w:space="0" w:color="auto"/>
        <w:left w:val="none" w:sz="0" w:space="0" w:color="auto"/>
        <w:bottom w:val="none" w:sz="0" w:space="0" w:color="auto"/>
        <w:right w:val="none" w:sz="0" w:space="0" w:color="auto"/>
      </w:divBdr>
    </w:div>
    <w:div w:id="1939411617">
      <w:bodyDiv w:val="1"/>
      <w:marLeft w:val="0"/>
      <w:marRight w:val="0"/>
      <w:marTop w:val="0"/>
      <w:marBottom w:val="0"/>
      <w:divBdr>
        <w:top w:val="none" w:sz="0" w:space="0" w:color="auto"/>
        <w:left w:val="none" w:sz="0" w:space="0" w:color="auto"/>
        <w:bottom w:val="none" w:sz="0" w:space="0" w:color="auto"/>
        <w:right w:val="none" w:sz="0" w:space="0" w:color="auto"/>
      </w:divBdr>
    </w:div>
    <w:div w:id="1939438320">
      <w:bodyDiv w:val="1"/>
      <w:marLeft w:val="0"/>
      <w:marRight w:val="0"/>
      <w:marTop w:val="0"/>
      <w:marBottom w:val="0"/>
      <w:divBdr>
        <w:top w:val="none" w:sz="0" w:space="0" w:color="auto"/>
        <w:left w:val="none" w:sz="0" w:space="0" w:color="auto"/>
        <w:bottom w:val="none" w:sz="0" w:space="0" w:color="auto"/>
        <w:right w:val="none" w:sz="0" w:space="0" w:color="auto"/>
      </w:divBdr>
    </w:div>
    <w:div w:id="1939632218">
      <w:bodyDiv w:val="1"/>
      <w:marLeft w:val="0"/>
      <w:marRight w:val="0"/>
      <w:marTop w:val="0"/>
      <w:marBottom w:val="0"/>
      <w:divBdr>
        <w:top w:val="none" w:sz="0" w:space="0" w:color="auto"/>
        <w:left w:val="none" w:sz="0" w:space="0" w:color="auto"/>
        <w:bottom w:val="none" w:sz="0" w:space="0" w:color="auto"/>
        <w:right w:val="none" w:sz="0" w:space="0" w:color="auto"/>
      </w:divBdr>
    </w:div>
    <w:div w:id="1939673607">
      <w:bodyDiv w:val="1"/>
      <w:marLeft w:val="0"/>
      <w:marRight w:val="0"/>
      <w:marTop w:val="0"/>
      <w:marBottom w:val="0"/>
      <w:divBdr>
        <w:top w:val="none" w:sz="0" w:space="0" w:color="auto"/>
        <w:left w:val="none" w:sz="0" w:space="0" w:color="auto"/>
        <w:bottom w:val="none" w:sz="0" w:space="0" w:color="auto"/>
        <w:right w:val="none" w:sz="0" w:space="0" w:color="auto"/>
      </w:divBdr>
    </w:div>
    <w:div w:id="1939749088">
      <w:bodyDiv w:val="1"/>
      <w:marLeft w:val="0"/>
      <w:marRight w:val="0"/>
      <w:marTop w:val="0"/>
      <w:marBottom w:val="0"/>
      <w:divBdr>
        <w:top w:val="none" w:sz="0" w:space="0" w:color="auto"/>
        <w:left w:val="none" w:sz="0" w:space="0" w:color="auto"/>
        <w:bottom w:val="none" w:sz="0" w:space="0" w:color="auto"/>
        <w:right w:val="none" w:sz="0" w:space="0" w:color="auto"/>
      </w:divBdr>
    </w:div>
    <w:div w:id="1939823463">
      <w:bodyDiv w:val="1"/>
      <w:marLeft w:val="0"/>
      <w:marRight w:val="0"/>
      <w:marTop w:val="0"/>
      <w:marBottom w:val="0"/>
      <w:divBdr>
        <w:top w:val="none" w:sz="0" w:space="0" w:color="auto"/>
        <w:left w:val="none" w:sz="0" w:space="0" w:color="auto"/>
        <w:bottom w:val="none" w:sz="0" w:space="0" w:color="auto"/>
        <w:right w:val="none" w:sz="0" w:space="0" w:color="auto"/>
      </w:divBdr>
    </w:div>
    <w:div w:id="1940062868">
      <w:bodyDiv w:val="1"/>
      <w:marLeft w:val="0"/>
      <w:marRight w:val="0"/>
      <w:marTop w:val="0"/>
      <w:marBottom w:val="0"/>
      <w:divBdr>
        <w:top w:val="none" w:sz="0" w:space="0" w:color="auto"/>
        <w:left w:val="none" w:sz="0" w:space="0" w:color="auto"/>
        <w:bottom w:val="none" w:sz="0" w:space="0" w:color="auto"/>
        <w:right w:val="none" w:sz="0" w:space="0" w:color="auto"/>
      </w:divBdr>
    </w:div>
    <w:div w:id="1940092113">
      <w:bodyDiv w:val="1"/>
      <w:marLeft w:val="0"/>
      <w:marRight w:val="0"/>
      <w:marTop w:val="0"/>
      <w:marBottom w:val="0"/>
      <w:divBdr>
        <w:top w:val="none" w:sz="0" w:space="0" w:color="auto"/>
        <w:left w:val="none" w:sz="0" w:space="0" w:color="auto"/>
        <w:bottom w:val="none" w:sz="0" w:space="0" w:color="auto"/>
        <w:right w:val="none" w:sz="0" w:space="0" w:color="auto"/>
      </w:divBdr>
    </w:div>
    <w:div w:id="1940139819">
      <w:bodyDiv w:val="1"/>
      <w:marLeft w:val="0"/>
      <w:marRight w:val="0"/>
      <w:marTop w:val="0"/>
      <w:marBottom w:val="0"/>
      <w:divBdr>
        <w:top w:val="none" w:sz="0" w:space="0" w:color="auto"/>
        <w:left w:val="none" w:sz="0" w:space="0" w:color="auto"/>
        <w:bottom w:val="none" w:sz="0" w:space="0" w:color="auto"/>
        <w:right w:val="none" w:sz="0" w:space="0" w:color="auto"/>
      </w:divBdr>
    </w:div>
    <w:div w:id="1940286327">
      <w:bodyDiv w:val="1"/>
      <w:marLeft w:val="0"/>
      <w:marRight w:val="0"/>
      <w:marTop w:val="0"/>
      <w:marBottom w:val="0"/>
      <w:divBdr>
        <w:top w:val="none" w:sz="0" w:space="0" w:color="auto"/>
        <w:left w:val="none" w:sz="0" w:space="0" w:color="auto"/>
        <w:bottom w:val="none" w:sz="0" w:space="0" w:color="auto"/>
        <w:right w:val="none" w:sz="0" w:space="0" w:color="auto"/>
      </w:divBdr>
    </w:div>
    <w:div w:id="1940291188">
      <w:bodyDiv w:val="1"/>
      <w:marLeft w:val="0"/>
      <w:marRight w:val="0"/>
      <w:marTop w:val="0"/>
      <w:marBottom w:val="0"/>
      <w:divBdr>
        <w:top w:val="none" w:sz="0" w:space="0" w:color="auto"/>
        <w:left w:val="none" w:sz="0" w:space="0" w:color="auto"/>
        <w:bottom w:val="none" w:sz="0" w:space="0" w:color="auto"/>
        <w:right w:val="none" w:sz="0" w:space="0" w:color="auto"/>
      </w:divBdr>
    </w:div>
    <w:div w:id="1940478087">
      <w:bodyDiv w:val="1"/>
      <w:marLeft w:val="0"/>
      <w:marRight w:val="0"/>
      <w:marTop w:val="0"/>
      <w:marBottom w:val="0"/>
      <w:divBdr>
        <w:top w:val="none" w:sz="0" w:space="0" w:color="auto"/>
        <w:left w:val="none" w:sz="0" w:space="0" w:color="auto"/>
        <w:bottom w:val="none" w:sz="0" w:space="0" w:color="auto"/>
        <w:right w:val="none" w:sz="0" w:space="0" w:color="auto"/>
      </w:divBdr>
    </w:div>
    <w:div w:id="1940679275">
      <w:bodyDiv w:val="1"/>
      <w:marLeft w:val="0"/>
      <w:marRight w:val="0"/>
      <w:marTop w:val="0"/>
      <w:marBottom w:val="0"/>
      <w:divBdr>
        <w:top w:val="none" w:sz="0" w:space="0" w:color="auto"/>
        <w:left w:val="none" w:sz="0" w:space="0" w:color="auto"/>
        <w:bottom w:val="none" w:sz="0" w:space="0" w:color="auto"/>
        <w:right w:val="none" w:sz="0" w:space="0" w:color="auto"/>
      </w:divBdr>
    </w:div>
    <w:div w:id="1940719933">
      <w:bodyDiv w:val="1"/>
      <w:marLeft w:val="0"/>
      <w:marRight w:val="0"/>
      <w:marTop w:val="0"/>
      <w:marBottom w:val="0"/>
      <w:divBdr>
        <w:top w:val="none" w:sz="0" w:space="0" w:color="auto"/>
        <w:left w:val="none" w:sz="0" w:space="0" w:color="auto"/>
        <w:bottom w:val="none" w:sz="0" w:space="0" w:color="auto"/>
        <w:right w:val="none" w:sz="0" w:space="0" w:color="auto"/>
      </w:divBdr>
    </w:div>
    <w:div w:id="1940873187">
      <w:bodyDiv w:val="1"/>
      <w:marLeft w:val="0"/>
      <w:marRight w:val="0"/>
      <w:marTop w:val="0"/>
      <w:marBottom w:val="0"/>
      <w:divBdr>
        <w:top w:val="none" w:sz="0" w:space="0" w:color="auto"/>
        <w:left w:val="none" w:sz="0" w:space="0" w:color="auto"/>
        <w:bottom w:val="none" w:sz="0" w:space="0" w:color="auto"/>
        <w:right w:val="none" w:sz="0" w:space="0" w:color="auto"/>
      </w:divBdr>
    </w:div>
    <w:div w:id="1940985424">
      <w:bodyDiv w:val="1"/>
      <w:marLeft w:val="0"/>
      <w:marRight w:val="0"/>
      <w:marTop w:val="0"/>
      <w:marBottom w:val="0"/>
      <w:divBdr>
        <w:top w:val="none" w:sz="0" w:space="0" w:color="auto"/>
        <w:left w:val="none" w:sz="0" w:space="0" w:color="auto"/>
        <w:bottom w:val="none" w:sz="0" w:space="0" w:color="auto"/>
        <w:right w:val="none" w:sz="0" w:space="0" w:color="auto"/>
      </w:divBdr>
    </w:div>
    <w:div w:id="1941065186">
      <w:bodyDiv w:val="1"/>
      <w:marLeft w:val="0"/>
      <w:marRight w:val="0"/>
      <w:marTop w:val="0"/>
      <w:marBottom w:val="0"/>
      <w:divBdr>
        <w:top w:val="none" w:sz="0" w:space="0" w:color="auto"/>
        <w:left w:val="none" w:sz="0" w:space="0" w:color="auto"/>
        <w:bottom w:val="none" w:sz="0" w:space="0" w:color="auto"/>
        <w:right w:val="none" w:sz="0" w:space="0" w:color="auto"/>
      </w:divBdr>
    </w:div>
    <w:div w:id="1941330580">
      <w:bodyDiv w:val="1"/>
      <w:marLeft w:val="0"/>
      <w:marRight w:val="0"/>
      <w:marTop w:val="0"/>
      <w:marBottom w:val="0"/>
      <w:divBdr>
        <w:top w:val="none" w:sz="0" w:space="0" w:color="auto"/>
        <w:left w:val="none" w:sz="0" w:space="0" w:color="auto"/>
        <w:bottom w:val="none" w:sz="0" w:space="0" w:color="auto"/>
        <w:right w:val="none" w:sz="0" w:space="0" w:color="auto"/>
      </w:divBdr>
    </w:div>
    <w:div w:id="1941378647">
      <w:bodyDiv w:val="1"/>
      <w:marLeft w:val="0"/>
      <w:marRight w:val="0"/>
      <w:marTop w:val="0"/>
      <w:marBottom w:val="0"/>
      <w:divBdr>
        <w:top w:val="none" w:sz="0" w:space="0" w:color="auto"/>
        <w:left w:val="none" w:sz="0" w:space="0" w:color="auto"/>
        <w:bottom w:val="none" w:sz="0" w:space="0" w:color="auto"/>
        <w:right w:val="none" w:sz="0" w:space="0" w:color="auto"/>
      </w:divBdr>
    </w:div>
    <w:div w:id="1941525193">
      <w:bodyDiv w:val="1"/>
      <w:marLeft w:val="0"/>
      <w:marRight w:val="0"/>
      <w:marTop w:val="0"/>
      <w:marBottom w:val="0"/>
      <w:divBdr>
        <w:top w:val="none" w:sz="0" w:space="0" w:color="auto"/>
        <w:left w:val="none" w:sz="0" w:space="0" w:color="auto"/>
        <w:bottom w:val="none" w:sz="0" w:space="0" w:color="auto"/>
        <w:right w:val="none" w:sz="0" w:space="0" w:color="auto"/>
      </w:divBdr>
    </w:div>
    <w:div w:id="1941528684">
      <w:bodyDiv w:val="1"/>
      <w:marLeft w:val="0"/>
      <w:marRight w:val="0"/>
      <w:marTop w:val="0"/>
      <w:marBottom w:val="0"/>
      <w:divBdr>
        <w:top w:val="none" w:sz="0" w:space="0" w:color="auto"/>
        <w:left w:val="none" w:sz="0" w:space="0" w:color="auto"/>
        <w:bottom w:val="none" w:sz="0" w:space="0" w:color="auto"/>
        <w:right w:val="none" w:sz="0" w:space="0" w:color="auto"/>
      </w:divBdr>
    </w:div>
    <w:div w:id="1941641037">
      <w:bodyDiv w:val="1"/>
      <w:marLeft w:val="0"/>
      <w:marRight w:val="0"/>
      <w:marTop w:val="0"/>
      <w:marBottom w:val="0"/>
      <w:divBdr>
        <w:top w:val="none" w:sz="0" w:space="0" w:color="auto"/>
        <w:left w:val="none" w:sz="0" w:space="0" w:color="auto"/>
        <w:bottom w:val="none" w:sz="0" w:space="0" w:color="auto"/>
        <w:right w:val="none" w:sz="0" w:space="0" w:color="auto"/>
      </w:divBdr>
    </w:div>
    <w:div w:id="1941716734">
      <w:bodyDiv w:val="1"/>
      <w:marLeft w:val="0"/>
      <w:marRight w:val="0"/>
      <w:marTop w:val="0"/>
      <w:marBottom w:val="0"/>
      <w:divBdr>
        <w:top w:val="none" w:sz="0" w:space="0" w:color="auto"/>
        <w:left w:val="none" w:sz="0" w:space="0" w:color="auto"/>
        <w:bottom w:val="none" w:sz="0" w:space="0" w:color="auto"/>
        <w:right w:val="none" w:sz="0" w:space="0" w:color="auto"/>
      </w:divBdr>
    </w:div>
    <w:div w:id="1941720496">
      <w:bodyDiv w:val="1"/>
      <w:marLeft w:val="0"/>
      <w:marRight w:val="0"/>
      <w:marTop w:val="0"/>
      <w:marBottom w:val="0"/>
      <w:divBdr>
        <w:top w:val="none" w:sz="0" w:space="0" w:color="auto"/>
        <w:left w:val="none" w:sz="0" w:space="0" w:color="auto"/>
        <w:bottom w:val="none" w:sz="0" w:space="0" w:color="auto"/>
        <w:right w:val="none" w:sz="0" w:space="0" w:color="auto"/>
      </w:divBdr>
    </w:div>
    <w:div w:id="1941909441">
      <w:bodyDiv w:val="1"/>
      <w:marLeft w:val="0"/>
      <w:marRight w:val="0"/>
      <w:marTop w:val="0"/>
      <w:marBottom w:val="0"/>
      <w:divBdr>
        <w:top w:val="none" w:sz="0" w:space="0" w:color="auto"/>
        <w:left w:val="none" w:sz="0" w:space="0" w:color="auto"/>
        <w:bottom w:val="none" w:sz="0" w:space="0" w:color="auto"/>
        <w:right w:val="none" w:sz="0" w:space="0" w:color="auto"/>
      </w:divBdr>
    </w:div>
    <w:div w:id="1941984991">
      <w:bodyDiv w:val="1"/>
      <w:marLeft w:val="0"/>
      <w:marRight w:val="0"/>
      <w:marTop w:val="0"/>
      <w:marBottom w:val="0"/>
      <w:divBdr>
        <w:top w:val="none" w:sz="0" w:space="0" w:color="auto"/>
        <w:left w:val="none" w:sz="0" w:space="0" w:color="auto"/>
        <w:bottom w:val="none" w:sz="0" w:space="0" w:color="auto"/>
        <w:right w:val="none" w:sz="0" w:space="0" w:color="auto"/>
      </w:divBdr>
    </w:div>
    <w:div w:id="1942564350">
      <w:bodyDiv w:val="1"/>
      <w:marLeft w:val="0"/>
      <w:marRight w:val="0"/>
      <w:marTop w:val="0"/>
      <w:marBottom w:val="0"/>
      <w:divBdr>
        <w:top w:val="none" w:sz="0" w:space="0" w:color="auto"/>
        <w:left w:val="none" w:sz="0" w:space="0" w:color="auto"/>
        <w:bottom w:val="none" w:sz="0" w:space="0" w:color="auto"/>
        <w:right w:val="none" w:sz="0" w:space="0" w:color="auto"/>
      </w:divBdr>
    </w:div>
    <w:div w:id="1942685545">
      <w:bodyDiv w:val="1"/>
      <w:marLeft w:val="0"/>
      <w:marRight w:val="0"/>
      <w:marTop w:val="0"/>
      <w:marBottom w:val="0"/>
      <w:divBdr>
        <w:top w:val="none" w:sz="0" w:space="0" w:color="auto"/>
        <w:left w:val="none" w:sz="0" w:space="0" w:color="auto"/>
        <w:bottom w:val="none" w:sz="0" w:space="0" w:color="auto"/>
        <w:right w:val="none" w:sz="0" w:space="0" w:color="auto"/>
      </w:divBdr>
    </w:div>
    <w:div w:id="1942955646">
      <w:bodyDiv w:val="1"/>
      <w:marLeft w:val="0"/>
      <w:marRight w:val="0"/>
      <w:marTop w:val="0"/>
      <w:marBottom w:val="0"/>
      <w:divBdr>
        <w:top w:val="none" w:sz="0" w:space="0" w:color="auto"/>
        <w:left w:val="none" w:sz="0" w:space="0" w:color="auto"/>
        <w:bottom w:val="none" w:sz="0" w:space="0" w:color="auto"/>
        <w:right w:val="none" w:sz="0" w:space="0" w:color="auto"/>
      </w:divBdr>
    </w:div>
    <w:div w:id="1942956035">
      <w:bodyDiv w:val="1"/>
      <w:marLeft w:val="0"/>
      <w:marRight w:val="0"/>
      <w:marTop w:val="0"/>
      <w:marBottom w:val="0"/>
      <w:divBdr>
        <w:top w:val="none" w:sz="0" w:space="0" w:color="auto"/>
        <w:left w:val="none" w:sz="0" w:space="0" w:color="auto"/>
        <w:bottom w:val="none" w:sz="0" w:space="0" w:color="auto"/>
        <w:right w:val="none" w:sz="0" w:space="0" w:color="auto"/>
      </w:divBdr>
    </w:div>
    <w:div w:id="1943024140">
      <w:bodyDiv w:val="1"/>
      <w:marLeft w:val="0"/>
      <w:marRight w:val="0"/>
      <w:marTop w:val="0"/>
      <w:marBottom w:val="0"/>
      <w:divBdr>
        <w:top w:val="none" w:sz="0" w:space="0" w:color="auto"/>
        <w:left w:val="none" w:sz="0" w:space="0" w:color="auto"/>
        <w:bottom w:val="none" w:sz="0" w:space="0" w:color="auto"/>
        <w:right w:val="none" w:sz="0" w:space="0" w:color="auto"/>
      </w:divBdr>
    </w:div>
    <w:div w:id="1943032502">
      <w:bodyDiv w:val="1"/>
      <w:marLeft w:val="0"/>
      <w:marRight w:val="0"/>
      <w:marTop w:val="0"/>
      <w:marBottom w:val="0"/>
      <w:divBdr>
        <w:top w:val="none" w:sz="0" w:space="0" w:color="auto"/>
        <w:left w:val="none" w:sz="0" w:space="0" w:color="auto"/>
        <w:bottom w:val="none" w:sz="0" w:space="0" w:color="auto"/>
        <w:right w:val="none" w:sz="0" w:space="0" w:color="auto"/>
      </w:divBdr>
    </w:div>
    <w:div w:id="1943099332">
      <w:bodyDiv w:val="1"/>
      <w:marLeft w:val="0"/>
      <w:marRight w:val="0"/>
      <w:marTop w:val="0"/>
      <w:marBottom w:val="0"/>
      <w:divBdr>
        <w:top w:val="none" w:sz="0" w:space="0" w:color="auto"/>
        <w:left w:val="none" w:sz="0" w:space="0" w:color="auto"/>
        <w:bottom w:val="none" w:sz="0" w:space="0" w:color="auto"/>
        <w:right w:val="none" w:sz="0" w:space="0" w:color="auto"/>
      </w:divBdr>
    </w:div>
    <w:div w:id="1943107515">
      <w:bodyDiv w:val="1"/>
      <w:marLeft w:val="0"/>
      <w:marRight w:val="0"/>
      <w:marTop w:val="0"/>
      <w:marBottom w:val="0"/>
      <w:divBdr>
        <w:top w:val="none" w:sz="0" w:space="0" w:color="auto"/>
        <w:left w:val="none" w:sz="0" w:space="0" w:color="auto"/>
        <w:bottom w:val="none" w:sz="0" w:space="0" w:color="auto"/>
        <w:right w:val="none" w:sz="0" w:space="0" w:color="auto"/>
      </w:divBdr>
    </w:div>
    <w:div w:id="1943218184">
      <w:bodyDiv w:val="1"/>
      <w:marLeft w:val="0"/>
      <w:marRight w:val="0"/>
      <w:marTop w:val="0"/>
      <w:marBottom w:val="0"/>
      <w:divBdr>
        <w:top w:val="none" w:sz="0" w:space="0" w:color="auto"/>
        <w:left w:val="none" w:sz="0" w:space="0" w:color="auto"/>
        <w:bottom w:val="none" w:sz="0" w:space="0" w:color="auto"/>
        <w:right w:val="none" w:sz="0" w:space="0" w:color="auto"/>
      </w:divBdr>
    </w:div>
    <w:div w:id="1943294177">
      <w:bodyDiv w:val="1"/>
      <w:marLeft w:val="0"/>
      <w:marRight w:val="0"/>
      <w:marTop w:val="0"/>
      <w:marBottom w:val="0"/>
      <w:divBdr>
        <w:top w:val="none" w:sz="0" w:space="0" w:color="auto"/>
        <w:left w:val="none" w:sz="0" w:space="0" w:color="auto"/>
        <w:bottom w:val="none" w:sz="0" w:space="0" w:color="auto"/>
        <w:right w:val="none" w:sz="0" w:space="0" w:color="auto"/>
      </w:divBdr>
    </w:div>
    <w:div w:id="1943418957">
      <w:bodyDiv w:val="1"/>
      <w:marLeft w:val="0"/>
      <w:marRight w:val="0"/>
      <w:marTop w:val="0"/>
      <w:marBottom w:val="0"/>
      <w:divBdr>
        <w:top w:val="none" w:sz="0" w:space="0" w:color="auto"/>
        <w:left w:val="none" w:sz="0" w:space="0" w:color="auto"/>
        <w:bottom w:val="none" w:sz="0" w:space="0" w:color="auto"/>
        <w:right w:val="none" w:sz="0" w:space="0" w:color="auto"/>
      </w:divBdr>
    </w:div>
    <w:div w:id="1943492871">
      <w:bodyDiv w:val="1"/>
      <w:marLeft w:val="0"/>
      <w:marRight w:val="0"/>
      <w:marTop w:val="0"/>
      <w:marBottom w:val="0"/>
      <w:divBdr>
        <w:top w:val="none" w:sz="0" w:space="0" w:color="auto"/>
        <w:left w:val="none" w:sz="0" w:space="0" w:color="auto"/>
        <w:bottom w:val="none" w:sz="0" w:space="0" w:color="auto"/>
        <w:right w:val="none" w:sz="0" w:space="0" w:color="auto"/>
      </w:divBdr>
    </w:div>
    <w:div w:id="1943494120">
      <w:bodyDiv w:val="1"/>
      <w:marLeft w:val="0"/>
      <w:marRight w:val="0"/>
      <w:marTop w:val="0"/>
      <w:marBottom w:val="0"/>
      <w:divBdr>
        <w:top w:val="none" w:sz="0" w:space="0" w:color="auto"/>
        <w:left w:val="none" w:sz="0" w:space="0" w:color="auto"/>
        <w:bottom w:val="none" w:sz="0" w:space="0" w:color="auto"/>
        <w:right w:val="none" w:sz="0" w:space="0" w:color="auto"/>
      </w:divBdr>
    </w:div>
    <w:div w:id="1943758180">
      <w:bodyDiv w:val="1"/>
      <w:marLeft w:val="0"/>
      <w:marRight w:val="0"/>
      <w:marTop w:val="0"/>
      <w:marBottom w:val="0"/>
      <w:divBdr>
        <w:top w:val="none" w:sz="0" w:space="0" w:color="auto"/>
        <w:left w:val="none" w:sz="0" w:space="0" w:color="auto"/>
        <w:bottom w:val="none" w:sz="0" w:space="0" w:color="auto"/>
        <w:right w:val="none" w:sz="0" w:space="0" w:color="auto"/>
      </w:divBdr>
    </w:div>
    <w:div w:id="1943956705">
      <w:bodyDiv w:val="1"/>
      <w:marLeft w:val="0"/>
      <w:marRight w:val="0"/>
      <w:marTop w:val="0"/>
      <w:marBottom w:val="0"/>
      <w:divBdr>
        <w:top w:val="none" w:sz="0" w:space="0" w:color="auto"/>
        <w:left w:val="none" w:sz="0" w:space="0" w:color="auto"/>
        <w:bottom w:val="none" w:sz="0" w:space="0" w:color="auto"/>
        <w:right w:val="none" w:sz="0" w:space="0" w:color="auto"/>
      </w:divBdr>
    </w:div>
    <w:div w:id="1944222185">
      <w:bodyDiv w:val="1"/>
      <w:marLeft w:val="0"/>
      <w:marRight w:val="0"/>
      <w:marTop w:val="0"/>
      <w:marBottom w:val="0"/>
      <w:divBdr>
        <w:top w:val="none" w:sz="0" w:space="0" w:color="auto"/>
        <w:left w:val="none" w:sz="0" w:space="0" w:color="auto"/>
        <w:bottom w:val="none" w:sz="0" w:space="0" w:color="auto"/>
        <w:right w:val="none" w:sz="0" w:space="0" w:color="auto"/>
      </w:divBdr>
    </w:div>
    <w:div w:id="1944261971">
      <w:bodyDiv w:val="1"/>
      <w:marLeft w:val="0"/>
      <w:marRight w:val="0"/>
      <w:marTop w:val="0"/>
      <w:marBottom w:val="0"/>
      <w:divBdr>
        <w:top w:val="none" w:sz="0" w:space="0" w:color="auto"/>
        <w:left w:val="none" w:sz="0" w:space="0" w:color="auto"/>
        <w:bottom w:val="none" w:sz="0" w:space="0" w:color="auto"/>
        <w:right w:val="none" w:sz="0" w:space="0" w:color="auto"/>
      </w:divBdr>
    </w:div>
    <w:div w:id="1944453289">
      <w:bodyDiv w:val="1"/>
      <w:marLeft w:val="0"/>
      <w:marRight w:val="0"/>
      <w:marTop w:val="0"/>
      <w:marBottom w:val="0"/>
      <w:divBdr>
        <w:top w:val="none" w:sz="0" w:space="0" w:color="auto"/>
        <w:left w:val="none" w:sz="0" w:space="0" w:color="auto"/>
        <w:bottom w:val="none" w:sz="0" w:space="0" w:color="auto"/>
        <w:right w:val="none" w:sz="0" w:space="0" w:color="auto"/>
      </w:divBdr>
    </w:div>
    <w:div w:id="1944533174">
      <w:bodyDiv w:val="1"/>
      <w:marLeft w:val="0"/>
      <w:marRight w:val="0"/>
      <w:marTop w:val="0"/>
      <w:marBottom w:val="0"/>
      <w:divBdr>
        <w:top w:val="none" w:sz="0" w:space="0" w:color="auto"/>
        <w:left w:val="none" w:sz="0" w:space="0" w:color="auto"/>
        <w:bottom w:val="none" w:sz="0" w:space="0" w:color="auto"/>
        <w:right w:val="none" w:sz="0" w:space="0" w:color="auto"/>
      </w:divBdr>
    </w:div>
    <w:div w:id="1944611533">
      <w:bodyDiv w:val="1"/>
      <w:marLeft w:val="0"/>
      <w:marRight w:val="0"/>
      <w:marTop w:val="0"/>
      <w:marBottom w:val="0"/>
      <w:divBdr>
        <w:top w:val="none" w:sz="0" w:space="0" w:color="auto"/>
        <w:left w:val="none" w:sz="0" w:space="0" w:color="auto"/>
        <w:bottom w:val="none" w:sz="0" w:space="0" w:color="auto"/>
        <w:right w:val="none" w:sz="0" w:space="0" w:color="auto"/>
      </w:divBdr>
    </w:div>
    <w:div w:id="1944727821">
      <w:bodyDiv w:val="1"/>
      <w:marLeft w:val="0"/>
      <w:marRight w:val="0"/>
      <w:marTop w:val="0"/>
      <w:marBottom w:val="0"/>
      <w:divBdr>
        <w:top w:val="none" w:sz="0" w:space="0" w:color="auto"/>
        <w:left w:val="none" w:sz="0" w:space="0" w:color="auto"/>
        <w:bottom w:val="none" w:sz="0" w:space="0" w:color="auto"/>
        <w:right w:val="none" w:sz="0" w:space="0" w:color="auto"/>
      </w:divBdr>
    </w:div>
    <w:div w:id="1944915253">
      <w:bodyDiv w:val="1"/>
      <w:marLeft w:val="0"/>
      <w:marRight w:val="0"/>
      <w:marTop w:val="0"/>
      <w:marBottom w:val="0"/>
      <w:divBdr>
        <w:top w:val="none" w:sz="0" w:space="0" w:color="auto"/>
        <w:left w:val="none" w:sz="0" w:space="0" w:color="auto"/>
        <w:bottom w:val="none" w:sz="0" w:space="0" w:color="auto"/>
        <w:right w:val="none" w:sz="0" w:space="0" w:color="auto"/>
      </w:divBdr>
    </w:div>
    <w:div w:id="1945065165">
      <w:bodyDiv w:val="1"/>
      <w:marLeft w:val="0"/>
      <w:marRight w:val="0"/>
      <w:marTop w:val="0"/>
      <w:marBottom w:val="0"/>
      <w:divBdr>
        <w:top w:val="none" w:sz="0" w:space="0" w:color="auto"/>
        <w:left w:val="none" w:sz="0" w:space="0" w:color="auto"/>
        <w:bottom w:val="none" w:sz="0" w:space="0" w:color="auto"/>
        <w:right w:val="none" w:sz="0" w:space="0" w:color="auto"/>
      </w:divBdr>
    </w:div>
    <w:div w:id="1945192149">
      <w:bodyDiv w:val="1"/>
      <w:marLeft w:val="0"/>
      <w:marRight w:val="0"/>
      <w:marTop w:val="0"/>
      <w:marBottom w:val="0"/>
      <w:divBdr>
        <w:top w:val="none" w:sz="0" w:space="0" w:color="auto"/>
        <w:left w:val="none" w:sz="0" w:space="0" w:color="auto"/>
        <w:bottom w:val="none" w:sz="0" w:space="0" w:color="auto"/>
        <w:right w:val="none" w:sz="0" w:space="0" w:color="auto"/>
      </w:divBdr>
    </w:div>
    <w:div w:id="1945260789">
      <w:bodyDiv w:val="1"/>
      <w:marLeft w:val="0"/>
      <w:marRight w:val="0"/>
      <w:marTop w:val="0"/>
      <w:marBottom w:val="0"/>
      <w:divBdr>
        <w:top w:val="none" w:sz="0" w:space="0" w:color="auto"/>
        <w:left w:val="none" w:sz="0" w:space="0" w:color="auto"/>
        <w:bottom w:val="none" w:sz="0" w:space="0" w:color="auto"/>
        <w:right w:val="none" w:sz="0" w:space="0" w:color="auto"/>
      </w:divBdr>
    </w:div>
    <w:div w:id="1945333747">
      <w:bodyDiv w:val="1"/>
      <w:marLeft w:val="0"/>
      <w:marRight w:val="0"/>
      <w:marTop w:val="0"/>
      <w:marBottom w:val="0"/>
      <w:divBdr>
        <w:top w:val="none" w:sz="0" w:space="0" w:color="auto"/>
        <w:left w:val="none" w:sz="0" w:space="0" w:color="auto"/>
        <w:bottom w:val="none" w:sz="0" w:space="0" w:color="auto"/>
        <w:right w:val="none" w:sz="0" w:space="0" w:color="auto"/>
      </w:divBdr>
    </w:div>
    <w:div w:id="1945452810">
      <w:bodyDiv w:val="1"/>
      <w:marLeft w:val="0"/>
      <w:marRight w:val="0"/>
      <w:marTop w:val="0"/>
      <w:marBottom w:val="0"/>
      <w:divBdr>
        <w:top w:val="none" w:sz="0" w:space="0" w:color="auto"/>
        <w:left w:val="none" w:sz="0" w:space="0" w:color="auto"/>
        <w:bottom w:val="none" w:sz="0" w:space="0" w:color="auto"/>
        <w:right w:val="none" w:sz="0" w:space="0" w:color="auto"/>
      </w:divBdr>
    </w:div>
    <w:div w:id="1945503630">
      <w:bodyDiv w:val="1"/>
      <w:marLeft w:val="0"/>
      <w:marRight w:val="0"/>
      <w:marTop w:val="0"/>
      <w:marBottom w:val="0"/>
      <w:divBdr>
        <w:top w:val="none" w:sz="0" w:space="0" w:color="auto"/>
        <w:left w:val="none" w:sz="0" w:space="0" w:color="auto"/>
        <w:bottom w:val="none" w:sz="0" w:space="0" w:color="auto"/>
        <w:right w:val="none" w:sz="0" w:space="0" w:color="auto"/>
      </w:divBdr>
    </w:div>
    <w:div w:id="1945531686">
      <w:bodyDiv w:val="1"/>
      <w:marLeft w:val="0"/>
      <w:marRight w:val="0"/>
      <w:marTop w:val="0"/>
      <w:marBottom w:val="0"/>
      <w:divBdr>
        <w:top w:val="none" w:sz="0" w:space="0" w:color="auto"/>
        <w:left w:val="none" w:sz="0" w:space="0" w:color="auto"/>
        <w:bottom w:val="none" w:sz="0" w:space="0" w:color="auto"/>
        <w:right w:val="none" w:sz="0" w:space="0" w:color="auto"/>
      </w:divBdr>
    </w:div>
    <w:div w:id="1945648024">
      <w:bodyDiv w:val="1"/>
      <w:marLeft w:val="0"/>
      <w:marRight w:val="0"/>
      <w:marTop w:val="0"/>
      <w:marBottom w:val="0"/>
      <w:divBdr>
        <w:top w:val="none" w:sz="0" w:space="0" w:color="auto"/>
        <w:left w:val="none" w:sz="0" w:space="0" w:color="auto"/>
        <w:bottom w:val="none" w:sz="0" w:space="0" w:color="auto"/>
        <w:right w:val="none" w:sz="0" w:space="0" w:color="auto"/>
      </w:divBdr>
    </w:div>
    <w:div w:id="1945729333">
      <w:bodyDiv w:val="1"/>
      <w:marLeft w:val="0"/>
      <w:marRight w:val="0"/>
      <w:marTop w:val="0"/>
      <w:marBottom w:val="0"/>
      <w:divBdr>
        <w:top w:val="none" w:sz="0" w:space="0" w:color="auto"/>
        <w:left w:val="none" w:sz="0" w:space="0" w:color="auto"/>
        <w:bottom w:val="none" w:sz="0" w:space="0" w:color="auto"/>
        <w:right w:val="none" w:sz="0" w:space="0" w:color="auto"/>
      </w:divBdr>
    </w:div>
    <w:div w:id="1945913664">
      <w:bodyDiv w:val="1"/>
      <w:marLeft w:val="0"/>
      <w:marRight w:val="0"/>
      <w:marTop w:val="0"/>
      <w:marBottom w:val="0"/>
      <w:divBdr>
        <w:top w:val="none" w:sz="0" w:space="0" w:color="auto"/>
        <w:left w:val="none" w:sz="0" w:space="0" w:color="auto"/>
        <w:bottom w:val="none" w:sz="0" w:space="0" w:color="auto"/>
        <w:right w:val="none" w:sz="0" w:space="0" w:color="auto"/>
      </w:divBdr>
    </w:div>
    <w:div w:id="1946039710">
      <w:bodyDiv w:val="1"/>
      <w:marLeft w:val="0"/>
      <w:marRight w:val="0"/>
      <w:marTop w:val="0"/>
      <w:marBottom w:val="0"/>
      <w:divBdr>
        <w:top w:val="none" w:sz="0" w:space="0" w:color="auto"/>
        <w:left w:val="none" w:sz="0" w:space="0" w:color="auto"/>
        <w:bottom w:val="none" w:sz="0" w:space="0" w:color="auto"/>
        <w:right w:val="none" w:sz="0" w:space="0" w:color="auto"/>
      </w:divBdr>
    </w:div>
    <w:div w:id="1946302161">
      <w:bodyDiv w:val="1"/>
      <w:marLeft w:val="0"/>
      <w:marRight w:val="0"/>
      <w:marTop w:val="0"/>
      <w:marBottom w:val="0"/>
      <w:divBdr>
        <w:top w:val="none" w:sz="0" w:space="0" w:color="auto"/>
        <w:left w:val="none" w:sz="0" w:space="0" w:color="auto"/>
        <w:bottom w:val="none" w:sz="0" w:space="0" w:color="auto"/>
        <w:right w:val="none" w:sz="0" w:space="0" w:color="auto"/>
      </w:divBdr>
    </w:div>
    <w:div w:id="1946304443">
      <w:bodyDiv w:val="1"/>
      <w:marLeft w:val="0"/>
      <w:marRight w:val="0"/>
      <w:marTop w:val="0"/>
      <w:marBottom w:val="0"/>
      <w:divBdr>
        <w:top w:val="none" w:sz="0" w:space="0" w:color="auto"/>
        <w:left w:val="none" w:sz="0" w:space="0" w:color="auto"/>
        <w:bottom w:val="none" w:sz="0" w:space="0" w:color="auto"/>
        <w:right w:val="none" w:sz="0" w:space="0" w:color="auto"/>
      </w:divBdr>
    </w:div>
    <w:div w:id="1946380383">
      <w:bodyDiv w:val="1"/>
      <w:marLeft w:val="0"/>
      <w:marRight w:val="0"/>
      <w:marTop w:val="0"/>
      <w:marBottom w:val="0"/>
      <w:divBdr>
        <w:top w:val="none" w:sz="0" w:space="0" w:color="auto"/>
        <w:left w:val="none" w:sz="0" w:space="0" w:color="auto"/>
        <w:bottom w:val="none" w:sz="0" w:space="0" w:color="auto"/>
        <w:right w:val="none" w:sz="0" w:space="0" w:color="auto"/>
      </w:divBdr>
    </w:div>
    <w:div w:id="1946384626">
      <w:bodyDiv w:val="1"/>
      <w:marLeft w:val="0"/>
      <w:marRight w:val="0"/>
      <w:marTop w:val="0"/>
      <w:marBottom w:val="0"/>
      <w:divBdr>
        <w:top w:val="none" w:sz="0" w:space="0" w:color="auto"/>
        <w:left w:val="none" w:sz="0" w:space="0" w:color="auto"/>
        <w:bottom w:val="none" w:sz="0" w:space="0" w:color="auto"/>
        <w:right w:val="none" w:sz="0" w:space="0" w:color="auto"/>
      </w:divBdr>
    </w:div>
    <w:div w:id="1946883429">
      <w:bodyDiv w:val="1"/>
      <w:marLeft w:val="0"/>
      <w:marRight w:val="0"/>
      <w:marTop w:val="0"/>
      <w:marBottom w:val="0"/>
      <w:divBdr>
        <w:top w:val="none" w:sz="0" w:space="0" w:color="auto"/>
        <w:left w:val="none" w:sz="0" w:space="0" w:color="auto"/>
        <w:bottom w:val="none" w:sz="0" w:space="0" w:color="auto"/>
        <w:right w:val="none" w:sz="0" w:space="0" w:color="auto"/>
      </w:divBdr>
    </w:div>
    <w:div w:id="1946960238">
      <w:bodyDiv w:val="1"/>
      <w:marLeft w:val="0"/>
      <w:marRight w:val="0"/>
      <w:marTop w:val="0"/>
      <w:marBottom w:val="0"/>
      <w:divBdr>
        <w:top w:val="none" w:sz="0" w:space="0" w:color="auto"/>
        <w:left w:val="none" w:sz="0" w:space="0" w:color="auto"/>
        <w:bottom w:val="none" w:sz="0" w:space="0" w:color="auto"/>
        <w:right w:val="none" w:sz="0" w:space="0" w:color="auto"/>
      </w:divBdr>
    </w:div>
    <w:div w:id="1947032589">
      <w:bodyDiv w:val="1"/>
      <w:marLeft w:val="0"/>
      <w:marRight w:val="0"/>
      <w:marTop w:val="0"/>
      <w:marBottom w:val="0"/>
      <w:divBdr>
        <w:top w:val="none" w:sz="0" w:space="0" w:color="auto"/>
        <w:left w:val="none" w:sz="0" w:space="0" w:color="auto"/>
        <w:bottom w:val="none" w:sz="0" w:space="0" w:color="auto"/>
        <w:right w:val="none" w:sz="0" w:space="0" w:color="auto"/>
      </w:divBdr>
    </w:div>
    <w:div w:id="1947080344">
      <w:bodyDiv w:val="1"/>
      <w:marLeft w:val="0"/>
      <w:marRight w:val="0"/>
      <w:marTop w:val="0"/>
      <w:marBottom w:val="0"/>
      <w:divBdr>
        <w:top w:val="none" w:sz="0" w:space="0" w:color="auto"/>
        <w:left w:val="none" w:sz="0" w:space="0" w:color="auto"/>
        <w:bottom w:val="none" w:sz="0" w:space="0" w:color="auto"/>
        <w:right w:val="none" w:sz="0" w:space="0" w:color="auto"/>
      </w:divBdr>
    </w:div>
    <w:div w:id="1947153695">
      <w:bodyDiv w:val="1"/>
      <w:marLeft w:val="0"/>
      <w:marRight w:val="0"/>
      <w:marTop w:val="0"/>
      <w:marBottom w:val="0"/>
      <w:divBdr>
        <w:top w:val="none" w:sz="0" w:space="0" w:color="auto"/>
        <w:left w:val="none" w:sz="0" w:space="0" w:color="auto"/>
        <w:bottom w:val="none" w:sz="0" w:space="0" w:color="auto"/>
        <w:right w:val="none" w:sz="0" w:space="0" w:color="auto"/>
      </w:divBdr>
    </w:div>
    <w:div w:id="1947275362">
      <w:bodyDiv w:val="1"/>
      <w:marLeft w:val="0"/>
      <w:marRight w:val="0"/>
      <w:marTop w:val="0"/>
      <w:marBottom w:val="0"/>
      <w:divBdr>
        <w:top w:val="none" w:sz="0" w:space="0" w:color="auto"/>
        <w:left w:val="none" w:sz="0" w:space="0" w:color="auto"/>
        <w:bottom w:val="none" w:sz="0" w:space="0" w:color="auto"/>
        <w:right w:val="none" w:sz="0" w:space="0" w:color="auto"/>
      </w:divBdr>
    </w:div>
    <w:div w:id="1947299646">
      <w:bodyDiv w:val="1"/>
      <w:marLeft w:val="0"/>
      <w:marRight w:val="0"/>
      <w:marTop w:val="0"/>
      <w:marBottom w:val="0"/>
      <w:divBdr>
        <w:top w:val="none" w:sz="0" w:space="0" w:color="auto"/>
        <w:left w:val="none" w:sz="0" w:space="0" w:color="auto"/>
        <w:bottom w:val="none" w:sz="0" w:space="0" w:color="auto"/>
        <w:right w:val="none" w:sz="0" w:space="0" w:color="auto"/>
      </w:divBdr>
    </w:div>
    <w:div w:id="1947343997">
      <w:bodyDiv w:val="1"/>
      <w:marLeft w:val="0"/>
      <w:marRight w:val="0"/>
      <w:marTop w:val="0"/>
      <w:marBottom w:val="0"/>
      <w:divBdr>
        <w:top w:val="none" w:sz="0" w:space="0" w:color="auto"/>
        <w:left w:val="none" w:sz="0" w:space="0" w:color="auto"/>
        <w:bottom w:val="none" w:sz="0" w:space="0" w:color="auto"/>
        <w:right w:val="none" w:sz="0" w:space="0" w:color="auto"/>
      </w:divBdr>
    </w:div>
    <w:div w:id="1947423919">
      <w:bodyDiv w:val="1"/>
      <w:marLeft w:val="0"/>
      <w:marRight w:val="0"/>
      <w:marTop w:val="0"/>
      <w:marBottom w:val="0"/>
      <w:divBdr>
        <w:top w:val="none" w:sz="0" w:space="0" w:color="auto"/>
        <w:left w:val="none" w:sz="0" w:space="0" w:color="auto"/>
        <w:bottom w:val="none" w:sz="0" w:space="0" w:color="auto"/>
        <w:right w:val="none" w:sz="0" w:space="0" w:color="auto"/>
      </w:divBdr>
    </w:div>
    <w:div w:id="1947495479">
      <w:bodyDiv w:val="1"/>
      <w:marLeft w:val="0"/>
      <w:marRight w:val="0"/>
      <w:marTop w:val="0"/>
      <w:marBottom w:val="0"/>
      <w:divBdr>
        <w:top w:val="none" w:sz="0" w:space="0" w:color="auto"/>
        <w:left w:val="none" w:sz="0" w:space="0" w:color="auto"/>
        <w:bottom w:val="none" w:sz="0" w:space="0" w:color="auto"/>
        <w:right w:val="none" w:sz="0" w:space="0" w:color="auto"/>
      </w:divBdr>
    </w:div>
    <w:div w:id="1947617267">
      <w:bodyDiv w:val="1"/>
      <w:marLeft w:val="0"/>
      <w:marRight w:val="0"/>
      <w:marTop w:val="0"/>
      <w:marBottom w:val="0"/>
      <w:divBdr>
        <w:top w:val="none" w:sz="0" w:space="0" w:color="auto"/>
        <w:left w:val="none" w:sz="0" w:space="0" w:color="auto"/>
        <w:bottom w:val="none" w:sz="0" w:space="0" w:color="auto"/>
        <w:right w:val="none" w:sz="0" w:space="0" w:color="auto"/>
      </w:divBdr>
    </w:div>
    <w:div w:id="1947880292">
      <w:bodyDiv w:val="1"/>
      <w:marLeft w:val="0"/>
      <w:marRight w:val="0"/>
      <w:marTop w:val="0"/>
      <w:marBottom w:val="0"/>
      <w:divBdr>
        <w:top w:val="none" w:sz="0" w:space="0" w:color="auto"/>
        <w:left w:val="none" w:sz="0" w:space="0" w:color="auto"/>
        <w:bottom w:val="none" w:sz="0" w:space="0" w:color="auto"/>
        <w:right w:val="none" w:sz="0" w:space="0" w:color="auto"/>
      </w:divBdr>
    </w:div>
    <w:div w:id="1947883049">
      <w:bodyDiv w:val="1"/>
      <w:marLeft w:val="0"/>
      <w:marRight w:val="0"/>
      <w:marTop w:val="0"/>
      <w:marBottom w:val="0"/>
      <w:divBdr>
        <w:top w:val="none" w:sz="0" w:space="0" w:color="auto"/>
        <w:left w:val="none" w:sz="0" w:space="0" w:color="auto"/>
        <w:bottom w:val="none" w:sz="0" w:space="0" w:color="auto"/>
        <w:right w:val="none" w:sz="0" w:space="0" w:color="auto"/>
      </w:divBdr>
    </w:div>
    <w:div w:id="1947884932">
      <w:bodyDiv w:val="1"/>
      <w:marLeft w:val="0"/>
      <w:marRight w:val="0"/>
      <w:marTop w:val="0"/>
      <w:marBottom w:val="0"/>
      <w:divBdr>
        <w:top w:val="none" w:sz="0" w:space="0" w:color="auto"/>
        <w:left w:val="none" w:sz="0" w:space="0" w:color="auto"/>
        <w:bottom w:val="none" w:sz="0" w:space="0" w:color="auto"/>
        <w:right w:val="none" w:sz="0" w:space="0" w:color="auto"/>
      </w:divBdr>
    </w:div>
    <w:div w:id="1948076651">
      <w:bodyDiv w:val="1"/>
      <w:marLeft w:val="0"/>
      <w:marRight w:val="0"/>
      <w:marTop w:val="0"/>
      <w:marBottom w:val="0"/>
      <w:divBdr>
        <w:top w:val="none" w:sz="0" w:space="0" w:color="auto"/>
        <w:left w:val="none" w:sz="0" w:space="0" w:color="auto"/>
        <w:bottom w:val="none" w:sz="0" w:space="0" w:color="auto"/>
        <w:right w:val="none" w:sz="0" w:space="0" w:color="auto"/>
      </w:divBdr>
    </w:div>
    <w:div w:id="1948080046">
      <w:bodyDiv w:val="1"/>
      <w:marLeft w:val="0"/>
      <w:marRight w:val="0"/>
      <w:marTop w:val="0"/>
      <w:marBottom w:val="0"/>
      <w:divBdr>
        <w:top w:val="none" w:sz="0" w:space="0" w:color="auto"/>
        <w:left w:val="none" w:sz="0" w:space="0" w:color="auto"/>
        <w:bottom w:val="none" w:sz="0" w:space="0" w:color="auto"/>
        <w:right w:val="none" w:sz="0" w:space="0" w:color="auto"/>
      </w:divBdr>
    </w:div>
    <w:div w:id="1948197016">
      <w:bodyDiv w:val="1"/>
      <w:marLeft w:val="0"/>
      <w:marRight w:val="0"/>
      <w:marTop w:val="0"/>
      <w:marBottom w:val="0"/>
      <w:divBdr>
        <w:top w:val="none" w:sz="0" w:space="0" w:color="auto"/>
        <w:left w:val="none" w:sz="0" w:space="0" w:color="auto"/>
        <w:bottom w:val="none" w:sz="0" w:space="0" w:color="auto"/>
        <w:right w:val="none" w:sz="0" w:space="0" w:color="auto"/>
      </w:divBdr>
    </w:div>
    <w:div w:id="1948461366">
      <w:bodyDiv w:val="1"/>
      <w:marLeft w:val="0"/>
      <w:marRight w:val="0"/>
      <w:marTop w:val="0"/>
      <w:marBottom w:val="0"/>
      <w:divBdr>
        <w:top w:val="none" w:sz="0" w:space="0" w:color="auto"/>
        <w:left w:val="none" w:sz="0" w:space="0" w:color="auto"/>
        <w:bottom w:val="none" w:sz="0" w:space="0" w:color="auto"/>
        <w:right w:val="none" w:sz="0" w:space="0" w:color="auto"/>
      </w:divBdr>
    </w:div>
    <w:div w:id="1948464124">
      <w:bodyDiv w:val="1"/>
      <w:marLeft w:val="0"/>
      <w:marRight w:val="0"/>
      <w:marTop w:val="0"/>
      <w:marBottom w:val="0"/>
      <w:divBdr>
        <w:top w:val="none" w:sz="0" w:space="0" w:color="auto"/>
        <w:left w:val="none" w:sz="0" w:space="0" w:color="auto"/>
        <w:bottom w:val="none" w:sz="0" w:space="0" w:color="auto"/>
        <w:right w:val="none" w:sz="0" w:space="0" w:color="auto"/>
      </w:divBdr>
    </w:div>
    <w:div w:id="1948657379">
      <w:bodyDiv w:val="1"/>
      <w:marLeft w:val="0"/>
      <w:marRight w:val="0"/>
      <w:marTop w:val="0"/>
      <w:marBottom w:val="0"/>
      <w:divBdr>
        <w:top w:val="none" w:sz="0" w:space="0" w:color="auto"/>
        <w:left w:val="none" w:sz="0" w:space="0" w:color="auto"/>
        <w:bottom w:val="none" w:sz="0" w:space="0" w:color="auto"/>
        <w:right w:val="none" w:sz="0" w:space="0" w:color="auto"/>
      </w:divBdr>
    </w:div>
    <w:div w:id="1948736739">
      <w:bodyDiv w:val="1"/>
      <w:marLeft w:val="0"/>
      <w:marRight w:val="0"/>
      <w:marTop w:val="0"/>
      <w:marBottom w:val="0"/>
      <w:divBdr>
        <w:top w:val="none" w:sz="0" w:space="0" w:color="auto"/>
        <w:left w:val="none" w:sz="0" w:space="0" w:color="auto"/>
        <w:bottom w:val="none" w:sz="0" w:space="0" w:color="auto"/>
        <w:right w:val="none" w:sz="0" w:space="0" w:color="auto"/>
      </w:divBdr>
    </w:div>
    <w:div w:id="1948806305">
      <w:bodyDiv w:val="1"/>
      <w:marLeft w:val="0"/>
      <w:marRight w:val="0"/>
      <w:marTop w:val="0"/>
      <w:marBottom w:val="0"/>
      <w:divBdr>
        <w:top w:val="none" w:sz="0" w:space="0" w:color="auto"/>
        <w:left w:val="none" w:sz="0" w:space="0" w:color="auto"/>
        <w:bottom w:val="none" w:sz="0" w:space="0" w:color="auto"/>
        <w:right w:val="none" w:sz="0" w:space="0" w:color="auto"/>
      </w:divBdr>
    </w:div>
    <w:div w:id="1948806974">
      <w:bodyDiv w:val="1"/>
      <w:marLeft w:val="0"/>
      <w:marRight w:val="0"/>
      <w:marTop w:val="0"/>
      <w:marBottom w:val="0"/>
      <w:divBdr>
        <w:top w:val="none" w:sz="0" w:space="0" w:color="auto"/>
        <w:left w:val="none" w:sz="0" w:space="0" w:color="auto"/>
        <w:bottom w:val="none" w:sz="0" w:space="0" w:color="auto"/>
        <w:right w:val="none" w:sz="0" w:space="0" w:color="auto"/>
      </w:divBdr>
    </w:div>
    <w:div w:id="1949122869">
      <w:bodyDiv w:val="1"/>
      <w:marLeft w:val="0"/>
      <w:marRight w:val="0"/>
      <w:marTop w:val="0"/>
      <w:marBottom w:val="0"/>
      <w:divBdr>
        <w:top w:val="none" w:sz="0" w:space="0" w:color="auto"/>
        <w:left w:val="none" w:sz="0" w:space="0" w:color="auto"/>
        <w:bottom w:val="none" w:sz="0" w:space="0" w:color="auto"/>
        <w:right w:val="none" w:sz="0" w:space="0" w:color="auto"/>
      </w:divBdr>
    </w:div>
    <w:div w:id="1949190025">
      <w:bodyDiv w:val="1"/>
      <w:marLeft w:val="0"/>
      <w:marRight w:val="0"/>
      <w:marTop w:val="0"/>
      <w:marBottom w:val="0"/>
      <w:divBdr>
        <w:top w:val="none" w:sz="0" w:space="0" w:color="auto"/>
        <w:left w:val="none" w:sz="0" w:space="0" w:color="auto"/>
        <w:bottom w:val="none" w:sz="0" w:space="0" w:color="auto"/>
        <w:right w:val="none" w:sz="0" w:space="0" w:color="auto"/>
      </w:divBdr>
    </w:div>
    <w:div w:id="1949197392">
      <w:bodyDiv w:val="1"/>
      <w:marLeft w:val="0"/>
      <w:marRight w:val="0"/>
      <w:marTop w:val="0"/>
      <w:marBottom w:val="0"/>
      <w:divBdr>
        <w:top w:val="none" w:sz="0" w:space="0" w:color="auto"/>
        <w:left w:val="none" w:sz="0" w:space="0" w:color="auto"/>
        <w:bottom w:val="none" w:sz="0" w:space="0" w:color="auto"/>
        <w:right w:val="none" w:sz="0" w:space="0" w:color="auto"/>
      </w:divBdr>
    </w:div>
    <w:div w:id="1949265890">
      <w:bodyDiv w:val="1"/>
      <w:marLeft w:val="0"/>
      <w:marRight w:val="0"/>
      <w:marTop w:val="0"/>
      <w:marBottom w:val="0"/>
      <w:divBdr>
        <w:top w:val="none" w:sz="0" w:space="0" w:color="auto"/>
        <w:left w:val="none" w:sz="0" w:space="0" w:color="auto"/>
        <w:bottom w:val="none" w:sz="0" w:space="0" w:color="auto"/>
        <w:right w:val="none" w:sz="0" w:space="0" w:color="auto"/>
      </w:divBdr>
    </w:div>
    <w:div w:id="1949385410">
      <w:bodyDiv w:val="1"/>
      <w:marLeft w:val="0"/>
      <w:marRight w:val="0"/>
      <w:marTop w:val="0"/>
      <w:marBottom w:val="0"/>
      <w:divBdr>
        <w:top w:val="none" w:sz="0" w:space="0" w:color="auto"/>
        <w:left w:val="none" w:sz="0" w:space="0" w:color="auto"/>
        <w:bottom w:val="none" w:sz="0" w:space="0" w:color="auto"/>
        <w:right w:val="none" w:sz="0" w:space="0" w:color="auto"/>
      </w:divBdr>
    </w:div>
    <w:div w:id="1949505313">
      <w:bodyDiv w:val="1"/>
      <w:marLeft w:val="0"/>
      <w:marRight w:val="0"/>
      <w:marTop w:val="0"/>
      <w:marBottom w:val="0"/>
      <w:divBdr>
        <w:top w:val="none" w:sz="0" w:space="0" w:color="auto"/>
        <w:left w:val="none" w:sz="0" w:space="0" w:color="auto"/>
        <w:bottom w:val="none" w:sz="0" w:space="0" w:color="auto"/>
        <w:right w:val="none" w:sz="0" w:space="0" w:color="auto"/>
      </w:divBdr>
    </w:div>
    <w:div w:id="1949704148">
      <w:bodyDiv w:val="1"/>
      <w:marLeft w:val="0"/>
      <w:marRight w:val="0"/>
      <w:marTop w:val="0"/>
      <w:marBottom w:val="0"/>
      <w:divBdr>
        <w:top w:val="none" w:sz="0" w:space="0" w:color="auto"/>
        <w:left w:val="none" w:sz="0" w:space="0" w:color="auto"/>
        <w:bottom w:val="none" w:sz="0" w:space="0" w:color="auto"/>
        <w:right w:val="none" w:sz="0" w:space="0" w:color="auto"/>
      </w:divBdr>
    </w:div>
    <w:div w:id="1949894668">
      <w:bodyDiv w:val="1"/>
      <w:marLeft w:val="0"/>
      <w:marRight w:val="0"/>
      <w:marTop w:val="0"/>
      <w:marBottom w:val="0"/>
      <w:divBdr>
        <w:top w:val="none" w:sz="0" w:space="0" w:color="auto"/>
        <w:left w:val="none" w:sz="0" w:space="0" w:color="auto"/>
        <w:bottom w:val="none" w:sz="0" w:space="0" w:color="auto"/>
        <w:right w:val="none" w:sz="0" w:space="0" w:color="auto"/>
      </w:divBdr>
    </w:div>
    <w:div w:id="1950312883">
      <w:bodyDiv w:val="1"/>
      <w:marLeft w:val="0"/>
      <w:marRight w:val="0"/>
      <w:marTop w:val="0"/>
      <w:marBottom w:val="0"/>
      <w:divBdr>
        <w:top w:val="none" w:sz="0" w:space="0" w:color="auto"/>
        <w:left w:val="none" w:sz="0" w:space="0" w:color="auto"/>
        <w:bottom w:val="none" w:sz="0" w:space="0" w:color="auto"/>
        <w:right w:val="none" w:sz="0" w:space="0" w:color="auto"/>
      </w:divBdr>
    </w:div>
    <w:div w:id="1950354734">
      <w:bodyDiv w:val="1"/>
      <w:marLeft w:val="0"/>
      <w:marRight w:val="0"/>
      <w:marTop w:val="0"/>
      <w:marBottom w:val="0"/>
      <w:divBdr>
        <w:top w:val="none" w:sz="0" w:space="0" w:color="auto"/>
        <w:left w:val="none" w:sz="0" w:space="0" w:color="auto"/>
        <w:bottom w:val="none" w:sz="0" w:space="0" w:color="auto"/>
        <w:right w:val="none" w:sz="0" w:space="0" w:color="auto"/>
      </w:divBdr>
    </w:div>
    <w:div w:id="1950962398">
      <w:bodyDiv w:val="1"/>
      <w:marLeft w:val="0"/>
      <w:marRight w:val="0"/>
      <w:marTop w:val="0"/>
      <w:marBottom w:val="0"/>
      <w:divBdr>
        <w:top w:val="none" w:sz="0" w:space="0" w:color="auto"/>
        <w:left w:val="none" w:sz="0" w:space="0" w:color="auto"/>
        <w:bottom w:val="none" w:sz="0" w:space="0" w:color="auto"/>
        <w:right w:val="none" w:sz="0" w:space="0" w:color="auto"/>
      </w:divBdr>
    </w:div>
    <w:div w:id="1951089691">
      <w:bodyDiv w:val="1"/>
      <w:marLeft w:val="0"/>
      <w:marRight w:val="0"/>
      <w:marTop w:val="0"/>
      <w:marBottom w:val="0"/>
      <w:divBdr>
        <w:top w:val="none" w:sz="0" w:space="0" w:color="auto"/>
        <w:left w:val="none" w:sz="0" w:space="0" w:color="auto"/>
        <w:bottom w:val="none" w:sz="0" w:space="0" w:color="auto"/>
        <w:right w:val="none" w:sz="0" w:space="0" w:color="auto"/>
      </w:divBdr>
    </w:div>
    <w:div w:id="1951471035">
      <w:bodyDiv w:val="1"/>
      <w:marLeft w:val="0"/>
      <w:marRight w:val="0"/>
      <w:marTop w:val="0"/>
      <w:marBottom w:val="0"/>
      <w:divBdr>
        <w:top w:val="none" w:sz="0" w:space="0" w:color="auto"/>
        <w:left w:val="none" w:sz="0" w:space="0" w:color="auto"/>
        <w:bottom w:val="none" w:sz="0" w:space="0" w:color="auto"/>
        <w:right w:val="none" w:sz="0" w:space="0" w:color="auto"/>
      </w:divBdr>
    </w:div>
    <w:div w:id="1951474497">
      <w:bodyDiv w:val="1"/>
      <w:marLeft w:val="0"/>
      <w:marRight w:val="0"/>
      <w:marTop w:val="0"/>
      <w:marBottom w:val="0"/>
      <w:divBdr>
        <w:top w:val="none" w:sz="0" w:space="0" w:color="auto"/>
        <w:left w:val="none" w:sz="0" w:space="0" w:color="auto"/>
        <w:bottom w:val="none" w:sz="0" w:space="0" w:color="auto"/>
        <w:right w:val="none" w:sz="0" w:space="0" w:color="auto"/>
      </w:divBdr>
    </w:div>
    <w:div w:id="1951474864">
      <w:bodyDiv w:val="1"/>
      <w:marLeft w:val="0"/>
      <w:marRight w:val="0"/>
      <w:marTop w:val="0"/>
      <w:marBottom w:val="0"/>
      <w:divBdr>
        <w:top w:val="none" w:sz="0" w:space="0" w:color="auto"/>
        <w:left w:val="none" w:sz="0" w:space="0" w:color="auto"/>
        <w:bottom w:val="none" w:sz="0" w:space="0" w:color="auto"/>
        <w:right w:val="none" w:sz="0" w:space="0" w:color="auto"/>
      </w:divBdr>
    </w:div>
    <w:div w:id="1951621546">
      <w:bodyDiv w:val="1"/>
      <w:marLeft w:val="0"/>
      <w:marRight w:val="0"/>
      <w:marTop w:val="0"/>
      <w:marBottom w:val="0"/>
      <w:divBdr>
        <w:top w:val="none" w:sz="0" w:space="0" w:color="auto"/>
        <w:left w:val="none" w:sz="0" w:space="0" w:color="auto"/>
        <w:bottom w:val="none" w:sz="0" w:space="0" w:color="auto"/>
        <w:right w:val="none" w:sz="0" w:space="0" w:color="auto"/>
      </w:divBdr>
    </w:div>
    <w:div w:id="1951626734">
      <w:bodyDiv w:val="1"/>
      <w:marLeft w:val="0"/>
      <w:marRight w:val="0"/>
      <w:marTop w:val="0"/>
      <w:marBottom w:val="0"/>
      <w:divBdr>
        <w:top w:val="none" w:sz="0" w:space="0" w:color="auto"/>
        <w:left w:val="none" w:sz="0" w:space="0" w:color="auto"/>
        <w:bottom w:val="none" w:sz="0" w:space="0" w:color="auto"/>
        <w:right w:val="none" w:sz="0" w:space="0" w:color="auto"/>
      </w:divBdr>
    </w:div>
    <w:div w:id="1951668903">
      <w:bodyDiv w:val="1"/>
      <w:marLeft w:val="0"/>
      <w:marRight w:val="0"/>
      <w:marTop w:val="0"/>
      <w:marBottom w:val="0"/>
      <w:divBdr>
        <w:top w:val="none" w:sz="0" w:space="0" w:color="auto"/>
        <w:left w:val="none" w:sz="0" w:space="0" w:color="auto"/>
        <w:bottom w:val="none" w:sz="0" w:space="0" w:color="auto"/>
        <w:right w:val="none" w:sz="0" w:space="0" w:color="auto"/>
      </w:divBdr>
    </w:div>
    <w:div w:id="1952081274">
      <w:bodyDiv w:val="1"/>
      <w:marLeft w:val="0"/>
      <w:marRight w:val="0"/>
      <w:marTop w:val="0"/>
      <w:marBottom w:val="0"/>
      <w:divBdr>
        <w:top w:val="none" w:sz="0" w:space="0" w:color="auto"/>
        <w:left w:val="none" w:sz="0" w:space="0" w:color="auto"/>
        <w:bottom w:val="none" w:sz="0" w:space="0" w:color="auto"/>
        <w:right w:val="none" w:sz="0" w:space="0" w:color="auto"/>
      </w:divBdr>
    </w:div>
    <w:div w:id="1952122437">
      <w:bodyDiv w:val="1"/>
      <w:marLeft w:val="0"/>
      <w:marRight w:val="0"/>
      <w:marTop w:val="0"/>
      <w:marBottom w:val="0"/>
      <w:divBdr>
        <w:top w:val="none" w:sz="0" w:space="0" w:color="auto"/>
        <w:left w:val="none" w:sz="0" w:space="0" w:color="auto"/>
        <w:bottom w:val="none" w:sz="0" w:space="0" w:color="auto"/>
        <w:right w:val="none" w:sz="0" w:space="0" w:color="auto"/>
      </w:divBdr>
    </w:div>
    <w:div w:id="1952131436">
      <w:bodyDiv w:val="1"/>
      <w:marLeft w:val="0"/>
      <w:marRight w:val="0"/>
      <w:marTop w:val="0"/>
      <w:marBottom w:val="0"/>
      <w:divBdr>
        <w:top w:val="none" w:sz="0" w:space="0" w:color="auto"/>
        <w:left w:val="none" w:sz="0" w:space="0" w:color="auto"/>
        <w:bottom w:val="none" w:sz="0" w:space="0" w:color="auto"/>
        <w:right w:val="none" w:sz="0" w:space="0" w:color="auto"/>
      </w:divBdr>
    </w:div>
    <w:div w:id="1952203465">
      <w:bodyDiv w:val="1"/>
      <w:marLeft w:val="0"/>
      <w:marRight w:val="0"/>
      <w:marTop w:val="0"/>
      <w:marBottom w:val="0"/>
      <w:divBdr>
        <w:top w:val="none" w:sz="0" w:space="0" w:color="auto"/>
        <w:left w:val="none" w:sz="0" w:space="0" w:color="auto"/>
        <w:bottom w:val="none" w:sz="0" w:space="0" w:color="auto"/>
        <w:right w:val="none" w:sz="0" w:space="0" w:color="auto"/>
      </w:divBdr>
    </w:div>
    <w:div w:id="1952318192">
      <w:bodyDiv w:val="1"/>
      <w:marLeft w:val="0"/>
      <w:marRight w:val="0"/>
      <w:marTop w:val="0"/>
      <w:marBottom w:val="0"/>
      <w:divBdr>
        <w:top w:val="none" w:sz="0" w:space="0" w:color="auto"/>
        <w:left w:val="none" w:sz="0" w:space="0" w:color="auto"/>
        <w:bottom w:val="none" w:sz="0" w:space="0" w:color="auto"/>
        <w:right w:val="none" w:sz="0" w:space="0" w:color="auto"/>
      </w:divBdr>
    </w:div>
    <w:div w:id="1952735910">
      <w:bodyDiv w:val="1"/>
      <w:marLeft w:val="0"/>
      <w:marRight w:val="0"/>
      <w:marTop w:val="0"/>
      <w:marBottom w:val="0"/>
      <w:divBdr>
        <w:top w:val="none" w:sz="0" w:space="0" w:color="auto"/>
        <w:left w:val="none" w:sz="0" w:space="0" w:color="auto"/>
        <w:bottom w:val="none" w:sz="0" w:space="0" w:color="auto"/>
        <w:right w:val="none" w:sz="0" w:space="0" w:color="auto"/>
      </w:divBdr>
    </w:div>
    <w:div w:id="1953046920">
      <w:bodyDiv w:val="1"/>
      <w:marLeft w:val="0"/>
      <w:marRight w:val="0"/>
      <w:marTop w:val="0"/>
      <w:marBottom w:val="0"/>
      <w:divBdr>
        <w:top w:val="none" w:sz="0" w:space="0" w:color="auto"/>
        <w:left w:val="none" w:sz="0" w:space="0" w:color="auto"/>
        <w:bottom w:val="none" w:sz="0" w:space="0" w:color="auto"/>
        <w:right w:val="none" w:sz="0" w:space="0" w:color="auto"/>
      </w:divBdr>
    </w:div>
    <w:div w:id="1953198504">
      <w:bodyDiv w:val="1"/>
      <w:marLeft w:val="0"/>
      <w:marRight w:val="0"/>
      <w:marTop w:val="0"/>
      <w:marBottom w:val="0"/>
      <w:divBdr>
        <w:top w:val="none" w:sz="0" w:space="0" w:color="auto"/>
        <w:left w:val="none" w:sz="0" w:space="0" w:color="auto"/>
        <w:bottom w:val="none" w:sz="0" w:space="0" w:color="auto"/>
        <w:right w:val="none" w:sz="0" w:space="0" w:color="auto"/>
      </w:divBdr>
    </w:div>
    <w:div w:id="1953825781">
      <w:bodyDiv w:val="1"/>
      <w:marLeft w:val="0"/>
      <w:marRight w:val="0"/>
      <w:marTop w:val="0"/>
      <w:marBottom w:val="0"/>
      <w:divBdr>
        <w:top w:val="none" w:sz="0" w:space="0" w:color="auto"/>
        <w:left w:val="none" w:sz="0" w:space="0" w:color="auto"/>
        <w:bottom w:val="none" w:sz="0" w:space="0" w:color="auto"/>
        <w:right w:val="none" w:sz="0" w:space="0" w:color="auto"/>
      </w:divBdr>
    </w:div>
    <w:div w:id="1953975469">
      <w:bodyDiv w:val="1"/>
      <w:marLeft w:val="0"/>
      <w:marRight w:val="0"/>
      <w:marTop w:val="0"/>
      <w:marBottom w:val="0"/>
      <w:divBdr>
        <w:top w:val="none" w:sz="0" w:space="0" w:color="auto"/>
        <w:left w:val="none" w:sz="0" w:space="0" w:color="auto"/>
        <w:bottom w:val="none" w:sz="0" w:space="0" w:color="auto"/>
        <w:right w:val="none" w:sz="0" w:space="0" w:color="auto"/>
      </w:divBdr>
    </w:div>
    <w:div w:id="1954164953">
      <w:bodyDiv w:val="1"/>
      <w:marLeft w:val="0"/>
      <w:marRight w:val="0"/>
      <w:marTop w:val="0"/>
      <w:marBottom w:val="0"/>
      <w:divBdr>
        <w:top w:val="none" w:sz="0" w:space="0" w:color="auto"/>
        <w:left w:val="none" w:sz="0" w:space="0" w:color="auto"/>
        <w:bottom w:val="none" w:sz="0" w:space="0" w:color="auto"/>
        <w:right w:val="none" w:sz="0" w:space="0" w:color="auto"/>
      </w:divBdr>
    </w:div>
    <w:div w:id="1954172347">
      <w:bodyDiv w:val="1"/>
      <w:marLeft w:val="0"/>
      <w:marRight w:val="0"/>
      <w:marTop w:val="0"/>
      <w:marBottom w:val="0"/>
      <w:divBdr>
        <w:top w:val="none" w:sz="0" w:space="0" w:color="auto"/>
        <w:left w:val="none" w:sz="0" w:space="0" w:color="auto"/>
        <w:bottom w:val="none" w:sz="0" w:space="0" w:color="auto"/>
        <w:right w:val="none" w:sz="0" w:space="0" w:color="auto"/>
      </w:divBdr>
    </w:div>
    <w:div w:id="1954240103">
      <w:bodyDiv w:val="1"/>
      <w:marLeft w:val="0"/>
      <w:marRight w:val="0"/>
      <w:marTop w:val="0"/>
      <w:marBottom w:val="0"/>
      <w:divBdr>
        <w:top w:val="none" w:sz="0" w:space="0" w:color="auto"/>
        <w:left w:val="none" w:sz="0" w:space="0" w:color="auto"/>
        <w:bottom w:val="none" w:sz="0" w:space="0" w:color="auto"/>
        <w:right w:val="none" w:sz="0" w:space="0" w:color="auto"/>
      </w:divBdr>
    </w:div>
    <w:div w:id="1954508822">
      <w:bodyDiv w:val="1"/>
      <w:marLeft w:val="0"/>
      <w:marRight w:val="0"/>
      <w:marTop w:val="0"/>
      <w:marBottom w:val="0"/>
      <w:divBdr>
        <w:top w:val="none" w:sz="0" w:space="0" w:color="auto"/>
        <w:left w:val="none" w:sz="0" w:space="0" w:color="auto"/>
        <w:bottom w:val="none" w:sz="0" w:space="0" w:color="auto"/>
        <w:right w:val="none" w:sz="0" w:space="0" w:color="auto"/>
      </w:divBdr>
    </w:div>
    <w:div w:id="1954625850">
      <w:bodyDiv w:val="1"/>
      <w:marLeft w:val="0"/>
      <w:marRight w:val="0"/>
      <w:marTop w:val="0"/>
      <w:marBottom w:val="0"/>
      <w:divBdr>
        <w:top w:val="none" w:sz="0" w:space="0" w:color="auto"/>
        <w:left w:val="none" w:sz="0" w:space="0" w:color="auto"/>
        <w:bottom w:val="none" w:sz="0" w:space="0" w:color="auto"/>
        <w:right w:val="none" w:sz="0" w:space="0" w:color="auto"/>
      </w:divBdr>
    </w:div>
    <w:div w:id="1954896557">
      <w:bodyDiv w:val="1"/>
      <w:marLeft w:val="0"/>
      <w:marRight w:val="0"/>
      <w:marTop w:val="0"/>
      <w:marBottom w:val="0"/>
      <w:divBdr>
        <w:top w:val="none" w:sz="0" w:space="0" w:color="auto"/>
        <w:left w:val="none" w:sz="0" w:space="0" w:color="auto"/>
        <w:bottom w:val="none" w:sz="0" w:space="0" w:color="auto"/>
        <w:right w:val="none" w:sz="0" w:space="0" w:color="auto"/>
      </w:divBdr>
    </w:div>
    <w:div w:id="1955205678">
      <w:bodyDiv w:val="1"/>
      <w:marLeft w:val="0"/>
      <w:marRight w:val="0"/>
      <w:marTop w:val="0"/>
      <w:marBottom w:val="0"/>
      <w:divBdr>
        <w:top w:val="none" w:sz="0" w:space="0" w:color="auto"/>
        <w:left w:val="none" w:sz="0" w:space="0" w:color="auto"/>
        <w:bottom w:val="none" w:sz="0" w:space="0" w:color="auto"/>
        <w:right w:val="none" w:sz="0" w:space="0" w:color="auto"/>
      </w:divBdr>
    </w:div>
    <w:div w:id="1955668400">
      <w:bodyDiv w:val="1"/>
      <w:marLeft w:val="0"/>
      <w:marRight w:val="0"/>
      <w:marTop w:val="0"/>
      <w:marBottom w:val="0"/>
      <w:divBdr>
        <w:top w:val="none" w:sz="0" w:space="0" w:color="auto"/>
        <w:left w:val="none" w:sz="0" w:space="0" w:color="auto"/>
        <w:bottom w:val="none" w:sz="0" w:space="0" w:color="auto"/>
        <w:right w:val="none" w:sz="0" w:space="0" w:color="auto"/>
      </w:divBdr>
    </w:div>
    <w:div w:id="1955668584">
      <w:bodyDiv w:val="1"/>
      <w:marLeft w:val="0"/>
      <w:marRight w:val="0"/>
      <w:marTop w:val="0"/>
      <w:marBottom w:val="0"/>
      <w:divBdr>
        <w:top w:val="none" w:sz="0" w:space="0" w:color="auto"/>
        <w:left w:val="none" w:sz="0" w:space="0" w:color="auto"/>
        <w:bottom w:val="none" w:sz="0" w:space="0" w:color="auto"/>
        <w:right w:val="none" w:sz="0" w:space="0" w:color="auto"/>
      </w:divBdr>
    </w:div>
    <w:div w:id="1955668730">
      <w:bodyDiv w:val="1"/>
      <w:marLeft w:val="0"/>
      <w:marRight w:val="0"/>
      <w:marTop w:val="0"/>
      <w:marBottom w:val="0"/>
      <w:divBdr>
        <w:top w:val="none" w:sz="0" w:space="0" w:color="auto"/>
        <w:left w:val="none" w:sz="0" w:space="0" w:color="auto"/>
        <w:bottom w:val="none" w:sz="0" w:space="0" w:color="auto"/>
        <w:right w:val="none" w:sz="0" w:space="0" w:color="auto"/>
      </w:divBdr>
    </w:div>
    <w:div w:id="1955943416">
      <w:bodyDiv w:val="1"/>
      <w:marLeft w:val="0"/>
      <w:marRight w:val="0"/>
      <w:marTop w:val="0"/>
      <w:marBottom w:val="0"/>
      <w:divBdr>
        <w:top w:val="none" w:sz="0" w:space="0" w:color="auto"/>
        <w:left w:val="none" w:sz="0" w:space="0" w:color="auto"/>
        <w:bottom w:val="none" w:sz="0" w:space="0" w:color="auto"/>
        <w:right w:val="none" w:sz="0" w:space="0" w:color="auto"/>
      </w:divBdr>
    </w:div>
    <w:div w:id="1955945452">
      <w:bodyDiv w:val="1"/>
      <w:marLeft w:val="0"/>
      <w:marRight w:val="0"/>
      <w:marTop w:val="0"/>
      <w:marBottom w:val="0"/>
      <w:divBdr>
        <w:top w:val="none" w:sz="0" w:space="0" w:color="auto"/>
        <w:left w:val="none" w:sz="0" w:space="0" w:color="auto"/>
        <w:bottom w:val="none" w:sz="0" w:space="0" w:color="auto"/>
        <w:right w:val="none" w:sz="0" w:space="0" w:color="auto"/>
      </w:divBdr>
    </w:div>
    <w:div w:id="1956254369">
      <w:bodyDiv w:val="1"/>
      <w:marLeft w:val="0"/>
      <w:marRight w:val="0"/>
      <w:marTop w:val="0"/>
      <w:marBottom w:val="0"/>
      <w:divBdr>
        <w:top w:val="none" w:sz="0" w:space="0" w:color="auto"/>
        <w:left w:val="none" w:sz="0" w:space="0" w:color="auto"/>
        <w:bottom w:val="none" w:sz="0" w:space="0" w:color="auto"/>
        <w:right w:val="none" w:sz="0" w:space="0" w:color="auto"/>
      </w:divBdr>
    </w:div>
    <w:div w:id="1956328449">
      <w:bodyDiv w:val="1"/>
      <w:marLeft w:val="0"/>
      <w:marRight w:val="0"/>
      <w:marTop w:val="0"/>
      <w:marBottom w:val="0"/>
      <w:divBdr>
        <w:top w:val="none" w:sz="0" w:space="0" w:color="auto"/>
        <w:left w:val="none" w:sz="0" w:space="0" w:color="auto"/>
        <w:bottom w:val="none" w:sz="0" w:space="0" w:color="auto"/>
        <w:right w:val="none" w:sz="0" w:space="0" w:color="auto"/>
      </w:divBdr>
    </w:div>
    <w:div w:id="1956405275">
      <w:bodyDiv w:val="1"/>
      <w:marLeft w:val="0"/>
      <w:marRight w:val="0"/>
      <w:marTop w:val="0"/>
      <w:marBottom w:val="0"/>
      <w:divBdr>
        <w:top w:val="none" w:sz="0" w:space="0" w:color="auto"/>
        <w:left w:val="none" w:sz="0" w:space="0" w:color="auto"/>
        <w:bottom w:val="none" w:sz="0" w:space="0" w:color="auto"/>
        <w:right w:val="none" w:sz="0" w:space="0" w:color="auto"/>
      </w:divBdr>
    </w:div>
    <w:div w:id="1956477017">
      <w:bodyDiv w:val="1"/>
      <w:marLeft w:val="0"/>
      <w:marRight w:val="0"/>
      <w:marTop w:val="0"/>
      <w:marBottom w:val="0"/>
      <w:divBdr>
        <w:top w:val="none" w:sz="0" w:space="0" w:color="auto"/>
        <w:left w:val="none" w:sz="0" w:space="0" w:color="auto"/>
        <w:bottom w:val="none" w:sz="0" w:space="0" w:color="auto"/>
        <w:right w:val="none" w:sz="0" w:space="0" w:color="auto"/>
      </w:divBdr>
    </w:div>
    <w:div w:id="1956905872">
      <w:bodyDiv w:val="1"/>
      <w:marLeft w:val="0"/>
      <w:marRight w:val="0"/>
      <w:marTop w:val="0"/>
      <w:marBottom w:val="0"/>
      <w:divBdr>
        <w:top w:val="none" w:sz="0" w:space="0" w:color="auto"/>
        <w:left w:val="none" w:sz="0" w:space="0" w:color="auto"/>
        <w:bottom w:val="none" w:sz="0" w:space="0" w:color="auto"/>
        <w:right w:val="none" w:sz="0" w:space="0" w:color="auto"/>
      </w:divBdr>
    </w:div>
    <w:div w:id="1956985644">
      <w:bodyDiv w:val="1"/>
      <w:marLeft w:val="0"/>
      <w:marRight w:val="0"/>
      <w:marTop w:val="0"/>
      <w:marBottom w:val="0"/>
      <w:divBdr>
        <w:top w:val="none" w:sz="0" w:space="0" w:color="auto"/>
        <w:left w:val="none" w:sz="0" w:space="0" w:color="auto"/>
        <w:bottom w:val="none" w:sz="0" w:space="0" w:color="auto"/>
        <w:right w:val="none" w:sz="0" w:space="0" w:color="auto"/>
      </w:divBdr>
    </w:div>
    <w:div w:id="1957057200">
      <w:bodyDiv w:val="1"/>
      <w:marLeft w:val="0"/>
      <w:marRight w:val="0"/>
      <w:marTop w:val="0"/>
      <w:marBottom w:val="0"/>
      <w:divBdr>
        <w:top w:val="none" w:sz="0" w:space="0" w:color="auto"/>
        <w:left w:val="none" w:sz="0" w:space="0" w:color="auto"/>
        <w:bottom w:val="none" w:sz="0" w:space="0" w:color="auto"/>
        <w:right w:val="none" w:sz="0" w:space="0" w:color="auto"/>
      </w:divBdr>
    </w:div>
    <w:div w:id="1957130962">
      <w:bodyDiv w:val="1"/>
      <w:marLeft w:val="0"/>
      <w:marRight w:val="0"/>
      <w:marTop w:val="0"/>
      <w:marBottom w:val="0"/>
      <w:divBdr>
        <w:top w:val="none" w:sz="0" w:space="0" w:color="auto"/>
        <w:left w:val="none" w:sz="0" w:space="0" w:color="auto"/>
        <w:bottom w:val="none" w:sz="0" w:space="0" w:color="auto"/>
        <w:right w:val="none" w:sz="0" w:space="0" w:color="auto"/>
      </w:divBdr>
    </w:div>
    <w:div w:id="1957132355">
      <w:bodyDiv w:val="1"/>
      <w:marLeft w:val="0"/>
      <w:marRight w:val="0"/>
      <w:marTop w:val="0"/>
      <w:marBottom w:val="0"/>
      <w:divBdr>
        <w:top w:val="none" w:sz="0" w:space="0" w:color="auto"/>
        <w:left w:val="none" w:sz="0" w:space="0" w:color="auto"/>
        <w:bottom w:val="none" w:sz="0" w:space="0" w:color="auto"/>
        <w:right w:val="none" w:sz="0" w:space="0" w:color="auto"/>
      </w:divBdr>
    </w:div>
    <w:div w:id="1957298619">
      <w:bodyDiv w:val="1"/>
      <w:marLeft w:val="0"/>
      <w:marRight w:val="0"/>
      <w:marTop w:val="0"/>
      <w:marBottom w:val="0"/>
      <w:divBdr>
        <w:top w:val="none" w:sz="0" w:space="0" w:color="auto"/>
        <w:left w:val="none" w:sz="0" w:space="0" w:color="auto"/>
        <w:bottom w:val="none" w:sz="0" w:space="0" w:color="auto"/>
        <w:right w:val="none" w:sz="0" w:space="0" w:color="auto"/>
      </w:divBdr>
    </w:div>
    <w:div w:id="1957441795">
      <w:bodyDiv w:val="1"/>
      <w:marLeft w:val="0"/>
      <w:marRight w:val="0"/>
      <w:marTop w:val="0"/>
      <w:marBottom w:val="0"/>
      <w:divBdr>
        <w:top w:val="none" w:sz="0" w:space="0" w:color="auto"/>
        <w:left w:val="none" w:sz="0" w:space="0" w:color="auto"/>
        <w:bottom w:val="none" w:sz="0" w:space="0" w:color="auto"/>
        <w:right w:val="none" w:sz="0" w:space="0" w:color="auto"/>
      </w:divBdr>
    </w:div>
    <w:div w:id="1957448754">
      <w:bodyDiv w:val="1"/>
      <w:marLeft w:val="0"/>
      <w:marRight w:val="0"/>
      <w:marTop w:val="0"/>
      <w:marBottom w:val="0"/>
      <w:divBdr>
        <w:top w:val="none" w:sz="0" w:space="0" w:color="auto"/>
        <w:left w:val="none" w:sz="0" w:space="0" w:color="auto"/>
        <w:bottom w:val="none" w:sz="0" w:space="0" w:color="auto"/>
        <w:right w:val="none" w:sz="0" w:space="0" w:color="auto"/>
      </w:divBdr>
    </w:div>
    <w:div w:id="1957516606">
      <w:bodyDiv w:val="1"/>
      <w:marLeft w:val="0"/>
      <w:marRight w:val="0"/>
      <w:marTop w:val="0"/>
      <w:marBottom w:val="0"/>
      <w:divBdr>
        <w:top w:val="none" w:sz="0" w:space="0" w:color="auto"/>
        <w:left w:val="none" w:sz="0" w:space="0" w:color="auto"/>
        <w:bottom w:val="none" w:sz="0" w:space="0" w:color="auto"/>
        <w:right w:val="none" w:sz="0" w:space="0" w:color="auto"/>
      </w:divBdr>
    </w:div>
    <w:div w:id="1957523670">
      <w:bodyDiv w:val="1"/>
      <w:marLeft w:val="0"/>
      <w:marRight w:val="0"/>
      <w:marTop w:val="0"/>
      <w:marBottom w:val="0"/>
      <w:divBdr>
        <w:top w:val="none" w:sz="0" w:space="0" w:color="auto"/>
        <w:left w:val="none" w:sz="0" w:space="0" w:color="auto"/>
        <w:bottom w:val="none" w:sz="0" w:space="0" w:color="auto"/>
        <w:right w:val="none" w:sz="0" w:space="0" w:color="auto"/>
      </w:divBdr>
    </w:div>
    <w:div w:id="1957524587">
      <w:bodyDiv w:val="1"/>
      <w:marLeft w:val="0"/>
      <w:marRight w:val="0"/>
      <w:marTop w:val="0"/>
      <w:marBottom w:val="0"/>
      <w:divBdr>
        <w:top w:val="none" w:sz="0" w:space="0" w:color="auto"/>
        <w:left w:val="none" w:sz="0" w:space="0" w:color="auto"/>
        <w:bottom w:val="none" w:sz="0" w:space="0" w:color="auto"/>
        <w:right w:val="none" w:sz="0" w:space="0" w:color="auto"/>
      </w:divBdr>
    </w:div>
    <w:div w:id="1957636911">
      <w:bodyDiv w:val="1"/>
      <w:marLeft w:val="0"/>
      <w:marRight w:val="0"/>
      <w:marTop w:val="0"/>
      <w:marBottom w:val="0"/>
      <w:divBdr>
        <w:top w:val="none" w:sz="0" w:space="0" w:color="auto"/>
        <w:left w:val="none" w:sz="0" w:space="0" w:color="auto"/>
        <w:bottom w:val="none" w:sz="0" w:space="0" w:color="auto"/>
        <w:right w:val="none" w:sz="0" w:space="0" w:color="auto"/>
      </w:divBdr>
    </w:div>
    <w:div w:id="1957639574">
      <w:bodyDiv w:val="1"/>
      <w:marLeft w:val="0"/>
      <w:marRight w:val="0"/>
      <w:marTop w:val="0"/>
      <w:marBottom w:val="0"/>
      <w:divBdr>
        <w:top w:val="none" w:sz="0" w:space="0" w:color="auto"/>
        <w:left w:val="none" w:sz="0" w:space="0" w:color="auto"/>
        <w:bottom w:val="none" w:sz="0" w:space="0" w:color="auto"/>
        <w:right w:val="none" w:sz="0" w:space="0" w:color="auto"/>
      </w:divBdr>
    </w:div>
    <w:div w:id="1958028357">
      <w:bodyDiv w:val="1"/>
      <w:marLeft w:val="0"/>
      <w:marRight w:val="0"/>
      <w:marTop w:val="0"/>
      <w:marBottom w:val="0"/>
      <w:divBdr>
        <w:top w:val="none" w:sz="0" w:space="0" w:color="auto"/>
        <w:left w:val="none" w:sz="0" w:space="0" w:color="auto"/>
        <w:bottom w:val="none" w:sz="0" w:space="0" w:color="auto"/>
        <w:right w:val="none" w:sz="0" w:space="0" w:color="auto"/>
      </w:divBdr>
    </w:div>
    <w:div w:id="1958295620">
      <w:bodyDiv w:val="1"/>
      <w:marLeft w:val="0"/>
      <w:marRight w:val="0"/>
      <w:marTop w:val="0"/>
      <w:marBottom w:val="0"/>
      <w:divBdr>
        <w:top w:val="none" w:sz="0" w:space="0" w:color="auto"/>
        <w:left w:val="none" w:sz="0" w:space="0" w:color="auto"/>
        <w:bottom w:val="none" w:sz="0" w:space="0" w:color="auto"/>
        <w:right w:val="none" w:sz="0" w:space="0" w:color="auto"/>
      </w:divBdr>
    </w:div>
    <w:div w:id="1958683494">
      <w:bodyDiv w:val="1"/>
      <w:marLeft w:val="0"/>
      <w:marRight w:val="0"/>
      <w:marTop w:val="0"/>
      <w:marBottom w:val="0"/>
      <w:divBdr>
        <w:top w:val="none" w:sz="0" w:space="0" w:color="auto"/>
        <w:left w:val="none" w:sz="0" w:space="0" w:color="auto"/>
        <w:bottom w:val="none" w:sz="0" w:space="0" w:color="auto"/>
        <w:right w:val="none" w:sz="0" w:space="0" w:color="auto"/>
      </w:divBdr>
    </w:div>
    <w:div w:id="1958755706">
      <w:bodyDiv w:val="1"/>
      <w:marLeft w:val="0"/>
      <w:marRight w:val="0"/>
      <w:marTop w:val="0"/>
      <w:marBottom w:val="0"/>
      <w:divBdr>
        <w:top w:val="none" w:sz="0" w:space="0" w:color="auto"/>
        <w:left w:val="none" w:sz="0" w:space="0" w:color="auto"/>
        <w:bottom w:val="none" w:sz="0" w:space="0" w:color="auto"/>
        <w:right w:val="none" w:sz="0" w:space="0" w:color="auto"/>
      </w:divBdr>
    </w:div>
    <w:div w:id="1958902215">
      <w:bodyDiv w:val="1"/>
      <w:marLeft w:val="0"/>
      <w:marRight w:val="0"/>
      <w:marTop w:val="0"/>
      <w:marBottom w:val="0"/>
      <w:divBdr>
        <w:top w:val="none" w:sz="0" w:space="0" w:color="auto"/>
        <w:left w:val="none" w:sz="0" w:space="0" w:color="auto"/>
        <w:bottom w:val="none" w:sz="0" w:space="0" w:color="auto"/>
        <w:right w:val="none" w:sz="0" w:space="0" w:color="auto"/>
      </w:divBdr>
    </w:div>
    <w:div w:id="1959488412">
      <w:bodyDiv w:val="1"/>
      <w:marLeft w:val="0"/>
      <w:marRight w:val="0"/>
      <w:marTop w:val="0"/>
      <w:marBottom w:val="0"/>
      <w:divBdr>
        <w:top w:val="none" w:sz="0" w:space="0" w:color="auto"/>
        <w:left w:val="none" w:sz="0" w:space="0" w:color="auto"/>
        <w:bottom w:val="none" w:sz="0" w:space="0" w:color="auto"/>
        <w:right w:val="none" w:sz="0" w:space="0" w:color="auto"/>
      </w:divBdr>
    </w:div>
    <w:div w:id="1959600361">
      <w:bodyDiv w:val="1"/>
      <w:marLeft w:val="0"/>
      <w:marRight w:val="0"/>
      <w:marTop w:val="0"/>
      <w:marBottom w:val="0"/>
      <w:divBdr>
        <w:top w:val="none" w:sz="0" w:space="0" w:color="auto"/>
        <w:left w:val="none" w:sz="0" w:space="0" w:color="auto"/>
        <w:bottom w:val="none" w:sz="0" w:space="0" w:color="auto"/>
        <w:right w:val="none" w:sz="0" w:space="0" w:color="auto"/>
      </w:divBdr>
    </w:div>
    <w:div w:id="1959795805">
      <w:bodyDiv w:val="1"/>
      <w:marLeft w:val="0"/>
      <w:marRight w:val="0"/>
      <w:marTop w:val="0"/>
      <w:marBottom w:val="0"/>
      <w:divBdr>
        <w:top w:val="none" w:sz="0" w:space="0" w:color="auto"/>
        <w:left w:val="none" w:sz="0" w:space="0" w:color="auto"/>
        <w:bottom w:val="none" w:sz="0" w:space="0" w:color="auto"/>
        <w:right w:val="none" w:sz="0" w:space="0" w:color="auto"/>
      </w:divBdr>
    </w:div>
    <w:div w:id="1959875664">
      <w:bodyDiv w:val="1"/>
      <w:marLeft w:val="0"/>
      <w:marRight w:val="0"/>
      <w:marTop w:val="0"/>
      <w:marBottom w:val="0"/>
      <w:divBdr>
        <w:top w:val="none" w:sz="0" w:space="0" w:color="auto"/>
        <w:left w:val="none" w:sz="0" w:space="0" w:color="auto"/>
        <w:bottom w:val="none" w:sz="0" w:space="0" w:color="auto"/>
        <w:right w:val="none" w:sz="0" w:space="0" w:color="auto"/>
      </w:divBdr>
    </w:div>
    <w:div w:id="1960064982">
      <w:bodyDiv w:val="1"/>
      <w:marLeft w:val="0"/>
      <w:marRight w:val="0"/>
      <w:marTop w:val="0"/>
      <w:marBottom w:val="0"/>
      <w:divBdr>
        <w:top w:val="none" w:sz="0" w:space="0" w:color="auto"/>
        <w:left w:val="none" w:sz="0" w:space="0" w:color="auto"/>
        <w:bottom w:val="none" w:sz="0" w:space="0" w:color="auto"/>
        <w:right w:val="none" w:sz="0" w:space="0" w:color="auto"/>
      </w:divBdr>
    </w:div>
    <w:div w:id="1960141303">
      <w:bodyDiv w:val="1"/>
      <w:marLeft w:val="0"/>
      <w:marRight w:val="0"/>
      <w:marTop w:val="0"/>
      <w:marBottom w:val="0"/>
      <w:divBdr>
        <w:top w:val="none" w:sz="0" w:space="0" w:color="auto"/>
        <w:left w:val="none" w:sz="0" w:space="0" w:color="auto"/>
        <w:bottom w:val="none" w:sz="0" w:space="0" w:color="auto"/>
        <w:right w:val="none" w:sz="0" w:space="0" w:color="auto"/>
      </w:divBdr>
    </w:div>
    <w:div w:id="1960603345">
      <w:bodyDiv w:val="1"/>
      <w:marLeft w:val="0"/>
      <w:marRight w:val="0"/>
      <w:marTop w:val="0"/>
      <w:marBottom w:val="0"/>
      <w:divBdr>
        <w:top w:val="none" w:sz="0" w:space="0" w:color="auto"/>
        <w:left w:val="none" w:sz="0" w:space="0" w:color="auto"/>
        <w:bottom w:val="none" w:sz="0" w:space="0" w:color="auto"/>
        <w:right w:val="none" w:sz="0" w:space="0" w:color="auto"/>
      </w:divBdr>
    </w:div>
    <w:div w:id="1960721453">
      <w:bodyDiv w:val="1"/>
      <w:marLeft w:val="0"/>
      <w:marRight w:val="0"/>
      <w:marTop w:val="0"/>
      <w:marBottom w:val="0"/>
      <w:divBdr>
        <w:top w:val="none" w:sz="0" w:space="0" w:color="auto"/>
        <w:left w:val="none" w:sz="0" w:space="0" w:color="auto"/>
        <w:bottom w:val="none" w:sz="0" w:space="0" w:color="auto"/>
        <w:right w:val="none" w:sz="0" w:space="0" w:color="auto"/>
      </w:divBdr>
    </w:div>
    <w:div w:id="1960793891">
      <w:bodyDiv w:val="1"/>
      <w:marLeft w:val="0"/>
      <w:marRight w:val="0"/>
      <w:marTop w:val="0"/>
      <w:marBottom w:val="0"/>
      <w:divBdr>
        <w:top w:val="none" w:sz="0" w:space="0" w:color="auto"/>
        <w:left w:val="none" w:sz="0" w:space="0" w:color="auto"/>
        <w:bottom w:val="none" w:sz="0" w:space="0" w:color="auto"/>
        <w:right w:val="none" w:sz="0" w:space="0" w:color="auto"/>
      </w:divBdr>
    </w:div>
    <w:div w:id="1960868232">
      <w:bodyDiv w:val="1"/>
      <w:marLeft w:val="0"/>
      <w:marRight w:val="0"/>
      <w:marTop w:val="0"/>
      <w:marBottom w:val="0"/>
      <w:divBdr>
        <w:top w:val="none" w:sz="0" w:space="0" w:color="auto"/>
        <w:left w:val="none" w:sz="0" w:space="0" w:color="auto"/>
        <w:bottom w:val="none" w:sz="0" w:space="0" w:color="auto"/>
        <w:right w:val="none" w:sz="0" w:space="0" w:color="auto"/>
      </w:divBdr>
    </w:div>
    <w:div w:id="1961107245">
      <w:bodyDiv w:val="1"/>
      <w:marLeft w:val="0"/>
      <w:marRight w:val="0"/>
      <w:marTop w:val="0"/>
      <w:marBottom w:val="0"/>
      <w:divBdr>
        <w:top w:val="none" w:sz="0" w:space="0" w:color="auto"/>
        <w:left w:val="none" w:sz="0" w:space="0" w:color="auto"/>
        <w:bottom w:val="none" w:sz="0" w:space="0" w:color="auto"/>
        <w:right w:val="none" w:sz="0" w:space="0" w:color="auto"/>
      </w:divBdr>
    </w:div>
    <w:div w:id="1961257406">
      <w:bodyDiv w:val="1"/>
      <w:marLeft w:val="0"/>
      <w:marRight w:val="0"/>
      <w:marTop w:val="0"/>
      <w:marBottom w:val="0"/>
      <w:divBdr>
        <w:top w:val="none" w:sz="0" w:space="0" w:color="auto"/>
        <w:left w:val="none" w:sz="0" w:space="0" w:color="auto"/>
        <w:bottom w:val="none" w:sz="0" w:space="0" w:color="auto"/>
        <w:right w:val="none" w:sz="0" w:space="0" w:color="auto"/>
      </w:divBdr>
    </w:div>
    <w:div w:id="1961447929">
      <w:bodyDiv w:val="1"/>
      <w:marLeft w:val="0"/>
      <w:marRight w:val="0"/>
      <w:marTop w:val="0"/>
      <w:marBottom w:val="0"/>
      <w:divBdr>
        <w:top w:val="none" w:sz="0" w:space="0" w:color="auto"/>
        <w:left w:val="none" w:sz="0" w:space="0" w:color="auto"/>
        <w:bottom w:val="none" w:sz="0" w:space="0" w:color="auto"/>
        <w:right w:val="none" w:sz="0" w:space="0" w:color="auto"/>
      </w:divBdr>
    </w:div>
    <w:div w:id="1961574298">
      <w:bodyDiv w:val="1"/>
      <w:marLeft w:val="0"/>
      <w:marRight w:val="0"/>
      <w:marTop w:val="0"/>
      <w:marBottom w:val="0"/>
      <w:divBdr>
        <w:top w:val="none" w:sz="0" w:space="0" w:color="auto"/>
        <w:left w:val="none" w:sz="0" w:space="0" w:color="auto"/>
        <w:bottom w:val="none" w:sz="0" w:space="0" w:color="auto"/>
        <w:right w:val="none" w:sz="0" w:space="0" w:color="auto"/>
      </w:divBdr>
    </w:div>
    <w:div w:id="1961838414">
      <w:bodyDiv w:val="1"/>
      <w:marLeft w:val="0"/>
      <w:marRight w:val="0"/>
      <w:marTop w:val="0"/>
      <w:marBottom w:val="0"/>
      <w:divBdr>
        <w:top w:val="none" w:sz="0" w:space="0" w:color="auto"/>
        <w:left w:val="none" w:sz="0" w:space="0" w:color="auto"/>
        <w:bottom w:val="none" w:sz="0" w:space="0" w:color="auto"/>
        <w:right w:val="none" w:sz="0" w:space="0" w:color="auto"/>
      </w:divBdr>
    </w:div>
    <w:div w:id="1962030160">
      <w:bodyDiv w:val="1"/>
      <w:marLeft w:val="0"/>
      <w:marRight w:val="0"/>
      <w:marTop w:val="0"/>
      <w:marBottom w:val="0"/>
      <w:divBdr>
        <w:top w:val="none" w:sz="0" w:space="0" w:color="auto"/>
        <w:left w:val="none" w:sz="0" w:space="0" w:color="auto"/>
        <w:bottom w:val="none" w:sz="0" w:space="0" w:color="auto"/>
        <w:right w:val="none" w:sz="0" w:space="0" w:color="auto"/>
      </w:divBdr>
    </w:div>
    <w:div w:id="1962103050">
      <w:bodyDiv w:val="1"/>
      <w:marLeft w:val="0"/>
      <w:marRight w:val="0"/>
      <w:marTop w:val="0"/>
      <w:marBottom w:val="0"/>
      <w:divBdr>
        <w:top w:val="none" w:sz="0" w:space="0" w:color="auto"/>
        <w:left w:val="none" w:sz="0" w:space="0" w:color="auto"/>
        <w:bottom w:val="none" w:sz="0" w:space="0" w:color="auto"/>
        <w:right w:val="none" w:sz="0" w:space="0" w:color="auto"/>
      </w:divBdr>
    </w:div>
    <w:div w:id="1962220045">
      <w:bodyDiv w:val="1"/>
      <w:marLeft w:val="0"/>
      <w:marRight w:val="0"/>
      <w:marTop w:val="0"/>
      <w:marBottom w:val="0"/>
      <w:divBdr>
        <w:top w:val="none" w:sz="0" w:space="0" w:color="auto"/>
        <w:left w:val="none" w:sz="0" w:space="0" w:color="auto"/>
        <w:bottom w:val="none" w:sz="0" w:space="0" w:color="auto"/>
        <w:right w:val="none" w:sz="0" w:space="0" w:color="auto"/>
      </w:divBdr>
    </w:div>
    <w:div w:id="1962345844">
      <w:bodyDiv w:val="1"/>
      <w:marLeft w:val="0"/>
      <w:marRight w:val="0"/>
      <w:marTop w:val="0"/>
      <w:marBottom w:val="0"/>
      <w:divBdr>
        <w:top w:val="none" w:sz="0" w:space="0" w:color="auto"/>
        <w:left w:val="none" w:sz="0" w:space="0" w:color="auto"/>
        <w:bottom w:val="none" w:sz="0" w:space="0" w:color="auto"/>
        <w:right w:val="none" w:sz="0" w:space="0" w:color="auto"/>
      </w:divBdr>
    </w:div>
    <w:div w:id="1962421039">
      <w:bodyDiv w:val="1"/>
      <w:marLeft w:val="0"/>
      <w:marRight w:val="0"/>
      <w:marTop w:val="0"/>
      <w:marBottom w:val="0"/>
      <w:divBdr>
        <w:top w:val="none" w:sz="0" w:space="0" w:color="auto"/>
        <w:left w:val="none" w:sz="0" w:space="0" w:color="auto"/>
        <w:bottom w:val="none" w:sz="0" w:space="0" w:color="auto"/>
        <w:right w:val="none" w:sz="0" w:space="0" w:color="auto"/>
      </w:divBdr>
    </w:div>
    <w:div w:id="1962488576">
      <w:bodyDiv w:val="1"/>
      <w:marLeft w:val="0"/>
      <w:marRight w:val="0"/>
      <w:marTop w:val="0"/>
      <w:marBottom w:val="0"/>
      <w:divBdr>
        <w:top w:val="none" w:sz="0" w:space="0" w:color="auto"/>
        <w:left w:val="none" w:sz="0" w:space="0" w:color="auto"/>
        <w:bottom w:val="none" w:sz="0" w:space="0" w:color="auto"/>
        <w:right w:val="none" w:sz="0" w:space="0" w:color="auto"/>
      </w:divBdr>
    </w:div>
    <w:div w:id="1962759949">
      <w:bodyDiv w:val="1"/>
      <w:marLeft w:val="0"/>
      <w:marRight w:val="0"/>
      <w:marTop w:val="0"/>
      <w:marBottom w:val="0"/>
      <w:divBdr>
        <w:top w:val="none" w:sz="0" w:space="0" w:color="auto"/>
        <w:left w:val="none" w:sz="0" w:space="0" w:color="auto"/>
        <w:bottom w:val="none" w:sz="0" w:space="0" w:color="auto"/>
        <w:right w:val="none" w:sz="0" w:space="0" w:color="auto"/>
      </w:divBdr>
    </w:div>
    <w:div w:id="1962804039">
      <w:bodyDiv w:val="1"/>
      <w:marLeft w:val="0"/>
      <w:marRight w:val="0"/>
      <w:marTop w:val="0"/>
      <w:marBottom w:val="0"/>
      <w:divBdr>
        <w:top w:val="none" w:sz="0" w:space="0" w:color="auto"/>
        <w:left w:val="none" w:sz="0" w:space="0" w:color="auto"/>
        <w:bottom w:val="none" w:sz="0" w:space="0" w:color="auto"/>
        <w:right w:val="none" w:sz="0" w:space="0" w:color="auto"/>
      </w:divBdr>
    </w:div>
    <w:div w:id="1962805854">
      <w:bodyDiv w:val="1"/>
      <w:marLeft w:val="0"/>
      <w:marRight w:val="0"/>
      <w:marTop w:val="0"/>
      <w:marBottom w:val="0"/>
      <w:divBdr>
        <w:top w:val="none" w:sz="0" w:space="0" w:color="auto"/>
        <w:left w:val="none" w:sz="0" w:space="0" w:color="auto"/>
        <w:bottom w:val="none" w:sz="0" w:space="0" w:color="auto"/>
        <w:right w:val="none" w:sz="0" w:space="0" w:color="auto"/>
      </w:divBdr>
    </w:div>
    <w:div w:id="1962806163">
      <w:bodyDiv w:val="1"/>
      <w:marLeft w:val="0"/>
      <w:marRight w:val="0"/>
      <w:marTop w:val="0"/>
      <w:marBottom w:val="0"/>
      <w:divBdr>
        <w:top w:val="none" w:sz="0" w:space="0" w:color="auto"/>
        <w:left w:val="none" w:sz="0" w:space="0" w:color="auto"/>
        <w:bottom w:val="none" w:sz="0" w:space="0" w:color="auto"/>
        <w:right w:val="none" w:sz="0" w:space="0" w:color="auto"/>
      </w:divBdr>
    </w:div>
    <w:div w:id="1963073463">
      <w:bodyDiv w:val="1"/>
      <w:marLeft w:val="0"/>
      <w:marRight w:val="0"/>
      <w:marTop w:val="0"/>
      <w:marBottom w:val="0"/>
      <w:divBdr>
        <w:top w:val="none" w:sz="0" w:space="0" w:color="auto"/>
        <w:left w:val="none" w:sz="0" w:space="0" w:color="auto"/>
        <w:bottom w:val="none" w:sz="0" w:space="0" w:color="auto"/>
        <w:right w:val="none" w:sz="0" w:space="0" w:color="auto"/>
      </w:divBdr>
    </w:div>
    <w:div w:id="1963073470">
      <w:bodyDiv w:val="1"/>
      <w:marLeft w:val="0"/>
      <w:marRight w:val="0"/>
      <w:marTop w:val="0"/>
      <w:marBottom w:val="0"/>
      <w:divBdr>
        <w:top w:val="none" w:sz="0" w:space="0" w:color="auto"/>
        <w:left w:val="none" w:sz="0" w:space="0" w:color="auto"/>
        <w:bottom w:val="none" w:sz="0" w:space="0" w:color="auto"/>
        <w:right w:val="none" w:sz="0" w:space="0" w:color="auto"/>
      </w:divBdr>
    </w:div>
    <w:div w:id="1963074496">
      <w:bodyDiv w:val="1"/>
      <w:marLeft w:val="0"/>
      <w:marRight w:val="0"/>
      <w:marTop w:val="0"/>
      <w:marBottom w:val="0"/>
      <w:divBdr>
        <w:top w:val="none" w:sz="0" w:space="0" w:color="auto"/>
        <w:left w:val="none" w:sz="0" w:space="0" w:color="auto"/>
        <w:bottom w:val="none" w:sz="0" w:space="0" w:color="auto"/>
        <w:right w:val="none" w:sz="0" w:space="0" w:color="auto"/>
      </w:divBdr>
    </w:div>
    <w:div w:id="1963420365">
      <w:bodyDiv w:val="1"/>
      <w:marLeft w:val="0"/>
      <w:marRight w:val="0"/>
      <w:marTop w:val="0"/>
      <w:marBottom w:val="0"/>
      <w:divBdr>
        <w:top w:val="none" w:sz="0" w:space="0" w:color="auto"/>
        <w:left w:val="none" w:sz="0" w:space="0" w:color="auto"/>
        <w:bottom w:val="none" w:sz="0" w:space="0" w:color="auto"/>
        <w:right w:val="none" w:sz="0" w:space="0" w:color="auto"/>
      </w:divBdr>
    </w:div>
    <w:div w:id="1963458625">
      <w:bodyDiv w:val="1"/>
      <w:marLeft w:val="0"/>
      <w:marRight w:val="0"/>
      <w:marTop w:val="0"/>
      <w:marBottom w:val="0"/>
      <w:divBdr>
        <w:top w:val="none" w:sz="0" w:space="0" w:color="auto"/>
        <w:left w:val="none" w:sz="0" w:space="0" w:color="auto"/>
        <w:bottom w:val="none" w:sz="0" w:space="0" w:color="auto"/>
        <w:right w:val="none" w:sz="0" w:space="0" w:color="auto"/>
      </w:divBdr>
    </w:div>
    <w:div w:id="1963530544">
      <w:bodyDiv w:val="1"/>
      <w:marLeft w:val="0"/>
      <w:marRight w:val="0"/>
      <w:marTop w:val="0"/>
      <w:marBottom w:val="0"/>
      <w:divBdr>
        <w:top w:val="none" w:sz="0" w:space="0" w:color="auto"/>
        <w:left w:val="none" w:sz="0" w:space="0" w:color="auto"/>
        <w:bottom w:val="none" w:sz="0" w:space="0" w:color="auto"/>
        <w:right w:val="none" w:sz="0" w:space="0" w:color="auto"/>
      </w:divBdr>
    </w:div>
    <w:div w:id="1964144590">
      <w:bodyDiv w:val="1"/>
      <w:marLeft w:val="0"/>
      <w:marRight w:val="0"/>
      <w:marTop w:val="0"/>
      <w:marBottom w:val="0"/>
      <w:divBdr>
        <w:top w:val="none" w:sz="0" w:space="0" w:color="auto"/>
        <w:left w:val="none" w:sz="0" w:space="0" w:color="auto"/>
        <w:bottom w:val="none" w:sz="0" w:space="0" w:color="auto"/>
        <w:right w:val="none" w:sz="0" w:space="0" w:color="auto"/>
      </w:divBdr>
    </w:div>
    <w:div w:id="1964191210">
      <w:bodyDiv w:val="1"/>
      <w:marLeft w:val="0"/>
      <w:marRight w:val="0"/>
      <w:marTop w:val="0"/>
      <w:marBottom w:val="0"/>
      <w:divBdr>
        <w:top w:val="none" w:sz="0" w:space="0" w:color="auto"/>
        <w:left w:val="none" w:sz="0" w:space="0" w:color="auto"/>
        <w:bottom w:val="none" w:sz="0" w:space="0" w:color="auto"/>
        <w:right w:val="none" w:sz="0" w:space="0" w:color="auto"/>
      </w:divBdr>
    </w:div>
    <w:div w:id="1964800456">
      <w:bodyDiv w:val="1"/>
      <w:marLeft w:val="0"/>
      <w:marRight w:val="0"/>
      <w:marTop w:val="0"/>
      <w:marBottom w:val="0"/>
      <w:divBdr>
        <w:top w:val="none" w:sz="0" w:space="0" w:color="auto"/>
        <w:left w:val="none" w:sz="0" w:space="0" w:color="auto"/>
        <w:bottom w:val="none" w:sz="0" w:space="0" w:color="auto"/>
        <w:right w:val="none" w:sz="0" w:space="0" w:color="auto"/>
      </w:divBdr>
    </w:div>
    <w:div w:id="1965305147">
      <w:bodyDiv w:val="1"/>
      <w:marLeft w:val="0"/>
      <w:marRight w:val="0"/>
      <w:marTop w:val="0"/>
      <w:marBottom w:val="0"/>
      <w:divBdr>
        <w:top w:val="none" w:sz="0" w:space="0" w:color="auto"/>
        <w:left w:val="none" w:sz="0" w:space="0" w:color="auto"/>
        <w:bottom w:val="none" w:sz="0" w:space="0" w:color="auto"/>
        <w:right w:val="none" w:sz="0" w:space="0" w:color="auto"/>
      </w:divBdr>
    </w:div>
    <w:div w:id="1965425456">
      <w:bodyDiv w:val="1"/>
      <w:marLeft w:val="0"/>
      <w:marRight w:val="0"/>
      <w:marTop w:val="0"/>
      <w:marBottom w:val="0"/>
      <w:divBdr>
        <w:top w:val="none" w:sz="0" w:space="0" w:color="auto"/>
        <w:left w:val="none" w:sz="0" w:space="0" w:color="auto"/>
        <w:bottom w:val="none" w:sz="0" w:space="0" w:color="auto"/>
        <w:right w:val="none" w:sz="0" w:space="0" w:color="auto"/>
      </w:divBdr>
    </w:div>
    <w:div w:id="1965649248">
      <w:bodyDiv w:val="1"/>
      <w:marLeft w:val="0"/>
      <w:marRight w:val="0"/>
      <w:marTop w:val="0"/>
      <w:marBottom w:val="0"/>
      <w:divBdr>
        <w:top w:val="none" w:sz="0" w:space="0" w:color="auto"/>
        <w:left w:val="none" w:sz="0" w:space="0" w:color="auto"/>
        <w:bottom w:val="none" w:sz="0" w:space="0" w:color="auto"/>
        <w:right w:val="none" w:sz="0" w:space="0" w:color="auto"/>
      </w:divBdr>
    </w:div>
    <w:div w:id="1965694501">
      <w:bodyDiv w:val="1"/>
      <w:marLeft w:val="0"/>
      <w:marRight w:val="0"/>
      <w:marTop w:val="0"/>
      <w:marBottom w:val="0"/>
      <w:divBdr>
        <w:top w:val="none" w:sz="0" w:space="0" w:color="auto"/>
        <w:left w:val="none" w:sz="0" w:space="0" w:color="auto"/>
        <w:bottom w:val="none" w:sz="0" w:space="0" w:color="auto"/>
        <w:right w:val="none" w:sz="0" w:space="0" w:color="auto"/>
      </w:divBdr>
    </w:div>
    <w:div w:id="1965767765">
      <w:bodyDiv w:val="1"/>
      <w:marLeft w:val="0"/>
      <w:marRight w:val="0"/>
      <w:marTop w:val="0"/>
      <w:marBottom w:val="0"/>
      <w:divBdr>
        <w:top w:val="none" w:sz="0" w:space="0" w:color="auto"/>
        <w:left w:val="none" w:sz="0" w:space="0" w:color="auto"/>
        <w:bottom w:val="none" w:sz="0" w:space="0" w:color="auto"/>
        <w:right w:val="none" w:sz="0" w:space="0" w:color="auto"/>
      </w:divBdr>
    </w:div>
    <w:div w:id="1965769217">
      <w:bodyDiv w:val="1"/>
      <w:marLeft w:val="0"/>
      <w:marRight w:val="0"/>
      <w:marTop w:val="0"/>
      <w:marBottom w:val="0"/>
      <w:divBdr>
        <w:top w:val="none" w:sz="0" w:space="0" w:color="auto"/>
        <w:left w:val="none" w:sz="0" w:space="0" w:color="auto"/>
        <w:bottom w:val="none" w:sz="0" w:space="0" w:color="auto"/>
        <w:right w:val="none" w:sz="0" w:space="0" w:color="auto"/>
      </w:divBdr>
    </w:div>
    <w:div w:id="1965773884">
      <w:bodyDiv w:val="1"/>
      <w:marLeft w:val="0"/>
      <w:marRight w:val="0"/>
      <w:marTop w:val="0"/>
      <w:marBottom w:val="0"/>
      <w:divBdr>
        <w:top w:val="none" w:sz="0" w:space="0" w:color="auto"/>
        <w:left w:val="none" w:sz="0" w:space="0" w:color="auto"/>
        <w:bottom w:val="none" w:sz="0" w:space="0" w:color="auto"/>
        <w:right w:val="none" w:sz="0" w:space="0" w:color="auto"/>
      </w:divBdr>
    </w:div>
    <w:div w:id="1965844499">
      <w:bodyDiv w:val="1"/>
      <w:marLeft w:val="0"/>
      <w:marRight w:val="0"/>
      <w:marTop w:val="0"/>
      <w:marBottom w:val="0"/>
      <w:divBdr>
        <w:top w:val="none" w:sz="0" w:space="0" w:color="auto"/>
        <w:left w:val="none" w:sz="0" w:space="0" w:color="auto"/>
        <w:bottom w:val="none" w:sz="0" w:space="0" w:color="auto"/>
        <w:right w:val="none" w:sz="0" w:space="0" w:color="auto"/>
      </w:divBdr>
    </w:div>
    <w:div w:id="1965845161">
      <w:bodyDiv w:val="1"/>
      <w:marLeft w:val="0"/>
      <w:marRight w:val="0"/>
      <w:marTop w:val="0"/>
      <w:marBottom w:val="0"/>
      <w:divBdr>
        <w:top w:val="none" w:sz="0" w:space="0" w:color="auto"/>
        <w:left w:val="none" w:sz="0" w:space="0" w:color="auto"/>
        <w:bottom w:val="none" w:sz="0" w:space="0" w:color="auto"/>
        <w:right w:val="none" w:sz="0" w:space="0" w:color="auto"/>
      </w:divBdr>
    </w:div>
    <w:div w:id="1965915728">
      <w:bodyDiv w:val="1"/>
      <w:marLeft w:val="0"/>
      <w:marRight w:val="0"/>
      <w:marTop w:val="0"/>
      <w:marBottom w:val="0"/>
      <w:divBdr>
        <w:top w:val="none" w:sz="0" w:space="0" w:color="auto"/>
        <w:left w:val="none" w:sz="0" w:space="0" w:color="auto"/>
        <w:bottom w:val="none" w:sz="0" w:space="0" w:color="auto"/>
        <w:right w:val="none" w:sz="0" w:space="0" w:color="auto"/>
      </w:divBdr>
    </w:div>
    <w:div w:id="1965959038">
      <w:bodyDiv w:val="1"/>
      <w:marLeft w:val="0"/>
      <w:marRight w:val="0"/>
      <w:marTop w:val="0"/>
      <w:marBottom w:val="0"/>
      <w:divBdr>
        <w:top w:val="none" w:sz="0" w:space="0" w:color="auto"/>
        <w:left w:val="none" w:sz="0" w:space="0" w:color="auto"/>
        <w:bottom w:val="none" w:sz="0" w:space="0" w:color="auto"/>
        <w:right w:val="none" w:sz="0" w:space="0" w:color="auto"/>
      </w:divBdr>
    </w:div>
    <w:div w:id="1966110792">
      <w:bodyDiv w:val="1"/>
      <w:marLeft w:val="0"/>
      <w:marRight w:val="0"/>
      <w:marTop w:val="0"/>
      <w:marBottom w:val="0"/>
      <w:divBdr>
        <w:top w:val="none" w:sz="0" w:space="0" w:color="auto"/>
        <w:left w:val="none" w:sz="0" w:space="0" w:color="auto"/>
        <w:bottom w:val="none" w:sz="0" w:space="0" w:color="auto"/>
        <w:right w:val="none" w:sz="0" w:space="0" w:color="auto"/>
      </w:divBdr>
    </w:div>
    <w:div w:id="1966111926">
      <w:bodyDiv w:val="1"/>
      <w:marLeft w:val="0"/>
      <w:marRight w:val="0"/>
      <w:marTop w:val="0"/>
      <w:marBottom w:val="0"/>
      <w:divBdr>
        <w:top w:val="none" w:sz="0" w:space="0" w:color="auto"/>
        <w:left w:val="none" w:sz="0" w:space="0" w:color="auto"/>
        <w:bottom w:val="none" w:sz="0" w:space="0" w:color="auto"/>
        <w:right w:val="none" w:sz="0" w:space="0" w:color="auto"/>
      </w:divBdr>
    </w:div>
    <w:div w:id="1966428046">
      <w:bodyDiv w:val="1"/>
      <w:marLeft w:val="0"/>
      <w:marRight w:val="0"/>
      <w:marTop w:val="0"/>
      <w:marBottom w:val="0"/>
      <w:divBdr>
        <w:top w:val="none" w:sz="0" w:space="0" w:color="auto"/>
        <w:left w:val="none" w:sz="0" w:space="0" w:color="auto"/>
        <w:bottom w:val="none" w:sz="0" w:space="0" w:color="auto"/>
        <w:right w:val="none" w:sz="0" w:space="0" w:color="auto"/>
      </w:divBdr>
    </w:div>
    <w:div w:id="1966547506">
      <w:bodyDiv w:val="1"/>
      <w:marLeft w:val="0"/>
      <w:marRight w:val="0"/>
      <w:marTop w:val="0"/>
      <w:marBottom w:val="0"/>
      <w:divBdr>
        <w:top w:val="none" w:sz="0" w:space="0" w:color="auto"/>
        <w:left w:val="none" w:sz="0" w:space="0" w:color="auto"/>
        <w:bottom w:val="none" w:sz="0" w:space="0" w:color="auto"/>
        <w:right w:val="none" w:sz="0" w:space="0" w:color="auto"/>
      </w:divBdr>
    </w:div>
    <w:div w:id="1966619121">
      <w:bodyDiv w:val="1"/>
      <w:marLeft w:val="0"/>
      <w:marRight w:val="0"/>
      <w:marTop w:val="0"/>
      <w:marBottom w:val="0"/>
      <w:divBdr>
        <w:top w:val="none" w:sz="0" w:space="0" w:color="auto"/>
        <w:left w:val="none" w:sz="0" w:space="0" w:color="auto"/>
        <w:bottom w:val="none" w:sz="0" w:space="0" w:color="auto"/>
        <w:right w:val="none" w:sz="0" w:space="0" w:color="auto"/>
      </w:divBdr>
    </w:div>
    <w:div w:id="1966694577">
      <w:bodyDiv w:val="1"/>
      <w:marLeft w:val="0"/>
      <w:marRight w:val="0"/>
      <w:marTop w:val="0"/>
      <w:marBottom w:val="0"/>
      <w:divBdr>
        <w:top w:val="none" w:sz="0" w:space="0" w:color="auto"/>
        <w:left w:val="none" w:sz="0" w:space="0" w:color="auto"/>
        <w:bottom w:val="none" w:sz="0" w:space="0" w:color="auto"/>
        <w:right w:val="none" w:sz="0" w:space="0" w:color="auto"/>
      </w:divBdr>
    </w:div>
    <w:div w:id="1967075991">
      <w:bodyDiv w:val="1"/>
      <w:marLeft w:val="0"/>
      <w:marRight w:val="0"/>
      <w:marTop w:val="0"/>
      <w:marBottom w:val="0"/>
      <w:divBdr>
        <w:top w:val="none" w:sz="0" w:space="0" w:color="auto"/>
        <w:left w:val="none" w:sz="0" w:space="0" w:color="auto"/>
        <w:bottom w:val="none" w:sz="0" w:space="0" w:color="auto"/>
        <w:right w:val="none" w:sz="0" w:space="0" w:color="auto"/>
      </w:divBdr>
    </w:div>
    <w:div w:id="1967202690">
      <w:bodyDiv w:val="1"/>
      <w:marLeft w:val="0"/>
      <w:marRight w:val="0"/>
      <w:marTop w:val="0"/>
      <w:marBottom w:val="0"/>
      <w:divBdr>
        <w:top w:val="none" w:sz="0" w:space="0" w:color="auto"/>
        <w:left w:val="none" w:sz="0" w:space="0" w:color="auto"/>
        <w:bottom w:val="none" w:sz="0" w:space="0" w:color="auto"/>
        <w:right w:val="none" w:sz="0" w:space="0" w:color="auto"/>
      </w:divBdr>
    </w:div>
    <w:div w:id="1967353486">
      <w:bodyDiv w:val="1"/>
      <w:marLeft w:val="0"/>
      <w:marRight w:val="0"/>
      <w:marTop w:val="0"/>
      <w:marBottom w:val="0"/>
      <w:divBdr>
        <w:top w:val="none" w:sz="0" w:space="0" w:color="auto"/>
        <w:left w:val="none" w:sz="0" w:space="0" w:color="auto"/>
        <w:bottom w:val="none" w:sz="0" w:space="0" w:color="auto"/>
        <w:right w:val="none" w:sz="0" w:space="0" w:color="auto"/>
      </w:divBdr>
    </w:div>
    <w:div w:id="1967469518">
      <w:bodyDiv w:val="1"/>
      <w:marLeft w:val="0"/>
      <w:marRight w:val="0"/>
      <w:marTop w:val="0"/>
      <w:marBottom w:val="0"/>
      <w:divBdr>
        <w:top w:val="none" w:sz="0" w:space="0" w:color="auto"/>
        <w:left w:val="none" w:sz="0" w:space="0" w:color="auto"/>
        <w:bottom w:val="none" w:sz="0" w:space="0" w:color="auto"/>
        <w:right w:val="none" w:sz="0" w:space="0" w:color="auto"/>
      </w:divBdr>
    </w:div>
    <w:div w:id="1967471637">
      <w:bodyDiv w:val="1"/>
      <w:marLeft w:val="0"/>
      <w:marRight w:val="0"/>
      <w:marTop w:val="0"/>
      <w:marBottom w:val="0"/>
      <w:divBdr>
        <w:top w:val="none" w:sz="0" w:space="0" w:color="auto"/>
        <w:left w:val="none" w:sz="0" w:space="0" w:color="auto"/>
        <w:bottom w:val="none" w:sz="0" w:space="0" w:color="auto"/>
        <w:right w:val="none" w:sz="0" w:space="0" w:color="auto"/>
      </w:divBdr>
    </w:div>
    <w:div w:id="1967542804">
      <w:bodyDiv w:val="1"/>
      <w:marLeft w:val="0"/>
      <w:marRight w:val="0"/>
      <w:marTop w:val="0"/>
      <w:marBottom w:val="0"/>
      <w:divBdr>
        <w:top w:val="none" w:sz="0" w:space="0" w:color="auto"/>
        <w:left w:val="none" w:sz="0" w:space="0" w:color="auto"/>
        <w:bottom w:val="none" w:sz="0" w:space="0" w:color="auto"/>
        <w:right w:val="none" w:sz="0" w:space="0" w:color="auto"/>
      </w:divBdr>
    </w:div>
    <w:div w:id="1967546698">
      <w:bodyDiv w:val="1"/>
      <w:marLeft w:val="0"/>
      <w:marRight w:val="0"/>
      <w:marTop w:val="0"/>
      <w:marBottom w:val="0"/>
      <w:divBdr>
        <w:top w:val="none" w:sz="0" w:space="0" w:color="auto"/>
        <w:left w:val="none" w:sz="0" w:space="0" w:color="auto"/>
        <w:bottom w:val="none" w:sz="0" w:space="0" w:color="auto"/>
        <w:right w:val="none" w:sz="0" w:space="0" w:color="auto"/>
      </w:divBdr>
    </w:div>
    <w:div w:id="1967655448">
      <w:bodyDiv w:val="1"/>
      <w:marLeft w:val="0"/>
      <w:marRight w:val="0"/>
      <w:marTop w:val="0"/>
      <w:marBottom w:val="0"/>
      <w:divBdr>
        <w:top w:val="none" w:sz="0" w:space="0" w:color="auto"/>
        <w:left w:val="none" w:sz="0" w:space="0" w:color="auto"/>
        <w:bottom w:val="none" w:sz="0" w:space="0" w:color="auto"/>
        <w:right w:val="none" w:sz="0" w:space="0" w:color="auto"/>
      </w:divBdr>
    </w:div>
    <w:div w:id="1967731805">
      <w:bodyDiv w:val="1"/>
      <w:marLeft w:val="0"/>
      <w:marRight w:val="0"/>
      <w:marTop w:val="0"/>
      <w:marBottom w:val="0"/>
      <w:divBdr>
        <w:top w:val="none" w:sz="0" w:space="0" w:color="auto"/>
        <w:left w:val="none" w:sz="0" w:space="0" w:color="auto"/>
        <w:bottom w:val="none" w:sz="0" w:space="0" w:color="auto"/>
        <w:right w:val="none" w:sz="0" w:space="0" w:color="auto"/>
      </w:divBdr>
    </w:div>
    <w:div w:id="1967732583">
      <w:bodyDiv w:val="1"/>
      <w:marLeft w:val="0"/>
      <w:marRight w:val="0"/>
      <w:marTop w:val="0"/>
      <w:marBottom w:val="0"/>
      <w:divBdr>
        <w:top w:val="none" w:sz="0" w:space="0" w:color="auto"/>
        <w:left w:val="none" w:sz="0" w:space="0" w:color="auto"/>
        <w:bottom w:val="none" w:sz="0" w:space="0" w:color="auto"/>
        <w:right w:val="none" w:sz="0" w:space="0" w:color="auto"/>
      </w:divBdr>
    </w:div>
    <w:div w:id="1967855348">
      <w:bodyDiv w:val="1"/>
      <w:marLeft w:val="0"/>
      <w:marRight w:val="0"/>
      <w:marTop w:val="0"/>
      <w:marBottom w:val="0"/>
      <w:divBdr>
        <w:top w:val="none" w:sz="0" w:space="0" w:color="auto"/>
        <w:left w:val="none" w:sz="0" w:space="0" w:color="auto"/>
        <w:bottom w:val="none" w:sz="0" w:space="0" w:color="auto"/>
        <w:right w:val="none" w:sz="0" w:space="0" w:color="auto"/>
      </w:divBdr>
    </w:div>
    <w:div w:id="1967929454">
      <w:bodyDiv w:val="1"/>
      <w:marLeft w:val="0"/>
      <w:marRight w:val="0"/>
      <w:marTop w:val="0"/>
      <w:marBottom w:val="0"/>
      <w:divBdr>
        <w:top w:val="none" w:sz="0" w:space="0" w:color="auto"/>
        <w:left w:val="none" w:sz="0" w:space="0" w:color="auto"/>
        <w:bottom w:val="none" w:sz="0" w:space="0" w:color="auto"/>
        <w:right w:val="none" w:sz="0" w:space="0" w:color="auto"/>
      </w:divBdr>
    </w:div>
    <w:div w:id="1968583618">
      <w:bodyDiv w:val="1"/>
      <w:marLeft w:val="0"/>
      <w:marRight w:val="0"/>
      <w:marTop w:val="0"/>
      <w:marBottom w:val="0"/>
      <w:divBdr>
        <w:top w:val="none" w:sz="0" w:space="0" w:color="auto"/>
        <w:left w:val="none" w:sz="0" w:space="0" w:color="auto"/>
        <w:bottom w:val="none" w:sz="0" w:space="0" w:color="auto"/>
        <w:right w:val="none" w:sz="0" w:space="0" w:color="auto"/>
      </w:divBdr>
    </w:div>
    <w:div w:id="1968661960">
      <w:bodyDiv w:val="1"/>
      <w:marLeft w:val="0"/>
      <w:marRight w:val="0"/>
      <w:marTop w:val="0"/>
      <w:marBottom w:val="0"/>
      <w:divBdr>
        <w:top w:val="none" w:sz="0" w:space="0" w:color="auto"/>
        <w:left w:val="none" w:sz="0" w:space="0" w:color="auto"/>
        <w:bottom w:val="none" w:sz="0" w:space="0" w:color="auto"/>
        <w:right w:val="none" w:sz="0" w:space="0" w:color="auto"/>
      </w:divBdr>
    </w:div>
    <w:div w:id="1968662064">
      <w:bodyDiv w:val="1"/>
      <w:marLeft w:val="0"/>
      <w:marRight w:val="0"/>
      <w:marTop w:val="0"/>
      <w:marBottom w:val="0"/>
      <w:divBdr>
        <w:top w:val="none" w:sz="0" w:space="0" w:color="auto"/>
        <w:left w:val="none" w:sz="0" w:space="0" w:color="auto"/>
        <w:bottom w:val="none" w:sz="0" w:space="0" w:color="auto"/>
        <w:right w:val="none" w:sz="0" w:space="0" w:color="auto"/>
      </w:divBdr>
    </w:div>
    <w:div w:id="1968704039">
      <w:bodyDiv w:val="1"/>
      <w:marLeft w:val="0"/>
      <w:marRight w:val="0"/>
      <w:marTop w:val="0"/>
      <w:marBottom w:val="0"/>
      <w:divBdr>
        <w:top w:val="none" w:sz="0" w:space="0" w:color="auto"/>
        <w:left w:val="none" w:sz="0" w:space="0" w:color="auto"/>
        <w:bottom w:val="none" w:sz="0" w:space="0" w:color="auto"/>
        <w:right w:val="none" w:sz="0" w:space="0" w:color="auto"/>
      </w:divBdr>
    </w:div>
    <w:div w:id="1968898442">
      <w:bodyDiv w:val="1"/>
      <w:marLeft w:val="0"/>
      <w:marRight w:val="0"/>
      <w:marTop w:val="0"/>
      <w:marBottom w:val="0"/>
      <w:divBdr>
        <w:top w:val="none" w:sz="0" w:space="0" w:color="auto"/>
        <w:left w:val="none" w:sz="0" w:space="0" w:color="auto"/>
        <w:bottom w:val="none" w:sz="0" w:space="0" w:color="auto"/>
        <w:right w:val="none" w:sz="0" w:space="0" w:color="auto"/>
      </w:divBdr>
    </w:div>
    <w:div w:id="1968925049">
      <w:bodyDiv w:val="1"/>
      <w:marLeft w:val="0"/>
      <w:marRight w:val="0"/>
      <w:marTop w:val="0"/>
      <w:marBottom w:val="0"/>
      <w:divBdr>
        <w:top w:val="none" w:sz="0" w:space="0" w:color="auto"/>
        <w:left w:val="none" w:sz="0" w:space="0" w:color="auto"/>
        <w:bottom w:val="none" w:sz="0" w:space="0" w:color="auto"/>
        <w:right w:val="none" w:sz="0" w:space="0" w:color="auto"/>
      </w:divBdr>
    </w:div>
    <w:div w:id="1968973423">
      <w:bodyDiv w:val="1"/>
      <w:marLeft w:val="0"/>
      <w:marRight w:val="0"/>
      <w:marTop w:val="0"/>
      <w:marBottom w:val="0"/>
      <w:divBdr>
        <w:top w:val="none" w:sz="0" w:space="0" w:color="auto"/>
        <w:left w:val="none" w:sz="0" w:space="0" w:color="auto"/>
        <w:bottom w:val="none" w:sz="0" w:space="0" w:color="auto"/>
        <w:right w:val="none" w:sz="0" w:space="0" w:color="auto"/>
      </w:divBdr>
    </w:div>
    <w:div w:id="1969120068">
      <w:bodyDiv w:val="1"/>
      <w:marLeft w:val="0"/>
      <w:marRight w:val="0"/>
      <w:marTop w:val="0"/>
      <w:marBottom w:val="0"/>
      <w:divBdr>
        <w:top w:val="none" w:sz="0" w:space="0" w:color="auto"/>
        <w:left w:val="none" w:sz="0" w:space="0" w:color="auto"/>
        <w:bottom w:val="none" w:sz="0" w:space="0" w:color="auto"/>
        <w:right w:val="none" w:sz="0" w:space="0" w:color="auto"/>
      </w:divBdr>
    </w:div>
    <w:div w:id="1969160471">
      <w:bodyDiv w:val="1"/>
      <w:marLeft w:val="0"/>
      <w:marRight w:val="0"/>
      <w:marTop w:val="0"/>
      <w:marBottom w:val="0"/>
      <w:divBdr>
        <w:top w:val="none" w:sz="0" w:space="0" w:color="auto"/>
        <w:left w:val="none" w:sz="0" w:space="0" w:color="auto"/>
        <w:bottom w:val="none" w:sz="0" w:space="0" w:color="auto"/>
        <w:right w:val="none" w:sz="0" w:space="0" w:color="auto"/>
      </w:divBdr>
    </w:div>
    <w:div w:id="1969168271">
      <w:bodyDiv w:val="1"/>
      <w:marLeft w:val="0"/>
      <w:marRight w:val="0"/>
      <w:marTop w:val="0"/>
      <w:marBottom w:val="0"/>
      <w:divBdr>
        <w:top w:val="none" w:sz="0" w:space="0" w:color="auto"/>
        <w:left w:val="none" w:sz="0" w:space="0" w:color="auto"/>
        <w:bottom w:val="none" w:sz="0" w:space="0" w:color="auto"/>
        <w:right w:val="none" w:sz="0" w:space="0" w:color="auto"/>
      </w:divBdr>
    </w:div>
    <w:div w:id="1969243432">
      <w:bodyDiv w:val="1"/>
      <w:marLeft w:val="0"/>
      <w:marRight w:val="0"/>
      <w:marTop w:val="0"/>
      <w:marBottom w:val="0"/>
      <w:divBdr>
        <w:top w:val="none" w:sz="0" w:space="0" w:color="auto"/>
        <w:left w:val="none" w:sz="0" w:space="0" w:color="auto"/>
        <w:bottom w:val="none" w:sz="0" w:space="0" w:color="auto"/>
        <w:right w:val="none" w:sz="0" w:space="0" w:color="auto"/>
      </w:divBdr>
    </w:div>
    <w:div w:id="1969317880">
      <w:bodyDiv w:val="1"/>
      <w:marLeft w:val="0"/>
      <w:marRight w:val="0"/>
      <w:marTop w:val="0"/>
      <w:marBottom w:val="0"/>
      <w:divBdr>
        <w:top w:val="none" w:sz="0" w:space="0" w:color="auto"/>
        <w:left w:val="none" w:sz="0" w:space="0" w:color="auto"/>
        <w:bottom w:val="none" w:sz="0" w:space="0" w:color="auto"/>
        <w:right w:val="none" w:sz="0" w:space="0" w:color="auto"/>
      </w:divBdr>
    </w:div>
    <w:div w:id="1969357452">
      <w:bodyDiv w:val="1"/>
      <w:marLeft w:val="0"/>
      <w:marRight w:val="0"/>
      <w:marTop w:val="0"/>
      <w:marBottom w:val="0"/>
      <w:divBdr>
        <w:top w:val="none" w:sz="0" w:space="0" w:color="auto"/>
        <w:left w:val="none" w:sz="0" w:space="0" w:color="auto"/>
        <w:bottom w:val="none" w:sz="0" w:space="0" w:color="auto"/>
        <w:right w:val="none" w:sz="0" w:space="0" w:color="auto"/>
      </w:divBdr>
    </w:div>
    <w:div w:id="1969621846">
      <w:bodyDiv w:val="1"/>
      <w:marLeft w:val="0"/>
      <w:marRight w:val="0"/>
      <w:marTop w:val="0"/>
      <w:marBottom w:val="0"/>
      <w:divBdr>
        <w:top w:val="none" w:sz="0" w:space="0" w:color="auto"/>
        <w:left w:val="none" w:sz="0" w:space="0" w:color="auto"/>
        <w:bottom w:val="none" w:sz="0" w:space="0" w:color="auto"/>
        <w:right w:val="none" w:sz="0" w:space="0" w:color="auto"/>
      </w:divBdr>
    </w:div>
    <w:div w:id="1969696998">
      <w:bodyDiv w:val="1"/>
      <w:marLeft w:val="0"/>
      <w:marRight w:val="0"/>
      <w:marTop w:val="0"/>
      <w:marBottom w:val="0"/>
      <w:divBdr>
        <w:top w:val="none" w:sz="0" w:space="0" w:color="auto"/>
        <w:left w:val="none" w:sz="0" w:space="0" w:color="auto"/>
        <w:bottom w:val="none" w:sz="0" w:space="0" w:color="auto"/>
        <w:right w:val="none" w:sz="0" w:space="0" w:color="auto"/>
      </w:divBdr>
    </w:div>
    <w:div w:id="1969701377">
      <w:bodyDiv w:val="1"/>
      <w:marLeft w:val="0"/>
      <w:marRight w:val="0"/>
      <w:marTop w:val="0"/>
      <w:marBottom w:val="0"/>
      <w:divBdr>
        <w:top w:val="none" w:sz="0" w:space="0" w:color="auto"/>
        <w:left w:val="none" w:sz="0" w:space="0" w:color="auto"/>
        <w:bottom w:val="none" w:sz="0" w:space="0" w:color="auto"/>
        <w:right w:val="none" w:sz="0" w:space="0" w:color="auto"/>
      </w:divBdr>
    </w:div>
    <w:div w:id="1970013918">
      <w:bodyDiv w:val="1"/>
      <w:marLeft w:val="0"/>
      <w:marRight w:val="0"/>
      <w:marTop w:val="0"/>
      <w:marBottom w:val="0"/>
      <w:divBdr>
        <w:top w:val="none" w:sz="0" w:space="0" w:color="auto"/>
        <w:left w:val="none" w:sz="0" w:space="0" w:color="auto"/>
        <w:bottom w:val="none" w:sz="0" w:space="0" w:color="auto"/>
        <w:right w:val="none" w:sz="0" w:space="0" w:color="auto"/>
      </w:divBdr>
    </w:div>
    <w:div w:id="1970086274">
      <w:bodyDiv w:val="1"/>
      <w:marLeft w:val="0"/>
      <w:marRight w:val="0"/>
      <w:marTop w:val="0"/>
      <w:marBottom w:val="0"/>
      <w:divBdr>
        <w:top w:val="none" w:sz="0" w:space="0" w:color="auto"/>
        <w:left w:val="none" w:sz="0" w:space="0" w:color="auto"/>
        <w:bottom w:val="none" w:sz="0" w:space="0" w:color="auto"/>
        <w:right w:val="none" w:sz="0" w:space="0" w:color="auto"/>
      </w:divBdr>
    </w:div>
    <w:div w:id="1970166320">
      <w:bodyDiv w:val="1"/>
      <w:marLeft w:val="0"/>
      <w:marRight w:val="0"/>
      <w:marTop w:val="0"/>
      <w:marBottom w:val="0"/>
      <w:divBdr>
        <w:top w:val="none" w:sz="0" w:space="0" w:color="auto"/>
        <w:left w:val="none" w:sz="0" w:space="0" w:color="auto"/>
        <w:bottom w:val="none" w:sz="0" w:space="0" w:color="auto"/>
        <w:right w:val="none" w:sz="0" w:space="0" w:color="auto"/>
      </w:divBdr>
    </w:div>
    <w:div w:id="1970355333">
      <w:bodyDiv w:val="1"/>
      <w:marLeft w:val="0"/>
      <w:marRight w:val="0"/>
      <w:marTop w:val="0"/>
      <w:marBottom w:val="0"/>
      <w:divBdr>
        <w:top w:val="none" w:sz="0" w:space="0" w:color="auto"/>
        <w:left w:val="none" w:sz="0" w:space="0" w:color="auto"/>
        <w:bottom w:val="none" w:sz="0" w:space="0" w:color="auto"/>
        <w:right w:val="none" w:sz="0" w:space="0" w:color="auto"/>
      </w:divBdr>
    </w:div>
    <w:div w:id="1970358196">
      <w:bodyDiv w:val="1"/>
      <w:marLeft w:val="0"/>
      <w:marRight w:val="0"/>
      <w:marTop w:val="0"/>
      <w:marBottom w:val="0"/>
      <w:divBdr>
        <w:top w:val="none" w:sz="0" w:space="0" w:color="auto"/>
        <w:left w:val="none" w:sz="0" w:space="0" w:color="auto"/>
        <w:bottom w:val="none" w:sz="0" w:space="0" w:color="auto"/>
        <w:right w:val="none" w:sz="0" w:space="0" w:color="auto"/>
      </w:divBdr>
    </w:div>
    <w:div w:id="1970502507">
      <w:bodyDiv w:val="1"/>
      <w:marLeft w:val="0"/>
      <w:marRight w:val="0"/>
      <w:marTop w:val="0"/>
      <w:marBottom w:val="0"/>
      <w:divBdr>
        <w:top w:val="none" w:sz="0" w:space="0" w:color="auto"/>
        <w:left w:val="none" w:sz="0" w:space="0" w:color="auto"/>
        <w:bottom w:val="none" w:sz="0" w:space="0" w:color="auto"/>
        <w:right w:val="none" w:sz="0" w:space="0" w:color="auto"/>
      </w:divBdr>
    </w:div>
    <w:div w:id="1970627429">
      <w:bodyDiv w:val="1"/>
      <w:marLeft w:val="0"/>
      <w:marRight w:val="0"/>
      <w:marTop w:val="0"/>
      <w:marBottom w:val="0"/>
      <w:divBdr>
        <w:top w:val="none" w:sz="0" w:space="0" w:color="auto"/>
        <w:left w:val="none" w:sz="0" w:space="0" w:color="auto"/>
        <w:bottom w:val="none" w:sz="0" w:space="0" w:color="auto"/>
        <w:right w:val="none" w:sz="0" w:space="0" w:color="auto"/>
      </w:divBdr>
    </w:div>
    <w:div w:id="1970865929">
      <w:bodyDiv w:val="1"/>
      <w:marLeft w:val="0"/>
      <w:marRight w:val="0"/>
      <w:marTop w:val="0"/>
      <w:marBottom w:val="0"/>
      <w:divBdr>
        <w:top w:val="none" w:sz="0" w:space="0" w:color="auto"/>
        <w:left w:val="none" w:sz="0" w:space="0" w:color="auto"/>
        <w:bottom w:val="none" w:sz="0" w:space="0" w:color="auto"/>
        <w:right w:val="none" w:sz="0" w:space="0" w:color="auto"/>
      </w:divBdr>
    </w:div>
    <w:div w:id="1970889453">
      <w:bodyDiv w:val="1"/>
      <w:marLeft w:val="0"/>
      <w:marRight w:val="0"/>
      <w:marTop w:val="0"/>
      <w:marBottom w:val="0"/>
      <w:divBdr>
        <w:top w:val="none" w:sz="0" w:space="0" w:color="auto"/>
        <w:left w:val="none" w:sz="0" w:space="0" w:color="auto"/>
        <w:bottom w:val="none" w:sz="0" w:space="0" w:color="auto"/>
        <w:right w:val="none" w:sz="0" w:space="0" w:color="auto"/>
      </w:divBdr>
    </w:div>
    <w:div w:id="1971012599">
      <w:bodyDiv w:val="1"/>
      <w:marLeft w:val="0"/>
      <w:marRight w:val="0"/>
      <w:marTop w:val="0"/>
      <w:marBottom w:val="0"/>
      <w:divBdr>
        <w:top w:val="none" w:sz="0" w:space="0" w:color="auto"/>
        <w:left w:val="none" w:sz="0" w:space="0" w:color="auto"/>
        <w:bottom w:val="none" w:sz="0" w:space="0" w:color="auto"/>
        <w:right w:val="none" w:sz="0" w:space="0" w:color="auto"/>
      </w:divBdr>
    </w:div>
    <w:div w:id="1971590556">
      <w:bodyDiv w:val="1"/>
      <w:marLeft w:val="0"/>
      <w:marRight w:val="0"/>
      <w:marTop w:val="0"/>
      <w:marBottom w:val="0"/>
      <w:divBdr>
        <w:top w:val="none" w:sz="0" w:space="0" w:color="auto"/>
        <w:left w:val="none" w:sz="0" w:space="0" w:color="auto"/>
        <w:bottom w:val="none" w:sz="0" w:space="0" w:color="auto"/>
        <w:right w:val="none" w:sz="0" w:space="0" w:color="auto"/>
      </w:divBdr>
    </w:div>
    <w:div w:id="1972244172">
      <w:bodyDiv w:val="1"/>
      <w:marLeft w:val="0"/>
      <w:marRight w:val="0"/>
      <w:marTop w:val="0"/>
      <w:marBottom w:val="0"/>
      <w:divBdr>
        <w:top w:val="none" w:sz="0" w:space="0" w:color="auto"/>
        <w:left w:val="none" w:sz="0" w:space="0" w:color="auto"/>
        <w:bottom w:val="none" w:sz="0" w:space="0" w:color="auto"/>
        <w:right w:val="none" w:sz="0" w:space="0" w:color="auto"/>
      </w:divBdr>
    </w:div>
    <w:div w:id="1972515721">
      <w:bodyDiv w:val="1"/>
      <w:marLeft w:val="0"/>
      <w:marRight w:val="0"/>
      <w:marTop w:val="0"/>
      <w:marBottom w:val="0"/>
      <w:divBdr>
        <w:top w:val="none" w:sz="0" w:space="0" w:color="auto"/>
        <w:left w:val="none" w:sz="0" w:space="0" w:color="auto"/>
        <w:bottom w:val="none" w:sz="0" w:space="0" w:color="auto"/>
        <w:right w:val="none" w:sz="0" w:space="0" w:color="auto"/>
      </w:divBdr>
    </w:div>
    <w:div w:id="1972831041">
      <w:bodyDiv w:val="1"/>
      <w:marLeft w:val="0"/>
      <w:marRight w:val="0"/>
      <w:marTop w:val="0"/>
      <w:marBottom w:val="0"/>
      <w:divBdr>
        <w:top w:val="none" w:sz="0" w:space="0" w:color="auto"/>
        <w:left w:val="none" w:sz="0" w:space="0" w:color="auto"/>
        <w:bottom w:val="none" w:sz="0" w:space="0" w:color="auto"/>
        <w:right w:val="none" w:sz="0" w:space="0" w:color="auto"/>
      </w:divBdr>
    </w:div>
    <w:div w:id="1972856135">
      <w:bodyDiv w:val="1"/>
      <w:marLeft w:val="0"/>
      <w:marRight w:val="0"/>
      <w:marTop w:val="0"/>
      <w:marBottom w:val="0"/>
      <w:divBdr>
        <w:top w:val="none" w:sz="0" w:space="0" w:color="auto"/>
        <w:left w:val="none" w:sz="0" w:space="0" w:color="auto"/>
        <w:bottom w:val="none" w:sz="0" w:space="0" w:color="auto"/>
        <w:right w:val="none" w:sz="0" w:space="0" w:color="auto"/>
      </w:divBdr>
    </w:div>
    <w:div w:id="1972859005">
      <w:bodyDiv w:val="1"/>
      <w:marLeft w:val="0"/>
      <w:marRight w:val="0"/>
      <w:marTop w:val="0"/>
      <w:marBottom w:val="0"/>
      <w:divBdr>
        <w:top w:val="none" w:sz="0" w:space="0" w:color="auto"/>
        <w:left w:val="none" w:sz="0" w:space="0" w:color="auto"/>
        <w:bottom w:val="none" w:sz="0" w:space="0" w:color="auto"/>
        <w:right w:val="none" w:sz="0" w:space="0" w:color="auto"/>
      </w:divBdr>
    </w:div>
    <w:div w:id="1972906822">
      <w:bodyDiv w:val="1"/>
      <w:marLeft w:val="0"/>
      <w:marRight w:val="0"/>
      <w:marTop w:val="0"/>
      <w:marBottom w:val="0"/>
      <w:divBdr>
        <w:top w:val="none" w:sz="0" w:space="0" w:color="auto"/>
        <w:left w:val="none" w:sz="0" w:space="0" w:color="auto"/>
        <w:bottom w:val="none" w:sz="0" w:space="0" w:color="auto"/>
        <w:right w:val="none" w:sz="0" w:space="0" w:color="auto"/>
      </w:divBdr>
    </w:div>
    <w:div w:id="1973175088">
      <w:bodyDiv w:val="1"/>
      <w:marLeft w:val="0"/>
      <w:marRight w:val="0"/>
      <w:marTop w:val="0"/>
      <w:marBottom w:val="0"/>
      <w:divBdr>
        <w:top w:val="none" w:sz="0" w:space="0" w:color="auto"/>
        <w:left w:val="none" w:sz="0" w:space="0" w:color="auto"/>
        <w:bottom w:val="none" w:sz="0" w:space="0" w:color="auto"/>
        <w:right w:val="none" w:sz="0" w:space="0" w:color="auto"/>
      </w:divBdr>
    </w:div>
    <w:div w:id="1973443144">
      <w:bodyDiv w:val="1"/>
      <w:marLeft w:val="0"/>
      <w:marRight w:val="0"/>
      <w:marTop w:val="0"/>
      <w:marBottom w:val="0"/>
      <w:divBdr>
        <w:top w:val="none" w:sz="0" w:space="0" w:color="auto"/>
        <w:left w:val="none" w:sz="0" w:space="0" w:color="auto"/>
        <w:bottom w:val="none" w:sz="0" w:space="0" w:color="auto"/>
        <w:right w:val="none" w:sz="0" w:space="0" w:color="auto"/>
      </w:divBdr>
    </w:div>
    <w:div w:id="1973443365">
      <w:bodyDiv w:val="1"/>
      <w:marLeft w:val="0"/>
      <w:marRight w:val="0"/>
      <w:marTop w:val="0"/>
      <w:marBottom w:val="0"/>
      <w:divBdr>
        <w:top w:val="none" w:sz="0" w:space="0" w:color="auto"/>
        <w:left w:val="none" w:sz="0" w:space="0" w:color="auto"/>
        <w:bottom w:val="none" w:sz="0" w:space="0" w:color="auto"/>
        <w:right w:val="none" w:sz="0" w:space="0" w:color="auto"/>
      </w:divBdr>
    </w:div>
    <w:div w:id="1973555812">
      <w:bodyDiv w:val="1"/>
      <w:marLeft w:val="0"/>
      <w:marRight w:val="0"/>
      <w:marTop w:val="0"/>
      <w:marBottom w:val="0"/>
      <w:divBdr>
        <w:top w:val="none" w:sz="0" w:space="0" w:color="auto"/>
        <w:left w:val="none" w:sz="0" w:space="0" w:color="auto"/>
        <w:bottom w:val="none" w:sz="0" w:space="0" w:color="auto"/>
        <w:right w:val="none" w:sz="0" w:space="0" w:color="auto"/>
      </w:divBdr>
    </w:div>
    <w:div w:id="1973629975">
      <w:bodyDiv w:val="1"/>
      <w:marLeft w:val="0"/>
      <w:marRight w:val="0"/>
      <w:marTop w:val="0"/>
      <w:marBottom w:val="0"/>
      <w:divBdr>
        <w:top w:val="none" w:sz="0" w:space="0" w:color="auto"/>
        <w:left w:val="none" w:sz="0" w:space="0" w:color="auto"/>
        <w:bottom w:val="none" w:sz="0" w:space="0" w:color="auto"/>
        <w:right w:val="none" w:sz="0" w:space="0" w:color="auto"/>
      </w:divBdr>
    </w:div>
    <w:div w:id="1973635020">
      <w:bodyDiv w:val="1"/>
      <w:marLeft w:val="0"/>
      <w:marRight w:val="0"/>
      <w:marTop w:val="0"/>
      <w:marBottom w:val="0"/>
      <w:divBdr>
        <w:top w:val="none" w:sz="0" w:space="0" w:color="auto"/>
        <w:left w:val="none" w:sz="0" w:space="0" w:color="auto"/>
        <w:bottom w:val="none" w:sz="0" w:space="0" w:color="auto"/>
        <w:right w:val="none" w:sz="0" w:space="0" w:color="auto"/>
      </w:divBdr>
    </w:div>
    <w:div w:id="1973752244">
      <w:bodyDiv w:val="1"/>
      <w:marLeft w:val="0"/>
      <w:marRight w:val="0"/>
      <w:marTop w:val="0"/>
      <w:marBottom w:val="0"/>
      <w:divBdr>
        <w:top w:val="none" w:sz="0" w:space="0" w:color="auto"/>
        <w:left w:val="none" w:sz="0" w:space="0" w:color="auto"/>
        <w:bottom w:val="none" w:sz="0" w:space="0" w:color="auto"/>
        <w:right w:val="none" w:sz="0" w:space="0" w:color="auto"/>
      </w:divBdr>
    </w:div>
    <w:div w:id="1974283717">
      <w:bodyDiv w:val="1"/>
      <w:marLeft w:val="0"/>
      <w:marRight w:val="0"/>
      <w:marTop w:val="0"/>
      <w:marBottom w:val="0"/>
      <w:divBdr>
        <w:top w:val="none" w:sz="0" w:space="0" w:color="auto"/>
        <w:left w:val="none" w:sz="0" w:space="0" w:color="auto"/>
        <w:bottom w:val="none" w:sz="0" w:space="0" w:color="auto"/>
        <w:right w:val="none" w:sz="0" w:space="0" w:color="auto"/>
      </w:divBdr>
    </w:div>
    <w:div w:id="1974291682">
      <w:bodyDiv w:val="1"/>
      <w:marLeft w:val="0"/>
      <w:marRight w:val="0"/>
      <w:marTop w:val="0"/>
      <w:marBottom w:val="0"/>
      <w:divBdr>
        <w:top w:val="none" w:sz="0" w:space="0" w:color="auto"/>
        <w:left w:val="none" w:sz="0" w:space="0" w:color="auto"/>
        <w:bottom w:val="none" w:sz="0" w:space="0" w:color="auto"/>
        <w:right w:val="none" w:sz="0" w:space="0" w:color="auto"/>
      </w:divBdr>
    </w:div>
    <w:div w:id="1974358778">
      <w:bodyDiv w:val="1"/>
      <w:marLeft w:val="0"/>
      <w:marRight w:val="0"/>
      <w:marTop w:val="0"/>
      <w:marBottom w:val="0"/>
      <w:divBdr>
        <w:top w:val="none" w:sz="0" w:space="0" w:color="auto"/>
        <w:left w:val="none" w:sz="0" w:space="0" w:color="auto"/>
        <w:bottom w:val="none" w:sz="0" w:space="0" w:color="auto"/>
        <w:right w:val="none" w:sz="0" w:space="0" w:color="auto"/>
      </w:divBdr>
    </w:div>
    <w:div w:id="1974555857">
      <w:bodyDiv w:val="1"/>
      <w:marLeft w:val="0"/>
      <w:marRight w:val="0"/>
      <w:marTop w:val="0"/>
      <w:marBottom w:val="0"/>
      <w:divBdr>
        <w:top w:val="none" w:sz="0" w:space="0" w:color="auto"/>
        <w:left w:val="none" w:sz="0" w:space="0" w:color="auto"/>
        <w:bottom w:val="none" w:sz="0" w:space="0" w:color="auto"/>
        <w:right w:val="none" w:sz="0" w:space="0" w:color="auto"/>
      </w:divBdr>
    </w:div>
    <w:div w:id="1975136407">
      <w:bodyDiv w:val="1"/>
      <w:marLeft w:val="0"/>
      <w:marRight w:val="0"/>
      <w:marTop w:val="0"/>
      <w:marBottom w:val="0"/>
      <w:divBdr>
        <w:top w:val="none" w:sz="0" w:space="0" w:color="auto"/>
        <w:left w:val="none" w:sz="0" w:space="0" w:color="auto"/>
        <w:bottom w:val="none" w:sz="0" w:space="0" w:color="auto"/>
        <w:right w:val="none" w:sz="0" w:space="0" w:color="auto"/>
      </w:divBdr>
    </w:div>
    <w:div w:id="1975215846">
      <w:bodyDiv w:val="1"/>
      <w:marLeft w:val="0"/>
      <w:marRight w:val="0"/>
      <w:marTop w:val="0"/>
      <w:marBottom w:val="0"/>
      <w:divBdr>
        <w:top w:val="none" w:sz="0" w:space="0" w:color="auto"/>
        <w:left w:val="none" w:sz="0" w:space="0" w:color="auto"/>
        <w:bottom w:val="none" w:sz="0" w:space="0" w:color="auto"/>
        <w:right w:val="none" w:sz="0" w:space="0" w:color="auto"/>
      </w:divBdr>
    </w:div>
    <w:div w:id="1975404824">
      <w:bodyDiv w:val="1"/>
      <w:marLeft w:val="0"/>
      <w:marRight w:val="0"/>
      <w:marTop w:val="0"/>
      <w:marBottom w:val="0"/>
      <w:divBdr>
        <w:top w:val="none" w:sz="0" w:space="0" w:color="auto"/>
        <w:left w:val="none" w:sz="0" w:space="0" w:color="auto"/>
        <w:bottom w:val="none" w:sz="0" w:space="0" w:color="auto"/>
        <w:right w:val="none" w:sz="0" w:space="0" w:color="auto"/>
      </w:divBdr>
    </w:div>
    <w:div w:id="1975406923">
      <w:bodyDiv w:val="1"/>
      <w:marLeft w:val="0"/>
      <w:marRight w:val="0"/>
      <w:marTop w:val="0"/>
      <w:marBottom w:val="0"/>
      <w:divBdr>
        <w:top w:val="none" w:sz="0" w:space="0" w:color="auto"/>
        <w:left w:val="none" w:sz="0" w:space="0" w:color="auto"/>
        <w:bottom w:val="none" w:sz="0" w:space="0" w:color="auto"/>
        <w:right w:val="none" w:sz="0" w:space="0" w:color="auto"/>
      </w:divBdr>
    </w:div>
    <w:div w:id="1975521452">
      <w:bodyDiv w:val="1"/>
      <w:marLeft w:val="0"/>
      <w:marRight w:val="0"/>
      <w:marTop w:val="0"/>
      <w:marBottom w:val="0"/>
      <w:divBdr>
        <w:top w:val="none" w:sz="0" w:space="0" w:color="auto"/>
        <w:left w:val="none" w:sz="0" w:space="0" w:color="auto"/>
        <w:bottom w:val="none" w:sz="0" w:space="0" w:color="auto"/>
        <w:right w:val="none" w:sz="0" w:space="0" w:color="auto"/>
      </w:divBdr>
    </w:div>
    <w:div w:id="1976062257">
      <w:bodyDiv w:val="1"/>
      <w:marLeft w:val="0"/>
      <w:marRight w:val="0"/>
      <w:marTop w:val="0"/>
      <w:marBottom w:val="0"/>
      <w:divBdr>
        <w:top w:val="none" w:sz="0" w:space="0" w:color="auto"/>
        <w:left w:val="none" w:sz="0" w:space="0" w:color="auto"/>
        <w:bottom w:val="none" w:sz="0" w:space="0" w:color="auto"/>
        <w:right w:val="none" w:sz="0" w:space="0" w:color="auto"/>
      </w:divBdr>
    </w:div>
    <w:div w:id="1976331609">
      <w:bodyDiv w:val="1"/>
      <w:marLeft w:val="0"/>
      <w:marRight w:val="0"/>
      <w:marTop w:val="0"/>
      <w:marBottom w:val="0"/>
      <w:divBdr>
        <w:top w:val="none" w:sz="0" w:space="0" w:color="auto"/>
        <w:left w:val="none" w:sz="0" w:space="0" w:color="auto"/>
        <w:bottom w:val="none" w:sz="0" w:space="0" w:color="auto"/>
        <w:right w:val="none" w:sz="0" w:space="0" w:color="auto"/>
      </w:divBdr>
    </w:div>
    <w:div w:id="1976333653">
      <w:bodyDiv w:val="1"/>
      <w:marLeft w:val="0"/>
      <w:marRight w:val="0"/>
      <w:marTop w:val="0"/>
      <w:marBottom w:val="0"/>
      <w:divBdr>
        <w:top w:val="none" w:sz="0" w:space="0" w:color="auto"/>
        <w:left w:val="none" w:sz="0" w:space="0" w:color="auto"/>
        <w:bottom w:val="none" w:sz="0" w:space="0" w:color="auto"/>
        <w:right w:val="none" w:sz="0" w:space="0" w:color="auto"/>
      </w:divBdr>
    </w:div>
    <w:div w:id="1976831519">
      <w:bodyDiv w:val="1"/>
      <w:marLeft w:val="0"/>
      <w:marRight w:val="0"/>
      <w:marTop w:val="0"/>
      <w:marBottom w:val="0"/>
      <w:divBdr>
        <w:top w:val="none" w:sz="0" w:space="0" w:color="auto"/>
        <w:left w:val="none" w:sz="0" w:space="0" w:color="auto"/>
        <w:bottom w:val="none" w:sz="0" w:space="0" w:color="auto"/>
        <w:right w:val="none" w:sz="0" w:space="0" w:color="auto"/>
      </w:divBdr>
    </w:div>
    <w:div w:id="1976911359">
      <w:bodyDiv w:val="1"/>
      <w:marLeft w:val="0"/>
      <w:marRight w:val="0"/>
      <w:marTop w:val="0"/>
      <w:marBottom w:val="0"/>
      <w:divBdr>
        <w:top w:val="none" w:sz="0" w:space="0" w:color="auto"/>
        <w:left w:val="none" w:sz="0" w:space="0" w:color="auto"/>
        <w:bottom w:val="none" w:sz="0" w:space="0" w:color="auto"/>
        <w:right w:val="none" w:sz="0" w:space="0" w:color="auto"/>
      </w:divBdr>
    </w:div>
    <w:div w:id="1977027406">
      <w:bodyDiv w:val="1"/>
      <w:marLeft w:val="0"/>
      <w:marRight w:val="0"/>
      <w:marTop w:val="0"/>
      <w:marBottom w:val="0"/>
      <w:divBdr>
        <w:top w:val="none" w:sz="0" w:space="0" w:color="auto"/>
        <w:left w:val="none" w:sz="0" w:space="0" w:color="auto"/>
        <w:bottom w:val="none" w:sz="0" w:space="0" w:color="auto"/>
        <w:right w:val="none" w:sz="0" w:space="0" w:color="auto"/>
      </w:divBdr>
    </w:div>
    <w:div w:id="1977099912">
      <w:bodyDiv w:val="1"/>
      <w:marLeft w:val="0"/>
      <w:marRight w:val="0"/>
      <w:marTop w:val="0"/>
      <w:marBottom w:val="0"/>
      <w:divBdr>
        <w:top w:val="none" w:sz="0" w:space="0" w:color="auto"/>
        <w:left w:val="none" w:sz="0" w:space="0" w:color="auto"/>
        <w:bottom w:val="none" w:sz="0" w:space="0" w:color="auto"/>
        <w:right w:val="none" w:sz="0" w:space="0" w:color="auto"/>
      </w:divBdr>
    </w:div>
    <w:div w:id="1977373946">
      <w:bodyDiv w:val="1"/>
      <w:marLeft w:val="0"/>
      <w:marRight w:val="0"/>
      <w:marTop w:val="0"/>
      <w:marBottom w:val="0"/>
      <w:divBdr>
        <w:top w:val="none" w:sz="0" w:space="0" w:color="auto"/>
        <w:left w:val="none" w:sz="0" w:space="0" w:color="auto"/>
        <w:bottom w:val="none" w:sz="0" w:space="0" w:color="auto"/>
        <w:right w:val="none" w:sz="0" w:space="0" w:color="auto"/>
      </w:divBdr>
    </w:div>
    <w:div w:id="1977376020">
      <w:bodyDiv w:val="1"/>
      <w:marLeft w:val="0"/>
      <w:marRight w:val="0"/>
      <w:marTop w:val="0"/>
      <w:marBottom w:val="0"/>
      <w:divBdr>
        <w:top w:val="none" w:sz="0" w:space="0" w:color="auto"/>
        <w:left w:val="none" w:sz="0" w:space="0" w:color="auto"/>
        <w:bottom w:val="none" w:sz="0" w:space="0" w:color="auto"/>
        <w:right w:val="none" w:sz="0" w:space="0" w:color="auto"/>
      </w:divBdr>
    </w:div>
    <w:div w:id="1977449055">
      <w:bodyDiv w:val="1"/>
      <w:marLeft w:val="0"/>
      <w:marRight w:val="0"/>
      <w:marTop w:val="0"/>
      <w:marBottom w:val="0"/>
      <w:divBdr>
        <w:top w:val="none" w:sz="0" w:space="0" w:color="auto"/>
        <w:left w:val="none" w:sz="0" w:space="0" w:color="auto"/>
        <w:bottom w:val="none" w:sz="0" w:space="0" w:color="auto"/>
        <w:right w:val="none" w:sz="0" w:space="0" w:color="auto"/>
      </w:divBdr>
    </w:div>
    <w:div w:id="1977683312">
      <w:bodyDiv w:val="1"/>
      <w:marLeft w:val="0"/>
      <w:marRight w:val="0"/>
      <w:marTop w:val="0"/>
      <w:marBottom w:val="0"/>
      <w:divBdr>
        <w:top w:val="none" w:sz="0" w:space="0" w:color="auto"/>
        <w:left w:val="none" w:sz="0" w:space="0" w:color="auto"/>
        <w:bottom w:val="none" w:sz="0" w:space="0" w:color="auto"/>
        <w:right w:val="none" w:sz="0" w:space="0" w:color="auto"/>
      </w:divBdr>
    </w:div>
    <w:div w:id="1978298114">
      <w:bodyDiv w:val="1"/>
      <w:marLeft w:val="0"/>
      <w:marRight w:val="0"/>
      <w:marTop w:val="0"/>
      <w:marBottom w:val="0"/>
      <w:divBdr>
        <w:top w:val="none" w:sz="0" w:space="0" w:color="auto"/>
        <w:left w:val="none" w:sz="0" w:space="0" w:color="auto"/>
        <w:bottom w:val="none" w:sz="0" w:space="0" w:color="auto"/>
        <w:right w:val="none" w:sz="0" w:space="0" w:color="auto"/>
      </w:divBdr>
    </w:div>
    <w:div w:id="1978335975">
      <w:bodyDiv w:val="1"/>
      <w:marLeft w:val="0"/>
      <w:marRight w:val="0"/>
      <w:marTop w:val="0"/>
      <w:marBottom w:val="0"/>
      <w:divBdr>
        <w:top w:val="none" w:sz="0" w:space="0" w:color="auto"/>
        <w:left w:val="none" w:sz="0" w:space="0" w:color="auto"/>
        <w:bottom w:val="none" w:sz="0" w:space="0" w:color="auto"/>
        <w:right w:val="none" w:sz="0" w:space="0" w:color="auto"/>
      </w:divBdr>
    </w:div>
    <w:div w:id="1978410811">
      <w:bodyDiv w:val="1"/>
      <w:marLeft w:val="0"/>
      <w:marRight w:val="0"/>
      <w:marTop w:val="0"/>
      <w:marBottom w:val="0"/>
      <w:divBdr>
        <w:top w:val="none" w:sz="0" w:space="0" w:color="auto"/>
        <w:left w:val="none" w:sz="0" w:space="0" w:color="auto"/>
        <w:bottom w:val="none" w:sz="0" w:space="0" w:color="auto"/>
        <w:right w:val="none" w:sz="0" w:space="0" w:color="auto"/>
      </w:divBdr>
    </w:div>
    <w:div w:id="1978754132">
      <w:bodyDiv w:val="1"/>
      <w:marLeft w:val="0"/>
      <w:marRight w:val="0"/>
      <w:marTop w:val="0"/>
      <w:marBottom w:val="0"/>
      <w:divBdr>
        <w:top w:val="none" w:sz="0" w:space="0" w:color="auto"/>
        <w:left w:val="none" w:sz="0" w:space="0" w:color="auto"/>
        <w:bottom w:val="none" w:sz="0" w:space="0" w:color="auto"/>
        <w:right w:val="none" w:sz="0" w:space="0" w:color="auto"/>
      </w:divBdr>
    </w:div>
    <w:div w:id="1979065324">
      <w:bodyDiv w:val="1"/>
      <w:marLeft w:val="0"/>
      <w:marRight w:val="0"/>
      <w:marTop w:val="0"/>
      <w:marBottom w:val="0"/>
      <w:divBdr>
        <w:top w:val="none" w:sz="0" w:space="0" w:color="auto"/>
        <w:left w:val="none" w:sz="0" w:space="0" w:color="auto"/>
        <w:bottom w:val="none" w:sz="0" w:space="0" w:color="auto"/>
        <w:right w:val="none" w:sz="0" w:space="0" w:color="auto"/>
      </w:divBdr>
    </w:div>
    <w:div w:id="1979139372">
      <w:bodyDiv w:val="1"/>
      <w:marLeft w:val="0"/>
      <w:marRight w:val="0"/>
      <w:marTop w:val="0"/>
      <w:marBottom w:val="0"/>
      <w:divBdr>
        <w:top w:val="none" w:sz="0" w:space="0" w:color="auto"/>
        <w:left w:val="none" w:sz="0" w:space="0" w:color="auto"/>
        <w:bottom w:val="none" w:sz="0" w:space="0" w:color="auto"/>
        <w:right w:val="none" w:sz="0" w:space="0" w:color="auto"/>
      </w:divBdr>
    </w:div>
    <w:div w:id="1979141303">
      <w:bodyDiv w:val="1"/>
      <w:marLeft w:val="0"/>
      <w:marRight w:val="0"/>
      <w:marTop w:val="0"/>
      <w:marBottom w:val="0"/>
      <w:divBdr>
        <w:top w:val="none" w:sz="0" w:space="0" w:color="auto"/>
        <w:left w:val="none" w:sz="0" w:space="0" w:color="auto"/>
        <w:bottom w:val="none" w:sz="0" w:space="0" w:color="auto"/>
        <w:right w:val="none" w:sz="0" w:space="0" w:color="auto"/>
      </w:divBdr>
    </w:div>
    <w:div w:id="1979188745">
      <w:bodyDiv w:val="1"/>
      <w:marLeft w:val="0"/>
      <w:marRight w:val="0"/>
      <w:marTop w:val="0"/>
      <w:marBottom w:val="0"/>
      <w:divBdr>
        <w:top w:val="none" w:sz="0" w:space="0" w:color="auto"/>
        <w:left w:val="none" w:sz="0" w:space="0" w:color="auto"/>
        <w:bottom w:val="none" w:sz="0" w:space="0" w:color="auto"/>
        <w:right w:val="none" w:sz="0" w:space="0" w:color="auto"/>
      </w:divBdr>
    </w:div>
    <w:div w:id="1979189889">
      <w:bodyDiv w:val="1"/>
      <w:marLeft w:val="0"/>
      <w:marRight w:val="0"/>
      <w:marTop w:val="0"/>
      <w:marBottom w:val="0"/>
      <w:divBdr>
        <w:top w:val="none" w:sz="0" w:space="0" w:color="auto"/>
        <w:left w:val="none" w:sz="0" w:space="0" w:color="auto"/>
        <w:bottom w:val="none" w:sz="0" w:space="0" w:color="auto"/>
        <w:right w:val="none" w:sz="0" w:space="0" w:color="auto"/>
      </w:divBdr>
    </w:div>
    <w:div w:id="1979334086">
      <w:bodyDiv w:val="1"/>
      <w:marLeft w:val="0"/>
      <w:marRight w:val="0"/>
      <w:marTop w:val="0"/>
      <w:marBottom w:val="0"/>
      <w:divBdr>
        <w:top w:val="none" w:sz="0" w:space="0" w:color="auto"/>
        <w:left w:val="none" w:sz="0" w:space="0" w:color="auto"/>
        <w:bottom w:val="none" w:sz="0" w:space="0" w:color="auto"/>
        <w:right w:val="none" w:sz="0" w:space="0" w:color="auto"/>
      </w:divBdr>
    </w:div>
    <w:div w:id="1979414315">
      <w:bodyDiv w:val="1"/>
      <w:marLeft w:val="0"/>
      <w:marRight w:val="0"/>
      <w:marTop w:val="0"/>
      <w:marBottom w:val="0"/>
      <w:divBdr>
        <w:top w:val="none" w:sz="0" w:space="0" w:color="auto"/>
        <w:left w:val="none" w:sz="0" w:space="0" w:color="auto"/>
        <w:bottom w:val="none" w:sz="0" w:space="0" w:color="auto"/>
        <w:right w:val="none" w:sz="0" w:space="0" w:color="auto"/>
      </w:divBdr>
    </w:div>
    <w:div w:id="1979451932">
      <w:bodyDiv w:val="1"/>
      <w:marLeft w:val="0"/>
      <w:marRight w:val="0"/>
      <w:marTop w:val="0"/>
      <w:marBottom w:val="0"/>
      <w:divBdr>
        <w:top w:val="none" w:sz="0" w:space="0" w:color="auto"/>
        <w:left w:val="none" w:sz="0" w:space="0" w:color="auto"/>
        <w:bottom w:val="none" w:sz="0" w:space="0" w:color="auto"/>
        <w:right w:val="none" w:sz="0" w:space="0" w:color="auto"/>
      </w:divBdr>
    </w:div>
    <w:div w:id="1979533557">
      <w:bodyDiv w:val="1"/>
      <w:marLeft w:val="0"/>
      <w:marRight w:val="0"/>
      <w:marTop w:val="0"/>
      <w:marBottom w:val="0"/>
      <w:divBdr>
        <w:top w:val="none" w:sz="0" w:space="0" w:color="auto"/>
        <w:left w:val="none" w:sz="0" w:space="0" w:color="auto"/>
        <w:bottom w:val="none" w:sz="0" w:space="0" w:color="auto"/>
        <w:right w:val="none" w:sz="0" w:space="0" w:color="auto"/>
      </w:divBdr>
    </w:div>
    <w:div w:id="1979677821">
      <w:bodyDiv w:val="1"/>
      <w:marLeft w:val="0"/>
      <w:marRight w:val="0"/>
      <w:marTop w:val="0"/>
      <w:marBottom w:val="0"/>
      <w:divBdr>
        <w:top w:val="none" w:sz="0" w:space="0" w:color="auto"/>
        <w:left w:val="none" w:sz="0" w:space="0" w:color="auto"/>
        <w:bottom w:val="none" w:sz="0" w:space="0" w:color="auto"/>
        <w:right w:val="none" w:sz="0" w:space="0" w:color="auto"/>
      </w:divBdr>
    </w:div>
    <w:div w:id="1979724146">
      <w:bodyDiv w:val="1"/>
      <w:marLeft w:val="0"/>
      <w:marRight w:val="0"/>
      <w:marTop w:val="0"/>
      <w:marBottom w:val="0"/>
      <w:divBdr>
        <w:top w:val="none" w:sz="0" w:space="0" w:color="auto"/>
        <w:left w:val="none" w:sz="0" w:space="0" w:color="auto"/>
        <w:bottom w:val="none" w:sz="0" w:space="0" w:color="auto"/>
        <w:right w:val="none" w:sz="0" w:space="0" w:color="auto"/>
      </w:divBdr>
    </w:div>
    <w:div w:id="1979843891">
      <w:bodyDiv w:val="1"/>
      <w:marLeft w:val="0"/>
      <w:marRight w:val="0"/>
      <w:marTop w:val="0"/>
      <w:marBottom w:val="0"/>
      <w:divBdr>
        <w:top w:val="none" w:sz="0" w:space="0" w:color="auto"/>
        <w:left w:val="none" w:sz="0" w:space="0" w:color="auto"/>
        <w:bottom w:val="none" w:sz="0" w:space="0" w:color="auto"/>
        <w:right w:val="none" w:sz="0" w:space="0" w:color="auto"/>
      </w:divBdr>
    </w:div>
    <w:div w:id="1979918936">
      <w:bodyDiv w:val="1"/>
      <w:marLeft w:val="0"/>
      <w:marRight w:val="0"/>
      <w:marTop w:val="0"/>
      <w:marBottom w:val="0"/>
      <w:divBdr>
        <w:top w:val="none" w:sz="0" w:space="0" w:color="auto"/>
        <w:left w:val="none" w:sz="0" w:space="0" w:color="auto"/>
        <w:bottom w:val="none" w:sz="0" w:space="0" w:color="auto"/>
        <w:right w:val="none" w:sz="0" w:space="0" w:color="auto"/>
      </w:divBdr>
    </w:div>
    <w:div w:id="1980066482">
      <w:bodyDiv w:val="1"/>
      <w:marLeft w:val="0"/>
      <w:marRight w:val="0"/>
      <w:marTop w:val="0"/>
      <w:marBottom w:val="0"/>
      <w:divBdr>
        <w:top w:val="none" w:sz="0" w:space="0" w:color="auto"/>
        <w:left w:val="none" w:sz="0" w:space="0" w:color="auto"/>
        <w:bottom w:val="none" w:sz="0" w:space="0" w:color="auto"/>
        <w:right w:val="none" w:sz="0" w:space="0" w:color="auto"/>
      </w:divBdr>
    </w:div>
    <w:div w:id="1980068042">
      <w:bodyDiv w:val="1"/>
      <w:marLeft w:val="0"/>
      <w:marRight w:val="0"/>
      <w:marTop w:val="0"/>
      <w:marBottom w:val="0"/>
      <w:divBdr>
        <w:top w:val="none" w:sz="0" w:space="0" w:color="auto"/>
        <w:left w:val="none" w:sz="0" w:space="0" w:color="auto"/>
        <w:bottom w:val="none" w:sz="0" w:space="0" w:color="auto"/>
        <w:right w:val="none" w:sz="0" w:space="0" w:color="auto"/>
      </w:divBdr>
    </w:div>
    <w:div w:id="1980185810">
      <w:bodyDiv w:val="1"/>
      <w:marLeft w:val="0"/>
      <w:marRight w:val="0"/>
      <w:marTop w:val="0"/>
      <w:marBottom w:val="0"/>
      <w:divBdr>
        <w:top w:val="none" w:sz="0" w:space="0" w:color="auto"/>
        <w:left w:val="none" w:sz="0" w:space="0" w:color="auto"/>
        <w:bottom w:val="none" w:sz="0" w:space="0" w:color="auto"/>
        <w:right w:val="none" w:sz="0" w:space="0" w:color="auto"/>
      </w:divBdr>
    </w:div>
    <w:div w:id="1980256563">
      <w:bodyDiv w:val="1"/>
      <w:marLeft w:val="0"/>
      <w:marRight w:val="0"/>
      <w:marTop w:val="0"/>
      <w:marBottom w:val="0"/>
      <w:divBdr>
        <w:top w:val="none" w:sz="0" w:space="0" w:color="auto"/>
        <w:left w:val="none" w:sz="0" w:space="0" w:color="auto"/>
        <w:bottom w:val="none" w:sz="0" w:space="0" w:color="auto"/>
        <w:right w:val="none" w:sz="0" w:space="0" w:color="auto"/>
      </w:divBdr>
    </w:div>
    <w:div w:id="1980379289">
      <w:bodyDiv w:val="1"/>
      <w:marLeft w:val="0"/>
      <w:marRight w:val="0"/>
      <w:marTop w:val="0"/>
      <w:marBottom w:val="0"/>
      <w:divBdr>
        <w:top w:val="none" w:sz="0" w:space="0" w:color="auto"/>
        <w:left w:val="none" w:sz="0" w:space="0" w:color="auto"/>
        <w:bottom w:val="none" w:sz="0" w:space="0" w:color="auto"/>
        <w:right w:val="none" w:sz="0" w:space="0" w:color="auto"/>
      </w:divBdr>
    </w:div>
    <w:div w:id="1980764247">
      <w:bodyDiv w:val="1"/>
      <w:marLeft w:val="0"/>
      <w:marRight w:val="0"/>
      <w:marTop w:val="0"/>
      <w:marBottom w:val="0"/>
      <w:divBdr>
        <w:top w:val="none" w:sz="0" w:space="0" w:color="auto"/>
        <w:left w:val="none" w:sz="0" w:space="0" w:color="auto"/>
        <w:bottom w:val="none" w:sz="0" w:space="0" w:color="auto"/>
        <w:right w:val="none" w:sz="0" w:space="0" w:color="auto"/>
      </w:divBdr>
    </w:div>
    <w:div w:id="1980842031">
      <w:bodyDiv w:val="1"/>
      <w:marLeft w:val="0"/>
      <w:marRight w:val="0"/>
      <w:marTop w:val="0"/>
      <w:marBottom w:val="0"/>
      <w:divBdr>
        <w:top w:val="none" w:sz="0" w:space="0" w:color="auto"/>
        <w:left w:val="none" w:sz="0" w:space="0" w:color="auto"/>
        <w:bottom w:val="none" w:sz="0" w:space="0" w:color="auto"/>
        <w:right w:val="none" w:sz="0" w:space="0" w:color="auto"/>
      </w:divBdr>
    </w:div>
    <w:div w:id="1980963310">
      <w:bodyDiv w:val="1"/>
      <w:marLeft w:val="0"/>
      <w:marRight w:val="0"/>
      <w:marTop w:val="0"/>
      <w:marBottom w:val="0"/>
      <w:divBdr>
        <w:top w:val="none" w:sz="0" w:space="0" w:color="auto"/>
        <w:left w:val="none" w:sz="0" w:space="0" w:color="auto"/>
        <w:bottom w:val="none" w:sz="0" w:space="0" w:color="auto"/>
        <w:right w:val="none" w:sz="0" w:space="0" w:color="auto"/>
      </w:divBdr>
    </w:div>
    <w:div w:id="1981105223">
      <w:bodyDiv w:val="1"/>
      <w:marLeft w:val="0"/>
      <w:marRight w:val="0"/>
      <w:marTop w:val="0"/>
      <w:marBottom w:val="0"/>
      <w:divBdr>
        <w:top w:val="none" w:sz="0" w:space="0" w:color="auto"/>
        <w:left w:val="none" w:sz="0" w:space="0" w:color="auto"/>
        <w:bottom w:val="none" w:sz="0" w:space="0" w:color="auto"/>
        <w:right w:val="none" w:sz="0" w:space="0" w:color="auto"/>
      </w:divBdr>
    </w:div>
    <w:div w:id="1981109282">
      <w:bodyDiv w:val="1"/>
      <w:marLeft w:val="0"/>
      <w:marRight w:val="0"/>
      <w:marTop w:val="0"/>
      <w:marBottom w:val="0"/>
      <w:divBdr>
        <w:top w:val="none" w:sz="0" w:space="0" w:color="auto"/>
        <w:left w:val="none" w:sz="0" w:space="0" w:color="auto"/>
        <w:bottom w:val="none" w:sz="0" w:space="0" w:color="auto"/>
        <w:right w:val="none" w:sz="0" w:space="0" w:color="auto"/>
      </w:divBdr>
    </w:div>
    <w:div w:id="1981112817">
      <w:bodyDiv w:val="1"/>
      <w:marLeft w:val="0"/>
      <w:marRight w:val="0"/>
      <w:marTop w:val="0"/>
      <w:marBottom w:val="0"/>
      <w:divBdr>
        <w:top w:val="none" w:sz="0" w:space="0" w:color="auto"/>
        <w:left w:val="none" w:sz="0" w:space="0" w:color="auto"/>
        <w:bottom w:val="none" w:sz="0" w:space="0" w:color="auto"/>
        <w:right w:val="none" w:sz="0" w:space="0" w:color="auto"/>
      </w:divBdr>
    </w:div>
    <w:div w:id="1981302143">
      <w:bodyDiv w:val="1"/>
      <w:marLeft w:val="0"/>
      <w:marRight w:val="0"/>
      <w:marTop w:val="0"/>
      <w:marBottom w:val="0"/>
      <w:divBdr>
        <w:top w:val="none" w:sz="0" w:space="0" w:color="auto"/>
        <w:left w:val="none" w:sz="0" w:space="0" w:color="auto"/>
        <w:bottom w:val="none" w:sz="0" w:space="0" w:color="auto"/>
        <w:right w:val="none" w:sz="0" w:space="0" w:color="auto"/>
      </w:divBdr>
    </w:div>
    <w:div w:id="1981417423">
      <w:bodyDiv w:val="1"/>
      <w:marLeft w:val="0"/>
      <w:marRight w:val="0"/>
      <w:marTop w:val="0"/>
      <w:marBottom w:val="0"/>
      <w:divBdr>
        <w:top w:val="none" w:sz="0" w:space="0" w:color="auto"/>
        <w:left w:val="none" w:sz="0" w:space="0" w:color="auto"/>
        <w:bottom w:val="none" w:sz="0" w:space="0" w:color="auto"/>
        <w:right w:val="none" w:sz="0" w:space="0" w:color="auto"/>
      </w:divBdr>
    </w:div>
    <w:div w:id="1981417851">
      <w:bodyDiv w:val="1"/>
      <w:marLeft w:val="0"/>
      <w:marRight w:val="0"/>
      <w:marTop w:val="0"/>
      <w:marBottom w:val="0"/>
      <w:divBdr>
        <w:top w:val="none" w:sz="0" w:space="0" w:color="auto"/>
        <w:left w:val="none" w:sz="0" w:space="0" w:color="auto"/>
        <w:bottom w:val="none" w:sz="0" w:space="0" w:color="auto"/>
        <w:right w:val="none" w:sz="0" w:space="0" w:color="auto"/>
      </w:divBdr>
    </w:div>
    <w:div w:id="1981614380">
      <w:bodyDiv w:val="1"/>
      <w:marLeft w:val="0"/>
      <w:marRight w:val="0"/>
      <w:marTop w:val="0"/>
      <w:marBottom w:val="0"/>
      <w:divBdr>
        <w:top w:val="none" w:sz="0" w:space="0" w:color="auto"/>
        <w:left w:val="none" w:sz="0" w:space="0" w:color="auto"/>
        <w:bottom w:val="none" w:sz="0" w:space="0" w:color="auto"/>
        <w:right w:val="none" w:sz="0" w:space="0" w:color="auto"/>
      </w:divBdr>
    </w:div>
    <w:div w:id="1981765980">
      <w:bodyDiv w:val="1"/>
      <w:marLeft w:val="0"/>
      <w:marRight w:val="0"/>
      <w:marTop w:val="0"/>
      <w:marBottom w:val="0"/>
      <w:divBdr>
        <w:top w:val="none" w:sz="0" w:space="0" w:color="auto"/>
        <w:left w:val="none" w:sz="0" w:space="0" w:color="auto"/>
        <w:bottom w:val="none" w:sz="0" w:space="0" w:color="auto"/>
        <w:right w:val="none" w:sz="0" w:space="0" w:color="auto"/>
      </w:divBdr>
    </w:div>
    <w:div w:id="1981884252">
      <w:bodyDiv w:val="1"/>
      <w:marLeft w:val="0"/>
      <w:marRight w:val="0"/>
      <w:marTop w:val="0"/>
      <w:marBottom w:val="0"/>
      <w:divBdr>
        <w:top w:val="none" w:sz="0" w:space="0" w:color="auto"/>
        <w:left w:val="none" w:sz="0" w:space="0" w:color="auto"/>
        <w:bottom w:val="none" w:sz="0" w:space="0" w:color="auto"/>
        <w:right w:val="none" w:sz="0" w:space="0" w:color="auto"/>
      </w:divBdr>
    </w:div>
    <w:div w:id="1981953325">
      <w:bodyDiv w:val="1"/>
      <w:marLeft w:val="0"/>
      <w:marRight w:val="0"/>
      <w:marTop w:val="0"/>
      <w:marBottom w:val="0"/>
      <w:divBdr>
        <w:top w:val="none" w:sz="0" w:space="0" w:color="auto"/>
        <w:left w:val="none" w:sz="0" w:space="0" w:color="auto"/>
        <w:bottom w:val="none" w:sz="0" w:space="0" w:color="auto"/>
        <w:right w:val="none" w:sz="0" w:space="0" w:color="auto"/>
      </w:divBdr>
    </w:div>
    <w:div w:id="1982076174">
      <w:bodyDiv w:val="1"/>
      <w:marLeft w:val="0"/>
      <w:marRight w:val="0"/>
      <w:marTop w:val="0"/>
      <w:marBottom w:val="0"/>
      <w:divBdr>
        <w:top w:val="none" w:sz="0" w:space="0" w:color="auto"/>
        <w:left w:val="none" w:sz="0" w:space="0" w:color="auto"/>
        <w:bottom w:val="none" w:sz="0" w:space="0" w:color="auto"/>
        <w:right w:val="none" w:sz="0" w:space="0" w:color="auto"/>
      </w:divBdr>
    </w:div>
    <w:div w:id="1982079561">
      <w:bodyDiv w:val="1"/>
      <w:marLeft w:val="0"/>
      <w:marRight w:val="0"/>
      <w:marTop w:val="0"/>
      <w:marBottom w:val="0"/>
      <w:divBdr>
        <w:top w:val="none" w:sz="0" w:space="0" w:color="auto"/>
        <w:left w:val="none" w:sz="0" w:space="0" w:color="auto"/>
        <w:bottom w:val="none" w:sz="0" w:space="0" w:color="auto"/>
        <w:right w:val="none" w:sz="0" w:space="0" w:color="auto"/>
      </w:divBdr>
    </w:div>
    <w:div w:id="1982150103">
      <w:bodyDiv w:val="1"/>
      <w:marLeft w:val="0"/>
      <w:marRight w:val="0"/>
      <w:marTop w:val="0"/>
      <w:marBottom w:val="0"/>
      <w:divBdr>
        <w:top w:val="none" w:sz="0" w:space="0" w:color="auto"/>
        <w:left w:val="none" w:sz="0" w:space="0" w:color="auto"/>
        <w:bottom w:val="none" w:sz="0" w:space="0" w:color="auto"/>
        <w:right w:val="none" w:sz="0" w:space="0" w:color="auto"/>
      </w:divBdr>
    </w:div>
    <w:div w:id="1982230861">
      <w:bodyDiv w:val="1"/>
      <w:marLeft w:val="0"/>
      <w:marRight w:val="0"/>
      <w:marTop w:val="0"/>
      <w:marBottom w:val="0"/>
      <w:divBdr>
        <w:top w:val="none" w:sz="0" w:space="0" w:color="auto"/>
        <w:left w:val="none" w:sz="0" w:space="0" w:color="auto"/>
        <w:bottom w:val="none" w:sz="0" w:space="0" w:color="auto"/>
        <w:right w:val="none" w:sz="0" w:space="0" w:color="auto"/>
      </w:divBdr>
    </w:div>
    <w:div w:id="1982272513">
      <w:bodyDiv w:val="1"/>
      <w:marLeft w:val="0"/>
      <w:marRight w:val="0"/>
      <w:marTop w:val="0"/>
      <w:marBottom w:val="0"/>
      <w:divBdr>
        <w:top w:val="none" w:sz="0" w:space="0" w:color="auto"/>
        <w:left w:val="none" w:sz="0" w:space="0" w:color="auto"/>
        <w:bottom w:val="none" w:sz="0" w:space="0" w:color="auto"/>
        <w:right w:val="none" w:sz="0" w:space="0" w:color="auto"/>
      </w:divBdr>
    </w:div>
    <w:div w:id="1982731237">
      <w:bodyDiv w:val="1"/>
      <w:marLeft w:val="0"/>
      <w:marRight w:val="0"/>
      <w:marTop w:val="0"/>
      <w:marBottom w:val="0"/>
      <w:divBdr>
        <w:top w:val="none" w:sz="0" w:space="0" w:color="auto"/>
        <w:left w:val="none" w:sz="0" w:space="0" w:color="auto"/>
        <w:bottom w:val="none" w:sz="0" w:space="0" w:color="auto"/>
        <w:right w:val="none" w:sz="0" w:space="0" w:color="auto"/>
      </w:divBdr>
    </w:div>
    <w:div w:id="1982808724">
      <w:bodyDiv w:val="1"/>
      <w:marLeft w:val="0"/>
      <w:marRight w:val="0"/>
      <w:marTop w:val="0"/>
      <w:marBottom w:val="0"/>
      <w:divBdr>
        <w:top w:val="none" w:sz="0" w:space="0" w:color="auto"/>
        <w:left w:val="none" w:sz="0" w:space="0" w:color="auto"/>
        <w:bottom w:val="none" w:sz="0" w:space="0" w:color="auto"/>
        <w:right w:val="none" w:sz="0" w:space="0" w:color="auto"/>
      </w:divBdr>
    </w:div>
    <w:div w:id="1982810897">
      <w:bodyDiv w:val="1"/>
      <w:marLeft w:val="0"/>
      <w:marRight w:val="0"/>
      <w:marTop w:val="0"/>
      <w:marBottom w:val="0"/>
      <w:divBdr>
        <w:top w:val="none" w:sz="0" w:space="0" w:color="auto"/>
        <w:left w:val="none" w:sz="0" w:space="0" w:color="auto"/>
        <w:bottom w:val="none" w:sz="0" w:space="0" w:color="auto"/>
        <w:right w:val="none" w:sz="0" w:space="0" w:color="auto"/>
      </w:divBdr>
    </w:div>
    <w:div w:id="1982811004">
      <w:bodyDiv w:val="1"/>
      <w:marLeft w:val="0"/>
      <w:marRight w:val="0"/>
      <w:marTop w:val="0"/>
      <w:marBottom w:val="0"/>
      <w:divBdr>
        <w:top w:val="none" w:sz="0" w:space="0" w:color="auto"/>
        <w:left w:val="none" w:sz="0" w:space="0" w:color="auto"/>
        <w:bottom w:val="none" w:sz="0" w:space="0" w:color="auto"/>
        <w:right w:val="none" w:sz="0" w:space="0" w:color="auto"/>
      </w:divBdr>
    </w:div>
    <w:div w:id="1982879300">
      <w:bodyDiv w:val="1"/>
      <w:marLeft w:val="0"/>
      <w:marRight w:val="0"/>
      <w:marTop w:val="0"/>
      <w:marBottom w:val="0"/>
      <w:divBdr>
        <w:top w:val="none" w:sz="0" w:space="0" w:color="auto"/>
        <w:left w:val="none" w:sz="0" w:space="0" w:color="auto"/>
        <w:bottom w:val="none" w:sz="0" w:space="0" w:color="auto"/>
        <w:right w:val="none" w:sz="0" w:space="0" w:color="auto"/>
      </w:divBdr>
    </w:div>
    <w:div w:id="1983149325">
      <w:bodyDiv w:val="1"/>
      <w:marLeft w:val="0"/>
      <w:marRight w:val="0"/>
      <w:marTop w:val="0"/>
      <w:marBottom w:val="0"/>
      <w:divBdr>
        <w:top w:val="none" w:sz="0" w:space="0" w:color="auto"/>
        <w:left w:val="none" w:sz="0" w:space="0" w:color="auto"/>
        <w:bottom w:val="none" w:sz="0" w:space="0" w:color="auto"/>
        <w:right w:val="none" w:sz="0" w:space="0" w:color="auto"/>
      </w:divBdr>
    </w:div>
    <w:div w:id="1983149774">
      <w:bodyDiv w:val="1"/>
      <w:marLeft w:val="0"/>
      <w:marRight w:val="0"/>
      <w:marTop w:val="0"/>
      <w:marBottom w:val="0"/>
      <w:divBdr>
        <w:top w:val="none" w:sz="0" w:space="0" w:color="auto"/>
        <w:left w:val="none" w:sz="0" w:space="0" w:color="auto"/>
        <w:bottom w:val="none" w:sz="0" w:space="0" w:color="auto"/>
        <w:right w:val="none" w:sz="0" w:space="0" w:color="auto"/>
      </w:divBdr>
    </w:div>
    <w:div w:id="1983344688">
      <w:bodyDiv w:val="1"/>
      <w:marLeft w:val="0"/>
      <w:marRight w:val="0"/>
      <w:marTop w:val="0"/>
      <w:marBottom w:val="0"/>
      <w:divBdr>
        <w:top w:val="none" w:sz="0" w:space="0" w:color="auto"/>
        <w:left w:val="none" w:sz="0" w:space="0" w:color="auto"/>
        <w:bottom w:val="none" w:sz="0" w:space="0" w:color="auto"/>
        <w:right w:val="none" w:sz="0" w:space="0" w:color="auto"/>
      </w:divBdr>
    </w:div>
    <w:div w:id="1983389237">
      <w:bodyDiv w:val="1"/>
      <w:marLeft w:val="0"/>
      <w:marRight w:val="0"/>
      <w:marTop w:val="0"/>
      <w:marBottom w:val="0"/>
      <w:divBdr>
        <w:top w:val="none" w:sz="0" w:space="0" w:color="auto"/>
        <w:left w:val="none" w:sz="0" w:space="0" w:color="auto"/>
        <w:bottom w:val="none" w:sz="0" w:space="0" w:color="auto"/>
        <w:right w:val="none" w:sz="0" w:space="0" w:color="auto"/>
      </w:divBdr>
    </w:div>
    <w:div w:id="1983535508">
      <w:bodyDiv w:val="1"/>
      <w:marLeft w:val="0"/>
      <w:marRight w:val="0"/>
      <w:marTop w:val="0"/>
      <w:marBottom w:val="0"/>
      <w:divBdr>
        <w:top w:val="none" w:sz="0" w:space="0" w:color="auto"/>
        <w:left w:val="none" w:sz="0" w:space="0" w:color="auto"/>
        <w:bottom w:val="none" w:sz="0" w:space="0" w:color="auto"/>
        <w:right w:val="none" w:sz="0" w:space="0" w:color="auto"/>
      </w:divBdr>
    </w:div>
    <w:div w:id="1983540246">
      <w:bodyDiv w:val="1"/>
      <w:marLeft w:val="0"/>
      <w:marRight w:val="0"/>
      <w:marTop w:val="0"/>
      <w:marBottom w:val="0"/>
      <w:divBdr>
        <w:top w:val="none" w:sz="0" w:space="0" w:color="auto"/>
        <w:left w:val="none" w:sz="0" w:space="0" w:color="auto"/>
        <w:bottom w:val="none" w:sz="0" w:space="0" w:color="auto"/>
        <w:right w:val="none" w:sz="0" w:space="0" w:color="auto"/>
      </w:divBdr>
    </w:div>
    <w:div w:id="1983541175">
      <w:bodyDiv w:val="1"/>
      <w:marLeft w:val="0"/>
      <w:marRight w:val="0"/>
      <w:marTop w:val="0"/>
      <w:marBottom w:val="0"/>
      <w:divBdr>
        <w:top w:val="none" w:sz="0" w:space="0" w:color="auto"/>
        <w:left w:val="none" w:sz="0" w:space="0" w:color="auto"/>
        <w:bottom w:val="none" w:sz="0" w:space="0" w:color="auto"/>
        <w:right w:val="none" w:sz="0" w:space="0" w:color="auto"/>
      </w:divBdr>
    </w:div>
    <w:div w:id="1983656909">
      <w:bodyDiv w:val="1"/>
      <w:marLeft w:val="0"/>
      <w:marRight w:val="0"/>
      <w:marTop w:val="0"/>
      <w:marBottom w:val="0"/>
      <w:divBdr>
        <w:top w:val="none" w:sz="0" w:space="0" w:color="auto"/>
        <w:left w:val="none" w:sz="0" w:space="0" w:color="auto"/>
        <w:bottom w:val="none" w:sz="0" w:space="0" w:color="auto"/>
        <w:right w:val="none" w:sz="0" w:space="0" w:color="auto"/>
      </w:divBdr>
    </w:div>
    <w:div w:id="1983727479">
      <w:bodyDiv w:val="1"/>
      <w:marLeft w:val="0"/>
      <w:marRight w:val="0"/>
      <w:marTop w:val="0"/>
      <w:marBottom w:val="0"/>
      <w:divBdr>
        <w:top w:val="none" w:sz="0" w:space="0" w:color="auto"/>
        <w:left w:val="none" w:sz="0" w:space="0" w:color="auto"/>
        <w:bottom w:val="none" w:sz="0" w:space="0" w:color="auto"/>
        <w:right w:val="none" w:sz="0" w:space="0" w:color="auto"/>
      </w:divBdr>
    </w:div>
    <w:div w:id="1983729490">
      <w:bodyDiv w:val="1"/>
      <w:marLeft w:val="0"/>
      <w:marRight w:val="0"/>
      <w:marTop w:val="0"/>
      <w:marBottom w:val="0"/>
      <w:divBdr>
        <w:top w:val="none" w:sz="0" w:space="0" w:color="auto"/>
        <w:left w:val="none" w:sz="0" w:space="0" w:color="auto"/>
        <w:bottom w:val="none" w:sz="0" w:space="0" w:color="auto"/>
        <w:right w:val="none" w:sz="0" w:space="0" w:color="auto"/>
      </w:divBdr>
    </w:div>
    <w:div w:id="1983926852">
      <w:bodyDiv w:val="1"/>
      <w:marLeft w:val="0"/>
      <w:marRight w:val="0"/>
      <w:marTop w:val="0"/>
      <w:marBottom w:val="0"/>
      <w:divBdr>
        <w:top w:val="none" w:sz="0" w:space="0" w:color="auto"/>
        <w:left w:val="none" w:sz="0" w:space="0" w:color="auto"/>
        <w:bottom w:val="none" w:sz="0" w:space="0" w:color="auto"/>
        <w:right w:val="none" w:sz="0" w:space="0" w:color="auto"/>
      </w:divBdr>
    </w:div>
    <w:div w:id="1983927102">
      <w:bodyDiv w:val="1"/>
      <w:marLeft w:val="0"/>
      <w:marRight w:val="0"/>
      <w:marTop w:val="0"/>
      <w:marBottom w:val="0"/>
      <w:divBdr>
        <w:top w:val="none" w:sz="0" w:space="0" w:color="auto"/>
        <w:left w:val="none" w:sz="0" w:space="0" w:color="auto"/>
        <w:bottom w:val="none" w:sz="0" w:space="0" w:color="auto"/>
        <w:right w:val="none" w:sz="0" w:space="0" w:color="auto"/>
      </w:divBdr>
    </w:div>
    <w:div w:id="1984037765">
      <w:bodyDiv w:val="1"/>
      <w:marLeft w:val="0"/>
      <w:marRight w:val="0"/>
      <w:marTop w:val="0"/>
      <w:marBottom w:val="0"/>
      <w:divBdr>
        <w:top w:val="none" w:sz="0" w:space="0" w:color="auto"/>
        <w:left w:val="none" w:sz="0" w:space="0" w:color="auto"/>
        <w:bottom w:val="none" w:sz="0" w:space="0" w:color="auto"/>
        <w:right w:val="none" w:sz="0" w:space="0" w:color="auto"/>
      </w:divBdr>
    </w:div>
    <w:div w:id="1984039878">
      <w:bodyDiv w:val="1"/>
      <w:marLeft w:val="0"/>
      <w:marRight w:val="0"/>
      <w:marTop w:val="0"/>
      <w:marBottom w:val="0"/>
      <w:divBdr>
        <w:top w:val="none" w:sz="0" w:space="0" w:color="auto"/>
        <w:left w:val="none" w:sz="0" w:space="0" w:color="auto"/>
        <w:bottom w:val="none" w:sz="0" w:space="0" w:color="auto"/>
        <w:right w:val="none" w:sz="0" w:space="0" w:color="auto"/>
      </w:divBdr>
    </w:div>
    <w:div w:id="1984265024">
      <w:bodyDiv w:val="1"/>
      <w:marLeft w:val="0"/>
      <w:marRight w:val="0"/>
      <w:marTop w:val="0"/>
      <w:marBottom w:val="0"/>
      <w:divBdr>
        <w:top w:val="none" w:sz="0" w:space="0" w:color="auto"/>
        <w:left w:val="none" w:sz="0" w:space="0" w:color="auto"/>
        <w:bottom w:val="none" w:sz="0" w:space="0" w:color="auto"/>
        <w:right w:val="none" w:sz="0" w:space="0" w:color="auto"/>
      </w:divBdr>
    </w:div>
    <w:div w:id="1984311098">
      <w:bodyDiv w:val="1"/>
      <w:marLeft w:val="0"/>
      <w:marRight w:val="0"/>
      <w:marTop w:val="0"/>
      <w:marBottom w:val="0"/>
      <w:divBdr>
        <w:top w:val="none" w:sz="0" w:space="0" w:color="auto"/>
        <w:left w:val="none" w:sz="0" w:space="0" w:color="auto"/>
        <w:bottom w:val="none" w:sz="0" w:space="0" w:color="auto"/>
        <w:right w:val="none" w:sz="0" w:space="0" w:color="auto"/>
      </w:divBdr>
    </w:div>
    <w:div w:id="1984430224">
      <w:bodyDiv w:val="1"/>
      <w:marLeft w:val="0"/>
      <w:marRight w:val="0"/>
      <w:marTop w:val="0"/>
      <w:marBottom w:val="0"/>
      <w:divBdr>
        <w:top w:val="none" w:sz="0" w:space="0" w:color="auto"/>
        <w:left w:val="none" w:sz="0" w:space="0" w:color="auto"/>
        <w:bottom w:val="none" w:sz="0" w:space="0" w:color="auto"/>
        <w:right w:val="none" w:sz="0" w:space="0" w:color="auto"/>
      </w:divBdr>
    </w:div>
    <w:div w:id="1984920226">
      <w:bodyDiv w:val="1"/>
      <w:marLeft w:val="0"/>
      <w:marRight w:val="0"/>
      <w:marTop w:val="0"/>
      <w:marBottom w:val="0"/>
      <w:divBdr>
        <w:top w:val="none" w:sz="0" w:space="0" w:color="auto"/>
        <w:left w:val="none" w:sz="0" w:space="0" w:color="auto"/>
        <w:bottom w:val="none" w:sz="0" w:space="0" w:color="auto"/>
        <w:right w:val="none" w:sz="0" w:space="0" w:color="auto"/>
      </w:divBdr>
    </w:div>
    <w:div w:id="1984969441">
      <w:bodyDiv w:val="1"/>
      <w:marLeft w:val="0"/>
      <w:marRight w:val="0"/>
      <w:marTop w:val="0"/>
      <w:marBottom w:val="0"/>
      <w:divBdr>
        <w:top w:val="none" w:sz="0" w:space="0" w:color="auto"/>
        <w:left w:val="none" w:sz="0" w:space="0" w:color="auto"/>
        <w:bottom w:val="none" w:sz="0" w:space="0" w:color="auto"/>
        <w:right w:val="none" w:sz="0" w:space="0" w:color="auto"/>
      </w:divBdr>
    </w:div>
    <w:div w:id="1985113428">
      <w:bodyDiv w:val="1"/>
      <w:marLeft w:val="0"/>
      <w:marRight w:val="0"/>
      <w:marTop w:val="0"/>
      <w:marBottom w:val="0"/>
      <w:divBdr>
        <w:top w:val="none" w:sz="0" w:space="0" w:color="auto"/>
        <w:left w:val="none" w:sz="0" w:space="0" w:color="auto"/>
        <w:bottom w:val="none" w:sz="0" w:space="0" w:color="auto"/>
        <w:right w:val="none" w:sz="0" w:space="0" w:color="auto"/>
      </w:divBdr>
    </w:div>
    <w:div w:id="1985233676">
      <w:bodyDiv w:val="1"/>
      <w:marLeft w:val="0"/>
      <w:marRight w:val="0"/>
      <w:marTop w:val="0"/>
      <w:marBottom w:val="0"/>
      <w:divBdr>
        <w:top w:val="none" w:sz="0" w:space="0" w:color="auto"/>
        <w:left w:val="none" w:sz="0" w:space="0" w:color="auto"/>
        <w:bottom w:val="none" w:sz="0" w:space="0" w:color="auto"/>
        <w:right w:val="none" w:sz="0" w:space="0" w:color="auto"/>
      </w:divBdr>
    </w:div>
    <w:div w:id="1985498602">
      <w:bodyDiv w:val="1"/>
      <w:marLeft w:val="0"/>
      <w:marRight w:val="0"/>
      <w:marTop w:val="0"/>
      <w:marBottom w:val="0"/>
      <w:divBdr>
        <w:top w:val="none" w:sz="0" w:space="0" w:color="auto"/>
        <w:left w:val="none" w:sz="0" w:space="0" w:color="auto"/>
        <w:bottom w:val="none" w:sz="0" w:space="0" w:color="auto"/>
        <w:right w:val="none" w:sz="0" w:space="0" w:color="auto"/>
      </w:divBdr>
    </w:div>
    <w:div w:id="1985503439">
      <w:bodyDiv w:val="1"/>
      <w:marLeft w:val="0"/>
      <w:marRight w:val="0"/>
      <w:marTop w:val="0"/>
      <w:marBottom w:val="0"/>
      <w:divBdr>
        <w:top w:val="none" w:sz="0" w:space="0" w:color="auto"/>
        <w:left w:val="none" w:sz="0" w:space="0" w:color="auto"/>
        <w:bottom w:val="none" w:sz="0" w:space="0" w:color="auto"/>
        <w:right w:val="none" w:sz="0" w:space="0" w:color="auto"/>
      </w:divBdr>
    </w:div>
    <w:div w:id="1985503546">
      <w:bodyDiv w:val="1"/>
      <w:marLeft w:val="0"/>
      <w:marRight w:val="0"/>
      <w:marTop w:val="0"/>
      <w:marBottom w:val="0"/>
      <w:divBdr>
        <w:top w:val="none" w:sz="0" w:space="0" w:color="auto"/>
        <w:left w:val="none" w:sz="0" w:space="0" w:color="auto"/>
        <w:bottom w:val="none" w:sz="0" w:space="0" w:color="auto"/>
        <w:right w:val="none" w:sz="0" w:space="0" w:color="auto"/>
      </w:divBdr>
    </w:div>
    <w:div w:id="1985507279">
      <w:bodyDiv w:val="1"/>
      <w:marLeft w:val="0"/>
      <w:marRight w:val="0"/>
      <w:marTop w:val="0"/>
      <w:marBottom w:val="0"/>
      <w:divBdr>
        <w:top w:val="none" w:sz="0" w:space="0" w:color="auto"/>
        <w:left w:val="none" w:sz="0" w:space="0" w:color="auto"/>
        <w:bottom w:val="none" w:sz="0" w:space="0" w:color="auto"/>
        <w:right w:val="none" w:sz="0" w:space="0" w:color="auto"/>
      </w:divBdr>
    </w:div>
    <w:div w:id="1985616931">
      <w:bodyDiv w:val="1"/>
      <w:marLeft w:val="0"/>
      <w:marRight w:val="0"/>
      <w:marTop w:val="0"/>
      <w:marBottom w:val="0"/>
      <w:divBdr>
        <w:top w:val="none" w:sz="0" w:space="0" w:color="auto"/>
        <w:left w:val="none" w:sz="0" w:space="0" w:color="auto"/>
        <w:bottom w:val="none" w:sz="0" w:space="0" w:color="auto"/>
        <w:right w:val="none" w:sz="0" w:space="0" w:color="auto"/>
      </w:divBdr>
    </w:div>
    <w:div w:id="1985622796">
      <w:bodyDiv w:val="1"/>
      <w:marLeft w:val="0"/>
      <w:marRight w:val="0"/>
      <w:marTop w:val="0"/>
      <w:marBottom w:val="0"/>
      <w:divBdr>
        <w:top w:val="none" w:sz="0" w:space="0" w:color="auto"/>
        <w:left w:val="none" w:sz="0" w:space="0" w:color="auto"/>
        <w:bottom w:val="none" w:sz="0" w:space="0" w:color="auto"/>
        <w:right w:val="none" w:sz="0" w:space="0" w:color="auto"/>
      </w:divBdr>
    </w:div>
    <w:div w:id="1985694574">
      <w:bodyDiv w:val="1"/>
      <w:marLeft w:val="0"/>
      <w:marRight w:val="0"/>
      <w:marTop w:val="0"/>
      <w:marBottom w:val="0"/>
      <w:divBdr>
        <w:top w:val="none" w:sz="0" w:space="0" w:color="auto"/>
        <w:left w:val="none" w:sz="0" w:space="0" w:color="auto"/>
        <w:bottom w:val="none" w:sz="0" w:space="0" w:color="auto"/>
        <w:right w:val="none" w:sz="0" w:space="0" w:color="auto"/>
      </w:divBdr>
    </w:div>
    <w:div w:id="1985815414">
      <w:bodyDiv w:val="1"/>
      <w:marLeft w:val="0"/>
      <w:marRight w:val="0"/>
      <w:marTop w:val="0"/>
      <w:marBottom w:val="0"/>
      <w:divBdr>
        <w:top w:val="none" w:sz="0" w:space="0" w:color="auto"/>
        <w:left w:val="none" w:sz="0" w:space="0" w:color="auto"/>
        <w:bottom w:val="none" w:sz="0" w:space="0" w:color="auto"/>
        <w:right w:val="none" w:sz="0" w:space="0" w:color="auto"/>
      </w:divBdr>
    </w:div>
    <w:div w:id="1986003438">
      <w:bodyDiv w:val="1"/>
      <w:marLeft w:val="0"/>
      <w:marRight w:val="0"/>
      <w:marTop w:val="0"/>
      <w:marBottom w:val="0"/>
      <w:divBdr>
        <w:top w:val="none" w:sz="0" w:space="0" w:color="auto"/>
        <w:left w:val="none" w:sz="0" w:space="0" w:color="auto"/>
        <w:bottom w:val="none" w:sz="0" w:space="0" w:color="auto"/>
        <w:right w:val="none" w:sz="0" w:space="0" w:color="auto"/>
      </w:divBdr>
    </w:div>
    <w:div w:id="1986276104">
      <w:bodyDiv w:val="1"/>
      <w:marLeft w:val="0"/>
      <w:marRight w:val="0"/>
      <w:marTop w:val="0"/>
      <w:marBottom w:val="0"/>
      <w:divBdr>
        <w:top w:val="none" w:sz="0" w:space="0" w:color="auto"/>
        <w:left w:val="none" w:sz="0" w:space="0" w:color="auto"/>
        <w:bottom w:val="none" w:sz="0" w:space="0" w:color="auto"/>
        <w:right w:val="none" w:sz="0" w:space="0" w:color="auto"/>
      </w:divBdr>
    </w:div>
    <w:div w:id="1986623269">
      <w:bodyDiv w:val="1"/>
      <w:marLeft w:val="0"/>
      <w:marRight w:val="0"/>
      <w:marTop w:val="0"/>
      <w:marBottom w:val="0"/>
      <w:divBdr>
        <w:top w:val="none" w:sz="0" w:space="0" w:color="auto"/>
        <w:left w:val="none" w:sz="0" w:space="0" w:color="auto"/>
        <w:bottom w:val="none" w:sz="0" w:space="0" w:color="auto"/>
        <w:right w:val="none" w:sz="0" w:space="0" w:color="auto"/>
      </w:divBdr>
    </w:div>
    <w:div w:id="1986743164">
      <w:bodyDiv w:val="1"/>
      <w:marLeft w:val="0"/>
      <w:marRight w:val="0"/>
      <w:marTop w:val="0"/>
      <w:marBottom w:val="0"/>
      <w:divBdr>
        <w:top w:val="none" w:sz="0" w:space="0" w:color="auto"/>
        <w:left w:val="none" w:sz="0" w:space="0" w:color="auto"/>
        <w:bottom w:val="none" w:sz="0" w:space="0" w:color="auto"/>
        <w:right w:val="none" w:sz="0" w:space="0" w:color="auto"/>
      </w:divBdr>
    </w:div>
    <w:div w:id="1986929197">
      <w:bodyDiv w:val="1"/>
      <w:marLeft w:val="0"/>
      <w:marRight w:val="0"/>
      <w:marTop w:val="0"/>
      <w:marBottom w:val="0"/>
      <w:divBdr>
        <w:top w:val="none" w:sz="0" w:space="0" w:color="auto"/>
        <w:left w:val="none" w:sz="0" w:space="0" w:color="auto"/>
        <w:bottom w:val="none" w:sz="0" w:space="0" w:color="auto"/>
        <w:right w:val="none" w:sz="0" w:space="0" w:color="auto"/>
      </w:divBdr>
    </w:div>
    <w:div w:id="1987077690">
      <w:bodyDiv w:val="1"/>
      <w:marLeft w:val="0"/>
      <w:marRight w:val="0"/>
      <w:marTop w:val="0"/>
      <w:marBottom w:val="0"/>
      <w:divBdr>
        <w:top w:val="none" w:sz="0" w:space="0" w:color="auto"/>
        <w:left w:val="none" w:sz="0" w:space="0" w:color="auto"/>
        <w:bottom w:val="none" w:sz="0" w:space="0" w:color="auto"/>
        <w:right w:val="none" w:sz="0" w:space="0" w:color="auto"/>
      </w:divBdr>
    </w:div>
    <w:div w:id="1987079446">
      <w:bodyDiv w:val="1"/>
      <w:marLeft w:val="0"/>
      <w:marRight w:val="0"/>
      <w:marTop w:val="0"/>
      <w:marBottom w:val="0"/>
      <w:divBdr>
        <w:top w:val="none" w:sz="0" w:space="0" w:color="auto"/>
        <w:left w:val="none" w:sz="0" w:space="0" w:color="auto"/>
        <w:bottom w:val="none" w:sz="0" w:space="0" w:color="auto"/>
        <w:right w:val="none" w:sz="0" w:space="0" w:color="auto"/>
      </w:divBdr>
    </w:div>
    <w:div w:id="1987123457">
      <w:bodyDiv w:val="1"/>
      <w:marLeft w:val="0"/>
      <w:marRight w:val="0"/>
      <w:marTop w:val="0"/>
      <w:marBottom w:val="0"/>
      <w:divBdr>
        <w:top w:val="none" w:sz="0" w:space="0" w:color="auto"/>
        <w:left w:val="none" w:sz="0" w:space="0" w:color="auto"/>
        <w:bottom w:val="none" w:sz="0" w:space="0" w:color="auto"/>
        <w:right w:val="none" w:sz="0" w:space="0" w:color="auto"/>
      </w:divBdr>
    </w:div>
    <w:div w:id="1987195649">
      <w:bodyDiv w:val="1"/>
      <w:marLeft w:val="0"/>
      <w:marRight w:val="0"/>
      <w:marTop w:val="0"/>
      <w:marBottom w:val="0"/>
      <w:divBdr>
        <w:top w:val="none" w:sz="0" w:space="0" w:color="auto"/>
        <w:left w:val="none" w:sz="0" w:space="0" w:color="auto"/>
        <w:bottom w:val="none" w:sz="0" w:space="0" w:color="auto"/>
        <w:right w:val="none" w:sz="0" w:space="0" w:color="auto"/>
      </w:divBdr>
    </w:div>
    <w:div w:id="1987322673">
      <w:bodyDiv w:val="1"/>
      <w:marLeft w:val="0"/>
      <w:marRight w:val="0"/>
      <w:marTop w:val="0"/>
      <w:marBottom w:val="0"/>
      <w:divBdr>
        <w:top w:val="none" w:sz="0" w:space="0" w:color="auto"/>
        <w:left w:val="none" w:sz="0" w:space="0" w:color="auto"/>
        <w:bottom w:val="none" w:sz="0" w:space="0" w:color="auto"/>
        <w:right w:val="none" w:sz="0" w:space="0" w:color="auto"/>
      </w:divBdr>
    </w:div>
    <w:div w:id="1987398213">
      <w:bodyDiv w:val="1"/>
      <w:marLeft w:val="0"/>
      <w:marRight w:val="0"/>
      <w:marTop w:val="0"/>
      <w:marBottom w:val="0"/>
      <w:divBdr>
        <w:top w:val="none" w:sz="0" w:space="0" w:color="auto"/>
        <w:left w:val="none" w:sz="0" w:space="0" w:color="auto"/>
        <w:bottom w:val="none" w:sz="0" w:space="0" w:color="auto"/>
        <w:right w:val="none" w:sz="0" w:space="0" w:color="auto"/>
      </w:divBdr>
    </w:div>
    <w:div w:id="1987542003">
      <w:bodyDiv w:val="1"/>
      <w:marLeft w:val="0"/>
      <w:marRight w:val="0"/>
      <w:marTop w:val="0"/>
      <w:marBottom w:val="0"/>
      <w:divBdr>
        <w:top w:val="none" w:sz="0" w:space="0" w:color="auto"/>
        <w:left w:val="none" w:sz="0" w:space="0" w:color="auto"/>
        <w:bottom w:val="none" w:sz="0" w:space="0" w:color="auto"/>
        <w:right w:val="none" w:sz="0" w:space="0" w:color="auto"/>
      </w:divBdr>
    </w:div>
    <w:div w:id="1987935367">
      <w:bodyDiv w:val="1"/>
      <w:marLeft w:val="0"/>
      <w:marRight w:val="0"/>
      <w:marTop w:val="0"/>
      <w:marBottom w:val="0"/>
      <w:divBdr>
        <w:top w:val="none" w:sz="0" w:space="0" w:color="auto"/>
        <w:left w:val="none" w:sz="0" w:space="0" w:color="auto"/>
        <w:bottom w:val="none" w:sz="0" w:space="0" w:color="auto"/>
        <w:right w:val="none" w:sz="0" w:space="0" w:color="auto"/>
      </w:divBdr>
    </w:div>
    <w:div w:id="1988245190">
      <w:bodyDiv w:val="1"/>
      <w:marLeft w:val="0"/>
      <w:marRight w:val="0"/>
      <w:marTop w:val="0"/>
      <w:marBottom w:val="0"/>
      <w:divBdr>
        <w:top w:val="none" w:sz="0" w:space="0" w:color="auto"/>
        <w:left w:val="none" w:sz="0" w:space="0" w:color="auto"/>
        <w:bottom w:val="none" w:sz="0" w:space="0" w:color="auto"/>
        <w:right w:val="none" w:sz="0" w:space="0" w:color="auto"/>
      </w:divBdr>
    </w:div>
    <w:div w:id="1988318582">
      <w:bodyDiv w:val="1"/>
      <w:marLeft w:val="0"/>
      <w:marRight w:val="0"/>
      <w:marTop w:val="0"/>
      <w:marBottom w:val="0"/>
      <w:divBdr>
        <w:top w:val="none" w:sz="0" w:space="0" w:color="auto"/>
        <w:left w:val="none" w:sz="0" w:space="0" w:color="auto"/>
        <w:bottom w:val="none" w:sz="0" w:space="0" w:color="auto"/>
        <w:right w:val="none" w:sz="0" w:space="0" w:color="auto"/>
      </w:divBdr>
    </w:div>
    <w:div w:id="1988435023">
      <w:bodyDiv w:val="1"/>
      <w:marLeft w:val="0"/>
      <w:marRight w:val="0"/>
      <w:marTop w:val="0"/>
      <w:marBottom w:val="0"/>
      <w:divBdr>
        <w:top w:val="none" w:sz="0" w:space="0" w:color="auto"/>
        <w:left w:val="none" w:sz="0" w:space="0" w:color="auto"/>
        <w:bottom w:val="none" w:sz="0" w:space="0" w:color="auto"/>
        <w:right w:val="none" w:sz="0" w:space="0" w:color="auto"/>
      </w:divBdr>
    </w:div>
    <w:div w:id="1988588940">
      <w:bodyDiv w:val="1"/>
      <w:marLeft w:val="0"/>
      <w:marRight w:val="0"/>
      <w:marTop w:val="0"/>
      <w:marBottom w:val="0"/>
      <w:divBdr>
        <w:top w:val="none" w:sz="0" w:space="0" w:color="auto"/>
        <w:left w:val="none" w:sz="0" w:space="0" w:color="auto"/>
        <w:bottom w:val="none" w:sz="0" w:space="0" w:color="auto"/>
        <w:right w:val="none" w:sz="0" w:space="0" w:color="auto"/>
      </w:divBdr>
    </w:div>
    <w:div w:id="1989045447">
      <w:bodyDiv w:val="1"/>
      <w:marLeft w:val="0"/>
      <w:marRight w:val="0"/>
      <w:marTop w:val="0"/>
      <w:marBottom w:val="0"/>
      <w:divBdr>
        <w:top w:val="none" w:sz="0" w:space="0" w:color="auto"/>
        <w:left w:val="none" w:sz="0" w:space="0" w:color="auto"/>
        <w:bottom w:val="none" w:sz="0" w:space="0" w:color="auto"/>
        <w:right w:val="none" w:sz="0" w:space="0" w:color="auto"/>
      </w:divBdr>
    </w:div>
    <w:div w:id="1989049595">
      <w:bodyDiv w:val="1"/>
      <w:marLeft w:val="0"/>
      <w:marRight w:val="0"/>
      <w:marTop w:val="0"/>
      <w:marBottom w:val="0"/>
      <w:divBdr>
        <w:top w:val="none" w:sz="0" w:space="0" w:color="auto"/>
        <w:left w:val="none" w:sz="0" w:space="0" w:color="auto"/>
        <w:bottom w:val="none" w:sz="0" w:space="0" w:color="auto"/>
        <w:right w:val="none" w:sz="0" w:space="0" w:color="auto"/>
      </w:divBdr>
    </w:div>
    <w:div w:id="1989283031">
      <w:bodyDiv w:val="1"/>
      <w:marLeft w:val="0"/>
      <w:marRight w:val="0"/>
      <w:marTop w:val="0"/>
      <w:marBottom w:val="0"/>
      <w:divBdr>
        <w:top w:val="none" w:sz="0" w:space="0" w:color="auto"/>
        <w:left w:val="none" w:sz="0" w:space="0" w:color="auto"/>
        <w:bottom w:val="none" w:sz="0" w:space="0" w:color="auto"/>
        <w:right w:val="none" w:sz="0" w:space="0" w:color="auto"/>
      </w:divBdr>
    </w:div>
    <w:div w:id="1989285019">
      <w:bodyDiv w:val="1"/>
      <w:marLeft w:val="0"/>
      <w:marRight w:val="0"/>
      <w:marTop w:val="0"/>
      <w:marBottom w:val="0"/>
      <w:divBdr>
        <w:top w:val="none" w:sz="0" w:space="0" w:color="auto"/>
        <w:left w:val="none" w:sz="0" w:space="0" w:color="auto"/>
        <w:bottom w:val="none" w:sz="0" w:space="0" w:color="auto"/>
        <w:right w:val="none" w:sz="0" w:space="0" w:color="auto"/>
      </w:divBdr>
    </w:div>
    <w:div w:id="1989362713">
      <w:bodyDiv w:val="1"/>
      <w:marLeft w:val="0"/>
      <w:marRight w:val="0"/>
      <w:marTop w:val="0"/>
      <w:marBottom w:val="0"/>
      <w:divBdr>
        <w:top w:val="none" w:sz="0" w:space="0" w:color="auto"/>
        <w:left w:val="none" w:sz="0" w:space="0" w:color="auto"/>
        <w:bottom w:val="none" w:sz="0" w:space="0" w:color="auto"/>
        <w:right w:val="none" w:sz="0" w:space="0" w:color="auto"/>
      </w:divBdr>
    </w:div>
    <w:div w:id="1989743495">
      <w:bodyDiv w:val="1"/>
      <w:marLeft w:val="0"/>
      <w:marRight w:val="0"/>
      <w:marTop w:val="0"/>
      <w:marBottom w:val="0"/>
      <w:divBdr>
        <w:top w:val="none" w:sz="0" w:space="0" w:color="auto"/>
        <w:left w:val="none" w:sz="0" w:space="0" w:color="auto"/>
        <w:bottom w:val="none" w:sz="0" w:space="0" w:color="auto"/>
        <w:right w:val="none" w:sz="0" w:space="0" w:color="auto"/>
      </w:divBdr>
    </w:div>
    <w:div w:id="1989817250">
      <w:bodyDiv w:val="1"/>
      <w:marLeft w:val="0"/>
      <w:marRight w:val="0"/>
      <w:marTop w:val="0"/>
      <w:marBottom w:val="0"/>
      <w:divBdr>
        <w:top w:val="none" w:sz="0" w:space="0" w:color="auto"/>
        <w:left w:val="none" w:sz="0" w:space="0" w:color="auto"/>
        <w:bottom w:val="none" w:sz="0" w:space="0" w:color="auto"/>
        <w:right w:val="none" w:sz="0" w:space="0" w:color="auto"/>
      </w:divBdr>
    </w:div>
    <w:div w:id="1989941825">
      <w:bodyDiv w:val="1"/>
      <w:marLeft w:val="0"/>
      <w:marRight w:val="0"/>
      <w:marTop w:val="0"/>
      <w:marBottom w:val="0"/>
      <w:divBdr>
        <w:top w:val="none" w:sz="0" w:space="0" w:color="auto"/>
        <w:left w:val="none" w:sz="0" w:space="0" w:color="auto"/>
        <w:bottom w:val="none" w:sz="0" w:space="0" w:color="auto"/>
        <w:right w:val="none" w:sz="0" w:space="0" w:color="auto"/>
      </w:divBdr>
    </w:div>
    <w:div w:id="1990161621">
      <w:bodyDiv w:val="1"/>
      <w:marLeft w:val="0"/>
      <w:marRight w:val="0"/>
      <w:marTop w:val="0"/>
      <w:marBottom w:val="0"/>
      <w:divBdr>
        <w:top w:val="none" w:sz="0" w:space="0" w:color="auto"/>
        <w:left w:val="none" w:sz="0" w:space="0" w:color="auto"/>
        <w:bottom w:val="none" w:sz="0" w:space="0" w:color="auto"/>
        <w:right w:val="none" w:sz="0" w:space="0" w:color="auto"/>
      </w:divBdr>
    </w:div>
    <w:div w:id="1990328758">
      <w:bodyDiv w:val="1"/>
      <w:marLeft w:val="0"/>
      <w:marRight w:val="0"/>
      <w:marTop w:val="0"/>
      <w:marBottom w:val="0"/>
      <w:divBdr>
        <w:top w:val="none" w:sz="0" w:space="0" w:color="auto"/>
        <w:left w:val="none" w:sz="0" w:space="0" w:color="auto"/>
        <w:bottom w:val="none" w:sz="0" w:space="0" w:color="auto"/>
        <w:right w:val="none" w:sz="0" w:space="0" w:color="auto"/>
      </w:divBdr>
    </w:div>
    <w:div w:id="1990472024">
      <w:bodyDiv w:val="1"/>
      <w:marLeft w:val="0"/>
      <w:marRight w:val="0"/>
      <w:marTop w:val="0"/>
      <w:marBottom w:val="0"/>
      <w:divBdr>
        <w:top w:val="none" w:sz="0" w:space="0" w:color="auto"/>
        <w:left w:val="none" w:sz="0" w:space="0" w:color="auto"/>
        <w:bottom w:val="none" w:sz="0" w:space="0" w:color="auto"/>
        <w:right w:val="none" w:sz="0" w:space="0" w:color="auto"/>
      </w:divBdr>
    </w:div>
    <w:div w:id="1990673140">
      <w:bodyDiv w:val="1"/>
      <w:marLeft w:val="0"/>
      <w:marRight w:val="0"/>
      <w:marTop w:val="0"/>
      <w:marBottom w:val="0"/>
      <w:divBdr>
        <w:top w:val="none" w:sz="0" w:space="0" w:color="auto"/>
        <w:left w:val="none" w:sz="0" w:space="0" w:color="auto"/>
        <w:bottom w:val="none" w:sz="0" w:space="0" w:color="auto"/>
        <w:right w:val="none" w:sz="0" w:space="0" w:color="auto"/>
      </w:divBdr>
    </w:div>
    <w:div w:id="1990858736">
      <w:bodyDiv w:val="1"/>
      <w:marLeft w:val="0"/>
      <w:marRight w:val="0"/>
      <w:marTop w:val="0"/>
      <w:marBottom w:val="0"/>
      <w:divBdr>
        <w:top w:val="none" w:sz="0" w:space="0" w:color="auto"/>
        <w:left w:val="none" w:sz="0" w:space="0" w:color="auto"/>
        <w:bottom w:val="none" w:sz="0" w:space="0" w:color="auto"/>
        <w:right w:val="none" w:sz="0" w:space="0" w:color="auto"/>
      </w:divBdr>
    </w:div>
    <w:div w:id="1990984585">
      <w:bodyDiv w:val="1"/>
      <w:marLeft w:val="0"/>
      <w:marRight w:val="0"/>
      <w:marTop w:val="0"/>
      <w:marBottom w:val="0"/>
      <w:divBdr>
        <w:top w:val="none" w:sz="0" w:space="0" w:color="auto"/>
        <w:left w:val="none" w:sz="0" w:space="0" w:color="auto"/>
        <w:bottom w:val="none" w:sz="0" w:space="0" w:color="auto"/>
        <w:right w:val="none" w:sz="0" w:space="0" w:color="auto"/>
      </w:divBdr>
    </w:div>
    <w:div w:id="1991009860">
      <w:bodyDiv w:val="1"/>
      <w:marLeft w:val="0"/>
      <w:marRight w:val="0"/>
      <w:marTop w:val="0"/>
      <w:marBottom w:val="0"/>
      <w:divBdr>
        <w:top w:val="none" w:sz="0" w:space="0" w:color="auto"/>
        <w:left w:val="none" w:sz="0" w:space="0" w:color="auto"/>
        <w:bottom w:val="none" w:sz="0" w:space="0" w:color="auto"/>
        <w:right w:val="none" w:sz="0" w:space="0" w:color="auto"/>
      </w:divBdr>
    </w:div>
    <w:div w:id="1991132230">
      <w:bodyDiv w:val="1"/>
      <w:marLeft w:val="0"/>
      <w:marRight w:val="0"/>
      <w:marTop w:val="0"/>
      <w:marBottom w:val="0"/>
      <w:divBdr>
        <w:top w:val="none" w:sz="0" w:space="0" w:color="auto"/>
        <w:left w:val="none" w:sz="0" w:space="0" w:color="auto"/>
        <w:bottom w:val="none" w:sz="0" w:space="0" w:color="auto"/>
        <w:right w:val="none" w:sz="0" w:space="0" w:color="auto"/>
      </w:divBdr>
    </w:div>
    <w:div w:id="1991398663">
      <w:bodyDiv w:val="1"/>
      <w:marLeft w:val="0"/>
      <w:marRight w:val="0"/>
      <w:marTop w:val="0"/>
      <w:marBottom w:val="0"/>
      <w:divBdr>
        <w:top w:val="none" w:sz="0" w:space="0" w:color="auto"/>
        <w:left w:val="none" w:sz="0" w:space="0" w:color="auto"/>
        <w:bottom w:val="none" w:sz="0" w:space="0" w:color="auto"/>
        <w:right w:val="none" w:sz="0" w:space="0" w:color="auto"/>
      </w:divBdr>
    </w:div>
    <w:div w:id="1991443536">
      <w:bodyDiv w:val="1"/>
      <w:marLeft w:val="0"/>
      <w:marRight w:val="0"/>
      <w:marTop w:val="0"/>
      <w:marBottom w:val="0"/>
      <w:divBdr>
        <w:top w:val="none" w:sz="0" w:space="0" w:color="auto"/>
        <w:left w:val="none" w:sz="0" w:space="0" w:color="auto"/>
        <w:bottom w:val="none" w:sz="0" w:space="0" w:color="auto"/>
        <w:right w:val="none" w:sz="0" w:space="0" w:color="auto"/>
      </w:divBdr>
    </w:div>
    <w:div w:id="1991784586">
      <w:bodyDiv w:val="1"/>
      <w:marLeft w:val="0"/>
      <w:marRight w:val="0"/>
      <w:marTop w:val="0"/>
      <w:marBottom w:val="0"/>
      <w:divBdr>
        <w:top w:val="none" w:sz="0" w:space="0" w:color="auto"/>
        <w:left w:val="none" w:sz="0" w:space="0" w:color="auto"/>
        <w:bottom w:val="none" w:sz="0" w:space="0" w:color="auto"/>
        <w:right w:val="none" w:sz="0" w:space="0" w:color="auto"/>
      </w:divBdr>
    </w:div>
    <w:div w:id="1991787684">
      <w:bodyDiv w:val="1"/>
      <w:marLeft w:val="0"/>
      <w:marRight w:val="0"/>
      <w:marTop w:val="0"/>
      <w:marBottom w:val="0"/>
      <w:divBdr>
        <w:top w:val="none" w:sz="0" w:space="0" w:color="auto"/>
        <w:left w:val="none" w:sz="0" w:space="0" w:color="auto"/>
        <w:bottom w:val="none" w:sz="0" w:space="0" w:color="auto"/>
        <w:right w:val="none" w:sz="0" w:space="0" w:color="auto"/>
      </w:divBdr>
    </w:div>
    <w:div w:id="1991983946">
      <w:bodyDiv w:val="1"/>
      <w:marLeft w:val="0"/>
      <w:marRight w:val="0"/>
      <w:marTop w:val="0"/>
      <w:marBottom w:val="0"/>
      <w:divBdr>
        <w:top w:val="none" w:sz="0" w:space="0" w:color="auto"/>
        <w:left w:val="none" w:sz="0" w:space="0" w:color="auto"/>
        <w:bottom w:val="none" w:sz="0" w:space="0" w:color="auto"/>
        <w:right w:val="none" w:sz="0" w:space="0" w:color="auto"/>
      </w:divBdr>
    </w:div>
    <w:div w:id="1992058644">
      <w:bodyDiv w:val="1"/>
      <w:marLeft w:val="0"/>
      <w:marRight w:val="0"/>
      <w:marTop w:val="0"/>
      <w:marBottom w:val="0"/>
      <w:divBdr>
        <w:top w:val="none" w:sz="0" w:space="0" w:color="auto"/>
        <w:left w:val="none" w:sz="0" w:space="0" w:color="auto"/>
        <w:bottom w:val="none" w:sz="0" w:space="0" w:color="auto"/>
        <w:right w:val="none" w:sz="0" w:space="0" w:color="auto"/>
      </w:divBdr>
    </w:div>
    <w:div w:id="1992247686">
      <w:bodyDiv w:val="1"/>
      <w:marLeft w:val="0"/>
      <w:marRight w:val="0"/>
      <w:marTop w:val="0"/>
      <w:marBottom w:val="0"/>
      <w:divBdr>
        <w:top w:val="none" w:sz="0" w:space="0" w:color="auto"/>
        <w:left w:val="none" w:sz="0" w:space="0" w:color="auto"/>
        <w:bottom w:val="none" w:sz="0" w:space="0" w:color="auto"/>
        <w:right w:val="none" w:sz="0" w:space="0" w:color="auto"/>
      </w:divBdr>
    </w:div>
    <w:div w:id="1992322107">
      <w:bodyDiv w:val="1"/>
      <w:marLeft w:val="0"/>
      <w:marRight w:val="0"/>
      <w:marTop w:val="0"/>
      <w:marBottom w:val="0"/>
      <w:divBdr>
        <w:top w:val="none" w:sz="0" w:space="0" w:color="auto"/>
        <w:left w:val="none" w:sz="0" w:space="0" w:color="auto"/>
        <w:bottom w:val="none" w:sz="0" w:space="0" w:color="auto"/>
        <w:right w:val="none" w:sz="0" w:space="0" w:color="auto"/>
      </w:divBdr>
    </w:div>
    <w:div w:id="1992437728">
      <w:bodyDiv w:val="1"/>
      <w:marLeft w:val="0"/>
      <w:marRight w:val="0"/>
      <w:marTop w:val="0"/>
      <w:marBottom w:val="0"/>
      <w:divBdr>
        <w:top w:val="none" w:sz="0" w:space="0" w:color="auto"/>
        <w:left w:val="none" w:sz="0" w:space="0" w:color="auto"/>
        <w:bottom w:val="none" w:sz="0" w:space="0" w:color="auto"/>
        <w:right w:val="none" w:sz="0" w:space="0" w:color="auto"/>
      </w:divBdr>
    </w:div>
    <w:div w:id="1992445929">
      <w:bodyDiv w:val="1"/>
      <w:marLeft w:val="0"/>
      <w:marRight w:val="0"/>
      <w:marTop w:val="0"/>
      <w:marBottom w:val="0"/>
      <w:divBdr>
        <w:top w:val="none" w:sz="0" w:space="0" w:color="auto"/>
        <w:left w:val="none" w:sz="0" w:space="0" w:color="auto"/>
        <w:bottom w:val="none" w:sz="0" w:space="0" w:color="auto"/>
        <w:right w:val="none" w:sz="0" w:space="0" w:color="auto"/>
      </w:divBdr>
    </w:div>
    <w:div w:id="1992513816">
      <w:bodyDiv w:val="1"/>
      <w:marLeft w:val="0"/>
      <w:marRight w:val="0"/>
      <w:marTop w:val="0"/>
      <w:marBottom w:val="0"/>
      <w:divBdr>
        <w:top w:val="none" w:sz="0" w:space="0" w:color="auto"/>
        <w:left w:val="none" w:sz="0" w:space="0" w:color="auto"/>
        <w:bottom w:val="none" w:sz="0" w:space="0" w:color="auto"/>
        <w:right w:val="none" w:sz="0" w:space="0" w:color="auto"/>
      </w:divBdr>
    </w:div>
    <w:div w:id="1992640561">
      <w:bodyDiv w:val="1"/>
      <w:marLeft w:val="0"/>
      <w:marRight w:val="0"/>
      <w:marTop w:val="0"/>
      <w:marBottom w:val="0"/>
      <w:divBdr>
        <w:top w:val="none" w:sz="0" w:space="0" w:color="auto"/>
        <w:left w:val="none" w:sz="0" w:space="0" w:color="auto"/>
        <w:bottom w:val="none" w:sz="0" w:space="0" w:color="auto"/>
        <w:right w:val="none" w:sz="0" w:space="0" w:color="auto"/>
      </w:divBdr>
    </w:div>
    <w:div w:id="1992715460">
      <w:bodyDiv w:val="1"/>
      <w:marLeft w:val="0"/>
      <w:marRight w:val="0"/>
      <w:marTop w:val="0"/>
      <w:marBottom w:val="0"/>
      <w:divBdr>
        <w:top w:val="none" w:sz="0" w:space="0" w:color="auto"/>
        <w:left w:val="none" w:sz="0" w:space="0" w:color="auto"/>
        <w:bottom w:val="none" w:sz="0" w:space="0" w:color="auto"/>
        <w:right w:val="none" w:sz="0" w:space="0" w:color="auto"/>
      </w:divBdr>
    </w:div>
    <w:div w:id="1992976415">
      <w:bodyDiv w:val="1"/>
      <w:marLeft w:val="0"/>
      <w:marRight w:val="0"/>
      <w:marTop w:val="0"/>
      <w:marBottom w:val="0"/>
      <w:divBdr>
        <w:top w:val="none" w:sz="0" w:space="0" w:color="auto"/>
        <w:left w:val="none" w:sz="0" w:space="0" w:color="auto"/>
        <w:bottom w:val="none" w:sz="0" w:space="0" w:color="auto"/>
        <w:right w:val="none" w:sz="0" w:space="0" w:color="auto"/>
      </w:divBdr>
    </w:div>
    <w:div w:id="1992978163">
      <w:bodyDiv w:val="1"/>
      <w:marLeft w:val="0"/>
      <w:marRight w:val="0"/>
      <w:marTop w:val="0"/>
      <w:marBottom w:val="0"/>
      <w:divBdr>
        <w:top w:val="none" w:sz="0" w:space="0" w:color="auto"/>
        <w:left w:val="none" w:sz="0" w:space="0" w:color="auto"/>
        <w:bottom w:val="none" w:sz="0" w:space="0" w:color="auto"/>
        <w:right w:val="none" w:sz="0" w:space="0" w:color="auto"/>
      </w:divBdr>
    </w:div>
    <w:div w:id="1992978753">
      <w:bodyDiv w:val="1"/>
      <w:marLeft w:val="0"/>
      <w:marRight w:val="0"/>
      <w:marTop w:val="0"/>
      <w:marBottom w:val="0"/>
      <w:divBdr>
        <w:top w:val="none" w:sz="0" w:space="0" w:color="auto"/>
        <w:left w:val="none" w:sz="0" w:space="0" w:color="auto"/>
        <w:bottom w:val="none" w:sz="0" w:space="0" w:color="auto"/>
        <w:right w:val="none" w:sz="0" w:space="0" w:color="auto"/>
      </w:divBdr>
    </w:div>
    <w:div w:id="1993217895">
      <w:bodyDiv w:val="1"/>
      <w:marLeft w:val="0"/>
      <w:marRight w:val="0"/>
      <w:marTop w:val="0"/>
      <w:marBottom w:val="0"/>
      <w:divBdr>
        <w:top w:val="none" w:sz="0" w:space="0" w:color="auto"/>
        <w:left w:val="none" w:sz="0" w:space="0" w:color="auto"/>
        <w:bottom w:val="none" w:sz="0" w:space="0" w:color="auto"/>
        <w:right w:val="none" w:sz="0" w:space="0" w:color="auto"/>
      </w:divBdr>
    </w:div>
    <w:div w:id="1993293709">
      <w:bodyDiv w:val="1"/>
      <w:marLeft w:val="0"/>
      <w:marRight w:val="0"/>
      <w:marTop w:val="0"/>
      <w:marBottom w:val="0"/>
      <w:divBdr>
        <w:top w:val="none" w:sz="0" w:space="0" w:color="auto"/>
        <w:left w:val="none" w:sz="0" w:space="0" w:color="auto"/>
        <w:bottom w:val="none" w:sz="0" w:space="0" w:color="auto"/>
        <w:right w:val="none" w:sz="0" w:space="0" w:color="auto"/>
      </w:divBdr>
    </w:div>
    <w:div w:id="1993294271">
      <w:bodyDiv w:val="1"/>
      <w:marLeft w:val="0"/>
      <w:marRight w:val="0"/>
      <w:marTop w:val="0"/>
      <w:marBottom w:val="0"/>
      <w:divBdr>
        <w:top w:val="none" w:sz="0" w:space="0" w:color="auto"/>
        <w:left w:val="none" w:sz="0" w:space="0" w:color="auto"/>
        <w:bottom w:val="none" w:sz="0" w:space="0" w:color="auto"/>
        <w:right w:val="none" w:sz="0" w:space="0" w:color="auto"/>
      </w:divBdr>
    </w:div>
    <w:div w:id="1993437651">
      <w:bodyDiv w:val="1"/>
      <w:marLeft w:val="0"/>
      <w:marRight w:val="0"/>
      <w:marTop w:val="0"/>
      <w:marBottom w:val="0"/>
      <w:divBdr>
        <w:top w:val="none" w:sz="0" w:space="0" w:color="auto"/>
        <w:left w:val="none" w:sz="0" w:space="0" w:color="auto"/>
        <w:bottom w:val="none" w:sz="0" w:space="0" w:color="auto"/>
        <w:right w:val="none" w:sz="0" w:space="0" w:color="auto"/>
      </w:divBdr>
    </w:div>
    <w:div w:id="1993488739">
      <w:bodyDiv w:val="1"/>
      <w:marLeft w:val="0"/>
      <w:marRight w:val="0"/>
      <w:marTop w:val="0"/>
      <w:marBottom w:val="0"/>
      <w:divBdr>
        <w:top w:val="none" w:sz="0" w:space="0" w:color="auto"/>
        <w:left w:val="none" w:sz="0" w:space="0" w:color="auto"/>
        <w:bottom w:val="none" w:sz="0" w:space="0" w:color="auto"/>
        <w:right w:val="none" w:sz="0" w:space="0" w:color="auto"/>
      </w:divBdr>
    </w:div>
    <w:div w:id="1993632390">
      <w:bodyDiv w:val="1"/>
      <w:marLeft w:val="0"/>
      <w:marRight w:val="0"/>
      <w:marTop w:val="0"/>
      <w:marBottom w:val="0"/>
      <w:divBdr>
        <w:top w:val="none" w:sz="0" w:space="0" w:color="auto"/>
        <w:left w:val="none" w:sz="0" w:space="0" w:color="auto"/>
        <w:bottom w:val="none" w:sz="0" w:space="0" w:color="auto"/>
        <w:right w:val="none" w:sz="0" w:space="0" w:color="auto"/>
      </w:divBdr>
    </w:div>
    <w:div w:id="1994944499">
      <w:bodyDiv w:val="1"/>
      <w:marLeft w:val="0"/>
      <w:marRight w:val="0"/>
      <w:marTop w:val="0"/>
      <w:marBottom w:val="0"/>
      <w:divBdr>
        <w:top w:val="none" w:sz="0" w:space="0" w:color="auto"/>
        <w:left w:val="none" w:sz="0" w:space="0" w:color="auto"/>
        <w:bottom w:val="none" w:sz="0" w:space="0" w:color="auto"/>
        <w:right w:val="none" w:sz="0" w:space="0" w:color="auto"/>
      </w:divBdr>
    </w:div>
    <w:div w:id="1995140241">
      <w:bodyDiv w:val="1"/>
      <w:marLeft w:val="0"/>
      <w:marRight w:val="0"/>
      <w:marTop w:val="0"/>
      <w:marBottom w:val="0"/>
      <w:divBdr>
        <w:top w:val="none" w:sz="0" w:space="0" w:color="auto"/>
        <w:left w:val="none" w:sz="0" w:space="0" w:color="auto"/>
        <w:bottom w:val="none" w:sz="0" w:space="0" w:color="auto"/>
        <w:right w:val="none" w:sz="0" w:space="0" w:color="auto"/>
      </w:divBdr>
    </w:div>
    <w:div w:id="1995258333">
      <w:bodyDiv w:val="1"/>
      <w:marLeft w:val="0"/>
      <w:marRight w:val="0"/>
      <w:marTop w:val="0"/>
      <w:marBottom w:val="0"/>
      <w:divBdr>
        <w:top w:val="none" w:sz="0" w:space="0" w:color="auto"/>
        <w:left w:val="none" w:sz="0" w:space="0" w:color="auto"/>
        <w:bottom w:val="none" w:sz="0" w:space="0" w:color="auto"/>
        <w:right w:val="none" w:sz="0" w:space="0" w:color="auto"/>
      </w:divBdr>
    </w:div>
    <w:div w:id="1995596515">
      <w:bodyDiv w:val="1"/>
      <w:marLeft w:val="0"/>
      <w:marRight w:val="0"/>
      <w:marTop w:val="0"/>
      <w:marBottom w:val="0"/>
      <w:divBdr>
        <w:top w:val="none" w:sz="0" w:space="0" w:color="auto"/>
        <w:left w:val="none" w:sz="0" w:space="0" w:color="auto"/>
        <w:bottom w:val="none" w:sz="0" w:space="0" w:color="auto"/>
        <w:right w:val="none" w:sz="0" w:space="0" w:color="auto"/>
      </w:divBdr>
    </w:div>
    <w:div w:id="1996254563">
      <w:bodyDiv w:val="1"/>
      <w:marLeft w:val="0"/>
      <w:marRight w:val="0"/>
      <w:marTop w:val="0"/>
      <w:marBottom w:val="0"/>
      <w:divBdr>
        <w:top w:val="none" w:sz="0" w:space="0" w:color="auto"/>
        <w:left w:val="none" w:sz="0" w:space="0" w:color="auto"/>
        <w:bottom w:val="none" w:sz="0" w:space="0" w:color="auto"/>
        <w:right w:val="none" w:sz="0" w:space="0" w:color="auto"/>
      </w:divBdr>
    </w:div>
    <w:div w:id="1996453078">
      <w:bodyDiv w:val="1"/>
      <w:marLeft w:val="0"/>
      <w:marRight w:val="0"/>
      <w:marTop w:val="0"/>
      <w:marBottom w:val="0"/>
      <w:divBdr>
        <w:top w:val="none" w:sz="0" w:space="0" w:color="auto"/>
        <w:left w:val="none" w:sz="0" w:space="0" w:color="auto"/>
        <w:bottom w:val="none" w:sz="0" w:space="0" w:color="auto"/>
        <w:right w:val="none" w:sz="0" w:space="0" w:color="auto"/>
      </w:divBdr>
    </w:div>
    <w:div w:id="1996494468">
      <w:bodyDiv w:val="1"/>
      <w:marLeft w:val="0"/>
      <w:marRight w:val="0"/>
      <w:marTop w:val="0"/>
      <w:marBottom w:val="0"/>
      <w:divBdr>
        <w:top w:val="none" w:sz="0" w:space="0" w:color="auto"/>
        <w:left w:val="none" w:sz="0" w:space="0" w:color="auto"/>
        <w:bottom w:val="none" w:sz="0" w:space="0" w:color="auto"/>
        <w:right w:val="none" w:sz="0" w:space="0" w:color="auto"/>
      </w:divBdr>
    </w:div>
    <w:div w:id="1996567139">
      <w:bodyDiv w:val="1"/>
      <w:marLeft w:val="0"/>
      <w:marRight w:val="0"/>
      <w:marTop w:val="0"/>
      <w:marBottom w:val="0"/>
      <w:divBdr>
        <w:top w:val="none" w:sz="0" w:space="0" w:color="auto"/>
        <w:left w:val="none" w:sz="0" w:space="0" w:color="auto"/>
        <w:bottom w:val="none" w:sz="0" w:space="0" w:color="auto"/>
        <w:right w:val="none" w:sz="0" w:space="0" w:color="auto"/>
      </w:divBdr>
    </w:div>
    <w:div w:id="1996687758">
      <w:bodyDiv w:val="1"/>
      <w:marLeft w:val="0"/>
      <w:marRight w:val="0"/>
      <w:marTop w:val="0"/>
      <w:marBottom w:val="0"/>
      <w:divBdr>
        <w:top w:val="none" w:sz="0" w:space="0" w:color="auto"/>
        <w:left w:val="none" w:sz="0" w:space="0" w:color="auto"/>
        <w:bottom w:val="none" w:sz="0" w:space="0" w:color="auto"/>
        <w:right w:val="none" w:sz="0" w:space="0" w:color="auto"/>
      </w:divBdr>
    </w:div>
    <w:div w:id="1996688586">
      <w:bodyDiv w:val="1"/>
      <w:marLeft w:val="0"/>
      <w:marRight w:val="0"/>
      <w:marTop w:val="0"/>
      <w:marBottom w:val="0"/>
      <w:divBdr>
        <w:top w:val="none" w:sz="0" w:space="0" w:color="auto"/>
        <w:left w:val="none" w:sz="0" w:space="0" w:color="auto"/>
        <w:bottom w:val="none" w:sz="0" w:space="0" w:color="auto"/>
        <w:right w:val="none" w:sz="0" w:space="0" w:color="auto"/>
      </w:divBdr>
    </w:div>
    <w:div w:id="1996713770">
      <w:bodyDiv w:val="1"/>
      <w:marLeft w:val="0"/>
      <w:marRight w:val="0"/>
      <w:marTop w:val="0"/>
      <w:marBottom w:val="0"/>
      <w:divBdr>
        <w:top w:val="none" w:sz="0" w:space="0" w:color="auto"/>
        <w:left w:val="none" w:sz="0" w:space="0" w:color="auto"/>
        <w:bottom w:val="none" w:sz="0" w:space="0" w:color="auto"/>
        <w:right w:val="none" w:sz="0" w:space="0" w:color="auto"/>
      </w:divBdr>
    </w:div>
    <w:div w:id="1996836980">
      <w:bodyDiv w:val="1"/>
      <w:marLeft w:val="0"/>
      <w:marRight w:val="0"/>
      <w:marTop w:val="0"/>
      <w:marBottom w:val="0"/>
      <w:divBdr>
        <w:top w:val="none" w:sz="0" w:space="0" w:color="auto"/>
        <w:left w:val="none" w:sz="0" w:space="0" w:color="auto"/>
        <w:bottom w:val="none" w:sz="0" w:space="0" w:color="auto"/>
        <w:right w:val="none" w:sz="0" w:space="0" w:color="auto"/>
      </w:divBdr>
    </w:div>
    <w:div w:id="1996953713">
      <w:bodyDiv w:val="1"/>
      <w:marLeft w:val="0"/>
      <w:marRight w:val="0"/>
      <w:marTop w:val="0"/>
      <w:marBottom w:val="0"/>
      <w:divBdr>
        <w:top w:val="none" w:sz="0" w:space="0" w:color="auto"/>
        <w:left w:val="none" w:sz="0" w:space="0" w:color="auto"/>
        <w:bottom w:val="none" w:sz="0" w:space="0" w:color="auto"/>
        <w:right w:val="none" w:sz="0" w:space="0" w:color="auto"/>
      </w:divBdr>
    </w:div>
    <w:div w:id="1997034117">
      <w:bodyDiv w:val="1"/>
      <w:marLeft w:val="0"/>
      <w:marRight w:val="0"/>
      <w:marTop w:val="0"/>
      <w:marBottom w:val="0"/>
      <w:divBdr>
        <w:top w:val="none" w:sz="0" w:space="0" w:color="auto"/>
        <w:left w:val="none" w:sz="0" w:space="0" w:color="auto"/>
        <w:bottom w:val="none" w:sz="0" w:space="0" w:color="auto"/>
        <w:right w:val="none" w:sz="0" w:space="0" w:color="auto"/>
      </w:divBdr>
    </w:div>
    <w:div w:id="1997147062">
      <w:bodyDiv w:val="1"/>
      <w:marLeft w:val="0"/>
      <w:marRight w:val="0"/>
      <w:marTop w:val="0"/>
      <w:marBottom w:val="0"/>
      <w:divBdr>
        <w:top w:val="none" w:sz="0" w:space="0" w:color="auto"/>
        <w:left w:val="none" w:sz="0" w:space="0" w:color="auto"/>
        <w:bottom w:val="none" w:sz="0" w:space="0" w:color="auto"/>
        <w:right w:val="none" w:sz="0" w:space="0" w:color="auto"/>
      </w:divBdr>
    </w:div>
    <w:div w:id="1997219141">
      <w:bodyDiv w:val="1"/>
      <w:marLeft w:val="0"/>
      <w:marRight w:val="0"/>
      <w:marTop w:val="0"/>
      <w:marBottom w:val="0"/>
      <w:divBdr>
        <w:top w:val="none" w:sz="0" w:space="0" w:color="auto"/>
        <w:left w:val="none" w:sz="0" w:space="0" w:color="auto"/>
        <w:bottom w:val="none" w:sz="0" w:space="0" w:color="auto"/>
        <w:right w:val="none" w:sz="0" w:space="0" w:color="auto"/>
      </w:divBdr>
    </w:div>
    <w:div w:id="1997220253">
      <w:bodyDiv w:val="1"/>
      <w:marLeft w:val="0"/>
      <w:marRight w:val="0"/>
      <w:marTop w:val="0"/>
      <w:marBottom w:val="0"/>
      <w:divBdr>
        <w:top w:val="none" w:sz="0" w:space="0" w:color="auto"/>
        <w:left w:val="none" w:sz="0" w:space="0" w:color="auto"/>
        <w:bottom w:val="none" w:sz="0" w:space="0" w:color="auto"/>
        <w:right w:val="none" w:sz="0" w:space="0" w:color="auto"/>
      </w:divBdr>
    </w:div>
    <w:div w:id="1997296623">
      <w:bodyDiv w:val="1"/>
      <w:marLeft w:val="0"/>
      <w:marRight w:val="0"/>
      <w:marTop w:val="0"/>
      <w:marBottom w:val="0"/>
      <w:divBdr>
        <w:top w:val="none" w:sz="0" w:space="0" w:color="auto"/>
        <w:left w:val="none" w:sz="0" w:space="0" w:color="auto"/>
        <w:bottom w:val="none" w:sz="0" w:space="0" w:color="auto"/>
        <w:right w:val="none" w:sz="0" w:space="0" w:color="auto"/>
      </w:divBdr>
    </w:div>
    <w:div w:id="1997371808">
      <w:bodyDiv w:val="1"/>
      <w:marLeft w:val="0"/>
      <w:marRight w:val="0"/>
      <w:marTop w:val="0"/>
      <w:marBottom w:val="0"/>
      <w:divBdr>
        <w:top w:val="none" w:sz="0" w:space="0" w:color="auto"/>
        <w:left w:val="none" w:sz="0" w:space="0" w:color="auto"/>
        <w:bottom w:val="none" w:sz="0" w:space="0" w:color="auto"/>
        <w:right w:val="none" w:sz="0" w:space="0" w:color="auto"/>
      </w:divBdr>
    </w:div>
    <w:div w:id="1997803312">
      <w:bodyDiv w:val="1"/>
      <w:marLeft w:val="0"/>
      <w:marRight w:val="0"/>
      <w:marTop w:val="0"/>
      <w:marBottom w:val="0"/>
      <w:divBdr>
        <w:top w:val="none" w:sz="0" w:space="0" w:color="auto"/>
        <w:left w:val="none" w:sz="0" w:space="0" w:color="auto"/>
        <w:bottom w:val="none" w:sz="0" w:space="0" w:color="auto"/>
        <w:right w:val="none" w:sz="0" w:space="0" w:color="auto"/>
      </w:divBdr>
    </w:div>
    <w:div w:id="1997873461">
      <w:bodyDiv w:val="1"/>
      <w:marLeft w:val="0"/>
      <w:marRight w:val="0"/>
      <w:marTop w:val="0"/>
      <w:marBottom w:val="0"/>
      <w:divBdr>
        <w:top w:val="none" w:sz="0" w:space="0" w:color="auto"/>
        <w:left w:val="none" w:sz="0" w:space="0" w:color="auto"/>
        <w:bottom w:val="none" w:sz="0" w:space="0" w:color="auto"/>
        <w:right w:val="none" w:sz="0" w:space="0" w:color="auto"/>
      </w:divBdr>
    </w:div>
    <w:div w:id="1998067150">
      <w:bodyDiv w:val="1"/>
      <w:marLeft w:val="0"/>
      <w:marRight w:val="0"/>
      <w:marTop w:val="0"/>
      <w:marBottom w:val="0"/>
      <w:divBdr>
        <w:top w:val="none" w:sz="0" w:space="0" w:color="auto"/>
        <w:left w:val="none" w:sz="0" w:space="0" w:color="auto"/>
        <w:bottom w:val="none" w:sz="0" w:space="0" w:color="auto"/>
        <w:right w:val="none" w:sz="0" w:space="0" w:color="auto"/>
      </w:divBdr>
    </w:div>
    <w:div w:id="1998073826">
      <w:bodyDiv w:val="1"/>
      <w:marLeft w:val="0"/>
      <w:marRight w:val="0"/>
      <w:marTop w:val="0"/>
      <w:marBottom w:val="0"/>
      <w:divBdr>
        <w:top w:val="none" w:sz="0" w:space="0" w:color="auto"/>
        <w:left w:val="none" w:sz="0" w:space="0" w:color="auto"/>
        <w:bottom w:val="none" w:sz="0" w:space="0" w:color="auto"/>
        <w:right w:val="none" w:sz="0" w:space="0" w:color="auto"/>
      </w:divBdr>
    </w:div>
    <w:div w:id="1998145204">
      <w:bodyDiv w:val="1"/>
      <w:marLeft w:val="0"/>
      <w:marRight w:val="0"/>
      <w:marTop w:val="0"/>
      <w:marBottom w:val="0"/>
      <w:divBdr>
        <w:top w:val="none" w:sz="0" w:space="0" w:color="auto"/>
        <w:left w:val="none" w:sz="0" w:space="0" w:color="auto"/>
        <w:bottom w:val="none" w:sz="0" w:space="0" w:color="auto"/>
        <w:right w:val="none" w:sz="0" w:space="0" w:color="auto"/>
      </w:divBdr>
    </w:div>
    <w:div w:id="1998611017">
      <w:bodyDiv w:val="1"/>
      <w:marLeft w:val="0"/>
      <w:marRight w:val="0"/>
      <w:marTop w:val="0"/>
      <w:marBottom w:val="0"/>
      <w:divBdr>
        <w:top w:val="none" w:sz="0" w:space="0" w:color="auto"/>
        <w:left w:val="none" w:sz="0" w:space="0" w:color="auto"/>
        <w:bottom w:val="none" w:sz="0" w:space="0" w:color="auto"/>
        <w:right w:val="none" w:sz="0" w:space="0" w:color="auto"/>
      </w:divBdr>
    </w:div>
    <w:div w:id="1998679693">
      <w:bodyDiv w:val="1"/>
      <w:marLeft w:val="0"/>
      <w:marRight w:val="0"/>
      <w:marTop w:val="0"/>
      <w:marBottom w:val="0"/>
      <w:divBdr>
        <w:top w:val="none" w:sz="0" w:space="0" w:color="auto"/>
        <w:left w:val="none" w:sz="0" w:space="0" w:color="auto"/>
        <w:bottom w:val="none" w:sz="0" w:space="0" w:color="auto"/>
        <w:right w:val="none" w:sz="0" w:space="0" w:color="auto"/>
      </w:divBdr>
    </w:div>
    <w:div w:id="1998877392">
      <w:bodyDiv w:val="1"/>
      <w:marLeft w:val="0"/>
      <w:marRight w:val="0"/>
      <w:marTop w:val="0"/>
      <w:marBottom w:val="0"/>
      <w:divBdr>
        <w:top w:val="none" w:sz="0" w:space="0" w:color="auto"/>
        <w:left w:val="none" w:sz="0" w:space="0" w:color="auto"/>
        <w:bottom w:val="none" w:sz="0" w:space="0" w:color="auto"/>
        <w:right w:val="none" w:sz="0" w:space="0" w:color="auto"/>
      </w:divBdr>
    </w:div>
    <w:div w:id="1999075189">
      <w:bodyDiv w:val="1"/>
      <w:marLeft w:val="0"/>
      <w:marRight w:val="0"/>
      <w:marTop w:val="0"/>
      <w:marBottom w:val="0"/>
      <w:divBdr>
        <w:top w:val="none" w:sz="0" w:space="0" w:color="auto"/>
        <w:left w:val="none" w:sz="0" w:space="0" w:color="auto"/>
        <w:bottom w:val="none" w:sz="0" w:space="0" w:color="auto"/>
        <w:right w:val="none" w:sz="0" w:space="0" w:color="auto"/>
      </w:divBdr>
    </w:div>
    <w:div w:id="1999116902">
      <w:bodyDiv w:val="1"/>
      <w:marLeft w:val="0"/>
      <w:marRight w:val="0"/>
      <w:marTop w:val="0"/>
      <w:marBottom w:val="0"/>
      <w:divBdr>
        <w:top w:val="none" w:sz="0" w:space="0" w:color="auto"/>
        <w:left w:val="none" w:sz="0" w:space="0" w:color="auto"/>
        <w:bottom w:val="none" w:sz="0" w:space="0" w:color="auto"/>
        <w:right w:val="none" w:sz="0" w:space="0" w:color="auto"/>
      </w:divBdr>
    </w:div>
    <w:div w:id="1999190258">
      <w:bodyDiv w:val="1"/>
      <w:marLeft w:val="0"/>
      <w:marRight w:val="0"/>
      <w:marTop w:val="0"/>
      <w:marBottom w:val="0"/>
      <w:divBdr>
        <w:top w:val="none" w:sz="0" w:space="0" w:color="auto"/>
        <w:left w:val="none" w:sz="0" w:space="0" w:color="auto"/>
        <w:bottom w:val="none" w:sz="0" w:space="0" w:color="auto"/>
        <w:right w:val="none" w:sz="0" w:space="0" w:color="auto"/>
      </w:divBdr>
    </w:div>
    <w:div w:id="1999380005">
      <w:bodyDiv w:val="1"/>
      <w:marLeft w:val="0"/>
      <w:marRight w:val="0"/>
      <w:marTop w:val="0"/>
      <w:marBottom w:val="0"/>
      <w:divBdr>
        <w:top w:val="none" w:sz="0" w:space="0" w:color="auto"/>
        <w:left w:val="none" w:sz="0" w:space="0" w:color="auto"/>
        <w:bottom w:val="none" w:sz="0" w:space="0" w:color="auto"/>
        <w:right w:val="none" w:sz="0" w:space="0" w:color="auto"/>
      </w:divBdr>
    </w:div>
    <w:div w:id="1999453477">
      <w:bodyDiv w:val="1"/>
      <w:marLeft w:val="0"/>
      <w:marRight w:val="0"/>
      <w:marTop w:val="0"/>
      <w:marBottom w:val="0"/>
      <w:divBdr>
        <w:top w:val="none" w:sz="0" w:space="0" w:color="auto"/>
        <w:left w:val="none" w:sz="0" w:space="0" w:color="auto"/>
        <w:bottom w:val="none" w:sz="0" w:space="0" w:color="auto"/>
        <w:right w:val="none" w:sz="0" w:space="0" w:color="auto"/>
      </w:divBdr>
    </w:div>
    <w:div w:id="1999839745">
      <w:bodyDiv w:val="1"/>
      <w:marLeft w:val="0"/>
      <w:marRight w:val="0"/>
      <w:marTop w:val="0"/>
      <w:marBottom w:val="0"/>
      <w:divBdr>
        <w:top w:val="none" w:sz="0" w:space="0" w:color="auto"/>
        <w:left w:val="none" w:sz="0" w:space="0" w:color="auto"/>
        <w:bottom w:val="none" w:sz="0" w:space="0" w:color="auto"/>
        <w:right w:val="none" w:sz="0" w:space="0" w:color="auto"/>
      </w:divBdr>
    </w:div>
    <w:div w:id="1999964061">
      <w:bodyDiv w:val="1"/>
      <w:marLeft w:val="0"/>
      <w:marRight w:val="0"/>
      <w:marTop w:val="0"/>
      <w:marBottom w:val="0"/>
      <w:divBdr>
        <w:top w:val="none" w:sz="0" w:space="0" w:color="auto"/>
        <w:left w:val="none" w:sz="0" w:space="0" w:color="auto"/>
        <w:bottom w:val="none" w:sz="0" w:space="0" w:color="auto"/>
        <w:right w:val="none" w:sz="0" w:space="0" w:color="auto"/>
      </w:divBdr>
    </w:div>
    <w:div w:id="2000032997">
      <w:bodyDiv w:val="1"/>
      <w:marLeft w:val="0"/>
      <w:marRight w:val="0"/>
      <w:marTop w:val="0"/>
      <w:marBottom w:val="0"/>
      <w:divBdr>
        <w:top w:val="none" w:sz="0" w:space="0" w:color="auto"/>
        <w:left w:val="none" w:sz="0" w:space="0" w:color="auto"/>
        <w:bottom w:val="none" w:sz="0" w:space="0" w:color="auto"/>
        <w:right w:val="none" w:sz="0" w:space="0" w:color="auto"/>
      </w:divBdr>
    </w:div>
    <w:div w:id="2000230354">
      <w:bodyDiv w:val="1"/>
      <w:marLeft w:val="0"/>
      <w:marRight w:val="0"/>
      <w:marTop w:val="0"/>
      <w:marBottom w:val="0"/>
      <w:divBdr>
        <w:top w:val="none" w:sz="0" w:space="0" w:color="auto"/>
        <w:left w:val="none" w:sz="0" w:space="0" w:color="auto"/>
        <w:bottom w:val="none" w:sz="0" w:space="0" w:color="auto"/>
        <w:right w:val="none" w:sz="0" w:space="0" w:color="auto"/>
      </w:divBdr>
    </w:div>
    <w:div w:id="2000691979">
      <w:bodyDiv w:val="1"/>
      <w:marLeft w:val="0"/>
      <w:marRight w:val="0"/>
      <w:marTop w:val="0"/>
      <w:marBottom w:val="0"/>
      <w:divBdr>
        <w:top w:val="none" w:sz="0" w:space="0" w:color="auto"/>
        <w:left w:val="none" w:sz="0" w:space="0" w:color="auto"/>
        <w:bottom w:val="none" w:sz="0" w:space="0" w:color="auto"/>
        <w:right w:val="none" w:sz="0" w:space="0" w:color="auto"/>
      </w:divBdr>
    </w:div>
    <w:div w:id="2000962693">
      <w:bodyDiv w:val="1"/>
      <w:marLeft w:val="0"/>
      <w:marRight w:val="0"/>
      <w:marTop w:val="0"/>
      <w:marBottom w:val="0"/>
      <w:divBdr>
        <w:top w:val="none" w:sz="0" w:space="0" w:color="auto"/>
        <w:left w:val="none" w:sz="0" w:space="0" w:color="auto"/>
        <w:bottom w:val="none" w:sz="0" w:space="0" w:color="auto"/>
        <w:right w:val="none" w:sz="0" w:space="0" w:color="auto"/>
      </w:divBdr>
    </w:div>
    <w:div w:id="2001031660">
      <w:bodyDiv w:val="1"/>
      <w:marLeft w:val="0"/>
      <w:marRight w:val="0"/>
      <w:marTop w:val="0"/>
      <w:marBottom w:val="0"/>
      <w:divBdr>
        <w:top w:val="none" w:sz="0" w:space="0" w:color="auto"/>
        <w:left w:val="none" w:sz="0" w:space="0" w:color="auto"/>
        <w:bottom w:val="none" w:sz="0" w:space="0" w:color="auto"/>
        <w:right w:val="none" w:sz="0" w:space="0" w:color="auto"/>
      </w:divBdr>
    </w:div>
    <w:div w:id="2001081689">
      <w:bodyDiv w:val="1"/>
      <w:marLeft w:val="0"/>
      <w:marRight w:val="0"/>
      <w:marTop w:val="0"/>
      <w:marBottom w:val="0"/>
      <w:divBdr>
        <w:top w:val="none" w:sz="0" w:space="0" w:color="auto"/>
        <w:left w:val="none" w:sz="0" w:space="0" w:color="auto"/>
        <w:bottom w:val="none" w:sz="0" w:space="0" w:color="auto"/>
        <w:right w:val="none" w:sz="0" w:space="0" w:color="auto"/>
      </w:divBdr>
    </w:div>
    <w:div w:id="2001228379">
      <w:bodyDiv w:val="1"/>
      <w:marLeft w:val="0"/>
      <w:marRight w:val="0"/>
      <w:marTop w:val="0"/>
      <w:marBottom w:val="0"/>
      <w:divBdr>
        <w:top w:val="none" w:sz="0" w:space="0" w:color="auto"/>
        <w:left w:val="none" w:sz="0" w:space="0" w:color="auto"/>
        <w:bottom w:val="none" w:sz="0" w:space="0" w:color="auto"/>
        <w:right w:val="none" w:sz="0" w:space="0" w:color="auto"/>
      </w:divBdr>
    </w:div>
    <w:div w:id="2001302158">
      <w:bodyDiv w:val="1"/>
      <w:marLeft w:val="0"/>
      <w:marRight w:val="0"/>
      <w:marTop w:val="0"/>
      <w:marBottom w:val="0"/>
      <w:divBdr>
        <w:top w:val="none" w:sz="0" w:space="0" w:color="auto"/>
        <w:left w:val="none" w:sz="0" w:space="0" w:color="auto"/>
        <w:bottom w:val="none" w:sz="0" w:space="0" w:color="auto"/>
        <w:right w:val="none" w:sz="0" w:space="0" w:color="auto"/>
      </w:divBdr>
    </w:div>
    <w:div w:id="2001427007">
      <w:bodyDiv w:val="1"/>
      <w:marLeft w:val="0"/>
      <w:marRight w:val="0"/>
      <w:marTop w:val="0"/>
      <w:marBottom w:val="0"/>
      <w:divBdr>
        <w:top w:val="none" w:sz="0" w:space="0" w:color="auto"/>
        <w:left w:val="none" w:sz="0" w:space="0" w:color="auto"/>
        <w:bottom w:val="none" w:sz="0" w:space="0" w:color="auto"/>
        <w:right w:val="none" w:sz="0" w:space="0" w:color="auto"/>
      </w:divBdr>
    </w:div>
    <w:div w:id="2001544081">
      <w:bodyDiv w:val="1"/>
      <w:marLeft w:val="0"/>
      <w:marRight w:val="0"/>
      <w:marTop w:val="0"/>
      <w:marBottom w:val="0"/>
      <w:divBdr>
        <w:top w:val="none" w:sz="0" w:space="0" w:color="auto"/>
        <w:left w:val="none" w:sz="0" w:space="0" w:color="auto"/>
        <w:bottom w:val="none" w:sz="0" w:space="0" w:color="auto"/>
        <w:right w:val="none" w:sz="0" w:space="0" w:color="auto"/>
      </w:divBdr>
    </w:div>
    <w:div w:id="2001957028">
      <w:bodyDiv w:val="1"/>
      <w:marLeft w:val="0"/>
      <w:marRight w:val="0"/>
      <w:marTop w:val="0"/>
      <w:marBottom w:val="0"/>
      <w:divBdr>
        <w:top w:val="none" w:sz="0" w:space="0" w:color="auto"/>
        <w:left w:val="none" w:sz="0" w:space="0" w:color="auto"/>
        <w:bottom w:val="none" w:sz="0" w:space="0" w:color="auto"/>
        <w:right w:val="none" w:sz="0" w:space="0" w:color="auto"/>
      </w:divBdr>
    </w:div>
    <w:div w:id="2002193963">
      <w:bodyDiv w:val="1"/>
      <w:marLeft w:val="0"/>
      <w:marRight w:val="0"/>
      <w:marTop w:val="0"/>
      <w:marBottom w:val="0"/>
      <w:divBdr>
        <w:top w:val="none" w:sz="0" w:space="0" w:color="auto"/>
        <w:left w:val="none" w:sz="0" w:space="0" w:color="auto"/>
        <w:bottom w:val="none" w:sz="0" w:space="0" w:color="auto"/>
        <w:right w:val="none" w:sz="0" w:space="0" w:color="auto"/>
      </w:divBdr>
    </w:div>
    <w:div w:id="2002460152">
      <w:bodyDiv w:val="1"/>
      <w:marLeft w:val="0"/>
      <w:marRight w:val="0"/>
      <w:marTop w:val="0"/>
      <w:marBottom w:val="0"/>
      <w:divBdr>
        <w:top w:val="none" w:sz="0" w:space="0" w:color="auto"/>
        <w:left w:val="none" w:sz="0" w:space="0" w:color="auto"/>
        <w:bottom w:val="none" w:sz="0" w:space="0" w:color="auto"/>
        <w:right w:val="none" w:sz="0" w:space="0" w:color="auto"/>
      </w:divBdr>
    </w:div>
    <w:div w:id="2002462832">
      <w:bodyDiv w:val="1"/>
      <w:marLeft w:val="0"/>
      <w:marRight w:val="0"/>
      <w:marTop w:val="0"/>
      <w:marBottom w:val="0"/>
      <w:divBdr>
        <w:top w:val="none" w:sz="0" w:space="0" w:color="auto"/>
        <w:left w:val="none" w:sz="0" w:space="0" w:color="auto"/>
        <w:bottom w:val="none" w:sz="0" w:space="0" w:color="auto"/>
        <w:right w:val="none" w:sz="0" w:space="0" w:color="auto"/>
      </w:divBdr>
    </w:div>
    <w:div w:id="2002848736">
      <w:bodyDiv w:val="1"/>
      <w:marLeft w:val="0"/>
      <w:marRight w:val="0"/>
      <w:marTop w:val="0"/>
      <w:marBottom w:val="0"/>
      <w:divBdr>
        <w:top w:val="none" w:sz="0" w:space="0" w:color="auto"/>
        <w:left w:val="none" w:sz="0" w:space="0" w:color="auto"/>
        <w:bottom w:val="none" w:sz="0" w:space="0" w:color="auto"/>
        <w:right w:val="none" w:sz="0" w:space="0" w:color="auto"/>
      </w:divBdr>
    </w:div>
    <w:div w:id="2003461086">
      <w:bodyDiv w:val="1"/>
      <w:marLeft w:val="0"/>
      <w:marRight w:val="0"/>
      <w:marTop w:val="0"/>
      <w:marBottom w:val="0"/>
      <w:divBdr>
        <w:top w:val="none" w:sz="0" w:space="0" w:color="auto"/>
        <w:left w:val="none" w:sz="0" w:space="0" w:color="auto"/>
        <w:bottom w:val="none" w:sz="0" w:space="0" w:color="auto"/>
        <w:right w:val="none" w:sz="0" w:space="0" w:color="auto"/>
      </w:divBdr>
    </w:div>
    <w:div w:id="2003580062">
      <w:bodyDiv w:val="1"/>
      <w:marLeft w:val="0"/>
      <w:marRight w:val="0"/>
      <w:marTop w:val="0"/>
      <w:marBottom w:val="0"/>
      <w:divBdr>
        <w:top w:val="none" w:sz="0" w:space="0" w:color="auto"/>
        <w:left w:val="none" w:sz="0" w:space="0" w:color="auto"/>
        <w:bottom w:val="none" w:sz="0" w:space="0" w:color="auto"/>
        <w:right w:val="none" w:sz="0" w:space="0" w:color="auto"/>
      </w:divBdr>
    </w:div>
    <w:div w:id="2003728343">
      <w:bodyDiv w:val="1"/>
      <w:marLeft w:val="0"/>
      <w:marRight w:val="0"/>
      <w:marTop w:val="0"/>
      <w:marBottom w:val="0"/>
      <w:divBdr>
        <w:top w:val="none" w:sz="0" w:space="0" w:color="auto"/>
        <w:left w:val="none" w:sz="0" w:space="0" w:color="auto"/>
        <w:bottom w:val="none" w:sz="0" w:space="0" w:color="auto"/>
        <w:right w:val="none" w:sz="0" w:space="0" w:color="auto"/>
      </w:divBdr>
    </w:div>
    <w:div w:id="2003778275">
      <w:bodyDiv w:val="1"/>
      <w:marLeft w:val="0"/>
      <w:marRight w:val="0"/>
      <w:marTop w:val="0"/>
      <w:marBottom w:val="0"/>
      <w:divBdr>
        <w:top w:val="none" w:sz="0" w:space="0" w:color="auto"/>
        <w:left w:val="none" w:sz="0" w:space="0" w:color="auto"/>
        <w:bottom w:val="none" w:sz="0" w:space="0" w:color="auto"/>
        <w:right w:val="none" w:sz="0" w:space="0" w:color="auto"/>
      </w:divBdr>
    </w:div>
    <w:div w:id="2003852154">
      <w:bodyDiv w:val="1"/>
      <w:marLeft w:val="0"/>
      <w:marRight w:val="0"/>
      <w:marTop w:val="0"/>
      <w:marBottom w:val="0"/>
      <w:divBdr>
        <w:top w:val="none" w:sz="0" w:space="0" w:color="auto"/>
        <w:left w:val="none" w:sz="0" w:space="0" w:color="auto"/>
        <w:bottom w:val="none" w:sz="0" w:space="0" w:color="auto"/>
        <w:right w:val="none" w:sz="0" w:space="0" w:color="auto"/>
      </w:divBdr>
    </w:div>
    <w:div w:id="2004044264">
      <w:bodyDiv w:val="1"/>
      <w:marLeft w:val="0"/>
      <w:marRight w:val="0"/>
      <w:marTop w:val="0"/>
      <w:marBottom w:val="0"/>
      <w:divBdr>
        <w:top w:val="none" w:sz="0" w:space="0" w:color="auto"/>
        <w:left w:val="none" w:sz="0" w:space="0" w:color="auto"/>
        <w:bottom w:val="none" w:sz="0" w:space="0" w:color="auto"/>
        <w:right w:val="none" w:sz="0" w:space="0" w:color="auto"/>
      </w:divBdr>
    </w:div>
    <w:div w:id="2004238082">
      <w:bodyDiv w:val="1"/>
      <w:marLeft w:val="0"/>
      <w:marRight w:val="0"/>
      <w:marTop w:val="0"/>
      <w:marBottom w:val="0"/>
      <w:divBdr>
        <w:top w:val="none" w:sz="0" w:space="0" w:color="auto"/>
        <w:left w:val="none" w:sz="0" w:space="0" w:color="auto"/>
        <w:bottom w:val="none" w:sz="0" w:space="0" w:color="auto"/>
        <w:right w:val="none" w:sz="0" w:space="0" w:color="auto"/>
      </w:divBdr>
    </w:div>
    <w:div w:id="2004427636">
      <w:bodyDiv w:val="1"/>
      <w:marLeft w:val="0"/>
      <w:marRight w:val="0"/>
      <w:marTop w:val="0"/>
      <w:marBottom w:val="0"/>
      <w:divBdr>
        <w:top w:val="none" w:sz="0" w:space="0" w:color="auto"/>
        <w:left w:val="none" w:sz="0" w:space="0" w:color="auto"/>
        <w:bottom w:val="none" w:sz="0" w:space="0" w:color="auto"/>
        <w:right w:val="none" w:sz="0" w:space="0" w:color="auto"/>
      </w:divBdr>
    </w:div>
    <w:div w:id="2004578668">
      <w:bodyDiv w:val="1"/>
      <w:marLeft w:val="0"/>
      <w:marRight w:val="0"/>
      <w:marTop w:val="0"/>
      <w:marBottom w:val="0"/>
      <w:divBdr>
        <w:top w:val="none" w:sz="0" w:space="0" w:color="auto"/>
        <w:left w:val="none" w:sz="0" w:space="0" w:color="auto"/>
        <w:bottom w:val="none" w:sz="0" w:space="0" w:color="auto"/>
        <w:right w:val="none" w:sz="0" w:space="0" w:color="auto"/>
      </w:divBdr>
    </w:div>
    <w:div w:id="2004746599">
      <w:bodyDiv w:val="1"/>
      <w:marLeft w:val="0"/>
      <w:marRight w:val="0"/>
      <w:marTop w:val="0"/>
      <w:marBottom w:val="0"/>
      <w:divBdr>
        <w:top w:val="none" w:sz="0" w:space="0" w:color="auto"/>
        <w:left w:val="none" w:sz="0" w:space="0" w:color="auto"/>
        <w:bottom w:val="none" w:sz="0" w:space="0" w:color="auto"/>
        <w:right w:val="none" w:sz="0" w:space="0" w:color="auto"/>
      </w:divBdr>
    </w:div>
    <w:div w:id="2004778454">
      <w:bodyDiv w:val="1"/>
      <w:marLeft w:val="0"/>
      <w:marRight w:val="0"/>
      <w:marTop w:val="0"/>
      <w:marBottom w:val="0"/>
      <w:divBdr>
        <w:top w:val="none" w:sz="0" w:space="0" w:color="auto"/>
        <w:left w:val="none" w:sz="0" w:space="0" w:color="auto"/>
        <w:bottom w:val="none" w:sz="0" w:space="0" w:color="auto"/>
        <w:right w:val="none" w:sz="0" w:space="0" w:color="auto"/>
      </w:divBdr>
    </w:div>
    <w:div w:id="2004966180">
      <w:bodyDiv w:val="1"/>
      <w:marLeft w:val="0"/>
      <w:marRight w:val="0"/>
      <w:marTop w:val="0"/>
      <w:marBottom w:val="0"/>
      <w:divBdr>
        <w:top w:val="none" w:sz="0" w:space="0" w:color="auto"/>
        <w:left w:val="none" w:sz="0" w:space="0" w:color="auto"/>
        <w:bottom w:val="none" w:sz="0" w:space="0" w:color="auto"/>
        <w:right w:val="none" w:sz="0" w:space="0" w:color="auto"/>
      </w:divBdr>
    </w:div>
    <w:div w:id="2004970214">
      <w:bodyDiv w:val="1"/>
      <w:marLeft w:val="0"/>
      <w:marRight w:val="0"/>
      <w:marTop w:val="0"/>
      <w:marBottom w:val="0"/>
      <w:divBdr>
        <w:top w:val="none" w:sz="0" w:space="0" w:color="auto"/>
        <w:left w:val="none" w:sz="0" w:space="0" w:color="auto"/>
        <w:bottom w:val="none" w:sz="0" w:space="0" w:color="auto"/>
        <w:right w:val="none" w:sz="0" w:space="0" w:color="auto"/>
      </w:divBdr>
    </w:div>
    <w:div w:id="2005014647">
      <w:bodyDiv w:val="1"/>
      <w:marLeft w:val="0"/>
      <w:marRight w:val="0"/>
      <w:marTop w:val="0"/>
      <w:marBottom w:val="0"/>
      <w:divBdr>
        <w:top w:val="none" w:sz="0" w:space="0" w:color="auto"/>
        <w:left w:val="none" w:sz="0" w:space="0" w:color="auto"/>
        <w:bottom w:val="none" w:sz="0" w:space="0" w:color="auto"/>
        <w:right w:val="none" w:sz="0" w:space="0" w:color="auto"/>
      </w:divBdr>
    </w:div>
    <w:div w:id="2005472053">
      <w:bodyDiv w:val="1"/>
      <w:marLeft w:val="0"/>
      <w:marRight w:val="0"/>
      <w:marTop w:val="0"/>
      <w:marBottom w:val="0"/>
      <w:divBdr>
        <w:top w:val="none" w:sz="0" w:space="0" w:color="auto"/>
        <w:left w:val="none" w:sz="0" w:space="0" w:color="auto"/>
        <w:bottom w:val="none" w:sz="0" w:space="0" w:color="auto"/>
        <w:right w:val="none" w:sz="0" w:space="0" w:color="auto"/>
      </w:divBdr>
    </w:div>
    <w:div w:id="2005550872">
      <w:bodyDiv w:val="1"/>
      <w:marLeft w:val="0"/>
      <w:marRight w:val="0"/>
      <w:marTop w:val="0"/>
      <w:marBottom w:val="0"/>
      <w:divBdr>
        <w:top w:val="none" w:sz="0" w:space="0" w:color="auto"/>
        <w:left w:val="none" w:sz="0" w:space="0" w:color="auto"/>
        <w:bottom w:val="none" w:sz="0" w:space="0" w:color="auto"/>
        <w:right w:val="none" w:sz="0" w:space="0" w:color="auto"/>
      </w:divBdr>
    </w:div>
    <w:div w:id="2005812642">
      <w:bodyDiv w:val="1"/>
      <w:marLeft w:val="0"/>
      <w:marRight w:val="0"/>
      <w:marTop w:val="0"/>
      <w:marBottom w:val="0"/>
      <w:divBdr>
        <w:top w:val="none" w:sz="0" w:space="0" w:color="auto"/>
        <w:left w:val="none" w:sz="0" w:space="0" w:color="auto"/>
        <w:bottom w:val="none" w:sz="0" w:space="0" w:color="auto"/>
        <w:right w:val="none" w:sz="0" w:space="0" w:color="auto"/>
      </w:divBdr>
    </w:div>
    <w:div w:id="2005815154">
      <w:bodyDiv w:val="1"/>
      <w:marLeft w:val="0"/>
      <w:marRight w:val="0"/>
      <w:marTop w:val="0"/>
      <w:marBottom w:val="0"/>
      <w:divBdr>
        <w:top w:val="none" w:sz="0" w:space="0" w:color="auto"/>
        <w:left w:val="none" w:sz="0" w:space="0" w:color="auto"/>
        <w:bottom w:val="none" w:sz="0" w:space="0" w:color="auto"/>
        <w:right w:val="none" w:sz="0" w:space="0" w:color="auto"/>
      </w:divBdr>
    </w:div>
    <w:div w:id="2005818204">
      <w:bodyDiv w:val="1"/>
      <w:marLeft w:val="0"/>
      <w:marRight w:val="0"/>
      <w:marTop w:val="0"/>
      <w:marBottom w:val="0"/>
      <w:divBdr>
        <w:top w:val="none" w:sz="0" w:space="0" w:color="auto"/>
        <w:left w:val="none" w:sz="0" w:space="0" w:color="auto"/>
        <w:bottom w:val="none" w:sz="0" w:space="0" w:color="auto"/>
        <w:right w:val="none" w:sz="0" w:space="0" w:color="auto"/>
      </w:divBdr>
    </w:div>
    <w:div w:id="2005938513">
      <w:bodyDiv w:val="1"/>
      <w:marLeft w:val="0"/>
      <w:marRight w:val="0"/>
      <w:marTop w:val="0"/>
      <w:marBottom w:val="0"/>
      <w:divBdr>
        <w:top w:val="none" w:sz="0" w:space="0" w:color="auto"/>
        <w:left w:val="none" w:sz="0" w:space="0" w:color="auto"/>
        <w:bottom w:val="none" w:sz="0" w:space="0" w:color="auto"/>
        <w:right w:val="none" w:sz="0" w:space="0" w:color="auto"/>
      </w:divBdr>
    </w:div>
    <w:div w:id="2006123277">
      <w:bodyDiv w:val="1"/>
      <w:marLeft w:val="0"/>
      <w:marRight w:val="0"/>
      <w:marTop w:val="0"/>
      <w:marBottom w:val="0"/>
      <w:divBdr>
        <w:top w:val="none" w:sz="0" w:space="0" w:color="auto"/>
        <w:left w:val="none" w:sz="0" w:space="0" w:color="auto"/>
        <w:bottom w:val="none" w:sz="0" w:space="0" w:color="auto"/>
        <w:right w:val="none" w:sz="0" w:space="0" w:color="auto"/>
      </w:divBdr>
    </w:div>
    <w:div w:id="2006123859">
      <w:bodyDiv w:val="1"/>
      <w:marLeft w:val="0"/>
      <w:marRight w:val="0"/>
      <w:marTop w:val="0"/>
      <w:marBottom w:val="0"/>
      <w:divBdr>
        <w:top w:val="none" w:sz="0" w:space="0" w:color="auto"/>
        <w:left w:val="none" w:sz="0" w:space="0" w:color="auto"/>
        <w:bottom w:val="none" w:sz="0" w:space="0" w:color="auto"/>
        <w:right w:val="none" w:sz="0" w:space="0" w:color="auto"/>
      </w:divBdr>
    </w:div>
    <w:div w:id="2006324745">
      <w:bodyDiv w:val="1"/>
      <w:marLeft w:val="0"/>
      <w:marRight w:val="0"/>
      <w:marTop w:val="0"/>
      <w:marBottom w:val="0"/>
      <w:divBdr>
        <w:top w:val="none" w:sz="0" w:space="0" w:color="auto"/>
        <w:left w:val="none" w:sz="0" w:space="0" w:color="auto"/>
        <w:bottom w:val="none" w:sz="0" w:space="0" w:color="auto"/>
        <w:right w:val="none" w:sz="0" w:space="0" w:color="auto"/>
      </w:divBdr>
    </w:div>
    <w:div w:id="2006325207">
      <w:bodyDiv w:val="1"/>
      <w:marLeft w:val="0"/>
      <w:marRight w:val="0"/>
      <w:marTop w:val="0"/>
      <w:marBottom w:val="0"/>
      <w:divBdr>
        <w:top w:val="none" w:sz="0" w:space="0" w:color="auto"/>
        <w:left w:val="none" w:sz="0" w:space="0" w:color="auto"/>
        <w:bottom w:val="none" w:sz="0" w:space="0" w:color="auto"/>
        <w:right w:val="none" w:sz="0" w:space="0" w:color="auto"/>
      </w:divBdr>
    </w:div>
    <w:div w:id="2006547895">
      <w:bodyDiv w:val="1"/>
      <w:marLeft w:val="0"/>
      <w:marRight w:val="0"/>
      <w:marTop w:val="0"/>
      <w:marBottom w:val="0"/>
      <w:divBdr>
        <w:top w:val="none" w:sz="0" w:space="0" w:color="auto"/>
        <w:left w:val="none" w:sz="0" w:space="0" w:color="auto"/>
        <w:bottom w:val="none" w:sz="0" w:space="0" w:color="auto"/>
        <w:right w:val="none" w:sz="0" w:space="0" w:color="auto"/>
      </w:divBdr>
    </w:div>
    <w:div w:id="2007049567">
      <w:bodyDiv w:val="1"/>
      <w:marLeft w:val="0"/>
      <w:marRight w:val="0"/>
      <w:marTop w:val="0"/>
      <w:marBottom w:val="0"/>
      <w:divBdr>
        <w:top w:val="none" w:sz="0" w:space="0" w:color="auto"/>
        <w:left w:val="none" w:sz="0" w:space="0" w:color="auto"/>
        <w:bottom w:val="none" w:sz="0" w:space="0" w:color="auto"/>
        <w:right w:val="none" w:sz="0" w:space="0" w:color="auto"/>
      </w:divBdr>
    </w:div>
    <w:div w:id="2007122880">
      <w:bodyDiv w:val="1"/>
      <w:marLeft w:val="0"/>
      <w:marRight w:val="0"/>
      <w:marTop w:val="0"/>
      <w:marBottom w:val="0"/>
      <w:divBdr>
        <w:top w:val="none" w:sz="0" w:space="0" w:color="auto"/>
        <w:left w:val="none" w:sz="0" w:space="0" w:color="auto"/>
        <w:bottom w:val="none" w:sz="0" w:space="0" w:color="auto"/>
        <w:right w:val="none" w:sz="0" w:space="0" w:color="auto"/>
      </w:divBdr>
    </w:div>
    <w:div w:id="2007126146">
      <w:bodyDiv w:val="1"/>
      <w:marLeft w:val="0"/>
      <w:marRight w:val="0"/>
      <w:marTop w:val="0"/>
      <w:marBottom w:val="0"/>
      <w:divBdr>
        <w:top w:val="none" w:sz="0" w:space="0" w:color="auto"/>
        <w:left w:val="none" w:sz="0" w:space="0" w:color="auto"/>
        <w:bottom w:val="none" w:sz="0" w:space="0" w:color="auto"/>
        <w:right w:val="none" w:sz="0" w:space="0" w:color="auto"/>
      </w:divBdr>
    </w:div>
    <w:div w:id="2007127319">
      <w:bodyDiv w:val="1"/>
      <w:marLeft w:val="0"/>
      <w:marRight w:val="0"/>
      <w:marTop w:val="0"/>
      <w:marBottom w:val="0"/>
      <w:divBdr>
        <w:top w:val="none" w:sz="0" w:space="0" w:color="auto"/>
        <w:left w:val="none" w:sz="0" w:space="0" w:color="auto"/>
        <w:bottom w:val="none" w:sz="0" w:space="0" w:color="auto"/>
        <w:right w:val="none" w:sz="0" w:space="0" w:color="auto"/>
      </w:divBdr>
    </w:div>
    <w:div w:id="2007240909">
      <w:bodyDiv w:val="1"/>
      <w:marLeft w:val="0"/>
      <w:marRight w:val="0"/>
      <w:marTop w:val="0"/>
      <w:marBottom w:val="0"/>
      <w:divBdr>
        <w:top w:val="none" w:sz="0" w:space="0" w:color="auto"/>
        <w:left w:val="none" w:sz="0" w:space="0" w:color="auto"/>
        <w:bottom w:val="none" w:sz="0" w:space="0" w:color="auto"/>
        <w:right w:val="none" w:sz="0" w:space="0" w:color="auto"/>
      </w:divBdr>
    </w:div>
    <w:div w:id="2007435877">
      <w:bodyDiv w:val="1"/>
      <w:marLeft w:val="0"/>
      <w:marRight w:val="0"/>
      <w:marTop w:val="0"/>
      <w:marBottom w:val="0"/>
      <w:divBdr>
        <w:top w:val="none" w:sz="0" w:space="0" w:color="auto"/>
        <w:left w:val="none" w:sz="0" w:space="0" w:color="auto"/>
        <w:bottom w:val="none" w:sz="0" w:space="0" w:color="auto"/>
        <w:right w:val="none" w:sz="0" w:space="0" w:color="auto"/>
      </w:divBdr>
    </w:div>
    <w:div w:id="2008172090">
      <w:bodyDiv w:val="1"/>
      <w:marLeft w:val="0"/>
      <w:marRight w:val="0"/>
      <w:marTop w:val="0"/>
      <w:marBottom w:val="0"/>
      <w:divBdr>
        <w:top w:val="none" w:sz="0" w:space="0" w:color="auto"/>
        <w:left w:val="none" w:sz="0" w:space="0" w:color="auto"/>
        <w:bottom w:val="none" w:sz="0" w:space="0" w:color="auto"/>
        <w:right w:val="none" w:sz="0" w:space="0" w:color="auto"/>
      </w:divBdr>
    </w:div>
    <w:div w:id="2008246695">
      <w:bodyDiv w:val="1"/>
      <w:marLeft w:val="0"/>
      <w:marRight w:val="0"/>
      <w:marTop w:val="0"/>
      <w:marBottom w:val="0"/>
      <w:divBdr>
        <w:top w:val="none" w:sz="0" w:space="0" w:color="auto"/>
        <w:left w:val="none" w:sz="0" w:space="0" w:color="auto"/>
        <w:bottom w:val="none" w:sz="0" w:space="0" w:color="auto"/>
        <w:right w:val="none" w:sz="0" w:space="0" w:color="auto"/>
      </w:divBdr>
    </w:div>
    <w:div w:id="2008555642">
      <w:bodyDiv w:val="1"/>
      <w:marLeft w:val="0"/>
      <w:marRight w:val="0"/>
      <w:marTop w:val="0"/>
      <w:marBottom w:val="0"/>
      <w:divBdr>
        <w:top w:val="none" w:sz="0" w:space="0" w:color="auto"/>
        <w:left w:val="none" w:sz="0" w:space="0" w:color="auto"/>
        <w:bottom w:val="none" w:sz="0" w:space="0" w:color="auto"/>
        <w:right w:val="none" w:sz="0" w:space="0" w:color="auto"/>
      </w:divBdr>
    </w:div>
    <w:div w:id="2008896242">
      <w:bodyDiv w:val="1"/>
      <w:marLeft w:val="0"/>
      <w:marRight w:val="0"/>
      <w:marTop w:val="0"/>
      <w:marBottom w:val="0"/>
      <w:divBdr>
        <w:top w:val="none" w:sz="0" w:space="0" w:color="auto"/>
        <w:left w:val="none" w:sz="0" w:space="0" w:color="auto"/>
        <w:bottom w:val="none" w:sz="0" w:space="0" w:color="auto"/>
        <w:right w:val="none" w:sz="0" w:space="0" w:color="auto"/>
      </w:divBdr>
    </w:div>
    <w:div w:id="2009019910">
      <w:bodyDiv w:val="1"/>
      <w:marLeft w:val="0"/>
      <w:marRight w:val="0"/>
      <w:marTop w:val="0"/>
      <w:marBottom w:val="0"/>
      <w:divBdr>
        <w:top w:val="none" w:sz="0" w:space="0" w:color="auto"/>
        <w:left w:val="none" w:sz="0" w:space="0" w:color="auto"/>
        <w:bottom w:val="none" w:sz="0" w:space="0" w:color="auto"/>
        <w:right w:val="none" w:sz="0" w:space="0" w:color="auto"/>
      </w:divBdr>
    </w:div>
    <w:div w:id="2009364761">
      <w:bodyDiv w:val="1"/>
      <w:marLeft w:val="0"/>
      <w:marRight w:val="0"/>
      <w:marTop w:val="0"/>
      <w:marBottom w:val="0"/>
      <w:divBdr>
        <w:top w:val="none" w:sz="0" w:space="0" w:color="auto"/>
        <w:left w:val="none" w:sz="0" w:space="0" w:color="auto"/>
        <w:bottom w:val="none" w:sz="0" w:space="0" w:color="auto"/>
        <w:right w:val="none" w:sz="0" w:space="0" w:color="auto"/>
      </w:divBdr>
    </w:div>
    <w:div w:id="2009551058">
      <w:bodyDiv w:val="1"/>
      <w:marLeft w:val="0"/>
      <w:marRight w:val="0"/>
      <w:marTop w:val="0"/>
      <w:marBottom w:val="0"/>
      <w:divBdr>
        <w:top w:val="none" w:sz="0" w:space="0" w:color="auto"/>
        <w:left w:val="none" w:sz="0" w:space="0" w:color="auto"/>
        <w:bottom w:val="none" w:sz="0" w:space="0" w:color="auto"/>
        <w:right w:val="none" w:sz="0" w:space="0" w:color="auto"/>
      </w:divBdr>
    </w:div>
    <w:div w:id="2009626234">
      <w:bodyDiv w:val="1"/>
      <w:marLeft w:val="0"/>
      <w:marRight w:val="0"/>
      <w:marTop w:val="0"/>
      <w:marBottom w:val="0"/>
      <w:divBdr>
        <w:top w:val="none" w:sz="0" w:space="0" w:color="auto"/>
        <w:left w:val="none" w:sz="0" w:space="0" w:color="auto"/>
        <w:bottom w:val="none" w:sz="0" w:space="0" w:color="auto"/>
        <w:right w:val="none" w:sz="0" w:space="0" w:color="auto"/>
      </w:divBdr>
    </w:div>
    <w:div w:id="2009746399">
      <w:bodyDiv w:val="1"/>
      <w:marLeft w:val="0"/>
      <w:marRight w:val="0"/>
      <w:marTop w:val="0"/>
      <w:marBottom w:val="0"/>
      <w:divBdr>
        <w:top w:val="none" w:sz="0" w:space="0" w:color="auto"/>
        <w:left w:val="none" w:sz="0" w:space="0" w:color="auto"/>
        <w:bottom w:val="none" w:sz="0" w:space="0" w:color="auto"/>
        <w:right w:val="none" w:sz="0" w:space="0" w:color="auto"/>
      </w:divBdr>
    </w:div>
    <w:div w:id="2009861226">
      <w:bodyDiv w:val="1"/>
      <w:marLeft w:val="0"/>
      <w:marRight w:val="0"/>
      <w:marTop w:val="0"/>
      <w:marBottom w:val="0"/>
      <w:divBdr>
        <w:top w:val="none" w:sz="0" w:space="0" w:color="auto"/>
        <w:left w:val="none" w:sz="0" w:space="0" w:color="auto"/>
        <w:bottom w:val="none" w:sz="0" w:space="0" w:color="auto"/>
        <w:right w:val="none" w:sz="0" w:space="0" w:color="auto"/>
      </w:divBdr>
    </w:div>
    <w:div w:id="2009939049">
      <w:bodyDiv w:val="1"/>
      <w:marLeft w:val="0"/>
      <w:marRight w:val="0"/>
      <w:marTop w:val="0"/>
      <w:marBottom w:val="0"/>
      <w:divBdr>
        <w:top w:val="none" w:sz="0" w:space="0" w:color="auto"/>
        <w:left w:val="none" w:sz="0" w:space="0" w:color="auto"/>
        <w:bottom w:val="none" w:sz="0" w:space="0" w:color="auto"/>
        <w:right w:val="none" w:sz="0" w:space="0" w:color="auto"/>
      </w:divBdr>
    </w:div>
    <w:div w:id="2010055837">
      <w:bodyDiv w:val="1"/>
      <w:marLeft w:val="0"/>
      <w:marRight w:val="0"/>
      <w:marTop w:val="0"/>
      <w:marBottom w:val="0"/>
      <w:divBdr>
        <w:top w:val="none" w:sz="0" w:space="0" w:color="auto"/>
        <w:left w:val="none" w:sz="0" w:space="0" w:color="auto"/>
        <w:bottom w:val="none" w:sz="0" w:space="0" w:color="auto"/>
        <w:right w:val="none" w:sz="0" w:space="0" w:color="auto"/>
      </w:divBdr>
    </w:div>
    <w:div w:id="2010060163">
      <w:bodyDiv w:val="1"/>
      <w:marLeft w:val="0"/>
      <w:marRight w:val="0"/>
      <w:marTop w:val="0"/>
      <w:marBottom w:val="0"/>
      <w:divBdr>
        <w:top w:val="none" w:sz="0" w:space="0" w:color="auto"/>
        <w:left w:val="none" w:sz="0" w:space="0" w:color="auto"/>
        <w:bottom w:val="none" w:sz="0" w:space="0" w:color="auto"/>
        <w:right w:val="none" w:sz="0" w:space="0" w:color="auto"/>
      </w:divBdr>
    </w:div>
    <w:div w:id="2010133608">
      <w:bodyDiv w:val="1"/>
      <w:marLeft w:val="0"/>
      <w:marRight w:val="0"/>
      <w:marTop w:val="0"/>
      <w:marBottom w:val="0"/>
      <w:divBdr>
        <w:top w:val="none" w:sz="0" w:space="0" w:color="auto"/>
        <w:left w:val="none" w:sz="0" w:space="0" w:color="auto"/>
        <w:bottom w:val="none" w:sz="0" w:space="0" w:color="auto"/>
        <w:right w:val="none" w:sz="0" w:space="0" w:color="auto"/>
      </w:divBdr>
    </w:div>
    <w:div w:id="2010206658">
      <w:bodyDiv w:val="1"/>
      <w:marLeft w:val="0"/>
      <w:marRight w:val="0"/>
      <w:marTop w:val="0"/>
      <w:marBottom w:val="0"/>
      <w:divBdr>
        <w:top w:val="none" w:sz="0" w:space="0" w:color="auto"/>
        <w:left w:val="none" w:sz="0" w:space="0" w:color="auto"/>
        <w:bottom w:val="none" w:sz="0" w:space="0" w:color="auto"/>
        <w:right w:val="none" w:sz="0" w:space="0" w:color="auto"/>
      </w:divBdr>
    </w:div>
    <w:div w:id="2010331470">
      <w:bodyDiv w:val="1"/>
      <w:marLeft w:val="0"/>
      <w:marRight w:val="0"/>
      <w:marTop w:val="0"/>
      <w:marBottom w:val="0"/>
      <w:divBdr>
        <w:top w:val="none" w:sz="0" w:space="0" w:color="auto"/>
        <w:left w:val="none" w:sz="0" w:space="0" w:color="auto"/>
        <w:bottom w:val="none" w:sz="0" w:space="0" w:color="auto"/>
        <w:right w:val="none" w:sz="0" w:space="0" w:color="auto"/>
      </w:divBdr>
    </w:div>
    <w:div w:id="2010477761">
      <w:bodyDiv w:val="1"/>
      <w:marLeft w:val="0"/>
      <w:marRight w:val="0"/>
      <w:marTop w:val="0"/>
      <w:marBottom w:val="0"/>
      <w:divBdr>
        <w:top w:val="none" w:sz="0" w:space="0" w:color="auto"/>
        <w:left w:val="none" w:sz="0" w:space="0" w:color="auto"/>
        <w:bottom w:val="none" w:sz="0" w:space="0" w:color="auto"/>
        <w:right w:val="none" w:sz="0" w:space="0" w:color="auto"/>
      </w:divBdr>
    </w:div>
    <w:div w:id="2010523590">
      <w:bodyDiv w:val="1"/>
      <w:marLeft w:val="0"/>
      <w:marRight w:val="0"/>
      <w:marTop w:val="0"/>
      <w:marBottom w:val="0"/>
      <w:divBdr>
        <w:top w:val="none" w:sz="0" w:space="0" w:color="auto"/>
        <w:left w:val="none" w:sz="0" w:space="0" w:color="auto"/>
        <w:bottom w:val="none" w:sz="0" w:space="0" w:color="auto"/>
        <w:right w:val="none" w:sz="0" w:space="0" w:color="auto"/>
      </w:divBdr>
    </w:div>
    <w:div w:id="2011178321">
      <w:bodyDiv w:val="1"/>
      <w:marLeft w:val="0"/>
      <w:marRight w:val="0"/>
      <w:marTop w:val="0"/>
      <w:marBottom w:val="0"/>
      <w:divBdr>
        <w:top w:val="none" w:sz="0" w:space="0" w:color="auto"/>
        <w:left w:val="none" w:sz="0" w:space="0" w:color="auto"/>
        <w:bottom w:val="none" w:sz="0" w:space="0" w:color="auto"/>
        <w:right w:val="none" w:sz="0" w:space="0" w:color="auto"/>
      </w:divBdr>
    </w:div>
    <w:div w:id="2011253518">
      <w:bodyDiv w:val="1"/>
      <w:marLeft w:val="0"/>
      <w:marRight w:val="0"/>
      <w:marTop w:val="0"/>
      <w:marBottom w:val="0"/>
      <w:divBdr>
        <w:top w:val="none" w:sz="0" w:space="0" w:color="auto"/>
        <w:left w:val="none" w:sz="0" w:space="0" w:color="auto"/>
        <w:bottom w:val="none" w:sz="0" w:space="0" w:color="auto"/>
        <w:right w:val="none" w:sz="0" w:space="0" w:color="auto"/>
      </w:divBdr>
    </w:div>
    <w:div w:id="2011372484">
      <w:bodyDiv w:val="1"/>
      <w:marLeft w:val="0"/>
      <w:marRight w:val="0"/>
      <w:marTop w:val="0"/>
      <w:marBottom w:val="0"/>
      <w:divBdr>
        <w:top w:val="none" w:sz="0" w:space="0" w:color="auto"/>
        <w:left w:val="none" w:sz="0" w:space="0" w:color="auto"/>
        <w:bottom w:val="none" w:sz="0" w:space="0" w:color="auto"/>
        <w:right w:val="none" w:sz="0" w:space="0" w:color="auto"/>
      </w:divBdr>
    </w:div>
    <w:div w:id="2011445865">
      <w:bodyDiv w:val="1"/>
      <w:marLeft w:val="0"/>
      <w:marRight w:val="0"/>
      <w:marTop w:val="0"/>
      <w:marBottom w:val="0"/>
      <w:divBdr>
        <w:top w:val="none" w:sz="0" w:space="0" w:color="auto"/>
        <w:left w:val="none" w:sz="0" w:space="0" w:color="auto"/>
        <w:bottom w:val="none" w:sz="0" w:space="0" w:color="auto"/>
        <w:right w:val="none" w:sz="0" w:space="0" w:color="auto"/>
      </w:divBdr>
    </w:div>
    <w:div w:id="2011635558">
      <w:bodyDiv w:val="1"/>
      <w:marLeft w:val="0"/>
      <w:marRight w:val="0"/>
      <w:marTop w:val="0"/>
      <w:marBottom w:val="0"/>
      <w:divBdr>
        <w:top w:val="none" w:sz="0" w:space="0" w:color="auto"/>
        <w:left w:val="none" w:sz="0" w:space="0" w:color="auto"/>
        <w:bottom w:val="none" w:sz="0" w:space="0" w:color="auto"/>
        <w:right w:val="none" w:sz="0" w:space="0" w:color="auto"/>
      </w:divBdr>
    </w:div>
    <w:div w:id="2011643138">
      <w:bodyDiv w:val="1"/>
      <w:marLeft w:val="0"/>
      <w:marRight w:val="0"/>
      <w:marTop w:val="0"/>
      <w:marBottom w:val="0"/>
      <w:divBdr>
        <w:top w:val="none" w:sz="0" w:space="0" w:color="auto"/>
        <w:left w:val="none" w:sz="0" w:space="0" w:color="auto"/>
        <w:bottom w:val="none" w:sz="0" w:space="0" w:color="auto"/>
        <w:right w:val="none" w:sz="0" w:space="0" w:color="auto"/>
      </w:divBdr>
    </w:div>
    <w:div w:id="2011759103">
      <w:bodyDiv w:val="1"/>
      <w:marLeft w:val="0"/>
      <w:marRight w:val="0"/>
      <w:marTop w:val="0"/>
      <w:marBottom w:val="0"/>
      <w:divBdr>
        <w:top w:val="none" w:sz="0" w:space="0" w:color="auto"/>
        <w:left w:val="none" w:sz="0" w:space="0" w:color="auto"/>
        <w:bottom w:val="none" w:sz="0" w:space="0" w:color="auto"/>
        <w:right w:val="none" w:sz="0" w:space="0" w:color="auto"/>
      </w:divBdr>
    </w:div>
    <w:div w:id="2011788551">
      <w:bodyDiv w:val="1"/>
      <w:marLeft w:val="0"/>
      <w:marRight w:val="0"/>
      <w:marTop w:val="0"/>
      <w:marBottom w:val="0"/>
      <w:divBdr>
        <w:top w:val="none" w:sz="0" w:space="0" w:color="auto"/>
        <w:left w:val="none" w:sz="0" w:space="0" w:color="auto"/>
        <w:bottom w:val="none" w:sz="0" w:space="0" w:color="auto"/>
        <w:right w:val="none" w:sz="0" w:space="0" w:color="auto"/>
      </w:divBdr>
    </w:div>
    <w:div w:id="2012175441">
      <w:bodyDiv w:val="1"/>
      <w:marLeft w:val="0"/>
      <w:marRight w:val="0"/>
      <w:marTop w:val="0"/>
      <w:marBottom w:val="0"/>
      <w:divBdr>
        <w:top w:val="none" w:sz="0" w:space="0" w:color="auto"/>
        <w:left w:val="none" w:sz="0" w:space="0" w:color="auto"/>
        <w:bottom w:val="none" w:sz="0" w:space="0" w:color="auto"/>
        <w:right w:val="none" w:sz="0" w:space="0" w:color="auto"/>
      </w:divBdr>
    </w:div>
    <w:div w:id="2012222764">
      <w:bodyDiv w:val="1"/>
      <w:marLeft w:val="0"/>
      <w:marRight w:val="0"/>
      <w:marTop w:val="0"/>
      <w:marBottom w:val="0"/>
      <w:divBdr>
        <w:top w:val="none" w:sz="0" w:space="0" w:color="auto"/>
        <w:left w:val="none" w:sz="0" w:space="0" w:color="auto"/>
        <w:bottom w:val="none" w:sz="0" w:space="0" w:color="auto"/>
        <w:right w:val="none" w:sz="0" w:space="0" w:color="auto"/>
      </w:divBdr>
    </w:div>
    <w:div w:id="2012249963">
      <w:bodyDiv w:val="1"/>
      <w:marLeft w:val="0"/>
      <w:marRight w:val="0"/>
      <w:marTop w:val="0"/>
      <w:marBottom w:val="0"/>
      <w:divBdr>
        <w:top w:val="none" w:sz="0" w:space="0" w:color="auto"/>
        <w:left w:val="none" w:sz="0" w:space="0" w:color="auto"/>
        <w:bottom w:val="none" w:sz="0" w:space="0" w:color="auto"/>
        <w:right w:val="none" w:sz="0" w:space="0" w:color="auto"/>
      </w:divBdr>
    </w:div>
    <w:div w:id="2012296782">
      <w:bodyDiv w:val="1"/>
      <w:marLeft w:val="0"/>
      <w:marRight w:val="0"/>
      <w:marTop w:val="0"/>
      <w:marBottom w:val="0"/>
      <w:divBdr>
        <w:top w:val="none" w:sz="0" w:space="0" w:color="auto"/>
        <w:left w:val="none" w:sz="0" w:space="0" w:color="auto"/>
        <w:bottom w:val="none" w:sz="0" w:space="0" w:color="auto"/>
        <w:right w:val="none" w:sz="0" w:space="0" w:color="auto"/>
      </w:divBdr>
    </w:div>
    <w:div w:id="2012443717">
      <w:bodyDiv w:val="1"/>
      <w:marLeft w:val="0"/>
      <w:marRight w:val="0"/>
      <w:marTop w:val="0"/>
      <w:marBottom w:val="0"/>
      <w:divBdr>
        <w:top w:val="none" w:sz="0" w:space="0" w:color="auto"/>
        <w:left w:val="none" w:sz="0" w:space="0" w:color="auto"/>
        <w:bottom w:val="none" w:sz="0" w:space="0" w:color="auto"/>
        <w:right w:val="none" w:sz="0" w:space="0" w:color="auto"/>
      </w:divBdr>
    </w:div>
    <w:div w:id="2012640280">
      <w:bodyDiv w:val="1"/>
      <w:marLeft w:val="0"/>
      <w:marRight w:val="0"/>
      <w:marTop w:val="0"/>
      <w:marBottom w:val="0"/>
      <w:divBdr>
        <w:top w:val="none" w:sz="0" w:space="0" w:color="auto"/>
        <w:left w:val="none" w:sz="0" w:space="0" w:color="auto"/>
        <w:bottom w:val="none" w:sz="0" w:space="0" w:color="auto"/>
        <w:right w:val="none" w:sz="0" w:space="0" w:color="auto"/>
      </w:divBdr>
    </w:div>
    <w:div w:id="2012953824">
      <w:bodyDiv w:val="1"/>
      <w:marLeft w:val="0"/>
      <w:marRight w:val="0"/>
      <w:marTop w:val="0"/>
      <w:marBottom w:val="0"/>
      <w:divBdr>
        <w:top w:val="none" w:sz="0" w:space="0" w:color="auto"/>
        <w:left w:val="none" w:sz="0" w:space="0" w:color="auto"/>
        <w:bottom w:val="none" w:sz="0" w:space="0" w:color="auto"/>
        <w:right w:val="none" w:sz="0" w:space="0" w:color="auto"/>
      </w:divBdr>
    </w:div>
    <w:div w:id="2013097880">
      <w:bodyDiv w:val="1"/>
      <w:marLeft w:val="0"/>
      <w:marRight w:val="0"/>
      <w:marTop w:val="0"/>
      <w:marBottom w:val="0"/>
      <w:divBdr>
        <w:top w:val="none" w:sz="0" w:space="0" w:color="auto"/>
        <w:left w:val="none" w:sz="0" w:space="0" w:color="auto"/>
        <w:bottom w:val="none" w:sz="0" w:space="0" w:color="auto"/>
        <w:right w:val="none" w:sz="0" w:space="0" w:color="auto"/>
      </w:divBdr>
    </w:div>
    <w:div w:id="2013139884">
      <w:bodyDiv w:val="1"/>
      <w:marLeft w:val="0"/>
      <w:marRight w:val="0"/>
      <w:marTop w:val="0"/>
      <w:marBottom w:val="0"/>
      <w:divBdr>
        <w:top w:val="none" w:sz="0" w:space="0" w:color="auto"/>
        <w:left w:val="none" w:sz="0" w:space="0" w:color="auto"/>
        <w:bottom w:val="none" w:sz="0" w:space="0" w:color="auto"/>
        <w:right w:val="none" w:sz="0" w:space="0" w:color="auto"/>
      </w:divBdr>
    </w:div>
    <w:div w:id="2013216175">
      <w:bodyDiv w:val="1"/>
      <w:marLeft w:val="0"/>
      <w:marRight w:val="0"/>
      <w:marTop w:val="0"/>
      <w:marBottom w:val="0"/>
      <w:divBdr>
        <w:top w:val="none" w:sz="0" w:space="0" w:color="auto"/>
        <w:left w:val="none" w:sz="0" w:space="0" w:color="auto"/>
        <w:bottom w:val="none" w:sz="0" w:space="0" w:color="auto"/>
        <w:right w:val="none" w:sz="0" w:space="0" w:color="auto"/>
      </w:divBdr>
    </w:div>
    <w:div w:id="2013337293">
      <w:bodyDiv w:val="1"/>
      <w:marLeft w:val="0"/>
      <w:marRight w:val="0"/>
      <w:marTop w:val="0"/>
      <w:marBottom w:val="0"/>
      <w:divBdr>
        <w:top w:val="none" w:sz="0" w:space="0" w:color="auto"/>
        <w:left w:val="none" w:sz="0" w:space="0" w:color="auto"/>
        <w:bottom w:val="none" w:sz="0" w:space="0" w:color="auto"/>
        <w:right w:val="none" w:sz="0" w:space="0" w:color="auto"/>
      </w:divBdr>
    </w:div>
    <w:div w:id="2013726299">
      <w:bodyDiv w:val="1"/>
      <w:marLeft w:val="0"/>
      <w:marRight w:val="0"/>
      <w:marTop w:val="0"/>
      <w:marBottom w:val="0"/>
      <w:divBdr>
        <w:top w:val="none" w:sz="0" w:space="0" w:color="auto"/>
        <w:left w:val="none" w:sz="0" w:space="0" w:color="auto"/>
        <w:bottom w:val="none" w:sz="0" w:space="0" w:color="auto"/>
        <w:right w:val="none" w:sz="0" w:space="0" w:color="auto"/>
      </w:divBdr>
    </w:div>
    <w:div w:id="2013756129">
      <w:bodyDiv w:val="1"/>
      <w:marLeft w:val="0"/>
      <w:marRight w:val="0"/>
      <w:marTop w:val="0"/>
      <w:marBottom w:val="0"/>
      <w:divBdr>
        <w:top w:val="none" w:sz="0" w:space="0" w:color="auto"/>
        <w:left w:val="none" w:sz="0" w:space="0" w:color="auto"/>
        <w:bottom w:val="none" w:sz="0" w:space="0" w:color="auto"/>
        <w:right w:val="none" w:sz="0" w:space="0" w:color="auto"/>
      </w:divBdr>
    </w:div>
    <w:div w:id="2013874927">
      <w:bodyDiv w:val="1"/>
      <w:marLeft w:val="0"/>
      <w:marRight w:val="0"/>
      <w:marTop w:val="0"/>
      <w:marBottom w:val="0"/>
      <w:divBdr>
        <w:top w:val="none" w:sz="0" w:space="0" w:color="auto"/>
        <w:left w:val="none" w:sz="0" w:space="0" w:color="auto"/>
        <w:bottom w:val="none" w:sz="0" w:space="0" w:color="auto"/>
        <w:right w:val="none" w:sz="0" w:space="0" w:color="auto"/>
      </w:divBdr>
    </w:div>
    <w:div w:id="2014063874">
      <w:bodyDiv w:val="1"/>
      <w:marLeft w:val="0"/>
      <w:marRight w:val="0"/>
      <w:marTop w:val="0"/>
      <w:marBottom w:val="0"/>
      <w:divBdr>
        <w:top w:val="none" w:sz="0" w:space="0" w:color="auto"/>
        <w:left w:val="none" w:sz="0" w:space="0" w:color="auto"/>
        <w:bottom w:val="none" w:sz="0" w:space="0" w:color="auto"/>
        <w:right w:val="none" w:sz="0" w:space="0" w:color="auto"/>
      </w:divBdr>
    </w:div>
    <w:div w:id="2014065192">
      <w:bodyDiv w:val="1"/>
      <w:marLeft w:val="0"/>
      <w:marRight w:val="0"/>
      <w:marTop w:val="0"/>
      <w:marBottom w:val="0"/>
      <w:divBdr>
        <w:top w:val="none" w:sz="0" w:space="0" w:color="auto"/>
        <w:left w:val="none" w:sz="0" w:space="0" w:color="auto"/>
        <w:bottom w:val="none" w:sz="0" w:space="0" w:color="auto"/>
        <w:right w:val="none" w:sz="0" w:space="0" w:color="auto"/>
      </w:divBdr>
    </w:div>
    <w:div w:id="2014213035">
      <w:bodyDiv w:val="1"/>
      <w:marLeft w:val="0"/>
      <w:marRight w:val="0"/>
      <w:marTop w:val="0"/>
      <w:marBottom w:val="0"/>
      <w:divBdr>
        <w:top w:val="none" w:sz="0" w:space="0" w:color="auto"/>
        <w:left w:val="none" w:sz="0" w:space="0" w:color="auto"/>
        <w:bottom w:val="none" w:sz="0" w:space="0" w:color="auto"/>
        <w:right w:val="none" w:sz="0" w:space="0" w:color="auto"/>
      </w:divBdr>
    </w:div>
    <w:div w:id="2014263622">
      <w:bodyDiv w:val="1"/>
      <w:marLeft w:val="0"/>
      <w:marRight w:val="0"/>
      <w:marTop w:val="0"/>
      <w:marBottom w:val="0"/>
      <w:divBdr>
        <w:top w:val="none" w:sz="0" w:space="0" w:color="auto"/>
        <w:left w:val="none" w:sz="0" w:space="0" w:color="auto"/>
        <w:bottom w:val="none" w:sz="0" w:space="0" w:color="auto"/>
        <w:right w:val="none" w:sz="0" w:space="0" w:color="auto"/>
      </w:divBdr>
    </w:div>
    <w:div w:id="2014380799">
      <w:bodyDiv w:val="1"/>
      <w:marLeft w:val="0"/>
      <w:marRight w:val="0"/>
      <w:marTop w:val="0"/>
      <w:marBottom w:val="0"/>
      <w:divBdr>
        <w:top w:val="none" w:sz="0" w:space="0" w:color="auto"/>
        <w:left w:val="none" w:sz="0" w:space="0" w:color="auto"/>
        <w:bottom w:val="none" w:sz="0" w:space="0" w:color="auto"/>
        <w:right w:val="none" w:sz="0" w:space="0" w:color="auto"/>
      </w:divBdr>
    </w:div>
    <w:div w:id="2014450022">
      <w:bodyDiv w:val="1"/>
      <w:marLeft w:val="0"/>
      <w:marRight w:val="0"/>
      <w:marTop w:val="0"/>
      <w:marBottom w:val="0"/>
      <w:divBdr>
        <w:top w:val="none" w:sz="0" w:space="0" w:color="auto"/>
        <w:left w:val="none" w:sz="0" w:space="0" w:color="auto"/>
        <w:bottom w:val="none" w:sz="0" w:space="0" w:color="auto"/>
        <w:right w:val="none" w:sz="0" w:space="0" w:color="auto"/>
      </w:divBdr>
    </w:div>
    <w:div w:id="2014452655">
      <w:bodyDiv w:val="1"/>
      <w:marLeft w:val="0"/>
      <w:marRight w:val="0"/>
      <w:marTop w:val="0"/>
      <w:marBottom w:val="0"/>
      <w:divBdr>
        <w:top w:val="none" w:sz="0" w:space="0" w:color="auto"/>
        <w:left w:val="none" w:sz="0" w:space="0" w:color="auto"/>
        <w:bottom w:val="none" w:sz="0" w:space="0" w:color="auto"/>
        <w:right w:val="none" w:sz="0" w:space="0" w:color="auto"/>
      </w:divBdr>
    </w:div>
    <w:div w:id="2014532574">
      <w:bodyDiv w:val="1"/>
      <w:marLeft w:val="0"/>
      <w:marRight w:val="0"/>
      <w:marTop w:val="0"/>
      <w:marBottom w:val="0"/>
      <w:divBdr>
        <w:top w:val="none" w:sz="0" w:space="0" w:color="auto"/>
        <w:left w:val="none" w:sz="0" w:space="0" w:color="auto"/>
        <w:bottom w:val="none" w:sz="0" w:space="0" w:color="auto"/>
        <w:right w:val="none" w:sz="0" w:space="0" w:color="auto"/>
      </w:divBdr>
    </w:div>
    <w:div w:id="2014721191">
      <w:bodyDiv w:val="1"/>
      <w:marLeft w:val="0"/>
      <w:marRight w:val="0"/>
      <w:marTop w:val="0"/>
      <w:marBottom w:val="0"/>
      <w:divBdr>
        <w:top w:val="none" w:sz="0" w:space="0" w:color="auto"/>
        <w:left w:val="none" w:sz="0" w:space="0" w:color="auto"/>
        <w:bottom w:val="none" w:sz="0" w:space="0" w:color="auto"/>
        <w:right w:val="none" w:sz="0" w:space="0" w:color="auto"/>
      </w:divBdr>
    </w:div>
    <w:div w:id="2014722546">
      <w:bodyDiv w:val="1"/>
      <w:marLeft w:val="0"/>
      <w:marRight w:val="0"/>
      <w:marTop w:val="0"/>
      <w:marBottom w:val="0"/>
      <w:divBdr>
        <w:top w:val="none" w:sz="0" w:space="0" w:color="auto"/>
        <w:left w:val="none" w:sz="0" w:space="0" w:color="auto"/>
        <w:bottom w:val="none" w:sz="0" w:space="0" w:color="auto"/>
        <w:right w:val="none" w:sz="0" w:space="0" w:color="auto"/>
      </w:divBdr>
    </w:div>
    <w:div w:id="2014793383">
      <w:bodyDiv w:val="1"/>
      <w:marLeft w:val="0"/>
      <w:marRight w:val="0"/>
      <w:marTop w:val="0"/>
      <w:marBottom w:val="0"/>
      <w:divBdr>
        <w:top w:val="none" w:sz="0" w:space="0" w:color="auto"/>
        <w:left w:val="none" w:sz="0" w:space="0" w:color="auto"/>
        <w:bottom w:val="none" w:sz="0" w:space="0" w:color="auto"/>
        <w:right w:val="none" w:sz="0" w:space="0" w:color="auto"/>
      </w:divBdr>
    </w:div>
    <w:div w:id="2014841453">
      <w:bodyDiv w:val="1"/>
      <w:marLeft w:val="0"/>
      <w:marRight w:val="0"/>
      <w:marTop w:val="0"/>
      <w:marBottom w:val="0"/>
      <w:divBdr>
        <w:top w:val="none" w:sz="0" w:space="0" w:color="auto"/>
        <w:left w:val="none" w:sz="0" w:space="0" w:color="auto"/>
        <w:bottom w:val="none" w:sz="0" w:space="0" w:color="auto"/>
        <w:right w:val="none" w:sz="0" w:space="0" w:color="auto"/>
      </w:divBdr>
    </w:div>
    <w:div w:id="2015179615">
      <w:bodyDiv w:val="1"/>
      <w:marLeft w:val="0"/>
      <w:marRight w:val="0"/>
      <w:marTop w:val="0"/>
      <w:marBottom w:val="0"/>
      <w:divBdr>
        <w:top w:val="none" w:sz="0" w:space="0" w:color="auto"/>
        <w:left w:val="none" w:sz="0" w:space="0" w:color="auto"/>
        <w:bottom w:val="none" w:sz="0" w:space="0" w:color="auto"/>
        <w:right w:val="none" w:sz="0" w:space="0" w:color="auto"/>
      </w:divBdr>
    </w:div>
    <w:div w:id="2015180357">
      <w:bodyDiv w:val="1"/>
      <w:marLeft w:val="0"/>
      <w:marRight w:val="0"/>
      <w:marTop w:val="0"/>
      <w:marBottom w:val="0"/>
      <w:divBdr>
        <w:top w:val="none" w:sz="0" w:space="0" w:color="auto"/>
        <w:left w:val="none" w:sz="0" w:space="0" w:color="auto"/>
        <w:bottom w:val="none" w:sz="0" w:space="0" w:color="auto"/>
        <w:right w:val="none" w:sz="0" w:space="0" w:color="auto"/>
      </w:divBdr>
    </w:div>
    <w:div w:id="2015262105">
      <w:bodyDiv w:val="1"/>
      <w:marLeft w:val="0"/>
      <w:marRight w:val="0"/>
      <w:marTop w:val="0"/>
      <w:marBottom w:val="0"/>
      <w:divBdr>
        <w:top w:val="none" w:sz="0" w:space="0" w:color="auto"/>
        <w:left w:val="none" w:sz="0" w:space="0" w:color="auto"/>
        <w:bottom w:val="none" w:sz="0" w:space="0" w:color="auto"/>
        <w:right w:val="none" w:sz="0" w:space="0" w:color="auto"/>
      </w:divBdr>
    </w:div>
    <w:div w:id="2016107758">
      <w:bodyDiv w:val="1"/>
      <w:marLeft w:val="0"/>
      <w:marRight w:val="0"/>
      <w:marTop w:val="0"/>
      <w:marBottom w:val="0"/>
      <w:divBdr>
        <w:top w:val="none" w:sz="0" w:space="0" w:color="auto"/>
        <w:left w:val="none" w:sz="0" w:space="0" w:color="auto"/>
        <w:bottom w:val="none" w:sz="0" w:space="0" w:color="auto"/>
        <w:right w:val="none" w:sz="0" w:space="0" w:color="auto"/>
      </w:divBdr>
    </w:div>
    <w:div w:id="2016154521">
      <w:bodyDiv w:val="1"/>
      <w:marLeft w:val="0"/>
      <w:marRight w:val="0"/>
      <w:marTop w:val="0"/>
      <w:marBottom w:val="0"/>
      <w:divBdr>
        <w:top w:val="none" w:sz="0" w:space="0" w:color="auto"/>
        <w:left w:val="none" w:sz="0" w:space="0" w:color="auto"/>
        <w:bottom w:val="none" w:sz="0" w:space="0" w:color="auto"/>
        <w:right w:val="none" w:sz="0" w:space="0" w:color="auto"/>
      </w:divBdr>
    </w:div>
    <w:div w:id="2016564982">
      <w:bodyDiv w:val="1"/>
      <w:marLeft w:val="0"/>
      <w:marRight w:val="0"/>
      <w:marTop w:val="0"/>
      <w:marBottom w:val="0"/>
      <w:divBdr>
        <w:top w:val="none" w:sz="0" w:space="0" w:color="auto"/>
        <w:left w:val="none" w:sz="0" w:space="0" w:color="auto"/>
        <w:bottom w:val="none" w:sz="0" w:space="0" w:color="auto"/>
        <w:right w:val="none" w:sz="0" w:space="0" w:color="auto"/>
      </w:divBdr>
    </w:div>
    <w:div w:id="2016758929">
      <w:bodyDiv w:val="1"/>
      <w:marLeft w:val="0"/>
      <w:marRight w:val="0"/>
      <w:marTop w:val="0"/>
      <w:marBottom w:val="0"/>
      <w:divBdr>
        <w:top w:val="none" w:sz="0" w:space="0" w:color="auto"/>
        <w:left w:val="none" w:sz="0" w:space="0" w:color="auto"/>
        <w:bottom w:val="none" w:sz="0" w:space="0" w:color="auto"/>
        <w:right w:val="none" w:sz="0" w:space="0" w:color="auto"/>
      </w:divBdr>
    </w:div>
    <w:div w:id="2016882827">
      <w:bodyDiv w:val="1"/>
      <w:marLeft w:val="0"/>
      <w:marRight w:val="0"/>
      <w:marTop w:val="0"/>
      <w:marBottom w:val="0"/>
      <w:divBdr>
        <w:top w:val="none" w:sz="0" w:space="0" w:color="auto"/>
        <w:left w:val="none" w:sz="0" w:space="0" w:color="auto"/>
        <w:bottom w:val="none" w:sz="0" w:space="0" w:color="auto"/>
        <w:right w:val="none" w:sz="0" w:space="0" w:color="auto"/>
      </w:divBdr>
    </w:div>
    <w:div w:id="2017026808">
      <w:bodyDiv w:val="1"/>
      <w:marLeft w:val="0"/>
      <w:marRight w:val="0"/>
      <w:marTop w:val="0"/>
      <w:marBottom w:val="0"/>
      <w:divBdr>
        <w:top w:val="none" w:sz="0" w:space="0" w:color="auto"/>
        <w:left w:val="none" w:sz="0" w:space="0" w:color="auto"/>
        <w:bottom w:val="none" w:sz="0" w:space="0" w:color="auto"/>
        <w:right w:val="none" w:sz="0" w:space="0" w:color="auto"/>
      </w:divBdr>
    </w:div>
    <w:div w:id="2017033546">
      <w:bodyDiv w:val="1"/>
      <w:marLeft w:val="0"/>
      <w:marRight w:val="0"/>
      <w:marTop w:val="0"/>
      <w:marBottom w:val="0"/>
      <w:divBdr>
        <w:top w:val="none" w:sz="0" w:space="0" w:color="auto"/>
        <w:left w:val="none" w:sz="0" w:space="0" w:color="auto"/>
        <w:bottom w:val="none" w:sz="0" w:space="0" w:color="auto"/>
        <w:right w:val="none" w:sz="0" w:space="0" w:color="auto"/>
      </w:divBdr>
    </w:div>
    <w:div w:id="2017144731">
      <w:bodyDiv w:val="1"/>
      <w:marLeft w:val="0"/>
      <w:marRight w:val="0"/>
      <w:marTop w:val="0"/>
      <w:marBottom w:val="0"/>
      <w:divBdr>
        <w:top w:val="none" w:sz="0" w:space="0" w:color="auto"/>
        <w:left w:val="none" w:sz="0" w:space="0" w:color="auto"/>
        <w:bottom w:val="none" w:sz="0" w:space="0" w:color="auto"/>
        <w:right w:val="none" w:sz="0" w:space="0" w:color="auto"/>
      </w:divBdr>
    </w:div>
    <w:div w:id="2017464913">
      <w:bodyDiv w:val="1"/>
      <w:marLeft w:val="0"/>
      <w:marRight w:val="0"/>
      <w:marTop w:val="0"/>
      <w:marBottom w:val="0"/>
      <w:divBdr>
        <w:top w:val="none" w:sz="0" w:space="0" w:color="auto"/>
        <w:left w:val="none" w:sz="0" w:space="0" w:color="auto"/>
        <w:bottom w:val="none" w:sz="0" w:space="0" w:color="auto"/>
        <w:right w:val="none" w:sz="0" w:space="0" w:color="auto"/>
      </w:divBdr>
    </w:div>
    <w:div w:id="2017615515">
      <w:bodyDiv w:val="1"/>
      <w:marLeft w:val="0"/>
      <w:marRight w:val="0"/>
      <w:marTop w:val="0"/>
      <w:marBottom w:val="0"/>
      <w:divBdr>
        <w:top w:val="none" w:sz="0" w:space="0" w:color="auto"/>
        <w:left w:val="none" w:sz="0" w:space="0" w:color="auto"/>
        <w:bottom w:val="none" w:sz="0" w:space="0" w:color="auto"/>
        <w:right w:val="none" w:sz="0" w:space="0" w:color="auto"/>
      </w:divBdr>
    </w:div>
    <w:div w:id="2017689150">
      <w:bodyDiv w:val="1"/>
      <w:marLeft w:val="0"/>
      <w:marRight w:val="0"/>
      <w:marTop w:val="0"/>
      <w:marBottom w:val="0"/>
      <w:divBdr>
        <w:top w:val="none" w:sz="0" w:space="0" w:color="auto"/>
        <w:left w:val="none" w:sz="0" w:space="0" w:color="auto"/>
        <w:bottom w:val="none" w:sz="0" w:space="0" w:color="auto"/>
        <w:right w:val="none" w:sz="0" w:space="0" w:color="auto"/>
      </w:divBdr>
    </w:div>
    <w:div w:id="2017724770">
      <w:bodyDiv w:val="1"/>
      <w:marLeft w:val="0"/>
      <w:marRight w:val="0"/>
      <w:marTop w:val="0"/>
      <w:marBottom w:val="0"/>
      <w:divBdr>
        <w:top w:val="none" w:sz="0" w:space="0" w:color="auto"/>
        <w:left w:val="none" w:sz="0" w:space="0" w:color="auto"/>
        <w:bottom w:val="none" w:sz="0" w:space="0" w:color="auto"/>
        <w:right w:val="none" w:sz="0" w:space="0" w:color="auto"/>
      </w:divBdr>
    </w:div>
    <w:div w:id="2017884315">
      <w:bodyDiv w:val="1"/>
      <w:marLeft w:val="0"/>
      <w:marRight w:val="0"/>
      <w:marTop w:val="0"/>
      <w:marBottom w:val="0"/>
      <w:divBdr>
        <w:top w:val="none" w:sz="0" w:space="0" w:color="auto"/>
        <w:left w:val="none" w:sz="0" w:space="0" w:color="auto"/>
        <w:bottom w:val="none" w:sz="0" w:space="0" w:color="auto"/>
        <w:right w:val="none" w:sz="0" w:space="0" w:color="auto"/>
      </w:divBdr>
    </w:div>
    <w:div w:id="2017921574">
      <w:bodyDiv w:val="1"/>
      <w:marLeft w:val="0"/>
      <w:marRight w:val="0"/>
      <w:marTop w:val="0"/>
      <w:marBottom w:val="0"/>
      <w:divBdr>
        <w:top w:val="none" w:sz="0" w:space="0" w:color="auto"/>
        <w:left w:val="none" w:sz="0" w:space="0" w:color="auto"/>
        <w:bottom w:val="none" w:sz="0" w:space="0" w:color="auto"/>
        <w:right w:val="none" w:sz="0" w:space="0" w:color="auto"/>
      </w:divBdr>
    </w:div>
    <w:div w:id="2018193764">
      <w:bodyDiv w:val="1"/>
      <w:marLeft w:val="0"/>
      <w:marRight w:val="0"/>
      <w:marTop w:val="0"/>
      <w:marBottom w:val="0"/>
      <w:divBdr>
        <w:top w:val="none" w:sz="0" w:space="0" w:color="auto"/>
        <w:left w:val="none" w:sz="0" w:space="0" w:color="auto"/>
        <w:bottom w:val="none" w:sz="0" w:space="0" w:color="auto"/>
        <w:right w:val="none" w:sz="0" w:space="0" w:color="auto"/>
      </w:divBdr>
    </w:div>
    <w:div w:id="2018730515">
      <w:bodyDiv w:val="1"/>
      <w:marLeft w:val="0"/>
      <w:marRight w:val="0"/>
      <w:marTop w:val="0"/>
      <w:marBottom w:val="0"/>
      <w:divBdr>
        <w:top w:val="none" w:sz="0" w:space="0" w:color="auto"/>
        <w:left w:val="none" w:sz="0" w:space="0" w:color="auto"/>
        <w:bottom w:val="none" w:sz="0" w:space="0" w:color="auto"/>
        <w:right w:val="none" w:sz="0" w:space="0" w:color="auto"/>
      </w:divBdr>
    </w:div>
    <w:div w:id="2018800721">
      <w:bodyDiv w:val="1"/>
      <w:marLeft w:val="0"/>
      <w:marRight w:val="0"/>
      <w:marTop w:val="0"/>
      <w:marBottom w:val="0"/>
      <w:divBdr>
        <w:top w:val="none" w:sz="0" w:space="0" w:color="auto"/>
        <w:left w:val="none" w:sz="0" w:space="0" w:color="auto"/>
        <w:bottom w:val="none" w:sz="0" w:space="0" w:color="auto"/>
        <w:right w:val="none" w:sz="0" w:space="0" w:color="auto"/>
      </w:divBdr>
    </w:div>
    <w:div w:id="2018917179">
      <w:bodyDiv w:val="1"/>
      <w:marLeft w:val="0"/>
      <w:marRight w:val="0"/>
      <w:marTop w:val="0"/>
      <w:marBottom w:val="0"/>
      <w:divBdr>
        <w:top w:val="none" w:sz="0" w:space="0" w:color="auto"/>
        <w:left w:val="none" w:sz="0" w:space="0" w:color="auto"/>
        <w:bottom w:val="none" w:sz="0" w:space="0" w:color="auto"/>
        <w:right w:val="none" w:sz="0" w:space="0" w:color="auto"/>
      </w:divBdr>
    </w:div>
    <w:div w:id="2018998804">
      <w:bodyDiv w:val="1"/>
      <w:marLeft w:val="0"/>
      <w:marRight w:val="0"/>
      <w:marTop w:val="0"/>
      <w:marBottom w:val="0"/>
      <w:divBdr>
        <w:top w:val="none" w:sz="0" w:space="0" w:color="auto"/>
        <w:left w:val="none" w:sz="0" w:space="0" w:color="auto"/>
        <w:bottom w:val="none" w:sz="0" w:space="0" w:color="auto"/>
        <w:right w:val="none" w:sz="0" w:space="0" w:color="auto"/>
      </w:divBdr>
    </w:div>
    <w:div w:id="2019042854">
      <w:bodyDiv w:val="1"/>
      <w:marLeft w:val="0"/>
      <w:marRight w:val="0"/>
      <w:marTop w:val="0"/>
      <w:marBottom w:val="0"/>
      <w:divBdr>
        <w:top w:val="none" w:sz="0" w:space="0" w:color="auto"/>
        <w:left w:val="none" w:sz="0" w:space="0" w:color="auto"/>
        <w:bottom w:val="none" w:sz="0" w:space="0" w:color="auto"/>
        <w:right w:val="none" w:sz="0" w:space="0" w:color="auto"/>
      </w:divBdr>
    </w:div>
    <w:div w:id="2019043308">
      <w:bodyDiv w:val="1"/>
      <w:marLeft w:val="0"/>
      <w:marRight w:val="0"/>
      <w:marTop w:val="0"/>
      <w:marBottom w:val="0"/>
      <w:divBdr>
        <w:top w:val="none" w:sz="0" w:space="0" w:color="auto"/>
        <w:left w:val="none" w:sz="0" w:space="0" w:color="auto"/>
        <w:bottom w:val="none" w:sz="0" w:space="0" w:color="auto"/>
        <w:right w:val="none" w:sz="0" w:space="0" w:color="auto"/>
      </w:divBdr>
    </w:div>
    <w:div w:id="2019112599">
      <w:bodyDiv w:val="1"/>
      <w:marLeft w:val="0"/>
      <w:marRight w:val="0"/>
      <w:marTop w:val="0"/>
      <w:marBottom w:val="0"/>
      <w:divBdr>
        <w:top w:val="none" w:sz="0" w:space="0" w:color="auto"/>
        <w:left w:val="none" w:sz="0" w:space="0" w:color="auto"/>
        <w:bottom w:val="none" w:sz="0" w:space="0" w:color="auto"/>
        <w:right w:val="none" w:sz="0" w:space="0" w:color="auto"/>
      </w:divBdr>
    </w:div>
    <w:div w:id="2019191537">
      <w:bodyDiv w:val="1"/>
      <w:marLeft w:val="0"/>
      <w:marRight w:val="0"/>
      <w:marTop w:val="0"/>
      <w:marBottom w:val="0"/>
      <w:divBdr>
        <w:top w:val="none" w:sz="0" w:space="0" w:color="auto"/>
        <w:left w:val="none" w:sz="0" w:space="0" w:color="auto"/>
        <w:bottom w:val="none" w:sz="0" w:space="0" w:color="auto"/>
        <w:right w:val="none" w:sz="0" w:space="0" w:color="auto"/>
      </w:divBdr>
    </w:div>
    <w:div w:id="2019308464">
      <w:bodyDiv w:val="1"/>
      <w:marLeft w:val="0"/>
      <w:marRight w:val="0"/>
      <w:marTop w:val="0"/>
      <w:marBottom w:val="0"/>
      <w:divBdr>
        <w:top w:val="none" w:sz="0" w:space="0" w:color="auto"/>
        <w:left w:val="none" w:sz="0" w:space="0" w:color="auto"/>
        <w:bottom w:val="none" w:sz="0" w:space="0" w:color="auto"/>
        <w:right w:val="none" w:sz="0" w:space="0" w:color="auto"/>
      </w:divBdr>
    </w:div>
    <w:div w:id="2019886920">
      <w:bodyDiv w:val="1"/>
      <w:marLeft w:val="0"/>
      <w:marRight w:val="0"/>
      <w:marTop w:val="0"/>
      <w:marBottom w:val="0"/>
      <w:divBdr>
        <w:top w:val="none" w:sz="0" w:space="0" w:color="auto"/>
        <w:left w:val="none" w:sz="0" w:space="0" w:color="auto"/>
        <w:bottom w:val="none" w:sz="0" w:space="0" w:color="auto"/>
        <w:right w:val="none" w:sz="0" w:space="0" w:color="auto"/>
      </w:divBdr>
    </w:div>
    <w:div w:id="2019964914">
      <w:bodyDiv w:val="1"/>
      <w:marLeft w:val="0"/>
      <w:marRight w:val="0"/>
      <w:marTop w:val="0"/>
      <w:marBottom w:val="0"/>
      <w:divBdr>
        <w:top w:val="none" w:sz="0" w:space="0" w:color="auto"/>
        <w:left w:val="none" w:sz="0" w:space="0" w:color="auto"/>
        <w:bottom w:val="none" w:sz="0" w:space="0" w:color="auto"/>
        <w:right w:val="none" w:sz="0" w:space="0" w:color="auto"/>
      </w:divBdr>
    </w:div>
    <w:div w:id="2020040747">
      <w:bodyDiv w:val="1"/>
      <w:marLeft w:val="0"/>
      <w:marRight w:val="0"/>
      <w:marTop w:val="0"/>
      <w:marBottom w:val="0"/>
      <w:divBdr>
        <w:top w:val="none" w:sz="0" w:space="0" w:color="auto"/>
        <w:left w:val="none" w:sz="0" w:space="0" w:color="auto"/>
        <w:bottom w:val="none" w:sz="0" w:space="0" w:color="auto"/>
        <w:right w:val="none" w:sz="0" w:space="0" w:color="auto"/>
      </w:divBdr>
    </w:div>
    <w:div w:id="2020351419">
      <w:bodyDiv w:val="1"/>
      <w:marLeft w:val="0"/>
      <w:marRight w:val="0"/>
      <w:marTop w:val="0"/>
      <w:marBottom w:val="0"/>
      <w:divBdr>
        <w:top w:val="none" w:sz="0" w:space="0" w:color="auto"/>
        <w:left w:val="none" w:sz="0" w:space="0" w:color="auto"/>
        <w:bottom w:val="none" w:sz="0" w:space="0" w:color="auto"/>
        <w:right w:val="none" w:sz="0" w:space="0" w:color="auto"/>
      </w:divBdr>
    </w:div>
    <w:div w:id="2020427257">
      <w:bodyDiv w:val="1"/>
      <w:marLeft w:val="0"/>
      <w:marRight w:val="0"/>
      <w:marTop w:val="0"/>
      <w:marBottom w:val="0"/>
      <w:divBdr>
        <w:top w:val="none" w:sz="0" w:space="0" w:color="auto"/>
        <w:left w:val="none" w:sz="0" w:space="0" w:color="auto"/>
        <w:bottom w:val="none" w:sz="0" w:space="0" w:color="auto"/>
        <w:right w:val="none" w:sz="0" w:space="0" w:color="auto"/>
      </w:divBdr>
    </w:div>
    <w:div w:id="2020622517">
      <w:bodyDiv w:val="1"/>
      <w:marLeft w:val="0"/>
      <w:marRight w:val="0"/>
      <w:marTop w:val="0"/>
      <w:marBottom w:val="0"/>
      <w:divBdr>
        <w:top w:val="none" w:sz="0" w:space="0" w:color="auto"/>
        <w:left w:val="none" w:sz="0" w:space="0" w:color="auto"/>
        <w:bottom w:val="none" w:sz="0" w:space="0" w:color="auto"/>
        <w:right w:val="none" w:sz="0" w:space="0" w:color="auto"/>
      </w:divBdr>
    </w:div>
    <w:div w:id="2020691958">
      <w:bodyDiv w:val="1"/>
      <w:marLeft w:val="0"/>
      <w:marRight w:val="0"/>
      <w:marTop w:val="0"/>
      <w:marBottom w:val="0"/>
      <w:divBdr>
        <w:top w:val="none" w:sz="0" w:space="0" w:color="auto"/>
        <w:left w:val="none" w:sz="0" w:space="0" w:color="auto"/>
        <w:bottom w:val="none" w:sz="0" w:space="0" w:color="auto"/>
        <w:right w:val="none" w:sz="0" w:space="0" w:color="auto"/>
      </w:divBdr>
    </w:div>
    <w:div w:id="2020697071">
      <w:bodyDiv w:val="1"/>
      <w:marLeft w:val="0"/>
      <w:marRight w:val="0"/>
      <w:marTop w:val="0"/>
      <w:marBottom w:val="0"/>
      <w:divBdr>
        <w:top w:val="none" w:sz="0" w:space="0" w:color="auto"/>
        <w:left w:val="none" w:sz="0" w:space="0" w:color="auto"/>
        <w:bottom w:val="none" w:sz="0" w:space="0" w:color="auto"/>
        <w:right w:val="none" w:sz="0" w:space="0" w:color="auto"/>
      </w:divBdr>
    </w:div>
    <w:div w:id="2020769598">
      <w:bodyDiv w:val="1"/>
      <w:marLeft w:val="0"/>
      <w:marRight w:val="0"/>
      <w:marTop w:val="0"/>
      <w:marBottom w:val="0"/>
      <w:divBdr>
        <w:top w:val="none" w:sz="0" w:space="0" w:color="auto"/>
        <w:left w:val="none" w:sz="0" w:space="0" w:color="auto"/>
        <w:bottom w:val="none" w:sz="0" w:space="0" w:color="auto"/>
        <w:right w:val="none" w:sz="0" w:space="0" w:color="auto"/>
      </w:divBdr>
    </w:div>
    <w:div w:id="2020815360">
      <w:bodyDiv w:val="1"/>
      <w:marLeft w:val="0"/>
      <w:marRight w:val="0"/>
      <w:marTop w:val="0"/>
      <w:marBottom w:val="0"/>
      <w:divBdr>
        <w:top w:val="none" w:sz="0" w:space="0" w:color="auto"/>
        <w:left w:val="none" w:sz="0" w:space="0" w:color="auto"/>
        <w:bottom w:val="none" w:sz="0" w:space="0" w:color="auto"/>
        <w:right w:val="none" w:sz="0" w:space="0" w:color="auto"/>
      </w:divBdr>
    </w:div>
    <w:div w:id="2021080028">
      <w:bodyDiv w:val="1"/>
      <w:marLeft w:val="0"/>
      <w:marRight w:val="0"/>
      <w:marTop w:val="0"/>
      <w:marBottom w:val="0"/>
      <w:divBdr>
        <w:top w:val="none" w:sz="0" w:space="0" w:color="auto"/>
        <w:left w:val="none" w:sz="0" w:space="0" w:color="auto"/>
        <w:bottom w:val="none" w:sz="0" w:space="0" w:color="auto"/>
        <w:right w:val="none" w:sz="0" w:space="0" w:color="auto"/>
      </w:divBdr>
    </w:div>
    <w:div w:id="2021081197">
      <w:bodyDiv w:val="1"/>
      <w:marLeft w:val="0"/>
      <w:marRight w:val="0"/>
      <w:marTop w:val="0"/>
      <w:marBottom w:val="0"/>
      <w:divBdr>
        <w:top w:val="none" w:sz="0" w:space="0" w:color="auto"/>
        <w:left w:val="none" w:sz="0" w:space="0" w:color="auto"/>
        <w:bottom w:val="none" w:sz="0" w:space="0" w:color="auto"/>
        <w:right w:val="none" w:sz="0" w:space="0" w:color="auto"/>
      </w:divBdr>
    </w:div>
    <w:div w:id="2021081687">
      <w:bodyDiv w:val="1"/>
      <w:marLeft w:val="0"/>
      <w:marRight w:val="0"/>
      <w:marTop w:val="0"/>
      <w:marBottom w:val="0"/>
      <w:divBdr>
        <w:top w:val="none" w:sz="0" w:space="0" w:color="auto"/>
        <w:left w:val="none" w:sz="0" w:space="0" w:color="auto"/>
        <w:bottom w:val="none" w:sz="0" w:space="0" w:color="auto"/>
        <w:right w:val="none" w:sz="0" w:space="0" w:color="auto"/>
      </w:divBdr>
    </w:div>
    <w:div w:id="2021084646">
      <w:bodyDiv w:val="1"/>
      <w:marLeft w:val="0"/>
      <w:marRight w:val="0"/>
      <w:marTop w:val="0"/>
      <w:marBottom w:val="0"/>
      <w:divBdr>
        <w:top w:val="none" w:sz="0" w:space="0" w:color="auto"/>
        <w:left w:val="none" w:sz="0" w:space="0" w:color="auto"/>
        <w:bottom w:val="none" w:sz="0" w:space="0" w:color="auto"/>
        <w:right w:val="none" w:sz="0" w:space="0" w:color="auto"/>
      </w:divBdr>
    </w:div>
    <w:div w:id="2021278573">
      <w:bodyDiv w:val="1"/>
      <w:marLeft w:val="0"/>
      <w:marRight w:val="0"/>
      <w:marTop w:val="0"/>
      <w:marBottom w:val="0"/>
      <w:divBdr>
        <w:top w:val="none" w:sz="0" w:space="0" w:color="auto"/>
        <w:left w:val="none" w:sz="0" w:space="0" w:color="auto"/>
        <w:bottom w:val="none" w:sz="0" w:space="0" w:color="auto"/>
        <w:right w:val="none" w:sz="0" w:space="0" w:color="auto"/>
      </w:divBdr>
    </w:div>
    <w:div w:id="2021346154">
      <w:bodyDiv w:val="1"/>
      <w:marLeft w:val="0"/>
      <w:marRight w:val="0"/>
      <w:marTop w:val="0"/>
      <w:marBottom w:val="0"/>
      <w:divBdr>
        <w:top w:val="none" w:sz="0" w:space="0" w:color="auto"/>
        <w:left w:val="none" w:sz="0" w:space="0" w:color="auto"/>
        <w:bottom w:val="none" w:sz="0" w:space="0" w:color="auto"/>
        <w:right w:val="none" w:sz="0" w:space="0" w:color="auto"/>
      </w:divBdr>
    </w:div>
    <w:div w:id="2021394240">
      <w:bodyDiv w:val="1"/>
      <w:marLeft w:val="0"/>
      <w:marRight w:val="0"/>
      <w:marTop w:val="0"/>
      <w:marBottom w:val="0"/>
      <w:divBdr>
        <w:top w:val="none" w:sz="0" w:space="0" w:color="auto"/>
        <w:left w:val="none" w:sz="0" w:space="0" w:color="auto"/>
        <w:bottom w:val="none" w:sz="0" w:space="0" w:color="auto"/>
        <w:right w:val="none" w:sz="0" w:space="0" w:color="auto"/>
      </w:divBdr>
    </w:div>
    <w:div w:id="2021421325">
      <w:bodyDiv w:val="1"/>
      <w:marLeft w:val="0"/>
      <w:marRight w:val="0"/>
      <w:marTop w:val="0"/>
      <w:marBottom w:val="0"/>
      <w:divBdr>
        <w:top w:val="none" w:sz="0" w:space="0" w:color="auto"/>
        <w:left w:val="none" w:sz="0" w:space="0" w:color="auto"/>
        <w:bottom w:val="none" w:sz="0" w:space="0" w:color="auto"/>
        <w:right w:val="none" w:sz="0" w:space="0" w:color="auto"/>
      </w:divBdr>
    </w:div>
    <w:div w:id="2021466254">
      <w:bodyDiv w:val="1"/>
      <w:marLeft w:val="0"/>
      <w:marRight w:val="0"/>
      <w:marTop w:val="0"/>
      <w:marBottom w:val="0"/>
      <w:divBdr>
        <w:top w:val="none" w:sz="0" w:space="0" w:color="auto"/>
        <w:left w:val="none" w:sz="0" w:space="0" w:color="auto"/>
        <w:bottom w:val="none" w:sz="0" w:space="0" w:color="auto"/>
        <w:right w:val="none" w:sz="0" w:space="0" w:color="auto"/>
      </w:divBdr>
    </w:div>
    <w:div w:id="2021469274">
      <w:bodyDiv w:val="1"/>
      <w:marLeft w:val="0"/>
      <w:marRight w:val="0"/>
      <w:marTop w:val="0"/>
      <w:marBottom w:val="0"/>
      <w:divBdr>
        <w:top w:val="none" w:sz="0" w:space="0" w:color="auto"/>
        <w:left w:val="none" w:sz="0" w:space="0" w:color="auto"/>
        <w:bottom w:val="none" w:sz="0" w:space="0" w:color="auto"/>
        <w:right w:val="none" w:sz="0" w:space="0" w:color="auto"/>
      </w:divBdr>
    </w:div>
    <w:div w:id="2021540148">
      <w:bodyDiv w:val="1"/>
      <w:marLeft w:val="0"/>
      <w:marRight w:val="0"/>
      <w:marTop w:val="0"/>
      <w:marBottom w:val="0"/>
      <w:divBdr>
        <w:top w:val="none" w:sz="0" w:space="0" w:color="auto"/>
        <w:left w:val="none" w:sz="0" w:space="0" w:color="auto"/>
        <w:bottom w:val="none" w:sz="0" w:space="0" w:color="auto"/>
        <w:right w:val="none" w:sz="0" w:space="0" w:color="auto"/>
      </w:divBdr>
    </w:div>
    <w:div w:id="2021589203">
      <w:bodyDiv w:val="1"/>
      <w:marLeft w:val="0"/>
      <w:marRight w:val="0"/>
      <w:marTop w:val="0"/>
      <w:marBottom w:val="0"/>
      <w:divBdr>
        <w:top w:val="none" w:sz="0" w:space="0" w:color="auto"/>
        <w:left w:val="none" w:sz="0" w:space="0" w:color="auto"/>
        <w:bottom w:val="none" w:sz="0" w:space="0" w:color="auto"/>
        <w:right w:val="none" w:sz="0" w:space="0" w:color="auto"/>
      </w:divBdr>
    </w:div>
    <w:div w:id="2022272280">
      <w:bodyDiv w:val="1"/>
      <w:marLeft w:val="0"/>
      <w:marRight w:val="0"/>
      <w:marTop w:val="0"/>
      <w:marBottom w:val="0"/>
      <w:divBdr>
        <w:top w:val="none" w:sz="0" w:space="0" w:color="auto"/>
        <w:left w:val="none" w:sz="0" w:space="0" w:color="auto"/>
        <w:bottom w:val="none" w:sz="0" w:space="0" w:color="auto"/>
        <w:right w:val="none" w:sz="0" w:space="0" w:color="auto"/>
      </w:divBdr>
    </w:div>
    <w:div w:id="2022316130">
      <w:bodyDiv w:val="1"/>
      <w:marLeft w:val="0"/>
      <w:marRight w:val="0"/>
      <w:marTop w:val="0"/>
      <w:marBottom w:val="0"/>
      <w:divBdr>
        <w:top w:val="none" w:sz="0" w:space="0" w:color="auto"/>
        <w:left w:val="none" w:sz="0" w:space="0" w:color="auto"/>
        <w:bottom w:val="none" w:sz="0" w:space="0" w:color="auto"/>
        <w:right w:val="none" w:sz="0" w:space="0" w:color="auto"/>
      </w:divBdr>
    </w:div>
    <w:div w:id="2022316717">
      <w:bodyDiv w:val="1"/>
      <w:marLeft w:val="0"/>
      <w:marRight w:val="0"/>
      <w:marTop w:val="0"/>
      <w:marBottom w:val="0"/>
      <w:divBdr>
        <w:top w:val="none" w:sz="0" w:space="0" w:color="auto"/>
        <w:left w:val="none" w:sz="0" w:space="0" w:color="auto"/>
        <w:bottom w:val="none" w:sz="0" w:space="0" w:color="auto"/>
        <w:right w:val="none" w:sz="0" w:space="0" w:color="auto"/>
      </w:divBdr>
    </w:div>
    <w:div w:id="2022469036">
      <w:bodyDiv w:val="1"/>
      <w:marLeft w:val="0"/>
      <w:marRight w:val="0"/>
      <w:marTop w:val="0"/>
      <w:marBottom w:val="0"/>
      <w:divBdr>
        <w:top w:val="none" w:sz="0" w:space="0" w:color="auto"/>
        <w:left w:val="none" w:sz="0" w:space="0" w:color="auto"/>
        <w:bottom w:val="none" w:sz="0" w:space="0" w:color="auto"/>
        <w:right w:val="none" w:sz="0" w:space="0" w:color="auto"/>
      </w:divBdr>
    </w:div>
    <w:div w:id="2022848710">
      <w:bodyDiv w:val="1"/>
      <w:marLeft w:val="0"/>
      <w:marRight w:val="0"/>
      <w:marTop w:val="0"/>
      <w:marBottom w:val="0"/>
      <w:divBdr>
        <w:top w:val="none" w:sz="0" w:space="0" w:color="auto"/>
        <w:left w:val="none" w:sz="0" w:space="0" w:color="auto"/>
        <w:bottom w:val="none" w:sz="0" w:space="0" w:color="auto"/>
        <w:right w:val="none" w:sz="0" w:space="0" w:color="auto"/>
      </w:divBdr>
    </w:div>
    <w:div w:id="2022853628">
      <w:bodyDiv w:val="1"/>
      <w:marLeft w:val="0"/>
      <w:marRight w:val="0"/>
      <w:marTop w:val="0"/>
      <w:marBottom w:val="0"/>
      <w:divBdr>
        <w:top w:val="none" w:sz="0" w:space="0" w:color="auto"/>
        <w:left w:val="none" w:sz="0" w:space="0" w:color="auto"/>
        <w:bottom w:val="none" w:sz="0" w:space="0" w:color="auto"/>
        <w:right w:val="none" w:sz="0" w:space="0" w:color="auto"/>
      </w:divBdr>
    </w:div>
    <w:div w:id="2023050722">
      <w:bodyDiv w:val="1"/>
      <w:marLeft w:val="0"/>
      <w:marRight w:val="0"/>
      <w:marTop w:val="0"/>
      <w:marBottom w:val="0"/>
      <w:divBdr>
        <w:top w:val="none" w:sz="0" w:space="0" w:color="auto"/>
        <w:left w:val="none" w:sz="0" w:space="0" w:color="auto"/>
        <w:bottom w:val="none" w:sz="0" w:space="0" w:color="auto"/>
        <w:right w:val="none" w:sz="0" w:space="0" w:color="auto"/>
      </w:divBdr>
    </w:div>
    <w:div w:id="2023194161">
      <w:bodyDiv w:val="1"/>
      <w:marLeft w:val="0"/>
      <w:marRight w:val="0"/>
      <w:marTop w:val="0"/>
      <w:marBottom w:val="0"/>
      <w:divBdr>
        <w:top w:val="none" w:sz="0" w:space="0" w:color="auto"/>
        <w:left w:val="none" w:sz="0" w:space="0" w:color="auto"/>
        <w:bottom w:val="none" w:sz="0" w:space="0" w:color="auto"/>
        <w:right w:val="none" w:sz="0" w:space="0" w:color="auto"/>
      </w:divBdr>
    </w:div>
    <w:div w:id="2023244625">
      <w:bodyDiv w:val="1"/>
      <w:marLeft w:val="0"/>
      <w:marRight w:val="0"/>
      <w:marTop w:val="0"/>
      <w:marBottom w:val="0"/>
      <w:divBdr>
        <w:top w:val="none" w:sz="0" w:space="0" w:color="auto"/>
        <w:left w:val="none" w:sz="0" w:space="0" w:color="auto"/>
        <w:bottom w:val="none" w:sz="0" w:space="0" w:color="auto"/>
        <w:right w:val="none" w:sz="0" w:space="0" w:color="auto"/>
      </w:divBdr>
    </w:div>
    <w:div w:id="2023506515">
      <w:bodyDiv w:val="1"/>
      <w:marLeft w:val="0"/>
      <w:marRight w:val="0"/>
      <w:marTop w:val="0"/>
      <w:marBottom w:val="0"/>
      <w:divBdr>
        <w:top w:val="none" w:sz="0" w:space="0" w:color="auto"/>
        <w:left w:val="none" w:sz="0" w:space="0" w:color="auto"/>
        <w:bottom w:val="none" w:sz="0" w:space="0" w:color="auto"/>
        <w:right w:val="none" w:sz="0" w:space="0" w:color="auto"/>
      </w:divBdr>
    </w:div>
    <w:div w:id="2023511069">
      <w:bodyDiv w:val="1"/>
      <w:marLeft w:val="0"/>
      <w:marRight w:val="0"/>
      <w:marTop w:val="0"/>
      <w:marBottom w:val="0"/>
      <w:divBdr>
        <w:top w:val="none" w:sz="0" w:space="0" w:color="auto"/>
        <w:left w:val="none" w:sz="0" w:space="0" w:color="auto"/>
        <w:bottom w:val="none" w:sz="0" w:space="0" w:color="auto"/>
        <w:right w:val="none" w:sz="0" w:space="0" w:color="auto"/>
      </w:divBdr>
    </w:div>
    <w:div w:id="2023818282">
      <w:bodyDiv w:val="1"/>
      <w:marLeft w:val="0"/>
      <w:marRight w:val="0"/>
      <w:marTop w:val="0"/>
      <w:marBottom w:val="0"/>
      <w:divBdr>
        <w:top w:val="none" w:sz="0" w:space="0" w:color="auto"/>
        <w:left w:val="none" w:sz="0" w:space="0" w:color="auto"/>
        <w:bottom w:val="none" w:sz="0" w:space="0" w:color="auto"/>
        <w:right w:val="none" w:sz="0" w:space="0" w:color="auto"/>
      </w:divBdr>
    </w:div>
    <w:div w:id="2023898617">
      <w:bodyDiv w:val="1"/>
      <w:marLeft w:val="0"/>
      <w:marRight w:val="0"/>
      <w:marTop w:val="0"/>
      <w:marBottom w:val="0"/>
      <w:divBdr>
        <w:top w:val="none" w:sz="0" w:space="0" w:color="auto"/>
        <w:left w:val="none" w:sz="0" w:space="0" w:color="auto"/>
        <w:bottom w:val="none" w:sz="0" w:space="0" w:color="auto"/>
        <w:right w:val="none" w:sz="0" w:space="0" w:color="auto"/>
      </w:divBdr>
    </w:div>
    <w:div w:id="2024014250">
      <w:bodyDiv w:val="1"/>
      <w:marLeft w:val="0"/>
      <w:marRight w:val="0"/>
      <w:marTop w:val="0"/>
      <w:marBottom w:val="0"/>
      <w:divBdr>
        <w:top w:val="none" w:sz="0" w:space="0" w:color="auto"/>
        <w:left w:val="none" w:sz="0" w:space="0" w:color="auto"/>
        <w:bottom w:val="none" w:sz="0" w:space="0" w:color="auto"/>
        <w:right w:val="none" w:sz="0" w:space="0" w:color="auto"/>
      </w:divBdr>
    </w:div>
    <w:div w:id="2024046409">
      <w:bodyDiv w:val="1"/>
      <w:marLeft w:val="0"/>
      <w:marRight w:val="0"/>
      <w:marTop w:val="0"/>
      <w:marBottom w:val="0"/>
      <w:divBdr>
        <w:top w:val="none" w:sz="0" w:space="0" w:color="auto"/>
        <w:left w:val="none" w:sz="0" w:space="0" w:color="auto"/>
        <w:bottom w:val="none" w:sz="0" w:space="0" w:color="auto"/>
        <w:right w:val="none" w:sz="0" w:space="0" w:color="auto"/>
      </w:divBdr>
    </w:div>
    <w:div w:id="2024242378">
      <w:bodyDiv w:val="1"/>
      <w:marLeft w:val="0"/>
      <w:marRight w:val="0"/>
      <w:marTop w:val="0"/>
      <w:marBottom w:val="0"/>
      <w:divBdr>
        <w:top w:val="none" w:sz="0" w:space="0" w:color="auto"/>
        <w:left w:val="none" w:sz="0" w:space="0" w:color="auto"/>
        <w:bottom w:val="none" w:sz="0" w:space="0" w:color="auto"/>
        <w:right w:val="none" w:sz="0" w:space="0" w:color="auto"/>
      </w:divBdr>
    </w:div>
    <w:div w:id="2024279727">
      <w:bodyDiv w:val="1"/>
      <w:marLeft w:val="0"/>
      <w:marRight w:val="0"/>
      <w:marTop w:val="0"/>
      <w:marBottom w:val="0"/>
      <w:divBdr>
        <w:top w:val="none" w:sz="0" w:space="0" w:color="auto"/>
        <w:left w:val="none" w:sz="0" w:space="0" w:color="auto"/>
        <w:bottom w:val="none" w:sz="0" w:space="0" w:color="auto"/>
        <w:right w:val="none" w:sz="0" w:space="0" w:color="auto"/>
      </w:divBdr>
    </w:div>
    <w:div w:id="2024476695">
      <w:bodyDiv w:val="1"/>
      <w:marLeft w:val="0"/>
      <w:marRight w:val="0"/>
      <w:marTop w:val="0"/>
      <w:marBottom w:val="0"/>
      <w:divBdr>
        <w:top w:val="none" w:sz="0" w:space="0" w:color="auto"/>
        <w:left w:val="none" w:sz="0" w:space="0" w:color="auto"/>
        <w:bottom w:val="none" w:sz="0" w:space="0" w:color="auto"/>
        <w:right w:val="none" w:sz="0" w:space="0" w:color="auto"/>
      </w:divBdr>
    </w:div>
    <w:div w:id="2024504853">
      <w:bodyDiv w:val="1"/>
      <w:marLeft w:val="0"/>
      <w:marRight w:val="0"/>
      <w:marTop w:val="0"/>
      <w:marBottom w:val="0"/>
      <w:divBdr>
        <w:top w:val="none" w:sz="0" w:space="0" w:color="auto"/>
        <w:left w:val="none" w:sz="0" w:space="0" w:color="auto"/>
        <w:bottom w:val="none" w:sz="0" w:space="0" w:color="auto"/>
        <w:right w:val="none" w:sz="0" w:space="0" w:color="auto"/>
      </w:divBdr>
    </w:div>
    <w:div w:id="2024670526">
      <w:bodyDiv w:val="1"/>
      <w:marLeft w:val="0"/>
      <w:marRight w:val="0"/>
      <w:marTop w:val="0"/>
      <w:marBottom w:val="0"/>
      <w:divBdr>
        <w:top w:val="none" w:sz="0" w:space="0" w:color="auto"/>
        <w:left w:val="none" w:sz="0" w:space="0" w:color="auto"/>
        <w:bottom w:val="none" w:sz="0" w:space="0" w:color="auto"/>
        <w:right w:val="none" w:sz="0" w:space="0" w:color="auto"/>
      </w:divBdr>
    </w:div>
    <w:div w:id="2024816729">
      <w:bodyDiv w:val="1"/>
      <w:marLeft w:val="0"/>
      <w:marRight w:val="0"/>
      <w:marTop w:val="0"/>
      <w:marBottom w:val="0"/>
      <w:divBdr>
        <w:top w:val="none" w:sz="0" w:space="0" w:color="auto"/>
        <w:left w:val="none" w:sz="0" w:space="0" w:color="auto"/>
        <w:bottom w:val="none" w:sz="0" w:space="0" w:color="auto"/>
        <w:right w:val="none" w:sz="0" w:space="0" w:color="auto"/>
      </w:divBdr>
    </w:div>
    <w:div w:id="2024892936">
      <w:bodyDiv w:val="1"/>
      <w:marLeft w:val="0"/>
      <w:marRight w:val="0"/>
      <w:marTop w:val="0"/>
      <w:marBottom w:val="0"/>
      <w:divBdr>
        <w:top w:val="none" w:sz="0" w:space="0" w:color="auto"/>
        <w:left w:val="none" w:sz="0" w:space="0" w:color="auto"/>
        <w:bottom w:val="none" w:sz="0" w:space="0" w:color="auto"/>
        <w:right w:val="none" w:sz="0" w:space="0" w:color="auto"/>
      </w:divBdr>
    </w:div>
    <w:div w:id="2024893822">
      <w:bodyDiv w:val="1"/>
      <w:marLeft w:val="0"/>
      <w:marRight w:val="0"/>
      <w:marTop w:val="0"/>
      <w:marBottom w:val="0"/>
      <w:divBdr>
        <w:top w:val="none" w:sz="0" w:space="0" w:color="auto"/>
        <w:left w:val="none" w:sz="0" w:space="0" w:color="auto"/>
        <w:bottom w:val="none" w:sz="0" w:space="0" w:color="auto"/>
        <w:right w:val="none" w:sz="0" w:space="0" w:color="auto"/>
      </w:divBdr>
    </w:div>
    <w:div w:id="2024937375">
      <w:bodyDiv w:val="1"/>
      <w:marLeft w:val="0"/>
      <w:marRight w:val="0"/>
      <w:marTop w:val="0"/>
      <w:marBottom w:val="0"/>
      <w:divBdr>
        <w:top w:val="none" w:sz="0" w:space="0" w:color="auto"/>
        <w:left w:val="none" w:sz="0" w:space="0" w:color="auto"/>
        <w:bottom w:val="none" w:sz="0" w:space="0" w:color="auto"/>
        <w:right w:val="none" w:sz="0" w:space="0" w:color="auto"/>
      </w:divBdr>
    </w:div>
    <w:div w:id="2024937472">
      <w:bodyDiv w:val="1"/>
      <w:marLeft w:val="0"/>
      <w:marRight w:val="0"/>
      <w:marTop w:val="0"/>
      <w:marBottom w:val="0"/>
      <w:divBdr>
        <w:top w:val="none" w:sz="0" w:space="0" w:color="auto"/>
        <w:left w:val="none" w:sz="0" w:space="0" w:color="auto"/>
        <w:bottom w:val="none" w:sz="0" w:space="0" w:color="auto"/>
        <w:right w:val="none" w:sz="0" w:space="0" w:color="auto"/>
      </w:divBdr>
    </w:div>
    <w:div w:id="2025394297">
      <w:bodyDiv w:val="1"/>
      <w:marLeft w:val="0"/>
      <w:marRight w:val="0"/>
      <w:marTop w:val="0"/>
      <w:marBottom w:val="0"/>
      <w:divBdr>
        <w:top w:val="none" w:sz="0" w:space="0" w:color="auto"/>
        <w:left w:val="none" w:sz="0" w:space="0" w:color="auto"/>
        <w:bottom w:val="none" w:sz="0" w:space="0" w:color="auto"/>
        <w:right w:val="none" w:sz="0" w:space="0" w:color="auto"/>
      </w:divBdr>
    </w:div>
    <w:div w:id="2025670444">
      <w:bodyDiv w:val="1"/>
      <w:marLeft w:val="0"/>
      <w:marRight w:val="0"/>
      <w:marTop w:val="0"/>
      <w:marBottom w:val="0"/>
      <w:divBdr>
        <w:top w:val="none" w:sz="0" w:space="0" w:color="auto"/>
        <w:left w:val="none" w:sz="0" w:space="0" w:color="auto"/>
        <w:bottom w:val="none" w:sz="0" w:space="0" w:color="auto"/>
        <w:right w:val="none" w:sz="0" w:space="0" w:color="auto"/>
      </w:divBdr>
    </w:div>
    <w:div w:id="2025740508">
      <w:bodyDiv w:val="1"/>
      <w:marLeft w:val="0"/>
      <w:marRight w:val="0"/>
      <w:marTop w:val="0"/>
      <w:marBottom w:val="0"/>
      <w:divBdr>
        <w:top w:val="none" w:sz="0" w:space="0" w:color="auto"/>
        <w:left w:val="none" w:sz="0" w:space="0" w:color="auto"/>
        <w:bottom w:val="none" w:sz="0" w:space="0" w:color="auto"/>
        <w:right w:val="none" w:sz="0" w:space="0" w:color="auto"/>
      </w:divBdr>
    </w:div>
    <w:div w:id="2025857935">
      <w:bodyDiv w:val="1"/>
      <w:marLeft w:val="0"/>
      <w:marRight w:val="0"/>
      <w:marTop w:val="0"/>
      <w:marBottom w:val="0"/>
      <w:divBdr>
        <w:top w:val="none" w:sz="0" w:space="0" w:color="auto"/>
        <w:left w:val="none" w:sz="0" w:space="0" w:color="auto"/>
        <w:bottom w:val="none" w:sz="0" w:space="0" w:color="auto"/>
        <w:right w:val="none" w:sz="0" w:space="0" w:color="auto"/>
      </w:divBdr>
    </w:div>
    <w:div w:id="2026010811">
      <w:bodyDiv w:val="1"/>
      <w:marLeft w:val="0"/>
      <w:marRight w:val="0"/>
      <w:marTop w:val="0"/>
      <w:marBottom w:val="0"/>
      <w:divBdr>
        <w:top w:val="none" w:sz="0" w:space="0" w:color="auto"/>
        <w:left w:val="none" w:sz="0" w:space="0" w:color="auto"/>
        <w:bottom w:val="none" w:sz="0" w:space="0" w:color="auto"/>
        <w:right w:val="none" w:sz="0" w:space="0" w:color="auto"/>
      </w:divBdr>
    </w:div>
    <w:div w:id="2026011874">
      <w:bodyDiv w:val="1"/>
      <w:marLeft w:val="0"/>
      <w:marRight w:val="0"/>
      <w:marTop w:val="0"/>
      <w:marBottom w:val="0"/>
      <w:divBdr>
        <w:top w:val="none" w:sz="0" w:space="0" w:color="auto"/>
        <w:left w:val="none" w:sz="0" w:space="0" w:color="auto"/>
        <w:bottom w:val="none" w:sz="0" w:space="0" w:color="auto"/>
        <w:right w:val="none" w:sz="0" w:space="0" w:color="auto"/>
      </w:divBdr>
    </w:div>
    <w:div w:id="2026126807">
      <w:bodyDiv w:val="1"/>
      <w:marLeft w:val="0"/>
      <w:marRight w:val="0"/>
      <w:marTop w:val="0"/>
      <w:marBottom w:val="0"/>
      <w:divBdr>
        <w:top w:val="none" w:sz="0" w:space="0" w:color="auto"/>
        <w:left w:val="none" w:sz="0" w:space="0" w:color="auto"/>
        <w:bottom w:val="none" w:sz="0" w:space="0" w:color="auto"/>
        <w:right w:val="none" w:sz="0" w:space="0" w:color="auto"/>
      </w:divBdr>
    </w:div>
    <w:div w:id="2026134000">
      <w:bodyDiv w:val="1"/>
      <w:marLeft w:val="0"/>
      <w:marRight w:val="0"/>
      <w:marTop w:val="0"/>
      <w:marBottom w:val="0"/>
      <w:divBdr>
        <w:top w:val="none" w:sz="0" w:space="0" w:color="auto"/>
        <w:left w:val="none" w:sz="0" w:space="0" w:color="auto"/>
        <w:bottom w:val="none" w:sz="0" w:space="0" w:color="auto"/>
        <w:right w:val="none" w:sz="0" w:space="0" w:color="auto"/>
      </w:divBdr>
    </w:div>
    <w:div w:id="2026251207">
      <w:bodyDiv w:val="1"/>
      <w:marLeft w:val="0"/>
      <w:marRight w:val="0"/>
      <w:marTop w:val="0"/>
      <w:marBottom w:val="0"/>
      <w:divBdr>
        <w:top w:val="none" w:sz="0" w:space="0" w:color="auto"/>
        <w:left w:val="none" w:sz="0" w:space="0" w:color="auto"/>
        <w:bottom w:val="none" w:sz="0" w:space="0" w:color="auto"/>
        <w:right w:val="none" w:sz="0" w:space="0" w:color="auto"/>
      </w:divBdr>
    </w:div>
    <w:div w:id="2026326735">
      <w:bodyDiv w:val="1"/>
      <w:marLeft w:val="0"/>
      <w:marRight w:val="0"/>
      <w:marTop w:val="0"/>
      <w:marBottom w:val="0"/>
      <w:divBdr>
        <w:top w:val="none" w:sz="0" w:space="0" w:color="auto"/>
        <w:left w:val="none" w:sz="0" w:space="0" w:color="auto"/>
        <w:bottom w:val="none" w:sz="0" w:space="0" w:color="auto"/>
        <w:right w:val="none" w:sz="0" w:space="0" w:color="auto"/>
      </w:divBdr>
    </w:div>
    <w:div w:id="2026442159">
      <w:bodyDiv w:val="1"/>
      <w:marLeft w:val="0"/>
      <w:marRight w:val="0"/>
      <w:marTop w:val="0"/>
      <w:marBottom w:val="0"/>
      <w:divBdr>
        <w:top w:val="none" w:sz="0" w:space="0" w:color="auto"/>
        <w:left w:val="none" w:sz="0" w:space="0" w:color="auto"/>
        <w:bottom w:val="none" w:sz="0" w:space="0" w:color="auto"/>
        <w:right w:val="none" w:sz="0" w:space="0" w:color="auto"/>
      </w:divBdr>
    </w:div>
    <w:div w:id="2026637257">
      <w:bodyDiv w:val="1"/>
      <w:marLeft w:val="0"/>
      <w:marRight w:val="0"/>
      <w:marTop w:val="0"/>
      <w:marBottom w:val="0"/>
      <w:divBdr>
        <w:top w:val="none" w:sz="0" w:space="0" w:color="auto"/>
        <w:left w:val="none" w:sz="0" w:space="0" w:color="auto"/>
        <w:bottom w:val="none" w:sz="0" w:space="0" w:color="auto"/>
        <w:right w:val="none" w:sz="0" w:space="0" w:color="auto"/>
      </w:divBdr>
    </w:div>
    <w:div w:id="2026788817">
      <w:bodyDiv w:val="1"/>
      <w:marLeft w:val="0"/>
      <w:marRight w:val="0"/>
      <w:marTop w:val="0"/>
      <w:marBottom w:val="0"/>
      <w:divBdr>
        <w:top w:val="none" w:sz="0" w:space="0" w:color="auto"/>
        <w:left w:val="none" w:sz="0" w:space="0" w:color="auto"/>
        <w:bottom w:val="none" w:sz="0" w:space="0" w:color="auto"/>
        <w:right w:val="none" w:sz="0" w:space="0" w:color="auto"/>
      </w:divBdr>
    </w:div>
    <w:div w:id="2026898804">
      <w:bodyDiv w:val="1"/>
      <w:marLeft w:val="0"/>
      <w:marRight w:val="0"/>
      <w:marTop w:val="0"/>
      <w:marBottom w:val="0"/>
      <w:divBdr>
        <w:top w:val="none" w:sz="0" w:space="0" w:color="auto"/>
        <w:left w:val="none" w:sz="0" w:space="0" w:color="auto"/>
        <w:bottom w:val="none" w:sz="0" w:space="0" w:color="auto"/>
        <w:right w:val="none" w:sz="0" w:space="0" w:color="auto"/>
      </w:divBdr>
    </w:div>
    <w:div w:id="2027048943">
      <w:bodyDiv w:val="1"/>
      <w:marLeft w:val="0"/>
      <w:marRight w:val="0"/>
      <w:marTop w:val="0"/>
      <w:marBottom w:val="0"/>
      <w:divBdr>
        <w:top w:val="none" w:sz="0" w:space="0" w:color="auto"/>
        <w:left w:val="none" w:sz="0" w:space="0" w:color="auto"/>
        <w:bottom w:val="none" w:sz="0" w:space="0" w:color="auto"/>
        <w:right w:val="none" w:sz="0" w:space="0" w:color="auto"/>
      </w:divBdr>
    </w:div>
    <w:div w:id="2027052212">
      <w:bodyDiv w:val="1"/>
      <w:marLeft w:val="0"/>
      <w:marRight w:val="0"/>
      <w:marTop w:val="0"/>
      <w:marBottom w:val="0"/>
      <w:divBdr>
        <w:top w:val="none" w:sz="0" w:space="0" w:color="auto"/>
        <w:left w:val="none" w:sz="0" w:space="0" w:color="auto"/>
        <w:bottom w:val="none" w:sz="0" w:space="0" w:color="auto"/>
        <w:right w:val="none" w:sz="0" w:space="0" w:color="auto"/>
      </w:divBdr>
    </w:div>
    <w:div w:id="2027125456">
      <w:bodyDiv w:val="1"/>
      <w:marLeft w:val="0"/>
      <w:marRight w:val="0"/>
      <w:marTop w:val="0"/>
      <w:marBottom w:val="0"/>
      <w:divBdr>
        <w:top w:val="none" w:sz="0" w:space="0" w:color="auto"/>
        <w:left w:val="none" w:sz="0" w:space="0" w:color="auto"/>
        <w:bottom w:val="none" w:sz="0" w:space="0" w:color="auto"/>
        <w:right w:val="none" w:sz="0" w:space="0" w:color="auto"/>
      </w:divBdr>
    </w:div>
    <w:div w:id="2027126067">
      <w:bodyDiv w:val="1"/>
      <w:marLeft w:val="0"/>
      <w:marRight w:val="0"/>
      <w:marTop w:val="0"/>
      <w:marBottom w:val="0"/>
      <w:divBdr>
        <w:top w:val="none" w:sz="0" w:space="0" w:color="auto"/>
        <w:left w:val="none" w:sz="0" w:space="0" w:color="auto"/>
        <w:bottom w:val="none" w:sz="0" w:space="0" w:color="auto"/>
        <w:right w:val="none" w:sz="0" w:space="0" w:color="auto"/>
      </w:divBdr>
    </w:div>
    <w:div w:id="2027166977">
      <w:bodyDiv w:val="1"/>
      <w:marLeft w:val="0"/>
      <w:marRight w:val="0"/>
      <w:marTop w:val="0"/>
      <w:marBottom w:val="0"/>
      <w:divBdr>
        <w:top w:val="none" w:sz="0" w:space="0" w:color="auto"/>
        <w:left w:val="none" w:sz="0" w:space="0" w:color="auto"/>
        <w:bottom w:val="none" w:sz="0" w:space="0" w:color="auto"/>
        <w:right w:val="none" w:sz="0" w:space="0" w:color="auto"/>
      </w:divBdr>
    </w:div>
    <w:div w:id="2027365609">
      <w:bodyDiv w:val="1"/>
      <w:marLeft w:val="0"/>
      <w:marRight w:val="0"/>
      <w:marTop w:val="0"/>
      <w:marBottom w:val="0"/>
      <w:divBdr>
        <w:top w:val="none" w:sz="0" w:space="0" w:color="auto"/>
        <w:left w:val="none" w:sz="0" w:space="0" w:color="auto"/>
        <w:bottom w:val="none" w:sz="0" w:space="0" w:color="auto"/>
        <w:right w:val="none" w:sz="0" w:space="0" w:color="auto"/>
      </w:divBdr>
    </w:div>
    <w:div w:id="2028019508">
      <w:bodyDiv w:val="1"/>
      <w:marLeft w:val="0"/>
      <w:marRight w:val="0"/>
      <w:marTop w:val="0"/>
      <w:marBottom w:val="0"/>
      <w:divBdr>
        <w:top w:val="none" w:sz="0" w:space="0" w:color="auto"/>
        <w:left w:val="none" w:sz="0" w:space="0" w:color="auto"/>
        <w:bottom w:val="none" w:sz="0" w:space="0" w:color="auto"/>
        <w:right w:val="none" w:sz="0" w:space="0" w:color="auto"/>
      </w:divBdr>
    </w:div>
    <w:div w:id="2028670768">
      <w:bodyDiv w:val="1"/>
      <w:marLeft w:val="0"/>
      <w:marRight w:val="0"/>
      <w:marTop w:val="0"/>
      <w:marBottom w:val="0"/>
      <w:divBdr>
        <w:top w:val="none" w:sz="0" w:space="0" w:color="auto"/>
        <w:left w:val="none" w:sz="0" w:space="0" w:color="auto"/>
        <w:bottom w:val="none" w:sz="0" w:space="0" w:color="auto"/>
        <w:right w:val="none" w:sz="0" w:space="0" w:color="auto"/>
      </w:divBdr>
    </w:div>
    <w:div w:id="2028679082">
      <w:bodyDiv w:val="1"/>
      <w:marLeft w:val="0"/>
      <w:marRight w:val="0"/>
      <w:marTop w:val="0"/>
      <w:marBottom w:val="0"/>
      <w:divBdr>
        <w:top w:val="none" w:sz="0" w:space="0" w:color="auto"/>
        <w:left w:val="none" w:sz="0" w:space="0" w:color="auto"/>
        <w:bottom w:val="none" w:sz="0" w:space="0" w:color="auto"/>
        <w:right w:val="none" w:sz="0" w:space="0" w:color="auto"/>
      </w:divBdr>
    </w:div>
    <w:div w:id="2028749972">
      <w:bodyDiv w:val="1"/>
      <w:marLeft w:val="0"/>
      <w:marRight w:val="0"/>
      <w:marTop w:val="0"/>
      <w:marBottom w:val="0"/>
      <w:divBdr>
        <w:top w:val="none" w:sz="0" w:space="0" w:color="auto"/>
        <w:left w:val="none" w:sz="0" w:space="0" w:color="auto"/>
        <w:bottom w:val="none" w:sz="0" w:space="0" w:color="auto"/>
        <w:right w:val="none" w:sz="0" w:space="0" w:color="auto"/>
      </w:divBdr>
    </w:div>
    <w:div w:id="2028828509">
      <w:bodyDiv w:val="1"/>
      <w:marLeft w:val="0"/>
      <w:marRight w:val="0"/>
      <w:marTop w:val="0"/>
      <w:marBottom w:val="0"/>
      <w:divBdr>
        <w:top w:val="none" w:sz="0" w:space="0" w:color="auto"/>
        <w:left w:val="none" w:sz="0" w:space="0" w:color="auto"/>
        <w:bottom w:val="none" w:sz="0" w:space="0" w:color="auto"/>
        <w:right w:val="none" w:sz="0" w:space="0" w:color="auto"/>
      </w:divBdr>
    </w:div>
    <w:div w:id="2028948375">
      <w:bodyDiv w:val="1"/>
      <w:marLeft w:val="0"/>
      <w:marRight w:val="0"/>
      <w:marTop w:val="0"/>
      <w:marBottom w:val="0"/>
      <w:divBdr>
        <w:top w:val="none" w:sz="0" w:space="0" w:color="auto"/>
        <w:left w:val="none" w:sz="0" w:space="0" w:color="auto"/>
        <w:bottom w:val="none" w:sz="0" w:space="0" w:color="auto"/>
        <w:right w:val="none" w:sz="0" w:space="0" w:color="auto"/>
      </w:divBdr>
    </w:div>
    <w:div w:id="2029216305">
      <w:bodyDiv w:val="1"/>
      <w:marLeft w:val="0"/>
      <w:marRight w:val="0"/>
      <w:marTop w:val="0"/>
      <w:marBottom w:val="0"/>
      <w:divBdr>
        <w:top w:val="none" w:sz="0" w:space="0" w:color="auto"/>
        <w:left w:val="none" w:sz="0" w:space="0" w:color="auto"/>
        <w:bottom w:val="none" w:sz="0" w:space="0" w:color="auto"/>
        <w:right w:val="none" w:sz="0" w:space="0" w:color="auto"/>
      </w:divBdr>
    </w:div>
    <w:div w:id="2029328888">
      <w:bodyDiv w:val="1"/>
      <w:marLeft w:val="0"/>
      <w:marRight w:val="0"/>
      <w:marTop w:val="0"/>
      <w:marBottom w:val="0"/>
      <w:divBdr>
        <w:top w:val="none" w:sz="0" w:space="0" w:color="auto"/>
        <w:left w:val="none" w:sz="0" w:space="0" w:color="auto"/>
        <w:bottom w:val="none" w:sz="0" w:space="0" w:color="auto"/>
        <w:right w:val="none" w:sz="0" w:space="0" w:color="auto"/>
      </w:divBdr>
    </w:div>
    <w:div w:id="2029401312">
      <w:bodyDiv w:val="1"/>
      <w:marLeft w:val="0"/>
      <w:marRight w:val="0"/>
      <w:marTop w:val="0"/>
      <w:marBottom w:val="0"/>
      <w:divBdr>
        <w:top w:val="none" w:sz="0" w:space="0" w:color="auto"/>
        <w:left w:val="none" w:sz="0" w:space="0" w:color="auto"/>
        <w:bottom w:val="none" w:sz="0" w:space="0" w:color="auto"/>
        <w:right w:val="none" w:sz="0" w:space="0" w:color="auto"/>
      </w:divBdr>
    </w:div>
    <w:div w:id="2029402484">
      <w:bodyDiv w:val="1"/>
      <w:marLeft w:val="0"/>
      <w:marRight w:val="0"/>
      <w:marTop w:val="0"/>
      <w:marBottom w:val="0"/>
      <w:divBdr>
        <w:top w:val="none" w:sz="0" w:space="0" w:color="auto"/>
        <w:left w:val="none" w:sz="0" w:space="0" w:color="auto"/>
        <w:bottom w:val="none" w:sz="0" w:space="0" w:color="auto"/>
        <w:right w:val="none" w:sz="0" w:space="0" w:color="auto"/>
      </w:divBdr>
    </w:div>
    <w:div w:id="2029527482">
      <w:bodyDiv w:val="1"/>
      <w:marLeft w:val="0"/>
      <w:marRight w:val="0"/>
      <w:marTop w:val="0"/>
      <w:marBottom w:val="0"/>
      <w:divBdr>
        <w:top w:val="none" w:sz="0" w:space="0" w:color="auto"/>
        <w:left w:val="none" w:sz="0" w:space="0" w:color="auto"/>
        <w:bottom w:val="none" w:sz="0" w:space="0" w:color="auto"/>
        <w:right w:val="none" w:sz="0" w:space="0" w:color="auto"/>
      </w:divBdr>
    </w:div>
    <w:div w:id="2029865151">
      <w:bodyDiv w:val="1"/>
      <w:marLeft w:val="0"/>
      <w:marRight w:val="0"/>
      <w:marTop w:val="0"/>
      <w:marBottom w:val="0"/>
      <w:divBdr>
        <w:top w:val="none" w:sz="0" w:space="0" w:color="auto"/>
        <w:left w:val="none" w:sz="0" w:space="0" w:color="auto"/>
        <w:bottom w:val="none" w:sz="0" w:space="0" w:color="auto"/>
        <w:right w:val="none" w:sz="0" w:space="0" w:color="auto"/>
      </w:divBdr>
    </w:div>
    <w:div w:id="2030251115">
      <w:bodyDiv w:val="1"/>
      <w:marLeft w:val="0"/>
      <w:marRight w:val="0"/>
      <w:marTop w:val="0"/>
      <w:marBottom w:val="0"/>
      <w:divBdr>
        <w:top w:val="none" w:sz="0" w:space="0" w:color="auto"/>
        <w:left w:val="none" w:sz="0" w:space="0" w:color="auto"/>
        <w:bottom w:val="none" w:sz="0" w:space="0" w:color="auto"/>
        <w:right w:val="none" w:sz="0" w:space="0" w:color="auto"/>
      </w:divBdr>
    </w:div>
    <w:div w:id="2030252460">
      <w:bodyDiv w:val="1"/>
      <w:marLeft w:val="0"/>
      <w:marRight w:val="0"/>
      <w:marTop w:val="0"/>
      <w:marBottom w:val="0"/>
      <w:divBdr>
        <w:top w:val="none" w:sz="0" w:space="0" w:color="auto"/>
        <w:left w:val="none" w:sz="0" w:space="0" w:color="auto"/>
        <w:bottom w:val="none" w:sz="0" w:space="0" w:color="auto"/>
        <w:right w:val="none" w:sz="0" w:space="0" w:color="auto"/>
      </w:divBdr>
    </w:div>
    <w:div w:id="2030258421">
      <w:bodyDiv w:val="1"/>
      <w:marLeft w:val="0"/>
      <w:marRight w:val="0"/>
      <w:marTop w:val="0"/>
      <w:marBottom w:val="0"/>
      <w:divBdr>
        <w:top w:val="none" w:sz="0" w:space="0" w:color="auto"/>
        <w:left w:val="none" w:sz="0" w:space="0" w:color="auto"/>
        <w:bottom w:val="none" w:sz="0" w:space="0" w:color="auto"/>
        <w:right w:val="none" w:sz="0" w:space="0" w:color="auto"/>
      </w:divBdr>
    </w:div>
    <w:div w:id="2030258791">
      <w:bodyDiv w:val="1"/>
      <w:marLeft w:val="0"/>
      <w:marRight w:val="0"/>
      <w:marTop w:val="0"/>
      <w:marBottom w:val="0"/>
      <w:divBdr>
        <w:top w:val="none" w:sz="0" w:space="0" w:color="auto"/>
        <w:left w:val="none" w:sz="0" w:space="0" w:color="auto"/>
        <w:bottom w:val="none" w:sz="0" w:space="0" w:color="auto"/>
        <w:right w:val="none" w:sz="0" w:space="0" w:color="auto"/>
      </w:divBdr>
    </w:div>
    <w:div w:id="2030527071">
      <w:bodyDiv w:val="1"/>
      <w:marLeft w:val="0"/>
      <w:marRight w:val="0"/>
      <w:marTop w:val="0"/>
      <w:marBottom w:val="0"/>
      <w:divBdr>
        <w:top w:val="none" w:sz="0" w:space="0" w:color="auto"/>
        <w:left w:val="none" w:sz="0" w:space="0" w:color="auto"/>
        <w:bottom w:val="none" w:sz="0" w:space="0" w:color="auto"/>
        <w:right w:val="none" w:sz="0" w:space="0" w:color="auto"/>
      </w:divBdr>
    </w:div>
    <w:div w:id="2030593855">
      <w:bodyDiv w:val="1"/>
      <w:marLeft w:val="0"/>
      <w:marRight w:val="0"/>
      <w:marTop w:val="0"/>
      <w:marBottom w:val="0"/>
      <w:divBdr>
        <w:top w:val="none" w:sz="0" w:space="0" w:color="auto"/>
        <w:left w:val="none" w:sz="0" w:space="0" w:color="auto"/>
        <w:bottom w:val="none" w:sz="0" w:space="0" w:color="auto"/>
        <w:right w:val="none" w:sz="0" w:space="0" w:color="auto"/>
      </w:divBdr>
    </w:div>
    <w:div w:id="2030597504">
      <w:bodyDiv w:val="1"/>
      <w:marLeft w:val="0"/>
      <w:marRight w:val="0"/>
      <w:marTop w:val="0"/>
      <w:marBottom w:val="0"/>
      <w:divBdr>
        <w:top w:val="none" w:sz="0" w:space="0" w:color="auto"/>
        <w:left w:val="none" w:sz="0" w:space="0" w:color="auto"/>
        <w:bottom w:val="none" w:sz="0" w:space="0" w:color="auto"/>
        <w:right w:val="none" w:sz="0" w:space="0" w:color="auto"/>
      </w:divBdr>
    </w:div>
    <w:div w:id="2030636603">
      <w:bodyDiv w:val="1"/>
      <w:marLeft w:val="0"/>
      <w:marRight w:val="0"/>
      <w:marTop w:val="0"/>
      <w:marBottom w:val="0"/>
      <w:divBdr>
        <w:top w:val="none" w:sz="0" w:space="0" w:color="auto"/>
        <w:left w:val="none" w:sz="0" w:space="0" w:color="auto"/>
        <w:bottom w:val="none" w:sz="0" w:space="0" w:color="auto"/>
        <w:right w:val="none" w:sz="0" w:space="0" w:color="auto"/>
      </w:divBdr>
    </w:div>
    <w:div w:id="2030641138">
      <w:bodyDiv w:val="1"/>
      <w:marLeft w:val="0"/>
      <w:marRight w:val="0"/>
      <w:marTop w:val="0"/>
      <w:marBottom w:val="0"/>
      <w:divBdr>
        <w:top w:val="none" w:sz="0" w:space="0" w:color="auto"/>
        <w:left w:val="none" w:sz="0" w:space="0" w:color="auto"/>
        <w:bottom w:val="none" w:sz="0" w:space="0" w:color="auto"/>
        <w:right w:val="none" w:sz="0" w:space="0" w:color="auto"/>
      </w:divBdr>
    </w:div>
    <w:div w:id="2030712043">
      <w:bodyDiv w:val="1"/>
      <w:marLeft w:val="0"/>
      <w:marRight w:val="0"/>
      <w:marTop w:val="0"/>
      <w:marBottom w:val="0"/>
      <w:divBdr>
        <w:top w:val="none" w:sz="0" w:space="0" w:color="auto"/>
        <w:left w:val="none" w:sz="0" w:space="0" w:color="auto"/>
        <w:bottom w:val="none" w:sz="0" w:space="0" w:color="auto"/>
        <w:right w:val="none" w:sz="0" w:space="0" w:color="auto"/>
      </w:divBdr>
    </w:div>
    <w:div w:id="2031105853">
      <w:bodyDiv w:val="1"/>
      <w:marLeft w:val="0"/>
      <w:marRight w:val="0"/>
      <w:marTop w:val="0"/>
      <w:marBottom w:val="0"/>
      <w:divBdr>
        <w:top w:val="none" w:sz="0" w:space="0" w:color="auto"/>
        <w:left w:val="none" w:sz="0" w:space="0" w:color="auto"/>
        <w:bottom w:val="none" w:sz="0" w:space="0" w:color="auto"/>
        <w:right w:val="none" w:sz="0" w:space="0" w:color="auto"/>
      </w:divBdr>
    </w:div>
    <w:div w:id="2031176230">
      <w:bodyDiv w:val="1"/>
      <w:marLeft w:val="0"/>
      <w:marRight w:val="0"/>
      <w:marTop w:val="0"/>
      <w:marBottom w:val="0"/>
      <w:divBdr>
        <w:top w:val="none" w:sz="0" w:space="0" w:color="auto"/>
        <w:left w:val="none" w:sz="0" w:space="0" w:color="auto"/>
        <w:bottom w:val="none" w:sz="0" w:space="0" w:color="auto"/>
        <w:right w:val="none" w:sz="0" w:space="0" w:color="auto"/>
      </w:divBdr>
    </w:div>
    <w:div w:id="2031643323">
      <w:bodyDiv w:val="1"/>
      <w:marLeft w:val="0"/>
      <w:marRight w:val="0"/>
      <w:marTop w:val="0"/>
      <w:marBottom w:val="0"/>
      <w:divBdr>
        <w:top w:val="none" w:sz="0" w:space="0" w:color="auto"/>
        <w:left w:val="none" w:sz="0" w:space="0" w:color="auto"/>
        <w:bottom w:val="none" w:sz="0" w:space="0" w:color="auto"/>
        <w:right w:val="none" w:sz="0" w:space="0" w:color="auto"/>
      </w:divBdr>
    </w:div>
    <w:div w:id="2031757210">
      <w:bodyDiv w:val="1"/>
      <w:marLeft w:val="0"/>
      <w:marRight w:val="0"/>
      <w:marTop w:val="0"/>
      <w:marBottom w:val="0"/>
      <w:divBdr>
        <w:top w:val="none" w:sz="0" w:space="0" w:color="auto"/>
        <w:left w:val="none" w:sz="0" w:space="0" w:color="auto"/>
        <w:bottom w:val="none" w:sz="0" w:space="0" w:color="auto"/>
        <w:right w:val="none" w:sz="0" w:space="0" w:color="auto"/>
      </w:divBdr>
    </w:div>
    <w:div w:id="2031838383">
      <w:bodyDiv w:val="1"/>
      <w:marLeft w:val="0"/>
      <w:marRight w:val="0"/>
      <w:marTop w:val="0"/>
      <w:marBottom w:val="0"/>
      <w:divBdr>
        <w:top w:val="none" w:sz="0" w:space="0" w:color="auto"/>
        <w:left w:val="none" w:sz="0" w:space="0" w:color="auto"/>
        <w:bottom w:val="none" w:sz="0" w:space="0" w:color="auto"/>
        <w:right w:val="none" w:sz="0" w:space="0" w:color="auto"/>
      </w:divBdr>
    </w:div>
    <w:div w:id="2031906165">
      <w:bodyDiv w:val="1"/>
      <w:marLeft w:val="0"/>
      <w:marRight w:val="0"/>
      <w:marTop w:val="0"/>
      <w:marBottom w:val="0"/>
      <w:divBdr>
        <w:top w:val="none" w:sz="0" w:space="0" w:color="auto"/>
        <w:left w:val="none" w:sz="0" w:space="0" w:color="auto"/>
        <w:bottom w:val="none" w:sz="0" w:space="0" w:color="auto"/>
        <w:right w:val="none" w:sz="0" w:space="0" w:color="auto"/>
      </w:divBdr>
    </w:div>
    <w:div w:id="2032141289">
      <w:bodyDiv w:val="1"/>
      <w:marLeft w:val="0"/>
      <w:marRight w:val="0"/>
      <w:marTop w:val="0"/>
      <w:marBottom w:val="0"/>
      <w:divBdr>
        <w:top w:val="none" w:sz="0" w:space="0" w:color="auto"/>
        <w:left w:val="none" w:sz="0" w:space="0" w:color="auto"/>
        <w:bottom w:val="none" w:sz="0" w:space="0" w:color="auto"/>
        <w:right w:val="none" w:sz="0" w:space="0" w:color="auto"/>
      </w:divBdr>
    </w:div>
    <w:div w:id="2032411254">
      <w:bodyDiv w:val="1"/>
      <w:marLeft w:val="0"/>
      <w:marRight w:val="0"/>
      <w:marTop w:val="0"/>
      <w:marBottom w:val="0"/>
      <w:divBdr>
        <w:top w:val="none" w:sz="0" w:space="0" w:color="auto"/>
        <w:left w:val="none" w:sz="0" w:space="0" w:color="auto"/>
        <w:bottom w:val="none" w:sz="0" w:space="0" w:color="auto"/>
        <w:right w:val="none" w:sz="0" w:space="0" w:color="auto"/>
      </w:divBdr>
    </w:div>
    <w:div w:id="2032535062">
      <w:bodyDiv w:val="1"/>
      <w:marLeft w:val="0"/>
      <w:marRight w:val="0"/>
      <w:marTop w:val="0"/>
      <w:marBottom w:val="0"/>
      <w:divBdr>
        <w:top w:val="none" w:sz="0" w:space="0" w:color="auto"/>
        <w:left w:val="none" w:sz="0" w:space="0" w:color="auto"/>
        <w:bottom w:val="none" w:sz="0" w:space="0" w:color="auto"/>
        <w:right w:val="none" w:sz="0" w:space="0" w:color="auto"/>
      </w:divBdr>
    </w:div>
    <w:div w:id="2032686507">
      <w:bodyDiv w:val="1"/>
      <w:marLeft w:val="0"/>
      <w:marRight w:val="0"/>
      <w:marTop w:val="0"/>
      <w:marBottom w:val="0"/>
      <w:divBdr>
        <w:top w:val="none" w:sz="0" w:space="0" w:color="auto"/>
        <w:left w:val="none" w:sz="0" w:space="0" w:color="auto"/>
        <w:bottom w:val="none" w:sz="0" w:space="0" w:color="auto"/>
        <w:right w:val="none" w:sz="0" w:space="0" w:color="auto"/>
      </w:divBdr>
    </w:div>
    <w:div w:id="2032874515">
      <w:bodyDiv w:val="1"/>
      <w:marLeft w:val="0"/>
      <w:marRight w:val="0"/>
      <w:marTop w:val="0"/>
      <w:marBottom w:val="0"/>
      <w:divBdr>
        <w:top w:val="none" w:sz="0" w:space="0" w:color="auto"/>
        <w:left w:val="none" w:sz="0" w:space="0" w:color="auto"/>
        <w:bottom w:val="none" w:sz="0" w:space="0" w:color="auto"/>
        <w:right w:val="none" w:sz="0" w:space="0" w:color="auto"/>
      </w:divBdr>
    </w:div>
    <w:div w:id="2033024251">
      <w:bodyDiv w:val="1"/>
      <w:marLeft w:val="0"/>
      <w:marRight w:val="0"/>
      <w:marTop w:val="0"/>
      <w:marBottom w:val="0"/>
      <w:divBdr>
        <w:top w:val="none" w:sz="0" w:space="0" w:color="auto"/>
        <w:left w:val="none" w:sz="0" w:space="0" w:color="auto"/>
        <w:bottom w:val="none" w:sz="0" w:space="0" w:color="auto"/>
        <w:right w:val="none" w:sz="0" w:space="0" w:color="auto"/>
      </w:divBdr>
    </w:div>
    <w:div w:id="2033067002">
      <w:bodyDiv w:val="1"/>
      <w:marLeft w:val="0"/>
      <w:marRight w:val="0"/>
      <w:marTop w:val="0"/>
      <w:marBottom w:val="0"/>
      <w:divBdr>
        <w:top w:val="none" w:sz="0" w:space="0" w:color="auto"/>
        <w:left w:val="none" w:sz="0" w:space="0" w:color="auto"/>
        <w:bottom w:val="none" w:sz="0" w:space="0" w:color="auto"/>
        <w:right w:val="none" w:sz="0" w:space="0" w:color="auto"/>
      </w:divBdr>
    </w:div>
    <w:div w:id="2033216330">
      <w:bodyDiv w:val="1"/>
      <w:marLeft w:val="0"/>
      <w:marRight w:val="0"/>
      <w:marTop w:val="0"/>
      <w:marBottom w:val="0"/>
      <w:divBdr>
        <w:top w:val="none" w:sz="0" w:space="0" w:color="auto"/>
        <w:left w:val="none" w:sz="0" w:space="0" w:color="auto"/>
        <w:bottom w:val="none" w:sz="0" w:space="0" w:color="auto"/>
        <w:right w:val="none" w:sz="0" w:space="0" w:color="auto"/>
      </w:divBdr>
    </w:div>
    <w:div w:id="2033260100">
      <w:bodyDiv w:val="1"/>
      <w:marLeft w:val="0"/>
      <w:marRight w:val="0"/>
      <w:marTop w:val="0"/>
      <w:marBottom w:val="0"/>
      <w:divBdr>
        <w:top w:val="none" w:sz="0" w:space="0" w:color="auto"/>
        <w:left w:val="none" w:sz="0" w:space="0" w:color="auto"/>
        <w:bottom w:val="none" w:sz="0" w:space="0" w:color="auto"/>
        <w:right w:val="none" w:sz="0" w:space="0" w:color="auto"/>
      </w:divBdr>
    </w:div>
    <w:div w:id="2034306123">
      <w:bodyDiv w:val="1"/>
      <w:marLeft w:val="0"/>
      <w:marRight w:val="0"/>
      <w:marTop w:val="0"/>
      <w:marBottom w:val="0"/>
      <w:divBdr>
        <w:top w:val="none" w:sz="0" w:space="0" w:color="auto"/>
        <w:left w:val="none" w:sz="0" w:space="0" w:color="auto"/>
        <w:bottom w:val="none" w:sz="0" w:space="0" w:color="auto"/>
        <w:right w:val="none" w:sz="0" w:space="0" w:color="auto"/>
      </w:divBdr>
    </w:div>
    <w:div w:id="2034332268">
      <w:bodyDiv w:val="1"/>
      <w:marLeft w:val="0"/>
      <w:marRight w:val="0"/>
      <w:marTop w:val="0"/>
      <w:marBottom w:val="0"/>
      <w:divBdr>
        <w:top w:val="none" w:sz="0" w:space="0" w:color="auto"/>
        <w:left w:val="none" w:sz="0" w:space="0" w:color="auto"/>
        <w:bottom w:val="none" w:sz="0" w:space="0" w:color="auto"/>
        <w:right w:val="none" w:sz="0" w:space="0" w:color="auto"/>
      </w:divBdr>
    </w:div>
    <w:div w:id="2034988273">
      <w:bodyDiv w:val="1"/>
      <w:marLeft w:val="0"/>
      <w:marRight w:val="0"/>
      <w:marTop w:val="0"/>
      <w:marBottom w:val="0"/>
      <w:divBdr>
        <w:top w:val="none" w:sz="0" w:space="0" w:color="auto"/>
        <w:left w:val="none" w:sz="0" w:space="0" w:color="auto"/>
        <w:bottom w:val="none" w:sz="0" w:space="0" w:color="auto"/>
        <w:right w:val="none" w:sz="0" w:space="0" w:color="auto"/>
      </w:divBdr>
    </w:div>
    <w:div w:id="2035033709">
      <w:bodyDiv w:val="1"/>
      <w:marLeft w:val="0"/>
      <w:marRight w:val="0"/>
      <w:marTop w:val="0"/>
      <w:marBottom w:val="0"/>
      <w:divBdr>
        <w:top w:val="none" w:sz="0" w:space="0" w:color="auto"/>
        <w:left w:val="none" w:sz="0" w:space="0" w:color="auto"/>
        <w:bottom w:val="none" w:sz="0" w:space="0" w:color="auto"/>
        <w:right w:val="none" w:sz="0" w:space="0" w:color="auto"/>
      </w:divBdr>
    </w:div>
    <w:div w:id="2035225394">
      <w:bodyDiv w:val="1"/>
      <w:marLeft w:val="0"/>
      <w:marRight w:val="0"/>
      <w:marTop w:val="0"/>
      <w:marBottom w:val="0"/>
      <w:divBdr>
        <w:top w:val="none" w:sz="0" w:space="0" w:color="auto"/>
        <w:left w:val="none" w:sz="0" w:space="0" w:color="auto"/>
        <w:bottom w:val="none" w:sz="0" w:space="0" w:color="auto"/>
        <w:right w:val="none" w:sz="0" w:space="0" w:color="auto"/>
      </w:divBdr>
    </w:div>
    <w:div w:id="2035225902">
      <w:bodyDiv w:val="1"/>
      <w:marLeft w:val="0"/>
      <w:marRight w:val="0"/>
      <w:marTop w:val="0"/>
      <w:marBottom w:val="0"/>
      <w:divBdr>
        <w:top w:val="none" w:sz="0" w:space="0" w:color="auto"/>
        <w:left w:val="none" w:sz="0" w:space="0" w:color="auto"/>
        <w:bottom w:val="none" w:sz="0" w:space="0" w:color="auto"/>
        <w:right w:val="none" w:sz="0" w:space="0" w:color="auto"/>
      </w:divBdr>
    </w:div>
    <w:div w:id="2035574424">
      <w:bodyDiv w:val="1"/>
      <w:marLeft w:val="0"/>
      <w:marRight w:val="0"/>
      <w:marTop w:val="0"/>
      <w:marBottom w:val="0"/>
      <w:divBdr>
        <w:top w:val="none" w:sz="0" w:space="0" w:color="auto"/>
        <w:left w:val="none" w:sz="0" w:space="0" w:color="auto"/>
        <w:bottom w:val="none" w:sz="0" w:space="0" w:color="auto"/>
        <w:right w:val="none" w:sz="0" w:space="0" w:color="auto"/>
      </w:divBdr>
    </w:div>
    <w:div w:id="2035644163">
      <w:bodyDiv w:val="1"/>
      <w:marLeft w:val="0"/>
      <w:marRight w:val="0"/>
      <w:marTop w:val="0"/>
      <w:marBottom w:val="0"/>
      <w:divBdr>
        <w:top w:val="none" w:sz="0" w:space="0" w:color="auto"/>
        <w:left w:val="none" w:sz="0" w:space="0" w:color="auto"/>
        <w:bottom w:val="none" w:sz="0" w:space="0" w:color="auto"/>
        <w:right w:val="none" w:sz="0" w:space="0" w:color="auto"/>
      </w:divBdr>
    </w:div>
    <w:div w:id="2035766663">
      <w:bodyDiv w:val="1"/>
      <w:marLeft w:val="0"/>
      <w:marRight w:val="0"/>
      <w:marTop w:val="0"/>
      <w:marBottom w:val="0"/>
      <w:divBdr>
        <w:top w:val="none" w:sz="0" w:space="0" w:color="auto"/>
        <w:left w:val="none" w:sz="0" w:space="0" w:color="auto"/>
        <w:bottom w:val="none" w:sz="0" w:space="0" w:color="auto"/>
        <w:right w:val="none" w:sz="0" w:space="0" w:color="auto"/>
      </w:divBdr>
    </w:div>
    <w:div w:id="2035886201">
      <w:bodyDiv w:val="1"/>
      <w:marLeft w:val="0"/>
      <w:marRight w:val="0"/>
      <w:marTop w:val="0"/>
      <w:marBottom w:val="0"/>
      <w:divBdr>
        <w:top w:val="none" w:sz="0" w:space="0" w:color="auto"/>
        <w:left w:val="none" w:sz="0" w:space="0" w:color="auto"/>
        <w:bottom w:val="none" w:sz="0" w:space="0" w:color="auto"/>
        <w:right w:val="none" w:sz="0" w:space="0" w:color="auto"/>
      </w:divBdr>
    </w:div>
    <w:div w:id="2035962183">
      <w:bodyDiv w:val="1"/>
      <w:marLeft w:val="0"/>
      <w:marRight w:val="0"/>
      <w:marTop w:val="0"/>
      <w:marBottom w:val="0"/>
      <w:divBdr>
        <w:top w:val="none" w:sz="0" w:space="0" w:color="auto"/>
        <w:left w:val="none" w:sz="0" w:space="0" w:color="auto"/>
        <w:bottom w:val="none" w:sz="0" w:space="0" w:color="auto"/>
        <w:right w:val="none" w:sz="0" w:space="0" w:color="auto"/>
      </w:divBdr>
    </w:div>
    <w:div w:id="2036150082">
      <w:bodyDiv w:val="1"/>
      <w:marLeft w:val="0"/>
      <w:marRight w:val="0"/>
      <w:marTop w:val="0"/>
      <w:marBottom w:val="0"/>
      <w:divBdr>
        <w:top w:val="none" w:sz="0" w:space="0" w:color="auto"/>
        <w:left w:val="none" w:sz="0" w:space="0" w:color="auto"/>
        <w:bottom w:val="none" w:sz="0" w:space="0" w:color="auto"/>
        <w:right w:val="none" w:sz="0" w:space="0" w:color="auto"/>
      </w:divBdr>
    </w:div>
    <w:div w:id="2036150553">
      <w:bodyDiv w:val="1"/>
      <w:marLeft w:val="0"/>
      <w:marRight w:val="0"/>
      <w:marTop w:val="0"/>
      <w:marBottom w:val="0"/>
      <w:divBdr>
        <w:top w:val="none" w:sz="0" w:space="0" w:color="auto"/>
        <w:left w:val="none" w:sz="0" w:space="0" w:color="auto"/>
        <w:bottom w:val="none" w:sz="0" w:space="0" w:color="auto"/>
        <w:right w:val="none" w:sz="0" w:space="0" w:color="auto"/>
      </w:divBdr>
    </w:div>
    <w:div w:id="2036693809">
      <w:bodyDiv w:val="1"/>
      <w:marLeft w:val="0"/>
      <w:marRight w:val="0"/>
      <w:marTop w:val="0"/>
      <w:marBottom w:val="0"/>
      <w:divBdr>
        <w:top w:val="none" w:sz="0" w:space="0" w:color="auto"/>
        <w:left w:val="none" w:sz="0" w:space="0" w:color="auto"/>
        <w:bottom w:val="none" w:sz="0" w:space="0" w:color="auto"/>
        <w:right w:val="none" w:sz="0" w:space="0" w:color="auto"/>
      </w:divBdr>
    </w:div>
    <w:div w:id="2036884542">
      <w:bodyDiv w:val="1"/>
      <w:marLeft w:val="0"/>
      <w:marRight w:val="0"/>
      <w:marTop w:val="0"/>
      <w:marBottom w:val="0"/>
      <w:divBdr>
        <w:top w:val="none" w:sz="0" w:space="0" w:color="auto"/>
        <w:left w:val="none" w:sz="0" w:space="0" w:color="auto"/>
        <w:bottom w:val="none" w:sz="0" w:space="0" w:color="auto"/>
        <w:right w:val="none" w:sz="0" w:space="0" w:color="auto"/>
      </w:divBdr>
    </w:div>
    <w:div w:id="2036929633">
      <w:bodyDiv w:val="1"/>
      <w:marLeft w:val="0"/>
      <w:marRight w:val="0"/>
      <w:marTop w:val="0"/>
      <w:marBottom w:val="0"/>
      <w:divBdr>
        <w:top w:val="none" w:sz="0" w:space="0" w:color="auto"/>
        <w:left w:val="none" w:sz="0" w:space="0" w:color="auto"/>
        <w:bottom w:val="none" w:sz="0" w:space="0" w:color="auto"/>
        <w:right w:val="none" w:sz="0" w:space="0" w:color="auto"/>
      </w:divBdr>
    </w:div>
    <w:div w:id="2036954455">
      <w:bodyDiv w:val="1"/>
      <w:marLeft w:val="0"/>
      <w:marRight w:val="0"/>
      <w:marTop w:val="0"/>
      <w:marBottom w:val="0"/>
      <w:divBdr>
        <w:top w:val="none" w:sz="0" w:space="0" w:color="auto"/>
        <w:left w:val="none" w:sz="0" w:space="0" w:color="auto"/>
        <w:bottom w:val="none" w:sz="0" w:space="0" w:color="auto"/>
        <w:right w:val="none" w:sz="0" w:space="0" w:color="auto"/>
      </w:divBdr>
    </w:div>
    <w:div w:id="2037150329">
      <w:bodyDiv w:val="1"/>
      <w:marLeft w:val="0"/>
      <w:marRight w:val="0"/>
      <w:marTop w:val="0"/>
      <w:marBottom w:val="0"/>
      <w:divBdr>
        <w:top w:val="none" w:sz="0" w:space="0" w:color="auto"/>
        <w:left w:val="none" w:sz="0" w:space="0" w:color="auto"/>
        <w:bottom w:val="none" w:sz="0" w:space="0" w:color="auto"/>
        <w:right w:val="none" w:sz="0" w:space="0" w:color="auto"/>
      </w:divBdr>
    </w:div>
    <w:div w:id="2037189484">
      <w:bodyDiv w:val="1"/>
      <w:marLeft w:val="0"/>
      <w:marRight w:val="0"/>
      <w:marTop w:val="0"/>
      <w:marBottom w:val="0"/>
      <w:divBdr>
        <w:top w:val="none" w:sz="0" w:space="0" w:color="auto"/>
        <w:left w:val="none" w:sz="0" w:space="0" w:color="auto"/>
        <w:bottom w:val="none" w:sz="0" w:space="0" w:color="auto"/>
        <w:right w:val="none" w:sz="0" w:space="0" w:color="auto"/>
      </w:divBdr>
    </w:div>
    <w:div w:id="2037541240">
      <w:bodyDiv w:val="1"/>
      <w:marLeft w:val="0"/>
      <w:marRight w:val="0"/>
      <w:marTop w:val="0"/>
      <w:marBottom w:val="0"/>
      <w:divBdr>
        <w:top w:val="none" w:sz="0" w:space="0" w:color="auto"/>
        <w:left w:val="none" w:sz="0" w:space="0" w:color="auto"/>
        <w:bottom w:val="none" w:sz="0" w:space="0" w:color="auto"/>
        <w:right w:val="none" w:sz="0" w:space="0" w:color="auto"/>
      </w:divBdr>
    </w:div>
    <w:div w:id="2037777686">
      <w:bodyDiv w:val="1"/>
      <w:marLeft w:val="0"/>
      <w:marRight w:val="0"/>
      <w:marTop w:val="0"/>
      <w:marBottom w:val="0"/>
      <w:divBdr>
        <w:top w:val="none" w:sz="0" w:space="0" w:color="auto"/>
        <w:left w:val="none" w:sz="0" w:space="0" w:color="auto"/>
        <w:bottom w:val="none" w:sz="0" w:space="0" w:color="auto"/>
        <w:right w:val="none" w:sz="0" w:space="0" w:color="auto"/>
      </w:divBdr>
    </w:div>
    <w:div w:id="2037845631">
      <w:bodyDiv w:val="1"/>
      <w:marLeft w:val="0"/>
      <w:marRight w:val="0"/>
      <w:marTop w:val="0"/>
      <w:marBottom w:val="0"/>
      <w:divBdr>
        <w:top w:val="none" w:sz="0" w:space="0" w:color="auto"/>
        <w:left w:val="none" w:sz="0" w:space="0" w:color="auto"/>
        <w:bottom w:val="none" w:sz="0" w:space="0" w:color="auto"/>
        <w:right w:val="none" w:sz="0" w:space="0" w:color="auto"/>
      </w:divBdr>
    </w:div>
    <w:div w:id="2038046190">
      <w:bodyDiv w:val="1"/>
      <w:marLeft w:val="0"/>
      <w:marRight w:val="0"/>
      <w:marTop w:val="0"/>
      <w:marBottom w:val="0"/>
      <w:divBdr>
        <w:top w:val="none" w:sz="0" w:space="0" w:color="auto"/>
        <w:left w:val="none" w:sz="0" w:space="0" w:color="auto"/>
        <w:bottom w:val="none" w:sz="0" w:space="0" w:color="auto"/>
        <w:right w:val="none" w:sz="0" w:space="0" w:color="auto"/>
      </w:divBdr>
    </w:div>
    <w:div w:id="2038309147">
      <w:bodyDiv w:val="1"/>
      <w:marLeft w:val="0"/>
      <w:marRight w:val="0"/>
      <w:marTop w:val="0"/>
      <w:marBottom w:val="0"/>
      <w:divBdr>
        <w:top w:val="none" w:sz="0" w:space="0" w:color="auto"/>
        <w:left w:val="none" w:sz="0" w:space="0" w:color="auto"/>
        <w:bottom w:val="none" w:sz="0" w:space="0" w:color="auto"/>
        <w:right w:val="none" w:sz="0" w:space="0" w:color="auto"/>
      </w:divBdr>
    </w:div>
    <w:div w:id="2038464202">
      <w:bodyDiv w:val="1"/>
      <w:marLeft w:val="0"/>
      <w:marRight w:val="0"/>
      <w:marTop w:val="0"/>
      <w:marBottom w:val="0"/>
      <w:divBdr>
        <w:top w:val="none" w:sz="0" w:space="0" w:color="auto"/>
        <w:left w:val="none" w:sz="0" w:space="0" w:color="auto"/>
        <w:bottom w:val="none" w:sz="0" w:space="0" w:color="auto"/>
        <w:right w:val="none" w:sz="0" w:space="0" w:color="auto"/>
      </w:divBdr>
    </w:div>
    <w:div w:id="2038504670">
      <w:bodyDiv w:val="1"/>
      <w:marLeft w:val="0"/>
      <w:marRight w:val="0"/>
      <w:marTop w:val="0"/>
      <w:marBottom w:val="0"/>
      <w:divBdr>
        <w:top w:val="none" w:sz="0" w:space="0" w:color="auto"/>
        <w:left w:val="none" w:sz="0" w:space="0" w:color="auto"/>
        <w:bottom w:val="none" w:sz="0" w:space="0" w:color="auto"/>
        <w:right w:val="none" w:sz="0" w:space="0" w:color="auto"/>
      </w:divBdr>
    </w:div>
    <w:div w:id="2038650565">
      <w:bodyDiv w:val="1"/>
      <w:marLeft w:val="0"/>
      <w:marRight w:val="0"/>
      <w:marTop w:val="0"/>
      <w:marBottom w:val="0"/>
      <w:divBdr>
        <w:top w:val="none" w:sz="0" w:space="0" w:color="auto"/>
        <w:left w:val="none" w:sz="0" w:space="0" w:color="auto"/>
        <w:bottom w:val="none" w:sz="0" w:space="0" w:color="auto"/>
        <w:right w:val="none" w:sz="0" w:space="0" w:color="auto"/>
      </w:divBdr>
    </w:div>
    <w:div w:id="2038921768">
      <w:bodyDiv w:val="1"/>
      <w:marLeft w:val="0"/>
      <w:marRight w:val="0"/>
      <w:marTop w:val="0"/>
      <w:marBottom w:val="0"/>
      <w:divBdr>
        <w:top w:val="none" w:sz="0" w:space="0" w:color="auto"/>
        <w:left w:val="none" w:sz="0" w:space="0" w:color="auto"/>
        <w:bottom w:val="none" w:sz="0" w:space="0" w:color="auto"/>
        <w:right w:val="none" w:sz="0" w:space="0" w:color="auto"/>
      </w:divBdr>
    </w:div>
    <w:div w:id="2038969174">
      <w:bodyDiv w:val="1"/>
      <w:marLeft w:val="0"/>
      <w:marRight w:val="0"/>
      <w:marTop w:val="0"/>
      <w:marBottom w:val="0"/>
      <w:divBdr>
        <w:top w:val="none" w:sz="0" w:space="0" w:color="auto"/>
        <w:left w:val="none" w:sz="0" w:space="0" w:color="auto"/>
        <w:bottom w:val="none" w:sz="0" w:space="0" w:color="auto"/>
        <w:right w:val="none" w:sz="0" w:space="0" w:color="auto"/>
      </w:divBdr>
    </w:div>
    <w:div w:id="2039425339">
      <w:bodyDiv w:val="1"/>
      <w:marLeft w:val="0"/>
      <w:marRight w:val="0"/>
      <w:marTop w:val="0"/>
      <w:marBottom w:val="0"/>
      <w:divBdr>
        <w:top w:val="none" w:sz="0" w:space="0" w:color="auto"/>
        <w:left w:val="none" w:sz="0" w:space="0" w:color="auto"/>
        <w:bottom w:val="none" w:sz="0" w:space="0" w:color="auto"/>
        <w:right w:val="none" w:sz="0" w:space="0" w:color="auto"/>
      </w:divBdr>
    </w:div>
    <w:div w:id="2039428670">
      <w:bodyDiv w:val="1"/>
      <w:marLeft w:val="0"/>
      <w:marRight w:val="0"/>
      <w:marTop w:val="0"/>
      <w:marBottom w:val="0"/>
      <w:divBdr>
        <w:top w:val="none" w:sz="0" w:space="0" w:color="auto"/>
        <w:left w:val="none" w:sz="0" w:space="0" w:color="auto"/>
        <w:bottom w:val="none" w:sz="0" w:space="0" w:color="auto"/>
        <w:right w:val="none" w:sz="0" w:space="0" w:color="auto"/>
      </w:divBdr>
    </w:div>
    <w:div w:id="2039508551">
      <w:bodyDiv w:val="1"/>
      <w:marLeft w:val="0"/>
      <w:marRight w:val="0"/>
      <w:marTop w:val="0"/>
      <w:marBottom w:val="0"/>
      <w:divBdr>
        <w:top w:val="none" w:sz="0" w:space="0" w:color="auto"/>
        <w:left w:val="none" w:sz="0" w:space="0" w:color="auto"/>
        <w:bottom w:val="none" w:sz="0" w:space="0" w:color="auto"/>
        <w:right w:val="none" w:sz="0" w:space="0" w:color="auto"/>
      </w:divBdr>
    </w:div>
    <w:div w:id="2039574352">
      <w:bodyDiv w:val="1"/>
      <w:marLeft w:val="0"/>
      <w:marRight w:val="0"/>
      <w:marTop w:val="0"/>
      <w:marBottom w:val="0"/>
      <w:divBdr>
        <w:top w:val="none" w:sz="0" w:space="0" w:color="auto"/>
        <w:left w:val="none" w:sz="0" w:space="0" w:color="auto"/>
        <w:bottom w:val="none" w:sz="0" w:space="0" w:color="auto"/>
        <w:right w:val="none" w:sz="0" w:space="0" w:color="auto"/>
      </w:divBdr>
    </w:div>
    <w:div w:id="2039618573">
      <w:bodyDiv w:val="1"/>
      <w:marLeft w:val="0"/>
      <w:marRight w:val="0"/>
      <w:marTop w:val="0"/>
      <w:marBottom w:val="0"/>
      <w:divBdr>
        <w:top w:val="none" w:sz="0" w:space="0" w:color="auto"/>
        <w:left w:val="none" w:sz="0" w:space="0" w:color="auto"/>
        <w:bottom w:val="none" w:sz="0" w:space="0" w:color="auto"/>
        <w:right w:val="none" w:sz="0" w:space="0" w:color="auto"/>
      </w:divBdr>
    </w:div>
    <w:div w:id="2039774309">
      <w:bodyDiv w:val="1"/>
      <w:marLeft w:val="0"/>
      <w:marRight w:val="0"/>
      <w:marTop w:val="0"/>
      <w:marBottom w:val="0"/>
      <w:divBdr>
        <w:top w:val="none" w:sz="0" w:space="0" w:color="auto"/>
        <w:left w:val="none" w:sz="0" w:space="0" w:color="auto"/>
        <w:bottom w:val="none" w:sz="0" w:space="0" w:color="auto"/>
        <w:right w:val="none" w:sz="0" w:space="0" w:color="auto"/>
      </w:divBdr>
    </w:div>
    <w:div w:id="2039811571">
      <w:bodyDiv w:val="1"/>
      <w:marLeft w:val="0"/>
      <w:marRight w:val="0"/>
      <w:marTop w:val="0"/>
      <w:marBottom w:val="0"/>
      <w:divBdr>
        <w:top w:val="none" w:sz="0" w:space="0" w:color="auto"/>
        <w:left w:val="none" w:sz="0" w:space="0" w:color="auto"/>
        <w:bottom w:val="none" w:sz="0" w:space="0" w:color="auto"/>
        <w:right w:val="none" w:sz="0" w:space="0" w:color="auto"/>
      </w:divBdr>
    </w:div>
    <w:div w:id="2040010630">
      <w:bodyDiv w:val="1"/>
      <w:marLeft w:val="0"/>
      <w:marRight w:val="0"/>
      <w:marTop w:val="0"/>
      <w:marBottom w:val="0"/>
      <w:divBdr>
        <w:top w:val="none" w:sz="0" w:space="0" w:color="auto"/>
        <w:left w:val="none" w:sz="0" w:space="0" w:color="auto"/>
        <w:bottom w:val="none" w:sz="0" w:space="0" w:color="auto"/>
        <w:right w:val="none" w:sz="0" w:space="0" w:color="auto"/>
      </w:divBdr>
    </w:div>
    <w:div w:id="2040161953">
      <w:bodyDiv w:val="1"/>
      <w:marLeft w:val="0"/>
      <w:marRight w:val="0"/>
      <w:marTop w:val="0"/>
      <w:marBottom w:val="0"/>
      <w:divBdr>
        <w:top w:val="none" w:sz="0" w:space="0" w:color="auto"/>
        <w:left w:val="none" w:sz="0" w:space="0" w:color="auto"/>
        <w:bottom w:val="none" w:sz="0" w:space="0" w:color="auto"/>
        <w:right w:val="none" w:sz="0" w:space="0" w:color="auto"/>
      </w:divBdr>
    </w:div>
    <w:div w:id="2040163794">
      <w:bodyDiv w:val="1"/>
      <w:marLeft w:val="0"/>
      <w:marRight w:val="0"/>
      <w:marTop w:val="0"/>
      <w:marBottom w:val="0"/>
      <w:divBdr>
        <w:top w:val="none" w:sz="0" w:space="0" w:color="auto"/>
        <w:left w:val="none" w:sz="0" w:space="0" w:color="auto"/>
        <w:bottom w:val="none" w:sz="0" w:space="0" w:color="auto"/>
        <w:right w:val="none" w:sz="0" w:space="0" w:color="auto"/>
      </w:divBdr>
    </w:div>
    <w:div w:id="2040466254">
      <w:bodyDiv w:val="1"/>
      <w:marLeft w:val="0"/>
      <w:marRight w:val="0"/>
      <w:marTop w:val="0"/>
      <w:marBottom w:val="0"/>
      <w:divBdr>
        <w:top w:val="none" w:sz="0" w:space="0" w:color="auto"/>
        <w:left w:val="none" w:sz="0" w:space="0" w:color="auto"/>
        <w:bottom w:val="none" w:sz="0" w:space="0" w:color="auto"/>
        <w:right w:val="none" w:sz="0" w:space="0" w:color="auto"/>
      </w:divBdr>
    </w:div>
    <w:div w:id="2040811495">
      <w:bodyDiv w:val="1"/>
      <w:marLeft w:val="0"/>
      <w:marRight w:val="0"/>
      <w:marTop w:val="0"/>
      <w:marBottom w:val="0"/>
      <w:divBdr>
        <w:top w:val="none" w:sz="0" w:space="0" w:color="auto"/>
        <w:left w:val="none" w:sz="0" w:space="0" w:color="auto"/>
        <w:bottom w:val="none" w:sz="0" w:space="0" w:color="auto"/>
        <w:right w:val="none" w:sz="0" w:space="0" w:color="auto"/>
      </w:divBdr>
    </w:div>
    <w:div w:id="2041003816">
      <w:bodyDiv w:val="1"/>
      <w:marLeft w:val="0"/>
      <w:marRight w:val="0"/>
      <w:marTop w:val="0"/>
      <w:marBottom w:val="0"/>
      <w:divBdr>
        <w:top w:val="none" w:sz="0" w:space="0" w:color="auto"/>
        <w:left w:val="none" w:sz="0" w:space="0" w:color="auto"/>
        <w:bottom w:val="none" w:sz="0" w:space="0" w:color="auto"/>
        <w:right w:val="none" w:sz="0" w:space="0" w:color="auto"/>
      </w:divBdr>
    </w:div>
    <w:div w:id="2041199922">
      <w:bodyDiv w:val="1"/>
      <w:marLeft w:val="0"/>
      <w:marRight w:val="0"/>
      <w:marTop w:val="0"/>
      <w:marBottom w:val="0"/>
      <w:divBdr>
        <w:top w:val="none" w:sz="0" w:space="0" w:color="auto"/>
        <w:left w:val="none" w:sz="0" w:space="0" w:color="auto"/>
        <w:bottom w:val="none" w:sz="0" w:space="0" w:color="auto"/>
        <w:right w:val="none" w:sz="0" w:space="0" w:color="auto"/>
      </w:divBdr>
    </w:div>
    <w:div w:id="2041281195">
      <w:bodyDiv w:val="1"/>
      <w:marLeft w:val="0"/>
      <w:marRight w:val="0"/>
      <w:marTop w:val="0"/>
      <w:marBottom w:val="0"/>
      <w:divBdr>
        <w:top w:val="none" w:sz="0" w:space="0" w:color="auto"/>
        <w:left w:val="none" w:sz="0" w:space="0" w:color="auto"/>
        <w:bottom w:val="none" w:sz="0" w:space="0" w:color="auto"/>
        <w:right w:val="none" w:sz="0" w:space="0" w:color="auto"/>
      </w:divBdr>
    </w:div>
    <w:div w:id="2041395207">
      <w:bodyDiv w:val="1"/>
      <w:marLeft w:val="0"/>
      <w:marRight w:val="0"/>
      <w:marTop w:val="0"/>
      <w:marBottom w:val="0"/>
      <w:divBdr>
        <w:top w:val="none" w:sz="0" w:space="0" w:color="auto"/>
        <w:left w:val="none" w:sz="0" w:space="0" w:color="auto"/>
        <w:bottom w:val="none" w:sz="0" w:space="0" w:color="auto"/>
        <w:right w:val="none" w:sz="0" w:space="0" w:color="auto"/>
      </w:divBdr>
    </w:div>
    <w:div w:id="2041395550">
      <w:bodyDiv w:val="1"/>
      <w:marLeft w:val="0"/>
      <w:marRight w:val="0"/>
      <w:marTop w:val="0"/>
      <w:marBottom w:val="0"/>
      <w:divBdr>
        <w:top w:val="none" w:sz="0" w:space="0" w:color="auto"/>
        <w:left w:val="none" w:sz="0" w:space="0" w:color="auto"/>
        <w:bottom w:val="none" w:sz="0" w:space="0" w:color="auto"/>
        <w:right w:val="none" w:sz="0" w:space="0" w:color="auto"/>
      </w:divBdr>
    </w:div>
    <w:div w:id="2041397477">
      <w:bodyDiv w:val="1"/>
      <w:marLeft w:val="0"/>
      <w:marRight w:val="0"/>
      <w:marTop w:val="0"/>
      <w:marBottom w:val="0"/>
      <w:divBdr>
        <w:top w:val="none" w:sz="0" w:space="0" w:color="auto"/>
        <w:left w:val="none" w:sz="0" w:space="0" w:color="auto"/>
        <w:bottom w:val="none" w:sz="0" w:space="0" w:color="auto"/>
        <w:right w:val="none" w:sz="0" w:space="0" w:color="auto"/>
      </w:divBdr>
    </w:div>
    <w:div w:id="2041592286">
      <w:bodyDiv w:val="1"/>
      <w:marLeft w:val="0"/>
      <w:marRight w:val="0"/>
      <w:marTop w:val="0"/>
      <w:marBottom w:val="0"/>
      <w:divBdr>
        <w:top w:val="none" w:sz="0" w:space="0" w:color="auto"/>
        <w:left w:val="none" w:sz="0" w:space="0" w:color="auto"/>
        <w:bottom w:val="none" w:sz="0" w:space="0" w:color="auto"/>
        <w:right w:val="none" w:sz="0" w:space="0" w:color="auto"/>
      </w:divBdr>
    </w:div>
    <w:div w:id="2041709401">
      <w:bodyDiv w:val="1"/>
      <w:marLeft w:val="0"/>
      <w:marRight w:val="0"/>
      <w:marTop w:val="0"/>
      <w:marBottom w:val="0"/>
      <w:divBdr>
        <w:top w:val="none" w:sz="0" w:space="0" w:color="auto"/>
        <w:left w:val="none" w:sz="0" w:space="0" w:color="auto"/>
        <w:bottom w:val="none" w:sz="0" w:space="0" w:color="auto"/>
        <w:right w:val="none" w:sz="0" w:space="0" w:color="auto"/>
      </w:divBdr>
    </w:div>
    <w:div w:id="2041779809">
      <w:bodyDiv w:val="1"/>
      <w:marLeft w:val="0"/>
      <w:marRight w:val="0"/>
      <w:marTop w:val="0"/>
      <w:marBottom w:val="0"/>
      <w:divBdr>
        <w:top w:val="none" w:sz="0" w:space="0" w:color="auto"/>
        <w:left w:val="none" w:sz="0" w:space="0" w:color="auto"/>
        <w:bottom w:val="none" w:sz="0" w:space="0" w:color="auto"/>
        <w:right w:val="none" w:sz="0" w:space="0" w:color="auto"/>
      </w:divBdr>
    </w:div>
    <w:div w:id="2041779943">
      <w:bodyDiv w:val="1"/>
      <w:marLeft w:val="0"/>
      <w:marRight w:val="0"/>
      <w:marTop w:val="0"/>
      <w:marBottom w:val="0"/>
      <w:divBdr>
        <w:top w:val="none" w:sz="0" w:space="0" w:color="auto"/>
        <w:left w:val="none" w:sz="0" w:space="0" w:color="auto"/>
        <w:bottom w:val="none" w:sz="0" w:space="0" w:color="auto"/>
        <w:right w:val="none" w:sz="0" w:space="0" w:color="auto"/>
      </w:divBdr>
    </w:div>
    <w:div w:id="2041971129">
      <w:bodyDiv w:val="1"/>
      <w:marLeft w:val="0"/>
      <w:marRight w:val="0"/>
      <w:marTop w:val="0"/>
      <w:marBottom w:val="0"/>
      <w:divBdr>
        <w:top w:val="none" w:sz="0" w:space="0" w:color="auto"/>
        <w:left w:val="none" w:sz="0" w:space="0" w:color="auto"/>
        <w:bottom w:val="none" w:sz="0" w:space="0" w:color="auto"/>
        <w:right w:val="none" w:sz="0" w:space="0" w:color="auto"/>
      </w:divBdr>
    </w:div>
    <w:div w:id="2042171325">
      <w:bodyDiv w:val="1"/>
      <w:marLeft w:val="0"/>
      <w:marRight w:val="0"/>
      <w:marTop w:val="0"/>
      <w:marBottom w:val="0"/>
      <w:divBdr>
        <w:top w:val="none" w:sz="0" w:space="0" w:color="auto"/>
        <w:left w:val="none" w:sz="0" w:space="0" w:color="auto"/>
        <w:bottom w:val="none" w:sz="0" w:space="0" w:color="auto"/>
        <w:right w:val="none" w:sz="0" w:space="0" w:color="auto"/>
      </w:divBdr>
    </w:div>
    <w:div w:id="2042437182">
      <w:bodyDiv w:val="1"/>
      <w:marLeft w:val="0"/>
      <w:marRight w:val="0"/>
      <w:marTop w:val="0"/>
      <w:marBottom w:val="0"/>
      <w:divBdr>
        <w:top w:val="none" w:sz="0" w:space="0" w:color="auto"/>
        <w:left w:val="none" w:sz="0" w:space="0" w:color="auto"/>
        <w:bottom w:val="none" w:sz="0" w:space="0" w:color="auto"/>
        <w:right w:val="none" w:sz="0" w:space="0" w:color="auto"/>
      </w:divBdr>
    </w:div>
    <w:div w:id="2042515448">
      <w:bodyDiv w:val="1"/>
      <w:marLeft w:val="0"/>
      <w:marRight w:val="0"/>
      <w:marTop w:val="0"/>
      <w:marBottom w:val="0"/>
      <w:divBdr>
        <w:top w:val="none" w:sz="0" w:space="0" w:color="auto"/>
        <w:left w:val="none" w:sz="0" w:space="0" w:color="auto"/>
        <w:bottom w:val="none" w:sz="0" w:space="0" w:color="auto"/>
        <w:right w:val="none" w:sz="0" w:space="0" w:color="auto"/>
      </w:divBdr>
    </w:div>
    <w:div w:id="2042896359">
      <w:bodyDiv w:val="1"/>
      <w:marLeft w:val="0"/>
      <w:marRight w:val="0"/>
      <w:marTop w:val="0"/>
      <w:marBottom w:val="0"/>
      <w:divBdr>
        <w:top w:val="none" w:sz="0" w:space="0" w:color="auto"/>
        <w:left w:val="none" w:sz="0" w:space="0" w:color="auto"/>
        <w:bottom w:val="none" w:sz="0" w:space="0" w:color="auto"/>
        <w:right w:val="none" w:sz="0" w:space="0" w:color="auto"/>
      </w:divBdr>
    </w:div>
    <w:div w:id="2042970913">
      <w:bodyDiv w:val="1"/>
      <w:marLeft w:val="0"/>
      <w:marRight w:val="0"/>
      <w:marTop w:val="0"/>
      <w:marBottom w:val="0"/>
      <w:divBdr>
        <w:top w:val="none" w:sz="0" w:space="0" w:color="auto"/>
        <w:left w:val="none" w:sz="0" w:space="0" w:color="auto"/>
        <w:bottom w:val="none" w:sz="0" w:space="0" w:color="auto"/>
        <w:right w:val="none" w:sz="0" w:space="0" w:color="auto"/>
      </w:divBdr>
    </w:div>
    <w:div w:id="2042972791">
      <w:bodyDiv w:val="1"/>
      <w:marLeft w:val="0"/>
      <w:marRight w:val="0"/>
      <w:marTop w:val="0"/>
      <w:marBottom w:val="0"/>
      <w:divBdr>
        <w:top w:val="none" w:sz="0" w:space="0" w:color="auto"/>
        <w:left w:val="none" w:sz="0" w:space="0" w:color="auto"/>
        <w:bottom w:val="none" w:sz="0" w:space="0" w:color="auto"/>
        <w:right w:val="none" w:sz="0" w:space="0" w:color="auto"/>
      </w:divBdr>
    </w:div>
    <w:div w:id="2043045721">
      <w:bodyDiv w:val="1"/>
      <w:marLeft w:val="0"/>
      <w:marRight w:val="0"/>
      <w:marTop w:val="0"/>
      <w:marBottom w:val="0"/>
      <w:divBdr>
        <w:top w:val="none" w:sz="0" w:space="0" w:color="auto"/>
        <w:left w:val="none" w:sz="0" w:space="0" w:color="auto"/>
        <w:bottom w:val="none" w:sz="0" w:space="0" w:color="auto"/>
        <w:right w:val="none" w:sz="0" w:space="0" w:color="auto"/>
      </w:divBdr>
    </w:div>
    <w:div w:id="2043049591">
      <w:bodyDiv w:val="1"/>
      <w:marLeft w:val="0"/>
      <w:marRight w:val="0"/>
      <w:marTop w:val="0"/>
      <w:marBottom w:val="0"/>
      <w:divBdr>
        <w:top w:val="none" w:sz="0" w:space="0" w:color="auto"/>
        <w:left w:val="none" w:sz="0" w:space="0" w:color="auto"/>
        <w:bottom w:val="none" w:sz="0" w:space="0" w:color="auto"/>
        <w:right w:val="none" w:sz="0" w:space="0" w:color="auto"/>
      </w:divBdr>
    </w:div>
    <w:div w:id="2043162564">
      <w:bodyDiv w:val="1"/>
      <w:marLeft w:val="0"/>
      <w:marRight w:val="0"/>
      <w:marTop w:val="0"/>
      <w:marBottom w:val="0"/>
      <w:divBdr>
        <w:top w:val="none" w:sz="0" w:space="0" w:color="auto"/>
        <w:left w:val="none" w:sz="0" w:space="0" w:color="auto"/>
        <w:bottom w:val="none" w:sz="0" w:space="0" w:color="auto"/>
        <w:right w:val="none" w:sz="0" w:space="0" w:color="auto"/>
      </w:divBdr>
    </w:div>
    <w:div w:id="2043507075">
      <w:bodyDiv w:val="1"/>
      <w:marLeft w:val="0"/>
      <w:marRight w:val="0"/>
      <w:marTop w:val="0"/>
      <w:marBottom w:val="0"/>
      <w:divBdr>
        <w:top w:val="none" w:sz="0" w:space="0" w:color="auto"/>
        <w:left w:val="none" w:sz="0" w:space="0" w:color="auto"/>
        <w:bottom w:val="none" w:sz="0" w:space="0" w:color="auto"/>
        <w:right w:val="none" w:sz="0" w:space="0" w:color="auto"/>
      </w:divBdr>
    </w:div>
    <w:div w:id="2043509077">
      <w:bodyDiv w:val="1"/>
      <w:marLeft w:val="0"/>
      <w:marRight w:val="0"/>
      <w:marTop w:val="0"/>
      <w:marBottom w:val="0"/>
      <w:divBdr>
        <w:top w:val="none" w:sz="0" w:space="0" w:color="auto"/>
        <w:left w:val="none" w:sz="0" w:space="0" w:color="auto"/>
        <w:bottom w:val="none" w:sz="0" w:space="0" w:color="auto"/>
        <w:right w:val="none" w:sz="0" w:space="0" w:color="auto"/>
      </w:divBdr>
    </w:div>
    <w:div w:id="2043548769">
      <w:bodyDiv w:val="1"/>
      <w:marLeft w:val="0"/>
      <w:marRight w:val="0"/>
      <w:marTop w:val="0"/>
      <w:marBottom w:val="0"/>
      <w:divBdr>
        <w:top w:val="none" w:sz="0" w:space="0" w:color="auto"/>
        <w:left w:val="none" w:sz="0" w:space="0" w:color="auto"/>
        <w:bottom w:val="none" w:sz="0" w:space="0" w:color="auto"/>
        <w:right w:val="none" w:sz="0" w:space="0" w:color="auto"/>
      </w:divBdr>
    </w:div>
    <w:div w:id="2043704099">
      <w:bodyDiv w:val="1"/>
      <w:marLeft w:val="0"/>
      <w:marRight w:val="0"/>
      <w:marTop w:val="0"/>
      <w:marBottom w:val="0"/>
      <w:divBdr>
        <w:top w:val="none" w:sz="0" w:space="0" w:color="auto"/>
        <w:left w:val="none" w:sz="0" w:space="0" w:color="auto"/>
        <w:bottom w:val="none" w:sz="0" w:space="0" w:color="auto"/>
        <w:right w:val="none" w:sz="0" w:space="0" w:color="auto"/>
      </w:divBdr>
    </w:div>
    <w:div w:id="2044397882">
      <w:bodyDiv w:val="1"/>
      <w:marLeft w:val="0"/>
      <w:marRight w:val="0"/>
      <w:marTop w:val="0"/>
      <w:marBottom w:val="0"/>
      <w:divBdr>
        <w:top w:val="none" w:sz="0" w:space="0" w:color="auto"/>
        <w:left w:val="none" w:sz="0" w:space="0" w:color="auto"/>
        <w:bottom w:val="none" w:sz="0" w:space="0" w:color="auto"/>
        <w:right w:val="none" w:sz="0" w:space="0" w:color="auto"/>
      </w:divBdr>
    </w:div>
    <w:div w:id="2044400404">
      <w:bodyDiv w:val="1"/>
      <w:marLeft w:val="0"/>
      <w:marRight w:val="0"/>
      <w:marTop w:val="0"/>
      <w:marBottom w:val="0"/>
      <w:divBdr>
        <w:top w:val="none" w:sz="0" w:space="0" w:color="auto"/>
        <w:left w:val="none" w:sz="0" w:space="0" w:color="auto"/>
        <w:bottom w:val="none" w:sz="0" w:space="0" w:color="auto"/>
        <w:right w:val="none" w:sz="0" w:space="0" w:color="auto"/>
      </w:divBdr>
    </w:div>
    <w:div w:id="2044624844">
      <w:bodyDiv w:val="1"/>
      <w:marLeft w:val="0"/>
      <w:marRight w:val="0"/>
      <w:marTop w:val="0"/>
      <w:marBottom w:val="0"/>
      <w:divBdr>
        <w:top w:val="none" w:sz="0" w:space="0" w:color="auto"/>
        <w:left w:val="none" w:sz="0" w:space="0" w:color="auto"/>
        <w:bottom w:val="none" w:sz="0" w:space="0" w:color="auto"/>
        <w:right w:val="none" w:sz="0" w:space="0" w:color="auto"/>
      </w:divBdr>
    </w:div>
    <w:div w:id="2044667266">
      <w:bodyDiv w:val="1"/>
      <w:marLeft w:val="0"/>
      <w:marRight w:val="0"/>
      <w:marTop w:val="0"/>
      <w:marBottom w:val="0"/>
      <w:divBdr>
        <w:top w:val="none" w:sz="0" w:space="0" w:color="auto"/>
        <w:left w:val="none" w:sz="0" w:space="0" w:color="auto"/>
        <w:bottom w:val="none" w:sz="0" w:space="0" w:color="auto"/>
        <w:right w:val="none" w:sz="0" w:space="0" w:color="auto"/>
      </w:divBdr>
    </w:div>
    <w:div w:id="2044820328">
      <w:bodyDiv w:val="1"/>
      <w:marLeft w:val="0"/>
      <w:marRight w:val="0"/>
      <w:marTop w:val="0"/>
      <w:marBottom w:val="0"/>
      <w:divBdr>
        <w:top w:val="none" w:sz="0" w:space="0" w:color="auto"/>
        <w:left w:val="none" w:sz="0" w:space="0" w:color="auto"/>
        <w:bottom w:val="none" w:sz="0" w:space="0" w:color="auto"/>
        <w:right w:val="none" w:sz="0" w:space="0" w:color="auto"/>
      </w:divBdr>
    </w:div>
    <w:div w:id="2044860977">
      <w:bodyDiv w:val="1"/>
      <w:marLeft w:val="0"/>
      <w:marRight w:val="0"/>
      <w:marTop w:val="0"/>
      <w:marBottom w:val="0"/>
      <w:divBdr>
        <w:top w:val="none" w:sz="0" w:space="0" w:color="auto"/>
        <w:left w:val="none" w:sz="0" w:space="0" w:color="auto"/>
        <w:bottom w:val="none" w:sz="0" w:space="0" w:color="auto"/>
        <w:right w:val="none" w:sz="0" w:space="0" w:color="auto"/>
      </w:divBdr>
    </w:div>
    <w:div w:id="2045137126">
      <w:bodyDiv w:val="1"/>
      <w:marLeft w:val="0"/>
      <w:marRight w:val="0"/>
      <w:marTop w:val="0"/>
      <w:marBottom w:val="0"/>
      <w:divBdr>
        <w:top w:val="none" w:sz="0" w:space="0" w:color="auto"/>
        <w:left w:val="none" w:sz="0" w:space="0" w:color="auto"/>
        <w:bottom w:val="none" w:sz="0" w:space="0" w:color="auto"/>
        <w:right w:val="none" w:sz="0" w:space="0" w:color="auto"/>
      </w:divBdr>
    </w:div>
    <w:div w:id="2045249811">
      <w:bodyDiv w:val="1"/>
      <w:marLeft w:val="0"/>
      <w:marRight w:val="0"/>
      <w:marTop w:val="0"/>
      <w:marBottom w:val="0"/>
      <w:divBdr>
        <w:top w:val="none" w:sz="0" w:space="0" w:color="auto"/>
        <w:left w:val="none" w:sz="0" w:space="0" w:color="auto"/>
        <w:bottom w:val="none" w:sz="0" w:space="0" w:color="auto"/>
        <w:right w:val="none" w:sz="0" w:space="0" w:color="auto"/>
      </w:divBdr>
    </w:div>
    <w:div w:id="2045405600">
      <w:bodyDiv w:val="1"/>
      <w:marLeft w:val="0"/>
      <w:marRight w:val="0"/>
      <w:marTop w:val="0"/>
      <w:marBottom w:val="0"/>
      <w:divBdr>
        <w:top w:val="none" w:sz="0" w:space="0" w:color="auto"/>
        <w:left w:val="none" w:sz="0" w:space="0" w:color="auto"/>
        <w:bottom w:val="none" w:sz="0" w:space="0" w:color="auto"/>
        <w:right w:val="none" w:sz="0" w:space="0" w:color="auto"/>
      </w:divBdr>
    </w:div>
    <w:div w:id="2045590203">
      <w:bodyDiv w:val="1"/>
      <w:marLeft w:val="0"/>
      <w:marRight w:val="0"/>
      <w:marTop w:val="0"/>
      <w:marBottom w:val="0"/>
      <w:divBdr>
        <w:top w:val="none" w:sz="0" w:space="0" w:color="auto"/>
        <w:left w:val="none" w:sz="0" w:space="0" w:color="auto"/>
        <w:bottom w:val="none" w:sz="0" w:space="0" w:color="auto"/>
        <w:right w:val="none" w:sz="0" w:space="0" w:color="auto"/>
      </w:divBdr>
    </w:div>
    <w:div w:id="2045934033">
      <w:bodyDiv w:val="1"/>
      <w:marLeft w:val="0"/>
      <w:marRight w:val="0"/>
      <w:marTop w:val="0"/>
      <w:marBottom w:val="0"/>
      <w:divBdr>
        <w:top w:val="none" w:sz="0" w:space="0" w:color="auto"/>
        <w:left w:val="none" w:sz="0" w:space="0" w:color="auto"/>
        <w:bottom w:val="none" w:sz="0" w:space="0" w:color="auto"/>
        <w:right w:val="none" w:sz="0" w:space="0" w:color="auto"/>
      </w:divBdr>
    </w:div>
    <w:div w:id="2045985686">
      <w:bodyDiv w:val="1"/>
      <w:marLeft w:val="0"/>
      <w:marRight w:val="0"/>
      <w:marTop w:val="0"/>
      <w:marBottom w:val="0"/>
      <w:divBdr>
        <w:top w:val="none" w:sz="0" w:space="0" w:color="auto"/>
        <w:left w:val="none" w:sz="0" w:space="0" w:color="auto"/>
        <w:bottom w:val="none" w:sz="0" w:space="0" w:color="auto"/>
        <w:right w:val="none" w:sz="0" w:space="0" w:color="auto"/>
      </w:divBdr>
    </w:div>
    <w:div w:id="2046059856">
      <w:bodyDiv w:val="1"/>
      <w:marLeft w:val="0"/>
      <w:marRight w:val="0"/>
      <w:marTop w:val="0"/>
      <w:marBottom w:val="0"/>
      <w:divBdr>
        <w:top w:val="none" w:sz="0" w:space="0" w:color="auto"/>
        <w:left w:val="none" w:sz="0" w:space="0" w:color="auto"/>
        <w:bottom w:val="none" w:sz="0" w:space="0" w:color="auto"/>
        <w:right w:val="none" w:sz="0" w:space="0" w:color="auto"/>
      </w:divBdr>
    </w:div>
    <w:div w:id="2046100892">
      <w:bodyDiv w:val="1"/>
      <w:marLeft w:val="0"/>
      <w:marRight w:val="0"/>
      <w:marTop w:val="0"/>
      <w:marBottom w:val="0"/>
      <w:divBdr>
        <w:top w:val="none" w:sz="0" w:space="0" w:color="auto"/>
        <w:left w:val="none" w:sz="0" w:space="0" w:color="auto"/>
        <w:bottom w:val="none" w:sz="0" w:space="0" w:color="auto"/>
        <w:right w:val="none" w:sz="0" w:space="0" w:color="auto"/>
      </w:divBdr>
    </w:div>
    <w:div w:id="2046127920">
      <w:bodyDiv w:val="1"/>
      <w:marLeft w:val="0"/>
      <w:marRight w:val="0"/>
      <w:marTop w:val="0"/>
      <w:marBottom w:val="0"/>
      <w:divBdr>
        <w:top w:val="none" w:sz="0" w:space="0" w:color="auto"/>
        <w:left w:val="none" w:sz="0" w:space="0" w:color="auto"/>
        <w:bottom w:val="none" w:sz="0" w:space="0" w:color="auto"/>
        <w:right w:val="none" w:sz="0" w:space="0" w:color="auto"/>
      </w:divBdr>
    </w:div>
    <w:div w:id="2046246307">
      <w:bodyDiv w:val="1"/>
      <w:marLeft w:val="0"/>
      <w:marRight w:val="0"/>
      <w:marTop w:val="0"/>
      <w:marBottom w:val="0"/>
      <w:divBdr>
        <w:top w:val="none" w:sz="0" w:space="0" w:color="auto"/>
        <w:left w:val="none" w:sz="0" w:space="0" w:color="auto"/>
        <w:bottom w:val="none" w:sz="0" w:space="0" w:color="auto"/>
        <w:right w:val="none" w:sz="0" w:space="0" w:color="auto"/>
      </w:divBdr>
    </w:div>
    <w:div w:id="2046513692">
      <w:bodyDiv w:val="1"/>
      <w:marLeft w:val="0"/>
      <w:marRight w:val="0"/>
      <w:marTop w:val="0"/>
      <w:marBottom w:val="0"/>
      <w:divBdr>
        <w:top w:val="none" w:sz="0" w:space="0" w:color="auto"/>
        <w:left w:val="none" w:sz="0" w:space="0" w:color="auto"/>
        <w:bottom w:val="none" w:sz="0" w:space="0" w:color="auto"/>
        <w:right w:val="none" w:sz="0" w:space="0" w:color="auto"/>
      </w:divBdr>
    </w:div>
    <w:div w:id="2046521434">
      <w:bodyDiv w:val="1"/>
      <w:marLeft w:val="0"/>
      <w:marRight w:val="0"/>
      <w:marTop w:val="0"/>
      <w:marBottom w:val="0"/>
      <w:divBdr>
        <w:top w:val="none" w:sz="0" w:space="0" w:color="auto"/>
        <w:left w:val="none" w:sz="0" w:space="0" w:color="auto"/>
        <w:bottom w:val="none" w:sz="0" w:space="0" w:color="auto"/>
        <w:right w:val="none" w:sz="0" w:space="0" w:color="auto"/>
      </w:divBdr>
    </w:div>
    <w:div w:id="2046637127">
      <w:bodyDiv w:val="1"/>
      <w:marLeft w:val="0"/>
      <w:marRight w:val="0"/>
      <w:marTop w:val="0"/>
      <w:marBottom w:val="0"/>
      <w:divBdr>
        <w:top w:val="none" w:sz="0" w:space="0" w:color="auto"/>
        <w:left w:val="none" w:sz="0" w:space="0" w:color="auto"/>
        <w:bottom w:val="none" w:sz="0" w:space="0" w:color="auto"/>
        <w:right w:val="none" w:sz="0" w:space="0" w:color="auto"/>
      </w:divBdr>
    </w:div>
    <w:div w:id="2046908368">
      <w:bodyDiv w:val="1"/>
      <w:marLeft w:val="0"/>
      <w:marRight w:val="0"/>
      <w:marTop w:val="0"/>
      <w:marBottom w:val="0"/>
      <w:divBdr>
        <w:top w:val="none" w:sz="0" w:space="0" w:color="auto"/>
        <w:left w:val="none" w:sz="0" w:space="0" w:color="auto"/>
        <w:bottom w:val="none" w:sz="0" w:space="0" w:color="auto"/>
        <w:right w:val="none" w:sz="0" w:space="0" w:color="auto"/>
      </w:divBdr>
    </w:div>
    <w:div w:id="2047097746">
      <w:bodyDiv w:val="1"/>
      <w:marLeft w:val="0"/>
      <w:marRight w:val="0"/>
      <w:marTop w:val="0"/>
      <w:marBottom w:val="0"/>
      <w:divBdr>
        <w:top w:val="none" w:sz="0" w:space="0" w:color="auto"/>
        <w:left w:val="none" w:sz="0" w:space="0" w:color="auto"/>
        <w:bottom w:val="none" w:sz="0" w:space="0" w:color="auto"/>
        <w:right w:val="none" w:sz="0" w:space="0" w:color="auto"/>
      </w:divBdr>
    </w:div>
    <w:div w:id="2047441419">
      <w:bodyDiv w:val="1"/>
      <w:marLeft w:val="0"/>
      <w:marRight w:val="0"/>
      <w:marTop w:val="0"/>
      <w:marBottom w:val="0"/>
      <w:divBdr>
        <w:top w:val="none" w:sz="0" w:space="0" w:color="auto"/>
        <w:left w:val="none" w:sz="0" w:space="0" w:color="auto"/>
        <w:bottom w:val="none" w:sz="0" w:space="0" w:color="auto"/>
        <w:right w:val="none" w:sz="0" w:space="0" w:color="auto"/>
      </w:divBdr>
    </w:div>
    <w:div w:id="2047824473">
      <w:bodyDiv w:val="1"/>
      <w:marLeft w:val="0"/>
      <w:marRight w:val="0"/>
      <w:marTop w:val="0"/>
      <w:marBottom w:val="0"/>
      <w:divBdr>
        <w:top w:val="none" w:sz="0" w:space="0" w:color="auto"/>
        <w:left w:val="none" w:sz="0" w:space="0" w:color="auto"/>
        <w:bottom w:val="none" w:sz="0" w:space="0" w:color="auto"/>
        <w:right w:val="none" w:sz="0" w:space="0" w:color="auto"/>
      </w:divBdr>
    </w:div>
    <w:div w:id="2047825346">
      <w:bodyDiv w:val="1"/>
      <w:marLeft w:val="0"/>
      <w:marRight w:val="0"/>
      <w:marTop w:val="0"/>
      <w:marBottom w:val="0"/>
      <w:divBdr>
        <w:top w:val="none" w:sz="0" w:space="0" w:color="auto"/>
        <w:left w:val="none" w:sz="0" w:space="0" w:color="auto"/>
        <w:bottom w:val="none" w:sz="0" w:space="0" w:color="auto"/>
        <w:right w:val="none" w:sz="0" w:space="0" w:color="auto"/>
      </w:divBdr>
    </w:div>
    <w:div w:id="2047945468">
      <w:bodyDiv w:val="1"/>
      <w:marLeft w:val="0"/>
      <w:marRight w:val="0"/>
      <w:marTop w:val="0"/>
      <w:marBottom w:val="0"/>
      <w:divBdr>
        <w:top w:val="none" w:sz="0" w:space="0" w:color="auto"/>
        <w:left w:val="none" w:sz="0" w:space="0" w:color="auto"/>
        <w:bottom w:val="none" w:sz="0" w:space="0" w:color="auto"/>
        <w:right w:val="none" w:sz="0" w:space="0" w:color="auto"/>
      </w:divBdr>
    </w:div>
    <w:div w:id="2048145112">
      <w:bodyDiv w:val="1"/>
      <w:marLeft w:val="0"/>
      <w:marRight w:val="0"/>
      <w:marTop w:val="0"/>
      <w:marBottom w:val="0"/>
      <w:divBdr>
        <w:top w:val="none" w:sz="0" w:space="0" w:color="auto"/>
        <w:left w:val="none" w:sz="0" w:space="0" w:color="auto"/>
        <w:bottom w:val="none" w:sz="0" w:space="0" w:color="auto"/>
        <w:right w:val="none" w:sz="0" w:space="0" w:color="auto"/>
      </w:divBdr>
    </w:div>
    <w:div w:id="2048333927">
      <w:bodyDiv w:val="1"/>
      <w:marLeft w:val="0"/>
      <w:marRight w:val="0"/>
      <w:marTop w:val="0"/>
      <w:marBottom w:val="0"/>
      <w:divBdr>
        <w:top w:val="none" w:sz="0" w:space="0" w:color="auto"/>
        <w:left w:val="none" w:sz="0" w:space="0" w:color="auto"/>
        <w:bottom w:val="none" w:sz="0" w:space="0" w:color="auto"/>
        <w:right w:val="none" w:sz="0" w:space="0" w:color="auto"/>
      </w:divBdr>
    </w:div>
    <w:div w:id="2048407959">
      <w:bodyDiv w:val="1"/>
      <w:marLeft w:val="0"/>
      <w:marRight w:val="0"/>
      <w:marTop w:val="0"/>
      <w:marBottom w:val="0"/>
      <w:divBdr>
        <w:top w:val="none" w:sz="0" w:space="0" w:color="auto"/>
        <w:left w:val="none" w:sz="0" w:space="0" w:color="auto"/>
        <w:bottom w:val="none" w:sz="0" w:space="0" w:color="auto"/>
        <w:right w:val="none" w:sz="0" w:space="0" w:color="auto"/>
      </w:divBdr>
    </w:div>
    <w:div w:id="2048409882">
      <w:bodyDiv w:val="1"/>
      <w:marLeft w:val="0"/>
      <w:marRight w:val="0"/>
      <w:marTop w:val="0"/>
      <w:marBottom w:val="0"/>
      <w:divBdr>
        <w:top w:val="none" w:sz="0" w:space="0" w:color="auto"/>
        <w:left w:val="none" w:sz="0" w:space="0" w:color="auto"/>
        <w:bottom w:val="none" w:sz="0" w:space="0" w:color="auto"/>
        <w:right w:val="none" w:sz="0" w:space="0" w:color="auto"/>
      </w:divBdr>
    </w:div>
    <w:div w:id="2048525826">
      <w:bodyDiv w:val="1"/>
      <w:marLeft w:val="0"/>
      <w:marRight w:val="0"/>
      <w:marTop w:val="0"/>
      <w:marBottom w:val="0"/>
      <w:divBdr>
        <w:top w:val="none" w:sz="0" w:space="0" w:color="auto"/>
        <w:left w:val="none" w:sz="0" w:space="0" w:color="auto"/>
        <w:bottom w:val="none" w:sz="0" w:space="0" w:color="auto"/>
        <w:right w:val="none" w:sz="0" w:space="0" w:color="auto"/>
      </w:divBdr>
    </w:div>
    <w:div w:id="2048597838">
      <w:bodyDiv w:val="1"/>
      <w:marLeft w:val="0"/>
      <w:marRight w:val="0"/>
      <w:marTop w:val="0"/>
      <w:marBottom w:val="0"/>
      <w:divBdr>
        <w:top w:val="none" w:sz="0" w:space="0" w:color="auto"/>
        <w:left w:val="none" w:sz="0" w:space="0" w:color="auto"/>
        <w:bottom w:val="none" w:sz="0" w:space="0" w:color="auto"/>
        <w:right w:val="none" w:sz="0" w:space="0" w:color="auto"/>
      </w:divBdr>
    </w:div>
    <w:div w:id="2048675404">
      <w:bodyDiv w:val="1"/>
      <w:marLeft w:val="0"/>
      <w:marRight w:val="0"/>
      <w:marTop w:val="0"/>
      <w:marBottom w:val="0"/>
      <w:divBdr>
        <w:top w:val="none" w:sz="0" w:space="0" w:color="auto"/>
        <w:left w:val="none" w:sz="0" w:space="0" w:color="auto"/>
        <w:bottom w:val="none" w:sz="0" w:space="0" w:color="auto"/>
        <w:right w:val="none" w:sz="0" w:space="0" w:color="auto"/>
      </w:divBdr>
    </w:div>
    <w:div w:id="2048676595">
      <w:bodyDiv w:val="1"/>
      <w:marLeft w:val="0"/>
      <w:marRight w:val="0"/>
      <w:marTop w:val="0"/>
      <w:marBottom w:val="0"/>
      <w:divBdr>
        <w:top w:val="none" w:sz="0" w:space="0" w:color="auto"/>
        <w:left w:val="none" w:sz="0" w:space="0" w:color="auto"/>
        <w:bottom w:val="none" w:sz="0" w:space="0" w:color="auto"/>
        <w:right w:val="none" w:sz="0" w:space="0" w:color="auto"/>
      </w:divBdr>
    </w:div>
    <w:div w:id="2048682053">
      <w:bodyDiv w:val="1"/>
      <w:marLeft w:val="0"/>
      <w:marRight w:val="0"/>
      <w:marTop w:val="0"/>
      <w:marBottom w:val="0"/>
      <w:divBdr>
        <w:top w:val="none" w:sz="0" w:space="0" w:color="auto"/>
        <w:left w:val="none" w:sz="0" w:space="0" w:color="auto"/>
        <w:bottom w:val="none" w:sz="0" w:space="0" w:color="auto"/>
        <w:right w:val="none" w:sz="0" w:space="0" w:color="auto"/>
      </w:divBdr>
    </w:div>
    <w:div w:id="2048791863">
      <w:bodyDiv w:val="1"/>
      <w:marLeft w:val="0"/>
      <w:marRight w:val="0"/>
      <w:marTop w:val="0"/>
      <w:marBottom w:val="0"/>
      <w:divBdr>
        <w:top w:val="none" w:sz="0" w:space="0" w:color="auto"/>
        <w:left w:val="none" w:sz="0" w:space="0" w:color="auto"/>
        <w:bottom w:val="none" w:sz="0" w:space="0" w:color="auto"/>
        <w:right w:val="none" w:sz="0" w:space="0" w:color="auto"/>
      </w:divBdr>
    </w:div>
    <w:div w:id="2048799936">
      <w:bodyDiv w:val="1"/>
      <w:marLeft w:val="0"/>
      <w:marRight w:val="0"/>
      <w:marTop w:val="0"/>
      <w:marBottom w:val="0"/>
      <w:divBdr>
        <w:top w:val="none" w:sz="0" w:space="0" w:color="auto"/>
        <w:left w:val="none" w:sz="0" w:space="0" w:color="auto"/>
        <w:bottom w:val="none" w:sz="0" w:space="0" w:color="auto"/>
        <w:right w:val="none" w:sz="0" w:space="0" w:color="auto"/>
      </w:divBdr>
    </w:div>
    <w:div w:id="2048988770">
      <w:bodyDiv w:val="1"/>
      <w:marLeft w:val="0"/>
      <w:marRight w:val="0"/>
      <w:marTop w:val="0"/>
      <w:marBottom w:val="0"/>
      <w:divBdr>
        <w:top w:val="none" w:sz="0" w:space="0" w:color="auto"/>
        <w:left w:val="none" w:sz="0" w:space="0" w:color="auto"/>
        <w:bottom w:val="none" w:sz="0" w:space="0" w:color="auto"/>
        <w:right w:val="none" w:sz="0" w:space="0" w:color="auto"/>
      </w:divBdr>
    </w:div>
    <w:div w:id="2049210298">
      <w:bodyDiv w:val="1"/>
      <w:marLeft w:val="0"/>
      <w:marRight w:val="0"/>
      <w:marTop w:val="0"/>
      <w:marBottom w:val="0"/>
      <w:divBdr>
        <w:top w:val="none" w:sz="0" w:space="0" w:color="auto"/>
        <w:left w:val="none" w:sz="0" w:space="0" w:color="auto"/>
        <w:bottom w:val="none" w:sz="0" w:space="0" w:color="auto"/>
        <w:right w:val="none" w:sz="0" w:space="0" w:color="auto"/>
      </w:divBdr>
    </w:div>
    <w:div w:id="2049210362">
      <w:bodyDiv w:val="1"/>
      <w:marLeft w:val="0"/>
      <w:marRight w:val="0"/>
      <w:marTop w:val="0"/>
      <w:marBottom w:val="0"/>
      <w:divBdr>
        <w:top w:val="none" w:sz="0" w:space="0" w:color="auto"/>
        <w:left w:val="none" w:sz="0" w:space="0" w:color="auto"/>
        <w:bottom w:val="none" w:sz="0" w:space="0" w:color="auto"/>
        <w:right w:val="none" w:sz="0" w:space="0" w:color="auto"/>
      </w:divBdr>
    </w:div>
    <w:div w:id="2049255664">
      <w:bodyDiv w:val="1"/>
      <w:marLeft w:val="0"/>
      <w:marRight w:val="0"/>
      <w:marTop w:val="0"/>
      <w:marBottom w:val="0"/>
      <w:divBdr>
        <w:top w:val="none" w:sz="0" w:space="0" w:color="auto"/>
        <w:left w:val="none" w:sz="0" w:space="0" w:color="auto"/>
        <w:bottom w:val="none" w:sz="0" w:space="0" w:color="auto"/>
        <w:right w:val="none" w:sz="0" w:space="0" w:color="auto"/>
      </w:divBdr>
    </w:div>
    <w:div w:id="2049525708">
      <w:bodyDiv w:val="1"/>
      <w:marLeft w:val="0"/>
      <w:marRight w:val="0"/>
      <w:marTop w:val="0"/>
      <w:marBottom w:val="0"/>
      <w:divBdr>
        <w:top w:val="none" w:sz="0" w:space="0" w:color="auto"/>
        <w:left w:val="none" w:sz="0" w:space="0" w:color="auto"/>
        <w:bottom w:val="none" w:sz="0" w:space="0" w:color="auto"/>
        <w:right w:val="none" w:sz="0" w:space="0" w:color="auto"/>
      </w:divBdr>
    </w:div>
    <w:div w:id="2049602643">
      <w:bodyDiv w:val="1"/>
      <w:marLeft w:val="0"/>
      <w:marRight w:val="0"/>
      <w:marTop w:val="0"/>
      <w:marBottom w:val="0"/>
      <w:divBdr>
        <w:top w:val="none" w:sz="0" w:space="0" w:color="auto"/>
        <w:left w:val="none" w:sz="0" w:space="0" w:color="auto"/>
        <w:bottom w:val="none" w:sz="0" w:space="0" w:color="auto"/>
        <w:right w:val="none" w:sz="0" w:space="0" w:color="auto"/>
      </w:divBdr>
    </w:div>
    <w:div w:id="2049986418">
      <w:bodyDiv w:val="1"/>
      <w:marLeft w:val="0"/>
      <w:marRight w:val="0"/>
      <w:marTop w:val="0"/>
      <w:marBottom w:val="0"/>
      <w:divBdr>
        <w:top w:val="none" w:sz="0" w:space="0" w:color="auto"/>
        <w:left w:val="none" w:sz="0" w:space="0" w:color="auto"/>
        <w:bottom w:val="none" w:sz="0" w:space="0" w:color="auto"/>
        <w:right w:val="none" w:sz="0" w:space="0" w:color="auto"/>
      </w:divBdr>
    </w:div>
    <w:div w:id="2050255543">
      <w:bodyDiv w:val="1"/>
      <w:marLeft w:val="0"/>
      <w:marRight w:val="0"/>
      <w:marTop w:val="0"/>
      <w:marBottom w:val="0"/>
      <w:divBdr>
        <w:top w:val="none" w:sz="0" w:space="0" w:color="auto"/>
        <w:left w:val="none" w:sz="0" w:space="0" w:color="auto"/>
        <w:bottom w:val="none" w:sz="0" w:space="0" w:color="auto"/>
        <w:right w:val="none" w:sz="0" w:space="0" w:color="auto"/>
      </w:divBdr>
    </w:div>
    <w:div w:id="2050260466">
      <w:bodyDiv w:val="1"/>
      <w:marLeft w:val="0"/>
      <w:marRight w:val="0"/>
      <w:marTop w:val="0"/>
      <w:marBottom w:val="0"/>
      <w:divBdr>
        <w:top w:val="none" w:sz="0" w:space="0" w:color="auto"/>
        <w:left w:val="none" w:sz="0" w:space="0" w:color="auto"/>
        <w:bottom w:val="none" w:sz="0" w:space="0" w:color="auto"/>
        <w:right w:val="none" w:sz="0" w:space="0" w:color="auto"/>
      </w:divBdr>
    </w:div>
    <w:div w:id="2050446201">
      <w:bodyDiv w:val="1"/>
      <w:marLeft w:val="0"/>
      <w:marRight w:val="0"/>
      <w:marTop w:val="0"/>
      <w:marBottom w:val="0"/>
      <w:divBdr>
        <w:top w:val="none" w:sz="0" w:space="0" w:color="auto"/>
        <w:left w:val="none" w:sz="0" w:space="0" w:color="auto"/>
        <w:bottom w:val="none" w:sz="0" w:space="0" w:color="auto"/>
        <w:right w:val="none" w:sz="0" w:space="0" w:color="auto"/>
      </w:divBdr>
    </w:div>
    <w:div w:id="2050564098">
      <w:bodyDiv w:val="1"/>
      <w:marLeft w:val="0"/>
      <w:marRight w:val="0"/>
      <w:marTop w:val="0"/>
      <w:marBottom w:val="0"/>
      <w:divBdr>
        <w:top w:val="none" w:sz="0" w:space="0" w:color="auto"/>
        <w:left w:val="none" w:sz="0" w:space="0" w:color="auto"/>
        <w:bottom w:val="none" w:sz="0" w:space="0" w:color="auto"/>
        <w:right w:val="none" w:sz="0" w:space="0" w:color="auto"/>
      </w:divBdr>
    </w:div>
    <w:div w:id="2050568595">
      <w:bodyDiv w:val="1"/>
      <w:marLeft w:val="0"/>
      <w:marRight w:val="0"/>
      <w:marTop w:val="0"/>
      <w:marBottom w:val="0"/>
      <w:divBdr>
        <w:top w:val="none" w:sz="0" w:space="0" w:color="auto"/>
        <w:left w:val="none" w:sz="0" w:space="0" w:color="auto"/>
        <w:bottom w:val="none" w:sz="0" w:space="0" w:color="auto"/>
        <w:right w:val="none" w:sz="0" w:space="0" w:color="auto"/>
      </w:divBdr>
    </w:div>
    <w:div w:id="2050570128">
      <w:bodyDiv w:val="1"/>
      <w:marLeft w:val="0"/>
      <w:marRight w:val="0"/>
      <w:marTop w:val="0"/>
      <w:marBottom w:val="0"/>
      <w:divBdr>
        <w:top w:val="none" w:sz="0" w:space="0" w:color="auto"/>
        <w:left w:val="none" w:sz="0" w:space="0" w:color="auto"/>
        <w:bottom w:val="none" w:sz="0" w:space="0" w:color="auto"/>
        <w:right w:val="none" w:sz="0" w:space="0" w:color="auto"/>
      </w:divBdr>
    </w:div>
    <w:div w:id="2050835928">
      <w:bodyDiv w:val="1"/>
      <w:marLeft w:val="0"/>
      <w:marRight w:val="0"/>
      <w:marTop w:val="0"/>
      <w:marBottom w:val="0"/>
      <w:divBdr>
        <w:top w:val="none" w:sz="0" w:space="0" w:color="auto"/>
        <w:left w:val="none" w:sz="0" w:space="0" w:color="auto"/>
        <w:bottom w:val="none" w:sz="0" w:space="0" w:color="auto"/>
        <w:right w:val="none" w:sz="0" w:space="0" w:color="auto"/>
      </w:divBdr>
    </w:div>
    <w:div w:id="2050956926">
      <w:bodyDiv w:val="1"/>
      <w:marLeft w:val="0"/>
      <w:marRight w:val="0"/>
      <w:marTop w:val="0"/>
      <w:marBottom w:val="0"/>
      <w:divBdr>
        <w:top w:val="none" w:sz="0" w:space="0" w:color="auto"/>
        <w:left w:val="none" w:sz="0" w:space="0" w:color="auto"/>
        <w:bottom w:val="none" w:sz="0" w:space="0" w:color="auto"/>
        <w:right w:val="none" w:sz="0" w:space="0" w:color="auto"/>
      </w:divBdr>
    </w:div>
    <w:div w:id="2051225246">
      <w:bodyDiv w:val="1"/>
      <w:marLeft w:val="0"/>
      <w:marRight w:val="0"/>
      <w:marTop w:val="0"/>
      <w:marBottom w:val="0"/>
      <w:divBdr>
        <w:top w:val="none" w:sz="0" w:space="0" w:color="auto"/>
        <w:left w:val="none" w:sz="0" w:space="0" w:color="auto"/>
        <w:bottom w:val="none" w:sz="0" w:space="0" w:color="auto"/>
        <w:right w:val="none" w:sz="0" w:space="0" w:color="auto"/>
      </w:divBdr>
    </w:div>
    <w:div w:id="2051411998">
      <w:bodyDiv w:val="1"/>
      <w:marLeft w:val="0"/>
      <w:marRight w:val="0"/>
      <w:marTop w:val="0"/>
      <w:marBottom w:val="0"/>
      <w:divBdr>
        <w:top w:val="none" w:sz="0" w:space="0" w:color="auto"/>
        <w:left w:val="none" w:sz="0" w:space="0" w:color="auto"/>
        <w:bottom w:val="none" w:sz="0" w:space="0" w:color="auto"/>
        <w:right w:val="none" w:sz="0" w:space="0" w:color="auto"/>
      </w:divBdr>
    </w:div>
    <w:div w:id="2051488049">
      <w:bodyDiv w:val="1"/>
      <w:marLeft w:val="0"/>
      <w:marRight w:val="0"/>
      <w:marTop w:val="0"/>
      <w:marBottom w:val="0"/>
      <w:divBdr>
        <w:top w:val="none" w:sz="0" w:space="0" w:color="auto"/>
        <w:left w:val="none" w:sz="0" w:space="0" w:color="auto"/>
        <w:bottom w:val="none" w:sz="0" w:space="0" w:color="auto"/>
        <w:right w:val="none" w:sz="0" w:space="0" w:color="auto"/>
      </w:divBdr>
    </w:div>
    <w:div w:id="2051873727">
      <w:bodyDiv w:val="1"/>
      <w:marLeft w:val="0"/>
      <w:marRight w:val="0"/>
      <w:marTop w:val="0"/>
      <w:marBottom w:val="0"/>
      <w:divBdr>
        <w:top w:val="none" w:sz="0" w:space="0" w:color="auto"/>
        <w:left w:val="none" w:sz="0" w:space="0" w:color="auto"/>
        <w:bottom w:val="none" w:sz="0" w:space="0" w:color="auto"/>
        <w:right w:val="none" w:sz="0" w:space="0" w:color="auto"/>
      </w:divBdr>
    </w:div>
    <w:div w:id="2051954319">
      <w:bodyDiv w:val="1"/>
      <w:marLeft w:val="0"/>
      <w:marRight w:val="0"/>
      <w:marTop w:val="0"/>
      <w:marBottom w:val="0"/>
      <w:divBdr>
        <w:top w:val="none" w:sz="0" w:space="0" w:color="auto"/>
        <w:left w:val="none" w:sz="0" w:space="0" w:color="auto"/>
        <w:bottom w:val="none" w:sz="0" w:space="0" w:color="auto"/>
        <w:right w:val="none" w:sz="0" w:space="0" w:color="auto"/>
      </w:divBdr>
    </w:div>
    <w:div w:id="2052024849">
      <w:bodyDiv w:val="1"/>
      <w:marLeft w:val="0"/>
      <w:marRight w:val="0"/>
      <w:marTop w:val="0"/>
      <w:marBottom w:val="0"/>
      <w:divBdr>
        <w:top w:val="none" w:sz="0" w:space="0" w:color="auto"/>
        <w:left w:val="none" w:sz="0" w:space="0" w:color="auto"/>
        <w:bottom w:val="none" w:sz="0" w:space="0" w:color="auto"/>
        <w:right w:val="none" w:sz="0" w:space="0" w:color="auto"/>
      </w:divBdr>
    </w:div>
    <w:div w:id="2052029437">
      <w:bodyDiv w:val="1"/>
      <w:marLeft w:val="0"/>
      <w:marRight w:val="0"/>
      <w:marTop w:val="0"/>
      <w:marBottom w:val="0"/>
      <w:divBdr>
        <w:top w:val="none" w:sz="0" w:space="0" w:color="auto"/>
        <w:left w:val="none" w:sz="0" w:space="0" w:color="auto"/>
        <w:bottom w:val="none" w:sz="0" w:space="0" w:color="auto"/>
        <w:right w:val="none" w:sz="0" w:space="0" w:color="auto"/>
      </w:divBdr>
    </w:div>
    <w:div w:id="2052070771">
      <w:bodyDiv w:val="1"/>
      <w:marLeft w:val="0"/>
      <w:marRight w:val="0"/>
      <w:marTop w:val="0"/>
      <w:marBottom w:val="0"/>
      <w:divBdr>
        <w:top w:val="none" w:sz="0" w:space="0" w:color="auto"/>
        <w:left w:val="none" w:sz="0" w:space="0" w:color="auto"/>
        <w:bottom w:val="none" w:sz="0" w:space="0" w:color="auto"/>
        <w:right w:val="none" w:sz="0" w:space="0" w:color="auto"/>
      </w:divBdr>
    </w:div>
    <w:div w:id="2052224307">
      <w:bodyDiv w:val="1"/>
      <w:marLeft w:val="0"/>
      <w:marRight w:val="0"/>
      <w:marTop w:val="0"/>
      <w:marBottom w:val="0"/>
      <w:divBdr>
        <w:top w:val="none" w:sz="0" w:space="0" w:color="auto"/>
        <w:left w:val="none" w:sz="0" w:space="0" w:color="auto"/>
        <w:bottom w:val="none" w:sz="0" w:space="0" w:color="auto"/>
        <w:right w:val="none" w:sz="0" w:space="0" w:color="auto"/>
      </w:divBdr>
    </w:div>
    <w:div w:id="2052265100">
      <w:bodyDiv w:val="1"/>
      <w:marLeft w:val="0"/>
      <w:marRight w:val="0"/>
      <w:marTop w:val="0"/>
      <w:marBottom w:val="0"/>
      <w:divBdr>
        <w:top w:val="none" w:sz="0" w:space="0" w:color="auto"/>
        <w:left w:val="none" w:sz="0" w:space="0" w:color="auto"/>
        <w:bottom w:val="none" w:sz="0" w:space="0" w:color="auto"/>
        <w:right w:val="none" w:sz="0" w:space="0" w:color="auto"/>
      </w:divBdr>
    </w:div>
    <w:div w:id="2052267472">
      <w:bodyDiv w:val="1"/>
      <w:marLeft w:val="0"/>
      <w:marRight w:val="0"/>
      <w:marTop w:val="0"/>
      <w:marBottom w:val="0"/>
      <w:divBdr>
        <w:top w:val="none" w:sz="0" w:space="0" w:color="auto"/>
        <w:left w:val="none" w:sz="0" w:space="0" w:color="auto"/>
        <w:bottom w:val="none" w:sz="0" w:space="0" w:color="auto"/>
        <w:right w:val="none" w:sz="0" w:space="0" w:color="auto"/>
      </w:divBdr>
    </w:div>
    <w:div w:id="2052419830">
      <w:bodyDiv w:val="1"/>
      <w:marLeft w:val="0"/>
      <w:marRight w:val="0"/>
      <w:marTop w:val="0"/>
      <w:marBottom w:val="0"/>
      <w:divBdr>
        <w:top w:val="none" w:sz="0" w:space="0" w:color="auto"/>
        <w:left w:val="none" w:sz="0" w:space="0" w:color="auto"/>
        <w:bottom w:val="none" w:sz="0" w:space="0" w:color="auto"/>
        <w:right w:val="none" w:sz="0" w:space="0" w:color="auto"/>
      </w:divBdr>
    </w:div>
    <w:div w:id="2052609822">
      <w:bodyDiv w:val="1"/>
      <w:marLeft w:val="0"/>
      <w:marRight w:val="0"/>
      <w:marTop w:val="0"/>
      <w:marBottom w:val="0"/>
      <w:divBdr>
        <w:top w:val="none" w:sz="0" w:space="0" w:color="auto"/>
        <w:left w:val="none" w:sz="0" w:space="0" w:color="auto"/>
        <w:bottom w:val="none" w:sz="0" w:space="0" w:color="auto"/>
        <w:right w:val="none" w:sz="0" w:space="0" w:color="auto"/>
      </w:divBdr>
    </w:div>
    <w:div w:id="2052654503">
      <w:bodyDiv w:val="1"/>
      <w:marLeft w:val="0"/>
      <w:marRight w:val="0"/>
      <w:marTop w:val="0"/>
      <w:marBottom w:val="0"/>
      <w:divBdr>
        <w:top w:val="none" w:sz="0" w:space="0" w:color="auto"/>
        <w:left w:val="none" w:sz="0" w:space="0" w:color="auto"/>
        <w:bottom w:val="none" w:sz="0" w:space="0" w:color="auto"/>
        <w:right w:val="none" w:sz="0" w:space="0" w:color="auto"/>
      </w:divBdr>
    </w:div>
    <w:div w:id="2052683493">
      <w:bodyDiv w:val="1"/>
      <w:marLeft w:val="0"/>
      <w:marRight w:val="0"/>
      <w:marTop w:val="0"/>
      <w:marBottom w:val="0"/>
      <w:divBdr>
        <w:top w:val="none" w:sz="0" w:space="0" w:color="auto"/>
        <w:left w:val="none" w:sz="0" w:space="0" w:color="auto"/>
        <w:bottom w:val="none" w:sz="0" w:space="0" w:color="auto"/>
        <w:right w:val="none" w:sz="0" w:space="0" w:color="auto"/>
      </w:divBdr>
    </w:div>
    <w:div w:id="2052731648">
      <w:bodyDiv w:val="1"/>
      <w:marLeft w:val="0"/>
      <w:marRight w:val="0"/>
      <w:marTop w:val="0"/>
      <w:marBottom w:val="0"/>
      <w:divBdr>
        <w:top w:val="none" w:sz="0" w:space="0" w:color="auto"/>
        <w:left w:val="none" w:sz="0" w:space="0" w:color="auto"/>
        <w:bottom w:val="none" w:sz="0" w:space="0" w:color="auto"/>
        <w:right w:val="none" w:sz="0" w:space="0" w:color="auto"/>
      </w:divBdr>
    </w:div>
    <w:div w:id="2052804456">
      <w:bodyDiv w:val="1"/>
      <w:marLeft w:val="0"/>
      <w:marRight w:val="0"/>
      <w:marTop w:val="0"/>
      <w:marBottom w:val="0"/>
      <w:divBdr>
        <w:top w:val="none" w:sz="0" w:space="0" w:color="auto"/>
        <w:left w:val="none" w:sz="0" w:space="0" w:color="auto"/>
        <w:bottom w:val="none" w:sz="0" w:space="0" w:color="auto"/>
        <w:right w:val="none" w:sz="0" w:space="0" w:color="auto"/>
      </w:divBdr>
    </w:div>
    <w:div w:id="2052804568">
      <w:bodyDiv w:val="1"/>
      <w:marLeft w:val="0"/>
      <w:marRight w:val="0"/>
      <w:marTop w:val="0"/>
      <w:marBottom w:val="0"/>
      <w:divBdr>
        <w:top w:val="none" w:sz="0" w:space="0" w:color="auto"/>
        <w:left w:val="none" w:sz="0" w:space="0" w:color="auto"/>
        <w:bottom w:val="none" w:sz="0" w:space="0" w:color="auto"/>
        <w:right w:val="none" w:sz="0" w:space="0" w:color="auto"/>
      </w:divBdr>
    </w:div>
    <w:div w:id="2052916627">
      <w:bodyDiv w:val="1"/>
      <w:marLeft w:val="0"/>
      <w:marRight w:val="0"/>
      <w:marTop w:val="0"/>
      <w:marBottom w:val="0"/>
      <w:divBdr>
        <w:top w:val="none" w:sz="0" w:space="0" w:color="auto"/>
        <w:left w:val="none" w:sz="0" w:space="0" w:color="auto"/>
        <w:bottom w:val="none" w:sz="0" w:space="0" w:color="auto"/>
        <w:right w:val="none" w:sz="0" w:space="0" w:color="auto"/>
      </w:divBdr>
    </w:div>
    <w:div w:id="2052991985">
      <w:bodyDiv w:val="1"/>
      <w:marLeft w:val="0"/>
      <w:marRight w:val="0"/>
      <w:marTop w:val="0"/>
      <w:marBottom w:val="0"/>
      <w:divBdr>
        <w:top w:val="none" w:sz="0" w:space="0" w:color="auto"/>
        <w:left w:val="none" w:sz="0" w:space="0" w:color="auto"/>
        <w:bottom w:val="none" w:sz="0" w:space="0" w:color="auto"/>
        <w:right w:val="none" w:sz="0" w:space="0" w:color="auto"/>
      </w:divBdr>
    </w:div>
    <w:div w:id="2053000670">
      <w:bodyDiv w:val="1"/>
      <w:marLeft w:val="0"/>
      <w:marRight w:val="0"/>
      <w:marTop w:val="0"/>
      <w:marBottom w:val="0"/>
      <w:divBdr>
        <w:top w:val="none" w:sz="0" w:space="0" w:color="auto"/>
        <w:left w:val="none" w:sz="0" w:space="0" w:color="auto"/>
        <w:bottom w:val="none" w:sz="0" w:space="0" w:color="auto"/>
        <w:right w:val="none" w:sz="0" w:space="0" w:color="auto"/>
      </w:divBdr>
    </w:div>
    <w:div w:id="2053259915">
      <w:bodyDiv w:val="1"/>
      <w:marLeft w:val="0"/>
      <w:marRight w:val="0"/>
      <w:marTop w:val="0"/>
      <w:marBottom w:val="0"/>
      <w:divBdr>
        <w:top w:val="none" w:sz="0" w:space="0" w:color="auto"/>
        <w:left w:val="none" w:sz="0" w:space="0" w:color="auto"/>
        <w:bottom w:val="none" w:sz="0" w:space="0" w:color="auto"/>
        <w:right w:val="none" w:sz="0" w:space="0" w:color="auto"/>
      </w:divBdr>
    </w:div>
    <w:div w:id="2053264383">
      <w:bodyDiv w:val="1"/>
      <w:marLeft w:val="0"/>
      <w:marRight w:val="0"/>
      <w:marTop w:val="0"/>
      <w:marBottom w:val="0"/>
      <w:divBdr>
        <w:top w:val="none" w:sz="0" w:space="0" w:color="auto"/>
        <w:left w:val="none" w:sz="0" w:space="0" w:color="auto"/>
        <w:bottom w:val="none" w:sz="0" w:space="0" w:color="auto"/>
        <w:right w:val="none" w:sz="0" w:space="0" w:color="auto"/>
      </w:divBdr>
    </w:div>
    <w:div w:id="2053459494">
      <w:bodyDiv w:val="1"/>
      <w:marLeft w:val="0"/>
      <w:marRight w:val="0"/>
      <w:marTop w:val="0"/>
      <w:marBottom w:val="0"/>
      <w:divBdr>
        <w:top w:val="none" w:sz="0" w:space="0" w:color="auto"/>
        <w:left w:val="none" w:sz="0" w:space="0" w:color="auto"/>
        <w:bottom w:val="none" w:sz="0" w:space="0" w:color="auto"/>
        <w:right w:val="none" w:sz="0" w:space="0" w:color="auto"/>
      </w:divBdr>
    </w:div>
    <w:div w:id="2053528390">
      <w:bodyDiv w:val="1"/>
      <w:marLeft w:val="0"/>
      <w:marRight w:val="0"/>
      <w:marTop w:val="0"/>
      <w:marBottom w:val="0"/>
      <w:divBdr>
        <w:top w:val="none" w:sz="0" w:space="0" w:color="auto"/>
        <w:left w:val="none" w:sz="0" w:space="0" w:color="auto"/>
        <w:bottom w:val="none" w:sz="0" w:space="0" w:color="auto"/>
        <w:right w:val="none" w:sz="0" w:space="0" w:color="auto"/>
      </w:divBdr>
    </w:div>
    <w:div w:id="2053646945">
      <w:bodyDiv w:val="1"/>
      <w:marLeft w:val="0"/>
      <w:marRight w:val="0"/>
      <w:marTop w:val="0"/>
      <w:marBottom w:val="0"/>
      <w:divBdr>
        <w:top w:val="none" w:sz="0" w:space="0" w:color="auto"/>
        <w:left w:val="none" w:sz="0" w:space="0" w:color="auto"/>
        <w:bottom w:val="none" w:sz="0" w:space="0" w:color="auto"/>
        <w:right w:val="none" w:sz="0" w:space="0" w:color="auto"/>
      </w:divBdr>
    </w:div>
    <w:div w:id="2053654760">
      <w:bodyDiv w:val="1"/>
      <w:marLeft w:val="0"/>
      <w:marRight w:val="0"/>
      <w:marTop w:val="0"/>
      <w:marBottom w:val="0"/>
      <w:divBdr>
        <w:top w:val="none" w:sz="0" w:space="0" w:color="auto"/>
        <w:left w:val="none" w:sz="0" w:space="0" w:color="auto"/>
        <w:bottom w:val="none" w:sz="0" w:space="0" w:color="auto"/>
        <w:right w:val="none" w:sz="0" w:space="0" w:color="auto"/>
      </w:divBdr>
    </w:div>
    <w:div w:id="2053799710">
      <w:bodyDiv w:val="1"/>
      <w:marLeft w:val="0"/>
      <w:marRight w:val="0"/>
      <w:marTop w:val="0"/>
      <w:marBottom w:val="0"/>
      <w:divBdr>
        <w:top w:val="none" w:sz="0" w:space="0" w:color="auto"/>
        <w:left w:val="none" w:sz="0" w:space="0" w:color="auto"/>
        <w:bottom w:val="none" w:sz="0" w:space="0" w:color="auto"/>
        <w:right w:val="none" w:sz="0" w:space="0" w:color="auto"/>
      </w:divBdr>
    </w:div>
    <w:div w:id="2054110262">
      <w:bodyDiv w:val="1"/>
      <w:marLeft w:val="0"/>
      <w:marRight w:val="0"/>
      <w:marTop w:val="0"/>
      <w:marBottom w:val="0"/>
      <w:divBdr>
        <w:top w:val="none" w:sz="0" w:space="0" w:color="auto"/>
        <w:left w:val="none" w:sz="0" w:space="0" w:color="auto"/>
        <w:bottom w:val="none" w:sz="0" w:space="0" w:color="auto"/>
        <w:right w:val="none" w:sz="0" w:space="0" w:color="auto"/>
      </w:divBdr>
    </w:div>
    <w:div w:id="2054576013">
      <w:bodyDiv w:val="1"/>
      <w:marLeft w:val="0"/>
      <w:marRight w:val="0"/>
      <w:marTop w:val="0"/>
      <w:marBottom w:val="0"/>
      <w:divBdr>
        <w:top w:val="none" w:sz="0" w:space="0" w:color="auto"/>
        <w:left w:val="none" w:sz="0" w:space="0" w:color="auto"/>
        <w:bottom w:val="none" w:sz="0" w:space="0" w:color="auto"/>
        <w:right w:val="none" w:sz="0" w:space="0" w:color="auto"/>
      </w:divBdr>
    </w:div>
    <w:div w:id="2054646396">
      <w:bodyDiv w:val="1"/>
      <w:marLeft w:val="0"/>
      <w:marRight w:val="0"/>
      <w:marTop w:val="0"/>
      <w:marBottom w:val="0"/>
      <w:divBdr>
        <w:top w:val="none" w:sz="0" w:space="0" w:color="auto"/>
        <w:left w:val="none" w:sz="0" w:space="0" w:color="auto"/>
        <w:bottom w:val="none" w:sz="0" w:space="0" w:color="auto"/>
        <w:right w:val="none" w:sz="0" w:space="0" w:color="auto"/>
      </w:divBdr>
    </w:div>
    <w:div w:id="2054648132">
      <w:bodyDiv w:val="1"/>
      <w:marLeft w:val="0"/>
      <w:marRight w:val="0"/>
      <w:marTop w:val="0"/>
      <w:marBottom w:val="0"/>
      <w:divBdr>
        <w:top w:val="none" w:sz="0" w:space="0" w:color="auto"/>
        <w:left w:val="none" w:sz="0" w:space="0" w:color="auto"/>
        <w:bottom w:val="none" w:sz="0" w:space="0" w:color="auto"/>
        <w:right w:val="none" w:sz="0" w:space="0" w:color="auto"/>
      </w:divBdr>
    </w:div>
    <w:div w:id="2055232644">
      <w:bodyDiv w:val="1"/>
      <w:marLeft w:val="0"/>
      <w:marRight w:val="0"/>
      <w:marTop w:val="0"/>
      <w:marBottom w:val="0"/>
      <w:divBdr>
        <w:top w:val="none" w:sz="0" w:space="0" w:color="auto"/>
        <w:left w:val="none" w:sz="0" w:space="0" w:color="auto"/>
        <w:bottom w:val="none" w:sz="0" w:space="0" w:color="auto"/>
        <w:right w:val="none" w:sz="0" w:space="0" w:color="auto"/>
      </w:divBdr>
    </w:div>
    <w:div w:id="2055350356">
      <w:bodyDiv w:val="1"/>
      <w:marLeft w:val="0"/>
      <w:marRight w:val="0"/>
      <w:marTop w:val="0"/>
      <w:marBottom w:val="0"/>
      <w:divBdr>
        <w:top w:val="none" w:sz="0" w:space="0" w:color="auto"/>
        <w:left w:val="none" w:sz="0" w:space="0" w:color="auto"/>
        <w:bottom w:val="none" w:sz="0" w:space="0" w:color="auto"/>
        <w:right w:val="none" w:sz="0" w:space="0" w:color="auto"/>
      </w:divBdr>
    </w:div>
    <w:div w:id="2055351848">
      <w:bodyDiv w:val="1"/>
      <w:marLeft w:val="0"/>
      <w:marRight w:val="0"/>
      <w:marTop w:val="0"/>
      <w:marBottom w:val="0"/>
      <w:divBdr>
        <w:top w:val="none" w:sz="0" w:space="0" w:color="auto"/>
        <w:left w:val="none" w:sz="0" w:space="0" w:color="auto"/>
        <w:bottom w:val="none" w:sz="0" w:space="0" w:color="auto"/>
        <w:right w:val="none" w:sz="0" w:space="0" w:color="auto"/>
      </w:divBdr>
    </w:div>
    <w:div w:id="2055616050">
      <w:bodyDiv w:val="1"/>
      <w:marLeft w:val="0"/>
      <w:marRight w:val="0"/>
      <w:marTop w:val="0"/>
      <w:marBottom w:val="0"/>
      <w:divBdr>
        <w:top w:val="none" w:sz="0" w:space="0" w:color="auto"/>
        <w:left w:val="none" w:sz="0" w:space="0" w:color="auto"/>
        <w:bottom w:val="none" w:sz="0" w:space="0" w:color="auto"/>
        <w:right w:val="none" w:sz="0" w:space="0" w:color="auto"/>
      </w:divBdr>
    </w:div>
    <w:div w:id="2055617785">
      <w:bodyDiv w:val="1"/>
      <w:marLeft w:val="0"/>
      <w:marRight w:val="0"/>
      <w:marTop w:val="0"/>
      <w:marBottom w:val="0"/>
      <w:divBdr>
        <w:top w:val="none" w:sz="0" w:space="0" w:color="auto"/>
        <w:left w:val="none" w:sz="0" w:space="0" w:color="auto"/>
        <w:bottom w:val="none" w:sz="0" w:space="0" w:color="auto"/>
        <w:right w:val="none" w:sz="0" w:space="0" w:color="auto"/>
      </w:divBdr>
    </w:div>
    <w:div w:id="2055618455">
      <w:bodyDiv w:val="1"/>
      <w:marLeft w:val="0"/>
      <w:marRight w:val="0"/>
      <w:marTop w:val="0"/>
      <w:marBottom w:val="0"/>
      <w:divBdr>
        <w:top w:val="none" w:sz="0" w:space="0" w:color="auto"/>
        <w:left w:val="none" w:sz="0" w:space="0" w:color="auto"/>
        <w:bottom w:val="none" w:sz="0" w:space="0" w:color="auto"/>
        <w:right w:val="none" w:sz="0" w:space="0" w:color="auto"/>
      </w:divBdr>
    </w:div>
    <w:div w:id="2055619424">
      <w:bodyDiv w:val="1"/>
      <w:marLeft w:val="0"/>
      <w:marRight w:val="0"/>
      <w:marTop w:val="0"/>
      <w:marBottom w:val="0"/>
      <w:divBdr>
        <w:top w:val="none" w:sz="0" w:space="0" w:color="auto"/>
        <w:left w:val="none" w:sz="0" w:space="0" w:color="auto"/>
        <w:bottom w:val="none" w:sz="0" w:space="0" w:color="auto"/>
        <w:right w:val="none" w:sz="0" w:space="0" w:color="auto"/>
      </w:divBdr>
    </w:div>
    <w:div w:id="2055885866">
      <w:bodyDiv w:val="1"/>
      <w:marLeft w:val="0"/>
      <w:marRight w:val="0"/>
      <w:marTop w:val="0"/>
      <w:marBottom w:val="0"/>
      <w:divBdr>
        <w:top w:val="none" w:sz="0" w:space="0" w:color="auto"/>
        <w:left w:val="none" w:sz="0" w:space="0" w:color="auto"/>
        <w:bottom w:val="none" w:sz="0" w:space="0" w:color="auto"/>
        <w:right w:val="none" w:sz="0" w:space="0" w:color="auto"/>
      </w:divBdr>
    </w:div>
    <w:div w:id="2055958776">
      <w:bodyDiv w:val="1"/>
      <w:marLeft w:val="0"/>
      <w:marRight w:val="0"/>
      <w:marTop w:val="0"/>
      <w:marBottom w:val="0"/>
      <w:divBdr>
        <w:top w:val="none" w:sz="0" w:space="0" w:color="auto"/>
        <w:left w:val="none" w:sz="0" w:space="0" w:color="auto"/>
        <w:bottom w:val="none" w:sz="0" w:space="0" w:color="auto"/>
        <w:right w:val="none" w:sz="0" w:space="0" w:color="auto"/>
      </w:divBdr>
    </w:div>
    <w:div w:id="2055960669">
      <w:bodyDiv w:val="1"/>
      <w:marLeft w:val="0"/>
      <w:marRight w:val="0"/>
      <w:marTop w:val="0"/>
      <w:marBottom w:val="0"/>
      <w:divBdr>
        <w:top w:val="none" w:sz="0" w:space="0" w:color="auto"/>
        <w:left w:val="none" w:sz="0" w:space="0" w:color="auto"/>
        <w:bottom w:val="none" w:sz="0" w:space="0" w:color="auto"/>
        <w:right w:val="none" w:sz="0" w:space="0" w:color="auto"/>
      </w:divBdr>
    </w:div>
    <w:div w:id="2056152300">
      <w:bodyDiv w:val="1"/>
      <w:marLeft w:val="0"/>
      <w:marRight w:val="0"/>
      <w:marTop w:val="0"/>
      <w:marBottom w:val="0"/>
      <w:divBdr>
        <w:top w:val="none" w:sz="0" w:space="0" w:color="auto"/>
        <w:left w:val="none" w:sz="0" w:space="0" w:color="auto"/>
        <w:bottom w:val="none" w:sz="0" w:space="0" w:color="auto"/>
        <w:right w:val="none" w:sz="0" w:space="0" w:color="auto"/>
      </w:divBdr>
    </w:div>
    <w:div w:id="2056656786">
      <w:bodyDiv w:val="1"/>
      <w:marLeft w:val="0"/>
      <w:marRight w:val="0"/>
      <w:marTop w:val="0"/>
      <w:marBottom w:val="0"/>
      <w:divBdr>
        <w:top w:val="none" w:sz="0" w:space="0" w:color="auto"/>
        <w:left w:val="none" w:sz="0" w:space="0" w:color="auto"/>
        <w:bottom w:val="none" w:sz="0" w:space="0" w:color="auto"/>
        <w:right w:val="none" w:sz="0" w:space="0" w:color="auto"/>
      </w:divBdr>
    </w:div>
    <w:div w:id="2056733514">
      <w:bodyDiv w:val="1"/>
      <w:marLeft w:val="0"/>
      <w:marRight w:val="0"/>
      <w:marTop w:val="0"/>
      <w:marBottom w:val="0"/>
      <w:divBdr>
        <w:top w:val="none" w:sz="0" w:space="0" w:color="auto"/>
        <w:left w:val="none" w:sz="0" w:space="0" w:color="auto"/>
        <w:bottom w:val="none" w:sz="0" w:space="0" w:color="auto"/>
        <w:right w:val="none" w:sz="0" w:space="0" w:color="auto"/>
      </w:divBdr>
    </w:div>
    <w:div w:id="2056810894">
      <w:bodyDiv w:val="1"/>
      <w:marLeft w:val="0"/>
      <w:marRight w:val="0"/>
      <w:marTop w:val="0"/>
      <w:marBottom w:val="0"/>
      <w:divBdr>
        <w:top w:val="none" w:sz="0" w:space="0" w:color="auto"/>
        <w:left w:val="none" w:sz="0" w:space="0" w:color="auto"/>
        <w:bottom w:val="none" w:sz="0" w:space="0" w:color="auto"/>
        <w:right w:val="none" w:sz="0" w:space="0" w:color="auto"/>
      </w:divBdr>
    </w:div>
    <w:div w:id="2056849353">
      <w:bodyDiv w:val="1"/>
      <w:marLeft w:val="0"/>
      <w:marRight w:val="0"/>
      <w:marTop w:val="0"/>
      <w:marBottom w:val="0"/>
      <w:divBdr>
        <w:top w:val="none" w:sz="0" w:space="0" w:color="auto"/>
        <w:left w:val="none" w:sz="0" w:space="0" w:color="auto"/>
        <w:bottom w:val="none" w:sz="0" w:space="0" w:color="auto"/>
        <w:right w:val="none" w:sz="0" w:space="0" w:color="auto"/>
      </w:divBdr>
    </w:div>
    <w:div w:id="2057199236">
      <w:bodyDiv w:val="1"/>
      <w:marLeft w:val="0"/>
      <w:marRight w:val="0"/>
      <w:marTop w:val="0"/>
      <w:marBottom w:val="0"/>
      <w:divBdr>
        <w:top w:val="none" w:sz="0" w:space="0" w:color="auto"/>
        <w:left w:val="none" w:sz="0" w:space="0" w:color="auto"/>
        <w:bottom w:val="none" w:sz="0" w:space="0" w:color="auto"/>
        <w:right w:val="none" w:sz="0" w:space="0" w:color="auto"/>
      </w:divBdr>
    </w:div>
    <w:div w:id="2057272384">
      <w:bodyDiv w:val="1"/>
      <w:marLeft w:val="0"/>
      <w:marRight w:val="0"/>
      <w:marTop w:val="0"/>
      <w:marBottom w:val="0"/>
      <w:divBdr>
        <w:top w:val="none" w:sz="0" w:space="0" w:color="auto"/>
        <w:left w:val="none" w:sz="0" w:space="0" w:color="auto"/>
        <w:bottom w:val="none" w:sz="0" w:space="0" w:color="auto"/>
        <w:right w:val="none" w:sz="0" w:space="0" w:color="auto"/>
      </w:divBdr>
    </w:div>
    <w:div w:id="2057461361">
      <w:bodyDiv w:val="1"/>
      <w:marLeft w:val="0"/>
      <w:marRight w:val="0"/>
      <w:marTop w:val="0"/>
      <w:marBottom w:val="0"/>
      <w:divBdr>
        <w:top w:val="none" w:sz="0" w:space="0" w:color="auto"/>
        <w:left w:val="none" w:sz="0" w:space="0" w:color="auto"/>
        <w:bottom w:val="none" w:sz="0" w:space="0" w:color="auto"/>
        <w:right w:val="none" w:sz="0" w:space="0" w:color="auto"/>
      </w:divBdr>
    </w:div>
    <w:div w:id="2057465332">
      <w:bodyDiv w:val="1"/>
      <w:marLeft w:val="0"/>
      <w:marRight w:val="0"/>
      <w:marTop w:val="0"/>
      <w:marBottom w:val="0"/>
      <w:divBdr>
        <w:top w:val="none" w:sz="0" w:space="0" w:color="auto"/>
        <w:left w:val="none" w:sz="0" w:space="0" w:color="auto"/>
        <w:bottom w:val="none" w:sz="0" w:space="0" w:color="auto"/>
        <w:right w:val="none" w:sz="0" w:space="0" w:color="auto"/>
      </w:divBdr>
    </w:div>
    <w:div w:id="2057502815">
      <w:bodyDiv w:val="1"/>
      <w:marLeft w:val="0"/>
      <w:marRight w:val="0"/>
      <w:marTop w:val="0"/>
      <w:marBottom w:val="0"/>
      <w:divBdr>
        <w:top w:val="none" w:sz="0" w:space="0" w:color="auto"/>
        <w:left w:val="none" w:sz="0" w:space="0" w:color="auto"/>
        <w:bottom w:val="none" w:sz="0" w:space="0" w:color="auto"/>
        <w:right w:val="none" w:sz="0" w:space="0" w:color="auto"/>
      </w:divBdr>
    </w:div>
    <w:div w:id="2057775157">
      <w:bodyDiv w:val="1"/>
      <w:marLeft w:val="0"/>
      <w:marRight w:val="0"/>
      <w:marTop w:val="0"/>
      <w:marBottom w:val="0"/>
      <w:divBdr>
        <w:top w:val="none" w:sz="0" w:space="0" w:color="auto"/>
        <w:left w:val="none" w:sz="0" w:space="0" w:color="auto"/>
        <w:bottom w:val="none" w:sz="0" w:space="0" w:color="auto"/>
        <w:right w:val="none" w:sz="0" w:space="0" w:color="auto"/>
      </w:divBdr>
    </w:div>
    <w:div w:id="2057779950">
      <w:bodyDiv w:val="1"/>
      <w:marLeft w:val="0"/>
      <w:marRight w:val="0"/>
      <w:marTop w:val="0"/>
      <w:marBottom w:val="0"/>
      <w:divBdr>
        <w:top w:val="none" w:sz="0" w:space="0" w:color="auto"/>
        <w:left w:val="none" w:sz="0" w:space="0" w:color="auto"/>
        <w:bottom w:val="none" w:sz="0" w:space="0" w:color="auto"/>
        <w:right w:val="none" w:sz="0" w:space="0" w:color="auto"/>
      </w:divBdr>
    </w:div>
    <w:div w:id="2058308548">
      <w:bodyDiv w:val="1"/>
      <w:marLeft w:val="0"/>
      <w:marRight w:val="0"/>
      <w:marTop w:val="0"/>
      <w:marBottom w:val="0"/>
      <w:divBdr>
        <w:top w:val="none" w:sz="0" w:space="0" w:color="auto"/>
        <w:left w:val="none" w:sz="0" w:space="0" w:color="auto"/>
        <w:bottom w:val="none" w:sz="0" w:space="0" w:color="auto"/>
        <w:right w:val="none" w:sz="0" w:space="0" w:color="auto"/>
      </w:divBdr>
    </w:div>
    <w:div w:id="2058357572">
      <w:bodyDiv w:val="1"/>
      <w:marLeft w:val="0"/>
      <w:marRight w:val="0"/>
      <w:marTop w:val="0"/>
      <w:marBottom w:val="0"/>
      <w:divBdr>
        <w:top w:val="none" w:sz="0" w:space="0" w:color="auto"/>
        <w:left w:val="none" w:sz="0" w:space="0" w:color="auto"/>
        <w:bottom w:val="none" w:sz="0" w:space="0" w:color="auto"/>
        <w:right w:val="none" w:sz="0" w:space="0" w:color="auto"/>
      </w:divBdr>
    </w:div>
    <w:div w:id="2058890554">
      <w:bodyDiv w:val="1"/>
      <w:marLeft w:val="0"/>
      <w:marRight w:val="0"/>
      <w:marTop w:val="0"/>
      <w:marBottom w:val="0"/>
      <w:divBdr>
        <w:top w:val="none" w:sz="0" w:space="0" w:color="auto"/>
        <w:left w:val="none" w:sz="0" w:space="0" w:color="auto"/>
        <w:bottom w:val="none" w:sz="0" w:space="0" w:color="auto"/>
        <w:right w:val="none" w:sz="0" w:space="0" w:color="auto"/>
      </w:divBdr>
    </w:div>
    <w:div w:id="2058972674">
      <w:bodyDiv w:val="1"/>
      <w:marLeft w:val="0"/>
      <w:marRight w:val="0"/>
      <w:marTop w:val="0"/>
      <w:marBottom w:val="0"/>
      <w:divBdr>
        <w:top w:val="none" w:sz="0" w:space="0" w:color="auto"/>
        <w:left w:val="none" w:sz="0" w:space="0" w:color="auto"/>
        <w:bottom w:val="none" w:sz="0" w:space="0" w:color="auto"/>
        <w:right w:val="none" w:sz="0" w:space="0" w:color="auto"/>
      </w:divBdr>
    </w:div>
    <w:div w:id="2059426043">
      <w:bodyDiv w:val="1"/>
      <w:marLeft w:val="0"/>
      <w:marRight w:val="0"/>
      <w:marTop w:val="0"/>
      <w:marBottom w:val="0"/>
      <w:divBdr>
        <w:top w:val="none" w:sz="0" w:space="0" w:color="auto"/>
        <w:left w:val="none" w:sz="0" w:space="0" w:color="auto"/>
        <w:bottom w:val="none" w:sz="0" w:space="0" w:color="auto"/>
        <w:right w:val="none" w:sz="0" w:space="0" w:color="auto"/>
      </w:divBdr>
    </w:div>
    <w:div w:id="2059471855">
      <w:bodyDiv w:val="1"/>
      <w:marLeft w:val="0"/>
      <w:marRight w:val="0"/>
      <w:marTop w:val="0"/>
      <w:marBottom w:val="0"/>
      <w:divBdr>
        <w:top w:val="none" w:sz="0" w:space="0" w:color="auto"/>
        <w:left w:val="none" w:sz="0" w:space="0" w:color="auto"/>
        <w:bottom w:val="none" w:sz="0" w:space="0" w:color="auto"/>
        <w:right w:val="none" w:sz="0" w:space="0" w:color="auto"/>
      </w:divBdr>
    </w:div>
    <w:div w:id="2059547249">
      <w:bodyDiv w:val="1"/>
      <w:marLeft w:val="0"/>
      <w:marRight w:val="0"/>
      <w:marTop w:val="0"/>
      <w:marBottom w:val="0"/>
      <w:divBdr>
        <w:top w:val="none" w:sz="0" w:space="0" w:color="auto"/>
        <w:left w:val="none" w:sz="0" w:space="0" w:color="auto"/>
        <w:bottom w:val="none" w:sz="0" w:space="0" w:color="auto"/>
        <w:right w:val="none" w:sz="0" w:space="0" w:color="auto"/>
      </w:divBdr>
    </w:div>
    <w:div w:id="2059746397">
      <w:bodyDiv w:val="1"/>
      <w:marLeft w:val="0"/>
      <w:marRight w:val="0"/>
      <w:marTop w:val="0"/>
      <w:marBottom w:val="0"/>
      <w:divBdr>
        <w:top w:val="none" w:sz="0" w:space="0" w:color="auto"/>
        <w:left w:val="none" w:sz="0" w:space="0" w:color="auto"/>
        <w:bottom w:val="none" w:sz="0" w:space="0" w:color="auto"/>
        <w:right w:val="none" w:sz="0" w:space="0" w:color="auto"/>
      </w:divBdr>
    </w:div>
    <w:div w:id="2059821545">
      <w:bodyDiv w:val="1"/>
      <w:marLeft w:val="0"/>
      <w:marRight w:val="0"/>
      <w:marTop w:val="0"/>
      <w:marBottom w:val="0"/>
      <w:divBdr>
        <w:top w:val="none" w:sz="0" w:space="0" w:color="auto"/>
        <w:left w:val="none" w:sz="0" w:space="0" w:color="auto"/>
        <w:bottom w:val="none" w:sz="0" w:space="0" w:color="auto"/>
        <w:right w:val="none" w:sz="0" w:space="0" w:color="auto"/>
      </w:divBdr>
    </w:div>
    <w:div w:id="2060007490">
      <w:bodyDiv w:val="1"/>
      <w:marLeft w:val="0"/>
      <w:marRight w:val="0"/>
      <w:marTop w:val="0"/>
      <w:marBottom w:val="0"/>
      <w:divBdr>
        <w:top w:val="none" w:sz="0" w:space="0" w:color="auto"/>
        <w:left w:val="none" w:sz="0" w:space="0" w:color="auto"/>
        <w:bottom w:val="none" w:sz="0" w:space="0" w:color="auto"/>
        <w:right w:val="none" w:sz="0" w:space="0" w:color="auto"/>
      </w:divBdr>
    </w:div>
    <w:div w:id="2060011315">
      <w:bodyDiv w:val="1"/>
      <w:marLeft w:val="0"/>
      <w:marRight w:val="0"/>
      <w:marTop w:val="0"/>
      <w:marBottom w:val="0"/>
      <w:divBdr>
        <w:top w:val="none" w:sz="0" w:space="0" w:color="auto"/>
        <w:left w:val="none" w:sz="0" w:space="0" w:color="auto"/>
        <w:bottom w:val="none" w:sz="0" w:space="0" w:color="auto"/>
        <w:right w:val="none" w:sz="0" w:space="0" w:color="auto"/>
      </w:divBdr>
    </w:div>
    <w:div w:id="2060013188">
      <w:bodyDiv w:val="1"/>
      <w:marLeft w:val="0"/>
      <w:marRight w:val="0"/>
      <w:marTop w:val="0"/>
      <w:marBottom w:val="0"/>
      <w:divBdr>
        <w:top w:val="none" w:sz="0" w:space="0" w:color="auto"/>
        <w:left w:val="none" w:sz="0" w:space="0" w:color="auto"/>
        <w:bottom w:val="none" w:sz="0" w:space="0" w:color="auto"/>
        <w:right w:val="none" w:sz="0" w:space="0" w:color="auto"/>
      </w:divBdr>
    </w:div>
    <w:div w:id="2060283684">
      <w:bodyDiv w:val="1"/>
      <w:marLeft w:val="0"/>
      <w:marRight w:val="0"/>
      <w:marTop w:val="0"/>
      <w:marBottom w:val="0"/>
      <w:divBdr>
        <w:top w:val="none" w:sz="0" w:space="0" w:color="auto"/>
        <w:left w:val="none" w:sz="0" w:space="0" w:color="auto"/>
        <w:bottom w:val="none" w:sz="0" w:space="0" w:color="auto"/>
        <w:right w:val="none" w:sz="0" w:space="0" w:color="auto"/>
      </w:divBdr>
    </w:div>
    <w:div w:id="2060394920">
      <w:bodyDiv w:val="1"/>
      <w:marLeft w:val="0"/>
      <w:marRight w:val="0"/>
      <w:marTop w:val="0"/>
      <w:marBottom w:val="0"/>
      <w:divBdr>
        <w:top w:val="none" w:sz="0" w:space="0" w:color="auto"/>
        <w:left w:val="none" w:sz="0" w:space="0" w:color="auto"/>
        <w:bottom w:val="none" w:sz="0" w:space="0" w:color="auto"/>
        <w:right w:val="none" w:sz="0" w:space="0" w:color="auto"/>
      </w:divBdr>
    </w:div>
    <w:div w:id="2060595097">
      <w:bodyDiv w:val="1"/>
      <w:marLeft w:val="0"/>
      <w:marRight w:val="0"/>
      <w:marTop w:val="0"/>
      <w:marBottom w:val="0"/>
      <w:divBdr>
        <w:top w:val="none" w:sz="0" w:space="0" w:color="auto"/>
        <w:left w:val="none" w:sz="0" w:space="0" w:color="auto"/>
        <w:bottom w:val="none" w:sz="0" w:space="0" w:color="auto"/>
        <w:right w:val="none" w:sz="0" w:space="0" w:color="auto"/>
      </w:divBdr>
    </w:div>
    <w:div w:id="2060738398">
      <w:bodyDiv w:val="1"/>
      <w:marLeft w:val="0"/>
      <w:marRight w:val="0"/>
      <w:marTop w:val="0"/>
      <w:marBottom w:val="0"/>
      <w:divBdr>
        <w:top w:val="none" w:sz="0" w:space="0" w:color="auto"/>
        <w:left w:val="none" w:sz="0" w:space="0" w:color="auto"/>
        <w:bottom w:val="none" w:sz="0" w:space="0" w:color="auto"/>
        <w:right w:val="none" w:sz="0" w:space="0" w:color="auto"/>
      </w:divBdr>
    </w:div>
    <w:div w:id="2060744761">
      <w:bodyDiv w:val="1"/>
      <w:marLeft w:val="0"/>
      <w:marRight w:val="0"/>
      <w:marTop w:val="0"/>
      <w:marBottom w:val="0"/>
      <w:divBdr>
        <w:top w:val="none" w:sz="0" w:space="0" w:color="auto"/>
        <w:left w:val="none" w:sz="0" w:space="0" w:color="auto"/>
        <w:bottom w:val="none" w:sz="0" w:space="0" w:color="auto"/>
        <w:right w:val="none" w:sz="0" w:space="0" w:color="auto"/>
      </w:divBdr>
    </w:div>
    <w:div w:id="2060781888">
      <w:bodyDiv w:val="1"/>
      <w:marLeft w:val="0"/>
      <w:marRight w:val="0"/>
      <w:marTop w:val="0"/>
      <w:marBottom w:val="0"/>
      <w:divBdr>
        <w:top w:val="none" w:sz="0" w:space="0" w:color="auto"/>
        <w:left w:val="none" w:sz="0" w:space="0" w:color="auto"/>
        <w:bottom w:val="none" w:sz="0" w:space="0" w:color="auto"/>
        <w:right w:val="none" w:sz="0" w:space="0" w:color="auto"/>
      </w:divBdr>
    </w:div>
    <w:div w:id="2060782500">
      <w:bodyDiv w:val="1"/>
      <w:marLeft w:val="0"/>
      <w:marRight w:val="0"/>
      <w:marTop w:val="0"/>
      <w:marBottom w:val="0"/>
      <w:divBdr>
        <w:top w:val="none" w:sz="0" w:space="0" w:color="auto"/>
        <w:left w:val="none" w:sz="0" w:space="0" w:color="auto"/>
        <w:bottom w:val="none" w:sz="0" w:space="0" w:color="auto"/>
        <w:right w:val="none" w:sz="0" w:space="0" w:color="auto"/>
      </w:divBdr>
    </w:div>
    <w:div w:id="2060811998">
      <w:bodyDiv w:val="1"/>
      <w:marLeft w:val="0"/>
      <w:marRight w:val="0"/>
      <w:marTop w:val="0"/>
      <w:marBottom w:val="0"/>
      <w:divBdr>
        <w:top w:val="none" w:sz="0" w:space="0" w:color="auto"/>
        <w:left w:val="none" w:sz="0" w:space="0" w:color="auto"/>
        <w:bottom w:val="none" w:sz="0" w:space="0" w:color="auto"/>
        <w:right w:val="none" w:sz="0" w:space="0" w:color="auto"/>
      </w:divBdr>
    </w:div>
    <w:div w:id="2060929603">
      <w:bodyDiv w:val="1"/>
      <w:marLeft w:val="0"/>
      <w:marRight w:val="0"/>
      <w:marTop w:val="0"/>
      <w:marBottom w:val="0"/>
      <w:divBdr>
        <w:top w:val="none" w:sz="0" w:space="0" w:color="auto"/>
        <w:left w:val="none" w:sz="0" w:space="0" w:color="auto"/>
        <w:bottom w:val="none" w:sz="0" w:space="0" w:color="auto"/>
        <w:right w:val="none" w:sz="0" w:space="0" w:color="auto"/>
      </w:divBdr>
    </w:div>
    <w:div w:id="2060929789">
      <w:bodyDiv w:val="1"/>
      <w:marLeft w:val="0"/>
      <w:marRight w:val="0"/>
      <w:marTop w:val="0"/>
      <w:marBottom w:val="0"/>
      <w:divBdr>
        <w:top w:val="none" w:sz="0" w:space="0" w:color="auto"/>
        <w:left w:val="none" w:sz="0" w:space="0" w:color="auto"/>
        <w:bottom w:val="none" w:sz="0" w:space="0" w:color="auto"/>
        <w:right w:val="none" w:sz="0" w:space="0" w:color="auto"/>
      </w:divBdr>
    </w:div>
    <w:div w:id="2060933501">
      <w:bodyDiv w:val="1"/>
      <w:marLeft w:val="0"/>
      <w:marRight w:val="0"/>
      <w:marTop w:val="0"/>
      <w:marBottom w:val="0"/>
      <w:divBdr>
        <w:top w:val="none" w:sz="0" w:space="0" w:color="auto"/>
        <w:left w:val="none" w:sz="0" w:space="0" w:color="auto"/>
        <w:bottom w:val="none" w:sz="0" w:space="0" w:color="auto"/>
        <w:right w:val="none" w:sz="0" w:space="0" w:color="auto"/>
      </w:divBdr>
    </w:div>
    <w:div w:id="2060935864">
      <w:bodyDiv w:val="1"/>
      <w:marLeft w:val="0"/>
      <w:marRight w:val="0"/>
      <w:marTop w:val="0"/>
      <w:marBottom w:val="0"/>
      <w:divBdr>
        <w:top w:val="none" w:sz="0" w:space="0" w:color="auto"/>
        <w:left w:val="none" w:sz="0" w:space="0" w:color="auto"/>
        <w:bottom w:val="none" w:sz="0" w:space="0" w:color="auto"/>
        <w:right w:val="none" w:sz="0" w:space="0" w:color="auto"/>
      </w:divBdr>
    </w:div>
    <w:div w:id="2060978914">
      <w:bodyDiv w:val="1"/>
      <w:marLeft w:val="0"/>
      <w:marRight w:val="0"/>
      <w:marTop w:val="0"/>
      <w:marBottom w:val="0"/>
      <w:divBdr>
        <w:top w:val="none" w:sz="0" w:space="0" w:color="auto"/>
        <w:left w:val="none" w:sz="0" w:space="0" w:color="auto"/>
        <w:bottom w:val="none" w:sz="0" w:space="0" w:color="auto"/>
        <w:right w:val="none" w:sz="0" w:space="0" w:color="auto"/>
      </w:divBdr>
    </w:div>
    <w:div w:id="2061048600">
      <w:bodyDiv w:val="1"/>
      <w:marLeft w:val="0"/>
      <w:marRight w:val="0"/>
      <w:marTop w:val="0"/>
      <w:marBottom w:val="0"/>
      <w:divBdr>
        <w:top w:val="none" w:sz="0" w:space="0" w:color="auto"/>
        <w:left w:val="none" w:sz="0" w:space="0" w:color="auto"/>
        <w:bottom w:val="none" w:sz="0" w:space="0" w:color="auto"/>
        <w:right w:val="none" w:sz="0" w:space="0" w:color="auto"/>
      </w:divBdr>
    </w:div>
    <w:div w:id="2061204056">
      <w:bodyDiv w:val="1"/>
      <w:marLeft w:val="0"/>
      <w:marRight w:val="0"/>
      <w:marTop w:val="0"/>
      <w:marBottom w:val="0"/>
      <w:divBdr>
        <w:top w:val="none" w:sz="0" w:space="0" w:color="auto"/>
        <w:left w:val="none" w:sz="0" w:space="0" w:color="auto"/>
        <w:bottom w:val="none" w:sz="0" w:space="0" w:color="auto"/>
        <w:right w:val="none" w:sz="0" w:space="0" w:color="auto"/>
      </w:divBdr>
    </w:div>
    <w:div w:id="2061437300">
      <w:bodyDiv w:val="1"/>
      <w:marLeft w:val="0"/>
      <w:marRight w:val="0"/>
      <w:marTop w:val="0"/>
      <w:marBottom w:val="0"/>
      <w:divBdr>
        <w:top w:val="none" w:sz="0" w:space="0" w:color="auto"/>
        <w:left w:val="none" w:sz="0" w:space="0" w:color="auto"/>
        <w:bottom w:val="none" w:sz="0" w:space="0" w:color="auto"/>
        <w:right w:val="none" w:sz="0" w:space="0" w:color="auto"/>
      </w:divBdr>
    </w:div>
    <w:div w:id="2061592245">
      <w:bodyDiv w:val="1"/>
      <w:marLeft w:val="0"/>
      <w:marRight w:val="0"/>
      <w:marTop w:val="0"/>
      <w:marBottom w:val="0"/>
      <w:divBdr>
        <w:top w:val="none" w:sz="0" w:space="0" w:color="auto"/>
        <w:left w:val="none" w:sz="0" w:space="0" w:color="auto"/>
        <w:bottom w:val="none" w:sz="0" w:space="0" w:color="auto"/>
        <w:right w:val="none" w:sz="0" w:space="0" w:color="auto"/>
      </w:divBdr>
    </w:div>
    <w:div w:id="2061710197">
      <w:bodyDiv w:val="1"/>
      <w:marLeft w:val="0"/>
      <w:marRight w:val="0"/>
      <w:marTop w:val="0"/>
      <w:marBottom w:val="0"/>
      <w:divBdr>
        <w:top w:val="none" w:sz="0" w:space="0" w:color="auto"/>
        <w:left w:val="none" w:sz="0" w:space="0" w:color="auto"/>
        <w:bottom w:val="none" w:sz="0" w:space="0" w:color="auto"/>
        <w:right w:val="none" w:sz="0" w:space="0" w:color="auto"/>
      </w:divBdr>
    </w:div>
    <w:div w:id="2061900507">
      <w:bodyDiv w:val="1"/>
      <w:marLeft w:val="0"/>
      <w:marRight w:val="0"/>
      <w:marTop w:val="0"/>
      <w:marBottom w:val="0"/>
      <w:divBdr>
        <w:top w:val="none" w:sz="0" w:space="0" w:color="auto"/>
        <w:left w:val="none" w:sz="0" w:space="0" w:color="auto"/>
        <w:bottom w:val="none" w:sz="0" w:space="0" w:color="auto"/>
        <w:right w:val="none" w:sz="0" w:space="0" w:color="auto"/>
      </w:divBdr>
    </w:div>
    <w:div w:id="2061901850">
      <w:bodyDiv w:val="1"/>
      <w:marLeft w:val="0"/>
      <w:marRight w:val="0"/>
      <w:marTop w:val="0"/>
      <w:marBottom w:val="0"/>
      <w:divBdr>
        <w:top w:val="none" w:sz="0" w:space="0" w:color="auto"/>
        <w:left w:val="none" w:sz="0" w:space="0" w:color="auto"/>
        <w:bottom w:val="none" w:sz="0" w:space="0" w:color="auto"/>
        <w:right w:val="none" w:sz="0" w:space="0" w:color="auto"/>
      </w:divBdr>
    </w:div>
    <w:div w:id="2061905225">
      <w:bodyDiv w:val="1"/>
      <w:marLeft w:val="0"/>
      <w:marRight w:val="0"/>
      <w:marTop w:val="0"/>
      <w:marBottom w:val="0"/>
      <w:divBdr>
        <w:top w:val="none" w:sz="0" w:space="0" w:color="auto"/>
        <w:left w:val="none" w:sz="0" w:space="0" w:color="auto"/>
        <w:bottom w:val="none" w:sz="0" w:space="0" w:color="auto"/>
        <w:right w:val="none" w:sz="0" w:space="0" w:color="auto"/>
      </w:divBdr>
    </w:div>
    <w:div w:id="2062242218">
      <w:bodyDiv w:val="1"/>
      <w:marLeft w:val="0"/>
      <w:marRight w:val="0"/>
      <w:marTop w:val="0"/>
      <w:marBottom w:val="0"/>
      <w:divBdr>
        <w:top w:val="none" w:sz="0" w:space="0" w:color="auto"/>
        <w:left w:val="none" w:sz="0" w:space="0" w:color="auto"/>
        <w:bottom w:val="none" w:sz="0" w:space="0" w:color="auto"/>
        <w:right w:val="none" w:sz="0" w:space="0" w:color="auto"/>
      </w:divBdr>
    </w:div>
    <w:div w:id="2062291954">
      <w:bodyDiv w:val="1"/>
      <w:marLeft w:val="0"/>
      <w:marRight w:val="0"/>
      <w:marTop w:val="0"/>
      <w:marBottom w:val="0"/>
      <w:divBdr>
        <w:top w:val="none" w:sz="0" w:space="0" w:color="auto"/>
        <w:left w:val="none" w:sz="0" w:space="0" w:color="auto"/>
        <w:bottom w:val="none" w:sz="0" w:space="0" w:color="auto"/>
        <w:right w:val="none" w:sz="0" w:space="0" w:color="auto"/>
      </w:divBdr>
    </w:div>
    <w:div w:id="2062315806">
      <w:bodyDiv w:val="1"/>
      <w:marLeft w:val="0"/>
      <w:marRight w:val="0"/>
      <w:marTop w:val="0"/>
      <w:marBottom w:val="0"/>
      <w:divBdr>
        <w:top w:val="none" w:sz="0" w:space="0" w:color="auto"/>
        <w:left w:val="none" w:sz="0" w:space="0" w:color="auto"/>
        <w:bottom w:val="none" w:sz="0" w:space="0" w:color="auto"/>
        <w:right w:val="none" w:sz="0" w:space="0" w:color="auto"/>
      </w:divBdr>
    </w:div>
    <w:div w:id="2062360745">
      <w:bodyDiv w:val="1"/>
      <w:marLeft w:val="0"/>
      <w:marRight w:val="0"/>
      <w:marTop w:val="0"/>
      <w:marBottom w:val="0"/>
      <w:divBdr>
        <w:top w:val="none" w:sz="0" w:space="0" w:color="auto"/>
        <w:left w:val="none" w:sz="0" w:space="0" w:color="auto"/>
        <w:bottom w:val="none" w:sz="0" w:space="0" w:color="auto"/>
        <w:right w:val="none" w:sz="0" w:space="0" w:color="auto"/>
      </w:divBdr>
    </w:div>
    <w:div w:id="2062361672">
      <w:bodyDiv w:val="1"/>
      <w:marLeft w:val="0"/>
      <w:marRight w:val="0"/>
      <w:marTop w:val="0"/>
      <w:marBottom w:val="0"/>
      <w:divBdr>
        <w:top w:val="none" w:sz="0" w:space="0" w:color="auto"/>
        <w:left w:val="none" w:sz="0" w:space="0" w:color="auto"/>
        <w:bottom w:val="none" w:sz="0" w:space="0" w:color="auto"/>
        <w:right w:val="none" w:sz="0" w:space="0" w:color="auto"/>
      </w:divBdr>
    </w:div>
    <w:div w:id="2062484656">
      <w:bodyDiv w:val="1"/>
      <w:marLeft w:val="0"/>
      <w:marRight w:val="0"/>
      <w:marTop w:val="0"/>
      <w:marBottom w:val="0"/>
      <w:divBdr>
        <w:top w:val="none" w:sz="0" w:space="0" w:color="auto"/>
        <w:left w:val="none" w:sz="0" w:space="0" w:color="auto"/>
        <w:bottom w:val="none" w:sz="0" w:space="0" w:color="auto"/>
        <w:right w:val="none" w:sz="0" w:space="0" w:color="auto"/>
      </w:divBdr>
    </w:div>
    <w:div w:id="2062555566">
      <w:bodyDiv w:val="1"/>
      <w:marLeft w:val="0"/>
      <w:marRight w:val="0"/>
      <w:marTop w:val="0"/>
      <w:marBottom w:val="0"/>
      <w:divBdr>
        <w:top w:val="none" w:sz="0" w:space="0" w:color="auto"/>
        <w:left w:val="none" w:sz="0" w:space="0" w:color="auto"/>
        <w:bottom w:val="none" w:sz="0" w:space="0" w:color="auto"/>
        <w:right w:val="none" w:sz="0" w:space="0" w:color="auto"/>
      </w:divBdr>
    </w:div>
    <w:div w:id="2062705889">
      <w:bodyDiv w:val="1"/>
      <w:marLeft w:val="0"/>
      <w:marRight w:val="0"/>
      <w:marTop w:val="0"/>
      <w:marBottom w:val="0"/>
      <w:divBdr>
        <w:top w:val="none" w:sz="0" w:space="0" w:color="auto"/>
        <w:left w:val="none" w:sz="0" w:space="0" w:color="auto"/>
        <w:bottom w:val="none" w:sz="0" w:space="0" w:color="auto"/>
        <w:right w:val="none" w:sz="0" w:space="0" w:color="auto"/>
      </w:divBdr>
    </w:div>
    <w:div w:id="2062823401">
      <w:bodyDiv w:val="1"/>
      <w:marLeft w:val="0"/>
      <w:marRight w:val="0"/>
      <w:marTop w:val="0"/>
      <w:marBottom w:val="0"/>
      <w:divBdr>
        <w:top w:val="none" w:sz="0" w:space="0" w:color="auto"/>
        <w:left w:val="none" w:sz="0" w:space="0" w:color="auto"/>
        <w:bottom w:val="none" w:sz="0" w:space="0" w:color="auto"/>
        <w:right w:val="none" w:sz="0" w:space="0" w:color="auto"/>
      </w:divBdr>
    </w:div>
    <w:div w:id="2063215578">
      <w:bodyDiv w:val="1"/>
      <w:marLeft w:val="0"/>
      <w:marRight w:val="0"/>
      <w:marTop w:val="0"/>
      <w:marBottom w:val="0"/>
      <w:divBdr>
        <w:top w:val="none" w:sz="0" w:space="0" w:color="auto"/>
        <w:left w:val="none" w:sz="0" w:space="0" w:color="auto"/>
        <w:bottom w:val="none" w:sz="0" w:space="0" w:color="auto"/>
        <w:right w:val="none" w:sz="0" w:space="0" w:color="auto"/>
      </w:divBdr>
    </w:div>
    <w:div w:id="2063286981">
      <w:bodyDiv w:val="1"/>
      <w:marLeft w:val="0"/>
      <w:marRight w:val="0"/>
      <w:marTop w:val="0"/>
      <w:marBottom w:val="0"/>
      <w:divBdr>
        <w:top w:val="none" w:sz="0" w:space="0" w:color="auto"/>
        <w:left w:val="none" w:sz="0" w:space="0" w:color="auto"/>
        <w:bottom w:val="none" w:sz="0" w:space="0" w:color="auto"/>
        <w:right w:val="none" w:sz="0" w:space="0" w:color="auto"/>
      </w:divBdr>
    </w:div>
    <w:div w:id="2063484387">
      <w:bodyDiv w:val="1"/>
      <w:marLeft w:val="0"/>
      <w:marRight w:val="0"/>
      <w:marTop w:val="0"/>
      <w:marBottom w:val="0"/>
      <w:divBdr>
        <w:top w:val="none" w:sz="0" w:space="0" w:color="auto"/>
        <w:left w:val="none" w:sz="0" w:space="0" w:color="auto"/>
        <w:bottom w:val="none" w:sz="0" w:space="0" w:color="auto"/>
        <w:right w:val="none" w:sz="0" w:space="0" w:color="auto"/>
      </w:divBdr>
    </w:div>
    <w:div w:id="2063671689">
      <w:bodyDiv w:val="1"/>
      <w:marLeft w:val="0"/>
      <w:marRight w:val="0"/>
      <w:marTop w:val="0"/>
      <w:marBottom w:val="0"/>
      <w:divBdr>
        <w:top w:val="none" w:sz="0" w:space="0" w:color="auto"/>
        <w:left w:val="none" w:sz="0" w:space="0" w:color="auto"/>
        <w:bottom w:val="none" w:sz="0" w:space="0" w:color="auto"/>
        <w:right w:val="none" w:sz="0" w:space="0" w:color="auto"/>
      </w:divBdr>
    </w:div>
    <w:div w:id="2063865496">
      <w:bodyDiv w:val="1"/>
      <w:marLeft w:val="0"/>
      <w:marRight w:val="0"/>
      <w:marTop w:val="0"/>
      <w:marBottom w:val="0"/>
      <w:divBdr>
        <w:top w:val="none" w:sz="0" w:space="0" w:color="auto"/>
        <w:left w:val="none" w:sz="0" w:space="0" w:color="auto"/>
        <w:bottom w:val="none" w:sz="0" w:space="0" w:color="auto"/>
        <w:right w:val="none" w:sz="0" w:space="0" w:color="auto"/>
      </w:divBdr>
    </w:div>
    <w:div w:id="2063866957">
      <w:bodyDiv w:val="1"/>
      <w:marLeft w:val="0"/>
      <w:marRight w:val="0"/>
      <w:marTop w:val="0"/>
      <w:marBottom w:val="0"/>
      <w:divBdr>
        <w:top w:val="none" w:sz="0" w:space="0" w:color="auto"/>
        <w:left w:val="none" w:sz="0" w:space="0" w:color="auto"/>
        <w:bottom w:val="none" w:sz="0" w:space="0" w:color="auto"/>
        <w:right w:val="none" w:sz="0" w:space="0" w:color="auto"/>
      </w:divBdr>
    </w:div>
    <w:div w:id="2063944173">
      <w:bodyDiv w:val="1"/>
      <w:marLeft w:val="0"/>
      <w:marRight w:val="0"/>
      <w:marTop w:val="0"/>
      <w:marBottom w:val="0"/>
      <w:divBdr>
        <w:top w:val="none" w:sz="0" w:space="0" w:color="auto"/>
        <w:left w:val="none" w:sz="0" w:space="0" w:color="auto"/>
        <w:bottom w:val="none" w:sz="0" w:space="0" w:color="auto"/>
        <w:right w:val="none" w:sz="0" w:space="0" w:color="auto"/>
      </w:divBdr>
    </w:div>
    <w:div w:id="2064212537">
      <w:bodyDiv w:val="1"/>
      <w:marLeft w:val="0"/>
      <w:marRight w:val="0"/>
      <w:marTop w:val="0"/>
      <w:marBottom w:val="0"/>
      <w:divBdr>
        <w:top w:val="none" w:sz="0" w:space="0" w:color="auto"/>
        <w:left w:val="none" w:sz="0" w:space="0" w:color="auto"/>
        <w:bottom w:val="none" w:sz="0" w:space="0" w:color="auto"/>
        <w:right w:val="none" w:sz="0" w:space="0" w:color="auto"/>
      </w:divBdr>
    </w:div>
    <w:div w:id="2064404295">
      <w:bodyDiv w:val="1"/>
      <w:marLeft w:val="0"/>
      <w:marRight w:val="0"/>
      <w:marTop w:val="0"/>
      <w:marBottom w:val="0"/>
      <w:divBdr>
        <w:top w:val="none" w:sz="0" w:space="0" w:color="auto"/>
        <w:left w:val="none" w:sz="0" w:space="0" w:color="auto"/>
        <w:bottom w:val="none" w:sz="0" w:space="0" w:color="auto"/>
        <w:right w:val="none" w:sz="0" w:space="0" w:color="auto"/>
      </w:divBdr>
    </w:div>
    <w:div w:id="2064480935">
      <w:bodyDiv w:val="1"/>
      <w:marLeft w:val="0"/>
      <w:marRight w:val="0"/>
      <w:marTop w:val="0"/>
      <w:marBottom w:val="0"/>
      <w:divBdr>
        <w:top w:val="none" w:sz="0" w:space="0" w:color="auto"/>
        <w:left w:val="none" w:sz="0" w:space="0" w:color="auto"/>
        <w:bottom w:val="none" w:sz="0" w:space="0" w:color="auto"/>
        <w:right w:val="none" w:sz="0" w:space="0" w:color="auto"/>
      </w:divBdr>
    </w:div>
    <w:div w:id="2064519882">
      <w:bodyDiv w:val="1"/>
      <w:marLeft w:val="0"/>
      <w:marRight w:val="0"/>
      <w:marTop w:val="0"/>
      <w:marBottom w:val="0"/>
      <w:divBdr>
        <w:top w:val="none" w:sz="0" w:space="0" w:color="auto"/>
        <w:left w:val="none" w:sz="0" w:space="0" w:color="auto"/>
        <w:bottom w:val="none" w:sz="0" w:space="0" w:color="auto"/>
        <w:right w:val="none" w:sz="0" w:space="0" w:color="auto"/>
      </w:divBdr>
    </w:div>
    <w:div w:id="2064862877">
      <w:bodyDiv w:val="1"/>
      <w:marLeft w:val="0"/>
      <w:marRight w:val="0"/>
      <w:marTop w:val="0"/>
      <w:marBottom w:val="0"/>
      <w:divBdr>
        <w:top w:val="none" w:sz="0" w:space="0" w:color="auto"/>
        <w:left w:val="none" w:sz="0" w:space="0" w:color="auto"/>
        <w:bottom w:val="none" w:sz="0" w:space="0" w:color="auto"/>
        <w:right w:val="none" w:sz="0" w:space="0" w:color="auto"/>
      </w:divBdr>
    </w:div>
    <w:div w:id="2065054464">
      <w:bodyDiv w:val="1"/>
      <w:marLeft w:val="0"/>
      <w:marRight w:val="0"/>
      <w:marTop w:val="0"/>
      <w:marBottom w:val="0"/>
      <w:divBdr>
        <w:top w:val="none" w:sz="0" w:space="0" w:color="auto"/>
        <w:left w:val="none" w:sz="0" w:space="0" w:color="auto"/>
        <w:bottom w:val="none" w:sz="0" w:space="0" w:color="auto"/>
        <w:right w:val="none" w:sz="0" w:space="0" w:color="auto"/>
      </w:divBdr>
    </w:div>
    <w:div w:id="2065373292">
      <w:bodyDiv w:val="1"/>
      <w:marLeft w:val="0"/>
      <w:marRight w:val="0"/>
      <w:marTop w:val="0"/>
      <w:marBottom w:val="0"/>
      <w:divBdr>
        <w:top w:val="none" w:sz="0" w:space="0" w:color="auto"/>
        <w:left w:val="none" w:sz="0" w:space="0" w:color="auto"/>
        <w:bottom w:val="none" w:sz="0" w:space="0" w:color="auto"/>
        <w:right w:val="none" w:sz="0" w:space="0" w:color="auto"/>
      </w:divBdr>
    </w:div>
    <w:div w:id="2065640633">
      <w:bodyDiv w:val="1"/>
      <w:marLeft w:val="0"/>
      <w:marRight w:val="0"/>
      <w:marTop w:val="0"/>
      <w:marBottom w:val="0"/>
      <w:divBdr>
        <w:top w:val="none" w:sz="0" w:space="0" w:color="auto"/>
        <w:left w:val="none" w:sz="0" w:space="0" w:color="auto"/>
        <w:bottom w:val="none" w:sz="0" w:space="0" w:color="auto"/>
        <w:right w:val="none" w:sz="0" w:space="0" w:color="auto"/>
      </w:divBdr>
    </w:div>
    <w:div w:id="2065709752">
      <w:bodyDiv w:val="1"/>
      <w:marLeft w:val="0"/>
      <w:marRight w:val="0"/>
      <w:marTop w:val="0"/>
      <w:marBottom w:val="0"/>
      <w:divBdr>
        <w:top w:val="none" w:sz="0" w:space="0" w:color="auto"/>
        <w:left w:val="none" w:sz="0" w:space="0" w:color="auto"/>
        <w:bottom w:val="none" w:sz="0" w:space="0" w:color="auto"/>
        <w:right w:val="none" w:sz="0" w:space="0" w:color="auto"/>
      </w:divBdr>
    </w:div>
    <w:div w:id="2065709847">
      <w:bodyDiv w:val="1"/>
      <w:marLeft w:val="0"/>
      <w:marRight w:val="0"/>
      <w:marTop w:val="0"/>
      <w:marBottom w:val="0"/>
      <w:divBdr>
        <w:top w:val="none" w:sz="0" w:space="0" w:color="auto"/>
        <w:left w:val="none" w:sz="0" w:space="0" w:color="auto"/>
        <w:bottom w:val="none" w:sz="0" w:space="0" w:color="auto"/>
        <w:right w:val="none" w:sz="0" w:space="0" w:color="auto"/>
      </w:divBdr>
    </w:div>
    <w:div w:id="2065714384">
      <w:bodyDiv w:val="1"/>
      <w:marLeft w:val="0"/>
      <w:marRight w:val="0"/>
      <w:marTop w:val="0"/>
      <w:marBottom w:val="0"/>
      <w:divBdr>
        <w:top w:val="none" w:sz="0" w:space="0" w:color="auto"/>
        <w:left w:val="none" w:sz="0" w:space="0" w:color="auto"/>
        <w:bottom w:val="none" w:sz="0" w:space="0" w:color="auto"/>
        <w:right w:val="none" w:sz="0" w:space="0" w:color="auto"/>
      </w:divBdr>
    </w:div>
    <w:div w:id="2065760599">
      <w:bodyDiv w:val="1"/>
      <w:marLeft w:val="0"/>
      <w:marRight w:val="0"/>
      <w:marTop w:val="0"/>
      <w:marBottom w:val="0"/>
      <w:divBdr>
        <w:top w:val="none" w:sz="0" w:space="0" w:color="auto"/>
        <w:left w:val="none" w:sz="0" w:space="0" w:color="auto"/>
        <w:bottom w:val="none" w:sz="0" w:space="0" w:color="auto"/>
        <w:right w:val="none" w:sz="0" w:space="0" w:color="auto"/>
      </w:divBdr>
    </w:div>
    <w:div w:id="2065789067">
      <w:bodyDiv w:val="1"/>
      <w:marLeft w:val="0"/>
      <w:marRight w:val="0"/>
      <w:marTop w:val="0"/>
      <w:marBottom w:val="0"/>
      <w:divBdr>
        <w:top w:val="none" w:sz="0" w:space="0" w:color="auto"/>
        <w:left w:val="none" w:sz="0" w:space="0" w:color="auto"/>
        <w:bottom w:val="none" w:sz="0" w:space="0" w:color="auto"/>
        <w:right w:val="none" w:sz="0" w:space="0" w:color="auto"/>
      </w:divBdr>
    </w:div>
    <w:div w:id="2065836991">
      <w:bodyDiv w:val="1"/>
      <w:marLeft w:val="0"/>
      <w:marRight w:val="0"/>
      <w:marTop w:val="0"/>
      <w:marBottom w:val="0"/>
      <w:divBdr>
        <w:top w:val="none" w:sz="0" w:space="0" w:color="auto"/>
        <w:left w:val="none" w:sz="0" w:space="0" w:color="auto"/>
        <w:bottom w:val="none" w:sz="0" w:space="0" w:color="auto"/>
        <w:right w:val="none" w:sz="0" w:space="0" w:color="auto"/>
      </w:divBdr>
    </w:div>
    <w:div w:id="2065905067">
      <w:bodyDiv w:val="1"/>
      <w:marLeft w:val="0"/>
      <w:marRight w:val="0"/>
      <w:marTop w:val="0"/>
      <w:marBottom w:val="0"/>
      <w:divBdr>
        <w:top w:val="none" w:sz="0" w:space="0" w:color="auto"/>
        <w:left w:val="none" w:sz="0" w:space="0" w:color="auto"/>
        <w:bottom w:val="none" w:sz="0" w:space="0" w:color="auto"/>
        <w:right w:val="none" w:sz="0" w:space="0" w:color="auto"/>
      </w:divBdr>
    </w:div>
    <w:div w:id="2066099972">
      <w:bodyDiv w:val="1"/>
      <w:marLeft w:val="0"/>
      <w:marRight w:val="0"/>
      <w:marTop w:val="0"/>
      <w:marBottom w:val="0"/>
      <w:divBdr>
        <w:top w:val="none" w:sz="0" w:space="0" w:color="auto"/>
        <w:left w:val="none" w:sz="0" w:space="0" w:color="auto"/>
        <w:bottom w:val="none" w:sz="0" w:space="0" w:color="auto"/>
        <w:right w:val="none" w:sz="0" w:space="0" w:color="auto"/>
      </w:divBdr>
    </w:div>
    <w:div w:id="2066172461">
      <w:bodyDiv w:val="1"/>
      <w:marLeft w:val="0"/>
      <w:marRight w:val="0"/>
      <w:marTop w:val="0"/>
      <w:marBottom w:val="0"/>
      <w:divBdr>
        <w:top w:val="none" w:sz="0" w:space="0" w:color="auto"/>
        <w:left w:val="none" w:sz="0" w:space="0" w:color="auto"/>
        <w:bottom w:val="none" w:sz="0" w:space="0" w:color="auto"/>
        <w:right w:val="none" w:sz="0" w:space="0" w:color="auto"/>
      </w:divBdr>
    </w:div>
    <w:div w:id="2066177622">
      <w:bodyDiv w:val="1"/>
      <w:marLeft w:val="0"/>
      <w:marRight w:val="0"/>
      <w:marTop w:val="0"/>
      <w:marBottom w:val="0"/>
      <w:divBdr>
        <w:top w:val="none" w:sz="0" w:space="0" w:color="auto"/>
        <w:left w:val="none" w:sz="0" w:space="0" w:color="auto"/>
        <w:bottom w:val="none" w:sz="0" w:space="0" w:color="auto"/>
        <w:right w:val="none" w:sz="0" w:space="0" w:color="auto"/>
      </w:divBdr>
    </w:div>
    <w:div w:id="2066221988">
      <w:bodyDiv w:val="1"/>
      <w:marLeft w:val="0"/>
      <w:marRight w:val="0"/>
      <w:marTop w:val="0"/>
      <w:marBottom w:val="0"/>
      <w:divBdr>
        <w:top w:val="none" w:sz="0" w:space="0" w:color="auto"/>
        <w:left w:val="none" w:sz="0" w:space="0" w:color="auto"/>
        <w:bottom w:val="none" w:sz="0" w:space="0" w:color="auto"/>
        <w:right w:val="none" w:sz="0" w:space="0" w:color="auto"/>
      </w:divBdr>
    </w:div>
    <w:div w:id="2066368870">
      <w:bodyDiv w:val="1"/>
      <w:marLeft w:val="0"/>
      <w:marRight w:val="0"/>
      <w:marTop w:val="0"/>
      <w:marBottom w:val="0"/>
      <w:divBdr>
        <w:top w:val="none" w:sz="0" w:space="0" w:color="auto"/>
        <w:left w:val="none" w:sz="0" w:space="0" w:color="auto"/>
        <w:bottom w:val="none" w:sz="0" w:space="0" w:color="auto"/>
        <w:right w:val="none" w:sz="0" w:space="0" w:color="auto"/>
      </w:divBdr>
    </w:div>
    <w:div w:id="2066416275">
      <w:bodyDiv w:val="1"/>
      <w:marLeft w:val="0"/>
      <w:marRight w:val="0"/>
      <w:marTop w:val="0"/>
      <w:marBottom w:val="0"/>
      <w:divBdr>
        <w:top w:val="none" w:sz="0" w:space="0" w:color="auto"/>
        <w:left w:val="none" w:sz="0" w:space="0" w:color="auto"/>
        <w:bottom w:val="none" w:sz="0" w:space="0" w:color="auto"/>
        <w:right w:val="none" w:sz="0" w:space="0" w:color="auto"/>
      </w:divBdr>
    </w:div>
    <w:div w:id="2066440709">
      <w:bodyDiv w:val="1"/>
      <w:marLeft w:val="0"/>
      <w:marRight w:val="0"/>
      <w:marTop w:val="0"/>
      <w:marBottom w:val="0"/>
      <w:divBdr>
        <w:top w:val="none" w:sz="0" w:space="0" w:color="auto"/>
        <w:left w:val="none" w:sz="0" w:space="0" w:color="auto"/>
        <w:bottom w:val="none" w:sz="0" w:space="0" w:color="auto"/>
        <w:right w:val="none" w:sz="0" w:space="0" w:color="auto"/>
      </w:divBdr>
    </w:div>
    <w:div w:id="2066448232">
      <w:bodyDiv w:val="1"/>
      <w:marLeft w:val="0"/>
      <w:marRight w:val="0"/>
      <w:marTop w:val="0"/>
      <w:marBottom w:val="0"/>
      <w:divBdr>
        <w:top w:val="none" w:sz="0" w:space="0" w:color="auto"/>
        <w:left w:val="none" w:sz="0" w:space="0" w:color="auto"/>
        <w:bottom w:val="none" w:sz="0" w:space="0" w:color="auto"/>
        <w:right w:val="none" w:sz="0" w:space="0" w:color="auto"/>
      </w:divBdr>
    </w:div>
    <w:div w:id="2066905213">
      <w:bodyDiv w:val="1"/>
      <w:marLeft w:val="0"/>
      <w:marRight w:val="0"/>
      <w:marTop w:val="0"/>
      <w:marBottom w:val="0"/>
      <w:divBdr>
        <w:top w:val="none" w:sz="0" w:space="0" w:color="auto"/>
        <w:left w:val="none" w:sz="0" w:space="0" w:color="auto"/>
        <w:bottom w:val="none" w:sz="0" w:space="0" w:color="auto"/>
        <w:right w:val="none" w:sz="0" w:space="0" w:color="auto"/>
      </w:divBdr>
    </w:div>
    <w:div w:id="2066952137">
      <w:bodyDiv w:val="1"/>
      <w:marLeft w:val="0"/>
      <w:marRight w:val="0"/>
      <w:marTop w:val="0"/>
      <w:marBottom w:val="0"/>
      <w:divBdr>
        <w:top w:val="none" w:sz="0" w:space="0" w:color="auto"/>
        <w:left w:val="none" w:sz="0" w:space="0" w:color="auto"/>
        <w:bottom w:val="none" w:sz="0" w:space="0" w:color="auto"/>
        <w:right w:val="none" w:sz="0" w:space="0" w:color="auto"/>
      </w:divBdr>
    </w:div>
    <w:div w:id="2067023606">
      <w:bodyDiv w:val="1"/>
      <w:marLeft w:val="0"/>
      <w:marRight w:val="0"/>
      <w:marTop w:val="0"/>
      <w:marBottom w:val="0"/>
      <w:divBdr>
        <w:top w:val="none" w:sz="0" w:space="0" w:color="auto"/>
        <w:left w:val="none" w:sz="0" w:space="0" w:color="auto"/>
        <w:bottom w:val="none" w:sz="0" w:space="0" w:color="auto"/>
        <w:right w:val="none" w:sz="0" w:space="0" w:color="auto"/>
      </w:divBdr>
    </w:div>
    <w:div w:id="2067293909">
      <w:bodyDiv w:val="1"/>
      <w:marLeft w:val="0"/>
      <w:marRight w:val="0"/>
      <w:marTop w:val="0"/>
      <w:marBottom w:val="0"/>
      <w:divBdr>
        <w:top w:val="none" w:sz="0" w:space="0" w:color="auto"/>
        <w:left w:val="none" w:sz="0" w:space="0" w:color="auto"/>
        <w:bottom w:val="none" w:sz="0" w:space="0" w:color="auto"/>
        <w:right w:val="none" w:sz="0" w:space="0" w:color="auto"/>
      </w:divBdr>
    </w:div>
    <w:div w:id="2068215928">
      <w:bodyDiv w:val="1"/>
      <w:marLeft w:val="0"/>
      <w:marRight w:val="0"/>
      <w:marTop w:val="0"/>
      <w:marBottom w:val="0"/>
      <w:divBdr>
        <w:top w:val="none" w:sz="0" w:space="0" w:color="auto"/>
        <w:left w:val="none" w:sz="0" w:space="0" w:color="auto"/>
        <w:bottom w:val="none" w:sz="0" w:space="0" w:color="auto"/>
        <w:right w:val="none" w:sz="0" w:space="0" w:color="auto"/>
      </w:divBdr>
    </w:div>
    <w:div w:id="2068262640">
      <w:bodyDiv w:val="1"/>
      <w:marLeft w:val="0"/>
      <w:marRight w:val="0"/>
      <w:marTop w:val="0"/>
      <w:marBottom w:val="0"/>
      <w:divBdr>
        <w:top w:val="none" w:sz="0" w:space="0" w:color="auto"/>
        <w:left w:val="none" w:sz="0" w:space="0" w:color="auto"/>
        <w:bottom w:val="none" w:sz="0" w:space="0" w:color="auto"/>
        <w:right w:val="none" w:sz="0" w:space="0" w:color="auto"/>
      </w:divBdr>
    </w:div>
    <w:div w:id="2068334176">
      <w:bodyDiv w:val="1"/>
      <w:marLeft w:val="0"/>
      <w:marRight w:val="0"/>
      <w:marTop w:val="0"/>
      <w:marBottom w:val="0"/>
      <w:divBdr>
        <w:top w:val="none" w:sz="0" w:space="0" w:color="auto"/>
        <w:left w:val="none" w:sz="0" w:space="0" w:color="auto"/>
        <w:bottom w:val="none" w:sz="0" w:space="0" w:color="auto"/>
        <w:right w:val="none" w:sz="0" w:space="0" w:color="auto"/>
      </w:divBdr>
    </w:div>
    <w:div w:id="2068335743">
      <w:bodyDiv w:val="1"/>
      <w:marLeft w:val="0"/>
      <w:marRight w:val="0"/>
      <w:marTop w:val="0"/>
      <w:marBottom w:val="0"/>
      <w:divBdr>
        <w:top w:val="none" w:sz="0" w:space="0" w:color="auto"/>
        <w:left w:val="none" w:sz="0" w:space="0" w:color="auto"/>
        <w:bottom w:val="none" w:sz="0" w:space="0" w:color="auto"/>
        <w:right w:val="none" w:sz="0" w:space="0" w:color="auto"/>
      </w:divBdr>
    </w:div>
    <w:div w:id="2068793011">
      <w:bodyDiv w:val="1"/>
      <w:marLeft w:val="0"/>
      <w:marRight w:val="0"/>
      <w:marTop w:val="0"/>
      <w:marBottom w:val="0"/>
      <w:divBdr>
        <w:top w:val="none" w:sz="0" w:space="0" w:color="auto"/>
        <w:left w:val="none" w:sz="0" w:space="0" w:color="auto"/>
        <w:bottom w:val="none" w:sz="0" w:space="0" w:color="auto"/>
        <w:right w:val="none" w:sz="0" w:space="0" w:color="auto"/>
      </w:divBdr>
    </w:div>
    <w:div w:id="2068912274">
      <w:bodyDiv w:val="1"/>
      <w:marLeft w:val="0"/>
      <w:marRight w:val="0"/>
      <w:marTop w:val="0"/>
      <w:marBottom w:val="0"/>
      <w:divBdr>
        <w:top w:val="none" w:sz="0" w:space="0" w:color="auto"/>
        <w:left w:val="none" w:sz="0" w:space="0" w:color="auto"/>
        <w:bottom w:val="none" w:sz="0" w:space="0" w:color="auto"/>
        <w:right w:val="none" w:sz="0" w:space="0" w:color="auto"/>
      </w:divBdr>
    </w:div>
    <w:div w:id="2069186036">
      <w:bodyDiv w:val="1"/>
      <w:marLeft w:val="0"/>
      <w:marRight w:val="0"/>
      <w:marTop w:val="0"/>
      <w:marBottom w:val="0"/>
      <w:divBdr>
        <w:top w:val="none" w:sz="0" w:space="0" w:color="auto"/>
        <w:left w:val="none" w:sz="0" w:space="0" w:color="auto"/>
        <w:bottom w:val="none" w:sz="0" w:space="0" w:color="auto"/>
        <w:right w:val="none" w:sz="0" w:space="0" w:color="auto"/>
      </w:divBdr>
    </w:div>
    <w:div w:id="2069188445">
      <w:bodyDiv w:val="1"/>
      <w:marLeft w:val="0"/>
      <w:marRight w:val="0"/>
      <w:marTop w:val="0"/>
      <w:marBottom w:val="0"/>
      <w:divBdr>
        <w:top w:val="none" w:sz="0" w:space="0" w:color="auto"/>
        <w:left w:val="none" w:sz="0" w:space="0" w:color="auto"/>
        <w:bottom w:val="none" w:sz="0" w:space="0" w:color="auto"/>
        <w:right w:val="none" w:sz="0" w:space="0" w:color="auto"/>
      </w:divBdr>
    </w:div>
    <w:div w:id="2069380100">
      <w:bodyDiv w:val="1"/>
      <w:marLeft w:val="0"/>
      <w:marRight w:val="0"/>
      <w:marTop w:val="0"/>
      <w:marBottom w:val="0"/>
      <w:divBdr>
        <w:top w:val="none" w:sz="0" w:space="0" w:color="auto"/>
        <w:left w:val="none" w:sz="0" w:space="0" w:color="auto"/>
        <w:bottom w:val="none" w:sz="0" w:space="0" w:color="auto"/>
        <w:right w:val="none" w:sz="0" w:space="0" w:color="auto"/>
      </w:divBdr>
    </w:div>
    <w:div w:id="2069380408">
      <w:bodyDiv w:val="1"/>
      <w:marLeft w:val="0"/>
      <w:marRight w:val="0"/>
      <w:marTop w:val="0"/>
      <w:marBottom w:val="0"/>
      <w:divBdr>
        <w:top w:val="none" w:sz="0" w:space="0" w:color="auto"/>
        <w:left w:val="none" w:sz="0" w:space="0" w:color="auto"/>
        <w:bottom w:val="none" w:sz="0" w:space="0" w:color="auto"/>
        <w:right w:val="none" w:sz="0" w:space="0" w:color="auto"/>
      </w:divBdr>
    </w:div>
    <w:div w:id="2069648740">
      <w:bodyDiv w:val="1"/>
      <w:marLeft w:val="0"/>
      <w:marRight w:val="0"/>
      <w:marTop w:val="0"/>
      <w:marBottom w:val="0"/>
      <w:divBdr>
        <w:top w:val="none" w:sz="0" w:space="0" w:color="auto"/>
        <w:left w:val="none" w:sz="0" w:space="0" w:color="auto"/>
        <w:bottom w:val="none" w:sz="0" w:space="0" w:color="auto"/>
        <w:right w:val="none" w:sz="0" w:space="0" w:color="auto"/>
      </w:divBdr>
    </w:div>
    <w:div w:id="2069716933">
      <w:bodyDiv w:val="1"/>
      <w:marLeft w:val="0"/>
      <w:marRight w:val="0"/>
      <w:marTop w:val="0"/>
      <w:marBottom w:val="0"/>
      <w:divBdr>
        <w:top w:val="none" w:sz="0" w:space="0" w:color="auto"/>
        <w:left w:val="none" w:sz="0" w:space="0" w:color="auto"/>
        <w:bottom w:val="none" w:sz="0" w:space="0" w:color="auto"/>
        <w:right w:val="none" w:sz="0" w:space="0" w:color="auto"/>
      </w:divBdr>
    </w:div>
    <w:div w:id="2069724260">
      <w:bodyDiv w:val="1"/>
      <w:marLeft w:val="0"/>
      <w:marRight w:val="0"/>
      <w:marTop w:val="0"/>
      <w:marBottom w:val="0"/>
      <w:divBdr>
        <w:top w:val="none" w:sz="0" w:space="0" w:color="auto"/>
        <w:left w:val="none" w:sz="0" w:space="0" w:color="auto"/>
        <w:bottom w:val="none" w:sz="0" w:space="0" w:color="auto"/>
        <w:right w:val="none" w:sz="0" w:space="0" w:color="auto"/>
      </w:divBdr>
    </w:div>
    <w:div w:id="2069768248">
      <w:bodyDiv w:val="1"/>
      <w:marLeft w:val="0"/>
      <w:marRight w:val="0"/>
      <w:marTop w:val="0"/>
      <w:marBottom w:val="0"/>
      <w:divBdr>
        <w:top w:val="none" w:sz="0" w:space="0" w:color="auto"/>
        <w:left w:val="none" w:sz="0" w:space="0" w:color="auto"/>
        <w:bottom w:val="none" w:sz="0" w:space="0" w:color="auto"/>
        <w:right w:val="none" w:sz="0" w:space="0" w:color="auto"/>
      </w:divBdr>
    </w:div>
    <w:div w:id="2070029582">
      <w:bodyDiv w:val="1"/>
      <w:marLeft w:val="0"/>
      <w:marRight w:val="0"/>
      <w:marTop w:val="0"/>
      <w:marBottom w:val="0"/>
      <w:divBdr>
        <w:top w:val="none" w:sz="0" w:space="0" w:color="auto"/>
        <w:left w:val="none" w:sz="0" w:space="0" w:color="auto"/>
        <w:bottom w:val="none" w:sz="0" w:space="0" w:color="auto"/>
        <w:right w:val="none" w:sz="0" w:space="0" w:color="auto"/>
      </w:divBdr>
    </w:div>
    <w:div w:id="2070031559">
      <w:bodyDiv w:val="1"/>
      <w:marLeft w:val="0"/>
      <w:marRight w:val="0"/>
      <w:marTop w:val="0"/>
      <w:marBottom w:val="0"/>
      <w:divBdr>
        <w:top w:val="none" w:sz="0" w:space="0" w:color="auto"/>
        <w:left w:val="none" w:sz="0" w:space="0" w:color="auto"/>
        <w:bottom w:val="none" w:sz="0" w:space="0" w:color="auto"/>
        <w:right w:val="none" w:sz="0" w:space="0" w:color="auto"/>
      </w:divBdr>
    </w:div>
    <w:div w:id="2070035508">
      <w:bodyDiv w:val="1"/>
      <w:marLeft w:val="0"/>
      <w:marRight w:val="0"/>
      <w:marTop w:val="0"/>
      <w:marBottom w:val="0"/>
      <w:divBdr>
        <w:top w:val="none" w:sz="0" w:space="0" w:color="auto"/>
        <w:left w:val="none" w:sz="0" w:space="0" w:color="auto"/>
        <w:bottom w:val="none" w:sz="0" w:space="0" w:color="auto"/>
        <w:right w:val="none" w:sz="0" w:space="0" w:color="auto"/>
      </w:divBdr>
    </w:div>
    <w:div w:id="2070104813">
      <w:bodyDiv w:val="1"/>
      <w:marLeft w:val="0"/>
      <w:marRight w:val="0"/>
      <w:marTop w:val="0"/>
      <w:marBottom w:val="0"/>
      <w:divBdr>
        <w:top w:val="none" w:sz="0" w:space="0" w:color="auto"/>
        <w:left w:val="none" w:sz="0" w:space="0" w:color="auto"/>
        <w:bottom w:val="none" w:sz="0" w:space="0" w:color="auto"/>
        <w:right w:val="none" w:sz="0" w:space="0" w:color="auto"/>
      </w:divBdr>
    </w:div>
    <w:div w:id="2070109982">
      <w:bodyDiv w:val="1"/>
      <w:marLeft w:val="0"/>
      <w:marRight w:val="0"/>
      <w:marTop w:val="0"/>
      <w:marBottom w:val="0"/>
      <w:divBdr>
        <w:top w:val="none" w:sz="0" w:space="0" w:color="auto"/>
        <w:left w:val="none" w:sz="0" w:space="0" w:color="auto"/>
        <w:bottom w:val="none" w:sz="0" w:space="0" w:color="auto"/>
        <w:right w:val="none" w:sz="0" w:space="0" w:color="auto"/>
      </w:divBdr>
    </w:div>
    <w:div w:id="2070303156">
      <w:bodyDiv w:val="1"/>
      <w:marLeft w:val="0"/>
      <w:marRight w:val="0"/>
      <w:marTop w:val="0"/>
      <w:marBottom w:val="0"/>
      <w:divBdr>
        <w:top w:val="none" w:sz="0" w:space="0" w:color="auto"/>
        <w:left w:val="none" w:sz="0" w:space="0" w:color="auto"/>
        <w:bottom w:val="none" w:sz="0" w:space="0" w:color="auto"/>
        <w:right w:val="none" w:sz="0" w:space="0" w:color="auto"/>
      </w:divBdr>
    </w:div>
    <w:div w:id="2070306095">
      <w:bodyDiv w:val="1"/>
      <w:marLeft w:val="0"/>
      <w:marRight w:val="0"/>
      <w:marTop w:val="0"/>
      <w:marBottom w:val="0"/>
      <w:divBdr>
        <w:top w:val="none" w:sz="0" w:space="0" w:color="auto"/>
        <w:left w:val="none" w:sz="0" w:space="0" w:color="auto"/>
        <w:bottom w:val="none" w:sz="0" w:space="0" w:color="auto"/>
        <w:right w:val="none" w:sz="0" w:space="0" w:color="auto"/>
      </w:divBdr>
    </w:div>
    <w:div w:id="2070373835">
      <w:bodyDiv w:val="1"/>
      <w:marLeft w:val="0"/>
      <w:marRight w:val="0"/>
      <w:marTop w:val="0"/>
      <w:marBottom w:val="0"/>
      <w:divBdr>
        <w:top w:val="none" w:sz="0" w:space="0" w:color="auto"/>
        <w:left w:val="none" w:sz="0" w:space="0" w:color="auto"/>
        <w:bottom w:val="none" w:sz="0" w:space="0" w:color="auto"/>
        <w:right w:val="none" w:sz="0" w:space="0" w:color="auto"/>
      </w:divBdr>
    </w:div>
    <w:div w:id="2070377295">
      <w:bodyDiv w:val="1"/>
      <w:marLeft w:val="0"/>
      <w:marRight w:val="0"/>
      <w:marTop w:val="0"/>
      <w:marBottom w:val="0"/>
      <w:divBdr>
        <w:top w:val="none" w:sz="0" w:space="0" w:color="auto"/>
        <w:left w:val="none" w:sz="0" w:space="0" w:color="auto"/>
        <w:bottom w:val="none" w:sz="0" w:space="0" w:color="auto"/>
        <w:right w:val="none" w:sz="0" w:space="0" w:color="auto"/>
      </w:divBdr>
    </w:div>
    <w:div w:id="2070418474">
      <w:bodyDiv w:val="1"/>
      <w:marLeft w:val="0"/>
      <w:marRight w:val="0"/>
      <w:marTop w:val="0"/>
      <w:marBottom w:val="0"/>
      <w:divBdr>
        <w:top w:val="none" w:sz="0" w:space="0" w:color="auto"/>
        <w:left w:val="none" w:sz="0" w:space="0" w:color="auto"/>
        <w:bottom w:val="none" w:sz="0" w:space="0" w:color="auto"/>
        <w:right w:val="none" w:sz="0" w:space="0" w:color="auto"/>
      </w:divBdr>
    </w:div>
    <w:div w:id="2070419131">
      <w:bodyDiv w:val="1"/>
      <w:marLeft w:val="0"/>
      <w:marRight w:val="0"/>
      <w:marTop w:val="0"/>
      <w:marBottom w:val="0"/>
      <w:divBdr>
        <w:top w:val="none" w:sz="0" w:space="0" w:color="auto"/>
        <w:left w:val="none" w:sz="0" w:space="0" w:color="auto"/>
        <w:bottom w:val="none" w:sz="0" w:space="0" w:color="auto"/>
        <w:right w:val="none" w:sz="0" w:space="0" w:color="auto"/>
      </w:divBdr>
    </w:div>
    <w:div w:id="2070496642">
      <w:bodyDiv w:val="1"/>
      <w:marLeft w:val="0"/>
      <w:marRight w:val="0"/>
      <w:marTop w:val="0"/>
      <w:marBottom w:val="0"/>
      <w:divBdr>
        <w:top w:val="none" w:sz="0" w:space="0" w:color="auto"/>
        <w:left w:val="none" w:sz="0" w:space="0" w:color="auto"/>
        <w:bottom w:val="none" w:sz="0" w:space="0" w:color="auto"/>
        <w:right w:val="none" w:sz="0" w:space="0" w:color="auto"/>
      </w:divBdr>
    </w:div>
    <w:div w:id="2070616354">
      <w:bodyDiv w:val="1"/>
      <w:marLeft w:val="0"/>
      <w:marRight w:val="0"/>
      <w:marTop w:val="0"/>
      <w:marBottom w:val="0"/>
      <w:divBdr>
        <w:top w:val="none" w:sz="0" w:space="0" w:color="auto"/>
        <w:left w:val="none" w:sz="0" w:space="0" w:color="auto"/>
        <w:bottom w:val="none" w:sz="0" w:space="0" w:color="auto"/>
        <w:right w:val="none" w:sz="0" w:space="0" w:color="auto"/>
      </w:divBdr>
    </w:div>
    <w:div w:id="2070690129">
      <w:bodyDiv w:val="1"/>
      <w:marLeft w:val="0"/>
      <w:marRight w:val="0"/>
      <w:marTop w:val="0"/>
      <w:marBottom w:val="0"/>
      <w:divBdr>
        <w:top w:val="none" w:sz="0" w:space="0" w:color="auto"/>
        <w:left w:val="none" w:sz="0" w:space="0" w:color="auto"/>
        <w:bottom w:val="none" w:sz="0" w:space="0" w:color="auto"/>
        <w:right w:val="none" w:sz="0" w:space="0" w:color="auto"/>
      </w:divBdr>
    </w:div>
    <w:div w:id="2070765611">
      <w:bodyDiv w:val="1"/>
      <w:marLeft w:val="0"/>
      <w:marRight w:val="0"/>
      <w:marTop w:val="0"/>
      <w:marBottom w:val="0"/>
      <w:divBdr>
        <w:top w:val="none" w:sz="0" w:space="0" w:color="auto"/>
        <w:left w:val="none" w:sz="0" w:space="0" w:color="auto"/>
        <w:bottom w:val="none" w:sz="0" w:space="0" w:color="auto"/>
        <w:right w:val="none" w:sz="0" w:space="0" w:color="auto"/>
      </w:divBdr>
    </w:div>
    <w:div w:id="2071146467">
      <w:bodyDiv w:val="1"/>
      <w:marLeft w:val="0"/>
      <w:marRight w:val="0"/>
      <w:marTop w:val="0"/>
      <w:marBottom w:val="0"/>
      <w:divBdr>
        <w:top w:val="none" w:sz="0" w:space="0" w:color="auto"/>
        <w:left w:val="none" w:sz="0" w:space="0" w:color="auto"/>
        <w:bottom w:val="none" w:sz="0" w:space="0" w:color="auto"/>
        <w:right w:val="none" w:sz="0" w:space="0" w:color="auto"/>
      </w:divBdr>
    </w:div>
    <w:div w:id="2071417676">
      <w:bodyDiv w:val="1"/>
      <w:marLeft w:val="0"/>
      <w:marRight w:val="0"/>
      <w:marTop w:val="0"/>
      <w:marBottom w:val="0"/>
      <w:divBdr>
        <w:top w:val="none" w:sz="0" w:space="0" w:color="auto"/>
        <w:left w:val="none" w:sz="0" w:space="0" w:color="auto"/>
        <w:bottom w:val="none" w:sz="0" w:space="0" w:color="auto"/>
        <w:right w:val="none" w:sz="0" w:space="0" w:color="auto"/>
      </w:divBdr>
    </w:div>
    <w:div w:id="2071537397">
      <w:bodyDiv w:val="1"/>
      <w:marLeft w:val="0"/>
      <w:marRight w:val="0"/>
      <w:marTop w:val="0"/>
      <w:marBottom w:val="0"/>
      <w:divBdr>
        <w:top w:val="none" w:sz="0" w:space="0" w:color="auto"/>
        <w:left w:val="none" w:sz="0" w:space="0" w:color="auto"/>
        <w:bottom w:val="none" w:sz="0" w:space="0" w:color="auto"/>
        <w:right w:val="none" w:sz="0" w:space="0" w:color="auto"/>
      </w:divBdr>
    </w:div>
    <w:div w:id="2071539847">
      <w:bodyDiv w:val="1"/>
      <w:marLeft w:val="0"/>
      <w:marRight w:val="0"/>
      <w:marTop w:val="0"/>
      <w:marBottom w:val="0"/>
      <w:divBdr>
        <w:top w:val="none" w:sz="0" w:space="0" w:color="auto"/>
        <w:left w:val="none" w:sz="0" w:space="0" w:color="auto"/>
        <w:bottom w:val="none" w:sz="0" w:space="0" w:color="auto"/>
        <w:right w:val="none" w:sz="0" w:space="0" w:color="auto"/>
      </w:divBdr>
    </w:div>
    <w:div w:id="2071613426">
      <w:bodyDiv w:val="1"/>
      <w:marLeft w:val="0"/>
      <w:marRight w:val="0"/>
      <w:marTop w:val="0"/>
      <w:marBottom w:val="0"/>
      <w:divBdr>
        <w:top w:val="none" w:sz="0" w:space="0" w:color="auto"/>
        <w:left w:val="none" w:sz="0" w:space="0" w:color="auto"/>
        <w:bottom w:val="none" w:sz="0" w:space="0" w:color="auto"/>
        <w:right w:val="none" w:sz="0" w:space="0" w:color="auto"/>
      </w:divBdr>
    </w:div>
    <w:div w:id="2071685983">
      <w:bodyDiv w:val="1"/>
      <w:marLeft w:val="0"/>
      <w:marRight w:val="0"/>
      <w:marTop w:val="0"/>
      <w:marBottom w:val="0"/>
      <w:divBdr>
        <w:top w:val="none" w:sz="0" w:space="0" w:color="auto"/>
        <w:left w:val="none" w:sz="0" w:space="0" w:color="auto"/>
        <w:bottom w:val="none" w:sz="0" w:space="0" w:color="auto"/>
        <w:right w:val="none" w:sz="0" w:space="0" w:color="auto"/>
      </w:divBdr>
    </w:div>
    <w:div w:id="2071882784">
      <w:bodyDiv w:val="1"/>
      <w:marLeft w:val="0"/>
      <w:marRight w:val="0"/>
      <w:marTop w:val="0"/>
      <w:marBottom w:val="0"/>
      <w:divBdr>
        <w:top w:val="none" w:sz="0" w:space="0" w:color="auto"/>
        <w:left w:val="none" w:sz="0" w:space="0" w:color="auto"/>
        <w:bottom w:val="none" w:sz="0" w:space="0" w:color="auto"/>
        <w:right w:val="none" w:sz="0" w:space="0" w:color="auto"/>
      </w:divBdr>
    </w:div>
    <w:div w:id="2071952612">
      <w:bodyDiv w:val="1"/>
      <w:marLeft w:val="0"/>
      <w:marRight w:val="0"/>
      <w:marTop w:val="0"/>
      <w:marBottom w:val="0"/>
      <w:divBdr>
        <w:top w:val="none" w:sz="0" w:space="0" w:color="auto"/>
        <w:left w:val="none" w:sz="0" w:space="0" w:color="auto"/>
        <w:bottom w:val="none" w:sz="0" w:space="0" w:color="auto"/>
        <w:right w:val="none" w:sz="0" w:space="0" w:color="auto"/>
      </w:divBdr>
    </w:div>
    <w:div w:id="2071994600">
      <w:bodyDiv w:val="1"/>
      <w:marLeft w:val="0"/>
      <w:marRight w:val="0"/>
      <w:marTop w:val="0"/>
      <w:marBottom w:val="0"/>
      <w:divBdr>
        <w:top w:val="none" w:sz="0" w:space="0" w:color="auto"/>
        <w:left w:val="none" w:sz="0" w:space="0" w:color="auto"/>
        <w:bottom w:val="none" w:sz="0" w:space="0" w:color="auto"/>
        <w:right w:val="none" w:sz="0" w:space="0" w:color="auto"/>
      </w:divBdr>
    </w:div>
    <w:div w:id="2072001017">
      <w:bodyDiv w:val="1"/>
      <w:marLeft w:val="0"/>
      <w:marRight w:val="0"/>
      <w:marTop w:val="0"/>
      <w:marBottom w:val="0"/>
      <w:divBdr>
        <w:top w:val="none" w:sz="0" w:space="0" w:color="auto"/>
        <w:left w:val="none" w:sz="0" w:space="0" w:color="auto"/>
        <w:bottom w:val="none" w:sz="0" w:space="0" w:color="auto"/>
        <w:right w:val="none" w:sz="0" w:space="0" w:color="auto"/>
      </w:divBdr>
    </w:div>
    <w:div w:id="2072071380">
      <w:bodyDiv w:val="1"/>
      <w:marLeft w:val="0"/>
      <w:marRight w:val="0"/>
      <w:marTop w:val="0"/>
      <w:marBottom w:val="0"/>
      <w:divBdr>
        <w:top w:val="none" w:sz="0" w:space="0" w:color="auto"/>
        <w:left w:val="none" w:sz="0" w:space="0" w:color="auto"/>
        <w:bottom w:val="none" w:sz="0" w:space="0" w:color="auto"/>
        <w:right w:val="none" w:sz="0" w:space="0" w:color="auto"/>
      </w:divBdr>
    </w:div>
    <w:div w:id="2072072704">
      <w:bodyDiv w:val="1"/>
      <w:marLeft w:val="0"/>
      <w:marRight w:val="0"/>
      <w:marTop w:val="0"/>
      <w:marBottom w:val="0"/>
      <w:divBdr>
        <w:top w:val="none" w:sz="0" w:space="0" w:color="auto"/>
        <w:left w:val="none" w:sz="0" w:space="0" w:color="auto"/>
        <w:bottom w:val="none" w:sz="0" w:space="0" w:color="auto"/>
        <w:right w:val="none" w:sz="0" w:space="0" w:color="auto"/>
      </w:divBdr>
    </w:div>
    <w:div w:id="2072266844">
      <w:bodyDiv w:val="1"/>
      <w:marLeft w:val="0"/>
      <w:marRight w:val="0"/>
      <w:marTop w:val="0"/>
      <w:marBottom w:val="0"/>
      <w:divBdr>
        <w:top w:val="none" w:sz="0" w:space="0" w:color="auto"/>
        <w:left w:val="none" w:sz="0" w:space="0" w:color="auto"/>
        <w:bottom w:val="none" w:sz="0" w:space="0" w:color="auto"/>
        <w:right w:val="none" w:sz="0" w:space="0" w:color="auto"/>
      </w:divBdr>
    </w:div>
    <w:div w:id="2072345317">
      <w:bodyDiv w:val="1"/>
      <w:marLeft w:val="0"/>
      <w:marRight w:val="0"/>
      <w:marTop w:val="0"/>
      <w:marBottom w:val="0"/>
      <w:divBdr>
        <w:top w:val="none" w:sz="0" w:space="0" w:color="auto"/>
        <w:left w:val="none" w:sz="0" w:space="0" w:color="auto"/>
        <w:bottom w:val="none" w:sz="0" w:space="0" w:color="auto"/>
        <w:right w:val="none" w:sz="0" w:space="0" w:color="auto"/>
      </w:divBdr>
    </w:div>
    <w:div w:id="2072381977">
      <w:bodyDiv w:val="1"/>
      <w:marLeft w:val="0"/>
      <w:marRight w:val="0"/>
      <w:marTop w:val="0"/>
      <w:marBottom w:val="0"/>
      <w:divBdr>
        <w:top w:val="none" w:sz="0" w:space="0" w:color="auto"/>
        <w:left w:val="none" w:sz="0" w:space="0" w:color="auto"/>
        <w:bottom w:val="none" w:sz="0" w:space="0" w:color="auto"/>
        <w:right w:val="none" w:sz="0" w:space="0" w:color="auto"/>
      </w:divBdr>
    </w:div>
    <w:div w:id="2072580329">
      <w:bodyDiv w:val="1"/>
      <w:marLeft w:val="0"/>
      <w:marRight w:val="0"/>
      <w:marTop w:val="0"/>
      <w:marBottom w:val="0"/>
      <w:divBdr>
        <w:top w:val="none" w:sz="0" w:space="0" w:color="auto"/>
        <w:left w:val="none" w:sz="0" w:space="0" w:color="auto"/>
        <w:bottom w:val="none" w:sz="0" w:space="0" w:color="auto"/>
        <w:right w:val="none" w:sz="0" w:space="0" w:color="auto"/>
      </w:divBdr>
    </w:div>
    <w:div w:id="2072732515">
      <w:bodyDiv w:val="1"/>
      <w:marLeft w:val="0"/>
      <w:marRight w:val="0"/>
      <w:marTop w:val="0"/>
      <w:marBottom w:val="0"/>
      <w:divBdr>
        <w:top w:val="none" w:sz="0" w:space="0" w:color="auto"/>
        <w:left w:val="none" w:sz="0" w:space="0" w:color="auto"/>
        <w:bottom w:val="none" w:sz="0" w:space="0" w:color="auto"/>
        <w:right w:val="none" w:sz="0" w:space="0" w:color="auto"/>
      </w:divBdr>
    </w:div>
    <w:div w:id="2072921956">
      <w:bodyDiv w:val="1"/>
      <w:marLeft w:val="0"/>
      <w:marRight w:val="0"/>
      <w:marTop w:val="0"/>
      <w:marBottom w:val="0"/>
      <w:divBdr>
        <w:top w:val="none" w:sz="0" w:space="0" w:color="auto"/>
        <w:left w:val="none" w:sz="0" w:space="0" w:color="auto"/>
        <w:bottom w:val="none" w:sz="0" w:space="0" w:color="auto"/>
        <w:right w:val="none" w:sz="0" w:space="0" w:color="auto"/>
      </w:divBdr>
    </w:div>
    <w:div w:id="2072970042">
      <w:bodyDiv w:val="1"/>
      <w:marLeft w:val="0"/>
      <w:marRight w:val="0"/>
      <w:marTop w:val="0"/>
      <w:marBottom w:val="0"/>
      <w:divBdr>
        <w:top w:val="none" w:sz="0" w:space="0" w:color="auto"/>
        <w:left w:val="none" w:sz="0" w:space="0" w:color="auto"/>
        <w:bottom w:val="none" w:sz="0" w:space="0" w:color="auto"/>
        <w:right w:val="none" w:sz="0" w:space="0" w:color="auto"/>
      </w:divBdr>
    </w:div>
    <w:div w:id="2073042636">
      <w:bodyDiv w:val="1"/>
      <w:marLeft w:val="0"/>
      <w:marRight w:val="0"/>
      <w:marTop w:val="0"/>
      <w:marBottom w:val="0"/>
      <w:divBdr>
        <w:top w:val="none" w:sz="0" w:space="0" w:color="auto"/>
        <w:left w:val="none" w:sz="0" w:space="0" w:color="auto"/>
        <w:bottom w:val="none" w:sz="0" w:space="0" w:color="auto"/>
        <w:right w:val="none" w:sz="0" w:space="0" w:color="auto"/>
      </w:divBdr>
    </w:div>
    <w:div w:id="2073042651">
      <w:bodyDiv w:val="1"/>
      <w:marLeft w:val="0"/>
      <w:marRight w:val="0"/>
      <w:marTop w:val="0"/>
      <w:marBottom w:val="0"/>
      <w:divBdr>
        <w:top w:val="none" w:sz="0" w:space="0" w:color="auto"/>
        <w:left w:val="none" w:sz="0" w:space="0" w:color="auto"/>
        <w:bottom w:val="none" w:sz="0" w:space="0" w:color="auto"/>
        <w:right w:val="none" w:sz="0" w:space="0" w:color="auto"/>
      </w:divBdr>
    </w:div>
    <w:div w:id="2073237926">
      <w:bodyDiv w:val="1"/>
      <w:marLeft w:val="0"/>
      <w:marRight w:val="0"/>
      <w:marTop w:val="0"/>
      <w:marBottom w:val="0"/>
      <w:divBdr>
        <w:top w:val="none" w:sz="0" w:space="0" w:color="auto"/>
        <w:left w:val="none" w:sz="0" w:space="0" w:color="auto"/>
        <w:bottom w:val="none" w:sz="0" w:space="0" w:color="auto"/>
        <w:right w:val="none" w:sz="0" w:space="0" w:color="auto"/>
      </w:divBdr>
    </w:div>
    <w:div w:id="2073307943">
      <w:bodyDiv w:val="1"/>
      <w:marLeft w:val="0"/>
      <w:marRight w:val="0"/>
      <w:marTop w:val="0"/>
      <w:marBottom w:val="0"/>
      <w:divBdr>
        <w:top w:val="none" w:sz="0" w:space="0" w:color="auto"/>
        <w:left w:val="none" w:sz="0" w:space="0" w:color="auto"/>
        <w:bottom w:val="none" w:sz="0" w:space="0" w:color="auto"/>
        <w:right w:val="none" w:sz="0" w:space="0" w:color="auto"/>
      </w:divBdr>
    </w:div>
    <w:div w:id="2073498930">
      <w:bodyDiv w:val="1"/>
      <w:marLeft w:val="0"/>
      <w:marRight w:val="0"/>
      <w:marTop w:val="0"/>
      <w:marBottom w:val="0"/>
      <w:divBdr>
        <w:top w:val="none" w:sz="0" w:space="0" w:color="auto"/>
        <w:left w:val="none" w:sz="0" w:space="0" w:color="auto"/>
        <w:bottom w:val="none" w:sz="0" w:space="0" w:color="auto"/>
        <w:right w:val="none" w:sz="0" w:space="0" w:color="auto"/>
      </w:divBdr>
    </w:div>
    <w:div w:id="2073500772">
      <w:bodyDiv w:val="1"/>
      <w:marLeft w:val="0"/>
      <w:marRight w:val="0"/>
      <w:marTop w:val="0"/>
      <w:marBottom w:val="0"/>
      <w:divBdr>
        <w:top w:val="none" w:sz="0" w:space="0" w:color="auto"/>
        <w:left w:val="none" w:sz="0" w:space="0" w:color="auto"/>
        <w:bottom w:val="none" w:sz="0" w:space="0" w:color="auto"/>
        <w:right w:val="none" w:sz="0" w:space="0" w:color="auto"/>
      </w:divBdr>
    </w:div>
    <w:div w:id="2073698523">
      <w:bodyDiv w:val="1"/>
      <w:marLeft w:val="0"/>
      <w:marRight w:val="0"/>
      <w:marTop w:val="0"/>
      <w:marBottom w:val="0"/>
      <w:divBdr>
        <w:top w:val="none" w:sz="0" w:space="0" w:color="auto"/>
        <w:left w:val="none" w:sz="0" w:space="0" w:color="auto"/>
        <w:bottom w:val="none" w:sz="0" w:space="0" w:color="auto"/>
        <w:right w:val="none" w:sz="0" w:space="0" w:color="auto"/>
      </w:divBdr>
    </w:div>
    <w:div w:id="2073889445">
      <w:bodyDiv w:val="1"/>
      <w:marLeft w:val="0"/>
      <w:marRight w:val="0"/>
      <w:marTop w:val="0"/>
      <w:marBottom w:val="0"/>
      <w:divBdr>
        <w:top w:val="none" w:sz="0" w:space="0" w:color="auto"/>
        <w:left w:val="none" w:sz="0" w:space="0" w:color="auto"/>
        <w:bottom w:val="none" w:sz="0" w:space="0" w:color="auto"/>
        <w:right w:val="none" w:sz="0" w:space="0" w:color="auto"/>
      </w:divBdr>
    </w:div>
    <w:div w:id="2073966664">
      <w:bodyDiv w:val="1"/>
      <w:marLeft w:val="0"/>
      <w:marRight w:val="0"/>
      <w:marTop w:val="0"/>
      <w:marBottom w:val="0"/>
      <w:divBdr>
        <w:top w:val="none" w:sz="0" w:space="0" w:color="auto"/>
        <w:left w:val="none" w:sz="0" w:space="0" w:color="auto"/>
        <w:bottom w:val="none" w:sz="0" w:space="0" w:color="auto"/>
        <w:right w:val="none" w:sz="0" w:space="0" w:color="auto"/>
      </w:divBdr>
    </w:div>
    <w:div w:id="2074154160">
      <w:bodyDiv w:val="1"/>
      <w:marLeft w:val="0"/>
      <w:marRight w:val="0"/>
      <w:marTop w:val="0"/>
      <w:marBottom w:val="0"/>
      <w:divBdr>
        <w:top w:val="none" w:sz="0" w:space="0" w:color="auto"/>
        <w:left w:val="none" w:sz="0" w:space="0" w:color="auto"/>
        <w:bottom w:val="none" w:sz="0" w:space="0" w:color="auto"/>
        <w:right w:val="none" w:sz="0" w:space="0" w:color="auto"/>
      </w:divBdr>
    </w:div>
    <w:div w:id="2074304586">
      <w:bodyDiv w:val="1"/>
      <w:marLeft w:val="0"/>
      <w:marRight w:val="0"/>
      <w:marTop w:val="0"/>
      <w:marBottom w:val="0"/>
      <w:divBdr>
        <w:top w:val="none" w:sz="0" w:space="0" w:color="auto"/>
        <w:left w:val="none" w:sz="0" w:space="0" w:color="auto"/>
        <w:bottom w:val="none" w:sz="0" w:space="0" w:color="auto"/>
        <w:right w:val="none" w:sz="0" w:space="0" w:color="auto"/>
      </w:divBdr>
    </w:div>
    <w:div w:id="2074694061">
      <w:bodyDiv w:val="1"/>
      <w:marLeft w:val="0"/>
      <w:marRight w:val="0"/>
      <w:marTop w:val="0"/>
      <w:marBottom w:val="0"/>
      <w:divBdr>
        <w:top w:val="none" w:sz="0" w:space="0" w:color="auto"/>
        <w:left w:val="none" w:sz="0" w:space="0" w:color="auto"/>
        <w:bottom w:val="none" w:sz="0" w:space="0" w:color="auto"/>
        <w:right w:val="none" w:sz="0" w:space="0" w:color="auto"/>
      </w:divBdr>
    </w:div>
    <w:div w:id="2075006613">
      <w:bodyDiv w:val="1"/>
      <w:marLeft w:val="0"/>
      <w:marRight w:val="0"/>
      <w:marTop w:val="0"/>
      <w:marBottom w:val="0"/>
      <w:divBdr>
        <w:top w:val="none" w:sz="0" w:space="0" w:color="auto"/>
        <w:left w:val="none" w:sz="0" w:space="0" w:color="auto"/>
        <w:bottom w:val="none" w:sz="0" w:space="0" w:color="auto"/>
        <w:right w:val="none" w:sz="0" w:space="0" w:color="auto"/>
      </w:divBdr>
    </w:div>
    <w:div w:id="2075397642">
      <w:bodyDiv w:val="1"/>
      <w:marLeft w:val="0"/>
      <w:marRight w:val="0"/>
      <w:marTop w:val="0"/>
      <w:marBottom w:val="0"/>
      <w:divBdr>
        <w:top w:val="none" w:sz="0" w:space="0" w:color="auto"/>
        <w:left w:val="none" w:sz="0" w:space="0" w:color="auto"/>
        <w:bottom w:val="none" w:sz="0" w:space="0" w:color="auto"/>
        <w:right w:val="none" w:sz="0" w:space="0" w:color="auto"/>
      </w:divBdr>
    </w:div>
    <w:div w:id="2075421226">
      <w:bodyDiv w:val="1"/>
      <w:marLeft w:val="0"/>
      <w:marRight w:val="0"/>
      <w:marTop w:val="0"/>
      <w:marBottom w:val="0"/>
      <w:divBdr>
        <w:top w:val="none" w:sz="0" w:space="0" w:color="auto"/>
        <w:left w:val="none" w:sz="0" w:space="0" w:color="auto"/>
        <w:bottom w:val="none" w:sz="0" w:space="0" w:color="auto"/>
        <w:right w:val="none" w:sz="0" w:space="0" w:color="auto"/>
      </w:divBdr>
    </w:div>
    <w:div w:id="2075810948">
      <w:bodyDiv w:val="1"/>
      <w:marLeft w:val="0"/>
      <w:marRight w:val="0"/>
      <w:marTop w:val="0"/>
      <w:marBottom w:val="0"/>
      <w:divBdr>
        <w:top w:val="none" w:sz="0" w:space="0" w:color="auto"/>
        <w:left w:val="none" w:sz="0" w:space="0" w:color="auto"/>
        <w:bottom w:val="none" w:sz="0" w:space="0" w:color="auto"/>
        <w:right w:val="none" w:sz="0" w:space="0" w:color="auto"/>
      </w:divBdr>
    </w:div>
    <w:div w:id="2075816822">
      <w:bodyDiv w:val="1"/>
      <w:marLeft w:val="0"/>
      <w:marRight w:val="0"/>
      <w:marTop w:val="0"/>
      <w:marBottom w:val="0"/>
      <w:divBdr>
        <w:top w:val="none" w:sz="0" w:space="0" w:color="auto"/>
        <w:left w:val="none" w:sz="0" w:space="0" w:color="auto"/>
        <w:bottom w:val="none" w:sz="0" w:space="0" w:color="auto"/>
        <w:right w:val="none" w:sz="0" w:space="0" w:color="auto"/>
      </w:divBdr>
    </w:div>
    <w:div w:id="2075858818">
      <w:bodyDiv w:val="1"/>
      <w:marLeft w:val="0"/>
      <w:marRight w:val="0"/>
      <w:marTop w:val="0"/>
      <w:marBottom w:val="0"/>
      <w:divBdr>
        <w:top w:val="none" w:sz="0" w:space="0" w:color="auto"/>
        <w:left w:val="none" w:sz="0" w:space="0" w:color="auto"/>
        <w:bottom w:val="none" w:sz="0" w:space="0" w:color="auto"/>
        <w:right w:val="none" w:sz="0" w:space="0" w:color="auto"/>
      </w:divBdr>
    </w:div>
    <w:div w:id="2075934467">
      <w:bodyDiv w:val="1"/>
      <w:marLeft w:val="0"/>
      <w:marRight w:val="0"/>
      <w:marTop w:val="0"/>
      <w:marBottom w:val="0"/>
      <w:divBdr>
        <w:top w:val="none" w:sz="0" w:space="0" w:color="auto"/>
        <w:left w:val="none" w:sz="0" w:space="0" w:color="auto"/>
        <w:bottom w:val="none" w:sz="0" w:space="0" w:color="auto"/>
        <w:right w:val="none" w:sz="0" w:space="0" w:color="auto"/>
      </w:divBdr>
    </w:div>
    <w:div w:id="2076003867">
      <w:bodyDiv w:val="1"/>
      <w:marLeft w:val="0"/>
      <w:marRight w:val="0"/>
      <w:marTop w:val="0"/>
      <w:marBottom w:val="0"/>
      <w:divBdr>
        <w:top w:val="none" w:sz="0" w:space="0" w:color="auto"/>
        <w:left w:val="none" w:sz="0" w:space="0" w:color="auto"/>
        <w:bottom w:val="none" w:sz="0" w:space="0" w:color="auto"/>
        <w:right w:val="none" w:sz="0" w:space="0" w:color="auto"/>
      </w:divBdr>
    </w:div>
    <w:div w:id="2076277732">
      <w:bodyDiv w:val="1"/>
      <w:marLeft w:val="0"/>
      <w:marRight w:val="0"/>
      <w:marTop w:val="0"/>
      <w:marBottom w:val="0"/>
      <w:divBdr>
        <w:top w:val="none" w:sz="0" w:space="0" w:color="auto"/>
        <w:left w:val="none" w:sz="0" w:space="0" w:color="auto"/>
        <w:bottom w:val="none" w:sz="0" w:space="0" w:color="auto"/>
        <w:right w:val="none" w:sz="0" w:space="0" w:color="auto"/>
      </w:divBdr>
    </w:div>
    <w:div w:id="2076463652">
      <w:bodyDiv w:val="1"/>
      <w:marLeft w:val="0"/>
      <w:marRight w:val="0"/>
      <w:marTop w:val="0"/>
      <w:marBottom w:val="0"/>
      <w:divBdr>
        <w:top w:val="none" w:sz="0" w:space="0" w:color="auto"/>
        <w:left w:val="none" w:sz="0" w:space="0" w:color="auto"/>
        <w:bottom w:val="none" w:sz="0" w:space="0" w:color="auto"/>
        <w:right w:val="none" w:sz="0" w:space="0" w:color="auto"/>
      </w:divBdr>
    </w:div>
    <w:div w:id="2076472374">
      <w:bodyDiv w:val="1"/>
      <w:marLeft w:val="0"/>
      <w:marRight w:val="0"/>
      <w:marTop w:val="0"/>
      <w:marBottom w:val="0"/>
      <w:divBdr>
        <w:top w:val="none" w:sz="0" w:space="0" w:color="auto"/>
        <w:left w:val="none" w:sz="0" w:space="0" w:color="auto"/>
        <w:bottom w:val="none" w:sz="0" w:space="0" w:color="auto"/>
        <w:right w:val="none" w:sz="0" w:space="0" w:color="auto"/>
      </w:divBdr>
    </w:div>
    <w:div w:id="2076514504">
      <w:bodyDiv w:val="1"/>
      <w:marLeft w:val="0"/>
      <w:marRight w:val="0"/>
      <w:marTop w:val="0"/>
      <w:marBottom w:val="0"/>
      <w:divBdr>
        <w:top w:val="none" w:sz="0" w:space="0" w:color="auto"/>
        <w:left w:val="none" w:sz="0" w:space="0" w:color="auto"/>
        <w:bottom w:val="none" w:sz="0" w:space="0" w:color="auto"/>
        <w:right w:val="none" w:sz="0" w:space="0" w:color="auto"/>
      </w:divBdr>
    </w:div>
    <w:div w:id="2076584137">
      <w:bodyDiv w:val="1"/>
      <w:marLeft w:val="0"/>
      <w:marRight w:val="0"/>
      <w:marTop w:val="0"/>
      <w:marBottom w:val="0"/>
      <w:divBdr>
        <w:top w:val="none" w:sz="0" w:space="0" w:color="auto"/>
        <w:left w:val="none" w:sz="0" w:space="0" w:color="auto"/>
        <w:bottom w:val="none" w:sz="0" w:space="0" w:color="auto"/>
        <w:right w:val="none" w:sz="0" w:space="0" w:color="auto"/>
      </w:divBdr>
    </w:div>
    <w:div w:id="2076734475">
      <w:bodyDiv w:val="1"/>
      <w:marLeft w:val="0"/>
      <w:marRight w:val="0"/>
      <w:marTop w:val="0"/>
      <w:marBottom w:val="0"/>
      <w:divBdr>
        <w:top w:val="none" w:sz="0" w:space="0" w:color="auto"/>
        <w:left w:val="none" w:sz="0" w:space="0" w:color="auto"/>
        <w:bottom w:val="none" w:sz="0" w:space="0" w:color="auto"/>
        <w:right w:val="none" w:sz="0" w:space="0" w:color="auto"/>
      </w:divBdr>
    </w:div>
    <w:div w:id="2076858363">
      <w:bodyDiv w:val="1"/>
      <w:marLeft w:val="0"/>
      <w:marRight w:val="0"/>
      <w:marTop w:val="0"/>
      <w:marBottom w:val="0"/>
      <w:divBdr>
        <w:top w:val="none" w:sz="0" w:space="0" w:color="auto"/>
        <w:left w:val="none" w:sz="0" w:space="0" w:color="auto"/>
        <w:bottom w:val="none" w:sz="0" w:space="0" w:color="auto"/>
        <w:right w:val="none" w:sz="0" w:space="0" w:color="auto"/>
      </w:divBdr>
    </w:div>
    <w:div w:id="2077163706">
      <w:bodyDiv w:val="1"/>
      <w:marLeft w:val="0"/>
      <w:marRight w:val="0"/>
      <w:marTop w:val="0"/>
      <w:marBottom w:val="0"/>
      <w:divBdr>
        <w:top w:val="none" w:sz="0" w:space="0" w:color="auto"/>
        <w:left w:val="none" w:sz="0" w:space="0" w:color="auto"/>
        <w:bottom w:val="none" w:sz="0" w:space="0" w:color="auto"/>
        <w:right w:val="none" w:sz="0" w:space="0" w:color="auto"/>
      </w:divBdr>
    </w:div>
    <w:div w:id="2077507814">
      <w:bodyDiv w:val="1"/>
      <w:marLeft w:val="0"/>
      <w:marRight w:val="0"/>
      <w:marTop w:val="0"/>
      <w:marBottom w:val="0"/>
      <w:divBdr>
        <w:top w:val="none" w:sz="0" w:space="0" w:color="auto"/>
        <w:left w:val="none" w:sz="0" w:space="0" w:color="auto"/>
        <w:bottom w:val="none" w:sz="0" w:space="0" w:color="auto"/>
        <w:right w:val="none" w:sz="0" w:space="0" w:color="auto"/>
      </w:divBdr>
    </w:div>
    <w:div w:id="2078160124">
      <w:bodyDiv w:val="1"/>
      <w:marLeft w:val="0"/>
      <w:marRight w:val="0"/>
      <w:marTop w:val="0"/>
      <w:marBottom w:val="0"/>
      <w:divBdr>
        <w:top w:val="none" w:sz="0" w:space="0" w:color="auto"/>
        <w:left w:val="none" w:sz="0" w:space="0" w:color="auto"/>
        <w:bottom w:val="none" w:sz="0" w:space="0" w:color="auto"/>
        <w:right w:val="none" w:sz="0" w:space="0" w:color="auto"/>
      </w:divBdr>
    </w:div>
    <w:div w:id="2078237510">
      <w:bodyDiv w:val="1"/>
      <w:marLeft w:val="0"/>
      <w:marRight w:val="0"/>
      <w:marTop w:val="0"/>
      <w:marBottom w:val="0"/>
      <w:divBdr>
        <w:top w:val="none" w:sz="0" w:space="0" w:color="auto"/>
        <w:left w:val="none" w:sz="0" w:space="0" w:color="auto"/>
        <w:bottom w:val="none" w:sz="0" w:space="0" w:color="auto"/>
        <w:right w:val="none" w:sz="0" w:space="0" w:color="auto"/>
      </w:divBdr>
    </w:div>
    <w:div w:id="2078436828">
      <w:bodyDiv w:val="1"/>
      <w:marLeft w:val="0"/>
      <w:marRight w:val="0"/>
      <w:marTop w:val="0"/>
      <w:marBottom w:val="0"/>
      <w:divBdr>
        <w:top w:val="none" w:sz="0" w:space="0" w:color="auto"/>
        <w:left w:val="none" w:sz="0" w:space="0" w:color="auto"/>
        <w:bottom w:val="none" w:sz="0" w:space="0" w:color="auto"/>
        <w:right w:val="none" w:sz="0" w:space="0" w:color="auto"/>
      </w:divBdr>
    </w:div>
    <w:div w:id="2078437885">
      <w:bodyDiv w:val="1"/>
      <w:marLeft w:val="0"/>
      <w:marRight w:val="0"/>
      <w:marTop w:val="0"/>
      <w:marBottom w:val="0"/>
      <w:divBdr>
        <w:top w:val="none" w:sz="0" w:space="0" w:color="auto"/>
        <w:left w:val="none" w:sz="0" w:space="0" w:color="auto"/>
        <w:bottom w:val="none" w:sz="0" w:space="0" w:color="auto"/>
        <w:right w:val="none" w:sz="0" w:space="0" w:color="auto"/>
      </w:divBdr>
    </w:div>
    <w:div w:id="2078698877">
      <w:bodyDiv w:val="1"/>
      <w:marLeft w:val="0"/>
      <w:marRight w:val="0"/>
      <w:marTop w:val="0"/>
      <w:marBottom w:val="0"/>
      <w:divBdr>
        <w:top w:val="none" w:sz="0" w:space="0" w:color="auto"/>
        <w:left w:val="none" w:sz="0" w:space="0" w:color="auto"/>
        <w:bottom w:val="none" w:sz="0" w:space="0" w:color="auto"/>
        <w:right w:val="none" w:sz="0" w:space="0" w:color="auto"/>
      </w:divBdr>
    </w:div>
    <w:div w:id="2078699524">
      <w:bodyDiv w:val="1"/>
      <w:marLeft w:val="0"/>
      <w:marRight w:val="0"/>
      <w:marTop w:val="0"/>
      <w:marBottom w:val="0"/>
      <w:divBdr>
        <w:top w:val="none" w:sz="0" w:space="0" w:color="auto"/>
        <w:left w:val="none" w:sz="0" w:space="0" w:color="auto"/>
        <w:bottom w:val="none" w:sz="0" w:space="0" w:color="auto"/>
        <w:right w:val="none" w:sz="0" w:space="0" w:color="auto"/>
      </w:divBdr>
    </w:div>
    <w:div w:id="2078746308">
      <w:bodyDiv w:val="1"/>
      <w:marLeft w:val="0"/>
      <w:marRight w:val="0"/>
      <w:marTop w:val="0"/>
      <w:marBottom w:val="0"/>
      <w:divBdr>
        <w:top w:val="none" w:sz="0" w:space="0" w:color="auto"/>
        <w:left w:val="none" w:sz="0" w:space="0" w:color="auto"/>
        <w:bottom w:val="none" w:sz="0" w:space="0" w:color="auto"/>
        <w:right w:val="none" w:sz="0" w:space="0" w:color="auto"/>
      </w:divBdr>
    </w:div>
    <w:div w:id="2078816059">
      <w:bodyDiv w:val="1"/>
      <w:marLeft w:val="0"/>
      <w:marRight w:val="0"/>
      <w:marTop w:val="0"/>
      <w:marBottom w:val="0"/>
      <w:divBdr>
        <w:top w:val="none" w:sz="0" w:space="0" w:color="auto"/>
        <w:left w:val="none" w:sz="0" w:space="0" w:color="auto"/>
        <w:bottom w:val="none" w:sz="0" w:space="0" w:color="auto"/>
        <w:right w:val="none" w:sz="0" w:space="0" w:color="auto"/>
      </w:divBdr>
    </w:div>
    <w:div w:id="2078939364">
      <w:bodyDiv w:val="1"/>
      <w:marLeft w:val="0"/>
      <w:marRight w:val="0"/>
      <w:marTop w:val="0"/>
      <w:marBottom w:val="0"/>
      <w:divBdr>
        <w:top w:val="none" w:sz="0" w:space="0" w:color="auto"/>
        <w:left w:val="none" w:sz="0" w:space="0" w:color="auto"/>
        <w:bottom w:val="none" w:sz="0" w:space="0" w:color="auto"/>
        <w:right w:val="none" w:sz="0" w:space="0" w:color="auto"/>
      </w:divBdr>
    </w:div>
    <w:div w:id="2078940337">
      <w:bodyDiv w:val="1"/>
      <w:marLeft w:val="0"/>
      <w:marRight w:val="0"/>
      <w:marTop w:val="0"/>
      <w:marBottom w:val="0"/>
      <w:divBdr>
        <w:top w:val="none" w:sz="0" w:space="0" w:color="auto"/>
        <w:left w:val="none" w:sz="0" w:space="0" w:color="auto"/>
        <w:bottom w:val="none" w:sz="0" w:space="0" w:color="auto"/>
        <w:right w:val="none" w:sz="0" w:space="0" w:color="auto"/>
      </w:divBdr>
    </w:div>
    <w:div w:id="2079090658">
      <w:bodyDiv w:val="1"/>
      <w:marLeft w:val="0"/>
      <w:marRight w:val="0"/>
      <w:marTop w:val="0"/>
      <w:marBottom w:val="0"/>
      <w:divBdr>
        <w:top w:val="none" w:sz="0" w:space="0" w:color="auto"/>
        <w:left w:val="none" w:sz="0" w:space="0" w:color="auto"/>
        <w:bottom w:val="none" w:sz="0" w:space="0" w:color="auto"/>
        <w:right w:val="none" w:sz="0" w:space="0" w:color="auto"/>
      </w:divBdr>
    </w:div>
    <w:div w:id="2079352642">
      <w:bodyDiv w:val="1"/>
      <w:marLeft w:val="0"/>
      <w:marRight w:val="0"/>
      <w:marTop w:val="0"/>
      <w:marBottom w:val="0"/>
      <w:divBdr>
        <w:top w:val="none" w:sz="0" w:space="0" w:color="auto"/>
        <w:left w:val="none" w:sz="0" w:space="0" w:color="auto"/>
        <w:bottom w:val="none" w:sz="0" w:space="0" w:color="auto"/>
        <w:right w:val="none" w:sz="0" w:space="0" w:color="auto"/>
      </w:divBdr>
    </w:div>
    <w:div w:id="2079402206">
      <w:bodyDiv w:val="1"/>
      <w:marLeft w:val="0"/>
      <w:marRight w:val="0"/>
      <w:marTop w:val="0"/>
      <w:marBottom w:val="0"/>
      <w:divBdr>
        <w:top w:val="none" w:sz="0" w:space="0" w:color="auto"/>
        <w:left w:val="none" w:sz="0" w:space="0" w:color="auto"/>
        <w:bottom w:val="none" w:sz="0" w:space="0" w:color="auto"/>
        <w:right w:val="none" w:sz="0" w:space="0" w:color="auto"/>
      </w:divBdr>
    </w:div>
    <w:div w:id="2079471350">
      <w:bodyDiv w:val="1"/>
      <w:marLeft w:val="0"/>
      <w:marRight w:val="0"/>
      <w:marTop w:val="0"/>
      <w:marBottom w:val="0"/>
      <w:divBdr>
        <w:top w:val="none" w:sz="0" w:space="0" w:color="auto"/>
        <w:left w:val="none" w:sz="0" w:space="0" w:color="auto"/>
        <w:bottom w:val="none" w:sz="0" w:space="0" w:color="auto"/>
        <w:right w:val="none" w:sz="0" w:space="0" w:color="auto"/>
      </w:divBdr>
    </w:div>
    <w:div w:id="2079548361">
      <w:bodyDiv w:val="1"/>
      <w:marLeft w:val="0"/>
      <w:marRight w:val="0"/>
      <w:marTop w:val="0"/>
      <w:marBottom w:val="0"/>
      <w:divBdr>
        <w:top w:val="none" w:sz="0" w:space="0" w:color="auto"/>
        <w:left w:val="none" w:sz="0" w:space="0" w:color="auto"/>
        <w:bottom w:val="none" w:sz="0" w:space="0" w:color="auto"/>
        <w:right w:val="none" w:sz="0" w:space="0" w:color="auto"/>
      </w:divBdr>
    </w:div>
    <w:div w:id="2079592227">
      <w:bodyDiv w:val="1"/>
      <w:marLeft w:val="0"/>
      <w:marRight w:val="0"/>
      <w:marTop w:val="0"/>
      <w:marBottom w:val="0"/>
      <w:divBdr>
        <w:top w:val="none" w:sz="0" w:space="0" w:color="auto"/>
        <w:left w:val="none" w:sz="0" w:space="0" w:color="auto"/>
        <w:bottom w:val="none" w:sz="0" w:space="0" w:color="auto"/>
        <w:right w:val="none" w:sz="0" w:space="0" w:color="auto"/>
      </w:divBdr>
    </w:div>
    <w:div w:id="2079741286">
      <w:bodyDiv w:val="1"/>
      <w:marLeft w:val="0"/>
      <w:marRight w:val="0"/>
      <w:marTop w:val="0"/>
      <w:marBottom w:val="0"/>
      <w:divBdr>
        <w:top w:val="none" w:sz="0" w:space="0" w:color="auto"/>
        <w:left w:val="none" w:sz="0" w:space="0" w:color="auto"/>
        <w:bottom w:val="none" w:sz="0" w:space="0" w:color="auto"/>
        <w:right w:val="none" w:sz="0" w:space="0" w:color="auto"/>
      </w:divBdr>
    </w:div>
    <w:div w:id="2080132347">
      <w:bodyDiv w:val="1"/>
      <w:marLeft w:val="0"/>
      <w:marRight w:val="0"/>
      <w:marTop w:val="0"/>
      <w:marBottom w:val="0"/>
      <w:divBdr>
        <w:top w:val="none" w:sz="0" w:space="0" w:color="auto"/>
        <w:left w:val="none" w:sz="0" w:space="0" w:color="auto"/>
        <w:bottom w:val="none" w:sz="0" w:space="0" w:color="auto"/>
        <w:right w:val="none" w:sz="0" w:space="0" w:color="auto"/>
      </w:divBdr>
    </w:div>
    <w:div w:id="2080135437">
      <w:bodyDiv w:val="1"/>
      <w:marLeft w:val="0"/>
      <w:marRight w:val="0"/>
      <w:marTop w:val="0"/>
      <w:marBottom w:val="0"/>
      <w:divBdr>
        <w:top w:val="none" w:sz="0" w:space="0" w:color="auto"/>
        <w:left w:val="none" w:sz="0" w:space="0" w:color="auto"/>
        <w:bottom w:val="none" w:sz="0" w:space="0" w:color="auto"/>
        <w:right w:val="none" w:sz="0" w:space="0" w:color="auto"/>
      </w:divBdr>
    </w:div>
    <w:div w:id="2080246679">
      <w:bodyDiv w:val="1"/>
      <w:marLeft w:val="0"/>
      <w:marRight w:val="0"/>
      <w:marTop w:val="0"/>
      <w:marBottom w:val="0"/>
      <w:divBdr>
        <w:top w:val="none" w:sz="0" w:space="0" w:color="auto"/>
        <w:left w:val="none" w:sz="0" w:space="0" w:color="auto"/>
        <w:bottom w:val="none" w:sz="0" w:space="0" w:color="auto"/>
        <w:right w:val="none" w:sz="0" w:space="0" w:color="auto"/>
      </w:divBdr>
    </w:div>
    <w:div w:id="2080321308">
      <w:bodyDiv w:val="1"/>
      <w:marLeft w:val="0"/>
      <w:marRight w:val="0"/>
      <w:marTop w:val="0"/>
      <w:marBottom w:val="0"/>
      <w:divBdr>
        <w:top w:val="none" w:sz="0" w:space="0" w:color="auto"/>
        <w:left w:val="none" w:sz="0" w:space="0" w:color="auto"/>
        <w:bottom w:val="none" w:sz="0" w:space="0" w:color="auto"/>
        <w:right w:val="none" w:sz="0" w:space="0" w:color="auto"/>
      </w:divBdr>
    </w:div>
    <w:div w:id="2080446319">
      <w:bodyDiv w:val="1"/>
      <w:marLeft w:val="0"/>
      <w:marRight w:val="0"/>
      <w:marTop w:val="0"/>
      <w:marBottom w:val="0"/>
      <w:divBdr>
        <w:top w:val="none" w:sz="0" w:space="0" w:color="auto"/>
        <w:left w:val="none" w:sz="0" w:space="0" w:color="auto"/>
        <w:bottom w:val="none" w:sz="0" w:space="0" w:color="auto"/>
        <w:right w:val="none" w:sz="0" w:space="0" w:color="auto"/>
      </w:divBdr>
    </w:div>
    <w:div w:id="2080591508">
      <w:bodyDiv w:val="1"/>
      <w:marLeft w:val="0"/>
      <w:marRight w:val="0"/>
      <w:marTop w:val="0"/>
      <w:marBottom w:val="0"/>
      <w:divBdr>
        <w:top w:val="none" w:sz="0" w:space="0" w:color="auto"/>
        <w:left w:val="none" w:sz="0" w:space="0" w:color="auto"/>
        <w:bottom w:val="none" w:sz="0" w:space="0" w:color="auto"/>
        <w:right w:val="none" w:sz="0" w:space="0" w:color="auto"/>
      </w:divBdr>
    </w:div>
    <w:div w:id="2080593235">
      <w:bodyDiv w:val="1"/>
      <w:marLeft w:val="0"/>
      <w:marRight w:val="0"/>
      <w:marTop w:val="0"/>
      <w:marBottom w:val="0"/>
      <w:divBdr>
        <w:top w:val="none" w:sz="0" w:space="0" w:color="auto"/>
        <w:left w:val="none" w:sz="0" w:space="0" w:color="auto"/>
        <w:bottom w:val="none" w:sz="0" w:space="0" w:color="auto"/>
        <w:right w:val="none" w:sz="0" w:space="0" w:color="auto"/>
      </w:divBdr>
    </w:div>
    <w:div w:id="2080706621">
      <w:bodyDiv w:val="1"/>
      <w:marLeft w:val="0"/>
      <w:marRight w:val="0"/>
      <w:marTop w:val="0"/>
      <w:marBottom w:val="0"/>
      <w:divBdr>
        <w:top w:val="none" w:sz="0" w:space="0" w:color="auto"/>
        <w:left w:val="none" w:sz="0" w:space="0" w:color="auto"/>
        <w:bottom w:val="none" w:sz="0" w:space="0" w:color="auto"/>
        <w:right w:val="none" w:sz="0" w:space="0" w:color="auto"/>
      </w:divBdr>
    </w:div>
    <w:div w:id="2080789163">
      <w:bodyDiv w:val="1"/>
      <w:marLeft w:val="0"/>
      <w:marRight w:val="0"/>
      <w:marTop w:val="0"/>
      <w:marBottom w:val="0"/>
      <w:divBdr>
        <w:top w:val="none" w:sz="0" w:space="0" w:color="auto"/>
        <w:left w:val="none" w:sz="0" w:space="0" w:color="auto"/>
        <w:bottom w:val="none" w:sz="0" w:space="0" w:color="auto"/>
        <w:right w:val="none" w:sz="0" w:space="0" w:color="auto"/>
      </w:divBdr>
    </w:div>
    <w:div w:id="2081098669">
      <w:bodyDiv w:val="1"/>
      <w:marLeft w:val="0"/>
      <w:marRight w:val="0"/>
      <w:marTop w:val="0"/>
      <w:marBottom w:val="0"/>
      <w:divBdr>
        <w:top w:val="none" w:sz="0" w:space="0" w:color="auto"/>
        <w:left w:val="none" w:sz="0" w:space="0" w:color="auto"/>
        <w:bottom w:val="none" w:sz="0" w:space="0" w:color="auto"/>
        <w:right w:val="none" w:sz="0" w:space="0" w:color="auto"/>
      </w:divBdr>
    </w:div>
    <w:div w:id="2081171794">
      <w:bodyDiv w:val="1"/>
      <w:marLeft w:val="0"/>
      <w:marRight w:val="0"/>
      <w:marTop w:val="0"/>
      <w:marBottom w:val="0"/>
      <w:divBdr>
        <w:top w:val="none" w:sz="0" w:space="0" w:color="auto"/>
        <w:left w:val="none" w:sz="0" w:space="0" w:color="auto"/>
        <w:bottom w:val="none" w:sz="0" w:space="0" w:color="auto"/>
        <w:right w:val="none" w:sz="0" w:space="0" w:color="auto"/>
      </w:divBdr>
    </w:div>
    <w:div w:id="2081369115">
      <w:bodyDiv w:val="1"/>
      <w:marLeft w:val="0"/>
      <w:marRight w:val="0"/>
      <w:marTop w:val="0"/>
      <w:marBottom w:val="0"/>
      <w:divBdr>
        <w:top w:val="none" w:sz="0" w:space="0" w:color="auto"/>
        <w:left w:val="none" w:sz="0" w:space="0" w:color="auto"/>
        <w:bottom w:val="none" w:sz="0" w:space="0" w:color="auto"/>
        <w:right w:val="none" w:sz="0" w:space="0" w:color="auto"/>
      </w:divBdr>
    </w:div>
    <w:div w:id="2081558234">
      <w:bodyDiv w:val="1"/>
      <w:marLeft w:val="0"/>
      <w:marRight w:val="0"/>
      <w:marTop w:val="0"/>
      <w:marBottom w:val="0"/>
      <w:divBdr>
        <w:top w:val="none" w:sz="0" w:space="0" w:color="auto"/>
        <w:left w:val="none" w:sz="0" w:space="0" w:color="auto"/>
        <w:bottom w:val="none" w:sz="0" w:space="0" w:color="auto"/>
        <w:right w:val="none" w:sz="0" w:space="0" w:color="auto"/>
      </w:divBdr>
    </w:div>
    <w:div w:id="2081563366">
      <w:bodyDiv w:val="1"/>
      <w:marLeft w:val="0"/>
      <w:marRight w:val="0"/>
      <w:marTop w:val="0"/>
      <w:marBottom w:val="0"/>
      <w:divBdr>
        <w:top w:val="none" w:sz="0" w:space="0" w:color="auto"/>
        <w:left w:val="none" w:sz="0" w:space="0" w:color="auto"/>
        <w:bottom w:val="none" w:sz="0" w:space="0" w:color="auto"/>
        <w:right w:val="none" w:sz="0" w:space="0" w:color="auto"/>
      </w:divBdr>
    </w:div>
    <w:div w:id="2081634173">
      <w:bodyDiv w:val="1"/>
      <w:marLeft w:val="0"/>
      <w:marRight w:val="0"/>
      <w:marTop w:val="0"/>
      <w:marBottom w:val="0"/>
      <w:divBdr>
        <w:top w:val="none" w:sz="0" w:space="0" w:color="auto"/>
        <w:left w:val="none" w:sz="0" w:space="0" w:color="auto"/>
        <w:bottom w:val="none" w:sz="0" w:space="0" w:color="auto"/>
        <w:right w:val="none" w:sz="0" w:space="0" w:color="auto"/>
      </w:divBdr>
    </w:div>
    <w:div w:id="2081713121">
      <w:bodyDiv w:val="1"/>
      <w:marLeft w:val="0"/>
      <w:marRight w:val="0"/>
      <w:marTop w:val="0"/>
      <w:marBottom w:val="0"/>
      <w:divBdr>
        <w:top w:val="none" w:sz="0" w:space="0" w:color="auto"/>
        <w:left w:val="none" w:sz="0" w:space="0" w:color="auto"/>
        <w:bottom w:val="none" w:sz="0" w:space="0" w:color="auto"/>
        <w:right w:val="none" w:sz="0" w:space="0" w:color="auto"/>
      </w:divBdr>
    </w:div>
    <w:div w:id="2081756508">
      <w:bodyDiv w:val="1"/>
      <w:marLeft w:val="0"/>
      <w:marRight w:val="0"/>
      <w:marTop w:val="0"/>
      <w:marBottom w:val="0"/>
      <w:divBdr>
        <w:top w:val="none" w:sz="0" w:space="0" w:color="auto"/>
        <w:left w:val="none" w:sz="0" w:space="0" w:color="auto"/>
        <w:bottom w:val="none" w:sz="0" w:space="0" w:color="auto"/>
        <w:right w:val="none" w:sz="0" w:space="0" w:color="auto"/>
      </w:divBdr>
    </w:div>
    <w:div w:id="2081898951">
      <w:bodyDiv w:val="1"/>
      <w:marLeft w:val="0"/>
      <w:marRight w:val="0"/>
      <w:marTop w:val="0"/>
      <w:marBottom w:val="0"/>
      <w:divBdr>
        <w:top w:val="none" w:sz="0" w:space="0" w:color="auto"/>
        <w:left w:val="none" w:sz="0" w:space="0" w:color="auto"/>
        <w:bottom w:val="none" w:sz="0" w:space="0" w:color="auto"/>
        <w:right w:val="none" w:sz="0" w:space="0" w:color="auto"/>
      </w:divBdr>
    </w:div>
    <w:div w:id="2081899112">
      <w:bodyDiv w:val="1"/>
      <w:marLeft w:val="0"/>
      <w:marRight w:val="0"/>
      <w:marTop w:val="0"/>
      <w:marBottom w:val="0"/>
      <w:divBdr>
        <w:top w:val="none" w:sz="0" w:space="0" w:color="auto"/>
        <w:left w:val="none" w:sz="0" w:space="0" w:color="auto"/>
        <w:bottom w:val="none" w:sz="0" w:space="0" w:color="auto"/>
        <w:right w:val="none" w:sz="0" w:space="0" w:color="auto"/>
      </w:divBdr>
    </w:div>
    <w:div w:id="2081899115">
      <w:bodyDiv w:val="1"/>
      <w:marLeft w:val="0"/>
      <w:marRight w:val="0"/>
      <w:marTop w:val="0"/>
      <w:marBottom w:val="0"/>
      <w:divBdr>
        <w:top w:val="none" w:sz="0" w:space="0" w:color="auto"/>
        <w:left w:val="none" w:sz="0" w:space="0" w:color="auto"/>
        <w:bottom w:val="none" w:sz="0" w:space="0" w:color="auto"/>
        <w:right w:val="none" w:sz="0" w:space="0" w:color="auto"/>
      </w:divBdr>
    </w:div>
    <w:div w:id="2081907535">
      <w:bodyDiv w:val="1"/>
      <w:marLeft w:val="0"/>
      <w:marRight w:val="0"/>
      <w:marTop w:val="0"/>
      <w:marBottom w:val="0"/>
      <w:divBdr>
        <w:top w:val="none" w:sz="0" w:space="0" w:color="auto"/>
        <w:left w:val="none" w:sz="0" w:space="0" w:color="auto"/>
        <w:bottom w:val="none" w:sz="0" w:space="0" w:color="auto"/>
        <w:right w:val="none" w:sz="0" w:space="0" w:color="auto"/>
      </w:divBdr>
    </w:div>
    <w:div w:id="2081949122">
      <w:bodyDiv w:val="1"/>
      <w:marLeft w:val="0"/>
      <w:marRight w:val="0"/>
      <w:marTop w:val="0"/>
      <w:marBottom w:val="0"/>
      <w:divBdr>
        <w:top w:val="none" w:sz="0" w:space="0" w:color="auto"/>
        <w:left w:val="none" w:sz="0" w:space="0" w:color="auto"/>
        <w:bottom w:val="none" w:sz="0" w:space="0" w:color="auto"/>
        <w:right w:val="none" w:sz="0" w:space="0" w:color="auto"/>
      </w:divBdr>
    </w:div>
    <w:div w:id="2081976006">
      <w:bodyDiv w:val="1"/>
      <w:marLeft w:val="0"/>
      <w:marRight w:val="0"/>
      <w:marTop w:val="0"/>
      <w:marBottom w:val="0"/>
      <w:divBdr>
        <w:top w:val="none" w:sz="0" w:space="0" w:color="auto"/>
        <w:left w:val="none" w:sz="0" w:space="0" w:color="auto"/>
        <w:bottom w:val="none" w:sz="0" w:space="0" w:color="auto"/>
        <w:right w:val="none" w:sz="0" w:space="0" w:color="auto"/>
      </w:divBdr>
    </w:div>
    <w:div w:id="2081978726">
      <w:bodyDiv w:val="1"/>
      <w:marLeft w:val="0"/>
      <w:marRight w:val="0"/>
      <w:marTop w:val="0"/>
      <w:marBottom w:val="0"/>
      <w:divBdr>
        <w:top w:val="none" w:sz="0" w:space="0" w:color="auto"/>
        <w:left w:val="none" w:sz="0" w:space="0" w:color="auto"/>
        <w:bottom w:val="none" w:sz="0" w:space="0" w:color="auto"/>
        <w:right w:val="none" w:sz="0" w:space="0" w:color="auto"/>
      </w:divBdr>
    </w:div>
    <w:div w:id="2082016613">
      <w:bodyDiv w:val="1"/>
      <w:marLeft w:val="0"/>
      <w:marRight w:val="0"/>
      <w:marTop w:val="0"/>
      <w:marBottom w:val="0"/>
      <w:divBdr>
        <w:top w:val="none" w:sz="0" w:space="0" w:color="auto"/>
        <w:left w:val="none" w:sz="0" w:space="0" w:color="auto"/>
        <w:bottom w:val="none" w:sz="0" w:space="0" w:color="auto"/>
        <w:right w:val="none" w:sz="0" w:space="0" w:color="auto"/>
      </w:divBdr>
    </w:div>
    <w:div w:id="2082098362">
      <w:bodyDiv w:val="1"/>
      <w:marLeft w:val="0"/>
      <w:marRight w:val="0"/>
      <w:marTop w:val="0"/>
      <w:marBottom w:val="0"/>
      <w:divBdr>
        <w:top w:val="none" w:sz="0" w:space="0" w:color="auto"/>
        <w:left w:val="none" w:sz="0" w:space="0" w:color="auto"/>
        <w:bottom w:val="none" w:sz="0" w:space="0" w:color="auto"/>
        <w:right w:val="none" w:sz="0" w:space="0" w:color="auto"/>
      </w:divBdr>
    </w:div>
    <w:div w:id="2082560149">
      <w:bodyDiv w:val="1"/>
      <w:marLeft w:val="0"/>
      <w:marRight w:val="0"/>
      <w:marTop w:val="0"/>
      <w:marBottom w:val="0"/>
      <w:divBdr>
        <w:top w:val="none" w:sz="0" w:space="0" w:color="auto"/>
        <w:left w:val="none" w:sz="0" w:space="0" w:color="auto"/>
        <w:bottom w:val="none" w:sz="0" w:space="0" w:color="auto"/>
        <w:right w:val="none" w:sz="0" w:space="0" w:color="auto"/>
      </w:divBdr>
    </w:div>
    <w:div w:id="2082826854">
      <w:bodyDiv w:val="1"/>
      <w:marLeft w:val="0"/>
      <w:marRight w:val="0"/>
      <w:marTop w:val="0"/>
      <w:marBottom w:val="0"/>
      <w:divBdr>
        <w:top w:val="none" w:sz="0" w:space="0" w:color="auto"/>
        <w:left w:val="none" w:sz="0" w:space="0" w:color="auto"/>
        <w:bottom w:val="none" w:sz="0" w:space="0" w:color="auto"/>
        <w:right w:val="none" w:sz="0" w:space="0" w:color="auto"/>
      </w:divBdr>
    </w:div>
    <w:div w:id="2082897426">
      <w:bodyDiv w:val="1"/>
      <w:marLeft w:val="0"/>
      <w:marRight w:val="0"/>
      <w:marTop w:val="0"/>
      <w:marBottom w:val="0"/>
      <w:divBdr>
        <w:top w:val="none" w:sz="0" w:space="0" w:color="auto"/>
        <w:left w:val="none" w:sz="0" w:space="0" w:color="auto"/>
        <w:bottom w:val="none" w:sz="0" w:space="0" w:color="auto"/>
        <w:right w:val="none" w:sz="0" w:space="0" w:color="auto"/>
      </w:divBdr>
    </w:div>
    <w:div w:id="2083022853">
      <w:bodyDiv w:val="1"/>
      <w:marLeft w:val="0"/>
      <w:marRight w:val="0"/>
      <w:marTop w:val="0"/>
      <w:marBottom w:val="0"/>
      <w:divBdr>
        <w:top w:val="none" w:sz="0" w:space="0" w:color="auto"/>
        <w:left w:val="none" w:sz="0" w:space="0" w:color="auto"/>
        <w:bottom w:val="none" w:sz="0" w:space="0" w:color="auto"/>
        <w:right w:val="none" w:sz="0" w:space="0" w:color="auto"/>
      </w:divBdr>
    </w:div>
    <w:div w:id="2083092875">
      <w:bodyDiv w:val="1"/>
      <w:marLeft w:val="0"/>
      <w:marRight w:val="0"/>
      <w:marTop w:val="0"/>
      <w:marBottom w:val="0"/>
      <w:divBdr>
        <w:top w:val="none" w:sz="0" w:space="0" w:color="auto"/>
        <w:left w:val="none" w:sz="0" w:space="0" w:color="auto"/>
        <w:bottom w:val="none" w:sz="0" w:space="0" w:color="auto"/>
        <w:right w:val="none" w:sz="0" w:space="0" w:color="auto"/>
      </w:divBdr>
    </w:div>
    <w:div w:id="2083142760">
      <w:bodyDiv w:val="1"/>
      <w:marLeft w:val="0"/>
      <w:marRight w:val="0"/>
      <w:marTop w:val="0"/>
      <w:marBottom w:val="0"/>
      <w:divBdr>
        <w:top w:val="none" w:sz="0" w:space="0" w:color="auto"/>
        <w:left w:val="none" w:sz="0" w:space="0" w:color="auto"/>
        <w:bottom w:val="none" w:sz="0" w:space="0" w:color="auto"/>
        <w:right w:val="none" w:sz="0" w:space="0" w:color="auto"/>
      </w:divBdr>
    </w:div>
    <w:div w:id="2083290958">
      <w:bodyDiv w:val="1"/>
      <w:marLeft w:val="0"/>
      <w:marRight w:val="0"/>
      <w:marTop w:val="0"/>
      <w:marBottom w:val="0"/>
      <w:divBdr>
        <w:top w:val="none" w:sz="0" w:space="0" w:color="auto"/>
        <w:left w:val="none" w:sz="0" w:space="0" w:color="auto"/>
        <w:bottom w:val="none" w:sz="0" w:space="0" w:color="auto"/>
        <w:right w:val="none" w:sz="0" w:space="0" w:color="auto"/>
      </w:divBdr>
    </w:div>
    <w:div w:id="2083524794">
      <w:bodyDiv w:val="1"/>
      <w:marLeft w:val="0"/>
      <w:marRight w:val="0"/>
      <w:marTop w:val="0"/>
      <w:marBottom w:val="0"/>
      <w:divBdr>
        <w:top w:val="none" w:sz="0" w:space="0" w:color="auto"/>
        <w:left w:val="none" w:sz="0" w:space="0" w:color="auto"/>
        <w:bottom w:val="none" w:sz="0" w:space="0" w:color="auto"/>
        <w:right w:val="none" w:sz="0" w:space="0" w:color="auto"/>
      </w:divBdr>
    </w:div>
    <w:div w:id="2083671061">
      <w:bodyDiv w:val="1"/>
      <w:marLeft w:val="0"/>
      <w:marRight w:val="0"/>
      <w:marTop w:val="0"/>
      <w:marBottom w:val="0"/>
      <w:divBdr>
        <w:top w:val="none" w:sz="0" w:space="0" w:color="auto"/>
        <w:left w:val="none" w:sz="0" w:space="0" w:color="auto"/>
        <w:bottom w:val="none" w:sz="0" w:space="0" w:color="auto"/>
        <w:right w:val="none" w:sz="0" w:space="0" w:color="auto"/>
      </w:divBdr>
    </w:div>
    <w:div w:id="2083789379">
      <w:bodyDiv w:val="1"/>
      <w:marLeft w:val="0"/>
      <w:marRight w:val="0"/>
      <w:marTop w:val="0"/>
      <w:marBottom w:val="0"/>
      <w:divBdr>
        <w:top w:val="none" w:sz="0" w:space="0" w:color="auto"/>
        <w:left w:val="none" w:sz="0" w:space="0" w:color="auto"/>
        <w:bottom w:val="none" w:sz="0" w:space="0" w:color="auto"/>
        <w:right w:val="none" w:sz="0" w:space="0" w:color="auto"/>
      </w:divBdr>
    </w:div>
    <w:div w:id="2083982846">
      <w:bodyDiv w:val="1"/>
      <w:marLeft w:val="0"/>
      <w:marRight w:val="0"/>
      <w:marTop w:val="0"/>
      <w:marBottom w:val="0"/>
      <w:divBdr>
        <w:top w:val="none" w:sz="0" w:space="0" w:color="auto"/>
        <w:left w:val="none" w:sz="0" w:space="0" w:color="auto"/>
        <w:bottom w:val="none" w:sz="0" w:space="0" w:color="auto"/>
        <w:right w:val="none" w:sz="0" w:space="0" w:color="auto"/>
      </w:divBdr>
    </w:div>
    <w:div w:id="2084140266">
      <w:bodyDiv w:val="1"/>
      <w:marLeft w:val="0"/>
      <w:marRight w:val="0"/>
      <w:marTop w:val="0"/>
      <w:marBottom w:val="0"/>
      <w:divBdr>
        <w:top w:val="none" w:sz="0" w:space="0" w:color="auto"/>
        <w:left w:val="none" w:sz="0" w:space="0" w:color="auto"/>
        <w:bottom w:val="none" w:sz="0" w:space="0" w:color="auto"/>
        <w:right w:val="none" w:sz="0" w:space="0" w:color="auto"/>
      </w:divBdr>
    </w:div>
    <w:div w:id="2084446661">
      <w:bodyDiv w:val="1"/>
      <w:marLeft w:val="0"/>
      <w:marRight w:val="0"/>
      <w:marTop w:val="0"/>
      <w:marBottom w:val="0"/>
      <w:divBdr>
        <w:top w:val="none" w:sz="0" w:space="0" w:color="auto"/>
        <w:left w:val="none" w:sz="0" w:space="0" w:color="auto"/>
        <w:bottom w:val="none" w:sz="0" w:space="0" w:color="auto"/>
        <w:right w:val="none" w:sz="0" w:space="0" w:color="auto"/>
      </w:divBdr>
    </w:div>
    <w:div w:id="2084519638">
      <w:bodyDiv w:val="1"/>
      <w:marLeft w:val="0"/>
      <w:marRight w:val="0"/>
      <w:marTop w:val="0"/>
      <w:marBottom w:val="0"/>
      <w:divBdr>
        <w:top w:val="none" w:sz="0" w:space="0" w:color="auto"/>
        <w:left w:val="none" w:sz="0" w:space="0" w:color="auto"/>
        <w:bottom w:val="none" w:sz="0" w:space="0" w:color="auto"/>
        <w:right w:val="none" w:sz="0" w:space="0" w:color="auto"/>
      </w:divBdr>
    </w:div>
    <w:div w:id="2084909954">
      <w:bodyDiv w:val="1"/>
      <w:marLeft w:val="0"/>
      <w:marRight w:val="0"/>
      <w:marTop w:val="0"/>
      <w:marBottom w:val="0"/>
      <w:divBdr>
        <w:top w:val="none" w:sz="0" w:space="0" w:color="auto"/>
        <w:left w:val="none" w:sz="0" w:space="0" w:color="auto"/>
        <w:bottom w:val="none" w:sz="0" w:space="0" w:color="auto"/>
        <w:right w:val="none" w:sz="0" w:space="0" w:color="auto"/>
      </w:divBdr>
    </w:div>
    <w:div w:id="2084910138">
      <w:bodyDiv w:val="1"/>
      <w:marLeft w:val="0"/>
      <w:marRight w:val="0"/>
      <w:marTop w:val="0"/>
      <w:marBottom w:val="0"/>
      <w:divBdr>
        <w:top w:val="none" w:sz="0" w:space="0" w:color="auto"/>
        <w:left w:val="none" w:sz="0" w:space="0" w:color="auto"/>
        <w:bottom w:val="none" w:sz="0" w:space="0" w:color="auto"/>
        <w:right w:val="none" w:sz="0" w:space="0" w:color="auto"/>
      </w:divBdr>
    </w:div>
    <w:div w:id="2084983553">
      <w:bodyDiv w:val="1"/>
      <w:marLeft w:val="0"/>
      <w:marRight w:val="0"/>
      <w:marTop w:val="0"/>
      <w:marBottom w:val="0"/>
      <w:divBdr>
        <w:top w:val="none" w:sz="0" w:space="0" w:color="auto"/>
        <w:left w:val="none" w:sz="0" w:space="0" w:color="auto"/>
        <w:bottom w:val="none" w:sz="0" w:space="0" w:color="auto"/>
        <w:right w:val="none" w:sz="0" w:space="0" w:color="auto"/>
      </w:divBdr>
    </w:div>
    <w:div w:id="2085252389">
      <w:bodyDiv w:val="1"/>
      <w:marLeft w:val="0"/>
      <w:marRight w:val="0"/>
      <w:marTop w:val="0"/>
      <w:marBottom w:val="0"/>
      <w:divBdr>
        <w:top w:val="none" w:sz="0" w:space="0" w:color="auto"/>
        <w:left w:val="none" w:sz="0" w:space="0" w:color="auto"/>
        <w:bottom w:val="none" w:sz="0" w:space="0" w:color="auto"/>
        <w:right w:val="none" w:sz="0" w:space="0" w:color="auto"/>
      </w:divBdr>
    </w:div>
    <w:div w:id="2085370732">
      <w:bodyDiv w:val="1"/>
      <w:marLeft w:val="0"/>
      <w:marRight w:val="0"/>
      <w:marTop w:val="0"/>
      <w:marBottom w:val="0"/>
      <w:divBdr>
        <w:top w:val="none" w:sz="0" w:space="0" w:color="auto"/>
        <w:left w:val="none" w:sz="0" w:space="0" w:color="auto"/>
        <w:bottom w:val="none" w:sz="0" w:space="0" w:color="auto"/>
        <w:right w:val="none" w:sz="0" w:space="0" w:color="auto"/>
      </w:divBdr>
    </w:div>
    <w:div w:id="2085370884">
      <w:bodyDiv w:val="1"/>
      <w:marLeft w:val="0"/>
      <w:marRight w:val="0"/>
      <w:marTop w:val="0"/>
      <w:marBottom w:val="0"/>
      <w:divBdr>
        <w:top w:val="none" w:sz="0" w:space="0" w:color="auto"/>
        <w:left w:val="none" w:sz="0" w:space="0" w:color="auto"/>
        <w:bottom w:val="none" w:sz="0" w:space="0" w:color="auto"/>
        <w:right w:val="none" w:sz="0" w:space="0" w:color="auto"/>
      </w:divBdr>
    </w:div>
    <w:div w:id="2085487545">
      <w:bodyDiv w:val="1"/>
      <w:marLeft w:val="0"/>
      <w:marRight w:val="0"/>
      <w:marTop w:val="0"/>
      <w:marBottom w:val="0"/>
      <w:divBdr>
        <w:top w:val="none" w:sz="0" w:space="0" w:color="auto"/>
        <w:left w:val="none" w:sz="0" w:space="0" w:color="auto"/>
        <w:bottom w:val="none" w:sz="0" w:space="0" w:color="auto"/>
        <w:right w:val="none" w:sz="0" w:space="0" w:color="auto"/>
      </w:divBdr>
    </w:div>
    <w:div w:id="2085640923">
      <w:bodyDiv w:val="1"/>
      <w:marLeft w:val="0"/>
      <w:marRight w:val="0"/>
      <w:marTop w:val="0"/>
      <w:marBottom w:val="0"/>
      <w:divBdr>
        <w:top w:val="none" w:sz="0" w:space="0" w:color="auto"/>
        <w:left w:val="none" w:sz="0" w:space="0" w:color="auto"/>
        <w:bottom w:val="none" w:sz="0" w:space="0" w:color="auto"/>
        <w:right w:val="none" w:sz="0" w:space="0" w:color="auto"/>
      </w:divBdr>
    </w:div>
    <w:div w:id="2085761417">
      <w:bodyDiv w:val="1"/>
      <w:marLeft w:val="0"/>
      <w:marRight w:val="0"/>
      <w:marTop w:val="0"/>
      <w:marBottom w:val="0"/>
      <w:divBdr>
        <w:top w:val="none" w:sz="0" w:space="0" w:color="auto"/>
        <w:left w:val="none" w:sz="0" w:space="0" w:color="auto"/>
        <w:bottom w:val="none" w:sz="0" w:space="0" w:color="auto"/>
        <w:right w:val="none" w:sz="0" w:space="0" w:color="auto"/>
      </w:divBdr>
    </w:div>
    <w:div w:id="2086343454">
      <w:bodyDiv w:val="1"/>
      <w:marLeft w:val="0"/>
      <w:marRight w:val="0"/>
      <w:marTop w:val="0"/>
      <w:marBottom w:val="0"/>
      <w:divBdr>
        <w:top w:val="none" w:sz="0" w:space="0" w:color="auto"/>
        <w:left w:val="none" w:sz="0" w:space="0" w:color="auto"/>
        <w:bottom w:val="none" w:sz="0" w:space="0" w:color="auto"/>
        <w:right w:val="none" w:sz="0" w:space="0" w:color="auto"/>
      </w:divBdr>
    </w:div>
    <w:div w:id="2086412468">
      <w:bodyDiv w:val="1"/>
      <w:marLeft w:val="0"/>
      <w:marRight w:val="0"/>
      <w:marTop w:val="0"/>
      <w:marBottom w:val="0"/>
      <w:divBdr>
        <w:top w:val="none" w:sz="0" w:space="0" w:color="auto"/>
        <w:left w:val="none" w:sz="0" w:space="0" w:color="auto"/>
        <w:bottom w:val="none" w:sz="0" w:space="0" w:color="auto"/>
        <w:right w:val="none" w:sz="0" w:space="0" w:color="auto"/>
      </w:divBdr>
    </w:div>
    <w:div w:id="2086416614">
      <w:bodyDiv w:val="1"/>
      <w:marLeft w:val="0"/>
      <w:marRight w:val="0"/>
      <w:marTop w:val="0"/>
      <w:marBottom w:val="0"/>
      <w:divBdr>
        <w:top w:val="none" w:sz="0" w:space="0" w:color="auto"/>
        <w:left w:val="none" w:sz="0" w:space="0" w:color="auto"/>
        <w:bottom w:val="none" w:sz="0" w:space="0" w:color="auto"/>
        <w:right w:val="none" w:sz="0" w:space="0" w:color="auto"/>
      </w:divBdr>
    </w:div>
    <w:div w:id="2086609603">
      <w:bodyDiv w:val="1"/>
      <w:marLeft w:val="0"/>
      <w:marRight w:val="0"/>
      <w:marTop w:val="0"/>
      <w:marBottom w:val="0"/>
      <w:divBdr>
        <w:top w:val="none" w:sz="0" w:space="0" w:color="auto"/>
        <w:left w:val="none" w:sz="0" w:space="0" w:color="auto"/>
        <w:bottom w:val="none" w:sz="0" w:space="0" w:color="auto"/>
        <w:right w:val="none" w:sz="0" w:space="0" w:color="auto"/>
      </w:divBdr>
    </w:div>
    <w:div w:id="2086829041">
      <w:bodyDiv w:val="1"/>
      <w:marLeft w:val="0"/>
      <w:marRight w:val="0"/>
      <w:marTop w:val="0"/>
      <w:marBottom w:val="0"/>
      <w:divBdr>
        <w:top w:val="none" w:sz="0" w:space="0" w:color="auto"/>
        <w:left w:val="none" w:sz="0" w:space="0" w:color="auto"/>
        <w:bottom w:val="none" w:sz="0" w:space="0" w:color="auto"/>
        <w:right w:val="none" w:sz="0" w:space="0" w:color="auto"/>
      </w:divBdr>
    </w:div>
    <w:div w:id="2087024020">
      <w:bodyDiv w:val="1"/>
      <w:marLeft w:val="0"/>
      <w:marRight w:val="0"/>
      <w:marTop w:val="0"/>
      <w:marBottom w:val="0"/>
      <w:divBdr>
        <w:top w:val="none" w:sz="0" w:space="0" w:color="auto"/>
        <w:left w:val="none" w:sz="0" w:space="0" w:color="auto"/>
        <w:bottom w:val="none" w:sz="0" w:space="0" w:color="auto"/>
        <w:right w:val="none" w:sz="0" w:space="0" w:color="auto"/>
      </w:divBdr>
    </w:div>
    <w:div w:id="2087147796">
      <w:bodyDiv w:val="1"/>
      <w:marLeft w:val="0"/>
      <w:marRight w:val="0"/>
      <w:marTop w:val="0"/>
      <w:marBottom w:val="0"/>
      <w:divBdr>
        <w:top w:val="none" w:sz="0" w:space="0" w:color="auto"/>
        <w:left w:val="none" w:sz="0" w:space="0" w:color="auto"/>
        <w:bottom w:val="none" w:sz="0" w:space="0" w:color="auto"/>
        <w:right w:val="none" w:sz="0" w:space="0" w:color="auto"/>
      </w:divBdr>
    </w:div>
    <w:div w:id="2087220395">
      <w:bodyDiv w:val="1"/>
      <w:marLeft w:val="0"/>
      <w:marRight w:val="0"/>
      <w:marTop w:val="0"/>
      <w:marBottom w:val="0"/>
      <w:divBdr>
        <w:top w:val="none" w:sz="0" w:space="0" w:color="auto"/>
        <w:left w:val="none" w:sz="0" w:space="0" w:color="auto"/>
        <w:bottom w:val="none" w:sz="0" w:space="0" w:color="auto"/>
        <w:right w:val="none" w:sz="0" w:space="0" w:color="auto"/>
      </w:divBdr>
    </w:div>
    <w:div w:id="2087340453">
      <w:bodyDiv w:val="1"/>
      <w:marLeft w:val="0"/>
      <w:marRight w:val="0"/>
      <w:marTop w:val="0"/>
      <w:marBottom w:val="0"/>
      <w:divBdr>
        <w:top w:val="none" w:sz="0" w:space="0" w:color="auto"/>
        <w:left w:val="none" w:sz="0" w:space="0" w:color="auto"/>
        <w:bottom w:val="none" w:sz="0" w:space="0" w:color="auto"/>
        <w:right w:val="none" w:sz="0" w:space="0" w:color="auto"/>
      </w:divBdr>
    </w:div>
    <w:div w:id="2087409572">
      <w:bodyDiv w:val="1"/>
      <w:marLeft w:val="0"/>
      <w:marRight w:val="0"/>
      <w:marTop w:val="0"/>
      <w:marBottom w:val="0"/>
      <w:divBdr>
        <w:top w:val="none" w:sz="0" w:space="0" w:color="auto"/>
        <w:left w:val="none" w:sz="0" w:space="0" w:color="auto"/>
        <w:bottom w:val="none" w:sz="0" w:space="0" w:color="auto"/>
        <w:right w:val="none" w:sz="0" w:space="0" w:color="auto"/>
      </w:divBdr>
    </w:div>
    <w:div w:id="2087723972">
      <w:bodyDiv w:val="1"/>
      <w:marLeft w:val="0"/>
      <w:marRight w:val="0"/>
      <w:marTop w:val="0"/>
      <w:marBottom w:val="0"/>
      <w:divBdr>
        <w:top w:val="none" w:sz="0" w:space="0" w:color="auto"/>
        <w:left w:val="none" w:sz="0" w:space="0" w:color="auto"/>
        <w:bottom w:val="none" w:sz="0" w:space="0" w:color="auto"/>
        <w:right w:val="none" w:sz="0" w:space="0" w:color="auto"/>
      </w:divBdr>
    </w:div>
    <w:div w:id="2087724577">
      <w:bodyDiv w:val="1"/>
      <w:marLeft w:val="0"/>
      <w:marRight w:val="0"/>
      <w:marTop w:val="0"/>
      <w:marBottom w:val="0"/>
      <w:divBdr>
        <w:top w:val="none" w:sz="0" w:space="0" w:color="auto"/>
        <w:left w:val="none" w:sz="0" w:space="0" w:color="auto"/>
        <w:bottom w:val="none" w:sz="0" w:space="0" w:color="auto"/>
        <w:right w:val="none" w:sz="0" w:space="0" w:color="auto"/>
      </w:divBdr>
    </w:div>
    <w:div w:id="2088265097">
      <w:bodyDiv w:val="1"/>
      <w:marLeft w:val="0"/>
      <w:marRight w:val="0"/>
      <w:marTop w:val="0"/>
      <w:marBottom w:val="0"/>
      <w:divBdr>
        <w:top w:val="none" w:sz="0" w:space="0" w:color="auto"/>
        <w:left w:val="none" w:sz="0" w:space="0" w:color="auto"/>
        <w:bottom w:val="none" w:sz="0" w:space="0" w:color="auto"/>
        <w:right w:val="none" w:sz="0" w:space="0" w:color="auto"/>
      </w:divBdr>
    </w:div>
    <w:div w:id="2088309080">
      <w:bodyDiv w:val="1"/>
      <w:marLeft w:val="0"/>
      <w:marRight w:val="0"/>
      <w:marTop w:val="0"/>
      <w:marBottom w:val="0"/>
      <w:divBdr>
        <w:top w:val="none" w:sz="0" w:space="0" w:color="auto"/>
        <w:left w:val="none" w:sz="0" w:space="0" w:color="auto"/>
        <w:bottom w:val="none" w:sz="0" w:space="0" w:color="auto"/>
        <w:right w:val="none" w:sz="0" w:space="0" w:color="auto"/>
      </w:divBdr>
    </w:div>
    <w:div w:id="2088383845">
      <w:bodyDiv w:val="1"/>
      <w:marLeft w:val="0"/>
      <w:marRight w:val="0"/>
      <w:marTop w:val="0"/>
      <w:marBottom w:val="0"/>
      <w:divBdr>
        <w:top w:val="none" w:sz="0" w:space="0" w:color="auto"/>
        <w:left w:val="none" w:sz="0" w:space="0" w:color="auto"/>
        <w:bottom w:val="none" w:sz="0" w:space="0" w:color="auto"/>
        <w:right w:val="none" w:sz="0" w:space="0" w:color="auto"/>
      </w:divBdr>
    </w:div>
    <w:div w:id="2088453404">
      <w:bodyDiv w:val="1"/>
      <w:marLeft w:val="0"/>
      <w:marRight w:val="0"/>
      <w:marTop w:val="0"/>
      <w:marBottom w:val="0"/>
      <w:divBdr>
        <w:top w:val="none" w:sz="0" w:space="0" w:color="auto"/>
        <w:left w:val="none" w:sz="0" w:space="0" w:color="auto"/>
        <w:bottom w:val="none" w:sz="0" w:space="0" w:color="auto"/>
        <w:right w:val="none" w:sz="0" w:space="0" w:color="auto"/>
      </w:divBdr>
    </w:div>
    <w:div w:id="2088529755">
      <w:bodyDiv w:val="1"/>
      <w:marLeft w:val="0"/>
      <w:marRight w:val="0"/>
      <w:marTop w:val="0"/>
      <w:marBottom w:val="0"/>
      <w:divBdr>
        <w:top w:val="none" w:sz="0" w:space="0" w:color="auto"/>
        <w:left w:val="none" w:sz="0" w:space="0" w:color="auto"/>
        <w:bottom w:val="none" w:sz="0" w:space="0" w:color="auto"/>
        <w:right w:val="none" w:sz="0" w:space="0" w:color="auto"/>
      </w:divBdr>
    </w:div>
    <w:div w:id="2088913729">
      <w:bodyDiv w:val="1"/>
      <w:marLeft w:val="0"/>
      <w:marRight w:val="0"/>
      <w:marTop w:val="0"/>
      <w:marBottom w:val="0"/>
      <w:divBdr>
        <w:top w:val="none" w:sz="0" w:space="0" w:color="auto"/>
        <w:left w:val="none" w:sz="0" w:space="0" w:color="auto"/>
        <w:bottom w:val="none" w:sz="0" w:space="0" w:color="auto"/>
        <w:right w:val="none" w:sz="0" w:space="0" w:color="auto"/>
      </w:divBdr>
    </w:div>
    <w:div w:id="2089038602">
      <w:bodyDiv w:val="1"/>
      <w:marLeft w:val="0"/>
      <w:marRight w:val="0"/>
      <w:marTop w:val="0"/>
      <w:marBottom w:val="0"/>
      <w:divBdr>
        <w:top w:val="none" w:sz="0" w:space="0" w:color="auto"/>
        <w:left w:val="none" w:sz="0" w:space="0" w:color="auto"/>
        <w:bottom w:val="none" w:sz="0" w:space="0" w:color="auto"/>
        <w:right w:val="none" w:sz="0" w:space="0" w:color="auto"/>
      </w:divBdr>
    </w:div>
    <w:div w:id="2089108971">
      <w:bodyDiv w:val="1"/>
      <w:marLeft w:val="0"/>
      <w:marRight w:val="0"/>
      <w:marTop w:val="0"/>
      <w:marBottom w:val="0"/>
      <w:divBdr>
        <w:top w:val="none" w:sz="0" w:space="0" w:color="auto"/>
        <w:left w:val="none" w:sz="0" w:space="0" w:color="auto"/>
        <w:bottom w:val="none" w:sz="0" w:space="0" w:color="auto"/>
        <w:right w:val="none" w:sz="0" w:space="0" w:color="auto"/>
      </w:divBdr>
    </w:div>
    <w:div w:id="2089186515">
      <w:bodyDiv w:val="1"/>
      <w:marLeft w:val="0"/>
      <w:marRight w:val="0"/>
      <w:marTop w:val="0"/>
      <w:marBottom w:val="0"/>
      <w:divBdr>
        <w:top w:val="none" w:sz="0" w:space="0" w:color="auto"/>
        <w:left w:val="none" w:sz="0" w:space="0" w:color="auto"/>
        <w:bottom w:val="none" w:sz="0" w:space="0" w:color="auto"/>
        <w:right w:val="none" w:sz="0" w:space="0" w:color="auto"/>
      </w:divBdr>
    </w:div>
    <w:div w:id="2089229455">
      <w:bodyDiv w:val="1"/>
      <w:marLeft w:val="0"/>
      <w:marRight w:val="0"/>
      <w:marTop w:val="0"/>
      <w:marBottom w:val="0"/>
      <w:divBdr>
        <w:top w:val="none" w:sz="0" w:space="0" w:color="auto"/>
        <w:left w:val="none" w:sz="0" w:space="0" w:color="auto"/>
        <w:bottom w:val="none" w:sz="0" w:space="0" w:color="auto"/>
        <w:right w:val="none" w:sz="0" w:space="0" w:color="auto"/>
      </w:divBdr>
    </w:div>
    <w:div w:id="2089378848">
      <w:bodyDiv w:val="1"/>
      <w:marLeft w:val="0"/>
      <w:marRight w:val="0"/>
      <w:marTop w:val="0"/>
      <w:marBottom w:val="0"/>
      <w:divBdr>
        <w:top w:val="none" w:sz="0" w:space="0" w:color="auto"/>
        <w:left w:val="none" w:sz="0" w:space="0" w:color="auto"/>
        <w:bottom w:val="none" w:sz="0" w:space="0" w:color="auto"/>
        <w:right w:val="none" w:sz="0" w:space="0" w:color="auto"/>
      </w:divBdr>
    </w:div>
    <w:div w:id="2089379665">
      <w:bodyDiv w:val="1"/>
      <w:marLeft w:val="0"/>
      <w:marRight w:val="0"/>
      <w:marTop w:val="0"/>
      <w:marBottom w:val="0"/>
      <w:divBdr>
        <w:top w:val="none" w:sz="0" w:space="0" w:color="auto"/>
        <w:left w:val="none" w:sz="0" w:space="0" w:color="auto"/>
        <w:bottom w:val="none" w:sz="0" w:space="0" w:color="auto"/>
        <w:right w:val="none" w:sz="0" w:space="0" w:color="auto"/>
      </w:divBdr>
    </w:div>
    <w:div w:id="2089379867">
      <w:bodyDiv w:val="1"/>
      <w:marLeft w:val="0"/>
      <w:marRight w:val="0"/>
      <w:marTop w:val="0"/>
      <w:marBottom w:val="0"/>
      <w:divBdr>
        <w:top w:val="none" w:sz="0" w:space="0" w:color="auto"/>
        <w:left w:val="none" w:sz="0" w:space="0" w:color="auto"/>
        <w:bottom w:val="none" w:sz="0" w:space="0" w:color="auto"/>
        <w:right w:val="none" w:sz="0" w:space="0" w:color="auto"/>
      </w:divBdr>
    </w:div>
    <w:div w:id="2089423860">
      <w:bodyDiv w:val="1"/>
      <w:marLeft w:val="0"/>
      <w:marRight w:val="0"/>
      <w:marTop w:val="0"/>
      <w:marBottom w:val="0"/>
      <w:divBdr>
        <w:top w:val="none" w:sz="0" w:space="0" w:color="auto"/>
        <w:left w:val="none" w:sz="0" w:space="0" w:color="auto"/>
        <w:bottom w:val="none" w:sz="0" w:space="0" w:color="auto"/>
        <w:right w:val="none" w:sz="0" w:space="0" w:color="auto"/>
      </w:divBdr>
    </w:div>
    <w:div w:id="2089495197">
      <w:bodyDiv w:val="1"/>
      <w:marLeft w:val="0"/>
      <w:marRight w:val="0"/>
      <w:marTop w:val="0"/>
      <w:marBottom w:val="0"/>
      <w:divBdr>
        <w:top w:val="none" w:sz="0" w:space="0" w:color="auto"/>
        <w:left w:val="none" w:sz="0" w:space="0" w:color="auto"/>
        <w:bottom w:val="none" w:sz="0" w:space="0" w:color="auto"/>
        <w:right w:val="none" w:sz="0" w:space="0" w:color="auto"/>
      </w:divBdr>
    </w:div>
    <w:div w:id="2089618067">
      <w:bodyDiv w:val="1"/>
      <w:marLeft w:val="0"/>
      <w:marRight w:val="0"/>
      <w:marTop w:val="0"/>
      <w:marBottom w:val="0"/>
      <w:divBdr>
        <w:top w:val="none" w:sz="0" w:space="0" w:color="auto"/>
        <w:left w:val="none" w:sz="0" w:space="0" w:color="auto"/>
        <w:bottom w:val="none" w:sz="0" w:space="0" w:color="auto"/>
        <w:right w:val="none" w:sz="0" w:space="0" w:color="auto"/>
      </w:divBdr>
    </w:div>
    <w:div w:id="2089766141">
      <w:bodyDiv w:val="1"/>
      <w:marLeft w:val="0"/>
      <w:marRight w:val="0"/>
      <w:marTop w:val="0"/>
      <w:marBottom w:val="0"/>
      <w:divBdr>
        <w:top w:val="none" w:sz="0" w:space="0" w:color="auto"/>
        <w:left w:val="none" w:sz="0" w:space="0" w:color="auto"/>
        <w:bottom w:val="none" w:sz="0" w:space="0" w:color="auto"/>
        <w:right w:val="none" w:sz="0" w:space="0" w:color="auto"/>
      </w:divBdr>
    </w:div>
    <w:div w:id="2090272982">
      <w:bodyDiv w:val="1"/>
      <w:marLeft w:val="0"/>
      <w:marRight w:val="0"/>
      <w:marTop w:val="0"/>
      <w:marBottom w:val="0"/>
      <w:divBdr>
        <w:top w:val="none" w:sz="0" w:space="0" w:color="auto"/>
        <w:left w:val="none" w:sz="0" w:space="0" w:color="auto"/>
        <w:bottom w:val="none" w:sz="0" w:space="0" w:color="auto"/>
        <w:right w:val="none" w:sz="0" w:space="0" w:color="auto"/>
      </w:divBdr>
    </w:div>
    <w:div w:id="2090301630">
      <w:bodyDiv w:val="1"/>
      <w:marLeft w:val="0"/>
      <w:marRight w:val="0"/>
      <w:marTop w:val="0"/>
      <w:marBottom w:val="0"/>
      <w:divBdr>
        <w:top w:val="none" w:sz="0" w:space="0" w:color="auto"/>
        <w:left w:val="none" w:sz="0" w:space="0" w:color="auto"/>
        <w:bottom w:val="none" w:sz="0" w:space="0" w:color="auto"/>
        <w:right w:val="none" w:sz="0" w:space="0" w:color="auto"/>
      </w:divBdr>
    </w:div>
    <w:div w:id="2090342297">
      <w:bodyDiv w:val="1"/>
      <w:marLeft w:val="0"/>
      <w:marRight w:val="0"/>
      <w:marTop w:val="0"/>
      <w:marBottom w:val="0"/>
      <w:divBdr>
        <w:top w:val="none" w:sz="0" w:space="0" w:color="auto"/>
        <w:left w:val="none" w:sz="0" w:space="0" w:color="auto"/>
        <w:bottom w:val="none" w:sz="0" w:space="0" w:color="auto"/>
        <w:right w:val="none" w:sz="0" w:space="0" w:color="auto"/>
      </w:divBdr>
    </w:div>
    <w:div w:id="2090761699">
      <w:bodyDiv w:val="1"/>
      <w:marLeft w:val="0"/>
      <w:marRight w:val="0"/>
      <w:marTop w:val="0"/>
      <w:marBottom w:val="0"/>
      <w:divBdr>
        <w:top w:val="none" w:sz="0" w:space="0" w:color="auto"/>
        <w:left w:val="none" w:sz="0" w:space="0" w:color="auto"/>
        <w:bottom w:val="none" w:sz="0" w:space="0" w:color="auto"/>
        <w:right w:val="none" w:sz="0" w:space="0" w:color="auto"/>
      </w:divBdr>
    </w:div>
    <w:div w:id="2091191392">
      <w:bodyDiv w:val="1"/>
      <w:marLeft w:val="0"/>
      <w:marRight w:val="0"/>
      <w:marTop w:val="0"/>
      <w:marBottom w:val="0"/>
      <w:divBdr>
        <w:top w:val="none" w:sz="0" w:space="0" w:color="auto"/>
        <w:left w:val="none" w:sz="0" w:space="0" w:color="auto"/>
        <w:bottom w:val="none" w:sz="0" w:space="0" w:color="auto"/>
        <w:right w:val="none" w:sz="0" w:space="0" w:color="auto"/>
      </w:divBdr>
    </w:div>
    <w:div w:id="2091344136">
      <w:bodyDiv w:val="1"/>
      <w:marLeft w:val="0"/>
      <w:marRight w:val="0"/>
      <w:marTop w:val="0"/>
      <w:marBottom w:val="0"/>
      <w:divBdr>
        <w:top w:val="none" w:sz="0" w:space="0" w:color="auto"/>
        <w:left w:val="none" w:sz="0" w:space="0" w:color="auto"/>
        <w:bottom w:val="none" w:sz="0" w:space="0" w:color="auto"/>
        <w:right w:val="none" w:sz="0" w:space="0" w:color="auto"/>
      </w:divBdr>
    </w:div>
    <w:div w:id="2091465545">
      <w:bodyDiv w:val="1"/>
      <w:marLeft w:val="0"/>
      <w:marRight w:val="0"/>
      <w:marTop w:val="0"/>
      <w:marBottom w:val="0"/>
      <w:divBdr>
        <w:top w:val="none" w:sz="0" w:space="0" w:color="auto"/>
        <w:left w:val="none" w:sz="0" w:space="0" w:color="auto"/>
        <w:bottom w:val="none" w:sz="0" w:space="0" w:color="auto"/>
        <w:right w:val="none" w:sz="0" w:space="0" w:color="auto"/>
      </w:divBdr>
    </w:div>
    <w:div w:id="2091585511">
      <w:bodyDiv w:val="1"/>
      <w:marLeft w:val="0"/>
      <w:marRight w:val="0"/>
      <w:marTop w:val="0"/>
      <w:marBottom w:val="0"/>
      <w:divBdr>
        <w:top w:val="none" w:sz="0" w:space="0" w:color="auto"/>
        <w:left w:val="none" w:sz="0" w:space="0" w:color="auto"/>
        <w:bottom w:val="none" w:sz="0" w:space="0" w:color="auto"/>
        <w:right w:val="none" w:sz="0" w:space="0" w:color="auto"/>
      </w:divBdr>
    </w:div>
    <w:div w:id="2091658382">
      <w:bodyDiv w:val="1"/>
      <w:marLeft w:val="0"/>
      <w:marRight w:val="0"/>
      <w:marTop w:val="0"/>
      <w:marBottom w:val="0"/>
      <w:divBdr>
        <w:top w:val="none" w:sz="0" w:space="0" w:color="auto"/>
        <w:left w:val="none" w:sz="0" w:space="0" w:color="auto"/>
        <w:bottom w:val="none" w:sz="0" w:space="0" w:color="auto"/>
        <w:right w:val="none" w:sz="0" w:space="0" w:color="auto"/>
      </w:divBdr>
    </w:div>
    <w:div w:id="2092117887">
      <w:bodyDiv w:val="1"/>
      <w:marLeft w:val="0"/>
      <w:marRight w:val="0"/>
      <w:marTop w:val="0"/>
      <w:marBottom w:val="0"/>
      <w:divBdr>
        <w:top w:val="none" w:sz="0" w:space="0" w:color="auto"/>
        <w:left w:val="none" w:sz="0" w:space="0" w:color="auto"/>
        <w:bottom w:val="none" w:sz="0" w:space="0" w:color="auto"/>
        <w:right w:val="none" w:sz="0" w:space="0" w:color="auto"/>
      </w:divBdr>
    </w:div>
    <w:div w:id="2092316724">
      <w:bodyDiv w:val="1"/>
      <w:marLeft w:val="0"/>
      <w:marRight w:val="0"/>
      <w:marTop w:val="0"/>
      <w:marBottom w:val="0"/>
      <w:divBdr>
        <w:top w:val="none" w:sz="0" w:space="0" w:color="auto"/>
        <w:left w:val="none" w:sz="0" w:space="0" w:color="auto"/>
        <w:bottom w:val="none" w:sz="0" w:space="0" w:color="auto"/>
        <w:right w:val="none" w:sz="0" w:space="0" w:color="auto"/>
      </w:divBdr>
    </w:div>
    <w:div w:id="2092384934">
      <w:bodyDiv w:val="1"/>
      <w:marLeft w:val="0"/>
      <w:marRight w:val="0"/>
      <w:marTop w:val="0"/>
      <w:marBottom w:val="0"/>
      <w:divBdr>
        <w:top w:val="none" w:sz="0" w:space="0" w:color="auto"/>
        <w:left w:val="none" w:sz="0" w:space="0" w:color="auto"/>
        <w:bottom w:val="none" w:sz="0" w:space="0" w:color="auto"/>
        <w:right w:val="none" w:sz="0" w:space="0" w:color="auto"/>
      </w:divBdr>
    </w:div>
    <w:div w:id="2092389347">
      <w:bodyDiv w:val="1"/>
      <w:marLeft w:val="0"/>
      <w:marRight w:val="0"/>
      <w:marTop w:val="0"/>
      <w:marBottom w:val="0"/>
      <w:divBdr>
        <w:top w:val="none" w:sz="0" w:space="0" w:color="auto"/>
        <w:left w:val="none" w:sz="0" w:space="0" w:color="auto"/>
        <w:bottom w:val="none" w:sz="0" w:space="0" w:color="auto"/>
        <w:right w:val="none" w:sz="0" w:space="0" w:color="auto"/>
      </w:divBdr>
    </w:div>
    <w:div w:id="2092458418">
      <w:bodyDiv w:val="1"/>
      <w:marLeft w:val="0"/>
      <w:marRight w:val="0"/>
      <w:marTop w:val="0"/>
      <w:marBottom w:val="0"/>
      <w:divBdr>
        <w:top w:val="none" w:sz="0" w:space="0" w:color="auto"/>
        <w:left w:val="none" w:sz="0" w:space="0" w:color="auto"/>
        <w:bottom w:val="none" w:sz="0" w:space="0" w:color="auto"/>
        <w:right w:val="none" w:sz="0" w:space="0" w:color="auto"/>
      </w:divBdr>
    </w:div>
    <w:div w:id="2092460274">
      <w:bodyDiv w:val="1"/>
      <w:marLeft w:val="0"/>
      <w:marRight w:val="0"/>
      <w:marTop w:val="0"/>
      <w:marBottom w:val="0"/>
      <w:divBdr>
        <w:top w:val="none" w:sz="0" w:space="0" w:color="auto"/>
        <w:left w:val="none" w:sz="0" w:space="0" w:color="auto"/>
        <w:bottom w:val="none" w:sz="0" w:space="0" w:color="auto"/>
        <w:right w:val="none" w:sz="0" w:space="0" w:color="auto"/>
      </w:divBdr>
    </w:div>
    <w:div w:id="2092506133">
      <w:bodyDiv w:val="1"/>
      <w:marLeft w:val="0"/>
      <w:marRight w:val="0"/>
      <w:marTop w:val="0"/>
      <w:marBottom w:val="0"/>
      <w:divBdr>
        <w:top w:val="none" w:sz="0" w:space="0" w:color="auto"/>
        <w:left w:val="none" w:sz="0" w:space="0" w:color="auto"/>
        <w:bottom w:val="none" w:sz="0" w:space="0" w:color="auto"/>
        <w:right w:val="none" w:sz="0" w:space="0" w:color="auto"/>
      </w:divBdr>
    </w:div>
    <w:div w:id="2092700636">
      <w:bodyDiv w:val="1"/>
      <w:marLeft w:val="0"/>
      <w:marRight w:val="0"/>
      <w:marTop w:val="0"/>
      <w:marBottom w:val="0"/>
      <w:divBdr>
        <w:top w:val="none" w:sz="0" w:space="0" w:color="auto"/>
        <w:left w:val="none" w:sz="0" w:space="0" w:color="auto"/>
        <w:bottom w:val="none" w:sz="0" w:space="0" w:color="auto"/>
        <w:right w:val="none" w:sz="0" w:space="0" w:color="auto"/>
      </w:divBdr>
    </w:div>
    <w:div w:id="2093044239">
      <w:bodyDiv w:val="1"/>
      <w:marLeft w:val="0"/>
      <w:marRight w:val="0"/>
      <w:marTop w:val="0"/>
      <w:marBottom w:val="0"/>
      <w:divBdr>
        <w:top w:val="none" w:sz="0" w:space="0" w:color="auto"/>
        <w:left w:val="none" w:sz="0" w:space="0" w:color="auto"/>
        <w:bottom w:val="none" w:sz="0" w:space="0" w:color="auto"/>
        <w:right w:val="none" w:sz="0" w:space="0" w:color="auto"/>
      </w:divBdr>
    </w:div>
    <w:div w:id="2093234526">
      <w:bodyDiv w:val="1"/>
      <w:marLeft w:val="0"/>
      <w:marRight w:val="0"/>
      <w:marTop w:val="0"/>
      <w:marBottom w:val="0"/>
      <w:divBdr>
        <w:top w:val="none" w:sz="0" w:space="0" w:color="auto"/>
        <w:left w:val="none" w:sz="0" w:space="0" w:color="auto"/>
        <w:bottom w:val="none" w:sz="0" w:space="0" w:color="auto"/>
        <w:right w:val="none" w:sz="0" w:space="0" w:color="auto"/>
      </w:divBdr>
    </w:div>
    <w:div w:id="2093506324">
      <w:bodyDiv w:val="1"/>
      <w:marLeft w:val="0"/>
      <w:marRight w:val="0"/>
      <w:marTop w:val="0"/>
      <w:marBottom w:val="0"/>
      <w:divBdr>
        <w:top w:val="none" w:sz="0" w:space="0" w:color="auto"/>
        <w:left w:val="none" w:sz="0" w:space="0" w:color="auto"/>
        <w:bottom w:val="none" w:sz="0" w:space="0" w:color="auto"/>
        <w:right w:val="none" w:sz="0" w:space="0" w:color="auto"/>
      </w:divBdr>
    </w:div>
    <w:div w:id="2093549924">
      <w:bodyDiv w:val="1"/>
      <w:marLeft w:val="0"/>
      <w:marRight w:val="0"/>
      <w:marTop w:val="0"/>
      <w:marBottom w:val="0"/>
      <w:divBdr>
        <w:top w:val="none" w:sz="0" w:space="0" w:color="auto"/>
        <w:left w:val="none" w:sz="0" w:space="0" w:color="auto"/>
        <w:bottom w:val="none" w:sz="0" w:space="0" w:color="auto"/>
        <w:right w:val="none" w:sz="0" w:space="0" w:color="auto"/>
      </w:divBdr>
    </w:div>
    <w:div w:id="2094161407">
      <w:bodyDiv w:val="1"/>
      <w:marLeft w:val="0"/>
      <w:marRight w:val="0"/>
      <w:marTop w:val="0"/>
      <w:marBottom w:val="0"/>
      <w:divBdr>
        <w:top w:val="none" w:sz="0" w:space="0" w:color="auto"/>
        <w:left w:val="none" w:sz="0" w:space="0" w:color="auto"/>
        <w:bottom w:val="none" w:sz="0" w:space="0" w:color="auto"/>
        <w:right w:val="none" w:sz="0" w:space="0" w:color="auto"/>
      </w:divBdr>
    </w:div>
    <w:div w:id="2094281184">
      <w:bodyDiv w:val="1"/>
      <w:marLeft w:val="0"/>
      <w:marRight w:val="0"/>
      <w:marTop w:val="0"/>
      <w:marBottom w:val="0"/>
      <w:divBdr>
        <w:top w:val="none" w:sz="0" w:space="0" w:color="auto"/>
        <w:left w:val="none" w:sz="0" w:space="0" w:color="auto"/>
        <w:bottom w:val="none" w:sz="0" w:space="0" w:color="auto"/>
        <w:right w:val="none" w:sz="0" w:space="0" w:color="auto"/>
      </w:divBdr>
    </w:div>
    <w:div w:id="2094466359">
      <w:bodyDiv w:val="1"/>
      <w:marLeft w:val="0"/>
      <w:marRight w:val="0"/>
      <w:marTop w:val="0"/>
      <w:marBottom w:val="0"/>
      <w:divBdr>
        <w:top w:val="none" w:sz="0" w:space="0" w:color="auto"/>
        <w:left w:val="none" w:sz="0" w:space="0" w:color="auto"/>
        <w:bottom w:val="none" w:sz="0" w:space="0" w:color="auto"/>
        <w:right w:val="none" w:sz="0" w:space="0" w:color="auto"/>
      </w:divBdr>
    </w:div>
    <w:div w:id="2094469259">
      <w:bodyDiv w:val="1"/>
      <w:marLeft w:val="0"/>
      <w:marRight w:val="0"/>
      <w:marTop w:val="0"/>
      <w:marBottom w:val="0"/>
      <w:divBdr>
        <w:top w:val="none" w:sz="0" w:space="0" w:color="auto"/>
        <w:left w:val="none" w:sz="0" w:space="0" w:color="auto"/>
        <w:bottom w:val="none" w:sz="0" w:space="0" w:color="auto"/>
        <w:right w:val="none" w:sz="0" w:space="0" w:color="auto"/>
      </w:divBdr>
    </w:div>
    <w:div w:id="2094544178">
      <w:bodyDiv w:val="1"/>
      <w:marLeft w:val="0"/>
      <w:marRight w:val="0"/>
      <w:marTop w:val="0"/>
      <w:marBottom w:val="0"/>
      <w:divBdr>
        <w:top w:val="none" w:sz="0" w:space="0" w:color="auto"/>
        <w:left w:val="none" w:sz="0" w:space="0" w:color="auto"/>
        <w:bottom w:val="none" w:sz="0" w:space="0" w:color="auto"/>
        <w:right w:val="none" w:sz="0" w:space="0" w:color="auto"/>
      </w:divBdr>
    </w:div>
    <w:div w:id="2094550777">
      <w:bodyDiv w:val="1"/>
      <w:marLeft w:val="0"/>
      <w:marRight w:val="0"/>
      <w:marTop w:val="0"/>
      <w:marBottom w:val="0"/>
      <w:divBdr>
        <w:top w:val="none" w:sz="0" w:space="0" w:color="auto"/>
        <w:left w:val="none" w:sz="0" w:space="0" w:color="auto"/>
        <w:bottom w:val="none" w:sz="0" w:space="0" w:color="auto"/>
        <w:right w:val="none" w:sz="0" w:space="0" w:color="auto"/>
      </w:divBdr>
    </w:div>
    <w:div w:id="2094666362">
      <w:bodyDiv w:val="1"/>
      <w:marLeft w:val="0"/>
      <w:marRight w:val="0"/>
      <w:marTop w:val="0"/>
      <w:marBottom w:val="0"/>
      <w:divBdr>
        <w:top w:val="none" w:sz="0" w:space="0" w:color="auto"/>
        <w:left w:val="none" w:sz="0" w:space="0" w:color="auto"/>
        <w:bottom w:val="none" w:sz="0" w:space="0" w:color="auto"/>
        <w:right w:val="none" w:sz="0" w:space="0" w:color="auto"/>
      </w:divBdr>
    </w:div>
    <w:div w:id="2094859127">
      <w:bodyDiv w:val="1"/>
      <w:marLeft w:val="0"/>
      <w:marRight w:val="0"/>
      <w:marTop w:val="0"/>
      <w:marBottom w:val="0"/>
      <w:divBdr>
        <w:top w:val="none" w:sz="0" w:space="0" w:color="auto"/>
        <w:left w:val="none" w:sz="0" w:space="0" w:color="auto"/>
        <w:bottom w:val="none" w:sz="0" w:space="0" w:color="auto"/>
        <w:right w:val="none" w:sz="0" w:space="0" w:color="auto"/>
      </w:divBdr>
    </w:div>
    <w:div w:id="2095123431">
      <w:bodyDiv w:val="1"/>
      <w:marLeft w:val="0"/>
      <w:marRight w:val="0"/>
      <w:marTop w:val="0"/>
      <w:marBottom w:val="0"/>
      <w:divBdr>
        <w:top w:val="none" w:sz="0" w:space="0" w:color="auto"/>
        <w:left w:val="none" w:sz="0" w:space="0" w:color="auto"/>
        <w:bottom w:val="none" w:sz="0" w:space="0" w:color="auto"/>
        <w:right w:val="none" w:sz="0" w:space="0" w:color="auto"/>
      </w:divBdr>
    </w:div>
    <w:div w:id="2095197796">
      <w:bodyDiv w:val="1"/>
      <w:marLeft w:val="0"/>
      <w:marRight w:val="0"/>
      <w:marTop w:val="0"/>
      <w:marBottom w:val="0"/>
      <w:divBdr>
        <w:top w:val="none" w:sz="0" w:space="0" w:color="auto"/>
        <w:left w:val="none" w:sz="0" w:space="0" w:color="auto"/>
        <w:bottom w:val="none" w:sz="0" w:space="0" w:color="auto"/>
        <w:right w:val="none" w:sz="0" w:space="0" w:color="auto"/>
      </w:divBdr>
    </w:div>
    <w:div w:id="2095198851">
      <w:bodyDiv w:val="1"/>
      <w:marLeft w:val="0"/>
      <w:marRight w:val="0"/>
      <w:marTop w:val="0"/>
      <w:marBottom w:val="0"/>
      <w:divBdr>
        <w:top w:val="none" w:sz="0" w:space="0" w:color="auto"/>
        <w:left w:val="none" w:sz="0" w:space="0" w:color="auto"/>
        <w:bottom w:val="none" w:sz="0" w:space="0" w:color="auto"/>
        <w:right w:val="none" w:sz="0" w:space="0" w:color="auto"/>
      </w:divBdr>
    </w:div>
    <w:div w:id="2095322904">
      <w:bodyDiv w:val="1"/>
      <w:marLeft w:val="0"/>
      <w:marRight w:val="0"/>
      <w:marTop w:val="0"/>
      <w:marBottom w:val="0"/>
      <w:divBdr>
        <w:top w:val="none" w:sz="0" w:space="0" w:color="auto"/>
        <w:left w:val="none" w:sz="0" w:space="0" w:color="auto"/>
        <w:bottom w:val="none" w:sz="0" w:space="0" w:color="auto"/>
        <w:right w:val="none" w:sz="0" w:space="0" w:color="auto"/>
      </w:divBdr>
    </w:div>
    <w:div w:id="2095396373">
      <w:bodyDiv w:val="1"/>
      <w:marLeft w:val="0"/>
      <w:marRight w:val="0"/>
      <w:marTop w:val="0"/>
      <w:marBottom w:val="0"/>
      <w:divBdr>
        <w:top w:val="none" w:sz="0" w:space="0" w:color="auto"/>
        <w:left w:val="none" w:sz="0" w:space="0" w:color="auto"/>
        <w:bottom w:val="none" w:sz="0" w:space="0" w:color="auto"/>
        <w:right w:val="none" w:sz="0" w:space="0" w:color="auto"/>
      </w:divBdr>
    </w:div>
    <w:div w:id="2095779619">
      <w:bodyDiv w:val="1"/>
      <w:marLeft w:val="0"/>
      <w:marRight w:val="0"/>
      <w:marTop w:val="0"/>
      <w:marBottom w:val="0"/>
      <w:divBdr>
        <w:top w:val="none" w:sz="0" w:space="0" w:color="auto"/>
        <w:left w:val="none" w:sz="0" w:space="0" w:color="auto"/>
        <w:bottom w:val="none" w:sz="0" w:space="0" w:color="auto"/>
        <w:right w:val="none" w:sz="0" w:space="0" w:color="auto"/>
      </w:divBdr>
    </w:div>
    <w:div w:id="2095786339">
      <w:bodyDiv w:val="1"/>
      <w:marLeft w:val="0"/>
      <w:marRight w:val="0"/>
      <w:marTop w:val="0"/>
      <w:marBottom w:val="0"/>
      <w:divBdr>
        <w:top w:val="none" w:sz="0" w:space="0" w:color="auto"/>
        <w:left w:val="none" w:sz="0" w:space="0" w:color="auto"/>
        <w:bottom w:val="none" w:sz="0" w:space="0" w:color="auto"/>
        <w:right w:val="none" w:sz="0" w:space="0" w:color="auto"/>
      </w:divBdr>
    </w:div>
    <w:div w:id="2095937126">
      <w:bodyDiv w:val="1"/>
      <w:marLeft w:val="0"/>
      <w:marRight w:val="0"/>
      <w:marTop w:val="0"/>
      <w:marBottom w:val="0"/>
      <w:divBdr>
        <w:top w:val="none" w:sz="0" w:space="0" w:color="auto"/>
        <w:left w:val="none" w:sz="0" w:space="0" w:color="auto"/>
        <w:bottom w:val="none" w:sz="0" w:space="0" w:color="auto"/>
        <w:right w:val="none" w:sz="0" w:space="0" w:color="auto"/>
      </w:divBdr>
    </w:div>
    <w:div w:id="2096242699">
      <w:bodyDiv w:val="1"/>
      <w:marLeft w:val="0"/>
      <w:marRight w:val="0"/>
      <w:marTop w:val="0"/>
      <w:marBottom w:val="0"/>
      <w:divBdr>
        <w:top w:val="none" w:sz="0" w:space="0" w:color="auto"/>
        <w:left w:val="none" w:sz="0" w:space="0" w:color="auto"/>
        <w:bottom w:val="none" w:sz="0" w:space="0" w:color="auto"/>
        <w:right w:val="none" w:sz="0" w:space="0" w:color="auto"/>
      </w:divBdr>
    </w:div>
    <w:div w:id="2097096616">
      <w:bodyDiv w:val="1"/>
      <w:marLeft w:val="0"/>
      <w:marRight w:val="0"/>
      <w:marTop w:val="0"/>
      <w:marBottom w:val="0"/>
      <w:divBdr>
        <w:top w:val="none" w:sz="0" w:space="0" w:color="auto"/>
        <w:left w:val="none" w:sz="0" w:space="0" w:color="auto"/>
        <w:bottom w:val="none" w:sz="0" w:space="0" w:color="auto"/>
        <w:right w:val="none" w:sz="0" w:space="0" w:color="auto"/>
      </w:divBdr>
    </w:div>
    <w:div w:id="2097286941">
      <w:bodyDiv w:val="1"/>
      <w:marLeft w:val="0"/>
      <w:marRight w:val="0"/>
      <w:marTop w:val="0"/>
      <w:marBottom w:val="0"/>
      <w:divBdr>
        <w:top w:val="none" w:sz="0" w:space="0" w:color="auto"/>
        <w:left w:val="none" w:sz="0" w:space="0" w:color="auto"/>
        <w:bottom w:val="none" w:sz="0" w:space="0" w:color="auto"/>
        <w:right w:val="none" w:sz="0" w:space="0" w:color="auto"/>
      </w:divBdr>
    </w:div>
    <w:div w:id="2097287357">
      <w:bodyDiv w:val="1"/>
      <w:marLeft w:val="0"/>
      <w:marRight w:val="0"/>
      <w:marTop w:val="0"/>
      <w:marBottom w:val="0"/>
      <w:divBdr>
        <w:top w:val="none" w:sz="0" w:space="0" w:color="auto"/>
        <w:left w:val="none" w:sz="0" w:space="0" w:color="auto"/>
        <w:bottom w:val="none" w:sz="0" w:space="0" w:color="auto"/>
        <w:right w:val="none" w:sz="0" w:space="0" w:color="auto"/>
      </w:divBdr>
    </w:div>
    <w:div w:id="2097749760">
      <w:bodyDiv w:val="1"/>
      <w:marLeft w:val="0"/>
      <w:marRight w:val="0"/>
      <w:marTop w:val="0"/>
      <w:marBottom w:val="0"/>
      <w:divBdr>
        <w:top w:val="none" w:sz="0" w:space="0" w:color="auto"/>
        <w:left w:val="none" w:sz="0" w:space="0" w:color="auto"/>
        <w:bottom w:val="none" w:sz="0" w:space="0" w:color="auto"/>
        <w:right w:val="none" w:sz="0" w:space="0" w:color="auto"/>
      </w:divBdr>
    </w:div>
    <w:div w:id="2097820139">
      <w:bodyDiv w:val="1"/>
      <w:marLeft w:val="0"/>
      <w:marRight w:val="0"/>
      <w:marTop w:val="0"/>
      <w:marBottom w:val="0"/>
      <w:divBdr>
        <w:top w:val="none" w:sz="0" w:space="0" w:color="auto"/>
        <w:left w:val="none" w:sz="0" w:space="0" w:color="auto"/>
        <w:bottom w:val="none" w:sz="0" w:space="0" w:color="auto"/>
        <w:right w:val="none" w:sz="0" w:space="0" w:color="auto"/>
      </w:divBdr>
    </w:div>
    <w:div w:id="2098167436">
      <w:bodyDiv w:val="1"/>
      <w:marLeft w:val="0"/>
      <w:marRight w:val="0"/>
      <w:marTop w:val="0"/>
      <w:marBottom w:val="0"/>
      <w:divBdr>
        <w:top w:val="none" w:sz="0" w:space="0" w:color="auto"/>
        <w:left w:val="none" w:sz="0" w:space="0" w:color="auto"/>
        <w:bottom w:val="none" w:sz="0" w:space="0" w:color="auto"/>
        <w:right w:val="none" w:sz="0" w:space="0" w:color="auto"/>
      </w:divBdr>
    </w:div>
    <w:div w:id="2098279932">
      <w:bodyDiv w:val="1"/>
      <w:marLeft w:val="0"/>
      <w:marRight w:val="0"/>
      <w:marTop w:val="0"/>
      <w:marBottom w:val="0"/>
      <w:divBdr>
        <w:top w:val="none" w:sz="0" w:space="0" w:color="auto"/>
        <w:left w:val="none" w:sz="0" w:space="0" w:color="auto"/>
        <w:bottom w:val="none" w:sz="0" w:space="0" w:color="auto"/>
        <w:right w:val="none" w:sz="0" w:space="0" w:color="auto"/>
      </w:divBdr>
    </w:div>
    <w:div w:id="2098482618">
      <w:bodyDiv w:val="1"/>
      <w:marLeft w:val="0"/>
      <w:marRight w:val="0"/>
      <w:marTop w:val="0"/>
      <w:marBottom w:val="0"/>
      <w:divBdr>
        <w:top w:val="none" w:sz="0" w:space="0" w:color="auto"/>
        <w:left w:val="none" w:sz="0" w:space="0" w:color="auto"/>
        <w:bottom w:val="none" w:sz="0" w:space="0" w:color="auto"/>
        <w:right w:val="none" w:sz="0" w:space="0" w:color="auto"/>
      </w:divBdr>
    </w:div>
    <w:div w:id="2098482927">
      <w:bodyDiv w:val="1"/>
      <w:marLeft w:val="0"/>
      <w:marRight w:val="0"/>
      <w:marTop w:val="0"/>
      <w:marBottom w:val="0"/>
      <w:divBdr>
        <w:top w:val="none" w:sz="0" w:space="0" w:color="auto"/>
        <w:left w:val="none" w:sz="0" w:space="0" w:color="auto"/>
        <w:bottom w:val="none" w:sz="0" w:space="0" w:color="auto"/>
        <w:right w:val="none" w:sz="0" w:space="0" w:color="auto"/>
      </w:divBdr>
    </w:div>
    <w:div w:id="2098674094">
      <w:bodyDiv w:val="1"/>
      <w:marLeft w:val="0"/>
      <w:marRight w:val="0"/>
      <w:marTop w:val="0"/>
      <w:marBottom w:val="0"/>
      <w:divBdr>
        <w:top w:val="none" w:sz="0" w:space="0" w:color="auto"/>
        <w:left w:val="none" w:sz="0" w:space="0" w:color="auto"/>
        <w:bottom w:val="none" w:sz="0" w:space="0" w:color="auto"/>
        <w:right w:val="none" w:sz="0" w:space="0" w:color="auto"/>
      </w:divBdr>
    </w:div>
    <w:div w:id="2098742981">
      <w:bodyDiv w:val="1"/>
      <w:marLeft w:val="0"/>
      <w:marRight w:val="0"/>
      <w:marTop w:val="0"/>
      <w:marBottom w:val="0"/>
      <w:divBdr>
        <w:top w:val="none" w:sz="0" w:space="0" w:color="auto"/>
        <w:left w:val="none" w:sz="0" w:space="0" w:color="auto"/>
        <w:bottom w:val="none" w:sz="0" w:space="0" w:color="auto"/>
        <w:right w:val="none" w:sz="0" w:space="0" w:color="auto"/>
      </w:divBdr>
    </w:div>
    <w:div w:id="2098942703">
      <w:bodyDiv w:val="1"/>
      <w:marLeft w:val="0"/>
      <w:marRight w:val="0"/>
      <w:marTop w:val="0"/>
      <w:marBottom w:val="0"/>
      <w:divBdr>
        <w:top w:val="none" w:sz="0" w:space="0" w:color="auto"/>
        <w:left w:val="none" w:sz="0" w:space="0" w:color="auto"/>
        <w:bottom w:val="none" w:sz="0" w:space="0" w:color="auto"/>
        <w:right w:val="none" w:sz="0" w:space="0" w:color="auto"/>
      </w:divBdr>
    </w:div>
    <w:div w:id="2099788740">
      <w:bodyDiv w:val="1"/>
      <w:marLeft w:val="0"/>
      <w:marRight w:val="0"/>
      <w:marTop w:val="0"/>
      <w:marBottom w:val="0"/>
      <w:divBdr>
        <w:top w:val="none" w:sz="0" w:space="0" w:color="auto"/>
        <w:left w:val="none" w:sz="0" w:space="0" w:color="auto"/>
        <w:bottom w:val="none" w:sz="0" w:space="0" w:color="auto"/>
        <w:right w:val="none" w:sz="0" w:space="0" w:color="auto"/>
      </w:divBdr>
    </w:div>
    <w:div w:id="2099985174">
      <w:bodyDiv w:val="1"/>
      <w:marLeft w:val="0"/>
      <w:marRight w:val="0"/>
      <w:marTop w:val="0"/>
      <w:marBottom w:val="0"/>
      <w:divBdr>
        <w:top w:val="none" w:sz="0" w:space="0" w:color="auto"/>
        <w:left w:val="none" w:sz="0" w:space="0" w:color="auto"/>
        <w:bottom w:val="none" w:sz="0" w:space="0" w:color="auto"/>
        <w:right w:val="none" w:sz="0" w:space="0" w:color="auto"/>
      </w:divBdr>
    </w:div>
    <w:div w:id="2100054137">
      <w:bodyDiv w:val="1"/>
      <w:marLeft w:val="0"/>
      <w:marRight w:val="0"/>
      <w:marTop w:val="0"/>
      <w:marBottom w:val="0"/>
      <w:divBdr>
        <w:top w:val="none" w:sz="0" w:space="0" w:color="auto"/>
        <w:left w:val="none" w:sz="0" w:space="0" w:color="auto"/>
        <w:bottom w:val="none" w:sz="0" w:space="0" w:color="auto"/>
        <w:right w:val="none" w:sz="0" w:space="0" w:color="auto"/>
      </w:divBdr>
    </w:div>
    <w:div w:id="2100175904">
      <w:bodyDiv w:val="1"/>
      <w:marLeft w:val="0"/>
      <w:marRight w:val="0"/>
      <w:marTop w:val="0"/>
      <w:marBottom w:val="0"/>
      <w:divBdr>
        <w:top w:val="none" w:sz="0" w:space="0" w:color="auto"/>
        <w:left w:val="none" w:sz="0" w:space="0" w:color="auto"/>
        <w:bottom w:val="none" w:sz="0" w:space="0" w:color="auto"/>
        <w:right w:val="none" w:sz="0" w:space="0" w:color="auto"/>
      </w:divBdr>
    </w:div>
    <w:div w:id="2100250796">
      <w:bodyDiv w:val="1"/>
      <w:marLeft w:val="0"/>
      <w:marRight w:val="0"/>
      <w:marTop w:val="0"/>
      <w:marBottom w:val="0"/>
      <w:divBdr>
        <w:top w:val="none" w:sz="0" w:space="0" w:color="auto"/>
        <w:left w:val="none" w:sz="0" w:space="0" w:color="auto"/>
        <w:bottom w:val="none" w:sz="0" w:space="0" w:color="auto"/>
        <w:right w:val="none" w:sz="0" w:space="0" w:color="auto"/>
      </w:divBdr>
    </w:div>
    <w:div w:id="2100444583">
      <w:bodyDiv w:val="1"/>
      <w:marLeft w:val="0"/>
      <w:marRight w:val="0"/>
      <w:marTop w:val="0"/>
      <w:marBottom w:val="0"/>
      <w:divBdr>
        <w:top w:val="none" w:sz="0" w:space="0" w:color="auto"/>
        <w:left w:val="none" w:sz="0" w:space="0" w:color="auto"/>
        <w:bottom w:val="none" w:sz="0" w:space="0" w:color="auto"/>
        <w:right w:val="none" w:sz="0" w:space="0" w:color="auto"/>
      </w:divBdr>
    </w:div>
    <w:div w:id="2100516238">
      <w:bodyDiv w:val="1"/>
      <w:marLeft w:val="0"/>
      <w:marRight w:val="0"/>
      <w:marTop w:val="0"/>
      <w:marBottom w:val="0"/>
      <w:divBdr>
        <w:top w:val="none" w:sz="0" w:space="0" w:color="auto"/>
        <w:left w:val="none" w:sz="0" w:space="0" w:color="auto"/>
        <w:bottom w:val="none" w:sz="0" w:space="0" w:color="auto"/>
        <w:right w:val="none" w:sz="0" w:space="0" w:color="auto"/>
      </w:divBdr>
    </w:div>
    <w:div w:id="2100714073">
      <w:bodyDiv w:val="1"/>
      <w:marLeft w:val="0"/>
      <w:marRight w:val="0"/>
      <w:marTop w:val="0"/>
      <w:marBottom w:val="0"/>
      <w:divBdr>
        <w:top w:val="none" w:sz="0" w:space="0" w:color="auto"/>
        <w:left w:val="none" w:sz="0" w:space="0" w:color="auto"/>
        <w:bottom w:val="none" w:sz="0" w:space="0" w:color="auto"/>
        <w:right w:val="none" w:sz="0" w:space="0" w:color="auto"/>
      </w:divBdr>
    </w:div>
    <w:div w:id="2100833522">
      <w:bodyDiv w:val="1"/>
      <w:marLeft w:val="0"/>
      <w:marRight w:val="0"/>
      <w:marTop w:val="0"/>
      <w:marBottom w:val="0"/>
      <w:divBdr>
        <w:top w:val="none" w:sz="0" w:space="0" w:color="auto"/>
        <w:left w:val="none" w:sz="0" w:space="0" w:color="auto"/>
        <w:bottom w:val="none" w:sz="0" w:space="0" w:color="auto"/>
        <w:right w:val="none" w:sz="0" w:space="0" w:color="auto"/>
      </w:divBdr>
    </w:div>
    <w:div w:id="2100976989">
      <w:bodyDiv w:val="1"/>
      <w:marLeft w:val="0"/>
      <w:marRight w:val="0"/>
      <w:marTop w:val="0"/>
      <w:marBottom w:val="0"/>
      <w:divBdr>
        <w:top w:val="none" w:sz="0" w:space="0" w:color="auto"/>
        <w:left w:val="none" w:sz="0" w:space="0" w:color="auto"/>
        <w:bottom w:val="none" w:sz="0" w:space="0" w:color="auto"/>
        <w:right w:val="none" w:sz="0" w:space="0" w:color="auto"/>
      </w:divBdr>
    </w:div>
    <w:div w:id="2100981728">
      <w:bodyDiv w:val="1"/>
      <w:marLeft w:val="0"/>
      <w:marRight w:val="0"/>
      <w:marTop w:val="0"/>
      <w:marBottom w:val="0"/>
      <w:divBdr>
        <w:top w:val="none" w:sz="0" w:space="0" w:color="auto"/>
        <w:left w:val="none" w:sz="0" w:space="0" w:color="auto"/>
        <w:bottom w:val="none" w:sz="0" w:space="0" w:color="auto"/>
        <w:right w:val="none" w:sz="0" w:space="0" w:color="auto"/>
      </w:divBdr>
    </w:div>
    <w:div w:id="2101293043">
      <w:bodyDiv w:val="1"/>
      <w:marLeft w:val="0"/>
      <w:marRight w:val="0"/>
      <w:marTop w:val="0"/>
      <w:marBottom w:val="0"/>
      <w:divBdr>
        <w:top w:val="none" w:sz="0" w:space="0" w:color="auto"/>
        <w:left w:val="none" w:sz="0" w:space="0" w:color="auto"/>
        <w:bottom w:val="none" w:sz="0" w:space="0" w:color="auto"/>
        <w:right w:val="none" w:sz="0" w:space="0" w:color="auto"/>
      </w:divBdr>
    </w:div>
    <w:div w:id="2101439613">
      <w:bodyDiv w:val="1"/>
      <w:marLeft w:val="0"/>
      <w:marRight w:val="0"/>
      <w:marTop w:val="0"/>
      <w:marBottom w:val="0"/>
      <w:divBdr>
        <w:top w:val="none" w:sz="0" w:space="0" w:color="auto"/>
        <w:left w:val="none" w:sz="0" w:space="0" w:color="auto"/>
        <w:bottom w:val="none" w:sz="0" w:space="0" w:color="auto"/>
        <w:right w:val="none" w:sz="0" w:space="0" w:color="auto"/>
      </w:divBdr>
    </w:div>
    <w:div w:id="2101829041">
      <w:bodyDiv w:val="1"/>
      <w:marLeft w:val="0"/>
      <w:marRight w:val="0"/>
      <w:marTop w:val="0"/>
      <w:marBottom w:val="0"/>
      <w:divBdr>
        <w:top w:val="none" w:sz="0" w:space="0" w:color="auto"/>
        <w:left w:val="none" w:sz="0" w:space="0" w:color="auto"/>
        <w:bottom w:val="none" w:sz="0" w:space="0" w:color="auto"/>
        <w:right w:val="none" w:sz="0" w:space="0" w:color="auto"/>
      </w:divBdr>
    </w:div>
    <w:div w:id="2101874799">
      <w:bodyDiv w:val="1"/>
      <w:marLeft w:val="0"/>
      <w:marRight w:val="0"/>
      <w:marTop w:val="0"/>
      <w:marBottom w:val="0"/>
      <w:divBdr>
        <w:top w:val="none" w:sz="0" w:space="0" w:color="auto"/>
        <w:left w:val="none" w:sz="0" w:space="0" w:color="auto"/>
        <w:bottom w:val="none" w:sz="0" w:space="0" w:color="auto"/>
        <w:right w:val="none" w:sz="0" w:space="0" w:color="auto"/>
      </w:divBdr>
    </w:div>
    <w:div w:id="2101875572">
      <w:bodyDiv w:val="1"/>
      <w:marLeft w:val="0"/>
      <w:marRight w:val="0"/>
      <w:marTop w:val="0"/>
      <w:marBottom w:val="0"/>
      <w:divBdr>
        <w:top w:val="none" w:sz="0" w:space="0" w:color="auto"/>
        <w:left w:val="none" w:sz="0" w:space="0" w:color="auto"/>
        <w:bottom w:val="none" w:sz="0" w:space="0" w:color="auto"/>
        <w:right w:val="none" w:sz="0" w:space="0" w:color="auto"/>
      </w:divBdr>
    </w:div>
    <w:div w:id="2102097332">
      <w:bodyDiv w:val="1"/>
      <w:marLeft w:val="0"/>
      <w:marRight w:val="0"/>
      <w:marTop w:val="0"/>
      <w:marBottom w:val="0"/>
      <w:divBdr>
        <w:top w:val="none" w:sz="0" w:space="0" w:color="auto"/>
        <w:left w:val="none" w:sz="0" w:space="0" w:color="auto"/>
        <w:bottom w:val="none" w:sz="0" w:space="0" w:color="auto"/>
        <w:right w:val="none" w:sz="0" w:space="0" w:color="auto"/>
      </w:divBdr>
    </w:div>
    <w:div w:id="2102213016">
      <w:bodyDiv w:val="1"/>
      <w:marLeft w:val="0"/>
      <w:marRight w:val="0"/>
      <w:marTop w:val="0"/>
      <w:marBottom w:val="0"/>
      <w:divBdr>
        <w:top w:val="none" w:sz="0" w:space="0" w:color="auto"/>
        <w:left w:val="none" w:sz="0" w:space="0" w:color="auto"/>
        <w:bottom w:val="none" w:sz="0" w:space="0" w:color="auto"/>
        <w:right w:val="none" w:sz="0" w:space="0" w:color="auto"/>
      </w:divBdr>
    </w:div>
    <w:div w:id="2102295985">
      <w:bodyDiv w:val="1"/>
      <w:marLeft w:val="0"/>
      <w:marRight w:val="0"/>
      <w:marTop w:val="0"/>
      <w:marBottom w:val="0"/>
      <w:divBdr>
        <w:top w:val="none" w:sz="0" w:space="0" w:color="auto"/>
        <w:left w:val="none" w:sz="0" w:space="0" w:color="auto"/>
        <w:bottom w:val="none" w:sz="0" w:space="0" w:color="auto"/>
        <w:right w:val="none" w:sz="0" w:space="0" w:color="auto"/>
      </w:divBdr>
    </w:div>
    <w:div w:id="2102333932">
      <w:bodyDiv w:val="1"/>
      <w:marLeft w:val="0"/>
      <w:marRight w:val="0"/>
      <w:marTop w:val="0"/>
      <w:marBottom w:val="0"/>
      <w:divBdr>
        <w:top w:val="none" w:sz="0" w:space="0" w:color="auto"/>
        <w:left w:val="none" w:sz="0" w:space="0" w:color="auto"/>
        <w:bottom w:val="none" w:sz="0" w:space="0" w:color="auto"/>
        <w:right w:val="none" w:sz="0" w:space="0" w:color="auto"/>
      </w:divBdr>
    </w:div>
    <w:div w:id="2102874416">
      <w:bodyDiv w:val="1"/>
      <w:marLeft w:val="0"/>
      <w:marRight w:val="0"/>
      <w:marTop w:val="0"/>
      <w:marBottom w:val="0"/>
      <w:divBdr>
        <w:top w:val="none" w:sz="0" w:space="0" w:color="auto"/>
        <w:left w:val="none" w:sz="0" w:space="0" w:color="auto"/>
        <w:bottom w:val="none" w:sz="0" w:space="0" w:color="auto"/>
        <w:right w:val="none" w:sz="0" w:space="0" w:color="auto"/>
      </w:divBdr>
    </w:div>
    <w:div w:id="2103061005">
      <w:bodyDiv w:val="1"/>
      <w:marLeft w:val="0"/>
      <w:marRight w:val="0"/>
      <w:marTop w:val="0"/>
      <w:marBottom w:val="0"/>
      <w:divBdr>
        <w:top w:val="none" w:sz="0" w:space="0" w:color="auto"/>
        <w:left w:val="none" w:sz="0" w:space="0" w:color="auto"/>
        <w:bottom w:val="none" w:sz="0" w:space="0" w:color="auto"/>
        <w:right w:val="none" w:sz="0" w:space="0" w:color="auto"/>
      </w:divBdr>
    </w:div>
    <w:div w:id="2103187239">
      <w:bodyDiv w:val="1"/>
      <w:marLeft w:val="0"/>
      <w:marRight w:val="0"/>
      <w:marTop w:val="0"/>
      <w:marBottom w:val="0"/>
      <w:divBdr>
        <w:top w:val="none" w:sz="0" w:space="0" w:color="auto"/>
        <w:left w:val="none" w:sz="0" w:space="0" w:color="auto"/>
        <w:bottom w:val="none" w:sz="0" w:space="0" w:color="auto"/>
        <w:right w:val="none" w:sz="0" w:space="0" w:color="auto"/>
      </w:divBdr>
    </w:div>
    <w:div w:id="2103211738">
      <w:bodyDiv w:val="1"/>
      <w:marLeft w:val="0"/>
      <w:marRight w:val="0"/>
      <w:marTop w:val="0"/>
      <w:marBottom w:val="0"/>
      <w:divBdr>
        <w:top w:val="none" w:sz="0" w:space="0" w:color="auto"/>
        <w:left w:val="none" w:sz="0" w:space="0" w:color="auto"/>
        <w:bottom w:val="none" w:sz="0" w:space="0" w:color="auto"/>
        <w:right w:val="none" w:sz="0" w:space="0" w:color="auto"/>
      </w:divBdr>
    </w:div>
    <w:div w:id="2103262913">
      <w:bodyDiv w:val="1"/>
      <w:marLeft w:val="0"/>
      <w:marRight w:val="0"/>
      <w:marTop w:val="0"/>
      <w:marBottom w:val="0"/>
      <w:divBdr>
        <w:top w:val="none" w:sz="0" w:space="0" w:color="auto"/>
        <w:left w:val="none" w:sz="0" w:space="0" w:color="auto"/>
        <w:bottom w:val="none" w:sz="0" w:space="0" w:color="auto"/>
        <w:right w:val="none" w:sz="0" w:space="0" w:color="auto"/>
      </w:divBdr>
    </w:div>
    <w:div w:id="2103330714">
      <w:bodyDiv w:val="1"/>
      <w:marLeft w:val="0"/>
      <w:marRight w:val="0"/>
      <w:marTop w:val="0"/>
      <w:marBottom w:val="0"/>
      <w:divBdr>
        <w:top w:val="none" w:sz="0" w:space="0" w:color="auto"/>
        <w:left w:val="none" w:sz="0" w:space="0" w:color="auto"/>
        <w:bottom w:val="none" w:sz="0" w:space="0" w:color="auto"/>
        <w:right w:val="none" w:sz="0" w:space="0" w:color="auto"/>
      </w:divBdr>
    </w:div>
    <w:div w:id="2103405795">
      <w:bodyDiv w:val="1"/>
      <w:marLeft w:val="0"/>
      <w:marRight w:val="0"/>
      <w:marTop w:val="0"/>
      <w:marBottom w:val="0"/>
      <w:divBdr>
        <w:top w:val="none" w:sz="0" w:space="0" w:color="auto"/>
        <w:left w:val="none" w:sz="0" w:space="0" w:color="auto"/>
        <w:bottom w:val="none" w:sz="0" w:space="0" w:color="auto"/>
        <w:right w:val="none" w:sz="0" w:space="0" w:color="auto"/>
      </w:divBdr>
    </w:div>
    <w:div w:id="2103408155">
      <w:bodyDiv w:val="1"/>
      <w:marLeft w:val="0"/>
      <w:marRight w:val="0"/>
      <w:marTop w:val="0"/>
      <w:marBottom w:val="0"/>
      <w:divBdr>
        <w:top w:val="none" w:sz="0" w:space="0" w:color="auto"/>
        <w:left w:val="none" w:sz="0" w:space="0" w:color="auto"/>
        <w:bottom w:val="none" w:sz="0" w:space="0" w:color="auto"/>
        <w:right w:val="none" w:sz="0" w:space="0" w:color="auto"/>
      </w:divBdr>
    </w:div>
    <w:div w:id="2103715669">
      <w:bodyDiv w:val="1"/>
      <w:marLeft w:val="0"/>
      <w:marRight w:val="0"/>
      <w:marTop w:val="0"/>
      <w:marBottom w:val="0"/>
      <w:divBdr>
        <w:top w:val="none" w:sz="0" w:space="0" w:color="auto"/>
        <w:left w:val="none" w:sz="0" w:space="0" w:color="auto"/>
        <w:bottom w:val="none" w:sz="0" w:space="0" w:color="auto"/>
        <w:right w:val="none" w:sz="0" w:space="0" w:color="auto"/>
      </w:divBdr>
    </w:div>
    <w:div w:id="2103840309">
      <w:bodyDiv w:val="1"/>
      <w:marLeft w:val="0"/>
      <w:marRight w:val="0"/>
      <w:marTop w:val="0"/>
      <w:marBottom w:val="0"/>
      <w:divBdr>
        <w:top w:val="none" w:sz="0" w:space="0" w:color="auto"/>
        <w:left w:val="none" w:sz="0" w:space="0" w:color="auto"/>
        <w:bottom w:val="none" w:sz="0" w:space="0" w:color="auto"/>
        <w:right w:val="none" w:sz="0" w:space="0" w:color="auto"/>
      </w:divBdr>
    </w:div>
    <w:div w:id="2103842089">
      <w:bodyDiv w:val="1"/>
      <w:marLeft w:val="0"/>
      <w:marRight w:val="0"/>
      <w:marTop w:val="0"/>
      <w:marBottom w:val="0"/>
      <w:divBdr>
        <w:top w:val="none" w:sz="0" w:space="0" w:color="auto"/>
        <w:left w:val="none" w:sz="0" w:space="0" w:color="auto"/>
        <w:bottom w:val="none" w:sz="0" w:space="0" w:color="auto"/>
        <w:right w:val="none" w:sz="0" w:space="0" w:color="auto"/>
      </w:divBdr>
    </w:div>
    <w:div w:id="2104035124">
      <w:bodyDiv w:val="1"/>
      <w:marLeft w:val="0"/>
      <w:marRight w:val="0"/>
      <w:marTop w:val="0"/>
      <w:marBottom w:val="0"/>
      <w:divBdr>
        <w:top w:val="none" w:sz="0" w:space="0" w:color="auto"/>
        <w:left w:val="none" w:sz="0" w:space="0" w:color="auto"/>
        <w:bottom w:val="none" w:sz="0" w:space="0" w:color="auto"/>
        <w:right w:val="none" w:sz="0" w:space="0" w:color="auto"/>
      </w:divBdr>
    </w:div>
    <w:div w:id="2104257915">
      <w:bodyDiv w:val="1"/>
      <w:marLeft w:val="0"/>
      <w:marRight w:val="0"/>
      <w:marTop w:val="0"/>
      <w:marBottom w:val="0"/>
      <w:divBdr>
        <w:top w:val="none" w:sz="0" w:space="0" w:color="auto"/>
        <w:left w:val="none" w:sz="0" w:space="0" w:color="auto"/>
        <w:bottom w:val="none" w:sz="0" w:space="0" w:color="auto"/>
        <w:right w:val="none" w:sz="0" w:space="0" w:color="auto"/>
      </w:divBdr>
    </w:div>
    <w:div w:id="2104295650">
      <w:bodyDiv w:val="1"/>
      <w:marLeft w:val="0"/>
      <w:marRight w:val="0"/>
      <w:marTop w:val="0"/>
      <w:marBottom w:val="0"/>
      <w:divBdr>
        <w:top w:val="none" w:sz="0" w:space="0" w:color="auto"/>
        <w:left w:val="none" w:sz="0" w:space="0" w:color="auto"/>
        <w:bottom w:val="none" w:sz="0" w:space="0" w:color="auto"/>
        <w:right w:val="none" w:sz="0" w:space="0" w:color="auto"/>
      </w:divBdr>
    </w:div>
    <w:div w:id="2104377765">
      <w:bodyDiv w:val="1"/>
      <w:marLeft w:val="0"/>
      <w:marRight w:val="0"/>
      <w:marTop w:val="0"/>
      <w:marBottom w:val="0"/>
      <w:divBdr>
        <w:top w:val="none" w:sz="0" w:space="0" w:color="auto"/>
        <w:left w:val="none" w:sz="0" w:space="0" w:color="auto"/>
        <w:bottom w:val="none" w:sz="0" w:space="0" w:color="auto"/>
        <w:right w:val="none" w:sz="0" w:space="0" w:color="auto"/>
      </w:divBdr>
    </w:div>
    <w:div w:id="2104717520">
      <w:bodyDiv w:val="1"/>
      <w:marLeft w:val="0"/>
      <w:marRight w:val="0"/>
      <w:marTop w:val="0"/>
      <w:marBottom w:val="0"/>
      <w:divBdr>
        <w:top w:val="none" w:sz="0" w:space="0" w:color="auto"/>
        <w:left w:val="none" w:sz="0" w:space="0" w:color="auto"/>
        <w:bottom w:val="none" w:sz="0" w:space="0" w:color="auto"/>
        <w:right w:val="none" w:sz="0" w:space="0" w:color="auto"/>
      </w:divBdr>
    </w:div>
    <w:div w:id="2105416242">
      <w:bodyDiv w:val="1"/>
      <w:marLeft w:val="0"/>
      <w:marRight w:val="0"/>
      <w:marTop w:val="0"/>
      <w:marBottom w:val="0"/>
      <w:divBdr>
        <w:top w:val="none" w:sz="0" w:space="0" w:color="auto"/>
        <w:left w:val="none" w:sz="0" w:space="0" w:color="auto"/>
        <w:bottom w:val="none" w:sz="0" w:space="0" w:color="auto"/>
        <w:right w:val="none" w:sz="0" w:space="0" w:color="auto"/>
      </w:divBdr>
    </w:div>
    <w:div w:id="2106143651">
      <w:bodyDiv w:val="1"/>
      <w:marLeft w:val="0"/>
      <w:marRight w:val="0"/>
      <w:marTop w:val="0"/>
      <w:marBottom w:val="0"/>
      <w:divBdr>
        <w:top w:val="none" w:sz="0" w:space="0" w:color="auto"/>
        <w:left w:val="none" w:sz="0" w:space="0" w:color="auto"/>
        <w:bottom w:val="none" w:sz="0" w:space="0" w:color="auto"/>
        <w:right w:val="none" w:sz="0" w:space="0" w:color="auto"/>
      </w:divBdr>
    </w:div>
    <w:div w:id="2106147761">
      <w:bodyDiv w:val="1"/>
      <w:marLeft w:val="0"/>
      <w:marRight w:val="0"/>
      <w:marTop w:val="0"/>
      <w:marBottom w:val="0"/>
      <w:divBdr>
        <w:top w:val="none" w:sz="0" w:space="0" w:color="auto"/>
        <w:left w:val="none" w:sz="0" w:space="0" w:color="auto"/>
        <w:bottom w:val="none" w:sz="0" w:space="0" w:color="auto"/>
        <w:right w:val="none" w:sz="0" w:space="0" w:color="auto"/>
      </w:divBdr>
    </w:div>
    <w:div w:id="2106269296">
      <w:bodyDiv w:val="1"/>
      <w:marLeft w:val="0"/>
      <w:marRight w:val="0"/>
      <w:marTop w:val="0"/>
      <w:marBottom w:val="0"/>
      <w:divBdr>
        <w:top w:val="none" w:sz="0" w:space="0" w:color="auto"/>
        <w:left w:val="none" w:sz="0" w:space="0" w:color="auto"/>
        <w:bottom w:val="none" w:sz="0" w:space="0" w:color="auto"/>
        <w:right w:val="none" w:sz="0" w:space="0" w:color="auto"/>
      </w:divBdr>
    </w:div>
    <w:div w:id="2106657282">
      <w:bodyDiv w:val="1"/>
      <w:marLeft w:val="0"/>
      <w:marRight w:val="0"/>
      <w:marTop w:val="0"/>
      <w:marBottom w:val="0"/>
      <w:divBdr>
        <w:top w:val="none" w:sz="0" w:space="0" w:color="auto"/>
        <w:left w:val="none" w:sz="0" w:space="0" w:color="auto"/>
        <w:bottom w:val="none" w:sz="0" w:space="0" w:color="auto"/>
        <w:right w:val="none" w:sz="0" w:space="0" w:color="auto"/>
      </w:divBdr>
    </w:div>
    <w:div w:id="2107185347">
      <w:bodyDiv w:val="1"/>
      <w:marLeft w:val="0"/>
      <w:marRight w:val="0"/>
      <w:marTop w:val="0"/>
      <w:marBottom w:val="0"/>
      <w:divBdr>
        <w:top w:val="none" w:sz="0" w:space="0" w:color="auto"/>
        <w:left w:val="none" w:sz="0" w:space="0" w:color="auto"/>
        <w:bottom w:val="none" w:sz="0" w:space="0" w:color="auto"/>
        <w:right w:val="none" w:sz="0" w:space="0" w:color="auto"/>
      </w:divBdr>
    </w:div>
    <w:div w:id="2107263503">
      <w:bodyDiv w:val="1"/>
      <w:marLeft w:val="0"/>
      <w:marRight w:val="0"/>
      <w:marTop w:val="0"/>
      <w:marBottom w:val="0"/>
      <w:divBdr>
        <w:top w:val="none" w:sz="0" w:space="0" w:color="auto"/>
        <w:left w:val="none" w:sz="0" w:space="0" w:color="auto"/>
        <w:bottom w:val="none" w:sz="0" w:space="0" w:color="auto"/>
        <w:right w:val="none" w:sz="0" w:space="0" w:color="auto"/>
      </w:divBdr>
    </w:div>
    <w:div w:id="2107843343">
      <w:bodyDiv w:val="1"/>
      <w:marLeft w:val="0"/>
      <w:marRight w:val="0"/>
      <w:marTop w:val="0"/>
      <w:marBottom w:val="0"/>
      <w:divBdr>
        <w:top w:val="none" w:sz="0" w:space="0" w:color="auto"/>
        <w:left w:val="none" w:sz="0" w:space="0" w:color="auto"/>
        <w:bottom w:val="none" w:sz="0" w:space="0" w:color="auto"/>
        <w:right w:val="none" w:sz="0" w:space="0" w:color="auto"/>
      </w:divBdr>
    </w:div>
    <w:div w:id="2107844638">
      <w:bodyDiv w:val="1"/>
      <w:marLeft w:val="0"/>
      <w:marRight w:val="0"/>
      <w:marTop w:val="0"/>
      <w:marBottom w:val="0"/>
      <w:divBdr>
        <w:top w:val="none" w:sz="0" w:space="0" w:color="auto"/>
        <w:left w:val="none" w:sz="0" w:space="0" w:color="auto"/>
        <w:bottom w:val="none" w:sz="0" w:space="0" w:color="auto"/>
        <w:right w:val="none" w:sz="0" w:space="0" w:color="auto"/>
      </w:divBdr>
    </w:div>
    <w:div w:id="2107917117">
      <w:bodyDiv w:val="1"/>
      <w:marLeft w:val="0"/>
      <w:marRight w:val="0"/>
      <w:marTop w:val="0"/>
      <w:marBottom w:val="0"/>
      <w:divBdr>
        <w:top w:val="none" w:sz="0" w:space="0" w:color="auto"/>
        <w:left w:val="none" w:sz="0" w:space="0" w:color="auto"/>
        <w:bottom w:val="none" w:sz="0" w:space="0" w:color="auto"/>
        <w:right w:val="none" w:sz="0" w:space="0" w:color="auto"/>
      </w:divBdr>
    </w:div>
    <w:div w:id="2107966022">
      <w:bodyDiv w:val="1"/>
      <w:marLeft w:val="0"/>
      <w:marRight w:val="0"/>
      <w:marTop w:val="0"/>
      <w:marBottom w:val="0"/>
      <w:divBdr>
        <w:top w:val="none" w:sz="0" w:space="0" w:color="auto"/>
        <w:left w:val="none" w:sz="0" w:space="0" w:color="auto"/>
        <w:bottom w:val="none" w:sz="0" w:space="0" w:color="auto"/>
        <w:right w:val="none" w:sz="0" w:space="0" w:color="auto"/>
      </w:divBdr>
    </w:div>
    <w:div w:id="2108236260">
      <w:bodyDiv w:val="1"/>
      <w:marLeft w:val="0"/>
      <w:marRight w:val="0"/>
      <w:marTop w:val="0"/>
      <w:marBottom w:val="0"/>
      <w:divBdr>
        <w:top w:val="none" w:sz="0" w:space="0" w:color="auto"/>
        <w:left w:val="none" w:sz="0" w:space="0" w:color="auto"/>
        <w:bottom w:val="none" w:sz="0" w:space="0" w:color="auto"/>
        <w:right w:val="none" w:sz="0" w:space="0" w:color="auto"/>
      </w:divBdr>
    </w:div>
    <w:div w:id="2108571807">
      <w:bodyDiv w:val="1"/>
      <w:marLeft w:val="0"/>
      <w:marRight w:val="0"/>
      <w:marTop w:val="0"/>
      <w:marBottom w:val="0"/>
      <w:divBdr>
        <w:top w:val="none" w:sz="0" w:space="0" w:color="auto"/>
        <w:left w:val="none" w:sz="0" w:space="0" w:color="auto"/>
        <w:bottom w:val="none" w:sz="0" w:space="0" w:color="auto"/>
        <w:right w:val="none" w:sz="0" w:space="0" w:color="auto"/>
      </w:divBdr>
    </w:div>
    <w:div w:id="2108578117">
      <w:bodyDiv w:val="1"/>
      <w:marLeft w:val="0"/>
      <w:marRight w:val="0"/>
      <w:marTop w:val="0"/>
      <w:marBottom w:val="0"/>
      <w:divBdr>
        <w:top w:val="none" w:sz="0" w:space="0" w:color="auto"/>
        <w:left w:val="none" w:sz="0" w:space="0" w:color="auto"/>
        <w:bottom w:val="none" w:sz="0" w:space="0" w:color="auto"/>
        <w:right w:val="none" w:sz="0" w:space="0" w:color="auto"/>
      </w:divBdr>
    </w:div>
    <w:div w:id="2108652180">
      <w:bodyDiv w:val="1"/>
      <w:marLeft w:val="0"/>
      <w:marRight w:val="0"/>
      <w:marTop w:val="0"/>
      <w:marBottom w:val="0"/>
      <w:divBdr>
        <w:top w:val="none" w:sz="0" w:space="0" w:color="auto"/>
        <w:left w:val="none" w:sz="0" w:space="0" w:color="auto"/>
        <w:bottom w:val="none" w:sz="0" w:space="0" w:color="auto"/>
        <w:right w:val="none" w:sz="0" w:space="0" w:color="auto"/>
      </w:divBdr>
    </w:div>
    <w:div w:id="2108962619">
      <w:bodyDiv w:val="1"/>
      <w:marLeft w:val="0"/>
      <w:marRight w:val="0"/>
      <w:marTop w:val="0"/>
      <w:marBottom w:val="0"/>
      <w:divBdr>
        <w:top w:val="none" w:sz="0" w:space="0" w:color="auto"/>
        <w:left w:val="none" w:sz="0" w:space="0" w:color="auto"/>
        <w:bottom w:val="none" w:sz="0" w:space="0" w:color="auto"/>
        <w:right w:val="none" w:sz="0" w:space="0" w:color="auto"/>
      </w:divBdr>
    </w:div>
    <w:div w:id="2109038833">
      <w:bodyDiv w:val="1"/>
      <w:marLeft w:val="0"/>
      <w:marRight w:val="0"/>
      <w:marTop w:val="0"/>
      <w:marBottom w:val="0"/>
      <w:divBdr>
        <w:top w:val="none" w:sz="0" w:space="0" w:color="auto"/>
        <w:left w:val="none" w:sz="0" w:space="0" w:color="auto"/>
        <w:bottom w:val="none" w:sz="0" w:space="0" w:color="auto"/>
        <w:right w:val="none" w:sz="0" w:space="0" w:color="auto"/>
      </w:divBdr>
    </w:div>
    <w:div w:id="2109109227">
      <w:bodyDiv w:val="1"/>
      <w:marLeft w:val="0"/>
      <w:marRight w:val="0"/>
      <w:marTop w:val="0"/>
      <w:marBottom w:val="0"/>
      <w:divBdr>
        <w:top w:val="none" w:sz="0" w:space="0" w:color="auto"/>
        <w:left w:val="none" w:sz="0" w:space="0" w:color="auto"/>
        <w:bottom w:val="none" w:sz="0" w:space="0" w:color="auto"/>
        <w:right w:val="none" w:sz="0" w:space="0" w:color="auto"/>
      </w:divBdr>
    </w:div>
    <w:div w:id="2109277316">
      <w:bodyDiv w:val="1"/>
      <w:marLeft w:val="0"/>
      <w:marRight w:val="0"/>
      <w:marTop w:val="0"/>
      <w:marBottom w:val="0"/>
      <w:divBdr>
        <w:top w:val="none" w:sz="0" w:space="0" w:color="auto"/>
        <w:left w:val="none" w:sz="0" w:space="0" w:color="auto"/>
        <w:bottom w:val="none" w:sz="0" w:space="0" w:color="auto"/>
        <w:right w:val="none" w:sz="0" w:space="0" w:color="auto"/>
      </w:divBdr>
    </w:div>
    <w:div w:id="2109541667">
      <w:bodyDiv w:val="1"/>
      <w:marLeft w:val="0"/>
      <w:marRight w:val="0"/>
      <w:marTop w:val="0"/>
      <w:marBottom w:val="0"/>
      <w:divBdr>
        <w:top w:val="none" w:sz="0" w:space="0" w:color="auto"/>
        <w:left w:val="none" w:sz="0" w:space="0" w:color="auto"/>
        <w:bottom w:val="none" w:sz="0" w:space="0" w:color="auto"/>
        <w:right w:val="none" w:sz="0" w:space="0" w:color="auto"/>
      </w:divBdr>
    </w:div>
    <w:div w:id="2109694946">
      <w:bodyDiv w:val="1"/>
      <w:marLeft w:val="0"/>
      <w:marRight w:val="0"/>
      <w:marTop w:val="0"/>
      <w:marBottom w:val="0"/>
      <w:divBdr>
        <w:top w:val="none" w:sz="0" w:space="0" w:color="auto"/>
        <w:left w:val="none" w:sz="0" w:space="0" w:color="auto"/>
        <w:bottom w:val="none" w:sz="0" w:space="0" w:color="auto"/>
        <w:right w:val="none" w:sz="0" w:space="0" w:color="auto"/>
      </w:divBdr>
    </w:div>
    <w:div w:id="2109806468">
      <w:bodyDiv w:val="1"/>
      <w:marLeft w:val="0"/>
      <w:marRight w:val="0"/>
      <w:marTop w:val="0"/>
      <w:marBottom w:val="0"/>
      <w:divBdr>
        <w:top w:val="none" w:sz="0" w:space="0" w:color="auto"/>
        <w:left w:val="none" w:sz="0" w:space="0" w:color="auto"/>
        <w:bottom w:val="none" w:sz="0" w:space="0" w:color="auto"/>
        <w:right w:val="none" w:sz="0" w:space="0" w:color="auto"/>
      </w:divBdr>
    </w:div>
    <w:div w:id="2109960390">
      <w:bodyDiv w:val="1"/>
      <w:marLeft w:val="0"/>
      <w:marRight w:val="0"/>
      <w:marTop w:val="0"/>
      <w:marBottom w:val="0"/>
      <w:divBdr>
        <w:top w:val="none" w:sz="0" w:space="0" w:color="auto"/>
        <w:left w:val="none" w:sz="0" w:space="0" w:color="auto"/>
        <w:bottom w:val="none" w:sz="0" w:space="0" w:color="auto"/>
        <w:right w:val="none" w:sz="0" w:space="0" w:color="auto"/>
      </w:divBdr>
    </w:div>
    <w:div w:id="2109963264">
      <w:bodyDiv w:val="1"/>
      <w:marLeft w:val="0"/>
      <w:marRight w:val="0"/>
      <w:marTop w:val="0"/>
      <w:marBottom w:val="0"/>
      <w:divBdr>
        <w:top w:val="none" w:sz="0" w:space="0" w:color="auto"/>
        <w:left w:val="none" w:sz="0" w:space="0" w:color="auto"/>
        <w:bottom w:val="none" w:sz="0" w:space="0" w:color="auto"/>
        <w:right w:val="none" w:sz="0" w:space="0" w:color="auto"/>
      </w:divBdr>
    </w:div>
    <w:div w:id="2110000611">
      <w:bodyDiv w:val="1"/>
      <w:marLeft w:val="0"/>
      <w:marRight w:val="0"/>
      <w:marTop w:val="0"/>
      <w:marBottom w:val="0"/>
      <w:divBdr>
        <w:top w:val="none" w:sz="0" w:space="0" w:color="auto"/>
        <w:left w:val="none" w:sz="0" w:space="0" w:color="auto"/>
        <w:bottom w:val="none" w:sz="0" w:space="0" w:color="auto"/>
        <w:right w:val="none" w:sz="0" w:space="0" w:color="auto"/>
      </w:divBdr>
    </w:div>
    <w:div w:id="2110273889">
      <w:bodyDiv w:val="1"/>
      <w:marLeft w:val="0"/>
      <w:marRight w:val="0"/>
      <w:marTop w:val="0"/>
      <w:marBottom w:val="0"/>
      <w:divBdr>
        <w:top w:val="none" w:sz="0" w:space="0" w:color="auto"/>
        <w:left w:val="none" w:sz="0" w:space="0" w:color="auto"/>
        <w:bottom w:val="none" w:sz="0" w:space="0" w:color="auto"/>
        <w:right w:val="none" w:sz="0" w:space="0" w:color="auto"/>
      </w:divBdr>
    </w:div>
    <w:div w:id="2110545354">
      <w:bodyDiv w:val="1"/>
      <w:marLeft w:val="0"/>
      <w:marRight w:val="0"/>
      <w:marTop w:val="0"/>
      <w:marBottom w:val="0"/>
      <w:divBdr>
        <w:top w:val="none" w:sz="0" w:space="0" w:color="auto"/>
        <w:left w:val="none" w:sz="0" w:space="0" w:color="auto"/>
        <w:bottom w:val="none" w:sz="0" w:space="0" w:color="auto"/>
        <w:right w:val="none" w:sz="0" w:space="0" w:color="auto"/>
      </w:divBdr>
    </w:div>
    <w:div w:id="2110545942">
      <w:bodyDiv w:val="1"/>
      <w:marLeft w:val="0"/>
      <w:marRight w:val="0"/>
      <w:marTop w:val="0"/>
      <w:marBottom w:val="0"/>
      <w:divBdr>
        <w:top w:val="none" w:sz="0" w:space="0" w:color="auto"/>
        <w:left w:val="none" w:sz="0" w:space="0" w:color="auto"/>
        <w:bottom w:val="none" w:sz="0" w:space="0" w:color="auto"/>
        <w:right w:val="none" w:sz="0" w:space="0" w:color="auto"/>
      </w:divBdr>
    </w:div>
    <w:div w:id="2110617605">
      <w:bodyDiv w:val="1"/>
      <w:marLeft w:val="0"/>
      <w:marRight w:val="0"/>
      <w:marTop w:val="0"/>
      <w:marBottom w:val="0"/>
      <w:divBdr>
        <w:top w:val="none" w:sz="0" w:space="0" w:color="auto"/>
        <w:left w:val="none" w:sz="0" w:space="0" w:color="auto"/>
        <w:bottom w:val="none" w:sz="0" w:space="0" w:color="auto"/>
        <w:right w:val="none" w:sz="0" w:space="0" w:color="auto"/>
      </w:divBdr>
    </w:div>
    <w:div w:id="2110730716">
      <w:bodyDiv w:val="1"/>
      <w:marLeft w:val="0"/>
      <w:marRight w:val="0"/>
      <w:marTop w:val="0"/>
      <w:marBottom w:val="0"/>
      <w:divBdr>
        <w:top w:val="none" w:sz="0" w:space="0" w:color="auto"/>
        <w:left w:val="none" w:sz="0" w:space="0" w:color="auto"/>
        <w:bottom w:val="none" w:sz="0" w:space="0" w:color="auto"/>
        <w:right w:val="none" w:sz="0" w:space="0" w:color="auto"/>
      </w:divBdr>
    </w:div>
    <w:div w:id="2110925104">
      <w:bodyDiv w:val="1"/>
      <w:marLeft w:val="0"/>
      <w:marRight w:val="0"/>
      <w:marTop w:val="0"/>
      <w:marBottom w:val="0"/>
      <w:divBdr>
        <w:top w:val="none" w:sz="0" w:space="0" w:color="auto"/>
        <w:left w:val="none" w:sz="0" w:space="0" w:color="auto"/>
        <w:bottom w:val="none" w:sz="0" w:space="0" w:color="auto"/>
        <w:right w:val="none" w:sz="0" w:space="0" w:color="auto"/>
      </w:divBdr>
    </w:div>
    <w:div w:id="2111122735">
      <w:bodyDiv w:val="1"/>
      <w:marLeft w:val="0"/>
      <w:marRight w:val="0"/>
      <w:marTop w:val="0"/>
      <w:marBottom w:val="0"/>
      <w:divBdr>
        <w:top w:val="none" w:sz="0" w:space="0" w:color="auto"/>
        <w:left w:val="none" w:sz="0" w:space="0" w:color="auto"/>
        <w:bottom w:val="none" w:sz="0" w:space="0" w:color="auto"/>
        <w:right w:val="none" w:sz="0" w:space="0" w:color="auto"/>
      </w:divBdr>
    </w:div>
    <w:div w:id="2111243058">
      <w:bodyDiv w:val="1"/>
      <w:marLeft w:val="0"/>
      <w:marRight w:val="0"/>
      <w:marTop w:val="0"/>
      <w:marBottom w:val="0"/>
      <w:divBdr>
        <w:top w:val="none" w:sz="0" w:space="0" w:color="auto"/>
        <w:left w:val="none" w:sz="0" w:space="0" w:color="auto"/>
        <w:bottom w:val="none" w:sz="0" w:space="0" w:color="auto"/>
        <w:right w:val="none" w:sz="0" w:space="0" w:color="auto"/>
      </w:divBdr>
    </w:div>
    <w:div w:id="2111272852">
      <w:bodyDiv w:val="1"/>
      <w:marLeft w:val="0"/>
      <w:marRight w:val="0"/>
      <w:marTop w:val="0"/>
      <w:marBottom w:val="0"/>
      <w:divBdr>
        <w:top w:val="none" w:sz="0" w:space="0" w:color="auto"/>
        <w:left w:val="none" w:sz="0" w:space="0" w:color="auto"/>
        <w:bottom w:val="none" w:sz="0" w:space="0" w:color="auto"/>
        <w:right w:val="none" w:sz="0" w:space="0" w:color="auto"/>
      </w:divBdr>
    </w:div>
    <w:div w:id="2111311877">
      <w:bodyDiv w:val="1"/>
      <w:marLeft w:val="0"/>
      <w:marRight w:val="0"/>
      <w:marTop w:val="0"/>
      <w:marBottom w:val="0"/>
      <w:divBdr>
        <w:top w:val="none" w:sz="0" w:space="0" w:color="auto"/>
        <w:left w:val="none" w:sz="0" w:space="0" w:color="auto"/>
        <w:bottom w:val="none" w:sz="0" w:space="0" w:color="auto"/>
        <w:right w:val="none" w:sz="0" w:space="0" w:color="auto"/>
      </w:divBdr>
    </w:div>
    <w:div w:id="2111388328">
      <w:bodyDiv w:val="1"/>
      <w:marLeft w:val="0"/>
      <w:marRight w:val="0"/>
      <w:marTop w:val="0"/>
      <w:marBottom w:val="0"/>
      <w:divBdr>
        <w:top w:val="none" w:sz="0" w:space="0" w:color="auto"/>
        <w:left w:val="none" w:sz="0" w:space="0" w:color="auto"/>
        <w:bottom w:val="none" w:sz="0" w:space="0" w:color="auto"/>
        <w:right w:val="none" w:sz="0" w:space="0" w:color="auto"/>
      </w:divBdr>
    </w:div>
    <w:div w:id="2111466969">
      <w:bodyDiv w:val="1"/>
      <w:marLeft w:val="0"/>
      <w:marRight w:val="0"/>
      <w:marTop w:val="0"/>
      <w:marBottom w:val="0"/>
      <w:divBdr>
        <w:top w:val="none" w:sz="0" w:space="0" w:color="auto"/>
        <w:left w:val="none" w:sz="0" w:space="0" w:color="auto"/>
        <w:bottom w:val="none" w:sz="0" w:space="0" w:color="auto"/>
        <w:right w:val="none" w:sz="0" w:space="0" w:color="auto"/>
      </w:divBdr>
    </w:div>
    <w:div w:id="2111662445">
      <w:bodyDiv w:val="1"/>
      <w:marLeft w:val="0"/>
      <w:marRight w:val="0"/>
      <w:marTop w:val="0"/>
      <w:marBottom w:val="0"/>
      <w:divBdr>
        <w:top w:val="none" w:sz="0" w:space="0" w:color="auto"/>
        <w:left w:val="none" w:sz="0" w:space="0" w:color="auto"/>
        <w:bottom w:val="none" w:sz="0" w:space="0" w:color="auto"/>
        <w:right w:val="none" w:sz="0" w:space="0" w:color="auto"/>
      </w:divBdr>
    </w:div>
    <w:div w:id="2111729542">
      <w:bodyDiv w:val="1"/>
      <w:marLeft w:val="0"/>
      <w:marRight w:val="0"/>
      <w:marTop w:val="0"/>
      <w:marBottom w:val="0"/>
      <w:divBdr>
        <w:top w:val="none" w:sz="0" w:space="0" w:color="auto"/>
        <w:left w:val="none" w:sz="0" w:space="0" w:color="auto"/>
        <w:bottom w:val="none" w:sz="0" w:space="0" w:color="auto"/>
        <w:right w:val="none" w:sz="0" w:space="0" w:color="auto"/>
      </w:divBdr>
    </w:div>
    <w:div w:id="2111780897">
      <w:bodyDiv w:val="1"/>
      <w:marLeft w:val="0"/>
      <w:marRight w:val="0"/>
      <w:marTop w:val="0"/>
      <w:marBottom w:val="0"/>
      <w:divBdr>
        <w:top w:val="none" w:sz="0" w:space="0" w:color="auto"/>
        <w:left w:val="none" w:sz="0" w:space="0" w:color="auto"/>
        <w:bottom w:val="none" w:sz="0" w:space="0" w:color="auto"/>
        <w:right w:val="none" w:sz="0" w:space="0" w:color="auto"/>
      </w:divBdr>
    </w:div>
    <w:div w:id="2111928698">
      <w:bodyDiv w:val="1"/>
      <w:marLeft w:val="0"/>
      <w:marRight w:val="0"/>
      <w:marTop w:val="0"/>
      <w:marBottom w:val="0"/>
      <w:divBdr>
        <w:top w:val="none" w:sz="0" w:space="0" w:color="auto"/>
        <w:left w:val="none" w:sz="0" w:space="0" w:color="auto"/>
        <w:bottom w:val="none" w:sz="0" w:space="0" w:color="auto"/>
        <w:right w:val="none" w:sz="0" w:space="0" w:color="auto"/>
      </w:divBdr>
    </w:div>
    <w:div w:id="2111973213">
      <w:bodyDiv w:val="1"/>
      <w:marLeft w:val="0"/>
      <w:marRight w:val="0"/>
      <w:marTop w:val="0"/>
      <w:marBottom w:val="0"/>
      <w:divBdr>
        <w:top w:val="none" w:sz="0" w:space="0" w:color="auto"/>
        <w:left w:val="none" w:sz="0" w:space="0" w:color="auto"/>
        <w:bottom w:val="none" w:sz="0" w:space="0" w:color="auto"/>
        <w:right w:val="none" w:sz="0" w:space="0" w:color="auto"/>
      </w:divBdr>
    </w:div>
    <w:div w:id="2112044144">
      <w:bodyDiv w:val="1"/>
      <w:marLeft w:val="0"/>
      <w:marRight w:val="0"/>
      <w:marTop w:val="0"/>
      <w:marBottom w:val="0"/>
      <w:divBdr>
        <w:top w:val="none" w:sz="0" w:space="0" w:color="auto"/>
        <w:left w:val="none" w:sz="0" w:space="0" w:color="auto"/>
        <w:bottom w:val="none" w:sz="0" w:space="0" w:color="auto"/>
        <w:right w:val="none" w:sz="0" w:space="0" w:color="auto"/>
      </w:divBdr>
    </w:div>
    <w:div w:id="2112118585">
      <w:bodyDiv w:val="1"/>
      <w:marLeft w:val="0"/>
      <w:marRight w:val="0"/>
      <w:marTop w:val="0"/>
      <w:marBottom w:val="0"/>
      <w:divBdr>
        <w:top w:val="none" w:sz="0" w:space="0" w:color="auto"/>
        <w:left w:val="none" w:sz="0" w:space="0" w:color="auto"/>
        <w:bottom w:val="none" w:sz="0" w:space="0" w:color="auto"/>
        <w:right w:val="none" w:sz="0" w:space="0" w:color="auto"/>
      </w:divBdr>
    </w:div>
    <w:div w:id="2112242141">
      <w:bodyDiv w:val="1"/>
      <w:marLeft w:val="0"/>
      <w:marRight w:val="0"/>
      <w:marTop w:val="0"/>
      <w:marBottom w:val="0"/>
      <w:divBdr>
        <w:top w:val="none" w:sz="0" w:space="0" w:color="auto"/>
        <w:left w:val="none" w:sz="0" w:space="0" w:color="auto"/>
        <w:bottom w:val="none" w:sz="0" w:space="0" w:color="auto"/>
        <w:right w:val="none" w:sz="0" w:space="0" w:color="auto"/>
      </w:divBdr>
    </w:div>
    <w:div w:id="2112507864">
      <w:bodyDiv w:val="1"/>
      <w:marLeft w:val="0"/>
      <w:marRight w:val="0"/>
      <w:marTop w:val="0"/>
      <w:marBottom w:val="0"/>
      <w:divBdr>
        <w:top w:val="none" w:sz="0" w:space="0" w:color="auto"/>
        <w:left w:val="none" w:sz="0" w:space="0" w:color="auto"/>
        <w:bottom w:val="none" w:sz="0" w:space="0" w:color="auto"/>
        <w:right w:val="none" w:sz="0" w:space="0" w:color="auto"/>
      </w:divBdr>
    </w:div>
    <w:div w:id="2112510747">
      <w:bodyDiv w:val="1"/>
      <w:marLeft w:val="0"/>
      <w:marRight w:val="0"/>
      <w:marTop w:val="0"/>
      <w:marBottom w:val="0"/>
      <w:divBdr>
        <w:top w:val="none" w:sz="0" w:space="0" w:color="auto"/>
        <w:left w:val="none" w:sz="0" w:space="0" w:color="auto"/>
        <w:bottom w:val="none" w:sz="0" w:space="0" w:color="auto"/>
        <w:right w:val="none" w:sz="0" w:space="0" w:color="auto"/>
      </w:divBdr>
    </w:div>
    <w:div w:id="2112510880">
      <w:bodyDiv w:val="1"/>
      <w:marLeft w:val="0"/>
      <w:marRight w:val="0"/>
      <w:marTop w:val="0"/>
      <w:marBottom w:val="0"/>
      <w:divBdr>
        <w:top w:val="none" w:sz="0" w:space="0" w:color="auto"/>
        <w:left w:val="none" w:sz="0" w:space="0" w:color="auto"/>
        <w:bottom w:val="none" w:sz="0" w:space="0" w:color="auto"/>
        <w:right w:val="none" w:sz="0" w:space="0" w:color="auto"/>
      </w:divBdr>
    </w:div>
    <w:div w:id="2112511622">
      <w:bodyDiv w:val="1"/>
      <w:marLeft w:val="0"/>
      <w:marRight w:val="0"/>
      <w:marTop w:val="0"/>
      <w:marBottom w:val="0"/>
      <w:divBdr>
        <w:top w:val="none" w:sz="0" w:space="0" w:color="auto"/>
        <w:left w:val="none" w:sz="0" w:space="0" w:color="auto"/>
        <w:bottom w:val="none" w:sz="0" w:space="0" w:color="auto"/>
        <w:right w:val="none" w:sz="0" w:space="0" w:color="auto"/>
      </w:divBdr>
    </w:div>
    <w:div w:id="2112579299">
      <w:bodyDiv w:val="1"/>
      <w:marLeft w:val="0"/>
      <w:marRight w:val="0"/>
      <w:marTop w:val="0"/>
      <w:marBottom w:val="0"/>
      <w:divBdr>
        <w:top w:val="none" w:sz="0" w:space="0" w:color="auto"/>
        <w:left w:val="none" w:sz="0" w:space="0" w:color="auto"/>
        <w:bottom w:val="none" w:sz="0" w:space="0" w:color="auto"/>
        <w:right w:val="none" w:sz="0" w:space="0" w:color="auto"/>
      </w:divBdr>
    </w:div>
    <w:div w:id="2112819644">
      <w:bodyDiv w:val="1"/>
      <w:marLeft w:val="0"/>
      <w:marRight w:val="0"/>
      <w:marTop w:val="0"/>
      <w:marBottom w:val="0"/>
      <w:divBdr>
        <w:top w:val="none" w:sz="0" w:space="0" w:color="auto"/>
        <w:left w:val="none" w:sz="0" w:space="0" w:color="auto"/>
        <w:bottom w:val="none" w:sz="0" w:space="0" w:color="auto"/>
        <w:right w:val="none" w:sz="0" w:space="0" w:color="auto"/>
      </w:divBdr>
    </w:div>
    <w:div w:id="2112969397">
      <w:bodyDiv w:val="1"/>
      <w:marLeft w:val="0"/>
      <w:marRight w:val="0"/>
      <w:marTop w:val="0"/>
      <w:marBottom w:val="0"/>
      <w:divBdr>
        <w:top w:val="none" w:sz="0" w:space="0" w:color="auto"/>
        <w:left w:val="none" w:sz="0" w:space="0" w:color="auto"/>
        <w:bottom w:val="none" w:sz="0" w:space="0" w:color="auto"/>
        <w:right w:val="none" w:sz="0" w:space="0" w:color="auto"/>
      </w:divBdr>
    </w:div>
    <w:div w:id="2113089352">
      <w:bodyDiv w:val="1"/>
      <w:marLeft w:val="0"/>
      <w:marRight w:val="0"/>
      <w:marTop w:val="0"/>
      <w:marBottom w:val="0"/>
      <w:divBdr>
        <w:top w:val="none" w:sz="0" w:space="0" w:color="auto"/>
        <w:left w:val="none" w:sz="0" w:space="0" w:color="auto"/>
        <w:bottom w:val="none" w:sz="0" w:space="0" w:color="auto"/>
        <w:right w:val="none" w:sz="0" w:space="0" w:color="auto"/>
      </w:divBdr>
    </w:div>
    <w:div w:id="2113278112">
      <w:bodyDiv w:val="1"/>
      <w:marLeft w:val="0"/>
      <w:marRight w:val="0"/>
      <w:marTop w:val="0"/>
      <w:marBottom w:val="0"/>
      <w:divBdr>
        <w:top w:val="none" w:sz="0" w:space="0" w:color="auto"/>
        <w:left w:val="none" w:sz="0" w:space="0" w:color="auto"/>
        <w:bottom w:val="none" w:sz="0" w:space="0" w:color="auto"/>
        <w:right w:val="none" w:sz="0" w:space="0" w:color="auto"/>
      </w:divBdr>
    </w:div>
    <w:div w:id="2113280328">
      <w:bodyDiv w:val="1"/>
      <w:marLeft w:val="0"/>
      <w:marRight w:val="0"/>
      <w:marTop w:val="0"/>
      <w:marBottom w:val="0"/>
      <w:divBdr>
        <w:top w:val="none" w:sz="0" w:space="0" w:color="auto"/>
        <w:left w:val="none" w:sz="0" w:space="0" w:color="auto"/>
        <w:bottom w:val="none" w:sz="0" w:space="0" w:color="auto"/>
        <w:right w:val="none" w:sz="0" w:space="0" w:color="auto"/>
      </w:divBdr>
    </w:div>
    <w:div w:id="2113434204">
      <w:bodyDiv w:val="1"/>
      <w:marLeft w:val="0"/>
      <w:marRight w:val="0"/>
      <w:marTop w:val="0"/>
      <w:marBottom w:val="0"/>
      <w:divBdr>
        <w:top w:val="none" w:sz="0" w:space="0" w:color="auto"/>
        <w:left w:val="none" w:sz="0" w:space="0" w:color="auto"/>
        <w:bottom w:val="none" w:sz="0" w:space="0" w:color="auto"/>
        <w:right w:val="none" w:sz="0" w:space="0" w:color="auto"/>
      </w:divBdr>
    </w:div>
    <w:div w:id="2113629286">
      <w:bodyDiv w:val="1"/>
      <w:marLeft w:val="0"/>
      <w:marRight w:val="0"/>
      <w:marTop w:val="0"/>
      <w:marBottom w:val="0"/>
      <w:divBdr>
        <w:top w:val="none" w:sz="0" w:space="0" w:color="auto"/>
        <w:left w:val="none" w:sz="0" w:space="0" w:color="auto"/>
        <w:bottom w:val="none" w:sz="0" w:space="0" w:color="auto"/>
        <w:right w:val="none" w:sz="0" w:space="0" w:color="auto"/>
      </w:divBdr>
    </w:div>
    <w:div w:id="2113698400">
      <w:bodyDiv w:val="1"/>
      <w:marLeft w:val="0"/>
      <w:marRight w:val="0"/>
      <w:marTop w:val="0"/>
      <w:marBottom w:val="0"/>
      <w:divBdr>
        <w:top w:val="none" w:sz="0" w:space="0" w:color="auto"/>
        <w:left w:val="none" w:sz="0" w:space="0" w:color="auto"/>
        <w:bottom w:val="none" w:sz="0" w:space="0" w:color="auto"/>
        <w:right w:val="none" w:sz="0" w:space="0" w:color="auto"/>
      </w:divBdr>
    </w:div>
    <w:div w:id="2113889970">
      <w:bodyDiv w:val="1"/>
      <w:marLeft w:val="0"/>
      <w:marRight w:val="0"/>
      <w:marTop w:val="0"/>
      <w:marBottom w:val="0"/>
      <w:divBdr>
        <w:top w:val="none" w:sz="0" w:space="0" w:color="auto"/>
        <w:left w:val="none" w:sz="0" w:space="0" w:color="auto"/>
        <w:bottom w:val="none" w:sz="0" w:space="0" w:color="auto"/>
        <w:right w:val="none" w:sz="0" w:space="0" w:color="auto"/>
      </w:divBdr>
    </w:div>
    <w:div w:id="2114088172">
      <w:bodyDiv w:val="1"/>
      <w:marLeft w:val="0"/>
      <w:marRight w:val="0"/>
      <w:marTop w:val="0"/>
      <w:marBottom w:val="0"/>
      <w:divBdr>
        <w:top w:val="none" w:sz="0" w:space="0" w:color="auto"/>
        <w:left w:val="none" w:sz="0" w:space="0" w:color="auto"/>
        <w:bottom w:val="none" w:sz="0" w:space="0" w:color="auto"/>
        <w:right w:val="none" w:sz="0" w:space="0" w:color="auto"/>
      </w:divBdr>
    </w:div>
    <w:div w:id="2114277134">
      <w:bodyDiv w:val="1"/>
      <w:marLeft w:val="0"/>
      <w:marRight w:val="0"/>
      <w:marTop w:val="0"/>
      <w:marBottom w:val="0"/>
      <w:divBdr>
        <w:top w:val="none" w:sz="0" w:space="0" w:color="auto"/>
        <w:left w:val="none" w:sz="0" w:space="0" w:color="auto"/>
        <w:bottom w:val="none" w:sz="0" w:space="0" w:color="auto"/>
        <w:right w:val="none" w:sz="0" w:space="0" w:color="auto"/>
      </w:divBdr>
    </w:div>
    <w:div w:id="2114283511">
      <w:bodyDiv w:val="1"/>
      <w:marLeft w:val="0"/>
      <w:marRight w:val="0"/>
      <w:marTop w:val="0"/>
      <w:marBottom w:val="0"/>
      <w:divBdr>
        <w:top w:val="none" w:sz="0" w:space="0" w:color="auto"/>
        <w:left w:val="none" w:sz="0" w:space="0" w:color="auto"/>
        <w:bottom w:val="none" w:sz="0" w:space="0" w:color="auto"/>
        <w:right w:val="none" w:sz="0" w:space="0" w:color="auto"/>
      </w:divBdr>
    </w:div>
    <w:div w:id="2114393765">
      <w:bodyDiv w:val="1"/>
      <w:marLeft w:val="0"/>
      <w:marRight w:val="0"/>
      <w:marTop w:val="0"/>
      <w:marBottom w:val="0"/>
      <w:divBdr>
        <w:top w:val="none" w:sz="0" w:space="0" w:color="auto"/>
        <w:left w:val="none" w:sz="0" w:space="0" w:color="auto"/>
        <w:bottom w:val="none" w:sz="0" w:space="0" w:color="auto"/>
        <w:right w:val="none" w:sz="0" w:space="0" w:color="auto"/>
      </w:divBdr>
    </w:div>
    <w:div w:id="2114396186">
      <w:bodyDiv w:val="1"/>
      <w:marLeft w:val="0"/>
      <w:marRight w:val="0"/>
      <w:marTop w:val="0"/>
      <w:marBottom w:val="0"/>
      <w:divBdr>
        <w:top w:val="none" w:sz="0" w:space="0" w:color="auto"/>
        <w:left w:val="none" w:sz="0" w:space="0" w:color="auto"/>
        <w:bottom w:val="none" w:sz="0" w:space="0" w:color="auto"/>
        <w:right w:val="none" w:sz="0" w:space="0" w:color="auto"/>
      </w:divBdr>
    </w:div>
    <w:div w:id="2114589811">
      <w:bodyDiv w:val="1"/>
      <w:marLeft w:val="0"/>
      <w:marRight w:val="0"/>
      <w:marTop w:val="0"/>
      <w:marBottom w:val="0"/>
      <w:divBdr>
        <w:top w:val="none" w:sz="0" w:space="0" w:color="auto"/>
        <w:left w:val="none" w:sz="0" w:space="0" w:color="auto"/>
        <w:bottom w:val="none" w:sz="0" w:space="0" w:color="auto"/>
        <w:right w:val="none" w:sz="0" w:space="0" w:color="auto"/>
      </w:divBdr>
    </w:div>
    <w:div w:id="2114938583">
      <w:bodyDiv w:val="1"/>
      <w:marLeft w:val="0"/>
      <w:marRight w:val="0"/>
      <w:marTop w:val="0"/>
      <w:marBottom w:val="0"/>
      <w:divBdr>
        <w:top w:val="none" w:sz="0" w:space="0" w:color="auto"/>
        <w:left w:val="none" w:sz="0" w:space="0" w:color="auto"/>
        <w:bottom w:val="none" w:sz="0" w:space="0" w:color="auto"/>
        <w:right w:val="none" w:sz="0" w:space="0" w:color="auto"/>
      </w:divBdr>
    </w:div>
    <w:div w:id="2115131158">
      <w:bodyDiv w:val="1"/>
      <w:marLeft w:val="0"/>
      <w:marRight w:val="0"/>
      <w:marTop w:val="0"/>
      <w:marBottom w:val="0"/>
      <w:divBdr>
        <w:top w:val="none" w:sz="0" w:space="0" w:color="auto"/>
        <w:left w:val="none" w:sz="0" w:space="0" w:color="auto"/>
        <w:bottom w:val="none" w:sz="0" w:space="0" w:color="auto"/>
        <w:right w:val="none" w:sz="0" w:space="0" w:color="auto"/>
      </w:divBdr>
    </w:div>
    <w:div w:id="2115131627">
      <w:bodyDiv w:val="1"/>
      <w:marLeft w:val="0"/>
      <w:marRight w:val="0"/>
      <w:marTop w:val="0"/>
      <w:marBottom w:val="0"/>
      <w:divBdr>
        <w:top w:val="none" w:sz="0" w:space="0" w:color="auto"/>
        <w:left w:val="none" w:sz="0" w:space="0" w:color="auto"/>
        <w:bottom w:val="none" w:sz="0" w:space="0" w:color="auto"/>
        <w:right w:val="none" w:sz="0" w:space="0" w:color="auto"/>
      </w:divBdr>
    </w:div>
    <w:div w:id="2115202617">
      <w:bodyDiv w:val="1"/>
      <w:marLeft w:val="0"/>
      <w:marRight w:val="0"/>
      <w:marTop w:val="0"/>
      <w:marBottom w:val="0"/>
      <w:divBdr>
        <w:top w:val="none" w:sz="0" w:space="0" w:color="auto"/>
        <w:left w:val="none" w:sz="0" w:space="0" w:color="auto"/>
        <w:bottom w:val="none" w:sz="0" w:space="0" w:color="auto"/>
        <w:right w:val="none" w:sz="0" w:space="0" w:color="auto"/>
      </w:divBdr>
    </w:div>
    <w:div w:id="2115203566">
      <w:bodyDiv w:val="1"/>
      <w:marLeft w:val="0"/>
      <w:marRight w:val="0"/>
      <w:marTop w:val="0"/>
      <w:marBottom w:val="0"/>
      <w:divBdr>
        <w:top w:val="none" w:sz="0" w:space="0" w:color="auto"/>
        <w:left w:val="none" w:sz="0" w:space="0" w:color="auto"/>
        <w:bottom w:val="none" w:sz="0" w:space="0" w:color="auto"/>
        <w:right w:val="none" w:sz="0" w:space="0" w:color="auto"/>
      </w:divBdr>
    </w:div>
    <w:div w:id="2115323712">
      <w:bodyDiv w:val="1"/>
      <w:marLeft w:val="0"/>
      <w:marRight w:val="0"/>
      <w:marTop w:val="0"/>
      <w:marBottom w:val="0"/>
      <w:divBdr>
        <w:top w:val="none" w:sz="0" w:space="0" w:color="auto"/>
        <w:left w:val="none" w:sz="0" w:space="0" w:color="auto"/>
        <w:bottom w:val="none" w:sz="0" w:space="0" w:color="auto"/>
        <w:right w:val="none" w:sz="0" w:space="0" w:color="auto"/>
      </w:divBdr>
    </w:div>
    <w:div w:id="2115324295">
      <w:bodyDiv w:val="1"/>
      <w:marLeft w:val="0"/>
      <w:marRight w:val="0"/>
      <w:marTop w:val="0"/>
      <w:marBottom w:val="0"/>
      <w:divBdr>
        <w:top w:val="none" w:sz="0" w:space="0" w:color="auto"/>
        <w:left w:val="none" w:sz="0" w:space="0" w:color="auto"/>
        <w:bottom w:val="none" w:sz="0" w:space="0" w:color="auto"/>
        <w:right w:val="none" w:sz="0" w:space="0" w:color="auto"/>
      </w:divBdr>
    </w:div>
    <w:div w:id="2115392945">
      <w:bodyDiv w:val="1"/>
      <w:marLeft w:val="0"/>
      <w:marRight w:val="0"/>
      <w:marTop w:val="0"/>
      <w:marBottom w:val="0"/>
      <w:divBdr>
        <w:top w:val="none" w:sz="0" w:space="0" w:color="auto"/>
        <w:left w:val="none" w:sz="0" w:space="0" w:color="auto"/>
        <w:bottom w:val="none" w:sz="0" w:space="0" w:color="auto"/>
        <w:right w:val="none" w:sz="0" w:space="0" w:color="auto"/>
      </w:divBdr>
    </w:div>
    <w:div w:id="2115784211">
      <w:bodyDiv w:val="1"/>
      <w:marLeft w:val="0"/>
      <w:marRight w:val="0"/>
      <w:marTop w:val="0"/>
      <w:marBottom w:val="0"/>
      <w:divBdr>
        <w:top w:val="none" w:sz="0" w:space="0" w:color="auto"/>
        <w:left w:val="none" w:sz="0" w:space="0" w:color="auto"/>
        <w:bottom w:val="none" w:sz="0" w:space="0" w:color="auto"/>
        <w:right w:val="none" w:sz="0" w:space="0" w:color="auto"/>
      </w:divBdr>
    </w:div>
    <w:div w:id="2115858505">
      <w:bodyDiv w:val="1"/>
      <w:marLeft w:val="0"/>
      <w:marRight w:val="0"/>
      <w:marTop w:val="0"/>
      <w:marBottom w:val="0"/>
      <w:divBdr>
        <w:top w:val="none" w:sz="0" w:space="0" w:color="auto"/>
        <w:left w:val="none" w:sz="0" w:space="0" w:color="auto"/>
        <w:bottom w:val="none" w:sz="0" w:space="0" w:color="auto"/>
        <w:right w:val="none" w:sz="0" w:space="0" w:color="auto"/>
      </w:divBdr>
    </w:div>
    <w:div w:id="2115858851">
      <w:bodyDiv w:val="1"/>
      <w:marLeft w:val="0"/>
      <w:marRight w:val="0"/>
      <w:marTop w:val="0"/>
      <w:marBottom w:val="0"/>
      <w:divBdr>
        <w:top w:val="none" w:sz="0" w:space="0" w:color="auto"/>
        <w:left w:val="none" w:sz="0" w:space="0" w:color="auto"/>
        <w:bottom w:val="none" w:sz="0" w:space="0" w:color="auto"/>
        <w:right w:val="none" w:sz="0" w:space="0" w:color="auto"/>
      </w:divBdr>
    </w:div>
    <w:div w:id="2115981928">
      <w:bodyDiv w:val="1"/>
      <w:marLeft w:val="0"/>
      <w:marRight w:val="0"/>
      <w:marTop w:val="0"/>
      <w:marBottom w:val="0"/>
      <w:divBdr>
        <w:top w:val="none" w:sz="0" w:space="0" w:color="auto"/>
        <w:left w:val="none" w:sz="0" w:space="0" w:color="auto"/>
        <w:bottom w:val="none" w:sz="0" w:space="0" w:color="auto"/>
        <w:right w:val="none" w:sz="0" w:space="0" w:color="auto"/>
      </w:divBdr>
    </w:div>
    <w:div w:id="2116173500">
      <w:bodyDiv w:val="1"/>
      <w:marLeft w:val="0"/>
      <w:marRight w:val="0"/>
      <w:marTop w:val="0"/>
      <w:marBottom w:val="0"/>
      <w:divBdr>
        <w:top w:val="none" w:sz="0" w:space="0" w:color="auto"/>
        <w:left w:val="none" w:sz="0" w:space="0" w:color="auto"/>
        <w:bottom w:val="none" w:sz="0" w:space="0" w:color="auto"/>
        <w:right w:val="none" w:sz="0" w:space="0" w:color="auto"/>
      </w:divBdr>
    </w:div>
    <w:div w:id="2116555870">
      <w:bodyDiv w:val="1"/>
      <w:marLeft w:val="0"/>
      <w:marRight w:val="0"/>
      <w:marTop w:val="0"/>
      <w:marBottom w:val="0"/>
      <w:divBdr>
        <w:top w:val="none" w:sz="0" w:space="0" w:color="auto"/>
        <w:left w:val="none" w:sz="0" w:space="0" w:color="auto"/>
        <w:bottom w:val="none" w:sz="0" w:space="0" w:color="auto"/>
        <w:right w:val="none" w:sz="0" w:space="0" w:color="auto"/>
      </w:divBdr>
    </w:div>
    <w:div w:id="2116630560">
      <w:bodyDiv w:val="1"/>
      <w:marLeft w:val="0"/>
      <w:marRight w:val="0"/>
      <w:marTop w:val="0"/>
      <w:marBottom w:val="0"/>
      <w:divBdr>
        <w:top w:val="none" w:sz="0" w:space="0" w:color="auto"/>
        <w:left w:val="none" w:sz="0" w:space="0" w:color="auto"/>
        <w:bottom w:val="none" w:sz="0" w:space="0" w:color="auto"/>
        <w:right w:val="none" w:sz="0" w:space="0" w:color="auto"/>
      </w:divBdr>
    </w:div>
    <w:div w:id="2117019506">
      <w:bodyDiv w:val="1"/>
      <w:marLeft w:val="0"/>
      <w:marRight w:val="0"/>
      <w:marTop w:val="0"/>
      <w:marBottom w:val="0"/>
      <w:divBdr>
        <w:top w:val="none" w:sz="0" w:space="0" w:color="auto"/>
        <w:left w:val="none" w:sz="0" w:space="0" w:color="auto"/>
        <w:bottom w:val="none" w:sz="0" w:space="0" w:color="auto"/>
        <w:right w:val="none" w:sz="0" w:space="0" w:color="auto"/>
      </w:divBdr>
    </w:div>
    <w:div w:id="2117095256">
      <w:bodyDiv w:val="1"/>
      <w:marLeft w:val="0"/>
      <w:marRight w:val="0"/>
      <w:marTop w:val="0"/>
      <w:marBottom w:val="0"/>
      <w:divBdr>
        <w:top w:val="none" w:sz="0" w:space="0" w:color="auto"/>
        <w:left w:val="none" w:sz="0" w:space="0" w:color="auto"/>
        <w:bottom w:val="none" w:sz="0" w:space="0" w:color="auto"/>
        <w:right w:val="none" w:sz="0" w:space="0" w:color="auto"/>
      </w:divBdr>
    </w:div>
    <w:div w:id="2117095553">
      <w:bodyDiv w:val="1"/>
      <w:marLeft w:val="0"/>
      <w:marRight w:val="0"/>
      <w:marTop w:val="0"/>
      <w:marBottom w:val="0"/>
      <w:divBdr>
        <w:top w:val="none" w:sz="0" w:space="0" w:color="auto"/>
        <w:left w:val="none" w:sz="0" w:space="0" w:color="auto"/>
        <w:bottom w:val="none" w:sz="0" w:space="0" w:color="auto"/>
        <w:right w:val="none" w:sz="0" w:space="0" w:color="auto"/>
      </w:divBdr>
    </w:div>
    <w:div w:id="2117360108">
      <w:bodyDiv w:val="1"/>
      <w:marLeft w:val="0"/>
      <w:marRight w:val="0"/>
      <w:marTop w:val="0"/>
      <w:marBottom w:val="0"/>
      <w:divBdr>
        <w:top w:val="none" w:sz="0" w:space="0" w:color="auto"/>
        <w:left w:val="none" w:sz="0" w:space="0" w:color="auto"/>
        <w:bottom w:val="none" w:sz="0" w:space="0" w:color="auto"/>
        <w:right w:val="none" w:sz="0" w:space="0" w:color="auto"/>
      </w:divBdr>
    </w:div>
    <w:div w:id="2117405074">
      <w:bodyDiv w:val="1"/>
      <w:marLeft w:val="0"/>
      <w:marRight w:val="0"/>
      <w:marTop w:val="0"/>
      <w:marBottom w:val="0"/>
      <w:divBdr>
        <w:top w:val="none" w:sz="0" w:space="0" w:color="auto"/>
        <w:left w:val="none" w:sz="0" w:space="0" w:color="auto"/>
        <w:bottom w:val="none" w:sz="0" w:space="0" w:color="auto"/>
        <w:right w:val="none" w:sz="0" w:space="0" w:color="auto"/>
      </w:divBdr>
    </w:div>
    <w:div w:id="2117480347">
      <w:bodyDiv w:val="1"/>
      <w:marLeft w:val="0"/>
      <w:marRight w:val="0"/>
      <w:marTop w:val="0"/>
      <w:marBottom w:val="0"/>
      <w:divBdr>
        <w:top w:val="none" w:sz="0" w:space="0" w:color="auto"/>
        <w:left w:val="none" w:sz="0" w:space="0" w:color="auto"/>
        <w:bottom w:val="none" w:sz="0" w:space="0" w:color="auto"/>
        <w:right w:val="none" w:sz="0" w:space="0" w:color="auto"/>
      </w:divBdr>
    </w:div>
    <w:div w:id="2117670849">
      <w:bodyDiv w:val="1"/>
      <w:marLeft w:val="0"/>
      <w:marRight w:val="0"/>
      <w:marTop w:val="0"/>
      <w:marBottom w:val="0"/>
      <w:divBdr>
        <w:top w:val="none" w:sz="0" w:space="0" w:color="auto"/>
        <w:left w:val="none" w:sz="0" w:space="0" w:color="auto"/>
        <w:bottom w:val="none" w:sz="0" w:space="0" w:color="auto"/>
        <w:right w:val="none" w:sz="0" w:space="0" w:color="auto"/>
      </w:divBdr>
    </w:div>
    <w:div w:id="2117671291">
      <w:bodyDiv w:val="1"/>
      <w:marLeft w:val="0"/>
      <w:marRight w:val="0"/>
      <w:marTop w:val="0"/>
      <w:marBottom w:val="0"/>
      <w:divBdr>
        <w:top w:val="none" w:sz="0" w:space="0" w:color="auto"/>
        <w:left w:val="none" w:sz="0" w:space="0" w:color="auto"/>
        <w:bottom w:val="none" w:sz="0" w:space="0" w:color="auto"/>
        <w:right w:val="none" w:sz="0" w:space="0" w:color="auto"/>
      </w:divBdr>
    </w:div>
    <w:div w:id="2117673117">
      <w:bodyDiv w:val="1"/>
      <w:marLeft w:val="0"/>
      <w:marRight w:val="0"/>
      <w:marTop w:val="0"/>
      <w:marBottom w:val="0"/>
      <w:divBdr>
        <w:top w:val="none" w:sz="0" w:space="0" w:color="auto"/>
        <w:left w:val="none" w:sz="0" w:space="0" w:color="auto"/>
        <w:bottom w:val="none" w:sz="0" w:space="0" w:color="auto"/>
        <w:right w:val="none" w:sz="0" w:space="0" w:color="auto"/>
      </w:divBdr>
    </w:div>
    <w:div w:id="2117827152">
      <w:bodyDiv w:val="1"/>
      <w:marLeft w:val="0"/>
      <w:marRight w:val="0"/>
      <w:marTop w:val="0"/>
      <w:marBottom w:val="0"/>
      <w:divBdr>
        <w:top w:val="none" w:sz="0" w:space="0" w:color="auto"/>
        <w:left w:val="none" w:sz="0" w:space="0" w:color="auto"/>
        <w:bottom w:val="none" w:sz="0" w:space="0" w:color="auto"/>
        <w:right w:val="none" w:sz="0" w:space="0" w:color="auto"/>
      </w:divBdr>
    </w:div>
    <w:div w:id="2117866356">
      <w:bodyDiv w:val="1"/>
      <w:marLeft w:val="0"/>
      <w:marRight w:val="0"/>
      <w:marTop w:val="0"/>
      <w:marBottom w:val="0"/>
      <w:divBdr>
        <w:top w:val="none" w:sz="0" w:space="0" w:color="auto"/>
        <w:left w:val="none" w:sz="0" w:space="0" w:color="auto"/>
        <w:bottom w:val="none" w:sz="0" w:space="0" w:color="auto"/>
        <w:right w:val="none" w:sz="0" w:space="0" w:color="auto"/>
      </w:divBdr>
    </w:div>
    <w:div w:id="2118139153">
      <w:bodyDiv w:val="1"/>
      <w:marLeft w:val="0"/>
      <w:marRight w:val="0"/>
      <w:marTop w:val="0"/>
      <w:marBottom w:val="0"/>
      <w:divBdr>
        <w:top w:val="none" w:sz="0" w:space="0" w:color="auto"/>
        <w:left w:val="none" w:sz="0" w:space="0" w:color="auto"/>
        <w:bottom w:val="none" w:sz="0" w:space="0" w:color="auto"/>
        <w:right w:val="none" w:sz="0" w:space="0" w:color="auto"/>
      </w:divBdr>
    </w:div>
    <w:div w:id="2118213206">
      <w:bodyDiv w:val="1"/>
      <w:marLeft w:val="0"/>
      <w:marRight w:val="0"/>
      <w:marTop w:val="0"/>
      <w:marBottom w:val="0"/>
      <w:divBdr>
        <w:top w:val="none" w:sz="0" w:space="0" w:color="auto"/>
        <w:left w:val="none" w:sz="0" w:space="0" w:color="auto"/>
        <w:bottom w:val="none" w:sz="0" w:space="0" w:color="auto"/>
        <w:right w:val="none" w:sz="0" w:space="0" w:color="auto"/>
      </w:divBdr>
    </w:div>
    <w:div w:id="2118407234">
      <w:bodyDiv w:val="1"/>
      <w:marLeft w:val="0"/>
      <w:marRight w:val="0"/>
      <w:marTop w:val="0"/>
      <w:marBottom w:val="0"/>
      <w:divBdr>
        <w:top w:val="none" w:sz="0" w:space="0" w:color="auto"/>
        <w:left w:val="none" w:sz="0" w:space="0" w:color="auto"/>
        <w:bottom w:val="none" w:sz="0" w:space="0" w:color="auto"/>
        <w:right w:val="none" w:sz="0" w:space="0" w:color="auto"/>
      </w:divBdr>
    </w:div>
    <w:div w:id="2118408070">
      <w:bodyDiv w:val="1"/>
      <w:marLeft w:val="0"/>
      <w:marRight w:val="0"/>
      <w:marTop w:val="0"/>
      <w:marBottom w:val="0"/>
      <w:divBdr>
        <w:top w:val="none" w:sz="0" w:space="0" w:color="auto"/>
        <w:left w:val="none" w:sz="0" w:space="0" w:color="auto"/>
        <w:bottom w:val="none" w:sz="0" w:space="0" w:color="auto"/>
        <w:right w:val="none" w:sz="0" w:space="0" w:color="auto"/>
      </w:divBdr>
    </w:div>
    <w:div w:id="2118479434">
      <w:bodyDiv w:val="1"/>
      <w:marLeft w:val="0"/>
      <w:marRight w:val="0"/>
      <w:marTop w:val="0"/>
      <w:marBottom w:val="0"/>
      <w:divBdr>
        <w:top w:val="none" w:sz="0" w:space="0" w:color="auto"/>
        <w:left w:val="none" w:sz="0" w:space="0" w:color="auto"/>
        <w:bottom w:val="none" w:sz="0" w:space="0" w:color="auto"/>
        <w:right w:val="none" w:sz="0" w:space="0" w:color="auto"/>
      </w:divBdr>
    </w:div>
    <w:div w:id="2118520512">
      <w:bodyDiv w:val="1"/>
      <w:marLeft w:val="0"/>
      <w:marRight w:val="0"/>
      <w:marTop w:val="0"/>
      <w:marBottom w:val="0"/>
      <w:divBdr>
        <w:top w:val="none" w:sz="0" w:space="0" w:color="auto"/>
        <w:left w:val="none" w:sz="0" w:space="0" w:color="auto"/>
        <w:bottom w:val="none" w:sz="0" w:space="0" w:color="auto"/>
        <w:right w:val="none" w:sz="0" w:space="0" w:color="auto"/>
      </w:divBdr>
    </w:div>
    <w:div w:id="2119060430">
      <w:bodyDiv w:val="1"/>
      <w:marLeft w:val="0"/>
      <w:marRight w:val="0"/>
      <w:marTop w:val="0"/>
      <w:marBottom w:val="0"/>
      <w:divBdr>
        <w:top w:val="none" w:sz="0" w:space="0" w:color="auto"/>
        <w:left w:val="none" w:sz="0" w:space="0" w:color="auto"/>
        <w:bottom w:val="none" w:sz="0" w:space="0" w:color="auto"/>
        <w:right w:val="none" w:sz="0" w:space="0" w:color="auto"/>
      </w:divBdr>
    </w:div>
    <w:div w:id="2119175126">
      <w:bodyDiv w:val="1"/>
      <w:marLeft w:val="0"/>
      <w:marRight w:val="0"/>
      <w:marTop w:val="0"/>
      <w:marBottom w:val="0"/>
      <w:divBdr>
        <w:top w:val="none" w:sz="0" w:space="0" w:color="auto"/>
        <w:left w:val="none" w:sz="0" w:space="0" w:color="auto"/>
        <w:bottom w:val="none" w:sz="0" w:space="0" w:color="auto"/>
        <w:right w:val="none" w:sz="0" w:space="0" w:color="auto"/>
      </w:divBdr>
    </w:div>
    <w:div w:id="2119251230">
      <w:bodyDiv w:val="1"/>
      <w:marLeft w:val="0"/>
      <w:marRight w:val="0"/>
      <w:marTop w:val="0"/>
      <w:marBottom w:val="0"/>
      <w:divBdr>
        <w:top w:val="none" w:sz="0" w:space="0" w:color="auto"/>
        <w:left w:val="none" w:sz="0" w:space="0" w:color="auto"/>
        <w:bottom w:val="none" w:sz="0" w:space="0" w:color="auto"/>
        <w:right w:val="none" w:sz="0" w:space="0" w:color="auto"/>
      </w:divBdr>
    </w:div>
    <w:div w:id="2119442232">
      <w:bodyDiv w:val="1"/>
      <w:marLeft w:val="0"/>
      <w:marRight w:val="0"/>
      <w:marTop w:val="0"/>
      <w:marBottom w:val="0"/>
      <w:divBdr>
        <w:top w:val="none" w:sz="0" w:space="0" w:color="auto"/>
        <w:left w:val="none" w:sz="0" w:space="0" w:color="auto"/>
        <w:bottom w:val="none" w:sz="0" w:space="0" w:color="auto"/>
        <w:right w:val="none" w:sz="0" w:space="0" w:color="auto"/>
      </w:divBdr>
    </w:div>
    <w:div w:id="2119710980">
      <w:bodyDiv w:val="1"/>
      <w:marLeft w:val="0"/>
      <w:marRight w:val="0"/>
      <w:marTop w:val="0"/>
      <w:marBottom w:val="0"/>
      <w:divBdr>
        <w:top w:val="none" w:sz="0" w:space="0" w:color="auto"/>
        <w:left w:val="none" w:sz="0" w:space="0" w:color="auto"/>
        <w:bottom w:val="none" w:sz="0" w:space="0" w:color="auto"/>
        <w:right w:val="none" w:sz="0" w:space="0" w:color="auto"/>
      </w:divBdr>
    </w:div>
    <w:div w:id="2119913237">
      <w:bodyDiv w:val="1"/>
      <w:marLeft w:val="0"/>
      <w:marRight w:val="0"/>
      <w:marTop w:val="0"/>
      <w:marBottom w:val="0"/>
      <w:divBdr>
        <w:top w:val="none" w:sz="0" w:space="0" w:color="auto"/>
        <w:left w:val="none" w:sz="0" w:space="0" w:color="auto"/>
        <w:bottom w:val="none" w:sz="0" w:space="0" w:color="auto"/>
        <w:right w:val="none" w:sz="0" w:space="0" w:color="auto"/>
      </w:divBdr>
    </w:div>
    <w:div w:id="2120027538">
      <w:bodyDiv w:val="1"/>
      <w:marLeft w:val="0"/>
      <w:marRight w:val="0"/>
      <w:marTop w:val="0"/>
      <w:marBottom w:val="0"/>
      <w:divBdr>
        <w:top w:val="none" w:sz="0" w:space="0" w:color="auto"/>
        <w:left w:val="none" w:sz="0" w:space="0" w:color="auto"/>
        <w:bottom w:val="none" w:sz="0" w:space="0" w:color="auto"/>
        <w:right w:val="none" w:sz="0" w:space="0" w:color="auto"/>
      </w:divBdr>
    </w:div>
    <w:div w:id="2120098521">
      <w:bodyDiv w:val="1"/>
      <w:marLeft w:val="0"/>
      <w:marRight w:val="0"/>
      <w:marTop w:val="0"/>
      <w:marBottom w:val="0"/>
      <w:divBdr>
        <w:top w:val="none" w:sz="0" w:space="0" w:color="auto"/>
        <w:left w:val="none" w:sz="0" w:space="0" w:color="auto"/>
        <w:bottom w:val="none" w:sz="0" w:space="0" w:color="auto"/>
        <w:right w:val="none" w:sz="0" w:space="0" w:color="auto"/>
      </w:divBdr>
    </w:div>
    <w:div w:id="2120446396">
      <w:bodyDiv w:val="1"/>
      <w:marLeft w:val="0"/>
      <w:marRight w:val="0"/>
      <w:marTop w:val="0"/>
      <w:marBottom w:val="0"/>
      <w:divBdr>
        <w:top w:val="none" w:sz="0" w:space="0" w:color="auto"/>
        <w:left w:val="none" w:sz="0" w:space="0" w:color="auto"/>
        <w:bottom w:val="none" w:sz="0" w:space="0" w:color="auto"/>
        <w:right w:val="none" w:sz="0" w:space="0" w:color="auto"/>
      </w:divBdr>
    </w:div>
    <w:div w:id="2120488127">
      <w:bodyDiv w:val="1"/>
      <w:marLeft w:val="0"/>
      <w:marRight w:val="0"/>
      <w:marTop w:val="0"/>
      <w:marBottom w:val="0"/>
      <w:divBdr>
        <w:top w:val="none" w:sz="0" w:space="0" w:color="auto"/>
        <w:left w:val="none" w:sz="0" w:space="0" w:color="auto"/>
        <w:bottom w:val="none" w:sz="0" w:space="0" w:color="auto"/>
        <w:right w:val="none" w:sz="0" w:space="0" w:color="auto"/>
      </w:divBdr>
    </w:div>
    <w:div w:id="2120951152">
      <w:bodyDiv w:val="1"/>
      <w:marLeft w:val="0"/>
      <w:marRight w:val="0"/>
      <w:marTop w:val="0"/>
      <w:marBottom w:val="0"/>
      <w:divBdr>
        <w:top w:val="none" w:sz="0" w:space="0" w:color="auto"/>
        <w:left w:val="none" w:sz="0" w:space="0" w:color="auto"/>
        <w:bottom w:val="none" w:sz="0" w:space="0" w:color="auto"/>
        <w:right w:val="none" w:sz="0" w:space="0" w:color="auto"/>
      </w:divBdr>
    </w:div>
    <w:div w:id="2121291425">
      <w:bodyDiv w:val="1"/>
      <w:marLeft w:val="0"/>
      <w:marRight w:val="0"/>
      <w:marTop w:val="0"/>
      <w:marBottom w:val="0"/>
      <w:divBdr>
        <w:top w:val="none" w:sz="0" w:space="0" w:color="auto"/>
        <w:left w:val="none" w:sz="0" w:space="0" w:color="auto"/>
        <w:bottom w:val="none" w:sz="0" w:space="0" w:color="auto"/>
        <w:right w:val="none" w:sz="0" w:space="0" w:color="auto"/>
      </w:divBdr>
    </w:div>
    <w:div w:id="2121296707">
      <w:bodyDiv w:val="1"/>
      <w:marLeft w:val="0"/>
      <w:marRight w:val="0"/>
      <w:marTop w:val="0"/>
      <w:marBottom w:val="0"/>
      <w:divBdr>
        <w:top w:val="none" w:sz="0" w:space="0" w:color="auto"/>
        <w:left w:val="none" w:sz="0" w:space="0" w:color="auto"/>
        <w:bottom w:val="none" w:sz="0" w:space="0" w:color="auto"/>
        <w:right w:val="none" w:sz="0" w:space="0" w:color="auto"/>
      </w:divBdr>
    </w:div>
    <w:div w:id="2121606330">
      <w:bodyDiv w:val="1"/>
      <w:marLeft w:val="0"/>
      <w:marRight w:val="0"/>
      <w:marTop w:val="0"/>
      <w:marBottom w:val="0"/>
      <w:divBdr>
        <w:top w:val="none" w:sz="0" w:space="0" w:color="auto"/>
        <w:left w:val="none" w:sz="0" w:space="0" w:color="auto"/>
        <w:bottom w:val="none" w:sz="0" w:space="0" w:color="auto"/>
        <w:right w:val="none" w:sz="0" w:space="0" w:color="auto"/>
      </w:divBdr>
    </w:div>
    <w:div w:id="2121759038">
      <w:bodyDiv w:val="1"/>
      <w:marLeft w:val="0"/>
      <w:marRight w:val="0"/>
      <w:marTop w:val="0"/>
      <w:marBottom w:val="0"/>
      <w:divBdr>
        <w:top w:val="none" w:sz="0" w:space="0" w:color="auto"/>
        <w:left w:val="none" w:sz="0" w:space="0" w:color="auto"/>
        <w:bottom w:val="none" w:sz="0" w:space="0" w:color="auto"/>
        <w:right w:val="none" w:sz="0" w:space="0" w:color="auto"/>
      </w:divBdr>
    </w:div>
    <w:div w:id="2122066042">
      <w:bodyDiv w:val="1"/>
      <w:marLeft w:val="0"/>
      <w:marRight w:val="0"/>
      <w:marTop w:val="0"/>
      <w:marBottom w:val="0"/>
      <w:divBdr>
        <w:top w:val="none" w:sz="0" w:space="0" w:color="auto"/>
        <w:left w:val="none" w:sz="0" w:space="0" w:color="auto"/>
        <w:bottom w:val="none" w:sz="0" w:space="0" w:color="auto"/>
        <w:right w:val="none" w:sz="0" w:space="0" w:color="auto"/>
      </w:divBdr>
    </w:div>
    <w:div w:id="2122334432">
      <w:bodyDiv w:val="1"/>
      <w:marLeft w:val="0"/>
      <w:marRight w:val="0"/>
      <w:marTop w:val="0"/>
      <w:marBottom w:val="0"/>
      <w:divBdr>
        <w:top w:val="none" w:sz="0" w:space="0" w:color="auto"/>
        <w:left w:val="none" w:sz="0" w:space="0" w:color="auto"/>
        <w:bottom w:val="none" w:sz="0" w:space="0" w:color="auto"/>
        <w:right w:val="none" w:sz="0" w:space="0" w:color="auto"/>
      </w:divBdr>
    </w:div>
    <w:div w:id="2122603794">
      <w:bodyDiv w:val="1"/>
      <w:marLeft w:val="0"/>
      <w:marRight w:val="0"/>
      <w:marTop w:val="0"/>
      <w:marBottom w:val="0"/>
      <w:divBdr>
        <w:top w:val="none" w:sz="0" w:space="0" w:color="auto"/>
        <w:left w:val="none" w:sz="0" w:space="0" w:color="auto"/>
        <w:bottom w:val="none" w:sz="0" w:space="0" w:color="auto"/>
        <w:right w:val="none" w:sz="0" w:space="0" w:color="auto"/>
      </w:divBdr>
    </w:div>
    <w:div w:id="2122677620">
      <w:bodyDiv w:val="1"/>
      <w:marLeft w:val="0"/>
      <w:marRight w:val="0"/>
      <w:marTop w:val="0"/>
      <w:marBottom w:val="0"/>
      <w:divBdr>
        <w:top w:val="none" w:sz="0" w:space="0" w:color="auto"/>
        <w:left w:val="none" w:sz="0" w:space="0" w:color="auto"/>
        <w:bottom w:val="none" w:sz="0" w:space="0" w:color="auto"/>
        <w:right w:val="none" w:sz="0" w:space="0" w:color="auto"/>
      </w:divBdr>
    </w:div>
    <w:div w:id="2122722262">
      <w:bodyDiv w:val="1"/>
      <w:marLeft w:val="0"/>
      <w:marRight w:val="0"/>
      <w:marTop w:val="0"/>
      <w:marBottom w:val="0"/>
      <w:divBdr>
        <w:top w:val="none" w:sz="0" w:space="0" w:color="auto"/>
        <w:left w:val="none" w:sz="0" w:space="0" w:color="auto"/>
        <w:bottom w:val="none" w:sz="0" w:space="0" w:color="auto"/>
        <w:right w:val="none" w:sz="0" w:space="0" w:color="auto"/>
      </w:divBdr>
    </w:div>
    <w:div w:id="2122724930">
      <w:bodyDiv w:val="1"/>
      <w:marLeft w:val="0"/>
      <w:marRight w:val="0"/>
      <w:marTop w:val="0"/>
      <w:marBottom w:val="0"/>
      <w:divBdr>
        <w:top w:val="none" w:sz="0" w:space="0" w:color="auto"/>
        <w:left w:val="none" w:sz="0" w:space="0" w:color="auto"/>
        <w:bottom w:val="none" w:sz="0" w:space="0" w:color="auto"/>
        <w:right w:val="none" w:sz="0" w:space="0" w:color="auto"/>
      </w:divBdr>
    </w:div>
    <w:div w:id="2122842903">
      <w:bodyDiv w:val="1"/>
      <w:marLeft w:val="0"/>
      <w:marRight w:val="0"/>
      <w:marTop w:val="0"/>
      <w:marBottom w:val="0"/>
      <w:divBdr>
        <w:top w:val="none" w:sz="0" w:space="0" w:color="auto"/>
        <w:left w:val="none" w:sz="0" w:space="0" w:color="auto"/>
        <w:bottom w:val="none" w:sz="0" w:space="0" w:color="auto"/>
        <w:right w:val="none" w:sz="0" w:space="0" w:color="auto"/>
      </w:divBdr>
    </w:div>
    <w:div w:id="2122992783">
      <w:bodyDiv w:val="1"/>
      <w:marLeft w:val="0"/>
      <w:marRight w:val="0"/>
      <w:marTop w:val="0"/>
      <w:marBottom w:val="0"/>
      <w:divBdr>
        <w:top w:val="none" w:sz="0" w:space="0" w:color="auto"/>
        <w:left w:val="none" w:sz="0" w:space="0" w:color="auto"/>
        <w:bottom w:val="none" w:sz="0" w:space="0" w:color="auto"/>
        <w:right w:val="none" w:sz="0" w:space="0" w:color="auto"/>
      </w:divBdr>
    </w:div>
    <w:div w:id="2123105508">
      <w:bodyDiv w:val="1"/>
      <w:marLeft w:val="0"/>
      <w:marRight w:val="0"/>
      <w:marTop w:val="0"/>
      <w:marBottom w:val="0"/>
      <w:divBdr>
        <w:top w:val="none" w:sz="0" w:space="0" w:color="auto"/>
        <w:left w:val="none" w:sz="0" w:space="0" w:color="auto"/>
        <w:bottom w:val="none" w:sz="0" w:space="0" w:color="auto"/>
        <w:right w:val="none" w:sz="0" w:space="0" w:color="auto"/>
      </w:divBdr>
    </w:div>
    <w:div w:id="2123450640">
      <w:bodyDiv w:val="1"/>
      <w:marLeft w:val="0"/>
      <w:marRight w:val="0"/>
      <w:marTop w:val="0"/>
      <w:marBottom w:val="0"/>
      <w:divBdr>
        <w:top w:val="none" w:sz="0" w:space="0" w:color="auto"/>
        <w:left w:val="none" w:sz="0" w:space="0" w:color="auto"/>
        <w:bottom w:val="none" w:sz="0" w:space="0" w:color="auto"/>
        <w:right w:val="none" w:sz="0" w:space="0" w:color="auto"/>
      </w:divBdr>
    </w:div>
    <w:div w:id="2123525701">
      <w:bodyDiv w:val="1"/>
      <w:marLeft w:val="0"/>
      <w:marRight w:val="0"/>
      <w:marTop w:val="0"/>
      <w:marBottom w:val="0"/>
      <w:divBdr>
        <w:top w:val="none" w:sz="0" w:space="0" w:color="auto"/>
        <w:left w:val="none" w:sz="0" w:space="0" w:color="auto"/>
        <w:bottom w:val="none" w:sz="0" w:space="0" w:color="auto"/>
        <w:right w:val="none" w:sz="0" w:space="0" w:color="auto"/>
      </w:divBdr>
    </w:div>
    <w:div w:id="2123528819">
      <w:bodyDiv w:val="1"/>
      <w:marLeft w:val="0"/>
      <w:marRight w:val="0"/>
      <w:marTop w:val="0"/>
      <w:marBottom w:val="0"/>
      <w:divBdr>
        <w:top w:val="none" w:sz="0" w:space="0" w:color="auto"/>
        <w:left w:val="none" w:sz="0" w:space="0" w:color="auto"/>
        <w:bottom w:val="none" w:sz="0" w:space="0" w:color="auto"/>
        <w:right w:val="none" w:sz="0" w:space="0" w:color="auto"/>
      </w:divBdr>
    </w:div>
    <w:div w:id="2123960898">
      <w:bodyDiv w:val="1"/>
      <w:marLeft w:val="0"/>
      <w:marRight w:val="0"/>
      <w:marTop w:val="0"/>
      <w:marBottom w:val="0"/>
      <w:divBdr>
        <w:top w:val="none" w:sz="0" w:space="0" w:color="auto"/>
        <w:left w:val="none" w:sz="0" w:space="0" w:color="auto"/>
        <w:bottom w:val="none" w:sz="0" w:space="0" w:color="auto"/>
        <w:right w:val="none" w:sz="0" w:space="0" w:color="auto"/>
      </w:divBdr>
    </w:div>
    <w:div w:id="2124034798">
      <w:bodyDiv w:val="1"/>
      <w:marLeft w:val="0"/>
      <w:marRight w:val="0"/>
      <w:marTop w:val="0"/>
      <w:marBottom w:val="0"/>
      <w:divBdr>
        <w:top w:val="none" w:sz="0" w:space="0" w:color="auto"/>
        <w:left w:val="none" w:sz="0" w:space="0" w:color="auto"/>
        <w:bottom w:val="none" w:sz="0" w:space="0" w:color="auto"/>
        <w:right w:val="none" w:sz="0" w:space="0" w:color="auto"/>
      </w:divBdr>
    </w:div>
    <w:div w:id="2124224286">
      <w:bodyDiv w:val="1"/>
      <w:marLeft w:val="0"/>
      <w:marRight w:val="0"/>
      <w:marTop w:val="0"/>
      <w:marBottom w:val="0"/>
      <w:divBdr>
        <w:top w:val="none" w:sz="0" w:space="0" w:color="auto"/>
        <w:left w:val="none" w:sz="0" w:space="0" w:color="auto"/>
        <w:bottom w:val="none" w:sz="0" w:space="0" w:color="auto"/>
        <w:right w:val="none" w:sz="0" w:space="0" w:color="auto"/>
      </w:divBdr>
    </w:div>
    <w:div w:id="2124229725">
      <w:bodyDiv w:val="1"/>
      <w:marLeft w:val="0"/>
      <w:marRight w:val="0"/>
      <w:marTop w:val="0"/>
      <w:marBottom w:val="0"/>
      <w:divBdr>
        <w:top w:val="none" w:sz="0" w:space="0" w:color="auto"/>
        <w:left w:val="none" w:sz="0" w:space="0" w:color="auto"/>
        <w:bottom w:val="none" w:sz="0" w:space="0" w:color="auto"/>
        <w:right w:val="none" w:sz="0" w:space="0" w:color="auto"/>
      </w:divBdr>
    </w:div>
    <w:div w:id="2124299948">
      <w:bodyDiv w:val="1"/>
      <w:marLeft w:val="0"/>
      <w:marRight w:val="0"/>
      <w:marTop w:val="0"/>
      <w:marBottom w:val="0"/>
      <w:divBdr>
        <w:top w:val="none" w:sz="0" w:space="0" w:color="auto"/>
        <w:left w:val="none" w:sz="0" w:space="0" w:color="auto"/>
        <w:bottom w:val="none" w:sz="0" w:space="0" w:color="auto"/>
        <w:right w:val="none" w:sz="0" w:space="0" w:color="auto"/>
      </w:divBdr>
    </w:div>
    <w:div w:id="2124304934">
      <w:bodyDiv w:val="1"/>
      <w:marLeft w:val="0"/>
      <w:marRight w:val="0"/>
      <w:marTop w:val="0"/>
      <w:marBottom w:val="0"/>
      <w:divBdr>
        <w:top w:val="none" w:sz="0" w:space="0" w:color="auto"/>
        <w:left w:val="none" w:sz="0" w:space="0" w:color="auto"/>
        <w:bottom w:val="none" w:sz="0" w:space="0" w:color="auto"/>
        <w:right w:val="none" w:sz="0" w:space="0" w:color="auto"/>
      </w:divBdr>
    </w:div>
    <w:div w:id="2124415811">
      <w:bodyDiv w:val="1"/>
      <w:marLeft w:val="0"/>
      <w:marRight w:val="0"/>
      <w:marTop w:val="0"/>
      <w:marBottom w:val="0"/>
      <w:divBdr>
        <w:top w:val="none" w:sz="0" w:space="0" w:color="auto"/>
        <w:left w:val="none" w:sz="0" w:space="0" w:color="auto"/>
        <w:bottom w:val="none" w:sz="0" w:space="0" w:color="auto"/>
        <w:right w:val="none" w:sz="0" w:space="0" w:color="auto"/>
      </w:divBdr>
    </w:div>
    <w:div w:id="2124420974">
      <w:bodyDiv w:val="1"/>
      <w:marLeft w:val="0"/>
      <w:marRight w:val="0"/>
      <w:marTop w:val="0"/>
      <w:marBottom w:val="0"/>
      <w:divBdr>
        <w:top w:val="none" w:sz="0" w:space="0" w:color="auto"/>
        <w:left w:val="none" w:sz="0" w:space="0" w:color="auto"/>
        <w:bottom w:val="none" w:sz="0" w:space="0" w:color="auto"/>
        <w:right w:val="none" w:sz="0" w:space="0" w:color="auto"/>
      </w:divBdr>
    </w:div>
    <w:div w:id="2124961799">
      <w:bodyDiv w:val="1"/>
      <w:marLeft w:val="0"/>
      <w:marRight w:val="0"/>
      <w:marTop w:val="0"/>
      <w:marBottom w:val="0"/>
      <w:divBdr>
        <w:top w:val="none" w:sz="0" w:space="0" w:color="auto"/>
        <w:left w:val="none" w:sz="0" w:space="0" w:color="auto"/>
        <w:bottom w:val="none" w:sz="0" w:space="0" w:color="auto"/>
        <w:right w:val="none" w:sz="0" w:space="0" w:color="auto"/>
      </w:divBdr>
    </w:div>
    <w:div w:id="2125490146">
      <w:bodyDiv w:val="1"/>
      <w:marLeft w:val="0"/>
      <w:marRight w:val="0"/>
      <w:marTop w:val="0"/>
      <w:marBottom w:val="0"/>
      <w:divBdr>
        <w:top w:val="none" w:sz="0" w:space="0" w:color="auto"/>
        <w:left w:val="none" w:sz="0" w:space="0" w:color="auto"/>
        <w:bottom w:val="none" w:sz="0" w:space="0" w:color="auto"/>
        <w:right w:val="none" w:sz="0" w:space="0" w:color="auto"/>
      </w:divBdr>
    </w:div>
    <w:div w:id="2125615805">
      <w:bodyDiv w:val="1"/>
      <w:marLeft w:val="0"/>
      <w:marRight w:val="0"/>
      <w:marTop w:val="0"/>
      <w:marBottom w:val="0"/>
      <w:divBdr>
        <w:top w:val="none" w:sz="0" w:space="0" w:color="auto"/>
        <w:left w:val="none" w:sz="0" w:space="0" w:color="auto"/>
        <w:bottom w:val="none" w:sz="0" w:space="0" w:color="auto"/>
        <w:right w:val="none" w:sz="0" w:space="0" w:color="auto"/>
      </w:divBdr>
    </w:div>
    <w:div w:id="2125616780">
      <w:bodyDiv w:val="1"/>
      <w:marLeft w:val="0"/>
      <w:marRight w:val="0"/>
      <w:marTop w:val="0"/>
      <w:marBottom w:val="0"/>
      <w:divBdr>
        <w:top w:val="none" w:sz="0" w:space="0" w:color="auto"/>
        <w:left w:val="none" w:sz="0" w:space="0" w:color="auto"/>
        <w:bottom w:val="none" w:sz="0" w:space="0" w:color="auto"/>
        <w:right w:val="none" w:sz="0" w:space="0" w:color="auto"/>
      </w:divBdr>
    </w:div>
    <w:div w:id="2125734198">
      <w:bodyDiv w:val="1"/>
      <w:marLeft w:val="0"/>
      <w:marRight w:val="0"/>
      <w:marTop w:val="0"/>
      <w:marBottom w:val="0"/>
      <w:divBdr>
        <w:top w:val="none" w:sz="0" w:space="0" w:color="auto"/>
        <w:left w:val="none" w:sz="0" w:space="0" w:color="auto"/>
        <w:bottom w:val="none" w:sz="0" w:space="0" w:color="auto"/>
        <w:right w:val="none" w:sz="0" w:space="0" w:color="auto"/>
      </w:divBdr>
    </w:div>
    <w:div w:id="2126149143">
      <w:bodyDiv w:val="1"/>
      <w:marLeft w:val="0"/>
      <w:marRight w:val="0"/>
      <w:marTop w:val="0"/>
      <w:marBottom w:val="0"/>
      <w:divBdr>
        <w:top w:val="none" w:sz="0" w:space="0" w:color="auto"/>
        <w:left w:val="none" w:sz="0" w:space="0" w:color="auto"/>
        <w:bottom w:val="none" w:sz="0" w:space="0" w:color="auto"/>
        <w:right w:val="none" w:sz="0" w:space="0" w:color="auto"/>
      </w:divBdr>
    </w:div>
    <w:div w:id="2126540264">
      <w:bodyDiv w:val="1"/>
      <w:marLeft w:val="0"/>
      <w:marRight w:val="0"/>
      <w:marTop w:val="0"/>
      <w:marBottom w:val="0"/>
      <w:divBdr>
        <w:top w:val="none" w:sz="0" w:space="0" w:color="auto"/>
        <w:left w:val="none" w:sz="0" w:space="0" w:color="auto"/>
        <w:bottom w:val="none" w:sz="0" w:space="0" w:color="auto"/>
        <w:right w:val="none" w:sz="0" w:space="0" w:color="auto"/>
      </w:divBdr>
    </w:div>
    <w:div w:id="2126579666">
      <w:bodyDiv w:val="1"/>
      <w:marLeft w:val="0"/>
      <w:marRight w:val="0"/>
      <w:marTop w:val="0"/>
      <w:marBottom w:val="0"/>
      <w:divBdr>
        <w:top w:val="none" w:sz="0" w:space="0" w:color="auto"/>
        <w:left w:val="none" w:sz="0" w:space="0" w:color="auto"/>
        <w:bottom w:val="none" w:sz="0" w:space="0" w:color="auto"/>
        <w:right w:val="none" w:sz="0" w:space="0" w:color="auto"/>
      </w:divBdr>
    </w:div>
    <w:div w:id="2126609045">
      <w:bodyDiv w:val="1"/>
      <w:marLeft w:val="0"/>
      <w:marRight w:val="0"/>
      <w:marTop w:val="0"/>
      <w:marBottom w:val="0"/>
      <w:divBdr>
        <w:top w:val="none" w:sz="0" w:space="0" w:color="auto"/>
        <w:left w:val="none" w:sz="0" w:space="0" w:color="auto"/>
        <w:bottom w:val="none" w:sz="0" w:space="0" w:color="auto"/>
        <w:right w:val="none" w:sz="0" w:space="0" w:color="auto"/>
      </w:divBdr>
    </w:div>
    <w:div w:id="2126652933">
      <w:bodyDiv w:val="1"/>
      <w:marLeft w:val="0"/>
      <w:marRight w:val="0"/>
      <w:marTop w:val="0"/>
      <w:marBottom w:val="0"/>
      <w:divBdr>
        <w:top w:val="none" w:sz="0" w:space="0" w:color="auto"/>
        <w:left w:val="none" w:sz="0" w:space="0" w:color="auto"/>
        <w:bottom w:val="none" w:sz="0" w:space="0" w:color="auto"/>
        <w:right w:val="none" w:sz="0" w:space="0" w:color="auto"/>
      </w:divBdr>
    </w:div>
    <w:div w:id="2126923775">
      <w:bodyDiv w:val="1"/>
      <w:marLeft w:val="0"/>
      <w:marRight w:val="0"/>
      <w:marTop w:val="0"/>
      <w:marBottom w:val="0"/>
      <w:divBdr>
        <w:top w:val="none" w:sz="0" w:space="0" w:color="auto"/>
        <w:left w:val="none" w:sz="0" w:space="0" w:color="auto"/>
        <w:bottom w:val="none" w:sz="0" w:space="0" w:color="auto"/>
        <w:right w:val="none" w:sz="0" w:space="0" w:color="auto"/>
      </w:divBdr>
    </w:div>
    <w:div w:id="2127045982">
      <w:bodyDiv w:val="1"/>
      <w:marLeft w:val="0"/>
      <w:marRight w:val="0"/>
      <w:marTop w:val="0"/>
      <w:marBottom w:val="0"/>
      <w:divBdr>
        <w:top w:val="none" w:sz="0" w:space="0" w:color="auto"/>
        <w:left w:val="none" w:sz="0" w:space="0" w:color="auto"/>
        <w:bottom w:val="none" w:sz="0" w:space="0" w:color="auto"/>
        <w:right w:val="none" w:sz="0" w:space="0" w:color="auto"/>
      </w:divBdr>
    </w:div>
    <w:div w:id="2127117144">
      <w:bodyDiv w:val="1"/>
      <w:marLeft w:val="0"/>
      <w:marRight w:val="0"/>
      <w:marTop w:val="0"/>
      <w:marBottom w:val="0"/>
      <w:divBdr>
        <w:top w:val="none" w:sz="0" w:space="0" w:color="auto"/>
        <w:left w:val="none" w:sz="0" w:space="0" w:color="auto"/>
        <w:bottom w:val="none" w:sz="0" w:space="0" w:color="auto"/>
        <w:right w:val="none" w:sz="0" w:space="0" w:color="auto"/>
      </w:divBdr>
    </w:div>
    <w:div w:id="2127119023">
      <w:bodyDiv w:val="1"/>
      <w:marLeft w:val="0"/>
      <w:marRight w:val="0"/>
      <w:marTop w:val="0"/>
      <w:marBottom w:val="0"/>
      <w:divBdr>
        <w:top w:val="none" w:sz="0" w:space="0" w:color="auto"/>
        <w:left w:val="none" w:sz="0" w:space="0" w:color="auto"/>
        <w:bottom w:val="none" w:sz="0" w:space="0" w:color="auto"/>
        <w:right w:val="none" w:sz="0" w:space="0" w:color="auto"/>
      </w:divBdr>
    </w:div>
    <w:div w:id="2127264645">
      <w:bodyDiv w:val="1"/>
      <w:marLeft w:val="0"/>
      <w:marRight w:val="0"/>
      <w:marTop w:val="0"/>
      <w:marBottom w:val="0"/>
      <w:divBdr>
        <w:top w:val="none" w:sz="0" w:space="0" w:color="auto"/>
        <w:left w:val="none" w:sz="0" w:space="0" w:color="auto"/>
        <w:bottom w:val="none" w:sz="0" w:space="0" w:color="auto"/>
        <w:right w:val="none" w:sz="0" w:space="0" w:color="auto"/>
      </w:divBdr>
    </w:div>
    <w:div w:id="2127458321">
      <w:bodyDiv w:val="1"/>
      <w:marLeft w:val="0"/>
      <w:marRight w:val="0"/>
      <w:marTop w:val="0"/>
      <w:marBottom w:val="0"/>
      <w:divBdr>
        <w:top w:val="none" w:sz="0" w:space="0" w:color="auto"/>
        <w:left w:val="none" w:sz="0" w:space="0" w:color="auto"/>
        <w:bottom w:val="none" w:sz="0" w:space="0" w:color="auto"/>
        <w:right w:val="none" w:sz="0" w:space="0" w:color="auto"/>
      </w:divBdr>
    </w:div>
    <w:div w:id="2127578206">
      <w:bodyDiv w:val="1"/>
      <w:marLeft w:val="0"/>
      <w:marRight w:val="0"/>
      <w:marTop w:val="0"/>
      <w:marBottom w:val="0"/>
      <w:divBdr>
        <w:top w:val="none" w:sz="0" w:space="0" w:color="auto"/>
        <w:left w:val="none" w:sz="0" w:space="0" w:color="auto"/>
        <w:bottom w:val="none" w:sz="0" w:space="0" w:color="auto"/>
        <w:right w:val="none" w:sz="0" w:space="0" w:color="auto"/>
      </w:divBdr>
    </w:div>
    <w:div w:id="2127775619">
      <w:bodyDiv w:val="1"/>
      <w:marLeft w:val="0"/>
      <w:marRight w:val="0"/>
      <w:marTop w:val="0"/>
      <w:marBottom w:val="0"/>
      <w:divBdr>
        <w:top w:val="none" w:sz="0" w:space="0" w:color="auto"/>
        <w:left w:val="none" w:sz="0" w:space="0" w:color="auto"/>
        <w:bottom w:val="none" w:sz="0" w:space="0" w:color="auto"/>
        <w:right w:val="none" w:sz="0" w:space="0" w:color="auto"/>
      </w:divBdr>
    </w:div>
    <w:div w:id="2127968501">
      <w:bodyDiv w:val="1"/>
      <w:marLeft w:val="0"/>
      <w:marRight w:val="0"/>
      <w:marTop w:val="0"/>
      <w:marBottom w:val="0"/>
      <w:divBdr>
        <w:top w:val="none" w:sz="0" w:space="0" w:color="auto"/>
        <w:left w:val="none" w:sz="0" w:space="0" w:color="auto"/>
        <w:bottom w:val="none" w:sz="0" w:space="0" w:color="auto"/>
        <w:right w:val="none" w:sz="0" w:space="0" w:color="auto"/>
      </w:divBdr>
    </w:div>
    <w:div w:id="2128159921">
      <w:bodyDiv w:val="1"/>
      <w:marLeft w:val="0"/>
      <w:marRight w:val="0"/>
      <w:marTop w:val="0"/>
      <w:marBottom w:val="0"/>
      <w:divBdr>
        <w:top w:val="none" w:sz="0" w:space="0" w:color="auto"/>
        <w:left w:val="none" w:sz="0" w:space="0" w:color="auto"/>
        <w:bottom w:val="none" w:sz="0" w:space="0" w:color="auto"/>
        <w:right w:val="none" w:sz="0" w:space="0" w:color="auto"/>
      </w:divBdr>
    </w:div>
    <w:div w:id="2128427132">
      <w:bodyDiv w:val="1"/>
      <w:marLeft w:val="0"/>
      <w:marRight w:val="0"/>
      <w:marTop w:val="0"/>
      <w:marBottom w:val="0"/>
      <w:divBdr>
        <w:top w:val="none" w:sz="0" w:space="0" w:color="auto"/>
        <w:left w:val="none" w:sz="0" w:space="0" w:color="auto"/>
        <w:bottom w:val="none" w:sz="0" w:space="0" w:color="auto"/>
        <w:right w:val="none" w:sz="0" w:space="0" w:color="auto"/>
      </w:divBdr>
    </w:div>
    <w:div w:id="2128429067">
      <w:bodyDiv w:val="1"/>
      <w:marLeft w:val="0"/>
      <w:marRight w:val="0"/>
      <w:marTop w:val="0"/>
      <w:marBottom w:val="0"/>
      <w:divBdr>
        <w:top w:val="none" w:sz="0" w:space="0" w:color="auto"/>
        <w:left w:val="none" w:sz="0" w:space="0" w:color="auto"/>
        <w:bottom w:val="none" w:sz="0" w:space="0" w:color="auto"/>
        <w:right w:val="none" w:sz="0" w:space="0" w:color="auto"/>
      </w:divBdr>
    </w:div>
    <w:div w:id="2128505332">
      <w:bodyDiv w:val="1"/>
      <w:marLeft w:val="0"/>
      <w:marRight w:val="0"/>
      <w:marTop w:val="0"/>
      <w:marBottom w:val="0"/>
      <w:divBdr>
        <w:top w:val="none" w:sz="0" w:space="0" w:color="auto"/>
        <w:left w:val="none" w:sz="0" w:space="0" w:color="auto"/>
        <w:bottom w:val="none" w:sz="0" w:space="0" w:color="auto"/>
        <w:right w:val="none" w:sz="0" w:space="0" w:color="auto"/>
      </w:divBdr>
    </w:div>
    <w:div w:id="2128575087">
      <w:bodyDiv w:val="1"/>
      <w:marLeft w:val="0"/>
      <w:marRight w:val="0"/>
      <w:marTop w:val="0"/>
      <w:marBottom w:val="0"/>
      <w:divBdr>
        <w:top w:val="none" w:sz="0" w:space="0" w:color="auto"/>
        <w:left w:val="none" w:sz="0" w:space="0" w:color="auto"/>
        <w:bottom w:val="none" w:sz="0" w:space="0" w:color="auto"/>
        <w:right w:val="none" w:sz="0" w:space="0" w:color="auto"/>
      </w:divBdr>
    </w:div>
    <w:div w:id="2128808946">
      <w:bodyDiv w:val="1"/>
      <w:marLeft w:val="0"/>
      <w:marRight w:val="0"/>
      <w:marTop w:val="0"/>
      <w:marBottom w:val="0"/>
      <w:divBdr>
        <w:top w:val="none" w:sz="0" w:space="0" w:color="auto"/>
        <w:left w:val="none" w:sz="0" w:space="0" w:color="auto"/>
        <w:bottom w:val="none" w:sz="0" w:space="0" w:color="auto"/>
        <w:right w:val="none" w:sz="0" w:space="0" w:color="auto"/>
      </w:divBdr>
    </w:div>
    <w:div w:id="2128815443">
      <w:bodyDiv w:val="1"/>
      <w:marLeft w:val="0"/>
      <w:marRight w:val="0"/>
      <w:marTop w:val="0"/>
      <w:marBottom w:val="0"/>
      <w:divBdr>
        <w:top w:val="none" w:sz="0" w:space="0" w:color="auto"/>
        <w:left w:val="none" w:sz="0" w:space="0" w:color="auto"/>
        <w:bottom w:val="none" w:sz="0" w:space="0" w:color="auto"/>
        <w:right w:val="none" w:sz="0" w:space="0" w:color="auto"/>
      </w:divBdr>
    </w:div>
    <w:div w:id="2128889480">
      <w:bodyDiv w:val="1"/>
      <w:marLeft w:val="0"/>
      <w:marRight w:val="0"/>
      <w:marTop w:val="0"/>
      <w:marBottom w:val="0"/>
      <w:divBdr>
        <w:top w:val="none" w:sz="0" w:space="0" w:color="auto"/>
        <w:left w:val="none" w:sz="0" w:space="0" w:color="auto"/>
        <w:bottom w:val="none" w:sz="0" w:space="0" w:color="auto"/>
        <w:right w:val="none" w:sz="0" w:space="0" w:color="auto"/>
      </w:divBdr>
    </w:div>
    <w:div w:id="2128891416">
      <w:bodyDiv w:val="1"/>
      <w:marLeft w:val="0"/>
      <w:marRight w:val="0"/>
      <w:marTop w:val="0"/>
      <w:marBottom w:val="0"/>
      <w:divBdr>
        <w:top w:val="none" w:sz="0" w:space="0" w:color="auto"/>
        <w:left w:val="none" w:sz="0" w:space="0" w:color="auto"/>
        <w:bottom w:val="none" w:sz="0" w:space="0" w:color="auto"/>
        <w:right w:val="none" w:sz="0" w:space="0" w:color="auto"/>
      </w:divBdr>
    </w:div>
    <w:div w:id="2129422260">
      <w:bodyDiv w:val="1"/>
      <w:marLeft w:val="0"/>
      <w:marRight w:val="0"/>
      <w:marTop w:val="0"/>
      <w:marBottom w:val="0"/>
      <w:divBdr>
        <w:top w:val="none" w:sz="0" w:space="0" w:color="auto"/>
        <w:left w:val="none" w:sz="0" w:space="0" w:color="auto"/>
        <w:bottom w:val="none" w:sz="0" w:space="0" w:color="auto"/>
        <w:right w:val="none" w:sz="0" w:space="0" w:color="auto"/>
      </w:divBdr>
    </w:div>
    <w:div w:id="2129545987">
      <w:bodyDiv w:val="1"/>
      <w:marLeft w:val="0"/>
      <w:marRight w:val="0"/>
      <w:marTop w:val="0"/>
      <w:marBottom w:val="0"/>
      <w:divBdr>
        <w:top w:val="none" w:sz="0" w:space="0" w:color="auto"/>
        <w:left w:val="none" w:sz="0" w:space="0" w:color="auto"/>
        <w:bottom w:val="none" w:sz="0" w:space="0" w:color="auto"/>
        <w:right w:val="none" w:sz="0" w:space="0" w:color="auto"/>
      </w:divBdr>
    </w:div>
    <w:div w:id="2129667160">
      <w:bodyDiv w:val="1"/>
      <w:marLeft w:val="0"/>
      <w:marRight w:val="0"/>
      <w:marTop w:val="0"/>
      <w:marBottom w:val="0"/>
      <w:divBdr>
        <w:top w:val="none" w:sz="0" w:space="0" w:color="auto"/>
        <w:left w:val="none" w:sz="0" w:space="0" w:color="auto"/>
        <w:bottom w:val="none" w:sz="0" w:space="0" w:color="auto"/>
        <w:right w:val="none" w:sz="0" w:space="0" w:color="auto"/>
      </w:divBdr>
    </w:div>
    <w:div w:id="2129690570">
      <w:bodyDiv w:val="1"/>
      <w:marLeft w:val="0"/>
      <w:marRight w:val="0"/>
      <w:marTop w:val="0"/>
      <w:marBottom w:val="0"/>
      <w:divBdr>
        <w:top w:val="none" w:sz="0" w:space="0" w:color="auto"/>
        <w:left w:val="none" w:sz="0" w:space="0" w:color="auto"/>
        <w:bottom w:val="none" w:sz="0" w:space="0" w:color="auto"/>
        <w:right w:val="none" w:sz="0" w:space="0" w:color="auto"/>
      </w:divBdr>
    </w:div>
    <w:div w:id="2129733377">
      <w:bodyDiv w:val="1"/>
      <w:marLeft w:val="0"/>
      <w:marRight w:val="0"/>
      <w:marTop w:val="0"/>
      <w:marBottom w:val="0"/>
      <w:divBdr>
        <w:top w:val="none" w:sz="0" w:space="0" w:color="auto"/>
        <w:left w:val="none" w:sz="0" w:space="0" w:color="auto"/>
        <w:bottom w:val="none" w:sz="0" w:space="0" w:color="auto"/>
        <w:right w:val="none" w:sz="0" w:space="0" w:color="auto"/>
      </w:divBdr>
    </w:div>
    <w:div w:id="2130122520">
      <w:bodyDiv w:val="1"/>
      <w:marLeft w:val="0"/>
      <w:marRight w:val="0"/>
      <w:marTop w:val="0"/>
      <w:marBottom w:val="0"/>
      <w:divBdr>
        <w:top w:val="none" w:sz="0" w:space="0" w:color="auto"/>
        <w:left w:val="none" w:sz="0" w:space="0" w:color="auto"/>
        <w:bottom w:val="none" w:sz="0" w:space="0" w:color="auto"/>
        <w:right w:val="none" w:sz="0" w:space="0" w:color="auto"/>
      </w:divBdr>
    </w:div>
    <w:div w:id="2130389683">
      <w:bodyDiv w:val="1"/>
      <w:marLeft w:val="0"/>
      <w:marRight w:val="0"/>
      <w:marTop w:val="0"/>
      <w:marBottom w:val="0"/>
      <w:divBdr>
        <w:top w:val="none" w:sz="0" w:space="0" w:color="auto"/>
        <w:left w:val="none" w:sz="0" w:space="0" w:color="auto"/>
        <w:bottom w:val="none" w:sz="0" w:space="0" w:color="auto"/>
        <w:right w:val="none" w:sz="0" w:space="0" w:color="auto"/>
      </w:divBdr>
    </w:div>
    <w:div w:id="2130582015">
      <w:bodyDiv w:val="1"/>
      <w:marLeft w:val="0"/>
      <w:marRight w:val="0"/>
      <w:marTop w:val="0"/>
      <w:marBottom w:val="0"/>
      <w:divBdr>
        <w:top w:val="none" w:sz="0" w:space="0" w:color="auto"/>
        <w:left w:val="none" w:sz="0" w:space="0" w:color="auto"/>
        <w:bottom w:val="none" w:sz="0" w:space="0" w:color="auto"/>
        <w:right w:val="none" w:sz="0" w:space="0" w:color="auto"/>
      </w:divBdr>
    </w:div>
    <w:div w:id="2130926404">
      <w:bodyDiv w:val="1"/>
      <w:marLeft w:val="0"/>
      <w:marRight w:val="0"/>
      <w:marTop w:val="0"/>
      <w:marBottom w:val="0"/>
      <w:divBdr>
        <w:top w:val="none" w:sz="0" w:space="0" w:color="auto"/>
        <w:left w:val="none" w:sz="0" w:space="0" w:color="auto"/>
        <w:bottom w:val="none" w:sz="0" w:space="0" w:color="auto"/>
        <w:right w:val="none" w:sz="0" w:space="0" w:color="auto"/>
      </w:divBdr>
    </w:div>
    <w:div w:id="2131120174">
      <w:bodyDiv w:val="1"/>
      <w:marLeft w:val="0"/>
      <w:marRight w:val="0"/>
      <w:marTop w:val="0"/>
      <w:marBottom w:val="0"/>
      <w:divBdr>
        <w:top w:val="none" w:sz="0" w:space="0" w:color="auto"/>
        <w:left w:val="none" w:sz="0" w:space="0" w:color="auto"/>
        <w:bottom w:val="none" w:sz="0" w:space="0" w:color="auto"/>
        <w:right w:val="none" w:sz="0" w:space="0" w:color="auto"/>
      </w:divBdr>
    </w:div>
    <w:div w:id="2131127459">
      <w:bodyDiv w:val="1"/>
      <w:marLeft w:val="0"/>
      <w:marRight w:val="0"/>
      <w:marTop w:val="0"/>
      <w:marBottom w:val="0"/>
      <w:divBdr>
        <w:top w:val="none" w:sz="0" w:space="0" w:color="auto"/>
        <w:left w:val="none" w:sz="0" w:space="0" w:color="auto"/>
        <w:bottom w:val="none" w:sz="0" w:space="0" w:color="auto"/>
        <w:right w:val="none" w:sz="0" w:space="0" w:color="auto"/>
      </w:divBdr>
    </w:div>
    <w:div w:id="2131362579">
      <w:bodyDiv w:val="1"/>
      <w:marLeft w:val="0"/>
      <w:marRight w:val="0"/>
      <w:marTop w:val="0"/>
      <w:marBottom w:val="0"/>
      <w:divBdr>
        <w:top w:val="none" w:sz="0" w:space="0" w:color="auto"/>
        <w:left w:val="none" w:sz="0" w:space="0" w:color="auto"/>
        <w:bottom w:val="none" w:sz="0" w:space="0" w:color="auto"/>
        <w:right w:val="none" w:sz="0" w:space="0" w:color="auto"/>
      </w:divBdr>
    </w:div>
    <w:div w:id="2131394392">
      <w:bodyDiv w:val="1"/>
      <w:marLeft w:val="0"/>
      <w:marRight w:val="0"/>
      <w:marTop w:val="0"/>
      <w:marBottom w:val="0"/>
      <w:divBdr>
        <w:top w:val="none" w:sz="0" w:space="0" w:color="auto"/>
        <w:left w:val="none" w:sz="0" w:space="0" w:color="auto"/>
        <w:bottom w:val="none" w:sz="0" w:space="0" w:color="auto"/>
        <w:right w:val="none" w:sz="0" w:space="0" w:color="auto"/>
      </w:divBdr>
    </w:div>
    <w:div w:id="2131430707">
      <w:bodyDiv w:val="1"/>
      <w:marLeft w:val="0"/>
      <w:marRight w:val="0"/>
      <w:marTop w:val="0"/>
      <w:marBottom w:val="0"/>
      <w:divBdr>
        <w:top w:val="none" w:sz="0" w:space="0" w:color="auto"/>
        <w:left w:val="none" w:sz="0" w:space="0" w:color="auto"/>
        <w:bottom w:val="none" w:sz="0" w:space="0" w:color="auto"/>
        <w:right w:val="none" w:sz="0" w:space="0" w:color="auto"/>
      </w:divBdr>
    </w:div>
    <w:div w:id="2131514342">
      <w:bodyDiv w:val="1"/>
      <w:marLeft w:val="0"/>
      <w:marRight w:val="0"/>
      <w:marTop w:val="0"/>
      <w:marBottom w:val="0"/>
      <w:divBdr>
        <w:top w:val="none" w:sz="0" w:space="0" w:color="auto"/>
        <w:left w:val="none" w:sz="0" w:space="0" w:color="auto"/>
        <w:bottom w:val="none" w:sz="0" w:space="0" w:color="auto"/>
        <w:right w:val="none" w:sz="0" w:space="0" w:color="auto"/>
      </w:divBdr>
    </w:div>
    <w:div w:id="2131626458">
      <w:bodyDiv w:val="1"/>
      <w:marLeft w:val="0"/>
      <w:marRight w:val="0"/>
      <w:marTop w:val="0"/>
      <w:marBottom w:val="0"/>
      <w:divBdr>
        <w:top w:val="none" w:sz="0" w:space="0" w:color="auto"/>
        <w:left w:val="none" w:sz="0" w:space="0" w:color="auto"/>
        <w:bottom w:val="none" w:sz="0" w:space="0" w:color="auto"/>
        <w:right w:val="none" w:sz="0" w:space="0" w:color="auto"/>
      </w:divBdr>
    </w:div>
    <w:div w:id="2132018606">
      <w:bodyDiv w:val="1"/>
      <w:marLeft w:val="0"/>
      <w:marRight w:val="0"/>
      <w:marTop w:val="0"/>
      <w:marBottom w:val="0"/>
      <w:divBdr>
        <w:top w:val="none" w:sz="0" w:space="0" w:color="auto"/>
        <w:left w:val="none" w:sz="0" w:space="0" w:color="auto"/>
        <w:bottom w:val="none" w:sz="0" w:space="0" w:color="auto"/>
        <w:right w:val="none" w:sz="0" w:space="0" w:color="auto"/>
      </w:divBdr>
    </w:div>
    <w:div w:id="2132165251">
      <w:bodyDiv w:val="1"/>
      <w:marLeft w:val="0"/>
      <w:marRight w:val="0"/>
      <w:marTop w:val="0"/>
      <w:marBottom w:val="0"/>
      <w:divBdr>
        <w:top w:val="none" w:sz="0" w:space="0" w:color="auto"/>
        <w:left w:val="none" w:sz="0" w:space="0" w:color="auto"/>
        <w:bottom w:val="none" w:sz="0" w:space="0" w:color="auto"/>
        <w:right w:val="none" w:sz="0" w:space="0" w:color="auto"/>
      </w:divBdr>
    </w:div>
    <w:div w:id="2132239844">
      <w:bodyDiv w:val="1"/>
      <w:marLeft w:val="0"/>
      <w:marRight w:val="0"/>
      <w:marTop w:val="0"/>
      <w:marBottom w:val="0"/>
      <w:divBdr>
        <w:top w:val="none" w:sz="0" w:space="0" w:color="auto"/>
        <w:left w:val="none" w:sz="0" w:space="0" w:color="auto"/>
        <w:bottom w:val="none" w:sz="0" w:space="0" w:color="auto"/>
        <w:right w:val="none" w:sz="0" w:space="0" w:color="auto"/>
      </w:divBdr>
    </w:div>
    <w:div w:id="2132476733">
      <w:bodyDiv w:val="1"/>
      <w:marLeft w:val="0"/>
      <w:marRight w:val="0"/>
      <w:marTop w:val="0"/>
      <w:marBottom w:val="0"/>
      <w:divBdr>
        <w:top w:val="none" w:sz="0" w:space="0" w:color="auto"/>
        <w:left w:val="none" w:sz="0" w:space="0" w:color="auto"/>
        <w:bottom w:val="none" w:sz="0" w:space="0" w:color="auto"/>
        <w:right w:val="none" w:sz="0" w:space="0" w:color="auto"/>
      </w:divBdr>
    </w:div>
    <w:div w:id="2132476849">
      <w:bodyDiv w:val="1"/>
      <w:marLeft w:val="0"/>
      <w:marRight w:val="0"/>
      <w:marTop w:val="0"/>
      <w:marBottom w:val="0"/>
      <w:divBdr>
        <w:top w:val="none" w:sz="0" w:space="0" w:color="auto"/>
        <w:left w:val="none" w:sz="0" w:space="0" w:color="auto"/>
        <w:bottom w:val="none" w:sz="0" w:space="0" w:color="auto"/>
        <w:right w:val="none" w:sz="0" w:space="0" w:color="auto"/>
      </w:divBdr>
    </w:div>
    <w:div w:id="2132548830">
      <w:bodyDiv w:val="1"/>
      <w:marLeft w:val="0"/>
      <w:marRight w:val="0"/>
      <w:marTop w:val="0"/>
      <w:marBottom w:val="0"/>
      <w:divBdr>
        <w:top w:val="none" w:sz="0" w:space="0" w:color="auto"/>
        <w:left w:val="none" w:sz="0" w:space="0" w:color="auto"/>
        <w:bottom w:val="none" w:sz="0" w:space="0" w:color="auto"/>
        <w:right w:val="none" w:sz="0" w:space="0" w:color="auto"/>
      </w:divBdr>
    </w:div>
    <w:div w:id="2132815826">
      <w:bodyDiv w:val="1"/>
      <w:marLeft w:val="0"/>
      <w:marRight w:val="0"/>
      <w:marTop w:val="0"/>
      <w:marBottom w:val="0"/>
      <w:divBdr>
        <w:top w:val="none" w:sz="0" w:space="0" w:color="auto"/>
        <w:left w:val="none" w:sz="0" w:space="0" w:color="auto"/>
        <w:bottom w:val="none" w:sz="0" w:space="0" w:color="auto"/>
        <w:right w:val="none" w:sz="0" w:space="0" w:color="auto"/>
      </w:divBdr>
    </w:div>
    <w:div w:id="2132939923">
      <w:bodyDiv w:val="1"/>
      <w:marLeft w:val="0"/>
      <w:marRight w:val="0"/>
      <w:marTop w:val="0"/>
      <w:marBottom w:val="0"/>
      <w:divBdr>
        <w:top w:val="none" w:sz="0" w:space="0" w:color="auto"/>
        <w:left w:val="none" w:sz="0" w:space="0" w:color="auto"/>
        <w:bottom w:val="none" w:sz="0" w:space="0" w:color="auto"/>
        <w:right w:val="none" w:sz="0" w:space="0" w:color="auto"/>
      </w:divBdr>
    </w:div>
    <w:div w:id="2133009424">
      <w:bodyDiv w:val="1"/>
      <w:marLeft w:val="0"/>
      <w:marRight w:val="0"/>
      <w:marTop w:val="0"/>
      <w:marBottom w:val="0"/>
      <w:divBdr>
        <w:top w:val="none" w:sz="0" w:space="0" w:color="auto"/>
        <w:left w:val="none" w:sz="0" w:space="0" w:color="auto"/>
        <w:bottom w:val="none" w:sz="0" w:space="0" w:color="auto"/>
        <w:right w:val="none" w:sz="0" w:space="0" w:color="auto"/>
      </w:divBdr>
    </w:div>
    <w:div w:id="2133087865">
      <w:bodyDiv w:val="1"/>
      <w:marLeft w:val="0"/>
      <w:marRight w:val="0"/>
      <w:marTop w:val="0"/>
      <w:marBottom w:val="0"/>
      <w:divBdr>
        <w:top w:val="none" w:sz="0" w:space="0" w:color="auto"/>
        <w:left w:val="none" w:sz="0" w:space="0" w:color="auto"/>
        <w:bottom w:val="none" w:sz="0" w:space="0" w:color="auto"/>
        <w:right w:val="none" w:sz="0" w:space="0" w:color="auto"/>
      </w:divBdr>
    </w:div>
    <w:div w:id="2133088517">
      <w:bodyDiv w:val="1"/>
      <w:marLeft w:val="0"/>
      <w:marRight w:val="0"/>
      <w:marTop w:val="0"/>
      <w:marBottom w:val="0"/>
      <w:divBdr>
        <w:top w:val="none" w:sz="0" w:space="0" w:color="auto"/>
        <w:left w:val="none" w:sz="0" w:space="0" w:color="auto"/>
        <w:bottom w:val="none" w:sz="0" w:space="0" w:color="auto"/>
        <w:right w:val="none" w:sz="0" w:space="0" w:color="auto"/>
      </w:divBdr>
    </w:div>
    <w:div w:id="2133135746">
      <w:bodyDiv w:val="1"/>
      <w:marLeft w:val="0"/>
      <w:marRight w:val="0"/>
      <w:marTop w:val="0"/>
      <w:marBottom w:val="0"/>
      <w:divBdr>
        <w:top w:val="none" w:sz="0" w:space="0" w:color="auto"/>
        <w:left w:val="none" w:sz="0" w:space="0" w:color="auto"/>
        <w:bottom w:val="none" w:sz="0" w:space="0" w:color="auto"/>
        <w:right w:val="none" w:sz="0" w:space="0" w:color="auto"/>
      </w:divBdr>
    </w:div>
    <w:div w:id="2133162879">
      <w:bodyDiv w:val="1"/>
      <w:marLeft w:val="0"/>
      <w:marRight w:val="0"/>
      <w:marTop w:val="0"/>
      <w:marBottom w:val="0"/>
      <w:divBdr>
        <w:top w:val="none" w:sz="0" w:space="0" w:color="auto"/>
        <w:left w:val="none" w:sz="0" w:space="0" w:color="auto"/>
        <w:bottom w:val="none" w:sz="0" w:space="0" w:color="auto"/>
        <w:right w:val="none" w:sz="0" w:space="0" w:color="auto"/>
      </w:divBdr>
    </w:div>
    <w:div w:id="2133283639">
      <w:bodyDiv w:val="1"/>
      <w:marLeft w:val="0"/>
      <w:marRight w:val="0"/>
      <w:marTop w:val="0"/>
      <w:marBottom w:val="0"/>
      <w:divBdr>
        <w:top w:val="none" w:sz="0" w:space="0" w:color="auto"/>
        <w:left w:val="none" w:sz="0" w:space="0" w:color="auto"/>
        <w:bottom w:val="none" w:sz="0" w:space="0" w:color="auto"/>
        <w:right w:val="none" w:sz="0" w:space="0" w:color="auto"/>
      </w:divBdr>
    </w:div>
    <w:div w:id="2133353327">
      <w:bodyDiv w:val="1"/>
      <w:marLeft w:val="0"/>
      <w:marRight w:val="0"/>
      <w:marTop w:val="0"/>
      <w:marBottom w:val="0"/>
      <w:divBdr>
        <w:top w:val="none" w:sz="0" w:space="0" w:color="auto"/>
        <w:left w:val="none" w:sz="0" w:space="0" w:color="auto"/>
        <w:bottom w:val="none" w:sz="0" w:space="0" w:color="auto"/>
        <w:right w:val="none" w:sz="0" w:space="0" w:color="auto"/>
      </w:divBdr>
    </w:div>
    <w:div w:id="2133404227">
      <w:bodyDiv w:val="1"/>
      <w:marLeft w:val="0"/>
      <w:marRight w:val="0"/>
      <w:marTop w:val="0"/>
      <w:marBottom w:val="0"/>
      <w:divBdr>
        <w:top w:val="none" w:sz="0" w:space="0" w:color="auto"/>
        <w:left w:val="none" w:sz="0" w:space="0" w:color="auto"/>
        <w:bottom w:val="none" w:sz="0" w:space="0" w:color="auto"/>
        <w:right w:val="none" w:sz="0" w:space="0" w:color="auto"/>
      </w:divBdr>
    </w:div>
    <w:div w:id="2133553799">
      <w:bodyDiv w:val="1"/>
      <w:marLeft w:val="0"/>
      <w:marRight w:val="0"/>
      <w:marTop w:val="0"/>
      <w:marBottom w:val="0"/>
      <w:divBdr>
        <w:top w:val="none" w:sz="0" w:space="0" w:color="auto"/>
        <w:left w:val="none" w:sz="0" w:space="0" w:color="auto"/>
        <w:bottom w:val="none" w:sz="0" w:space="0" w:color="auto"/>
        <w:right w:val="none" w:sz="0" w:space="0" w:color="auto"/>
      </w:divBdr>
    </w:div>
    <w:div w:id="2133740120">
      <w:bodyDiv w:val="1"/>
      <w:marLeft w:val="0"/>
      <w:marRight w:val="0"/>
      <w:marTop w:val="0"/>
      <w:marBottom w:val="0"/>
      <w:divBdr>
        <w:top w:val="none" w:sz="0" w:space="0" w:color="auto"/>
        <w:left w:val="none" w:sz="0" w:space="0" w:color="auto"/>
        <w:bottom w:val="none" w:sz="0" w:space="0" w:color="auto"/>
        <w:right w:val="none" w:sz="0" w:space="0" w:color="auto"/>
      </w:divBdr>
    </w:div>
    <w:div w:id="2133787271">
      <w:bodyDiv w:val="1"/>
      <w:marLeft w:val="0"/>
      <w:marRight w:val="0"/>
      <w:marTop w:val="0"/>
      <w:marBottom w:val="0"/>
      <w:divBdr>
        <w:top w:val="none" w:sz="0" w:space="0" w:color="auto"/>
        <w:left w:val="none" w:sz="0" w:space="0" w:color="auto"/>
        <w:bottom w:val="none" w:sz="0" w:space="0" w:color="auto"/>
        <w:right w:val="none" w:sz="0" w:space="0" w:color="auto"/>
      </w:divBdr>
    </w:div>
    <w:div w:id="2133941442">
      <w:bodyDiv w:val="1"/>
      <w:marLeft w:val="0"/>
      <w:marRight w:val="0"/>
      <w:marTop w:val="0"/>
      <w:marBottom w:val="0"/>
      <w:divBdr>
        <w:top w:val="none" w:sz="0" w:space="0" w:color="auto"/>
        <w:left w:val="none" w:sz="0" w:space="0" w:color="auto"/>
        <w:bottom w:val="none" w:sz="0" w:space="0" w:color="auto"/>
        <w:right w:val="none" w:sz="0" w:space="0" w:color="auto"/>
      </w:divBdr>
    </w:div>
    <w:div w:id="2134054681">
      <w:bodyDiv w:val="1"/>
      <w:marLeft w:val="0"/>
      <w:marRight w:val="0"/>
      <w:marTop w:val="0"/>
      <w:marBottom w:val="0"/>
      <w:divBdr>
        <w:top w:val="none" w:sz="0" w:space="0" w:color="auto"/>
        <w:left w:val="none" w:sz="0" w:space="0" w:color="auto"/>
        <w:bottom w:val="none" w:sz="0" w:space="0" w:color="auto"/>
        <w:right w:val="none" w:sz="0" w:space="0" w:color="auto"/>
      </w:divBdr>
    </w:div>
    <w:div w:id="2134060135">
      <w:bodyDiv w:val="1"/>
      <w:marLeft w:val="0"/>
      <w:marRight w:val="0"/>
      <w:marTop w:val="0"/>
      <w:marBottom w:val="0"/>
      <w:divBdr>
        <w:top w:val="none" w:sz="0" w:space="0" w:color="auto"/>
        <w:left w:val="none" w:sz="0" w:space="0" w:color="auto"/>
        <w:bottom w:val="none" w:sz="0" w:space="0" w:color="auto"/>
        <w:right w:val="none" w:sz="0" w:space="0" w:color="auto"/>
      </w:divBdr>
    </w:div>
    <w:div w:id="2134127071">
      <w:bodyDiv w:val="1"/>
      <w:marLeft w:val="0"/>
      <w:marRight w:val="0"/>
      <w:marTop w:val="0"/>
      <w:marBottom w:val="0"/>
      <w:divBdr>
        <w:top w:val="none" w:sz="0" w:space="0" w:color="auto"/>
        <w:left w:val="none" w:sz="0" w:space="0" w:color="auto"/>
        <w:bottom w:val="none" w:sz="0" w:space="0" w:color="auto"/>
        <w:right w:val="none" w:sz="0" w:space="0" w:color="auto"/>
      </w:divBdr>
    </w:div>
    <w:div w:id="2134128509">
      <w:bodyDiv w:val="1"/>
      <w:marLeft w:val="0"/>
      <w:marRight w:val="0"/>
      <w:marTop w:val="0"/>
      <w:marBottom w:val="0"/>
      <w:divBdr>
        <w:top w:val="none" w:sz="0" w:space="0" w:color="auto"/>
        <w:left w:val="none" w:sz="0" w:space="0" w:color="auto"/>
        <w:bottom w:val="none" w:sz="0" w:space="0" w:color="auto"/>
        <w:right w:val="none" w:sz="0" w:space="0" w:color="auto"/>
      </w:divBdr>
    </w:div>
    <w:div w:id="2134134003">
      <w:bodyDiv w:val="1"/>
      <w:marLeft w:val="0"/>
      <w:marRight w:val="0"/>
      <w:marTop w:val="0"/>
      <w:marBottom w:val="0"/>
      <w:divBdr>
        <w:top w:val="none" w:sz="0" w:space="0" w:color="auto"/>
        <w:left w:val="none" w:sz="0" w:space="0" w:color="auto"/>
        <w:bottom w:val="none" w:sz="0" w:space="0" w:color="auto"/>
        <w:right w:val="none" w:sz="0" w:space="0" w:color="auto"/>
      </w:divBdr>
    </w:div>
    <w:div w:id="2134204436">
      <w:bodyDiv w:val="1"/>
      <w:marLeft w:val="0"/>
      <w:marRight w:val="0"/>
      <w:marTop w:val="0"/>
      <w:marBottom w:val="0"/>
      <w:divBdr>
        <w:top w:val="none" w:sz="0" w:space="0" w:color="auto"/>
        <w:left w:val="none" w:sz="0" w:space="0" w:color="auto"/>
        <w:bottom w:val="none" w:sz="0" w:space="0" w:color="auto"/>
        <w:right w:val="none" w:sz="0" w:space="0" w:color="auto"/>
      </w:divBdr>
    </w:div>
    <w:div w:id="2134247191">
      <w:bodyDiv w:val="1"/>
      <w:marLeft w:val="0"/>
      <w:marRight w:val="0"/>
      <w:marTop w:val="0"/>
      <w:marBottom w:val="0"/>
      <w:divBdr>
        <w:top w:val="none" w:sz="0" w:space="0" w:color="auto"/>
        <w:left w:val="none" w:sz="0" w:space="0" w:color="auto"/>
        <w:bottom w:val="none" w:sz="0" w:space="0" w:color="auto"/>
        <w:right w:val="none" w:sz="0" w:space="0" w:color="auto"/>
      </w:divBdr>
    </w:div>
    <w:div w:id="2134588861">
      <w:bodyDiv w:val="1"/>
      <w:marLeft w:val="0"/>
      <w:marRight w:val="0"/>
      <w:marTop w:val="0"/>
      <w:marBottom w:val="0"/>
      <w:divBdr>
        <w:top w:val="none" w:sz="0" w:space="0" w:color="auto"/>
        <w:left w:val="none" w:sz="0" w:space="0" w:color="auto"/>
        <w:bottom w:val="none" w:sz="0" w:space="0" w:color="auto"/>
        <w:right w:val="none" w:sz="0" w:space="0" w:color="auto"/>
      </w:divBdr>
    </w:div>
    <w:div w:id="2134783310">
      <w:bodyDiv w:val="1"/>
      <w:marLeft w:val="0"/>
      <w:marRight w:val="0"/>
      <w:marTop w:val="0"/>
      <w:marBottom w:val="0"/>
      <w:divBdr>
        <w:top w:val="none" w:sz="0" w:space="0" w:color="auto"/>
        <w:left w:val="none" w:sz="0" w:space="0" w:color="auto"/>
        <w:bottom w:val="none" w:sz="0" w:space="0" w:color="auto"/>
        <w:right w:val="none" w:sz="0" w:space="0" w:color="auto"/>
      </w:divBdr>
    </w:div>
    <w:div w:id="2134901737">
      <w:bodyDiv w:val="1"/>
      <w:marLeft w:val="0"/>
      <w:marRight w:val="0"/>
      <w:marTop w:val="0"/>
      <w:marBottom w:val="0"/>
      <w:divBdr>
        <w:top w:val="none" w:sz="0" w:space="0" w:color="auto"/>
        <w:left w:val="none" w:sz="0" w:space="0" w:color="auto"/>
        <w:bottom w:val="none" w:sz="0" w:space="0" w:color="auto"/>
        <w:right w:val="none" w:sz="0" w:space="0" w:color="auto"/>
      </w:divBdr>
    </w:div>
    <w:div w:id="2134902285">
      <w:bodyDiv w:val="1"/>
      <w:marLeft w:val="0"/>
      <w:marRight w:val="0"/>
      <w:marTop w:val="0"/>
      <w:marBottom w:val="0"/>
      <w:divBdr>
        <w:top w:val="none" w:sz="0" w:space="0" w:color="auto"/>
        <w:left w:val="none" w:sz="0" w:space="0" w:color="auto"/>
        <w:bottom w:val="none" w:sz="0" w:space="0" w:color="auto"/>
        <w:right w:val="none" w:sz="0" w:space="0" w:color="auto"/>
      </w:divBdr>
    </w:div>
    <w:div w:id="2135057621">
      <w:bodyDiv w:val="1"/>
      <w:marLeft w:val="0"/>
      <w:marRight w:val="0"/>
      <w:marTop w:val="0"/>
      <w:marBottom w:val="0"/>
      <w:divBdr>
        <w:top w:val="none" w:sz="0" w:space="0" w:color="auto"/>
        <w:left w:val="none" w:sz="0" w:space="0" w:color="auto"/>
        <w:bottom w:val="none" w:sz="0" w:space="0" w:color="auto"/>
        <w:right w:val="none" w:sz="0" w:space="0" w:color="auto"/>
      </w:divBdr>
    </w:div>
    <w:div w:id="2135098889">
      <w:bodyDiv w:val="1"/>
      <w:marLeft w:val="0"/>
      <w:marRight w:val="0"/>
      <w:marTop w:val="0"/>
      <w:marBottom w:val="0"/>
      <w:divBdr>
        <w:top w:val="none" w:sz="0" w:space="0" w:color="auto"/>
        <w:left w:val="none" w:sz="0" w:space="0" w:color="auto"/>
        <w:bottom w:val="none" w:sz="0" w:space="0" w:color="auto"/>
        <w:right w:val="none" w:sz="0" w:space="0" w:color="auto"/>
      </w:divBdr>
    </w:div>
    <w:div w:id="2135168920">
      <w:bodyDiv w:val="1"/>
      <w:marLeft w:val="0"/>
      <w:marRight w:val="0"/>
      <w:marTop w:val="0"/>
      <w:marBottom w:val="0"/>
      <w:divBdr>
        <w:top w:val="none" w:sz="0" w:space="0" w:color="auto"/>
        <w:left w:val="none" w:sz="0" w:space="0" w:color="auto"/>
        <w:bottom w:val="none" w:sz="0" w:space="0" w:color="auto"/>
        <w:right w:val="none" w:sz="0" w:space="0" w:color="auto"/>
      </w:divBdr>
    </w:div>
    <w:div w:id="2135325098">
      <w:bodyDiv w:val="1"/>
      <w:marLeft w:val="0"/>
      <w:marRight w:val="0"/>
      <w:marTop w:val="0"/>
      <w:marBottom w:val="0"/>
      <w:divBdr>
        <w:top w:val="none" w:sz="0" w:space="0" w:color="auto"/>
        <w:left w:val="none" w:sz="0" w:space="0" w:color="auto"/>
        <w:bottom w:val="none" w:sz="0" w:space="0" w:color="auto"/>
        <w:right w:val="none" w:sz="0" w:space="0" w:color="auto"/>
      </w:divBdr>
    </w:div>
    <w:div w:id="2135326310">
      <w:bodyDiv w:val="1"/>
      <w:marLeft w:val="0"/>
      <w:marRight w:val="0"/>
      <w:marTop w:val="0"/>
      <w:marBottom w:val="0"/>
      <w:divBdr>
        <w:top w:val="none" w:sz="0" w:space="0" w:color="auto"/>
        <w:left w:val="none" w:sz="0" w:space="0" w:color="auto"/>
        <w:bottom w:val="none" w:sz="0" w:space="0" w:color="auto"/>
        <w:right w:val="none" w:sz="0" w:space="0" w:color="auto"/>
      </w:divBdr>
    </w:div>
    <w:div w:id="2135560346">
      <w:bodyDiv w:val="1"/>
      <w:marLeft w:val="0"/>
      <w:marRight w:val="0"/>
      <w:marTop w:val="0"/>
      <w:marBottom w:val="0"/>
      <w:divBdr>
        <w:top w:val="none" w:sz="0" w:space="0" w:color="auto"/>
        <w:left w:val="none" w:sz="0" w:space="0" w:color="auto"/>
        <w:bottom w:val="none" w:sz="0" w:space="0" w:color="auto"/>
        <w:right w:val="none" w:sz="0" w:space="0" w:color="auto"/>
      </w:divBdr>
    </w:div>
    <w:div w:id="2135824641">
      <w:bodyDiv w:val="1"/>
      <w:marLeft w:val="0"/>
      <w:marRight w:val="0"/>
      <w:marTop w:val="0"/>
      <w:marBottom w:val="0"/>
      <w:divBdr>
        <w:top w:val="none" w:sz="0" w:space="0" w:color="auto"/>
        <w:left w:val="none" w:sz="0" w:space="0" w:color="auto"/>
        <w:bottom w:val="none" w:sz="0" w:space="0" w:color="auto"/>
        <w:right w:val="none" w:sz="0" w:space="0" w:color="auto"/>
      </w:divBdr>
    </w:div>
    <w:div w:id="2135906931">
      <w:bodyDiv w:val="1"/>
      <w:marLeft w:val="0"/>
      <w:marRight w:val="0"/>
      <w:marTop w:val="0"/>
      <w:marBottom w:val="0"/>
      <w:divBdr>
        <w:top w:val="none" w:sz="0" w:space="0" w:color="auto"/>
        <w:left w:val="none" w:sz="0" w:space="0" w:color="auto"/>
        <w:bottom w:val="none" w:sz="0" w:space="0" w:color="auto"/>
        <w:right w:val="none" w:sz="0" w:space="0" w:color="auto"/>
      </w:divBdr>
    </w:div>
    <w:div w:id="2136213878">
      <w:bodyDiv w:val="1"/>
      <w:marLeft w:val="0"/>
      <w:marRight w:val="0"/>
      <w:marTop w:val="0"/>
      <w:marBottom w:val="0"/>
      <w:divBdr>
        <w:top w:val="none" w:sz="0" w:space="0" w:color="auto"/>
        <w:left w:val="none" w:sz="0" w:space="0" w:color="auto"/>
        <w:bottom w:val="none" w:sz="0" w:space="0" w:color="auto"/>
        <w:right w:val="none" w:sz="0" w:space="0" w:color="auto"/>
      </w:divBdr>
    </w:div>
    <w:div w:id="2136214564">
      <w:bodyDiv w:val="1"/>
      <w:marLeft w:val="0"/>
      <w:marRight w:val="0"/>
      <w:marTop w:val="0"/>
      <w:marBottom w:val="0"/>
      <w:divBdr>
        <w:top w:val="none" w:sz="0" w:space="0" w:color="auto"/>
        <w:left w:val="none" w:sz="0" w:space="0" w:color="auto"/>
        <w:bottom w:val="none" w:sz="0" w:space="0" w:color="auto"/>
        <w:right w:val="none" w:sz="0" w:space="0" w:color="auto"/>
      </w:divBdr>
    </w:div>
    <w:div w:id="2136361757">
      <w:bodyDiv w:val="1"/>
      <w:marLeft w:val="0"/>
      <w:marRight w:val="0"/>
      <w:marTop w:val="0"/>
      <w:marBottom w:val="0"/>
      <w:divBdr>
        <w:top w:val="none" w:sz="0" w:space="0" w:color="auto"/>
        <w:left w:val="none" w:sz="0" w:space="0" w:color="auto"/>
        <w:bottom w:val="none" w:sz="0" w:space="0" w:color="auto"/>
        <w:right w:val="none" w:sz="0" w:space="0" w:color="auto"/>
      </w:divBdr>
    </w:div>
    <w:div w:id="2136438069">
      <w:bodyDiv w:val="1"/>
      <w:marLeft w:val="0"/>
      <w:marRight w:val="0"/>
      <w:marTop w:val="0"/>
      <w:marBottom w:val="0"/>
      <w:divBdr>
        <w:top w:val="none" w:sz="0" w:space="0" w:color="auto"/>
        <w:left w:val="none" w:sz="0" w:space="0" w:color="auto"/>
        <w:bottom w:val="none" w:sz="0" w:space="0" w:color="auto"/>
        <w:right w:val="none" w:sz="0" w:space="0" w:color="auto"/>
      </w:divBdr>
    </w:div>
    <w:div w:id="2136634565">
      <w:bodyDiv w:val="1"/>
      <w:marLeft w:val="0"/>
      <w:marRight w:val="0"/>
      <w:marTop w:val="0"/>
      <w:marBottom w:val="0"/>
      <w:divBdr>
        <w:top w:val="none" w:sz="0" w:space="0" w:color="auto"/>
        <w:left w:val="none" w:sz="0" w:space="0" w:color="auto"/>
        <w:bottom w:val="none" w:sz="0" w:space="0" w:color="auto"/>
        <w:right w:val="none" w:sz="0" w:space="0" w:color="auto"/>
      </w:divBdr>
    </w:div>
    <w:div w:id="2136680067">
      <w:bodyDiv w:val="1"/>
      <w:marLeft w:val="0"/>
      <w:marRight w:val="0"/>
      <w:marTop w:val="0"/>
      <w:marBottom w:val="0"/>
      <w:divBdr>
        <w:top w:val="none" w:sz="0" w:space="0" w:color="auto"/>
        <w:left w:val="none" w:sz="0" w:space="0" w:color="auto"/>
        <w:bottom w:val="none" w:sz="0" w:space="0" w:color="auto"/>
        <w:right w:val="none" w:sz="0" w:space="0" w:color="auto"/>
      </w:divBdr>
    </w:div>
    <w:div w:id="2136829453">
      <w:bodyDiv w:val="1"/>
      <w:marLeft w:val="0"/>
      <w:marRight w:val="0"/>
      <w:marTop w:val="0"/>
      <w:marBottom w:val="0"/>
      <w:divBdr>
        <w:top w:val="none" w:sz="0" w:space="0" w:color="auto"/>
        <w:left w:val="none" w:sz="0" w:space="0" w:color="auto"/>
        <w:bottom w:val="none" w:sz="0" w:space="0" w:color="auto"/>
        <w:right w:val="none" w:sz="0" w:space="0" w:color="auto"/>
      </w:divBdr>
    </w:div>
    <w:div w:id="2137403900">
      <w:bodyDiv w:val="1"/>
      <w:marLeft w:val="0"/>
      <w:marRight w:val="0"/>
      <w:marTop w:val="0"/>
      <w:marBottom w:val="0"/>
      <w:divBdr>
        <w:top w:val="none" w:sz="0" w:space="0" w:color="auto"/>
        <w:left w:val="none" w:sz="0" w:space="0" w:color="auto"/>
        <w:bottom w:val="none" w:sz="0" w:space="0" w:color="auto"/>
        <w:right w:val="none" w:sz="0" w:space="0" w:color="auto"/>
      </w:divBdr>
    </w:div>
    <w:div w:id="2137408632">
      <w:bodyDiv w:val="1"/>
      <w:marLeft w:val="0"/>
      <w:marRight w:val="0"/>
      <w:marTop w:val="0"/>
      <w:marBottom w:val="0"/>
      <w:divBdr>
        <w:top w:val="none" w:sz="0" w:space="0" w:color="auto"/>
        <w:left w:val="none" w:sz="0" w:space="0" w:color="auto"/>
        <w:bottom w:val="none" w:sz="0" w:space="0" w:color="auto"/>
        <w:right w:val="none" w:sz="0" w:space="0" w:color="auto"/>
      </w:divBdr>
    </w:div>
    <w:div w:id="2137603449">
      <w:bodyDiv w:val="1"/>
      <w:marLeft w:val="0"/>
      <w:marRight w:val="0"/>
      <w:marTop w:val="0"/>
      <w:marBottom w:val="0"/>
      <w:divBdr>
        <w:top w:val="none" w:sz="0" w:space="0" w:color="auto"/>
        <w:left w:val="none" w:sz="0" w:space="0" w:color="auto"/>
        <w:bottom w:val="none" w:sz="0" w:space="0" w:color="auto"/>
        <w:right w:val="none" w:sz="0" w:space="0" w:color="auto"/>
      </w:divBdr>
    </w:div>
    <w:div w:id="2137603522">
      <w:bodyDiv w:val="1"/>
      <w:marLeft w:val="0"/>
      <w:marRight w:val="0"/>
      <w:marTop w:val="0"/>
      <w:marBottom w:val="0"/>
      <w:divBdr>
        <w:top w:val="none" w:sz="0" w:space="0" w:color="auto"/>
        <w:left w:val="none" w:sz="0" w:space="0" w:color="auto"/>
        <w:bottom w:val="none" w:sz="0" w:space="0" w:color="auto"/>
        <w:right w:val="none" w:sz="0" w:space="0" w:color="auto"/>
      </w:divBdr>
    </w:div>
    <w:div w:id="2137681174">
      <w:bodyDiv w:val="1"/>
      <w:marLeft w:val="0"/>
      <w:marRight w:val="0"/>
      <w:marTop w:val="0"/>
      <w:marBottom w:val="0"/>
      <w:divBdr>
        <w:top w:val="none" w:sz="0" w:space="0" w:color="auto"/>
        <w:left w:val="none" w:sz="0" w:space="0" w:color="auto"/>
        <w:bottom w:val="none" w:sz="0" w:space="0" w:color="auto"/>
        <w:right w:val="none" w:sz="0" w:space="0" w:color="auto"/>
      </w:divBdr>
    </w:div>
    <w:div w:id="2138257010">
      <w:bodyDiv w:val="1"/>
      <w:marLeft w:val="0"/>
      <w:marRight w:val="0"/>
      <w:marTop w:val="0"/>
      <w:marBottom w:val="0"/>
      <w:divBdr>
        <w:top w:val="none" w:sz="0" w:space="0" w:color="auto"/>
        <w:left w:val="none" w:sz="0" w:space="0" w:color="auto"/>
        <w:bottom w:val="none" w:sz="0" w:space="0" w:color="auto"/>
        <w:right w:val="none" w:sz="0" w:space="0" w:color="auto"/>
      </w:divBdr>
    </w:div>
    <w:div w:id="2138599966">
      <w:bodyDiv w:val="1"/>
      <w:marLeft w:val="0"/>
      <w:marRight w:val="0"/>
      <w:marTop w:val="0"/>
      <w:marBottom w:val="0"/>
      <w:divBdr>
        <w:top w:val="none" w:sz="0" w:space="0" w:color="auto"/>
        <w:left w:val="none" w:sz="0" w:space="0" w:color="auto"/>
        <w:bottom w:val="none" w:sz="0" w:space="0" w:color="auto"/>
        <w:right w:val="none" w:sz="0" w:space="0" w:color="auto"/>
      </w:divBdr>
    </w:div>
    <w:div w:id="2138913232">
      <w:bodyDiv w:val="1"/>
      <w:marLeft w:val="0"/>
      <w:marRight w:val="0"/>
      <w:marTop w:val="0"/>
      <w:marBottom w:val="0"/>
      <w:divBdr>
        <w:top w:val="none" w:sz="0" w:space="0" w:color="auto"/>
        <w:left w:val="none" w:sz="0" w:space="0" w:color="auto"/>
        <w:bottom w:val="none" w:sz="0" w:space="0" w:color="auto"/>
        <w:right w:val="none" w:sz="0" w:space="0" w:color="auto"/>
      </w:divBdr>
    </w:div>
    <w:div w:id="2139297172">
      <w:bodyDiv w:val="1"/>
      <w:marLeft w:val="0"/>
      <w:marRight w:val="0"/>
      <w:marTop w:val="0"/>
      <w:marBottom w:val="0"/>
      <w:divBdr>
        <w:top w:val="none" w:sz="0" w:space="0" w:color="auto"/>
        <w:left w:val="none" w:sz="0" w:space="0" w:color="auto"/>
        <w:bottom w:val="none" w:sz="0" w:space="0" w:color="auto"/>
        <w:right w:val="none" w:sz="0" w:space="0" w:color="auto"/>
      </w:divBdr>
    </w:div>
    <w:div w:id="2139641094">
      <w:bodyDiv w:val="1"/>
      <w:marLeft w:val="0"/>
      <w:marRight w:val="0"/>
      <w:marTop w:val="0"/>
      <w:marBottom w:val="0"/>
      <w:divBdr>
        <w:top w:val="none" w:sz="0" w:space="0" w:color="auto"/>
        <w:left w:val="none" w:sz="0" w:space="0" w:color="auto"/>
        <w:bottom w:val="none" w:sz="0" w:space="0" w:color="auto"/>
        <w:right w:val="none" w:sz="0" w:space="0" w:color="auto"/>
      </w:divBdr>
    </w:div>
    <w:div w:id="2139755364">
      <w:bodyDiv w:val="1"/>
      <w:marLeft w:val="0"/>
      <w:marRight w:val="0"/>
      <w:marTop w:val="0"/>
      <w:marBottom w:val="0"/>
      <w:divBdr>
        <w:top w:val="none" w:sz="0" w:space="0" w:color="auto"/>
        <w:left w:val="none" w:sz="0" w:space="0" w:color="auto"/>
        <w:bottom w:val="none" w:sz="0" w:space="0" w:color="auto"/>
        <w:right w:val="none" w:sz="0" w:space="0" w:color="auto"/>
      </w:divBdr>
    </w:div>
    <w:div w:id="2139906208">
      <w:bodyDiv w:val="1"/>
      <w:marLeft w:val="0"/>
      <w:marRight w:val="0"/>
      <w:marTop w:val="0"/>
      <w:marBottom w:val="0"/>
      <w:divBdr>
        <w:top w:val="none" w:sz="0" w:space="0" w:color="auto"/>
        <w:left w:val="none" w:sz="0" w:space="0" w:color="auto"/>
        <w:bottom w:val="none" w:sz="0" w:space="0" w:color="auto"/>
        <w:right w:val="none" w:sz="0" w:space="0" w:color="auto"/>
      </w:divBdr>
    </w:div>
    <w:div w:id="2139954205">
      <w:bodyDiv w:val="1"/>
      <w:marLeft w:val="0"/>
      <w:marRight w:val="0"/>
      <w:marTop w:val="0"/>
      <w:marBottom w:val="0"/>
      <w:divBdr>
        <w:top w:val="none" w:sz="0" w:space="0" w:color="auto"/>
        <w:left w:val="none" w:sz="0" w:space="0" w:color="auto"/>
        <w:bottom w:val="none" w:sz="0" w:space="0" w:color="auto"/>
        <w:right w:val="none" w:sz="0" w:space="0" w:color="auto"/>
      </w:divBdr>
    </w:div>
    <w:div w:id="2140301876">
      <w:bodyDiv w:val="1"/>
      <w:marLeft w:val="0"/>
      <w:marRight w:val="0"/>
      <w:marTop w:val="0"/>
      <w:marBottom w:val="0"/>
      <w:divBdr>
        <w:top w:val="none" w:sz="0" w:space="0" w:color="auto"/>
        <w:left w:val="none" w:sz="0" w:space="0" w:color="auto"/>
        <w:bottom w:val="none" w:sz="0" w:space="0" w:color="auto"/>
        <w:right w:val="none" w:sz="0" w:space="0" w:color="auto"/>
      </w:divBdr>
    </w:div>
    <w:div w:id="2140343649">
      <w:bodyDiv w:val="1"/>
      <w:marLeft w:val="0"/>
      <w:marRight w:val="0"/>
      <w:marTop w:val="0"/>
      <w:marBottom w:val="0"/>
      <w:divBdr>
        <w:top w:val="none" w:sz="0" w:space="0" w:color="auto"/>
        <w:left w:val="none" w:sz="0" w:space="0" w:color="auto"/>
        <w:bottom w:val="none" w:sz="0" w:space="0" w:color="auto"/>
        <w:right w:val="none" w:sz="0" w:space="0" w:color="auto"/>
      </w:divBdr>
    </w:div>
    <w:div w:id="2140344037">
      <w:bodyDiv w:val="1"/>
      <w:marLeft w:val="0"/>
      <w:marRight w:val="0"/>
      <w:marTop w:val="0"/>
      <w:marBottom w:val="0"/>
      <w:divBdr>
        <w:top w:val="none" w:sz="0" w:space="0" w:color="auto"/>
        <w:left w:val="none" w:sz="0" w:space="0" w:color="auto"/>
        <w:bottom w:val="none" w:sz="0" w:space="0" w:color="auto"/>
        <w:right w:val="none" w:sz="0" w:space="0" w:color="auto"/>
      </w:divBdr>
    </w:div>
    <w:div w:id="2140761245">
      <w:bodyDiv w:val="1"/>
      <w:marLeft w:val="0"/>
      <w:marRight w:val="0"/>
      <w:marTop w:val="0"/>
      <w:marBottom w:val="0"/>
      <w:divBdr>
        <w:top w:val="none" w:sz="0" w:space="0" w:color="auto"/>
        <w:left w:val="none" w:sz="0" w:space="0" w:color="auto"/>
        <w:bottom w:val="none" w:sz="0" w:space="0" w:color="auto"/>
        <w:right w:val="none" w:sz="0" w:space="0" w:color="auto"/>
      </w:divBdr>
    </w:div>
    <w:div w:id="2140801579">
      <w:bodyDiv w:val="1"/>
      <w:marLeft w:val="0"/>
      <w:marRight w:val="0"/>
      <w:marTop w:val="0"/>
      <w:marBottom w:val="0"/>
      <w:divBdr>
        <w:top w:val="none" w:sz="0" w:space="0" w:color="auto"/>
        <w:left w:val="none" w:sz="0" w:space="0" w:color="auto"/>
        <w:bottom w:val="none" w:sz="0" w:space="0" w:color="auto"/>
        <w:right w:val="none" w:sz="0" w:space="0" w:color="auto"/>
      </w:divBdr>
    </w:div>
    <w:div w:id="2140804505">
      <w:bodyDiv w:val="1"/>
      <w:marLeft w:val="0"/>
      <w:marRight w:val="0"/>
      <w:marTop w:val="0"/>
      <w:marBottom w:val="0"/>
      <w:divBdr>
        <w:top w:val="none" w:sz="0" w:space="0" w:color="auto"/>
        <w:left w:val="none" w:sz="0" w:space="0" w:color="auto"/>
        <w:bottom w:val="none" w:sz="0" w:space="0" w:color="auto"/>
        <w:right w:val="none" w:sz="0" w:space="0" w:color="auto"/>
      </w:divBdr>
    </w:div>
    <w:div w:id="2140952622">
      <w:bodyDiv w:val="1"/>
      <w:marLeft w:val="0"/>
      <w:marRight w:val="0"/>
      <w:marTop w:val="0"/>
      <w:marBottom w:val="0"/>
      <w:divBdr>
        <w:top w:val="none" w:sz="0" w:space="0" w:color="auto"/>
        <w:left w:val="none" w:sz="0" w:space="0" w:color="auto"/>
        <w:bottom w:val="none" w:sz="0" w:space="0" w:color="auto"/>
        <w:right w:val="none" w:sz="0" w:space="0" w:color="auto"/>
      </w:divBdr>
    </w:div>
    <w:div w:id="2141067655">
      <w:bodyDiv w:val="1"/>
      <w:marLeft w:val="0"/>
      <w:marRight w:val="0"/>
      <w:marTop w:val="0"/>
      <w:marBottom w:val="0"/>
      <w:divBdr>
        <w:top w:val="none" w:sz="0" w:space="0" w:color="auto"/>
        <w:left w:val="none" w:sz="0" w:space="0" w:color="auto"/>
        <w:bottom w:val="none" w:sz="0" w:space="0" w:color="auto"/>
        <w:right w:val="none" w:sz="0" w:space="0" w:color="auto"/>
      </w:divBdr>
    </w:div>
    <w:div w:id="2141149703">
      <w:bodyDiv w:val="1"/>
      <w:marLeft w:val="0"/>
      <w:marRight w:val="0"/>
      <w:marTop w:val="0"/>
      <w:marBottom w:val="0"/>
      <w:divBdr>
        <w:top w:val="none" w:sz="0" w:space="0" w:color="auto"/>
        <w:left w:val="none" w:sz="0" w:space="0" w:color="auto"/>
        <w:bottom w:val="none" w:sz="0" w:space="0" w:color="auto"/>
        <w:right w:val="none" w:sz="0" w:space="0" w:color="auto"/>
      </w:divBdr>
    </w:div>
    <w:div w:id="2141265820">
      <w:bodyDiv w:val="1"/>
      <w:marLeft w:val="0"/>
      <w:marRight w:val="0"/>
      <w:marTop w:val="0"/>
      <w:marBottom w:val="0"/>
      <w:divBdr>
        <w:top w:val="none" w:sz="0" w:space="0" w:color="auto"/>
        <w:left w:val="none" w:sz="0" w:space="0" w:color="auto"/>
        <w:bottom w:val="none" w:sz="0" w:space="0" w:color="auto"/>
        <w:right w:val="none" w:sz="0" w:space="0" w:color="auto"/>
      </w:divBdr>
    </w:div>
    <w:div w:id="2141798554">
      <w:bodyDiv w:val="1"/>
      <w:marLeft w:val="0"/>
      <w:marRight w:val="0"/>
      <w:marTop w:val="0"/>
      <w:marBottom w:val="0"/>
      <w:divBdr>
        <w:top w:val="none" w:sz="0" w:space="0" w:color="auto"/>
        <w:left w:val="none" w:sz="0" w:space="0" w:color="auto"/>
        <w:bottom w:val="none" w:sz="0" w:space="0" w:color="auto"/>
        <w:right w:val="none" w:sz="0" w:space="0" w:color="auto"/>
      </w:divBdr>
    </w:div>
    <w:div w:id="2141805968">
      <w:bodyDiv w:val="1"/>
      <w:marLeft w:val="0"/>
      <w:marRight w:val="0"/>
      <w:marTop w:val="0"/>
      <w:marBottom w:val="0"/>
      <w:divBdr>
        <w:top w:val="none" w:sz="0" w:space="0" w:color="auto"/>
        <w:left w:val="none" w:sz="0" w:space="0" w:color="auto"/>
        <w:bottom w:val="none" w:sz="0" w:space="0" w:color="auto"/>
        <w:right w:val="none" w:sz="0" w:space="0" w:color="auto"/>
      </w:divBdr>
    </w:div>
    <w:div w:id="2141877149">
      <w:bodyDiv w:val="1"/>
      <w:marLeft w:val="0"/>
      <w:marRight w:val="0"/>
      <w:marTop w:val="0"/>
      <w:marBottom w:val="0"/>
      <w:divBdr>
        <w:top w:val="none" w:sz="0" w:space="0" w:color="auto"/>
        <w:left w:val="none" w:sz="0" w:space="0" w:color="auto"/>
        <w:bottom w:val="none" w:sz="0" w:space="0" w:color="auto"/>
        <w:right w:val="none" w:sz="0" w:space="0" w:color="auto"/>
      </w:divBdr>
    </w:div>
    <w:div w:id="2141993683">
      <w:bodyDiv w:val="1"/>
      <w:marLeft w:val="0"/>
      <w:marRight w:val="0"/>
      <w:marTop w:val="0"/>
      <w:marBottom w:val="0"/>
      <w:divBdr>
        <w:top w:val="none" w:sz="0" w:space="0" w:color="auto"/>
        <w:left w:val="none" w:sz="0" w:space="0" w:color="auto"/>
        <w:bottom w:val="none" w:sz="0" w:space="0" w:color="auto"/>
        <w:right w:val="none" w:sz="0" w:space="0" w:color="auto"/>
      </w:divBdr>
    </w:div>
    <w:div w:id="2142110184">
      <w:bodyDiv w:val="1"/>
      <w:marLeft w:val="0"/>
      <w:marRight w:val="0"/>
      <w:marTop w:val="0"/>
      <w:marBottom w:val="0"/>
      <w:divBdr>
        <w:top w:val="none" w:sz="0" w:space="0" w:color="auto"/>
        <w:left w:val="none" w:sz="0" w:space="0" w:color="auto"/>
        <w:bottom w:val="none" w:sz="0" w:space="0" w:color="auto"/>
        <w:right w:val="none" w:sz="0" w:space="0" w:color="auto"/>
      </w:divBdr>
    </w:div>
    <w:div w:id="2142797581">
      <w:bodyDiv w:val="1"/>
      <w:marLeft w:val="0"/>
      <w:marRight w:val="0"/>
      <w:marTop w:val="0"/>
      <w:marBottom w:val="0"/>
      <w:divBdr>
        <w:top w:val="none" w:sz="0" w:space="0" w:color="auto"/>
        <w:left w:val="none" w:sz="0" w:space="0" w:color="auto"/>
        <w:bottom w:val="none" w:sz="0" w:space="0" w:color="auto"/>
        <w:right w:val="none" w:sz="0" w:space="0" w:color="auto"/>
      </w:divBdr>
    </w:div>
    <w:div w:id="2143032231">
      <w:bodyDiv w:val="1"/>
      <w:marLeft w:val="0"/>
      <w:marRight w:val="0"/>
      <w:marTop w:val="0"/>
      <w:marBottom w:val="0"/>
      <w:divBdr>
        <w:top w:val="none" w:sz="0" w:space="0" w:color="auto"/>
        <w:left w:val="none" w:sz="0" w:space="0" w:color="auto"/>
        <w:bottom w:val="none" w:sz="0" w:space="0" w:color="auto"/>
        <w:right w:val="none" w:sz="0" w:space="0" w:color="auto"/>
      </w:divBdr>
    </w:div>
    <w:div w:id="2143035957">
      <w:bodyDiv w:val="1"/>
      <w:marLeft w:val="0"/>
      <w:marRight w:val="0"/>
      <w:marTop w:val="0"/>
      <w:marBottom w:val="0"/>
      <w:divBdr>
        <w:top w:val="none" w:sz="0" w:space="0" w:color="auto"/>
        <w:left w:val="none" w:sz="0" w:space="0" w:color="auto"/>
        <w:bottom w:val="none" w:sz="0" w:space="0" w:color="auto"/>
        <w:right w:val="none" w:sz="0" w:space="0" w:color="auto"/>
      </w:divBdr>
    </w:div>
    <w:div w:id="2143108795">
      <w:bodyDiv w:val="1"/>
      <w:marLeft w:val="0"/>
      <w:marRight w:val="0"/>
      <w:marTop w:val="0"/>
      <w:marBottom w:val="0"/>
      <w:divBdr>
        <w:top w:val="none" w:sz="0" w:space="0" w:color="auto"/>
        <w:left w:val="none" w:sz="0" w:space="0" w:color="auto"/>
        <w:bottom w:val="none" w:sz="0" w:space="0" w:color="auto"/>
        <w:right w:val="none" w:sz="0" w:space="0" w:color="auto"/>
      </w:divBdr>
    </w:div>
    <w:div w:id="2143182282">
      <w:bodyDiv w:val="1"/>
      <w:marLeft w:val="0"/>
      <w:marRight w:val="0"/>
      <w:marTop w:val="0"/>
      <w:marBottom w:val="0"/>
      <w:divBdr>
        <w:top w:val="none" w:sz="0" w:space="0" w:color="auto"/>
        <w:left w:val="none" w:sz="0" w:space="0" w:color="auto"/>
        <w:bottom w:val="none" w:sz="0" w:space="0" w:color="auto"/>
        <w:right w:val="none" w:sz="0" w:space="0" w:color="auto"/>
      </w:divBdr>
    </w:div>
    <w:div w:id="2143230885">
      <w:bodyDiv w:val="1"/>
      <w:marLeft w:val="0"/>
      <w:marRight w:val="0"/>
      <w:marTop w:val="0"/>
      <w:marBottom w:val="0"/>
      <w:divBdr>
        <w:top w:val="none" w:sz="0" w:space="0" w:color="auto"/>
        <w:left w:val="none" w:sz="0" w:space="0" w:color="auto"/>
        <w:bottom w:val="none" w:sz="0" w:space="0" w:color="auto"/>
        <w:right w:val="none" w:sz="0" w:space="0" w:color="auto"/>
      </w:divBdr>
    </w:div>
    <w:div w:id="2143232801">
      <w:bodyDiv w:val="1"/>
      <w:marLeft w:val="0"/>
      <w:marRight w:val="0"/>
      <w:marTop w:val="0"/>
      <w:marBottom w:val="0"/>
      <w:divBdr>
        <w:top w:val="none" w:sz="0" w:space="0" w:color="auto"/>
        <w:left w:val="none" w:sz="0" w:space="0" w:color="auto"/>
        <w:bottom w:val="none" w:sz="0" w:space="0" w:color="auto"/>
        <w:right w:val="none" w:sz="0" w:space="0" w:color="auto"/>
      </w:divBdr>
    </w:div>
    <w:div w:id="2144224623">
      <w:bodyDiv w:val="1"/>
      <w:marLeft w:val="0"/>
      <w:marRight w:val="0"/>
      <w:marTop w:val="0"/>
      <w:marBottom w:val="0"/>
      <w:divBdr>
        <w:top w:val="none" w:sz="0" w:space="0" w:color="auto"/>
        <w:left w:val="none" w:sz="0" w:space="0" w:color="auto"/>
        <w:bottom w:val="none" w:sz="0" w:space="0" w:color="auto"/>
        <w:right w:val="none" w:sz="0" w:space="0" w:color="auto"/>
      </w:divBdr>
    </w:div>
    <w:div w:id="2144343956">
      <w:bodyDiv w:val="1"/>
      <w:marLeft w:val="0"/>
      <w:marRight w:val="0"/>
      <w:marTop w:val="0"/>
      <w:marBottom w:val="0"/>
      <w:divBdr>
        <w:top w:val="none" w:sz="0" w:space="0" w:color="auto"/>
        <w:left w:val="none" w:sz="0" w:space="0" w:color="auto"/>
        <w:bottom w:val="none" w:sz="0" w:space="0" w:color="auto"/>
        <w:right w:val="none" w:sz="0" w:space="0" w:color="auto"/>
      </w:divBdr>
    </w:div>
    <w:div w:id="2144496635">
      <w:bodyDiv w:val="1"/>
      <w:marLeft w:val="0"/>
      <w:marRight w:val="0"/>
      <w:marTop w:val="0"/>
      <w:marBottom w:val="0"/>
      <w:divBdr>
        <w:top w:val="none" w:sz="0" w:space="0" w:color="auto"/>
        <w:left w:val="none" w:sz="0" w:space="0" w:color="auto"/>
        <w:bottom w:val="none" w:sz="0" w:space="0" w:color="auto"/>
        <w:right w:val="none" w:sz="0" w:space="0" w:color="auto"/>
      </w:divBdr>
    </w:div>
    <w:div w:id="2144538227">
      <w:bodyDiv w:val="1"/>
      <w:marLeft w:val="0"/>
      <w:marRight w:val="0"/>
      <w:marTop w:val="0"/>
      <w:marBottom w:val="0"/>
      <w:divBdr>
        <w:top w:val="none" w:sz="0" w:space="0" w:color="auto"/>
        <w:left w:val="none" w:sz="0" w:space="0" w:color="auto"/>
        <w:bottom w:val="none" w:sz="0" w:space="0" w:color="auto"/>
        <w:right w:val="none" w:sz="0" w:space="0" w:color="auto"/>
      </w:divBdr>
    </w:div>
    <w:div w:id="2144618034">
      <w:bodyDiv w:val="1"/>
      <w:marLeft w:val="0"/>
      <w:marRight w:val="0"/>
      <w:marTop w:val="0"/>
      <w:marBottom w:val="0"/>
      <w:divBdr>
        <w:top w:val="none" w:sz="0" w:space="0" w:color="auto"/>
        <w:left w:val="none" w:sz="0" w:space="0" w:color="auto"/>
        <w:bottom w:val="none" w:sz="0" w:space="0" w:color="auto"/>
        <w:right w:val="none" w:sz="0" w:space="0" w:color="auto"/>
      </w:divBdr>
    </w:div>
    <w:div w:id="2144693241">
      <w:bodyDiv w:val="1"/>
      <w:marLeft w:val="0"/>
      <w:marRight w:val="0"/>
      <w:marTop w:val="0"/>
      <w:marBottom w:val="0"/>
      <w:divBdr>
        <w:top w:val="none" w:sz="0" w:space="0" w:color="auto"/>
        <w:left w:val="none" w:sz="0" w:space="0" w:color="auto"/>
        <w:bottom w:val="none" w:sz="0" w:space="0" w:color="auto"/>
        <w:right w:val="none" w:sz="0" w:space="0" w:color="auto"/>
      </w:divBdr>
    </w:div>
    <w:div w:id="2145156637">
      <w:bodyDiv w:val="1"/>
      <w:marLeft w:val="0"/>
      <w:marRight w:val="0"/>
      <w:marTop w:val="0"/>
      <w:marBottom w:val="0"/>
      <w:divBdr>
        <w:top w:val="none" w:sz="0" w:space="0" w:color="auto"/>
        <w:left w:val="none" w:sz="0" w:space="0" w:color="auto"/>
        <w:bottom w:val="none" w:sz="0" w:space="0" w:color="auto"/>
        <w:right w:val="none" w:sz="0" w:space="0" w:color="auto"/>
      </w:divBdr>
    </w:div>
    <w:div w:id="2145654672">
      <w:bodyDiv w:val="1"/>
      <w:marLeft w:val="0"/>
      <w:marRight w:val="0"/>
      <w:marTop w:val="0"/>
      <w:marBottom w:val="0"/>
      <w:divBdr>
        <w:top w:val="none" w:sz="0" w:space="0" w:color="auto"/>
        <w:left w:val="none" w:sz="0" w:space="0" w:color="auto"/>
        <w:bottom w:val="none" w:sz="0" w:space="0" w:color="auto"/>
        <w:right w:val="none" w:sz="0" w:space="0" w:color="auto"/>
      </w:divBdr>
    </w:div>
    <w:div w:id="2145658285">
      <w:bodyDiv w:val="1"/>
      <w:marLeft w:val="0"/>
      <w:marRight w:val="0"/>
      <w:marTop w:val="0"/>
      <w:marBottom w:val="0"/>
      <w:divBdr>
        <w:top w:val="none" w:sz="0" w:space="0" w:color="auto"/>
        <w:left w:val="none" w:sz="0" w:space="0" w:color="auto"/>
        <w:bottom w:val="none" w:sz="0" w:space="0" w:color="auto"/>
        <w:right w:val="none" w:sz="0" w:space="0" w:color="auto"/>
      </w:divBdr>
    </w:div>
    <w:div w:id="2145728577">
      <w:bodyDiv w:val="1"/>
      <w:marLeft w:val="0"/>
      <w:marRight w:val="0"/>
      <w:marTop w:val="0"/>
      <w:marBottom w:val="0"/>
      <w:divBdr>
        <w:top w:val="none" w:sz="0" w:space="0" w:color="auto"/>
        <w:left w:val="none" w:sz="0" w:space="0" w:color="auto"/>
        <w:bottom w:val="none" w:sz="0" w:space="0" w:color="auto"/>
        <w:right w:val="none" w:sz="0" w:space="0" w:color="auto"/>
      </w:divBdr>
    </w:div>
    <w:div w:id="2145729794">
      <w:bodyDiv w:val="1"/>
      <w:marLeft w:val="0"/>
      <w:marRight w:val="0"/>
      <w:marTop w:val="0"/>
      <w:marBottom w:val="0"/>
      <w:divBdr>
        <w:top w:val="none" w:sz="0" w:space="0" w:color="auto"/>
        <w:left w:val="none" w:sz="0" w:space="0" w:color="auto"/>
        <w:bottom w:val="none" w:sz="0" w:space="0" w:color="auto"/>
        <w:right w:val="none" w:sz="0" w:space="0" w:color="auto"/>
      </w:divBdr>
    </w:div>
    <w:div w:id="2145804502">
      <w:bodyDiv w:val="1"/>
      <w:marLeft w:val="0"/>
      <w:marRight w:val="0"/>
      <w:marTop w:val="0"/>
      <w:marBottom w:val="0"/>
      <w:divBdr>
        <w:top w:val="none" w:sz="0" w:space="0" w:color="auto"/>
        <w:left w:val="none" w:sz="0" w:space="0" w:color="auto"/>
        <w:bottom w:val="none" w:sz="0" w:space="0" w:color="auto"/>
        <w:right w:val="none" w:sz="0" w:space="0" w:color="auto"/>
      </w:divBdr>
    </w:div>
    <w:div w:id="2145921676">
      <w:bodyDiv w:val="1"/>
      <w:marLeft w:val="0"/>
      <w:marRight w:val="0"/>
      <w:marTop w:val="0"/>
      <w:marBottom w:val="0"/>
      <w:divBdr>
        <w:top w:val="none" w:sz="0" w:space="0" w:color="auto"/>
        <w:left w:val="none" w:sz="0" w:space="0" w:color="auto"/>
        <w:bottom w:val="none" w:sz="0" w:space="0" w:color="auto"/>
        <w:right w:val="none" w:sz="0" w:space="0" w:color="auto"/>
      </w:divBdr>
    </w:div>
    <w:div w:id="2145996733">
      <w:bodyDiv w:val="1"/>
      <w:marLeft w:val="0"/>
      <w:marRight w:val="0"/>
      <w:marTop w:val="0"/>
      <w:marBottom w:val="0"/>
      <w:divBdr>
        <w:top w:val="none" w:sz="0" w:space="0" w:color="auto"/>
        <w:left w:val="none" w:sz="0" w:space="0" w:color="auto"/>
        <w:bottom w:val="none" w:sz="0" w:space="0" w:color="auto"/>
        <w:right w:val="none" w:sz="0" w:space="0" w:color="auto"/>
      </w:divBdr>
    </w:div>
    <w:div w:id="2146505265">
      <w:bodyDiv w:val="1"/>
      <w:marLeft w:val="0"/>
      <w:marRight w:val="0"/>
      <w:marTop w:val="0"/>
      <w:marBottom w:val="0"/>
      <w:divBdr>
        <w:top w:val="none" w:sz="0" w:space="0" w:color="auto"/>
        <w:left w:val="none" w:sz="0" w:space="0" w:color="auto"/>
        <w:bottom w:val="none" w:sz="0" w:space="0" w:color="auto"/>
        <w:right w:val="none" w:sz="0" w:space="0" w:color="auto"/>
      </w:divBdr>
    </w:div>
    <w:div w:id="2146659078">
      <w:bodyDiv w:val="1"/>
      <w:marLeft w:val="0"/>
      <w:marRight w:val="0"/>
      <w:marTop w:val="0"/>
      <w:marBottom w:val="0"/>
      <w:divBdr>
        <w:top w:val="none" w:sz="0" w:space="0" w:color="auto"/>
        <w:left w:val="none" w:sz="0" w:space="0" w:color="auto"/>
        <w:bottom w:val="none" w:sz="0" w:space="0" w:color="auto"/>
        <w:right w:val="none" w:sz="0" w:space="0" w:color="auto"/>
      </w:divBdr>
    </w:div>
    <w:div w:id="2146849181">
      <w:bodyDiv w:val="1"/>
      <w:marLeft w:val="0"/>
      <w:marRight w:val="0"/>
      <w:marTop w:val="0"/>
      <w:marBottom w:val="0"/>
      <w:divBdr>
        <w:top w:val="none" w:sz="0" w:space="0" w:color="auto"/>
        <w:left w:val="none" w:sz="0" w:space="0" w:color="auto"/>
        <w:bottom w:val="none" w:sz="0" w:space="0" w:color="auto"/>
        <w:right w:val="none" w:sz="0" w:space="0" w:color="auto"/>
      </w:divBdr>
    </w:div>
    <w:div w:id="2146894773">
      <w:bodyDiv w:val="1"/>
      <w:marLeft w:val="0"/>
      <w:marRight w:val="0"/>
      <w:marTop w:val="0"/>
      <w:marBottom w:val="0"/>
      <w:divBdr>
        <w:top w:val="none" w:sz="0" w:space="0" w:color="auto"/>
        <w:left w:val="none" w:sz="0" w:space="0" w:color="auto"/>
        <w:bottom w:val="none" w:sz="0" w:space="0" w:color="auto"/>
        <w:right w:val="none" w:sz="0" w:space="0" w:color="auto"/>
      </w:divBdr>
    </w:div>
    <w:div w:id="2146926459">
      <w:bodyDiv w:val="1"/>
      <w:marLeft w:val="0"/>
      <w:marRight w:val="0"/>
      <w:marTop w:val="0"/>
      <w:marBottom w:val="0"/>
      <w:divBdr>
        <w:top w:val="none" w:sz="0" w:space="0" w:color="auto"/>
        <w:left w:val="none" w:sz="0" w:space="0" w:color="auto"/>
        <w:bottom w:val="none" w:sz="0" w:space="0" w:color="auto"/>
        <w:right w:val="none" w:sz="0" w:space="0" w:color="auto"/>
      </w:divBdr>
    </w:div>
    <w:div w:id="2147043513">
      <w:bodyDiv w:val="1"/>
      <w:marLeft w:val="0"/>
      <w:marRight w:val="0"/>
      <w:marTop w:val="0"/>
      <w:marBottom w:val="0"/>
      <w:divBdr>
        <w:top w:val="none" w:sz="0" w:space="0" w:color="auto"/>
        <w:left w:val="none" w:sz="0" w:space="0" w:color="auto"/>
        <w:bottom w:val="none" w:sz="0" w:space="0" w:color="auto"/>
        <w:right w:val="none" w:sz="0" w:space="0" w:color="auto"/>
      </w:divBdr>
    </w:div>
    <w:div w:id="2147045271">
      <w:bodyDiv w:val="1"/>
      <w:marLeft w:val="0"/>
      <w:marRight w:val="0"/>
      <w:marTop w:val="0"/>
      <w:marBottom w:val="0"/>
      <w:divBdr>
        <w:top w:val="none" w:sz="0" w:space="0" w:color="auto"/>
        <w:left w:val="none" w:sz="0" w:space="0" w:color="auto"/>
        <w:bottom w:val="none" w:sz="0" w:space="0" w:color="auto"/>
        <w:right w:val="none" w:sz="0" w:space="0" w:color="auto"/>
      </w:divBdr>
    </w:div>
    <w:div w:id="2147383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chart" Target="charts/chart1.xml"/><Relationship Id="rId26"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3.png"/><Relationship Id="rId34" Type="http://schemas.microsoft.com/office/2011/relationships/people" Target="people.xml"/><Relationship Id="rId7" Type="http://schemas.openxmlformats.org/officeDocument/2006/relationships/settings" Target="settings.xml"/><Relationship Id="rId12" Type="http://schemas.openxmlformats.org/officeDocument/2006/relationships/header" Target="header1.xml"/><Relationship Id="rId17" Type="http://schemas.microsoft.com/office/2018/08/relationships/commentsExtensible" Target="commentsExtensible.xml"/><Relationship Id="rId25" Type="http://schemas.openxmlformats.org/officeDocument/2006/relationships/image" Target="media/image7.png"/><Relationship Id="rId33" Type="http://schemas.openxmlformats.org/officeDocument/2006/relationships/fontTable" Target="fontTable.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image" Target="media/image2.png"/><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6.png"/><Relationship Id="rId32" Type="http://schemas.openxmlformats.org/officeDocument/2006/relationships/header" Target="header2.xml"/><Relationship Id="rId5"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image" Target="media/image5.png"/><Relationship Id="rId28" Type="http://schemas.openxmlformats.org/officeDocument/2006/relationships/image" Target="media/image10.png"/><Relationship Id="rId10" Type="http://schemas.openxmlformats.org/officeDocument/2006/relationships/endnotes" Target="endnotes.xml"/><Relationship Id="rId19" Type="http://schemas.openxmlformats.org/officeDocument/2006/relationships/chart" Target="charts/chart2.xml"/><Relationship Id="rId31" Type="http://schemas.openxmlformats.org/officeDocument/2006/relationships/image" Target="media/image1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theme" Target="theme/theme1.xml"/><Relationship Id="rId8"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1" Type="http://schemas.openxmlformats.org/officeDocument/2006/relationships/oleObject" Target="file:///C:\MyFiles\Repos\thesis\results\performance\output\performance.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MyFiles\Repos\thesis\results\performance\output\performance.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GB" sz="1200" b="0" i="0" u="none" strike="noStrike" baseline="0">
                <a:latin typeface="Times New Roman" panose="02020603050405020304" pitchFamily="18" charset="0"/>
                <a:cs typeface="Times New Roman" panose="02020603050405020304" pitchFamily="18" charset="0"/>
              </a:rPr>
              <a:t>Średni czas iteracji w funkcji liczby agentów</a:t>
            </a:r>
            <a:endParaRPr lang="en-US" sz="1200">
              <a:latin typeface="Times New Roman" panose="02020603050405020304" pitchFamily="18" charset="0"/>
              <a:cs typeface="Times New Roman" panose="02020603050405020304" pitchFamily="18" charset="0"/>
            </a:endParaRPr>
          </a:p>
        </c:rich>
      </c:tx>
      <c:overlay val="0"/>
      <c:spPr>
        <a:noFill/>
        <a:ln>
          <a:noFill/>
        </a:ln>
        <a:effectLst/>
      </c:spPr>
    </c:title>
    <c:autoTitleDeleted val="0"/>
    <c:plotArea>
      <c:layout/>
      <c:scatterChart>
        <c:scatterStyle val="smoothMarker"/>
        <c:varyColors val="0"/>
        <c:ser>
          <c:idx val="1"/>
          <c:order val="0"/>
          <c:tx>
            <c:v>Czas iteracji zależny od liczby agentów</c:v>
          </c:tx>
          <c:marker>
            <c:symbol val="none"/>
          </c:marker>
          <c:xVal>
            <c:numRef>
              <c:f>'benchmark_summary (2)'!$A$15:$A$23</c:f>
              <c:numCache>
                <c:formatCode>General</c:formatCode>
                <c:ptCount val="9"/>
                <c:pt idx="0">
                  <c:v>100</c:v>
                </c:pt>
                <c:pt idx="1">
                  <c:v>250</c:v>
                </c:pt>
                <c:pt idx="2">
                  <c:v>500</c:v>
                </c:pt>
                <c:pt idx="3">
                  <c:v>750</c:v>
                </c:pt>
                <c:pt idx="4">
                  <c:v>1000</c:v>
                </c:pt>
                <c:pt idx="5">
                  <c:v>2500</c:v>
                </c:pt>
                <c:pt idx="6">
                  <c:v>5000</c:v>
                </c:pt>
                <c:pt idx="7">
                  <c:v>7500</c:v>
                </c:pt>
                <c:pt idx="8">
                  <c:v>10000</c:v>
                </c:pt>
              </c:numCache>
            </c:numRef>
          </c:xVal>
          <c:yVal>
            <c:numRef>
              <c:f>'benchmark_summary (2)'!$B$15:$B$23</c:f>
              <c:numCache>
                <c:formatCode>0.000</c:formatCode>
                <c:ptCount val="9"/>
                <c:pt idx="0">
                  <c:v>8.8132285322853249E-2</c:v>
                </c:pt>
                <c:pt idx="1">
                  <c:v>0.15777436874368742</c:v>
                </c:pt>
                <c:pt idx="2">
                  <c:v>0.29275825158251584</c:v>
                </c:pt>
                <c:pt idx="3">
                  <c:v>0.4910287112871129</c:v>
                </c:pt>
                <c:pt idx="4">
                  <c:v>0.66664089340893407</c:v>
                </c:pt>
                <c:pt idx="5">
                  <c:v>2.3796393513935135</c:v>
                </c:pt>
                <c:pt idx="6">
                  <c:v>5.7452387153871536</c:v>
                </c:pt>
                <c:pt idx="7">
                  <c:v>9.308603168031679</c:v>
                </c:pt>
                <c:pt idx="8">
                  <c:v>12.978090631906321</c:v>
                </c:pt>
              </c:numCache>
            </c:numRef>
          </c:yVal>
          <c:smooth val="1"/>
          <c:extLst>
            <c:ext xmlns:c16="http://schemas.microsoft.com/office/drawing/2014/chart" uri="{C3380CC4-5D6E-409C-BE32-E72D297353CC}">
              <c16:uniqueId val="{00000000-478A-40B4-9FEF-A370348CB708}"/>
            </c:ext>
          </c:extLst>
        </c:ser>
        <c:ser>
          <c:idx val="0"/>
          <c:order val="1"/>
          <c:tx>
            <c:v>Czas iteracji zależny od liczby agentów</c:v>
          </c:tx>
          <c:spPr>
            <a:ln w="19050" cap="rnd">
              <a:solidFill>
                <a:schemeClr val="accent1"/>
              </a:solidFill>
              <a:round/>
            </a:ln>
            <a:effectLst/>
          </c:spPr>
          <c:marker>
            <c:symbol val="none"/>
          </c:marker>
          <c:xVal>
            <c:numRef>
              <c:f>'benchmark_summary (2)'!$A$15:$A$23</c:f>
              <c:numCache>
                <c:formatCode>General</c:formatCode>
                <c:ptCount val="9"/>
                <c:pt idx="0">
                  <c:v>100</c:v>
                </c:pt>
                <c:pt idx="1">
                  <c:v>250</c:v>
                </c:pt>
                <c:pt idx="2">
                  <c:v>500</c:v>
                </c:pt>
                <c:pt idx="3">
                  <c:v>750</c:v>
                </c:pt>
                <c:pt idx="4">
                  <c:v>1000</c:v>
                </c:pt>
                <c:pt idx="5">
                  <c:v>2500</c:v>
                </c:pt>
                <c:pt idx="6">
                  <c:v>5000</c:v>
                </c:pt>
                <c:pt idx="7">
                  <c:v>7500</c:v>
                </c:pt>
                <c:pt idx="8">
                  <c:v>10000</c:v>
                </c:pt>
              </c:numCache>
            </c:numRef>
          </c:xVal>
          <c:yVal>
            <c:numRef>
              <c:f>'benchmark_summary (2)'!$B$15:$B$23</c:f>
              <c:numCache>
                <c:formatCode>0.000</c:formatCode>
                <c:ptCount val="9"/>
                <c:pt idx="0">
                  <c:v>8.8132285322853249E-2</c:v>
                </c:pt>
                <c:pt idx="1">
                  <c:v>0.15777436874368742</c:v>
                </c:pt>
                <c:pt idx="2">
                  <c:v>0.29275825158251584</c:v>
                </c:pt>
                <c:pt idx="3">
                  <c:v>0.4910287112871129</c:v>
                </c:pt>
                <c:pt idx="4">
                  <c:v>0.66664089340893407</c:v>
                </c:pt>
                <c:pt idx="5">
                  <c:v>2.3796393513935135</c:v>
                </c:pt>
                <c:pt idx="6">
                  <c:v>5.7452387153871536</c:v>
                </c:pt>
                <c:pt idx="7">
                  <c:v>9.308603168031679</c:v>
                </c:pt>
                <c:pt idx="8">
                  <c:v>12.978090631906321</c:v>
                </c:pt>
              </c:numCache>
            </c:numRef>
          </c:yVal>
          <c:smooth val="1"/>
          <c:extLst>
            <c:ext xmlns:c16="http://schemas.microsoft.com/office/drawing/2014/chart" uri="{C3380CC4-5D6E-409C-BE32-E72D297353CC}">
              <c16:uniqueId val="{00000001-478A-40B4-9FEF-A370348CB708}"/>
            </c:ext>
          </c:extLst>
        </c:ser>
        <c:dLbls>
          <c:showLegendKey val="0"/>
          <c:showVal val="0"/>
          <c:showCatName val="0"/>
          <c:showSerName val="0"/>
          <c:showPercent val="0"/>
          <c:showBubbleSize val="0"/>
        </c:dLbls>
        <c:axId val="484327648"/>
        <c:axId val="484325728"/>
      </c:scatterChart>
      <c:valAx>
        <c:axId val="484327648"/>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GB">
                    <a:latin typeface="Times New Roman" panose="02020603050405020304" pitchFamily="18" charset="0"/>
                    <a:cs typeface="Times New Roman" panose="02020603050405020304" pitchFamily="18" charset="0"/>
                  </a:rPr>
                  <a:t>Liczba agentów</a:t>
                </a:r>
              </a:p>
            </c:rich>
          </c:tx>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484325728"/>
        <c:crosses val="autoZero"/>
        <c:crossBetween val="midCat"/>
      </c:valAx>
      <c:valAx>
        <c:axId val="48432572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GB" sz="1000" b="0" i="0" u="none" strike="noStrike" baseline="0">
                    <a:latin typeface="Times New Roman" panose="02020603050405020304" pitchFamily="18" charset="0"/>
                    <a:cs typeface="Times New Roman" panose="02020603050405020304" pitchFamily="18" charset="0"/>
                  </a:rPr>
                  <a:t>Średni czas iteracji [ms]</a:t>
                </a:r>
                <a:endParaRPr lang="en-GB">
                  <a:latin typeface="Times New Roman" panose="02020603050405020304" pitchFamily="18" charset="0"/>
                  <a:cs typeface="Times New Roman" panose="02020603050405020304" pitchFamily="18" charset="0"/>
                </a:endParaRPr>
              </a:p>
            </c:rich>
          </c:tx>
          <c:overlay val="0"/>
          <c:spPr>
            <a:noFill/>
            <a:ln>
              <a:noFill/>
            </a:ln>
            <a:effectLst/>
          </c:sp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484327648"/>
        <c:crosses val="autoZero"/>
        <c:crossBetween val="midCat"/>
      </c:valAx>
    </c:plotArea>
    <c:plotVisOnly val="1"/>
    <c:dispBlanksAs val="gap"/>
    <c:showDLblsOverMax val="0"/>
    <c:extLst/>
  </c:chart>
  <c:spPr>
    <a:ln>
      <a:noFill/>
    </a:ln>
  </c:spPr>
  <c:txPr>
    <a:bodyPr/>
    <a:lstStyle/>
    <a:p>
      <a:pPr algn="just">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vert="horz"/>
          <a:lstStyle/>
          <a:p>
            <a:pPr marL="0" marR="0" lvl="0" indent="0" algn="ctr" defTabSz="914400" rtl="0" eaLnBrk="1" fontAlgn="auto" latinLnBrk="0" hangingPunct="1">
              <a:lnSpc>
                <a:spcPct val="100000"/>
              </a:lnSpc>
              <a:spcBef>
                <a:spcPts val="0"/>
              </a:spcBef>
              <a:spcAft>
                <a:spcPts val="0"/>
              </a:spcAft>
              <a:buClrTx/>
              <a:buSzTx/>
              <a:buFontTx/>
              <a:buNone/>
              <a:tabLst/>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GB" sz="1200" b="0" i="0" u="none" strike="noStrike" kern="1200" baseline="0">
                <a:solidFill>
                  <a:sysClr val="windowText" lastClr="000000"/>
                </a:solidFill>
                <a:latin typeface="Times New Roman" panose="02020603050405020304" pitchFamily="18" charset="0"/>
                <a:cs typeface="Times New Roman" panose="02020603050405020304" pitchFamily="18" charset="0"/>
              </a:rPr>
              <a:t> Przepustowość w funkcji liczby agentów</a:t>
            </a:r>
          </a:p>
        </c:rich>
      </c:tx>
      <c:overlay val="0"/>
      <c:spPr>
        <a:noFill/>
        <a:ln>
          <a:noFill/>
        </a:ln>
        <a:effectLst/>
      </c:spPr>
    </c:title>
    <c:autoTitleDeleted val="0"/>
    <c:plotArea>
      <c:layout>
        <c:manualLayout>
          <c:layoutTarget val="inner"/>
          <c:xMode val="edge"/>
          <c:yMode val="edge"/>
          <c:x val="0.18207225387982087"/>
          <c:y val="0.17130848405041521"/>
          <c:w val="0.75724343366052771"/>
          <c:h val="0.62839554611987491"/>
        </c:manualLayout>
      </c:layout>
      <c:scatterChart>
        <c:scatterStyle val="smoothMarker"/>
        <c:varyColors val="0"/>
        <c:ser>
          <c:idx val="0"/>
          <c:order val="0"/>
          <c:tx>
            <c:strRef>
              <c:f>'benchmark_summary (2)'!$A$14</c:f>
              <c:strCache>
                <c:ptCount val="1"/>
                <c:pt idx="0">
                  <c:v>Liczba agentów</c:v>
                </c:pt>
              </c:strCache>
            </c:strRef>
          </c:tx>
          <c:marker>
            <c:symbol val="none"/>
          </c:marker>
          <c:xVal>
            <c:numRef>
              <c:f>'benchmark_summary (2)'!$A$15:$A$23</c:f>
              <c:numCache>
                <c:formatCode>General</c:formatCode>
                <c:ptCount val="9"/>
                <c:pt idx="0">
                  <c:v>100</c:v>
                </c:pt>
                <c:pt idx="1">
                  <c:v>250</c:v>
                </c:pt>
                <c:pt idx="2">
                  <c:v>500</c:v>
                </c:pt>
                <c:pt idx="3">
                  <c:v>750</c:v>
                </c:pt>
                <c:pt idx="4">
                  <c:v>1000</c:v>
                </c:pt>
                <c:pt idx="5">
                  <c:v>2500</c:v>
                </c:pt>
                <c:pt idx="6">
                  <c:v>5000</c:v>
                </c:pt>
                <c:pt idx="7">
                  <c:v>7500</c:v>
                </c:pt>
                <c:pt idx="8">
                  <c:v>10000</c:v>
                </c:pt>
              </c:numCache>
            </c:numRef>
          </c:xVal>
          <c:yVal>
            <c:numRef>
              <c:f>'benchmark_summary (2)'!$D$15:$D$23</c:f>
              <c:numCache>
                <c:formatCode>#,##0</c:formatCode>
                <c:ptCount val="9"/>
                <c:pt idx="0">
                  <c:v>1134657.9705005037</c:v>
                </c:pt>
                <c:pt idx="1">
                  <c:v>1584541.2787303738</c:v>
                </c:pt>
                <c:pt idx="2">
                  <c:v>1707893.7905156594</c:v>
                </c:pt>
                <c:pt idx="3">
                  <c:v>1527405.5931150271</c:v>
                </c:pt>
                <c:pt idx="4">
                  <c:v>1500057.9920718651</c:v>
                </c:pt>
                <c:pt idx="5">
                  <c:v>1050579.3655395736</c:v>
                </c:pt>
                <c:pt idx="6">
                  <c:v>870285.85715834191</c:v>
                </c:pt>
                <c:pt idx="7">
                  <c:v>805706.2767222774</c:v>
                </c:pt>
                <c:pt idx="8">
                  <c:v>770529.37012284715</c:v>
                </c:pt>
              </c:numCache>
            </c:numRef>
          </c:yVal>
          <c:smooth val="1"/>
          <c:extLst>
            <c:ext xmlns:c16="http://schemas.microsoft.com/office/drawing/2014/chart" uri="{C3380CC4-5D6E-409C-BE32-E72D297353CC}">
              <c16:uniqueId val="{00000000-02FE-4FAF-A432-CF846D29F863}"/>
            </c:ext>
          </c:extLst>
        </c:ser>
        <c:dLbls>
          <c:showLegendKey val="0"/>
          <c:showVal val="0"/>
          <c:showCatName val="0"/>
          <c:showSerName val="0"/>
          <c:showPercent val="0"/>
          <c:showBubbleSize val="0"/>
        </c:dLbls>
        <c:axId val="484327648"/>
        <c:axId val="484325728"/>
      </c:scatterChart>
      <c:valAx>
        <c:axId val="484327648"/>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vert="horz"/>
              <a:lstStyle/>
              <a:p>
                <a:pPr>
                  <a:defRPr b="0"/>
                </a:pPr>
                <a:r>
                  <a:rPr lang="en-GB" b="0"/>
                  <a:t>Liczba agentów</a:t>
                </a:r>
              </a:p>
            </c:rich>
          </c:tx>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vert="horz"/>
          <a:lstStyle/>
          <a:p>
            <a:pPr>
              <a:defRPr/>
            </a:pPr>
            <a:endParaRPr lang="en-US"/>
          </a:p>
        </c:txPr>
        <c:crossAx val="484325728"/>
        <c:crosses val="autoZero"/>
        <c:crossBetween val="midCat"/>
      </c:valAx>
      <c:valAx>
        <c:axId val="48432572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vert="horz"/>
              <a:lstStyle/>
              <a:p>
                <a:pPr>
                  <a:defRPr b="0"/>
                </a:pPr>
                <a:r>
                  <a:rPr lang="en-GB" b="0"/>
                  <a:t>Średnia przepustowość a[agneci / s]</a:t>
                </a:r>
              </a:p>
            </c:rich>
          </c:tx>
          <c:overlay val="0"/>
          <c:spPr>
            <a:noFill/>
            <a:ln>
              <a:noFill/>
            </a:ln>
            <a:effectLst/>
          </c:sp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vert="horz"/>
          <a:lstStyle/>
          <a:p>
            <a:pPr>
              <a:defRPr/>
            </a:pPr>
            <a:endParaRPr lang="en-US"/>
          </a:p>
        </c:txPr>
        <c:crossAx val="484327648"/>
        <c:crosses val="autoZero"/>
        <c:crossBetween val="midCat"/>
      </c:valAx>
    </c:plotArea>
    <c:plotVisOnly val="1"/>
    <c:dispBlanksAs val="gap"/>
    <c:showDLblsOverMax val="0"/>
    <c:extLst/>
  </c:chart>
  <c:spPr>
    <a:ln>
      <a:noFill/>
    </a:ln>
  </c:spPr>
  <c:txPr>
    <a:bodyPr/>
    <a:lstStyle/>
    <a:p>
      <a:pPr>
        <a:defRPr>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122ef65-bce2-4245-b051-97fda49e6e8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9DEE86CEE9B66A4796B422DB9449A864" ma:contentTypeVersion="8" ma:contentTypeDescription="Utwórz nowy dokument." ma:contentTypeScope="" ma:versionID="c5753d0b9d9a1bc20c9d2168611d87b8">
  <xsd:schema xmlns:xsd="http://www.w3.org/2001/XMLSchema" xmlns:xs="http://www.w3.org/2001/XMLSchema" xmlns:p="http://schemas.microsoft.com/office/2006/metadata/properties" xmlns:ns3="d122ef65-bce2-4245-b051-97fda49e6e85" targetNamespace="http://schemas.microsoft.com/office/2006/metadata/properties" ma:root="true" ma:fieldsID="6a63198be9080a97e86553c3ced76c87" ns3:_="">
    <xsd:import namespace="d122ef65-bce2-4245-b051-97fda49e6e85"/>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22ef65-bce2-4245-b051-97fda49e6e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_activity" ma:index="15"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IEEE2006OfficeOnline.xsl" StyleName="IEEE" Version="2006">
  <b:Source>
    <b:Tag>ECSPerf</b:Tag>
    <b:SourceType>ConferenceProceedings</b:SourceType>
    <b:Guid>{C0DCF5C7-9A13-49AA-B999-D4E1390276AF}</b:Guid>
    <b:Author>
      <b:Author>
        <b:NameList>
          <b:Person>
            <b:Last>Ambrosio</b:Last>
            <b:First>Antonio</b:First>
          </b:Person>
          <b:Person>
            <b:Last>De Vinco</b:Last>
            <b:First>Daniele</b:First>
          </b:Person>
          <b:Person>
            <b:Last>Foglia</b:Last>
            <b:First>Francesco</b:First>
          </b:Person>
          <b:Person>
            <b:Last>Spagnuolo</b:Last>
            <b:First>Carmine</b:First>
          </b:Person>
          <b:Person>
            <b:Last>Scarano</b:Last>
            <b:First>Vittorio</b:First>
          </b:Person>
        </b:NameList>
      </b:Author>
    </b:Author>
    <b:Title>The impact of ECS logic on parallel performance in agent-based model simulations</b:Title>
    <b:Year>2025</b:Year>
    <b:ConferenceName>BigHPC2025</b:ConferenceName>
    <b:City>Turin, Italy</b:City>
    <b:RefOrder>4</b:RefOrder>
  </b:Source>
  <b:Source>
    <b:Tag>SeekingGrace</b:Tag>
    <b:SourceType>ConferenceProceedings</b:SourceType>
    <b:Guid>{70D75097-5C5F-4A6A-B1C2-FB966A2EA6D6}</b:Guid>
    <b:Author>
      <b:Author>
        <b:NameList>
          <b:Person>
            <b:Last>Black</b:Last>
            <b:First>Andrew</b:First>
            <b:Middle>P.</b:Middle>
          </b:Person>
          <b:Person>
            <b:Last>Bruce</b:Last>
            <b:First>Kim</b:First>
            <b:Middle>B.</b:Middle>
          </b:Person>
          <b:Person>
            <b:Last>Homer</b:Last>
            <b:First>Michael</b:First>
          </b:Person>
          <b:Person>
            <b:Last>Noble</b:Last>
            <b:First>James</b:First>
          </b:Person>
          <b:Person>
            <b:Last>Ruskin</b:Last>
            <b:First>Amy</b:First>
          </b:Person>
          <b:Person>
            <b:Last>Yannow</b:Last>
            <b:First>Richard</b:First>
          </b:Person>
        </b:NameList>
      </b:Author>
    </b:Author>
    <b:Title>Seeking Grace: A New Object-Oriented Language for Novices</b:Title>
    <b:Year>2013</b:Year>
    <b:City>Denver, Colorado</b:City>
    <b:Publisher>ACM</b:Publisher>
    <b:LCID>pl-PL</b:LCID>
    <b:ConferenceName>SIGCSE ’13</b:ConferenceName>
    <b:RefOrder>14</b:RefOrder>
  </b:Source>
  <b:Source>
    <b:Tag>Lat08</b:Tag>
    <b:SourceType>DocumentFromInternetSite</b:SourceType>
    <b:Guid>{3D219681-1781-4075-86F5-45EE74728AA8}</b:Guid>
    <b:Title>LLVM and Clang: Next Generation Compiler Technology</b:Title>
    <b:Year>2008</b:Year>
    <b:LCID>pl-PL</b:LCID>
    <b:Author>
      <b:Author>
        <b:NameList>
          <b:Person>
            <b:Last>Lattner</b:Last>
            <b:First>Chris</b:First>
          </b:Person>
        </b:NameList>
      </b:Author>
    </b:Author>
    <b:Month>05</b:Month>
    <b:Day>17</b:Day>
    <b:YearAccessed>2026</b:YearAccessed>
    <b:MonthAccessed>01</b:MonthAccessed>
    <b:DayAccessed>08</b:DayAccessed>
    <b:RefOrder>11</b:RefOrder>
  </b:Source>
  <b:Source>
    <b:Tag>CppCG</b:Tag>
    <b:SourceType>DocumentFromInternetSite</b:SourceType>
    <b:Guid>{E85458C7-E973-4E4F-BE35-5E8A1BBC9328}</b:Guid>
    <b:LCID>pl-PL</b:LCID>
    <b:Author>
      <b:Author>
        <b:NameList>
          <b:Person>
            <b:Last>Stroustrup</b:Last>
            <b:First>Bjarne</b:First>
          </b:Person>
          <b:Person>
            <b:Last>Sutter</b:Last>
            <b:First>Herb</b:First>
          </b:Person>
        </b:NameList>
      </b:Author>
    </b:Author>
    <b:Title>C++ Core Guidelines</b:Title>
    <b:YearAccessed>2026</b:YearAccessed>
    <b:MonthAccessed>01</b:MonthAccessed>
    <b:DayAccessed>08</b:DayAccessed>
    <b:URL>https://isocpp.github.io/CppCoreGuidelines/CppCoreGuidelines</b:URL>
    <b:RefOrder>12</b:RefOrder>
  </b:Source>
  <b:Source>
    <b:Tag>LLV26</b:Tag>
    <b:SourceType>DocumentFromInternetSite</b:SourceType>
    <b:Guid>{AEC8F79F-3DD3-4FD8-A996-D625088D5DE8}</b:Guid>
    <b:Author>
      <b:Author>
        <b:NameList>
          <b:Person>
            <b:Last>Foundation</b:Last>
            <b:First>LLVM</b:First>
          </b:Person>
        </b:NameList>
      </b:Author>
    </b:Author>
    <b:Title>The LLVM Compiler Infrastructure</b:Title>
    <b:YearAccessed>2026</b:YearAccessed>
    <b:MonthAccessed>01</b:MonthAccessed>
    <b:DayAccessed>08</b:DayAccessed>
    <b:URL>https://clangd.llvm.org/</b:URL>
    <b:RefOrder>13</b:RefOrder>
  </b:Source>
  <b:Source>
    <b:Tag>Cai26</b:Tag>
    <b:SourceType>DocumentFromInternetSite</b:SourceType>
    <b:Guid>{87EAD2C5-0B97-47F7-9832-4F4963E124A2}</b:Guid>
    <b:Author>
      <b:Author>
        <b:NameList>
          <b:Person>
            <b:Last>Caini</b:Last>
            <b:First>Michele</b:First>
          </b:Person>
        </b:NameList>
      </b:Author>
    </b:Author>
    <b:Title>EnTT Documentation</b:Title>
    <b:YearAccessed>2026</b:YearAccessed>
    <b:MonthAccessed>01</b:MonthAccessed>
    <b:DayAccessed>09</b:DayAccessed>
    <b:URL>https://skypjack.github.io/entt/</b:URL>
    <b:RefOrder>6</b:RefOrder>
  </b:Source>
  <b:Source>
    <b:Tag>Gom26</b:Tag>
    <b:SourceType>DocumentFromInternetSite</b:SourceType>
    <b:Guid>{03F2A31E-574F-4743-A7F6-D3A39B7BF946}</b:Guid>
    <b:Author>
      <b:Author>
        <b:NameList>
          <b:Person>
            <b:Last>Gomila</b:Last>
            <b:First>Laurent</b:First>
          </b:Person>
        </b:NameList>
      </b:Author>
    </b:Author>
    <b:Title>Documentation for SFML 3.0.1</b:Title>
    <b:YearAccessed>2026</b:YearAccessed>
    <b:MonthAccessed>01</b:MonthAccessed>
    <b:DayAccessed>09</b:DayAccessed>
    <b:URL>https://www.sfml-dev.org/documentation/3.0.1/</b:URL>
    <b:RefOrder>7</b:RefOrder>
  </b:Source>
  <b:Source>
    <b:Tag>Cor26</b:Tag>
    <b:SourceType>DocumentFromInternetSite</b:SourceType>
    <b:Guid>{E04A7BAC-E90A-4152-A52A-AC3C3F025356}</b:Guid>
    <b:Author>
      <b:Author>
        <b:NameList>
          <b:Person>
            <b:Last>Cornut</b:Last>
            <b:First>Omar</b:First>
          </b:Person>
        </b:NameList>
      </b:Author>
    </b:Author>
    <b:Title>Dear ImGui - GitHub Repository</b:Title>
    <b:YearAccessed>2026</b:YearAccessed>
    <b:MonthAccessed>01</b:MonthAccessed>
    <b:DayAccessed>09</b:DayAccessed>
    <b:URL>https://github.com/ocornut/imgui</b:URL>
    <b:RefOrder>8</b:RefOrder>
  </b:Source>
  <b:Source>
    <b:Tag>Hen26</b:Tag>
    <b:SourceType>DocumentFromInternetSite</b:SourceType>
    <b:Guid>{68DD9DCA-645A-4663-8C72-1DD771A7F895}</b:Guid>
    <b:Author>
      <b:Author>
        <b:NameList>
          <b:Person>
            <b:Last>Schreiner</b:Last>
            <b:First>Henry</b:First>
          </b:Person>
        </b:NameList>
      </b:Author>
    </b:Author>
    <b:Title>Introduction - CLI11 Tutorial</b:Title>
    <b:YearAccessed>2026</b:YearAccessed>
    <b:MonthAccessed>01</b:MonthAccessed>
    <b:DayAccessed>09</b:DayAccessed>
    <b:URL>https://cliutils.github.io/CLI11/book/</b:URL>
    <b:RefOrder>9</b:RefOrder>
  </b:Source>
  <b:Source>
    <b:Tag>Nie26</b:Tag>
    <b:SourceType>DocumentFromInternetSite</b:SourceType>
    <b:Guid>{213B4035-874F-4E0A-9FCE-7FE103E7A94B}</b:Guid>
    <b:Author>
      <b:Author>
        <b:NameList>
          <b:Person>
            <b:Last>Lohmann</b:Last>
            <b:First>Niels</b:First>
          </b:Person>
        </b:NameList>
      </b:Author>
    </b:Author>
    <b:Title>Overview - JSON for modern C++</b:Title>
    <b:YearAccessed>2026</b:YearAccessed>
    <b:MonthAccessed>01</b:MonthAccessed>
    <b:DayAccessed>09</b:DayAccessed>
    <b:URL>https://json.nlohmann.me/api/basic_json/</b:URL>
    <b:RefOrder>10</b:RefOrder>
  </b:Source>
  <b:Source>
    <b:Tag>Wie15</b:Tag>
    <b:SourceType>ConferenceProceedings</b:SourceType>
    <b:Guid>{A896D1CC-F6F0-49BD-A9B8-5F129A306C40}</b:Guid>
    <b:Author>
      <b:Author>
        <b:NameList>
          <b:Person>
            <b:Last>Wiebusch</b:Last>
            <b:First>Dennis</b:First>
          </b:Person>
          <b:Person>
            <b:Last>Latoschik</b:Last>
            <b:First>Marc</b:First>
            <b:Middle>Erich</b:Middle>
          </b:Person>
        </b:NameList>
      </b:Author>
    </b:Author>
    <b:Title>Decoupling the Entity-Component-System Pattern using Semantic Traits for Reusable Realtime Interactive Systems</b:Title>
    <b:Year>2015</b:Year>
    <b:ConferenceName>Proceedings of the IEEE VR Workshop on Software Engineering and Architectures for Realtime Interactive Systems (SEARIS 2015)</b:ConferenceName>
    <b:City>Arles, France</b:City>
    <b:RefOrder>5</b:RefOrder>
  </b:Source>
  <b:Source>
    <b:Tag>Nys14</b:Tag>
    <b:SourceType>Book</b:SourceType>
    <b:Guid>{87F851F7-5F39-4909-A988-5462150DAA64}</b:Guid>
    <b:Author>
      <b:Author>
        <b:NameList>
          <b:Person>
            <b:Last>Nystrom</b:Last>
            <b:First>Robert</b:First>
          </b:Person>
        </b:NameList>
      </b:Author>
    </b:Author>
    <b:Title>Game Programming Patterns: Software Design for Games</b:Title>
    <b:Year>2014</b:Year>
    <b:City>Geneva, IL</b:City>
    <b:Publisher>Genever Benning</b:Publisher>
    <b:RefOrder>16</b:RefOrder>
  </b:Source>
  <b:Source>
    <b:Tag>Mar17</b:Tag>
    <b:SourceType>Book</b:SourceType>
    <b:Guid>{020A131A-11BD-49C0-A280-F93B26ED29BC}</b:Guid>
    <b:Title>Clean Architecture: A Craftsman's Guide to Software Structure and Design</b:Title>
    <b:Year>2017</b:Year>
    <b:City>Boston</b:City>
    <b:Publisher>Pearson Education</b:Publisher>
    <b:Author>
      <b:Author>
        <b:NameList>
          <b:Person>
            <b:Last>Martin</b:Last>
            <b:First>Robert</b:First>
            <b:Middle>C.</b:Middle>
          </b:Person>
        </b:NameList>
      </b:Author>
    </b:Author>
    <b:RefOrder>15</b:RefOrder>
  </b:Source>
  <b:Source>
    <b:Tag>Fil26</b:Tag>
    <b:SourceType>InternetSite</b:SourceType>
    <b:Guid>{CD048F08-9EC4-4283-B2FA-6205DEBA73D6}</b:Guid>
    <b:Author>
      <b:Author>
        <b:NameList>
          <b:Person>
            <b:Last>Rak</b:Last>
            <b:First>Filip</b:First>
          </b:Person>
        </b:NameList>
      </b:Author>
    </b:Author>
    <b:Title>ecosystem-cc - repozytorium GitHub</b:Title>
    <b:YearAccessed>2026</b:YearAccessed>
    <b:MonthAccessed>1</b:MonthAccessed>
    <b:DayAccessed>10</b:DayAccessed>
    <b:URL>https://github.com/Filip-Rak/ecosystem-cc</b:URL>
    <b:RefOrder>3</b:RefOrder>
  </b:Source>
  <b:Source>
    <b:Tag>Bev26</b:Tag>
    <b:SourceType>InternetSite</b:SourceType>
    <b:Guid>{AEC3BD42-1138-4262-B15F-60C13D833FE9}</b:Guid>
    <b:Title>Bevy Engine Documentation</b:Title>
    <b:Author>
      <b:Author>
        <b:NameList>
          <b:Person>
            <b:Last>Team</b:Last>
            <b:First>Bevy</b:First>
            <b:Middle>Development</b:Middle>
          </b:Person>
        </b:NameList>
      </b:Author>
    </b:Author>
    <b:YearAccessed>2026</b:YearAccessed>
    <b:MonthAccessed>01</b:MonthAccessed>
    <b:DayAccessed>09</b:DayAccessed>
    <b:URL>https://bevy.org/learn/quick-start/introduction/</b:URL>
    <b:RefOrder>17</b:RefOrder>
  </b:Source>
  <b:Source>
    <b:Tag>cpp26</b:Tag>
    <b:SourceType>InternetSite</b:SourceType>
    <b:Guid>{837C658B-17CA-4FC5-8A49-4BBA08C115A8}</b:Guid>
    <b:Author>
      <b:Author>
        <b:NameList>
          <b:Person>
            <b:Last>contributors</b:Last>
            <b:First>cppreference</b:First>
          </b:Person>
        </b:NameList>
      </b:Author>
    </b:Author>
    <b:Title>cppreference.com</b:Title>
    <b:YearAccessed>2026</b:YearAccessed>
    <b:MonthAccessed>01</b:MonthAccessed>
    <b:DayAccessed>10</b:DayAccessed>
    <b:URL>cppreference.com</b:URL>
    <b:RefOrder>18</b:RefOrder>
  </b:Source>
  <b:Source>
    <b:Tag>Sea26</b:Tag>
    <b:SourceType>InternetSite</b:SourceType>
    <b:Guid>{BDA8150F-83C0-4870-9B57-6B123AE45ACA}</b:Guid>
    <b:Author>
      <b:Author>
        <b:NameList>
          <b:Person>
            <b:Last>Barrett</b:Last>
            <b:First>Sean</b:First>
          </b:Person>
        </b:NameList>
      </b:Author>
    </b:Author>
    <b:Title>stb - Repozytorium GitHub</b:Title>
    <b:YearAccessed>2026</b:YearAccessed>
    <b:MonthAccessed>01</b:MonthAccessed>
    <b:DayAccessed>11</b:DayAccessed>
    <b:URL>https://github.com/nothings/stb</b:URL>
    <b:RefOrder>21</b:RefOrder>
  </b:Source>
  <b:Source>
    <b:Tag>Jab09</b:Tag>
    <b:SourceType>JournalArticle</b:SourceType>
    <b:Guid>{A74D4EA7-3397-4E61-9E01-102B441298DA}</b:Guid>
    <b:Title>Transgenerational Epigenetic Inheritance: Prevalence, Mechanisms, and Implications for the Study of Heredity and Evolution</b:Title>
    <b:Year>2009</b:Year>
    <b:Author>
      <b:Author>
        <b:NameList>
          <b:Person>
            <b:Last>Jablonka</b:Last>
            <b:First>Eva</b:First>
          </b:Person>
          <b:Person>
            <b:Last>Raz</b:Last>
            <b:First>Gal</b:First>
          </b:Person>
        </b:NameList>
      </b:Author>
    </b:Author>
    <b:JournalName>The Quarterly Review of Biology</b:JournalName>
    <b:Volume>84</b:Volume>
    <b:Issue>2</b:Issue>
    <b:RefOrder>23</b:RefOrder>
  </b:Source>
  <b:Source>
    <b:Tag>Hol09</b:Tag>
    <b:SourceType>JournalArticle</b:SourceType>
    <b:Guid>{6B242230-11DA-4BBE-8F30-CD6062DCBC53}</b:Guid>
    <b:Author>
      <b:Author>
        <b:NameList>
          <b:Person>
            <b:Last>Holt</b:Last>
            <b:First>Robert</b:First>
            <b:Middle>D.</b:Middle>
          </b:Person>
        </b:NameList>
      </b:Author>
    </b:Author>
    <b:Title>Bringing the Hutchinsonian niche into the 21st century: Ecological and evolutionary perspectives</b:Title>
    <b:JournalName>Proceedings of the National Academy of Sciences (PNAS)</b:JournalName>
    <b:Year>2009</b:Year>
    <b:Volume>106</b:Volume>
    <b:Issue>Suppl. 2</b:Issue>
    <b:RefOrder>22</b:RefOrder>
  </b:Source>
  <b:Source>
    <b:Tag>Ann24</b:Tag>
    <b:SourceType>Book</b:SourceType>
    <b:Guid>{19AC928A-8118-48F5-8396-2751703C8880}</b:Guid>
    <b:Title>NOWA Biologia na czasie 1. Podręcznik</b:Title>
    <b:Year>2024</b:Year>
    <b:Author>
      <b:Author>
        <b:NameList>
          <b:Person>
            <b:Last>Anna Helmin</b:Last>
            <b:First>Jolanta</b:First>
            <b:Middle>Holeczek</b:Middle>
          </b:Person>
        </b:NameList>
      </b:Author>
    </b:Author>
    <b:City>Warszawa</b:City>
    <b:Publisher>Nowa Era</b:Publisher>
    <b:RefOrder>24</b:RefOrder>
  </b:Source>
  <b:Source>
    <b:Tag>IEE19</b:Tag>
    <b:SourceType>Book</b:SourceType>
    <b:Guid>{145570F8-E60B-4802-898C-295C60B2A7C8}</b:Guid>
    <b:Author>
      <b:Author>
        <b:Corporate>IEEE Standards Association</b:Corporate>
      </b:Author>
    </b:Author>
    <b:Title>IEEE Standard for Floating-Point Arithmetic</b:Title>
    <b:Year>2019</b:Year>
    <b:City>New York</b:City>
    <b:Publisher>IEEE</b:Publisher>
    <b:RefOrder>19</b:RefOrder>
  </b:Source>
  <b:Source>
    <b:Tag>LLV261</b:Tag>
    <b:SourceType>DocumentFromInternetSite</b:SourceType>
    <b:Guid>{C779CA24-4F6A-400B-B045-FECE3AC4BBE2}</b:Guid>
    <b:Title>LLVM Language Reference Manual</b:Title>
    <b:YearAccessed>2026</b:YearAccessed>
    <b:MonthAccessed>1</b:MonthAccessed>
    <b:DayAccessed>12</b:DayAccessed>
    <b:URL>https://llvm.org/docs/LangRef.html#llvm-language-reference-manual</b:URL>
    <b:Author>
      <b:Author>
        <b:NameList>
          <b:Person>
            <b:Last>Contributors</b:Last>
            <b:First>LLVM</b:First>
            <b:Middle>Project</b:Middle>
          </b:Person>
        </b:NameList>
      </b:Author>
    </b:Author>
    <b:RefOrder>20</b:RefOrder>
  </b:Source>
  <b:Source>
    <b:Tag>Bre11</b:Tag>
    <b:SourceType>BookSection</b:SourceType>
    <b:Guid>{6E1A03CD-43A0-4721-BB12-E9958670DD45}</b:Guid>
    <b:Title>Cellular Automata in Ecological Modelling</b:Title>
    <b:Year>2011</b:Year>
    <b:Author>
      <b:Author>
        <b:NameList>
          <b:Person>
            <b:Last>Breckling</b:Last>
            <b:First>Broder</b:First>
          </b:Person>
          <b:Person>
            <b:Last>Pe’er</b:Last>
            <b:First>Guy</b:First>
          </b:Person>
          <b:Person>
            <b:Last>Matsinos</b:Last>
            <b:First>Yiannis</b:First>
            <b:Middle>G.</b:Middle>
          </b:Person>
        </b:NameList>
      </b:Author>
    </b:Author>
    <b:BookTitle>Modelling Complex Ecological Dynamics</b:BookTitle>
    <b:City>Berlin</b:City>
    <b:Publisher>Springer</b:Publisher>
    <b:RefOrder>2</b:RefOrder>
  </b:Source>
  <b:Source>
    <b:Tag>Fil261</b:Tag>
    <b:SourceType>InternetSite</b:SourceType>
    <b:Guid>{A2DFE170-C216-44A4-8647-BCDA63B63BB4}</b:Guid>
    <b:YearAccessed>2026</b:YearAccessed>
    <b:MonthAccessed>1</b:MonthAccessed>
    <b:DayAccessed>20</b:DayAccessed>
    <b:URL>https://github.com/Filip-Rak/ecosystem-cc-results</b:URL>
    <b:Author>
      <b:Author>
        <b:NameList>
          <b:Person>
            <b:Last>Rak</b:Last>
            <b:First>Filip</b:First>
          </b:Person>
        </b:NameList>
      </b:Author>
    </b:Author>
    <b:Title>ecosystem-cc-results - repozytorium GitHub</b:Title>
    <b:RefOrder>25</b:RefOrder>
  </b:Source>
  <b:Source>
    <b:Tag>Jon13</b:Tag>
    <b:SourceType>JournalArticle</b:SourceType>
    <b:Guid>{FA12BE74-43F2-4298-8BB6-20552ECB56E6}</b:Guid>
    <b:Title>A combination of cellular automata and agent-based models for simulating the root surface colonization by bacteria</b:Title>
    <b:Year>2012</b:Year>
    <b:Author>
      <b:Author>
        <b:NameList>
          <b:Person>
            <b:Last>Muci A. L.</b:Last>
            <b:First>Jorquera</b:First>
            <b:Middle>M. A., Ávila Á. I., Rengel Z., Crowley D. E., de la Luz Mora M.</b:Middle>
          </b:Person>
        </b:NameList>
      </b:Author>
    </b:Author>
    <b:JournalName>Ecological Modelling</b:JournalName>
    <b:Volume>247</b:Volume>
    <b:Pages>1-10</b:Pages>
    <b:RefOrder>1</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6539A07-DA5D-434E-A5C5-698AC2EA5E40}">
  <ds:schemaRefs>
    <ds:schemaRef ds:uri="http://schemas.microsoft.com/office/2006/metadata/properties"/>
    <ds:schemaRef ds:uri="http://schemas.microsoft.com/office/infopath/2007/PartnerControls"/>
    <ds:schemaRef ds:uri="d122ef65-bce2-4245-b051-97fda49e6e85"/>
  </ds:schemaRefs>
</ds:datastoreItem>
</file>

<file path=customXml/itemProps2.xml><?xml version="1.0" encoding="utf-8"?>
<ds:datastoreItem xmlns:ds="http://schemas.openxmlformats.org/officeDocument/2006/customXml" ds:itemID="{68F53F20-E85F-46D4-BEEE-6921FCA9C1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22ef65-bce2-4245-b051-97fda49e6e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9100A27-37E7-4F97-BC80-703CB1794EAC}">
  <ds:schemaRefs>
    <ds:schemaRef ds:uri="http://schemas.openxmlformats.org/officeDocument/2006/bibliography"/>
  </ds:schemaRefs>
</ds:datastoreItem>
</file>

<file path=customXml/itemProps4.xml><?xml version="1.0" encoding="utf-8"?>
<ds:datastoreItem xmlns:ds="http://schemas.openxmlformats.org/officeDocument/2006/customXml" ds:itemID="{29AD04CB-3256-4EEF-9155-AA9422032EF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358</TotalTime>
  <Pages>1</Pages>
  <Words>14241</Words>
  <Characters>81174</Characters>
  <Application>Microsoft Office Word</Application>
  <DocSecurity>4</DocSecurity>
  <Lines>676</Lines>
  <Paragraphs>190</Paragraphs>
  <ScaleCrop>false</ScaleCrop>
  <Company/>
  <LinksUpToDate>false</LinksUpToDate>
  <CharactersWithSpaces>95225</CharactersWithSpaces>
  <SharedDoc>false</SharedDoc>
  <HLinks>
    <vt:vector size="360" baseType="variant">
      <vt:variant>
        <vt:i4>1507389</vt:i4>
      </vt:variant>
      <vt:variant>
        <vt:i4>356</vt:i4>
      </vt:variant>
      <vt:variant>
        <vt:i4>0</vt:i4>
      </vt:variant>
      <vt:variant>
        <vt:i4>5</vt:i4>
      </vt:variant>
      <vt:variant>
        <vt:lpwstr/>
      </vt:variant>
      <vt:variant>
        <vt:lpwstr>_Toc219849209</vt:lpwstr>
      </vt:variant>
      <vt:variant>
        <vt:i4>1507389</vt:i4>
      </vt:variant>
      <vt:variant>
        <vt:i4>350</vt:i4>
      </vt:variant>
      <vt:variant>
        <vt:i4>0</vt:i4>
      </vt:variant>
      <vt:variant>
        <vt:i4>5</vt:i4>
      </vt:variant>
      <vt:variant>
        <vt:lpwstr/>
      </vt:variant>
      <vt:variant>
        <vt:lpwstr>_Toc219849208</vt:lpwstr>
      </vt:variant>
      <vt:variant>
        <vt:i4>1507389</vt:i4>
      </vt:variant>
      <vt:variant>
        <vt:i4>344</vt:i4>
      </vt:variant>
      <vt:variant>
        <vt:i4>0</vt:i4>
      </vt:variant>
      <vt:variant>
        <vt:i4>5</vt:i4>
      </vt:variant>
      <vt:variant>
        <vt:lpwstr/>
      </vt:variant>
      <vt:variant>
        <vt:lpwstr>_Toc219849207</vt:lpwstr>
      </vt:variant>
      <vt:variant>
        <vt:i4>1507389</vt:i4>
      </vt:variant>
      <vt:variant>
        <vt:i4>338</vt:i4>
      </vt:variant>
      <vt:variant>
        <vt:i4>0</vt:i4>
      </vt:variant>
      <vt:variant>
        <vt:i4>5</vt:i4>
      </vt:variant>
      <vt:variant>
        <vt:lpwstr/>
      </vt:variant>
      <vt:variant>
        <vt:lpwstr>_Toc219849206</vt:lpwstr>
      </vt:variant>
      <vt:variant>
        <vt:i4>1507389</vt:i4>
      </vt:variant>
      <vt:variant>
        <vt:i4>332</vt:i4>
      </vt:variant>
      <vt:variant>
        <vt:i4>0</vt:i4>
      </vt:variant>
      <vt:variant>
        <vt:i4>5</vt:i4>
      </vt:variant>
      <vt:variant>
        <vt:lpwstr/>
      </vt:variant>
      <vt:variant>
        <vt:lpwstr>_Toc219849205</vt:lpwstr>
      </vt:variant>
      <vt:variant>
        <vt:i4>1507389</vt:i4>
      </vt:variant>
      <vt:variant>
        <vt:i4>326</vt:i4>
      </vt:variant>
      <vt:variant>
        <vt:i4>0</vt:i4>
      </vt:variant>
      <vt:variant>
        <vt:i4>5</vt:i4>
      </vt:variant>
      <vt:variant>
        <vt:lpwstr/>
      </vt:variant>
      <vt:variant>
        <vt:lpwstr>_Toc219849204</vt:lpwstr>
      </vt:variant>
      <vt:variant>
        <vt:i4>1507389</vt:i4>
      </vt:variant>
      <vt:variant>
        <vt:i4>320</vt:i4>
      </vt:variant>
      <vt:variant>
        <vt:i4>0</vt:i4>
      </vt:variant>
      <vt:variant>
        <vt:i4>5</vt:i4>
      </vt:variant>
      <vt:variant>
        <vt:lpwstr/>
      </vt:variant>
      <vt:variant>
        <vt:lpwstr>_Toc219849203</vt:lpwstr>
      </vt:variant>
      <vt:variant>
        <vt:i4>1507389</vt:i4>
      </vt:variant>
      <vt:variant>
        <vt:i4>314</vt:i4>
      </vt:variant>
      <vt:variant>
        <vt:i4>0</vt:i4>
      </vt:variant>
      <vt:variant>
        <vt:i4>5</vt:i4>
      </vt:variant>
      <vt:variant>
        <vt:lpwstr/>
      </vt:variant>
      <vt:variant>
        <vt:lpwstr>_Toc219849202</vt:lpwstr>
      </vt:variant>
      <vt:variant>
        <vt:i4>1507389</vt:i4>
      </vt:variant>
      <vt:variant>
        <vt:i4>308</vt:i4>
      </vt:variant>
      <vt:variant>
        <vt:i4>0</vt:i4>
      </vt:variant>
      <vt:variant>
        <vt:i4>5</vt:i4>
      </vt:variant>
      <vt:variant>
        <vt:lpwstr/>
      </vt:variant>
      <vt:variant>
        <vt:lpwstr>_Toc219849201</vt:lpwstr>
      </vt:variant>
      <vt:variant>
        <vt:i4>1507389</vt:i4>
      </vt:variant>
      <vt:variant>
        <vt:i4>302</vt:i4>
      </vt:variant>
      <vt:variant>
        <vt:i4>0</vt:i4>
      </vt:variant>
      <vt:variant>
        <vt:i4>5</vt:i4>
      </vt:variant>
      <vt:variant>
        <vt:lpwstr/>
      </vt:variant>
      <vt:variant>
        <vt:lpwstr>_Toc219849200</vt:lpwstr>
      </vt:variant>
      <vt:variant>
        <vt:i4>1966142</vt:i4>
      </vt:variant>
      <vt:variant>
        <vt:i4>296</vt:i4>
      </vt:variant>
      <vt:variant>
        <vt:i4>0</vt:i4>
      </vt:variant>
      <vt:variant>
        <vt:i4>5</vt:i4>
      </vt:variant>
      <vt:variant>
        <vt:lpwstr/>
      </vt:variant>
      <vt:variant>
        <vt:lpwstr>_Toc219849199</vt:lpwstr>
      </vt:variant>
      <vt:variant>
        <vt:i4>1966142</vt:i4>
      </vt:variant>
      <vt:variant>
        <vt:i4>290</vt:i4>
      </vt:variant>
      <vt:variant>
        <vt:i4>0</vt:i4>
      </vt:variant>
      <vt:variant>
        <vt:i4>5</vt:i4>
      </vt:variant>
      <vt:variant>
        <vt:lpwstr/>
      </vt:variant>
      <vt:variant>
        <vt:lpwstr>_Toc219849198</vt:lpwstr>
      </vt:variant>
      <vt:variant>
        <vt:i4>1966142</vt:i4>
      </vt:variant>
      <vt:variant>
        <vt:i4>284</vt:i4>
      </vt:variant>
      <vt:variant>
        <vt:i4>0</vt:i4>
      </vt:variant>
      <vt:variant>
        <vt:i4>5</vt:i4>
      </vt:variant>
      <vt:variant>
        <vt:lpwstr/>
      </vt:variant>
      <vt:variant>
        <vt:lpwstr>_Toc219849197</vt:lpwstr>
      </vt:variant>
      <vt:variant>
        <vt:i4>1966142</vt:i4>
      </vt:variant>
      <vt:variant>
        <vt:i4>278</vt:i4>
      </vt:variant>
      <vt:variant>
        <vt:i4>0</vt:i4>
      </vt:variant>
      <vt:variant>
        <vt:i4>5</vt:i4>
      </vt:variant>
      <vt:variant>
        <vt:lpwstr/>
      </vt:variant>
      <vt:variant>
        <vt:lpwstr>_Toc219849196</vt:lpwstr>
      </vt:variant>
      <vt:variant>
        <vt:i4>1966142</vt:i4>
      </vt:variant>
      <vt:variant>
        <vt:i4>272</vt:i4>
      </vt:variant>
      <vt:variant>
        <vt:i4>0</vt:i4>
      </vt:variant>
      <vt:variant>
        <vt:i4>5</vt:i4>
      </vt:variant>
      <vt:variant>
        <vt:lpwstr/>
      </vt:variant>
      <vt:variant>
        <vt:lpwstr>_Toc219849195</vt:lpwstr>
      </vt:variant>
      <vt:variant>
        <vt:i4>1966142</vt:i4>
      </vt:variant>
      <vt:variant>
        <vt:i4>266</vt:i4>
      </vt:variant>
      <vt:variant>
        <vt:i4>0</vt:i4>
      </vt:variant>
      <vt:variant>
        <vt:i4>5</vt:i4>
      </vt:variant>
      <vt:variant>
        <vt:lpwstr/>
      </vt:variant>
      <vt:variant>
        <vt:lpwstr>_Toc219849194</vt:lpwstr>
      </vt:variant>
      <vt:variant>
        <vt:i4>1966142</vt:i4>
      </vt:variant>
      <vt:variant>
        <vt:i4>260</vt:i4>
      </vt:variant>
      <vt:variant>
        <vt:i4>0</vt:i4>
      </vt:variant>
      <vt:variant>
        <vt:i4>5</vt:i4>
      </vt:variant>
      <vt:variant>
        <vt:lpwstr/>
      </vt:variant>
      <vt:variant>
        <vt:lpwstr>_Toc219849193</vt:lpwstr>
      </vt:variant>
      <vt:variant>
        <vt:i4>1966142</vt:i4>
      </vt:variant>
      <vt:variant>
        <vt:i4>254</vt:i4>
      </vt:variant>
      <vt:variant>
        <vt:i4>0</vt:i4>
      </vt:variant>
      <vt:variant>
        <vt:i4>5</vt:i4>
      </vt:variant>
      <vt:variant>
        <vt:lpwstr/>
      </vt:variant>
      <vt:variant>
        <vt:lpwstr>_Toc219849192</vt:lpwstr>
      </vt:variant>
      <vt:variant>
        <vt:i4>1966142</vt:i4>
      </vt:variant>
      <vt:variant>
        <vt:i4>248</vt:i4>
      </vt:variant>
      <vt:variant>
        <vt:i4>0</vt:i4>
      </vt:variant>
      <vt:variant>
        <vt:i4>5</vt:i4>
      </vt:variant>
      <vt:variant>
        <vt:lpwstr/>
      </vt:variant>
      <vt:variant>
        <vt:lpwstr>_Toc219849191</vt:lpwstr>
      </vt:variant>
      <vt:variant>
        <vt:i4>1966142</vt:i4>
      </vt:variant>
      <vt:variant>
        <vt:i4>242</vt:i4>
      </vt:variant>
      <vt:variant>
        <vt:i4>0</vt:i4>
      </vt:variant>
      <vt:variant>
        <vt:i4>5</vt:i4>
      </vt:variant>
      <vt:variant>
        <vt:lpwstr/>
      </vt:variant>
      <vt:variant>
        <vt:lpwstr>_Toc219849190</vt:lpwstr>
      </vt:variant>
      <vt:variant>
        <vt:i4>2031678</vt:i4>
      </vt:variant>
      <vt:variant>
        <vt:i4>236</vt:i4>
      </vt:variant>
      <vt:variant>
        <vt:i4>0</vt:i4>
      </vt:variant>
      <vt:variant>
        <vt:i4>5</vt:i4>
      </vt:variant>
      <vt:variant>
        <vt:lpwstr/>
      </vt:variant>
      <vt:variant>
        <vt:lpwstr>_Toc219849189</vt:lpwstr>
      </vt:variant>
      <vt:variant>
        <vt:i4>2031678</vt:i4>
      </vt:variant>
      <vt:variant>
        <vt:i4>230</vt:i4>
      </vt:variant>
      <vt:variant>
        <vt:i4>0</vt:i4>
      </vt:variant>
      <vt:variant>
        <vt:i4>5</vt:i4>
      </vt:variant>
      <vt:variant>
        <vt:lpwstr/>
      </vt:variant>
      <vt:variant>
        <vt:lpwstr>_Toc219849188</vt:lpwstr>
      </vt:variant>
      <vt:variant>
        <vt:i4>2031678</vt:i4>
      </vt:variant>
      <vt:variant>
        <vt:i4>224</vt:i4>
      </vt:variant>
      <vt:variant>
        <vt:i4>0</vt:i4>
      </vt:variant>
      <vt:variant>
        <vt:i4>5</vt:i4>
      </vt:variant>
      <vt:variant>
        <vt:lpwstr/>
      </vt:variant>
      <vt:variant>
        <vt:lpwstr>_Toc219849187</vt:lpwstr>
      </vt:variant>
      <vt:variant>
        <vt:i4>2031678</vt:i4>
      </vt:variant>
      <vt:variant>
        <vt:i4>218</vt:i4>
      </vt:variant>
      <vt:variant>
        <vt:i4>0</vt:i4>
      </vt:variant>
      <vt:variant>
        <vt:i4>5</vt:i4>
      </vt:variant>
      <vt:variant>
        <vt:lpwstr/>
      </vt:variant>
      <vt:variant>
        <vt:lpwstr>_Toc219849186</vt:lpwstr>
      </vt:variant>
      <vt:variant>
        <vt:i4>2031678</vt:i4>
      </vt:variant>
      <vt:variant>
        <vt:i4>212</vt:i4>
      </vt:variant>
      <vt:variant>
        <vt:i4>0</vt:i4>
      </vt:variant>
      <vt:variant>
        <vt:i4>5</vt:i4>
      </vt:variant>
      <vt:variant>
        <vt:lpwstr/>
      </vt:variant>
      <vt:variant>
        <vt:lpwstr>_Toc219849185</vt:lpwstr>
      </vt:variant>
      <vt:variant>
        <vt:i4>2031678</vt:i4>
      </vt:variant>
      <vt:variant>
        <vt:i4>206</vt:i4>
      </vt:variant>
      <vt:variant>
        <vt:i4>0</vt:i4>
      </vt:variant>
      <vt:variant>
        <vt:i4>5</vt:i4>
      </vt:variant>
      <vt:variant>
        <vt:lpwstr/>
      </vt:variant>
      <vt:variant>
        <vt:lpwstr>_Toc219849184</vt:lpwstr>
      </vt:variant>
      <vt:variant>
        <vt:i4>2031678</vt:i4>
      </vt:variant>
      <vt:variant>
        <vt:i4>200</vt:i4>
      </vt:variant>
      <vt:variant>
        <vt:i4>0</vt:i4>
      </vt:variant>
      <vt:variant>
        <vt:i4>5</vt:i4>
      </vt:variant>
      <vt:variant>
        <vt:lpwstr/>
      </vt:variant>
      <vt:variant>
        <vt:lpwstr>_Toc219849183</vt:lpwstr>
      </vt:variant>
      <vt:variant>
        <vt:i4>2031678</vt:i4>
      </vt:variant>
      <vt:variant>
        <vt:i4>194</vt:i4>
      </vt:variant>
      <vt:variant>
        <vt:i4>0</vt:i4>
      </vt:variant>
      <vt:variant>
        <vt:i4>5</vt:i4>
      </vt:variant>
      <vt:variant>
        <vt:lpwstr/>
      </vt:variant>
      <vt:variant>
        <vt:lpwstr>_Toc219849182</vt:lpwstr>
      </vt:variant>
      <vt:variant>
        <vt:i4>2031678</vt:i4>
      </vt:variant>
      <vt:variant>
        <vt:i4>188</vt:i4>
      </vt:variant>
      <vt:variant>
        <vt:i4>0</vt:i4>
      </vt:variant>
      <vt:variant>
        <vt:i4>5</vt:i4>
      </vt:variant>
      <vt:variant>
        <vt:lpwstr/>
      </vt:variant>
      <vt:variant>
        <vt:lpwstr>_Toc219849181</vt:lpwstr>
      </vt:variant>
      <vt:variant>
        <vt:i4>2031678</vt:i4>
      </vt:variant>
      <vt:variant>
        <vt:i4>182</vt:i4>
      </vt:variant>
      <vt:variant>
        <vt:i4>0</vt:i4>
      </vt:variant>
      <vt:variant>
        <vt:i4>5</vt:i4>
      </vt:variant>
      <vt:variant>
        <vt:lpwstr/>
      </vt:variant>
      <vt:variant>
        <vt:lpwstr>_Toc219849180</vt:lpwstr>
      </vt:variant>
      <vt:variant>
        <vt:i4>1048638</vt:i4>
      </vt:variant>
      <vt:variant>
        <vt:i4>176</vt:i4>
      </vt:variant>
      <vt:variant>
        <vt:i4>0</vt:i4>
      </vt:variant>
      <vt:variant>
        <vt:i4>5</vt:i4>
      </vt:variant>
      <vt:variant>
        <vt:lpwstr/>
      </vt:variant>
      <vt:variant>
        <vt:lpwstr>_Toc219849179</vt:lpwstr>
      </vt:variant>
      <vt:variant>
        <vt:i4>1048638</vt:i4>
      </vt:variant>
      <vt:variant>
        <vt:i4>170</vt:i4>
      </vt:variant>
      <vt:variant>
        <vt:i4>0</vt:i4>
      </vt:variant>
      <vt:variant>
        <vt:i4>5</vt:i4>
      </vt:variant>
      <vt:variant>
        <vt:lpwstr/>
      </vt:variant>
      <vt:variant>
        <vt:lpwstr>_Toc219849178</vt:lpwstr>
      </vt:variant>
      <vt:variant>
        <vt:i4>1048638</vt:i4>
      </vt:variant>
      <vt:variant>
        <vt:i4>164</vt:i4>
      </vt:variant>
      <vt:variant>
        <vt:i4>0</vt:i4>
      </vt:variant>
      <vt:variant>
        <vt:i4>5</vt:i4>
      </vt:variant>
      <vt:variant>
        <vt:lpwstr/>
      </vt:variant>
      <vt:variant>
        <vt:lpwstr>_Toc219849177</vt:lpwstr>
      </vt:variant>
      <vt:variant>
        <vt:i4>1048638</vt:i4>
      </vt:variant>
      <vt:variant>
        <vt:i4>158</vt:i4>
      </vt:variant>
      <vt:variant>
        <vt:i4>0</vt:i4>
      </vt:variant>
      <vt:variant>
        <vt:i4>5</vt:i4>
      </vt:variant>
      <vt:variant>
        <vt:lpwstr/>
      </vt:variant>
      <vt:variant>
        <vt:lpwstr>_Toc219849176</vt:lpwstr>
      </vt:variant>
      <vt:variant>
        <vt:i4>1048638</vt:i4>
      </vt:variant>
      <vt:variant>
        <vt:i4>152</vt:i4>
      </vt:variant>
      <vt:variant>
        <vt:i4>0</vt:i4>
      </vt:variant>
      <vt:variant>
        <vt:i4>5</vt:i4>
      </vt:variant>
      <vt:variant>
        <vt:lpwstr/>
      </vt:variant>
      <vt:variant>
        <vt:lpwstr>_Toc219849175</vt:lpwstr>
      </vt:variant>
      <vt:variant>
        <vt:i4>1048638</vt:i4>
      </vt:variant>
      <vt:variant>
        <vt:i4>146</vt:i4>
      </vt:variant>
      <vt:variant>
        <vt:i4>0</vt:i4>
      </vt:variant>
      <vt:variant>
        <vt:i4>5</vt:i4>
      </vt:variant>
      <vt:variant>
        <vt:lpwstr/>
      </vt:variant>
      <vt:variant>
        <vt:lpwstr>_Toc219849174</vt:lpwstr>
      </vt:variant>
      <vt:variant>
        <vt:i4>1048638</vt:i4>
      </vt:variant>
      <vt:variant>
        <vt:i4>140</vt:i4>
      </vt:variant>
      <vt:variant>
        <vt:i4>0</vt:i4>
      </vt:variant>
      <vt:variant>
        <vt:i4>5</vt:i4>
      </vt:variant>
      <vt:variant>
        <vt:lpwstr/>
      </vt:variant>
      <vt:variant>
        <vt:lpwstr>_Toc219849173</vt:lpwstr>
      </vt:variant>
      <vt:variant>
        <vt:i4>1048638</vt:i4>
      </vt:variant>
      <vt:variant>
        <vt:i4>134</vt:i4>
      </vt:variant>
      <vt:variant>
        <vt:i4>0</vt:i4>
      </vt:variant>
      <vt:variant>
        <vt:i4>5</vt:i4>
      </vt:variant>
      <vt:variant>
        <vt:lpwstr/>
      </vt:variant>
      <vt:variant>
        <vt:lpwstr>_Toc219849172</vt:lpwstr>
      </vt:variant>
      <vt:variant>
        <vt:i4>1048638</vt:i4>
      </vt:variant>
      <vt:variant>
        <vt:i4>128</vt:i4>
      </vt:variant>
      <vt:variant>
        <vt:i4>0</vt:i4>
      </vt:variant>
      <vt:variant>
        <vt:i4>5</vt:i4>
      </vt:variant>
      <vt:variant>
        <vt:lpwstr/>
      </vt:variant>
      <vt:variant>
        <vt:lpwstr>_Toc219849171</vt:lpwstr>
      </vt:variant>
      <vt:variant>
        <vt:i4>1048638</vt:i4>
      </vt:variant>
      <vt:variant>
        <vt:i4>122</vt:i4>
      </vt:variant>
      <vt:variant>
        <vt:i4>0</vt:i4>
      </vt:variant>
      <vt:variant>
        <vt:i4>5</vt:i4>
      </vt:variant>
      <vt:variant>
        <vt:lpwstr/>
      </vt:variant>
      <vt:variant>
        <vt:lpwstr>_Toc219849170</vt:lpwstr>
      </vt:variant>
      <vt:variant>
        <vt:i4>1114174</vt:i4>
      </vt:variant>
      <vt:variant>
        <vt:i4>116</vt:i4>
      </vt:variant>
      <vt:variant>
        <vt:i4>0</vt:i4>
      </vt:variant>
      <vt:variant>
        <vt:i4>5</vt:i4>
      </vt:variant>
      <vt:variant>
        <vt:lpwstr/>
      </vt:variant>
      <vt:variant>
        <vt:lpwstr>_Toc219849169</vt:lpwstr>
      </vt:variant>
      <vt:variant>
        <vt:i4>1114174</vt:i4>
      </vt:variant>
      <vt:variant>
        <vt:i4>110</vt:i4>
      </vt:variant>
      <vt:variant>
        <vt:i4>0</vt:i4>
      </vt:variant>
      <vt:variant>
        <vt:i4>5</vt:i4>
      </vt:variant>
      <vt:variant>
        <vt:lpwstr/>
      </vt:variant>
      <vt:variant>
        <vt:lpwstr>_Toc219849168</vt:lpwstr>
      </vt:variant>
      <vt:variant>
        <vt:i4>1114174</vt:i4>
      </vt:variant>
      <vt:variant>
        <vt:i4>104</vt:i4>
      </vt:variant>
      <vt:variant>
        <vt:i4>0</vt:i4>
      </vt:variant>
      <vt:variant>
        <vt:i4>5</vt:i4>
      </vt:variant>
      <vt:variant>
        <vt:lpwstr/>
      </vt:variant>
      <vt:variant>
        <vt:lpwstr>_Toc219849167</vt:lpwstr>
      </vt:variant>
      <vt:variant>
        <vt:i4>1114174</vt:i4>
      </vt:variant>
      <vt:variant>
        <vt:i4>98</vt:i4>
      </vt:variant>
      <vt:variant>
        <vt:i4>0</vt:i4>
      </vt:variant>
      <vt:variant>
        <vt:i4>5</vt:i4>
      </vt:variant>
      <vt:variant>
        <vt:lpwstr/>
      </vt:variant>
      <vt:variant>
        <vt:lpwstr>_Toc219849166</vt:lpwstr>
      </vt:variant>
      <vt:variant>
        <vt:i4>1114174</vt:i4>
      </vt:variant>
      <vt:variant>
        <vt:i4>92</vt:i4>
      </vt:variant>
      <vt:variant>
        <vt:i4>0</vt:i4>
      </vt:variant>
      <vt:variant>
        <vt:i4>5</vt:i4>
      </vt:variant>
      <vt:variant>
        <vt:lpwstr/>
      </vt:variant>
      <vt:variant>
        <vt:lpwstr>_Toc219849165</vt:lpwstr>
      </vt:variant>
      <vt:variant>
        <vt:i4>1114174</vt:i4>
      </vt:variant>
      <vt:variant>
        <vt:i4>86</vt:i4>
      </vt:variant>
      <vt:variant>
        <vt:i4>0</vt:i4>
      </vt:variant>
      <vt:variant>
        <vt:i4>5</vt:i4>
      </vt:variant>
      <vt:variant>
        <vt:lpwstr/>
      </vt:variant>
      <vt:variant>
        <vt:lpwstr>_Toc219849164</vt:lpwstr>
      </vt:variant>
      <vt:variant>
        <vt:i4>1114174</vt:i4>
      </vt:variant>
      <vt:variant>
        <vt:i4>80</vt:i4>
      </vt:variant>
      <vt:variant>
        <vt:i4>0</vt:i4>
      </vt:variant>
      <vt:variant>
        <vt:i4>5</vt:i4>
      </vt:variant>
      <vt:variant>
        <vt:lpwstr/>
      </vt:variant>
      <vt:variant>
        <vt:lpwstr>_Toc219849163</vt:lpwstr>
      </vt:variant>
      <vt:variant>
        <vt:i4>1114174</vt:i4>
      </vt:variant>
      <vt:variant>
        <vt:i4>74</vt:i4>
      </vt:variant>
      <vt:variant>
        <vt:i4>0</vt:i4>
      </vt:variant>
      <vt:variant>
        <vt:i4>5</vt:i4>
      </vt:variant>
      <vt:variant>
        <vt:lpwstr/>
      </vt:variant>
      <vt:variant>
        <vt:lpwstr>_Toc219849162</vt:lpwstr>
      </vt:variant>
      <vt:variant>
        <vt:i4>1114174</vt:i4>
      </vt:variant>
      <vt:variant>
        <vt:i4>68</vt:i4>
      </vt:variant>
      <vt:variant>
        <vt:i4>0</vt:i4>
      </vt:variant>
      <vt:variant>
        <vt:i4>5</vt:i4>
      </vt:variant>
      <vt:variant>
        <vt:lpwstr/>
      </vt:variant>
      <vt:variant>
        <vt:lpwstr>_Toc219849161</vt:lpwstr>
      </vt:variant>
      <vt:variant>
        <vt:i4>1114174</vt:i4>
      </vt:variant>
      <vt:variant>
        <vt:i4>62</vt:i4>
      </vt:variant>
      <vt:variant>
        <vt:i4>0</vt:i4>
      </vt:variant>
      <vt:variant>
        <vt:i4>5</vt:i4>
      </vt:variant>
      <vt:variant>
        <vt:lpwstr/>
      </vt:variant>
      <vt:variant>
        <vt:lpwstr>_Toc219849160</vt:lpwstr>
      </vt:variant>
      <vt:variant>
        <vt:i4>1179710</vt:i4>
      </vt:variant>
      <vt:variant>
        <vt:i4>56</vt:i4>
      </vt:variant>
      <vt:variant>
        <vt:i4>0</vt:i4>
      </vt:variant>
      <vt:variant>
        <vt:i4>5</vt:i4>
      </vt:variant>
      <vt:variant>
        <vt:lpwstr/>
      </vt:variant>
      <vt:variant>
        <vt:lpwstr>_Toc219849159</vt:lpwstr>
      </vt:variant>
      <vt:variant>
        <vt:i4>1179710</vt:i4>
      </vt:variant>
      <vt:variant>
        <vt:i4>50</vt:i4>
      </vt:variant>
      <vt:variant>
        <vt:i4>0</vt:i4>
      </vt:variant>
      <vt:variant>
        <vt:i4>5</vt:i4>
      </vt:variant>
      <vt:variant>
        <vt:lpwstr/>
      </vt:variant>
      <vt:variant>
        <vt:lpwstr>_Toc219849158</vt:lpwstr>
      </vt:variant>
      <vt:variant>
        <vt:i4>1179710</vt:i4>
      </vt:variant>
      <vt:variant>
        <vt:i4>44</vt:i4>
      </vt:variant>
      <vt:variant>
        <vt:i4>0</vt:i4>
      </vt:variant>
      <vt:variant>
        <vt:i4>5</vt:i4>
      </vt:variant>
      <vt:variant>
        <vt:lpwstr/>
      </vt:variant>
      <vt:variant>
        <vt:lpwstr>_Toc219849157</vt:lpwstr>
      </vt:variant>
      <vt:variant>
        <vt:i4>1179710</vt:i4>
      </vt:variant>
      <vt:variant>
        <vt:i4>38</vt:i4>
      </vt:variant>
      <vt:variant>
        <vt:i4>0</vt:i4>
      </vt:variant>
      <vt:variant>
        <vt:i4>5</vt:i4>
      </vt:variant>
      <vt:variant>
        <vt:lpwstr/>
      </vt:variant>
      <vt:variant>
        <vt:lpwstr>_Toc219849156</vt:lpwstr>
      </vt:variant>
      <vt:variant>
        <vt:i4>1179710</vt:i4>
      </vt:variant>
      <vt:variant>
        <vt:i4>32</vt:i4>
      </vt:variant>
      <vt:variant>
        <vt:i4>0</vt:i4>
      </vt:variant>
      <vt:variant>
        <vt:i4>5</vt:i4>
      </vt:variant>
      <vt:variant>
        <vt:lpwstr/>
      </vt:variant>
      <vt:variant>
        <vt:lpwstr>_Toc219849155</vt:lpwstr>
      </vt:variant>
      <vt:variant>
        <vt:i4>1179710</vt:i4>
      </vt:variant>
      <vt:variant>
        <vt:i4>26</vt:i4>
      </vt:variant>
      <vt:variant>
        <vt:i4>0</vt:i4>
      </vt:variant>
      <vt:variant>
        <vt:i4>5</vt:i4>
      </vt:variant>
      <vt:variant>
        <vt:lpwstr/>
      </vt:variant>
      <vt:variant>
        <vt:lpwstr>_Toc219849154</vt:lpwstr>
      </vt:variant>
      <vt:variant>
        <vt:i4>1179710</vt:i4>
      </vt:variant>
      <vt:variant>
        <vt:i4>20</vt:i4>
      </vt:variant>
      <vt:variant>
        <vt:i4>0</vt:i4>
      </vt:variant>
      <vt:variant>
        <vt:i4>5</vt:i4>
      </vt:variant>
      <vt:variant>
        <vt:lpwstr/>
      </vt:variant>
      <vt:variant>
        <vt:lpwstr>_Toc219849153</vt:lpwstr>
      </vt:variant>
      <vt:variant>
        <vt:i4>1179710</vt:i4>
      </vt:variant>
      <vt:variant>
        <vt:i4>14</vt:i4>
      </vt:variant>
      <vt:variant>
        <vt:i4>0</vt:i4>
      </vt:variant>
      <vt:variant>
        <vt:i4>5</vt:i4>
      </vt:variant>
      <vt:variant>
        <vt:lpwstr/>
      </vt:variant>
      <vt:variant>
        <vt:lpwstr>_Toc219849152</vt:lpwstr>
      </vt:variant>
      <vt:variant>
        <vt:i4>1179710</vt:i4>
      </vt:variant>
      <vt:variant>
        <vt:i4>8</vt:i4>
      </vt:variant>
      <vt:variant>
        <vt:i4>0</vt:i4>
      </vt:variant>
      <vt:variant>
        <vt:i4>5</vt:i4>
      </vt:variant>
      <vt:variant>
        <vt:lpwstr/>
      </vt:variant>
      <vt:variant>
        <vt:lpwstr>_Toc219849151</vt:lpwstr>
      </vt:variant>
      <vt:variant>
        <vt:i4>1179710</vt:i4>
      </vt:variant>
      <vt:variant>
        <vt:i4>2</vt:i4>
      </vt:variant>
      <vt:variant>
        <vt:i4>0</vt:i4>
      </vt:variant>
      <vt:variant>
        <vt:i4>5</vt:i4>
      </vt:variant>
      <vt:variant>
        <vt:lpwstr/>
      </vt:variant>
      <vt:variant>
        <vt:lpwstr>_Toc219849150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Filip</dc:creator>
  <cp:keywords/>
  <dc:description/>
  <cp:lastModifiedBy>Filip Rak</cp:lastModifiedBy>
  <cp:revision>703</cp:revision>
  <cp:lastPrinted>2026-01-19T20:31:00Z</cp:lastPrinted>
  <dcterms:created xsi:type="dcterms:W3CDTF">2026-01-20T07:17:00Z</dcterms:created>
  <dcterms:modified xsi:type="dcterms:W3CDTF">2026-01-21T23:02:00Z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leId">
    <vt:lpwstr>55365</vt:lpwstr>
  </property>
  <property fmtid="{D5CDD505-2E9C-101B-9397-08002B2CF9AE}" pid="3" name="StyleId">
    <vt:lpwstr>http://www.zotero.org/styles/archives-of-computational-methods-in-engineering</vt:lpwstr>
  </property>
  <property fmtid="{D5CDD505-2E9C-101B-9397-08002B2CF9AE}" pid="4" name="ProjectId">
    <vt:lpwstr>48970</vt:lpwstr>
  </property>
  <property fmtid="{D5CDD505-2E9C-101B-9397-08002B2CF9AE}" pid="5" name="GrammarlyDocumentId">
    <vt:lpwstr>7463b5c5358863bfd6e3f5c9507560593fbab4088bd598cb27c3c27f7b003351</vt:lpwstr>
  </property>
  <property fmtid="{D5CDD505-2E9C-101B-9397-08002B2CF9AE}" pid="6" name="ContentTypeId">
    <vt:lpwstr>0x0101009DEE86CEE9B66A4796B422DB9449A864</vt:lpwstr>
  </property>
</Properties>
</file>